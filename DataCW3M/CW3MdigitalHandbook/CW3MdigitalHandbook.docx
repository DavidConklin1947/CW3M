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820008D" w:rsidR="00064E77" w:rsidRPr="00064E77" w:rsidRDefault="006410E2" w:rsidP="00484223">
      <w:pPr>
        <w:pStyle w:val="Subtitle"/>
        <w:tabs>
          <w:tab w:val="left" w:pos="7950"/>
          <w:tab w:val="right" w:pos="9360"/>
        </w:tabs>
      </w:pPr>
      <w:r>
        <w:t>9/</w:t>
      </w:r>
      <w:ins w:id="0" w:author="David Conklin" w:date="2021-09-17T10:14:00Z">
        <w:r w:rsidR="006B0DAB">
          <w:t>1</w:t>
        </w:r>
      </w:ins>
      <w:ins w:id="1" w:author="David Conklin" w:date="2021-09-19T10:37:00Z">
        <w:r w:rsidR="00CA398C">
          <w:t>9</w:t>
        </w:r>
      </w:ins>
      <w:del w:id="2" w:author="David Conklin" w:date="2021-09-17T10:14:00Z">
        <w:r w:rsidDel="006B0DAB">
          <w:delText>9</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38BB07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del w:id="3" w:author="David Conklin" w:date="2021-09-09T10:51:00Z">
        <w:r w:rsidR="005A6F58" w:rsidDel="00601224">
          <w:rPr>
            <w:rStyle w:val="Hyperlink"/>
            <w:color w:val="auto"/>
          </w:rPr>
          <w:delText xml:space="preserve"> </w:delText>
        </w:r>
        <w:r w:rsidR="0000027B" w:rsidDel="00601224">
          <w:rPr>
            <w:rStyle w:val="Hyperlink"/>
            <w:color w:val="auto"/>
          </w:rPr>
          <w:delText>0.4.13 (5/19/21)</w:delText>
        </w:r>
      </w:del>
      <w:ins w:id="4" w:author="David Conklin" w:date="2021-09-09T10:51:00Z">
        <w:r w:rsidR="00601224">
          <w:rPr>
            <w:rStyle w:val="Hyperlink"/>
            <w:color w:val="auto"/>
          </w:rPr>
          <w:t xml:space="preserve"> 1.0.0 (9/9/21)</w:t>
        </w:r>
      </w:ins>
      <w:r w:rsidRPr="00DE1B0B">
        <w:rPr>
          <w:rStyle w:val="Hyperlink"/>
          <w:color w:val="auto"/>
        </w:rPr>
        <w:t xml:space="preserve"> version</w:t>
      </w:r>
    </w:p>
    <w:p w14:paraId="7F281963" w14:textId="7BD8F628" w:rsidR="006231D1" w:rsidDel="00601224" w:rsidRDefault="00801BD3">
      <w:pPr>
        <w:ind w:left="288" w:hanging="288"/>
        <w:rPr>
          <w:del w:id="5" w:author="David Conklin" w:date="2021-09-09T10:52:00Z"/>
          <w:rStyle w:val="Hyperlink"/>
          <w:color w:val="auto"/>
          <w:u w:val="none"/>
        </w:rPr>
      </w:pPr>
      <w:r>
        <w:rPr>
          <w:rStyle w:val="Hyperlink"/>
          <w:color w:val="auto"/>
          <w:u w:val="none"/>
        </w:rPr>
        <w:t>Add</w:t>
      </w:r>
      <w:r w:rsidR="0000027B">
        <w:rPr>
          <w:rStyle w:val="Hyperlink"/>
          <w:color w:val="auto"/>
          <w:u w:val="none"/>
        </w:rPr>
        <w:t xml:space="preserve"> </w:t>
      </w:r>
      <w:del w:id="6" w:author="David Conklin" w:date="2021-09-09T10:52:00Z">
        <w:r w:rsidR="0000027B" w:rsidDel="00601224">
          <w:rPr>
            <w:rStyle w:val="Hyperlink"/>
            <w:color w:val="auto"/>
            <w:u w:val="none"/>
          </w:rPr>
          <w:delText>to the</w:delText>
        </w:r>
        <w:r w:rsidDel="00601224">
          <w:rPr>
            <w:rStyle w:val="Hyperlink"/>
            <w:color w:val="auto"/>
            <w:u w:val="none"/>
          </w:rPr>
          <w:delText xml:space="preserve">  “Initial conditions” section</w:delText>
        </w:r>
        <w:r w:rsidR="006231D1" w:rsidDel="00601224">
          <w:rPr>
            <w:rStyle w:val="Hyperlink"/>
            <w:color w:val="auto"/>
            <w:u w:val="none"/>
          </w:rPr>
          <w:delText>.</w:delText>
        </w:r>
      </w:del>
    </w:p>
    <w:p w14:paraId="4D3B185C" w14:textId="36D2F3A5" w:rsidR="008F7442" w:rsidDel="00601224" w:rsidRDefault="008F7442">
      <w:pPr>
        <w:ind w:left="288" w:hanging="288"/>
        <w:rPr>
          <w:del w:id="7" w:author="David Conklin" w:date="2021-09-09T10:52:00Z"/>
          <w:rStyle w:val="Hyperlink"/>
          <w:color w:val="auto"/>
          <w:u w:val="none"/>
        </w:rPr>
      </w:pPr>
      <w:del w:id="8" w:author="David Conklin" w:date="2021-09-09T10:52:00Z">
        <w:r w:rsidDel="00601224">
          <w:rPr>
            <w:rStyle w:val="Hyperlink"/>
            <w:color w:val="auto"/>
            <w:u w:val="none"/>
          </w:rPr>
          <w:delText xml:space="preserve">Add to </w:delText>
        </w:r>
        <w:r w:rsidR="00103D58" w:rsidDel="00601224">
          <w:rPr>
            <w:rStyle w:val="Hyperlink"/>
            <w:color w:val="auto"/>
            <w:u w:val="none"/>
          </w:rPr>
          <w:delText xml:space="preserve">the </w:delText>
        </w:r>
        <w:r w:rsidDel="00601224">
          <w:rPr>
            <w:rStyle w:val="Hyperlink"/>
            <w:color w:val="auto"/>
            <w:u w:val="none"/>
          </w:rPr>
          <w:delText>“Water rights” section.</w:delText>
        </w:r>
      </w:del>
    </w:p>
    <w:p w14:paraId="36379900" w14:textId="1F12FA34" w:rsidR="00924909" w:rsidDel="00601224" w:rsidRDefault="00924909">
      <w:pPr>
        <w:ind w:left="288" w:hanging="288"/>
        <w:rPr>
          <w:del w:id="9" w:author="David Conklin" w:date="2021-09-09T10:52:00Z"/>
          <w:rStyle w:val="Hyperlink"/>
          <w:color w:val="auto"/>
          <w:u w:val="none"/>
        </w:rPr>
      </w:pPr>
      <w:del w:id="10" w:author="David Conklin" w:date="2021-09-09T10:52:00Z">
        <w:r w:rsidDel="00601224">
          <w:rPr>
            <w:rStyle w:val="Hyperlink"/>
            <w:color w:val="auto"/>
            <w:u w:val="none"/>
          </w:rPr>
          <w:delText>Expand the section on the North Santiam study area to include calibration and simulation skill.</w:delText>
        </w:r>
      </w:del>
    </w:p>
    <w:p w14:paraId="3327E607" w14:textId="7C6000C5" w:rsidR="006636CC" w:rsidDel="00601224" w:rsidRDefault="00A50A5B" w:rsidP="006231D1">
      <w:pPr>
        <w:ind w:left="288" w:hanging="288"/>
        <w:rPr>
          <w:del w:id="11" w:author="David Conklin" w:date="2021-09-09T10:52:00Z"/>
          <w:rStyle w:val="Hyperlink"/>
          <w:color w:val="auto"/>
          <w:u w:val="none"/>
        </w:rPr>
      </w:pPr>
      <w:del w:id="12" w:author="David Conklin" w:date="2021-09-09T10:52:00Z">
        <w:r w:rsidDel="00601224">
          <w:rPr>
            <w:rStyle w:val="Hyperlink"/>
            <w:color w:val="auto"/>
            <w:u w:val="none"/>
          </w:rPr>
          <w:delText xml:space="preserve">Add </w:delText>
        </w:r>
        <w:r w:rsidR="00F9196F" w:rsidDel="00601224">
          <w:rPr>
            <w:rStyle w:val="Hyperlink"/>
            <w:color w:val="auto"/>
            <w:u w:val="none"/>
          </w:rPr>
          <w:delText>water and thermal energy budgets to the North Santiam section.</w:delText>
        </w:r>
      </w:del>
    </w:p>
    <w:p w14:paraId="5596CAA9" w14:textId="502DCEB9" w:rsidR="002055EB" w:rsidDel="00601224" w:rsidRDefault="002055EB" w:rsidP="006231D1">
      <w:pPr>
        <w:ind w:left="288" w:hanging="288"/>
        <w:rPr>
          <w:del w:id="13" w:author="David Conklin" w:date="2021-09-09T10:52:00Z"/>
          <w:rStyle w:val="Hyperlink"/>
          <w:color w:val="auto"/>
          <w:u w:val="none"/>
        </w:rPr>
      </w:pPr>
      <w:del w:id="14" w:author="David Conklin" w:date="2021-09-09T10:52:00Z">
        <w:r w:rsidDel="00601224">
          <w:rPr>
            <w:rStyle w:val="Hyperlink"/>
            <w:color w:val="auto"/>
            <w:u w:val="none"/>
          </w:rPr>
          <w:delText>Bring the McKenzie section up to date.</w:delText>
        </w:r>
      </w:del>
    </w:p>
    <w:p w14:paraId="7F038156" w14:textId="7C44DA9D" w:rsidR="008D10E3" w:rsidRDefault="008D10E3" w:rsidP="00601224">
      <w:pPr>
        <w:ind w:left="288" w:hanging="288"/>
        <w:rPr>
          <w:ins w:id="15" w:author="David Conklin" w:date="2021-09-09T12:57:00Z"/>
          <w:rStyle w:val="Hyperlink"/>
          <w:color w:val="auto"/>
          <w:u w:val="none"/>
        </w:rPr>
      </w:pPr>
      <w:del w:id="16" w:author="David Conklin" w:date="2021-09-09T10:52:00Z">
        <w:r w:rsidDel="00601224">
          <w:rPr>
            <w:rStyle w:val="Hyperlink"/>
            <w:color w:val="auto"/>
            <w:u w:val="none"/>
          </w:rPr>
          <w:delText>Add details to the description of the wetland model in the McKenzie section.</w:delText>
        </w:r>
      </w:del>
      <w:ins w:id="17" w:author="David Conklin" w:date="2021-09-09T10:52:00Z">
        <w:r w:rsidR="00601224">
          <w:rPr>
            <w:rStyle w:val="Hyperlink"/>
            <w:color w:val="auto"/>
            <w:u w:val="none"/>
          </w:rPr>
          <w:t>the WetlandSTM autonomous process.</w:t>
        </w:r>
      </w:ins>
    </w:p>
    <w:p w14:paraId="7883A813" w14:textId="569796F0" w:rsidR="00441B82" w:rsidRDefault="00441B82">
      <w:pPr>
        <w:ind w:left="288" w:hanging="288"/>
        <w:rPr>
          <w:ins w:id="18" w:author="David Conklin" w:date="2021-09-17T10:14:00Z"/>
          <w:rStyle w:val="Hyperlink"/>
          <w:color w:val="auto"/>
          <w:u w:val="none"/>
        </w:rPr>
      </w:pPr>
      <w:ins w:id="19" w:author="David Conklin" w:date="2021-09-09T12:57:00Z">
        <w:r>
          <w:rPr>
            <w:rStyle w:val="Hyperlink"/>
            <w:color w:val="auto"/>
            <w:u w:val="none"/>
          </w:rPr>
          <w:t>Add description of placeholder wetland state and transition model</w:t>
        </w:r>
      </w:ins>
      <w:ins w:id="20" w:author="David Conklin" w:date="2021-09-17T10:15:00Z">
        <w:r w:rsidR="006B0DAB">
          <w:rPr>
            <w:rStyle w:val="Hyperlink"/>
            <w:color w:val="auto"/>
            <w:u w:val="none"/>
          </w:rPr>
          <w:t>.</w:t>
        </w:r>
      </w:ins>
    </w:p>
    <w:p w14:paraId="794184C9" w14:textId="65C52133" w:rsidR="006B0DAB" w:rsidRPr="00A8214A" w:rsidRDefault="006B0DAB">
      <w:pPr>
        <w:ind w:left="288" w:hanging="288"/>
        <w:rPr>
          <w:rStyle w:val="Hyperlink"/>
          <w:color w:val="auto"/>
          <w:u w:val="none"/>
        </w:rPr>
      </w:pPr>
      <w:ins w:id="21" w:author="David Conklin" w:date="2021-09-17T10:14:00Z">
        <w:r>
          <w:rPr>
            <w:rStyle w:val="Hyperlink"/>
            <w:color w:val="auto"/>
            <w:u w:val="none"/>
          </w:rPr>
          <w:t>Add C+</w:t>
        </w:r>
      </w:ins>
      <w:ins w:id="22" w:author="David Conklin" w:date="2021-09-17T10:15:00Z">
        <w:r>
          <w:rPr>
            <w:rStyle w:val="Hyperlink"/>
            <w:color w:val="auto"/>
            <w:u w:val="none"/>
          </w:rPr>
          <w:t>+ source code conventions.</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893E939" w14:textId="40E6D010" w:rsidR="00CA398C" w:rsidRDefault="006636CC">
          <w:pPr>
            <w:pStyle w:val="TOC1"/>
            <w:tabs>
              <w:tab w:val="right" w:leader="dot" w:pos="9350"/>
            </w:tabs>
            <w:rPr>
              <w:ins w:id="23" w:author="David Conklin" w:date="2021-09-19T10:38:00Z"/>
              <w:rFonts w:eastAsiaTheme="minorEastAsia"/>
              <w:noProof/>
            </w:rPr>
          </w:pPr>
          <w:r>
            <w:fldChar w:fldCharType="begin"/>
          </w:r>
          <w:r>
            <w:instrText xml:space="preserve"> TOC \o "1-3" \h \z \u </w:instrText>
          </w:r>
          <w:r>
            <w:fldChar w:fldCharType="separate"/>
          </w:r>
          <w:ins w:id="24" w:author="David Conklin" w:date="2021-09-19T10:38:00Z">
            <w:r w:rsidR="00CA398C" w:rsidRPr="00212E7D">
              <w:rPr>
                <w:rStyle w:val="Hyperlink"/>
                <w:noProof/>
              </w:rPr>
              <w:fldChar w:fldCharType="begin"/>
            </w:r>
            <w:r w:rsidR="00CA398C" w:rsidRPr="00212E7D">
              <w:rPr>
                <w:rStyle w:val="Hyperlink"/>
                <w:noProof/>
              </w:rPr>
              <w:instrText xml:space="preserve"> </w:instrText>
            </w:r>
            <w:r w:rsidR="00CA398C">
              <w:rPr>
                <w:noProof/>
              </w:rPr>
              <w:instrText>HYPERLINK \l "_Toc82940306"</w:instrText>
            </w:r>
            <w:r w:rsidR="00CA398C" w:rsidRPr="00212E7D">
              <w:rPr>
                <w:rStyle w:val="Hyperlink"/>
                <w:noProof/>
              </w:rPr>
              <w:instrText xml:space="preserve"> </w:instrText>
            </w:r>
            <w:r w:rsidR="00CA398C" w:rsidRPr="00212E7D">
              <w:rPr>
                <w:rStyle w:val="Hyperlink"/>
                <w:noProof/>
              </w:rPr>
            </w:r>
            <w:r w:rsidR="00CA398C" w:rsidRPr="00212E7D">
              <w:rPr>
                <w:rStyle w:val="Hyperlink"/>
                <w:noProof/>
              </w:rPr>
              <w:fldChar w:fldCharType="separate"/>
            </w:r>
            <w:r w:rsidR="00CA398C" w:rsidRPr="00212E7D">
              <w:rPr>
                <w:rStyle w:val="Hyperlink"/>
                <w:noProof/>
              </w:rPr>
              <w:t>What is a digital handbook?</w:t>
            </w:r>
            <w:r w:rsidR="00CA398C">
              <w:rPr>
                <w:noProof/>
                <w:webHidden/>
              </w:rPr>
              <w:tab/>
            </w:r>
            <w:r w:rsidR="00CA398C">
              <w:rPr>
                <w:noProof/>
                <w:webHidden/>
              </w:rPr>
              <w:fldChar w:fldCharType="begin"/>
            </w:r>
            <w:r w:rsidR="00CA398C">
              <w:rPr>
                <w:noProof/>
                <w:webHidden/>
              </w:rPr>
              <w:instrText xml:space="preserve"> PAGEREF _Toc82940306 \h </w:instrText>
            </w:r>
            <w:r w:rsidR="00CA398C">
              <w:rPr>
                <w:noProof/>
                <w:webHidden/>
              </w:rPr>
            </w:r>
          </w:ins>
          <w:r w:rsidR="00CA398C">
            <w:rPr>
              <w:noProof/>
              <w:webHidden/>
            </w:rPr>
            <w:fldChar w:fldCharType="separate"/>
          </w:r>
          <w:ins w:id="25" w:author="David Conklin" w:date="2021-09-19T10:38:00Z">
            <w:r w:rsidR="00CA398C">
              <w:rPr>
                <w:noProof/>
                <w:webHidden/>
              </w:rPr>
              <w:t>7</w:t>
            </w:r>
            <w:r w:rsidR="00CA398C">
              <w:rPr>
                <w:noProof/>
                <w:webHidden/>
              </w:rPr>
              <w:fldChar w:fldCharType="end"/>
            </w:r>
            <w:r w:rsidR="00CA398C" w:rsidRPr="00212E7D">
              <w:rPr>
                <w:rStyle w:val="Hyperlink"/>
                <w:noProof/>
              </w:rPr>
              <w:fldChar w:fldCharType="end"/>
            </w:r>
          </w:ins>
        </w:p>
        <w:p w14:paraId="4D670905" w14:textId="6408C8A7" w:rsidR="00CA398C" w:rsidRDefault="00CA398C">
          <w:pPr>
            <w:pStyle w:val="TOC1"/>
            <w:tabs>
              <w:tab w:val="right" w:leader="dot" w:pos="9350"/>
            </w:tabs>
            <w:rPr>
              <w:ins w:id="26" w:author="David Conklin" w:date="2021-09-19T10:38:00Z"/>
              <w:rFonts w:eastAsiaTheme="minorEastAsia"/>
              <w:noProof/>
            </w:rPr>
          </w:pPr>
          <w:ins w:id="2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"_Toc82940307"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CW3M concept</w:t>
            </w:r>
            <w:r>
              <w:rPr>
                <w:noProof/>
                <w:webHidden/>
              </w:rPr>
              <w:tab/>
            </w:r>
            <w:r>
              <w:rPr>
                <w:noProof/>
                <w:webHidden/>
              </w:rPr>
              <w:fldChar w:fldCharType="begin"/>
            </w:r>
            <w:r>
              <w:rPr>
                <w:noProof/>
                <w:webHidden/>
              </w:rPr>
              <w:instrText xml:space="preserve"> PAGEREF _Toc82940307 \h </w:instrText>
            </w:r>
            <w:r>
              <w:rPr>
                <w:noProof/>
                <w:webHidden/>
              </w:rPr>
            </w:r>
          </w:ins>
          <w:r>
            <w:rPr>
              <w:noProof/>
              <w:webHidden/>
            </w:rPr>
            <w:fldChar w:fldCharType="separate"/>
          </w:r>
          <w:ins w:id="28" w:author="David Conklin" w:date="2021-09-19T10:38:00Z">
            <w:r>
              <w:rPr>
                <w:noProof/>
                <w:webHidden/>
              </w:rPr>
              <w:t>7</w:t>
            </w:r>
            <w:r>
              <w:rPr>
                <w:noProof/>
                <w:webHidden/>
              </w:rPr>
              <w:fldChar w:fldCharType="end"/>
            </w:r>
            <w:r w:rsidRPr="00212E7D">
              <w:rPr>
                <w:rStyle w:val="Hyperlink"/>
                <w:noProof/>
              </w:rPr>
              <w:fldChar w:fldCharType="end"/>
            </w:r>
          </w:ins>
        </w:p>
        <w:p w14:paraId="04D1F271" w14:textId="45B19A29" w:rsidR="00CA398C" w:rsidRDefault="00CA398C">
          <w:pPr>
            <w:pStyle w:val="TOC2"/>
            <w:tabs>
              <w:tab w:val="right" w:leader="dot" w:pos="9350"/>
            </w:tabs>
            <w:rPr>
              <w:ins w:id="29" w:author="David Conklin" w:date="2021-09-19T10:38:00Z"/>
              <w:rFonts w:eastAsiaTheme="minorEastAsia"/>
              <w:noProof/>
            </w:rPr>
          </w:pPr>
          <w:ins w:id="3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"_Toc82940308"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 different kind of community model</w:t>
            </w:r>
            <w:r>
              <w:rPr>
                <w:noProof/>
                <w:webHidden/>
              </w:rPr>
              <w:tab/>
            </w:r>
            <w:r>
              <w:rPr>
                <w:noProof/>
                <w:webHidden/>
              </w:rPr>
              <w:fldChar w:fldCharType="begin"/>
            </w:r>
            <w:r>
              <w:rPr>
                <w:noProof/>
                <w:webHidden/>
              </w:rPr>
              <w:instrText xml:space="preserve"> PAGEREF _Toc82940308 \h </w:instrText>
            </w:r>
            <w:r>
              <w:rPr>
                <w:noProof/>
                <w:webHidden/>
              </w:rPr>
            </w:r>
          </w:ins>
          <w:r>
            <w:rPr>
              <w:noProof/>
              <w:webHidden/>
            </w:rPr>
            <w:fldChar w:fldCharType="separate"/>
          </w:r>
          <w:ins w:id="31" w:author="David Conklin" w:date="2021-09-19T10:38:00Z">
            <w:r>
              <w:rPr>
                <w:noProof/>
                <w:webHidden/>
              </w:rPr>
              <w:t>8</w:t>
            </w:r>
            <w:r>
              <w:rPr>
                <w:noProof/>
                <w:webHidden/>
              </w:rPr>
              <w:fldChar w:fldCharType="end"/>
            </w:r>
            <w:r w:rsidRPr="00212E7D">
              <w:rPr>
                <w:rStyle w:val="Hyperlink"/>
                <w:noProof/>
              </w:rPr>
              <w:fldChar w:fldCharType="end"/>
            </w:r>
          </w:ins>
        </w:p>
        <w:p w14:paraId="054E8291" w14:textId="652A0CAF" w:rsidR="00CA398C" w:rsidRDefault="00CA398C">
          <w:pPr>
            <w:pStyle w:val="TOC2"/>
            <w:tabs>
              <w:tab w:val="right" w:leader="dot" w:pos="9350"/>
            </w:tabs>
            <w:rPr>
              <w:ins w:id="32" w:author="David Conklin" w:date="2021-09-19T10:38:00Z"/>
              <w:rFonts w:eastAsiaTheme="minorEastAsia"/>
              <w:noProof/>
            </w:rPr>
          </w:pPr>
          <w:ins w:id="3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"_Toc82940309"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What CW3M is for</w:t>
            </w:r>
            <w:r>
              <w:rPr>
                <w:noProof/>
                <w:webHidden/>
              </w:rPr>
              <w:tab/>
            </w:r>
            <w:r>
              <w:rPr>
                <w:noProof/>
                <w:webHidden/>
              </w:rPr>
              <w:fldChar w:fldCharType="begin"/>
            </w:r>
            <w:r>
              <w:rPr>
                <w:noProof/>
                <w:webHidden/>
              </w:rPr>
              <w:instrText xml:space="preserve"> PAGEREF _Toc82940309 \h </w:instrText>
            </w:r>
            <w:r>
              <w:rPr>
                <w:noProof/>
                <w:webHidden/>
              </w:rPr>
            </w:r>
          </w:ins>
          <w:r>
            <w:rPr>
              <w:noProof/>
              <w:webHidden/>
            </w:rPr>
            <w:fldChar w:fldCharType="separate"/>
          </w:r>
          <w:ins w:id="34" w:author="David Conklin" w:date="2021-09-19T10:38:00Z">
            <w:r>
              <w:rPr>
                <w:noProof/>
                <w:webHidden/>
              </w:rPr>
              <w:t>8</w:t>
            </w:r>
            <w:r>
              <w:rPr>
                <w:noProof/>
                <w:webHidden/>
              </w:rPr>
              <w:fldChar w:fldCharType="end"/>
            </w:r>
            <w:r w:rsidRPr="00212E7D">
              <w:rPr>
                <w:rStyle w:val="Hyperlink"/>
                <w:noProof/>
              </w:rPr>
              <w:fldChar w:fldCharType="end"/>
            </w:r>
          </w:ins>
        </w:p>
        <w:p w14:paraId="2FF399EB" w14:textId="055440F9" w:rsidR="00CA398C" w:rsidRDefault="00CA398C">
          <w:pPr>
            <w:pStyle w:val="TOC2"/>
            <w:tabs>
              <w:tab w:val="right" w:leader="dot" w:pos="9350"/>
            </w:tabs>
            <w:rPr>
              <w:ins w:id="35" w:author="David Conklin" w:date="2021-09-19T10:38:00Z"/>
              <w:rFonts w:eastAsiaTheme="minorEastAsia"/>
              <w:noProof/>
            </w:rPr>
          </w:pPr>
          <w:ins w:id="3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Management and maintenance</w:t>
            </w:r>
            <w:r>
              <w:rPr>
                <w:noProof/>
                <w:webHidden/>
              </w:rPr>
              <w:tab/>
            </w:r>
            <w:r>
              <w:rPr>
                <w:noProof/>
                <w:webHidden/>
              </w:rPr>
              <w:fldChar w:fldCharType="begin"/>
            </w:r>
            <w:r>
              <w:rPr>
                <w:noProof/>
                <w:webHidden/>
              </w:rPr>
              <w:instrText xml:space="preserve"> PAGEREF _Toc82940310 \h </w:instrText>
            </w:r>
            <w:r>
              <w:rPr>
                <w:noProof/>
                <w:webHidden/>
              </w:rPr>
            </w:r>
          </w:ins>
          <w:r>
            <w:rPr>
              <w:noProof/>
              <w:webHidden/>
            </w:rPr>
            <w:fldChar w:fldCharType="separate"/>
          </w:r>
          <w:ins w:id="37" w:author="David Conklin" w:date="2021-09-19T10:38:00Z">
            <w:r>
              <w:rPr>
                <w:noProof/>
                <w:webHidden/>
              </w:rPr>
              <w:t>8</w:t>
            </w:r>
            <w:r>
              <w:rPr>
                <w:noProof/>
                <w:webHidden/>
              </w:rPr>
              <w:fldChar w:fldCharType="end"/>
            </w:r>
            <w:r w:rsidRPr="00212E7D">
              <w:rPr>
                <w:rStyle w:val="Hyperlink"/>
                <w:noProof/>
              </w:rPr>
              <w:fldChar w:fldCharType="end"/>
            </w:r>
          </w:ins>
        </w:p>
        <w:p w14:paraId="2F648A6A" w14:textId="2BEED128" w:rsidR="00CA398C" w:rsidRDefault="00CA398C">
          <w:pPr>
            <w:pStyle w:val="TOC1"/>
            <w:tabs>
              <w:tab w:val="right" w:leader="dot" w:pos="9350"/>
            </w:tabs>
            <w:rPr>
              <w:ins w:id="38" w:author="David Conklin" w:date="2021-09-19T10:38:00Z"/>
              <w:rFonts w:eastAsiaTheme="minorEastAsia"/>
              <w:noProof/>
            </w:rPr>
          </w:pPr>
          <w:ins w:id="3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CW3M – A “first principles” model with tuning knobs</w:t>
            </w:r>
            <w:r>
              <w:rPr>
                <w:noProof/>
                <w:webHidden/>
              </w:rPr>
              <w:tab/>
            </w:r>
            <w:r>
              <w:rPr>
                <w:noProof/>
                <w:webHidden/>
              </w:rPr>
              <w:fldChar w:fldCharType="begin"/>
            </w:r>
            <w:r>
              <w:rPr>
                <w:noProof/>
                <w:webHidden/>
              </w:rPr>
              <w:instrText xml:space="preserve"> PAGEREF _Toc82940311 \h </w:instrText>
            </w:r>
            <w:r>
              <w:rPr>
                <w:noProof/>
                <w:webHidden/>
              </w:rPr>
            </w:r>
          </w:ins>
          <w:r>
            <w:rPr>
              <w:noProof/>
              <w:webHidden/>
            </w:rPr>
            <w:fldChar w:fldCharType="separate"/>
          </w:r>
          <w:ins w:id="40" w:author="David Conklin" w:date="2021-09-19T10:38:00Z">
            <w:r>
              <w:rPr>
                <w:noProof/>
                <w:webHidden/>
              </w:rPr>
              <w:t>9</w:t>
            </w:r>
            <w:r>
              <w:rPr>
                <w:noProof/>
                <w:webHidden/>
              </w:rPr>
              <w:fldChar w:fldCharType="end"/>
            </w:r>
            <w:r w:rsidRPr="00212E7D">
              <w:rPr>
                <w:rStyle w:val="Hyperlink"/>
                <w:noProof/>
              </w:rPr>
              <w:fldChar w:fldCharType="end"/>
            </w:r>
          </w:ins>
        </w:p>
        <w:p w14:paraId="3F1EC745" w14:textId="4D9EADC0" w:rsidR="00CA398C" w:rsidRDefault="00CA398C">
          <w:pPr>
            <w:pStyle w:val="TOC1"/>
            <w:tabs>
              <w:tab w:val="right" w:leader="dot" w:pos="9350"/>
            </w:tabs>
            <w:rPr>
              <w:ins w:id="41" w:author="David Conklin" w:date="2021-09-19T10:38:00Z"/>
              <w:rFonts w:eastAsiaTheme="minorEastAsia"/>
              <w:noProof/>
            </w:rPr>
          </w:pPr>
          <w:ins w:id="4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tuning knobs</w:t>
            </w:r>
            <w:r>
              <w:rPr>
                <w:noProof/>
                <w:webHidden/>
              </w:rPr>
              <w:tab/>
            </w:r>
            <w:r>
              <w:rPr>
                <w:noProof/>
                <w:webHidden/>
              </w:rPr>
              <w:fldChar w:fldCharType="begin"/>
            </w:r>
            <w:r>
              <w:rPr>
                <w:noProof/>
                <w:webHidden/>
              </w:rPr>
              <w:instrText xml:space="preserve"> PAGEREF _Toc82940312 \h </w:instrText>
            </w:r>
            <w:r>
              <w:rPr>
                <w:noProof/>
                <w:webHidden/>
              </w:rPr>
            </w:r>
          </w:ins>
          <w:r>
            <w:rPr>
              <w:noProof/>
              <w:webHidden/>
            </w:rPr>
            <w:fldChar w:fldCharType="separate"/>
          </w:r>
          <w:ins w:id="43" w:author="David Conklin" w:date="2021-09-19T10:38:00Z">
            <w:r>
              <w:rPr>
                <w:noProof/>
                <w:webHidden/>
              </w:rPr>
              <w:t>9</w:t>
            </w:r>
            <w:r>
              <w:rPr>
                <w:noProof/>
                <w:webHidden/>
              </w:rPr>
              <w:fldChar w:fldCharType="end"/>
            </w:r>
            <w:r w:rsidRPr="00212E7D">
              <w:rPr>
                <w:rStyle w:val="Hyperlink"/>
                <w:noProof/>
              </w:rPr>
              <w:fldChar w:fldCharType="end"/>
            </w:r>
          </w:ins>
        </w:p>
        <w:p w14:paraId="1ACF75D7" w14:textId="4EF74B21" w:rsidR="00CA398C" w:rsidRDefault="00CA398C">
          <w:pPr>
            <w:pStyle w:val="TOC2"/>
            <w:tabs>
              <w:tab w:val="right" w:leader="dot" w:pos="9350"/>
            </w:tabs>
            <w:rPr>
              <w:ins w:id="44" w:author="David Conklin" w:date="2021-09-19T10:38:00Z"/>
              <w:rFonts w:eastAsiaTheme="minorEastAsia"/>
              <w:noProof/>
            </w:rPr>
          </w:pPr>
          <w:ins w:id="4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ET_MULT – forest evapotranspiration</w:t>
            </w:r>
            <w:r>
              <w:rPr>
                <w:noProof/>
                <w:webHidden/>
              </w:rPr>
              <w:tab/>
            </w:r>
            <w:r>
              <w:rPr>
                <w:noProof/>
                <w:webHidden/>
              </w:rPr>
              <w:fldChar w:fldCharType="begin"/>
            </w:r>
            <w:r>
              <w:rPr>
                <w:noProof/>
                <w:webHidden/>
              </w:rPr>
              <w:instrText xml:space="preserve"> PAGEREF _Toc82940313 \h </w:instrText>
            </w:r>
            <w:r>
              <w:rPr>
                <w:noProof/>
                <w:webHidden/>
              </w:rPr>
            </w:r>
          </w:ins>
          <w:r>
            <w:rPr>
              <w:noProof/>
              <w:webHidden/>
            </w:rPr>
            <w:fldChar w:fldCharType="separate"/>
          </w:r>
          <w:ins w:id="46" w:author="David Conklin" w:date="2021-09-19T10:38:00Z">
            <w:r>
              <w:rPr>
                <w:noProof/>
                <w:webHidden/>
              </w:rPr>
              <w:t>9</w:t>
            </w:r>
            <w:r>
              <w:rPr>
                <w:noProof/>
                <w:webHidden/>
              </w:rPr>
              <w:fldChar w:fldCharType="end"/>
            </w:r>
            <w:r w:rsidRPr="00212E7D">
              <w:rPr>
                <w:rStyle w:val="Hyperlink"/>
                <w:noProof/>
              </w:rPr>
              <w:fldChar w:fldCharType="end"/>
            </w:r>
          </w:ins>
        </w:p>
        <w:p w14:paraId="23E86F6E" w14:textId="44A97D54" w:rsidR="00CA398C" w:rsidRDefault="00CA398C">
          <w:pPr>
            <w:pStyle w:val="TOC2"/>
            <w:tabs>
              <w:tab w:val="right" w:leader="dot" w:pos="9350"/>
            </w:tabs>
            <w:rPr>
              <w:ins w:id="47" w:author="David Conklin" w:date="2021-09-19T10:38:00Z"/>
              <w:rFonts w:eastAsiaTheme="minorEastAsia"/>
              <w:noProof/>
            </w:rPr>
          </w:pPr>
          <w:ins w:id="4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SOLAR_RADIATION_MULTIPLIER – reservoir insolation</w:t>
            </w:r>
            <w:r>
              <w:rPr>
                <w:noProof/>
                <w:webHidden/>
              </w:rPr>
              <w:tab/>
            </w:r>
            <w:r>
              <w:rPr>
                <w:noProof/>
                <w:webHidden/>
              </w:rPr>
              <w:fldChar w:fldCharType="begin"/>
            </w:r>
            <w:r>
              <w:rPr>
                <w:noProof/>
                <w:webHidden/>
              </w:rPr>
              <w:instrText xml:space="preserve"> PAGEREF _Toc82940314 \h </w:instrText>
            </w:r>
            <w:r>
              <w:rPr>
                <w:noProof/>
                <w:webHidden/>
              </w:rPr>
            </w:r>
          </w:ins>
          <w:r>
            <w:rPr>
              <w:noProof/>
              <w:webHidden/>
            </w:rPr>
            <w:fldChar w:fldCharType="separate"/>
          </w:r>
          <w:ins w:id="49" w:author="David Conklin" w:date="2021-09-19T10:38:00Z">
            <w:r>
              <w:rPr>
                <w:noProof/>
                <w:webHidden/>
              </w:rPr>
              <w:t>10</w:t>
            </w:r>
            <w:r>
              <w:rPr>
                <w:noProof/>
                <w:webHidden/>
              </w:rPr>
              <w:fldChar w:fldCharType="end"/>
            </w:r>
            <w:r w:rsidRPr="00212E7D">
              <w:rPr>
                <w:rStyle w:val="Hyperlink"/>
                <w:noProof/>
              </w:rPr>
              <w:fldChar w:fldCharType="end"/>
            </w:r>
          </w:ins>
        </w:p>
        <w:p w14:paraId="27079CE3" w14:textId="3DA83BFB" w:rsidR="00CA398C" w:rsidRDefault="00CA398C">
          <w:pPr>
            <w:pStyle w:val="TOC2"/>
            <w:tabs>
              <w:tab w:val="right" w:leader="dot" w:pos="9350"/>
            </w:tabs>
            <w:rPr>
              <w:ins w:id="50" w:author="David Conklin" w:date="2021-09-19T10:38:00Z"/>
              <w:rFonts w:eastAsiaTheme="minorEastAsia"/>
              <w:noProof/>
            </w:rPr>
          </w:pPr>
          <w:ins w:id="5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FLOW_CMS – Discharge from High Cascade springs</w:t>
            </w:r>
            <w:r>
              <w:rPr>
                <w:noProof/>
                <w:webHidden/>
              </w:rPr>
              <w:tab/>
            </w:r>
            <w:r>
              <w:rPr>
                <w:noProof/>
                <w:webHidden/>
              </w:rPr>
              <w:fldChar w:fldCharType="begin"/>
            </w:r>
            <w:r>
              <w:rPr>
                <w:noProof/>
                <w:webHidden/>
              </w:rPr>
              <w:instrText xml:space="preserve"> PAGEREF _Toc82940315 \h </w:instrText>
            </w:r>
            <w:r>
              <w:rPr>
                <w:noProof/>
                <w:webHidden/>
              </w:rPr>
            </w:r>
          </w:ins>
          <w:r>
            <w:rPr>
              <w:noProof/>
              <w:webHidden/>
            </w:rPr>
            <w:fldChar w:fldCharType="separate"/>
          </w:r>
          <w:ins w:id="52" w:author="David Conklin" w:date="2021-09-19T10:38:00Z">
            <w:r>
              <w:rPr>
                <w:noProof/>
                <w:webHidden/>
              </w:rPr>
              <w:t>10</w:t>
            </w:r>
            <w:r>
              <w:rPr>
                <w:noProof/>
                <w:webHidden/>
              </w:rPr>
              <w:fldChar w:fldCharType="end"/>
            </w:r>
            <w:r w:rsidRPr="00212E7D">
              <w:rPr>
                <w:rStyle w:val="Hyperlink"/>
                <w:noProof/>
              </w:rPr>
              <w:fldChar w:fldCharType="end"/>
            </w:r>
          </w:ins>
        </w:p>
        <w:p w14:paraId="6A1A86B4" w14:textId="7E407EC6" w:rsidR="00CA398C" w:rsidRDefault="00CA398C">
          <w:pPr>
            <w:pStyle w:val="TOC1"/>
            <w:tabs>
              <w:tab w:val="right" w:leader="dot" w:pos="9350"/>
            </w:tabs>
            <w:rPr>
              <w:ins w:id="53" w:author="David Conklin" w:date="2021-09-19T10:38:00Z"/>
              <w:rFonts w:eastAsiaTheme="minorEastAsia"/>
              <w:noProof/>
            </w:rPr>
          </w:pPr>
          <w:ins w:id="5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Envision framework and the GIS Layers</w:t>
            </w:r>
            <w:r>
              <w:rPr>
                <w:noProof/>
                <w:webHidden/>
              </w:rPr>
              <w:tab/>
            </w:r>
            <w:r>
              <w:rPr>
                <w:noProof/>
                <w:webHidden/>
              </w:rPr>
              <w:fldChar w:fldCharType="begin"/>
            </w:r>
            <w:r>
              <w:rPr>
                <w:noProof/>
                <w:webHidden/>
              </w:rPr>
              <w:instrText xml:space="preserve"> PAGEREF _Toc82940316 \h </w:instrText>
            </w:r>
            <w:r>
              <w:rPr>
                <w:noProof/>
                <w:webHidden/>
              </w:rPr>
            </w:r>
          </w:ins>
          <w:r>
            <w:rPr>
              <w:noProof/>
              <w:webHidden/>
            </w:rPr>
            <w:fldChar w:fldCharType="separate"/>
          </w:r>
          <w:ins w:id="55" w:author="David Conklin" w:date="2021-09-19T10:38:00Z">
            <w:r>
              <w:rPr>
                <w:noProof/>
                <w:webHidden/>
              </w:rPr>
              <w:t>10</w:t>
            </w:r>
            <w:r>
              <w:rPr>
                <w:noProof/>
                <w:webHidden/>
              </w:rPr>
              <w:fldChar w:fldCharType="end"/>
            </w:r>
            <w:r w:rsidRPr="00212E7D">
              <w:rPr>
                <w:rStyle w:val="Hyperlink"/>
                <w:noProof/>
              </w:rPr>
              <w:fldChar w:fldCharType="end"/>
            </w:r>
          </w:ins>
        </w:p>
        <w:p w14:paraId="16AEAA38" w14:textId="0A3E240F" w:rsidR="00CA398C" w:rsidRDefault="00CA398C">
          <w:pPr>
            <w:pStyle w:val="TOC2"/>
            <w:tabs>
              <w:tab w:val="right" w:leader="dot" w:pos="9350"/>
            </w:tabs>
            <w:rPr>
              <w:ins w:id="56" w:author="David Conklin" w:date="2021-09-19T10:38:00Z"/>
              <w:rFonts w:eastAsiaTheme="minorEastAsia"/>
              <w:noProof/>
            </w:rPr>
          </w:pPr>
          <w:ins w:id="5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Reach Layer</w:t>
            </w:r>
            <w:r>
              <w:rPr>
                <w:noProof/>
                <w:webHidden/>
              </w:rPr>
              <w:tab/>
            </w:r>
            <w:r>
              <w:rPr>
                <w:noProof/>
                <w:webHidden/>
              </w:rPr>
              <w:fldChar w:fldCharType="begin"/>
            </w:r>
            <w:r>
              <w:rPr>
                <w:noProof/>
                <w:webHidden/>
              </w:rPr>
              <w:instrText xml:space="preserve"> PAGEREF _Toc82940317 \h </w:instrText>
            </w:r>
            <w:r>
              <w:rPr>
                <w:noProof/>
                <w:webHidden/>
              </w:rPr>
            </w:r>
          </w:ins>
          <w:r>
            <w:rPr>
              <w:noProof/>
              <w:webHidden/>
            </w:rPr>
            <w:fldChar w:fldCharType="separate"/>
          </w:r>
          <w:ins w:id="58" w:author="David Conklin" w:date="2021-09-19T10:38:00Z">
            <w:r>
              <w:rPr>
                <w:noProof/>
                <w:webHidden/>
              </w:rPr>
              <w:t>10</w:t>
            </w:r>
            <w:r>
              <w:rPr>
                <w:noProof/>
                <w:webHidden/>
              </w:rPr>
              <w:fldChar w:fldCharType="end"/>
            </w:r>
            <w:r w:rsidRPr="00212E7D">
              <w:rPr>
                <w:rStyle w:val="Hyperlink"/>
                <w:noProof/>
              </w:rPr>
              <w:fldChar w:fldCharType="end"/>
            </w:r>
          </w:ins>
        </w:p>
        <w:p w14:paraId="45C4DF5D" w14:textId="5B0356AF" w:rsidR="00CA398C" w:rsidRDefault="00CA398C">
          <w:pPr>
            <w:pStyle w:val="TOC2"/>
            <w:tabs>
              <w:tab w:val="right" w:leader="dot" w:pos="9350"/>
            </w:tabs>
            <w:rPr>
              <w:ins w:id="59" w:author="David Conklin" w:date="2021-09-19T10:38:00Z"/>
              <w:rFonts w:eastAsiaTheme="minorEastAsia"/>
              <w:noProof/>
            </w:rPr>
          </w:pPr>
          <w:ins w:id="6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Time steps, autonomous processes, and global methods</w:t>
            </w:r>
            <w:r>
              <w:rPr>
                <w:noProof/>
                <w:webHidden/>
              </w:rPr>
              <w:tab/>
            </w:r>
            <w:r>
              <w:rPr>
                <w:noProof/>
                <w:webHidden/>
              </w:rPr>
              <w:fldChar w:fldCharType="begin"/>
            </w:r>
            <w:r>
              <w:rPr>
                <w:noProof/>
                <w:webHidden/>
              </w:rPr>
              <w:instrText xml:space="preserve"> PAGEREF _Toc82940318 \h </w:instrText>
            </w:r>
            <w:r>
              <w:rPr>
                <w:noProof/>
                <w:webHidden/>
              </w:rPr>
            </w:r>
          </w:ins>
          <w:r>
            <w:rPr>
              <w:noProof/>
              <w:webHidden/>
            </w:rPr>
            <w:fldChar w:fldCharType="separate"/>
          </w:r>
          <w:ins w:id="61" w:author="David Conklin" w:date="2021-09-19T10:38:00Z">
            <w:r>
              <w:rPr>
                <w:noProof/>
                <w:webHidden/>
              </w:rPr>
              <w:t>11</w:t>
            </w:r>
            <w:r>
              <w:rPr>
                <w:noProof/>
                <w:webHidden/>
              </w:rPr>
              <w:fldChar w:fldCharType="end"/>
            </w:r>
            <w:r w:rsidRPr="00212E7D">
              <w:rPr>
                <w:rStyle w:val="Hyperlink"/>
                <w:noProof/>
              </w:rPr>
              <w:fldChar w:fldCharType="end"/>
            </w:r>
          </w:ins>
        </w:p>
        <w:p w14:paraId="2CB9D564" w14:textId="0825D6EB" w:rsidR="00CA398C" w:rsidRDefault="00CA398C">
          <w:pPr>
            <w:pStyle w:val="TOC2"/>
            <w:tabs>
              <w:tab w:val="right" w:leader="dot" w:pos="9350"/>
            </w:tabs>
            <w:rPr>
              <w:ins w:id="62" w:author="David Conklin" w:date="2021-09-19T10:38:00Z"/>
              <w:rFonts w:eastAsiaTheme="minorEastAsia"/>
              <w:noProof/>
            </w:rPr>
          </w:pPr>
          <w:ins w:id="6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"_Toc82940319"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Some global method details</w:t>
            </w:r>
            <w:r>
              <w:rPr>
                <w:noProof/>
                <w:webHidden/>
              </w:rPr>
              <w:tab/>
            </w:r>
            <w:r>
              <w:rPr>
                <w:noProof/>
                <w:webHidden/>
              </w:rPr>
              <w:fldChar w:fldCharType="begin"/>
            </w:r>
            <w:r>
              <w:rPr>
                <w:noProof/>
                <w:webHidden/>
              </w:rPr>
              <w:instrText xml:space="preserve"> PAGEREF _Toc82940319 \h </w:instrText>
            </w:r>
            <w:r>
              <w:rPr>
                <w:noProof/>
                <w:webHidden/>
              </w:rPr>
            </w:r>
          </w:ins>
          <w:r>
            <w:rPr>
              <w:noProof/>
              <w:webHidden/>
            </w:rPr>
            <w:fldChar w:fldCharType="separate"/>
          </w:r>
          <w:ins w:id="64" w:author="David Conklin" w:date="2021-09-19T10:38:00Z">
            <w:r>
              <w:rPr>
                <w:noProof/>
                <w:webHidden/>
              </w:rPr>
              <w:t>12</w:t>
            </w:r>
            <w:r>
              <w:rPr>
                <w:noProof/>
                <w:webHidden/>
              </w:rPr>
              <w:fldChar w:fldCharType="end"/>
            </w:r>
            <w:r w:rsidRPr="00212E7D">
              <w:rPr>
                <w:rStyle w:val="Hyperlink"/>
                <w:noProof/>
              </w:rPr>
              <w:fldChar w:fldCharType="end"/>
            </w:r>
          </w:ins>
        </w:p>
        <w:p w14:paraId="703C38AA" w14:textId="64BB49FD" w:rsidR="00CA398C" w:rsidRDefault="00CA398C">
          <w:pPr>
            <w:pStyle w:val="TOC1"/>
            <w:tabs>
              <w:tab w:val="right" w:leader="dot" w:pos="9350"/>
            </w:tabs>
            <w:rPr>
              <w:ins w:id="65" w:author="David Conklin" w:date="2021-09-19T10:38:00Z"/>
              <w:rFonts w:eastAsiaTheme="minorEastAsia"/>
              <w:noProof/>
            </w:rPr>
          </w:pPr>
          <w:ins w:id="6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Study areas</w:t>
            </w:r>
            <w:r>
              <w:rPr>
                <w:noProof/>
                <w:webHidden/>
              </w:rPr>
              <w:tab/>
            </w:r>
            <w:r>
              <w:rPr>
                <w:noProof/>
                <w:webHidden/>
              </w:rPr>
              <w:fldChar w:fldCharType="begin"/>
            </w:r>
            <w:r>
              <w:rPr>
                <w:noProof/>
                <w:webHidden/>
              </w:rPr>
              <w:instrText xml:space="preserve"> PAGEREF _Toc82940320 \h </w:instrText>
            </w:r>
            <w:r>
              <w:rPr>
                <w:noProof/>
                <w:webHidden/>
              </w:rPr>
            </w:r>
          </w:ins>
          <w:r>
            <w:rPr>
              <w:noProof/>
              <w:webHidden/>
            </w:rPr>
            <w:fldChar w:fldCharType="separate"/>
          </w:r>
          <w:ins w:id="67" w:author="David Conklin" w:date="2021-09-19T10:38:00Z">
            <w:r>
              <w:rPr>
                <w:noProof/>
                <w:webHidden/>
              </w:rPr>
              <w:t>12</w:t>
            </w:r>
            <w:r>
              <w:rPr>
                <w:noProof/>
                <w:webHidden/>
              </w:rPr>
              <w:fldChar w:fldCharType="end"/>
            </w:r>
            <w:r w:rsidRPr="00212E7D">
              <w:rPr>
                <w:rStyle w:val="Hyperlink"/>
                <w:noProof/>
              </w:rPr>
              <w:fldChar w:fldCharType="end"/>
            </w:r>
          </w:ins>
        </w:p>
        <w:p w14:paraId="5156BBB5" w14:textId="40CE6EA7" w:rsidR="00CA398C" w:rsidRDefault="00CA398C">
          <w:pPr>
            <w:pStyle w:val="TOC2"/>
            <w:tabs>
              <w:tab w:val="right" w:leader="dot" w:pos="9350"/>
            </w:tabs>
            <w:rPr>
              <w:ins w:id="68" w:author="David Conklin" w:date="2021-09-19T10:38:00Z"/>
              <w:rFonts w:eastAsiaTheme="minorEastAsia"/>
              <w:noProof/>
            </w:rPr>
          </w:pPr>
          <w:ins w:id="6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DataCW3M directory structure</w:t>
            </w:r>
            <w:r>
              <w:rPr>
                <w:noProof/>
                <w:webHidden/>
              </w:rPr>
              <w:tab/>
            </w:r>
            <w:r>
              <w:rPr>
                <w:noProof/>
                <w:webHidden/>
              </w:rPr>
              <w:fldChar w:fldCharType="begin"/>
            </w:r>
            <w:r>
              <w:rPr>
                <w:noProof/>
                <w:webHidden/>
              </w:rPr>
              <w:instrText xml:space="preserve"> PAGEREF _Toc82940321 \h </w:instrText>
            </w:r>
            <w:r>
              <w:rPr>
                <w:noProof/>
                <w:webHidden/>
              </w:rPr>
            </w:r>
          </w:ins>
          <w:r>
            <w:rPr>
              <w:noProof/>
              <w:webHidden/>
            </w:rPr>
            <w:fldChar w:fldCharType="separate"/>
          </w:r>
          <w:ins w:id="70" w:author="David Conklin" w:date="2021-09-19T10:38:00Z">
            <w:r>
              <w:rPr>
                <w:noProof/>
                <w:webHidden/>
              </w:rPr>
              <w:t>13</w:t>
            </w:r>
            <w:r>
              <w:rPr>
                <w:noProof/>
                <w:webHidden/>
              </w:rPr>
              <w:fldChar w:fldCharType="end"/>
            </w:r>
            <w:r w:rsidRPr="00212E7D">
              <w:rPr>
                <w:rStyle w:val="Hyperlink"/>
                <w:noProof/>
              </w:rPr>
              <w:fldChar w:fldCharType="end"/>
            </w:r>
          </w:ins>
        </w:p>
        <w:p w14:paraId="076BE29A" w14:textId="34B68088" w:rsidR="00CA398C" w:rsidRDefault="00CA398C">
          <w:pPr>
            <w:pStyle w:val="TOC2"/>
            <w:tabs>
              <w:tab w:val="right" w:leader="dot" w:pos="9350"/>
            </w:tabs>
            <w:rPr>
              <w:ins w:id="71" w:author="David Conklin" w:date="2021-09-19T10:38:00Z"/>
              <w:rFonts w:eastAsiaTheme="minorEastAsia"/>
              <w:noProof/>
            </w:rPr>
          </w:pPr>
          <w:ins w:id="7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DataCW3M\ScenarioData directory structure</w:t>
            </w:r>
            <w:r>
              <w:rPr>
                <w:noProof/>
                <w:webHidden/>
              </w:rPr>
              <w:tab/>
            </w:r>
            <w:r>
              <w:rPr>
                <w:noProof/>
                <w:webHidden/>
              </w:rPr>
              <w:fldChar w:fldCharType="begin"/>
            </w:r>
            <w:r>
              <w:rPr>
                <w:noProof/>
                <w:webHidden/>
              </w:rPr>
              <w:instrText xml:space="preserve"> PAGEREF _Toc82940322 \h </w:instrText>
            </w:r>
            <w:r>
              <w:rPr>
                <w:noProof/>
                <w:webHidden/>
              </w:rPr>
            </w:r>
          </w:ins>
          <w:r>
            <w:rPr>
              <w:noProof/>
              <w:webHidden/>
            </w:rPr>
            <w:fldChar w:fldCharType="separate"/>
          </w:r>
          <w:ins w:id="73" w:author="David Conklin" w:date="2021-09-19T10:38:00Z">
            <w:r>
              <w:rPr>
                <w:noProof/>
                <w:webHidden/>
              </w:rPr>
              <w:t>13</w:t>
            </w:r>
            <w:r>
              <w:rPr>
                <w:noProof/>
                <w:webHidden/>
              </w:rPr>
              <w:fldChar w:fldCharType="end"/>
            </w:r>
            <w:r w:rsidRPr="00212E7D">
              <w:rPr>
                <w:rStyle w:val="Hyperlink"/>
                <w:noProof/>
              </w:rPr>
              <w:fldChar w:fldCharType="end"/>
            </w:r>
          </w:ins>
        </w:p>
        <w:p w14:paraId="50E0EB3C" w14:textId="0643EB97" w:rsidR="00CA398C" w:rsidRDefault="00CA398C">
          <w:pPr>
            <w:pStyle w:val="TOC2"/>
            <w:tabs>
              <w:tab w:val="right" w:leader="dot" w:pos="9350"/>
            </w:tabs>
            <w:rPr>
              <w:ins w:id="74" w:author="David Conklin" w:date="2021-09-19T10:38:00Z"/>
              <w:rFonts w:eastAsiaTheme="minorEastAsia"/>
              <w:noProof/>
            </w:rPr>
          </w:pPr>
          <w:ins w:id="7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DataCW3M\ScenarioData\&lt;scenario&gt; folder contents</w:t>
            </w:r>
            <w:r>
              <w:rPr>
                <w:noProof/>
                <w:webHidden/>
              </w:rPr>
              <w:tab/>
            </w:r>
            <w:r>
              <w:rPr>
                <w:noProof/>
                <w:webHidden/>
              </w:rPr>
              <w:fldChar w:fldCharType="begin"/>
            </w:r>
            <w:r>
              <w:rPr>
                <w:noProof/>
                <w:webHidden/>
              </w:rPr>
              <w:instrText xml:space="preserve"> PAGEREF _Toc82940323 \h </w:instrText>
            </w:r>
            <w:r>
              <w:rPr>
                <w:noProof/>
                <w:webHidden/>
              </w:rPr>
            </w:r>
          </w:ins>
          <w:r>
            <w:rPr>
              <w:noProof/>
              <w:webHidden/>
            </w:rPr>
            <w:fldChar w:fldCharType="separate"/>
          </w:r>
          <w:ins w:id="76" w:author="David Conklin" w:date="2021-09-19T10:38:00Z">
            <w:r>
              <w:rPr>
                <w:noProof/>
                <w:webHidden/>
              </w:rPr>
              <w:t>14</w:t>
            </w:r>
            <w:r>
              <w:rPr>
                <w:noProof/>
                <w:webHidden/>
              </w:rPr>
              <w:fldChar w:fldCharType="end"/>
            </w:r>
            <w:r w:rsidRPr="00212E7D">
              <w:rPr>
                <w:rStyle w:val="Hyperlink"/>
                <w:noProof/>
              </w:rPr>
              <w:fldChar w:fldCharType="end"/>
            </w:r>
          </w:ins>
        </w:p>
        <w:p w14:paraId="5FAD4CF7" w14:textId="2FEA6C2A" w:rsidR="00CA398C" w:rsidRDefault="00CA398C">
          <w:pPr>
            <w:pStyle w:val="TOC2"/>
            <w:tabs>
              <w:tab w:val="right" w:leader="dot" w:pos="9350"/>
            </w:tabs>
            <w:rPr>
              <w:ins w:id="77" w:author="David Conklin" w:date="2021-09-19T10:38:00Z"/>
              <w:rFonts w:eastAsiaTheme="minorEastAsia"/>
              <w:noProof/>
            </w:rPr>
          </w:pPr>
          <w:ins w:id="7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DataCW3M\&lt;study area&gt; folder contents</w:t>
            </w:r>
            <w:r>
              <w:rPr>
                <w:noProof/>
                <w:webHidden/>
              </w:rPr>
              <w:tab/>
            </w:r>
            <w:r>
              <w:rPr>
                <w:noProof/>
                <w:webHidden/>
              </w:rPr>
              <w:fldChar w:fldCharType="begin"/>
            </w:r>
            <w:r>
              <w:rPr>
                <w:noProof/>
                <w:webHidden/>
              </w:rPr>
              <w:instrText xml:space="preserve"> PAGEREF _Toc82940324 \h </w:instrText>
            </w:r>
            <w:r>
              <w:rPr>
                <w:noProof/>
                <w:webHidden/>
              </w:rPr>
            </w:r>
          </w:ins>
          <w:r>
            <w:rPr>
              <w:noProof/>
              <w:webHidden/>
            </w:rPr>
            <w:fldChar w:fldCharType="separate"/>
          </w:r>
          <w:ins w:id="79" w:author="David Conklin" w:date="2021-09-19T10:38:00Z">
            <w:r>
              <w:rPr>
                <w:noProof/>
                <w:webHidden/>
              </w:rPr>
              <w:t>14</w:t>
            </w:r>
            <w:r>
              <w:rPr>
                <w:noProof/>
                <w:webHidden/>
              </w:rPr>
              <w:fldChar w:fldCharType="end"/>
            </w:r>
            <w:r w:rsidRPr="00212E7D">
              <w:rPr>
                <w:rStyle w:val="Hyperlink"/>
                <w:noProof/>
              </w:rPr>
              <w:fldChar w:fldCharType="end"/>
            </w:r>
          </w:ins>
        </w:p>
        <w:p w14:paraId="166E765A" w14:textId="6D0A4DDB" w:rsidR="00CA398C" w:rsidRDefault="00CA398C">
          <w:pPr>
            <w:pStyle w:val="TOC1"/>
            <w:tabs>
              <w:tab w:val="right" w:leader="dot" w:pos="9350"/>
            </w:tabs>
            <w:rPr>
              <w:ins w:id="80" w:author="David Conklin" w:date="2021-09-19T10:38:00Z"/>
              <w:rFonts w:eastAsiaTheme="minorEastAsia"/>
              <w:noProof/>
            </w:rPr>
          </w:pPr>
          <w:ins w:id="8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Calendar conventions</w:t>
            </w:r>
            <w:r>
              <w:rPr>
                <w:noProof/>
                <w:webHidden/>
              </w:rPr>
              <w:tab/>
            </w:r>
            <w:r>
              <w:rPr>
                <w:noProof/>
                <w:webHidden/>
              </w:rPr>
              <w:fldChar w:fldCharType="begin"/>
            </w:r>
            <w:r>
              <w:rPr>
                <w:noProof/>
                <w:webHidden/>
              </w:rPr>
              <w:instrText xml:space="preserve"> PAGEREF _Toc82940325 \h </w:instrText>
            </w:r>
            <w:r>
              <w:rPr>
                <w:noProof/>
                <w:webHidden/>
              </w:rPr>
            </w:r>
          </w:ins>
          <w:r>
            <w:rPr>
              <w:noProof/>
              <w:webHidden/>
            </w:rPr>
            <w:fldChar w:fldCharType="separate"/>
          </w:r>
          <w:ins w:id="82" w:author="David Conklin" w:date="2021-09-19T10:38:00Z">
            <w:r>
              <w:rPr>
                <w:noProof/>
                <w:webHidden/>
              </w:rPr>
              <w:t>20</w:t>
            </w:r>
            <w:r>
              <w:rPr>
                <w:noProof/>
                <w:webHidden/>
              </w:rPr>
              <w:fldChar w:fldCharType="end"/>
            </w:r>
            <w:r w:rsidRPr="00212E7D">
              <w:rPr>
                <w:rStyle w:val="Hyperlink"/>
                <w:noProof/>
              </w:rPr>
              <w:fldChar w:fldCharType="end"/>
            </w:r>
          </w:ins>
        </w:p>
        <w:p w14:paraId="26BF0D46" w14:textId="00556BD1" w:rsidR="00CA398C" w:rsidRDefault="00CA398C">
          <w:pPr>
            <w:pStyle w:val="TOC2"/>
            <w:tabs>
              <w:tab w:val="right" w:leader="dot" w:pos="9350"/>
            </w:tabs>
            <w:rPr>
              <w:ins w:id="83" w:author="David Conklin" w:date="2021-09-19T10:38:00Z"/>
              <w:rFonts w:eastAsiaTheme="minorEastAsia"/>
              <w:noProof/>
            </w:rPr>
          </w:pPr>
          <w:ins w:id="8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Water years</w:t>
            </w:r>
            <w:r>
              <w:rPr>
                <w:noProof/>
                <w:webHidden/>
              </w:rPr>
              <w:tab/>
            </w:r>
            <w:r>
              <w:rPr>
                <w:noProof/>
                <w:webHidden/>
              </w:rPr>
              <w:fldChar w:fldCharType="begin"/>
            </w:r>
            <w:r>
              <w:rPr>
                <w:noProof/>
                <w:webHidden/>
              </w:rPr>
              <w:instrText xml:space="preserve"> PAGEREF _Toc82940326 \h </w:instrText>
            </w:r>
            <w:r>
              <w:rPr>
                <w:noProof/>
                <w:webHidden/>
              </w:rPr>
            </w:r>
          </w:ins>
          <w:r>
            <w:rPr>
              <w:noProof/>
              <w:webHidden/>
            </w:rPr>
            <w:fldChar w:fldCharType="separate"/>
          </w:r>
          <w:ins w:id="85" w:author="David Conklin" w:date="2021-09-19T10:38:00Z">
            <w:r>
              <w:rPr>
                <w:noProof/>
                <w:webHidden/>
              </w:rPr>
              <w:t>20</w:t>
            </w:r>
            <w:r>
              <w:rPr>
                <w:noProof/>
                <w:webHidden/>
              </w:rPr>
              <w:fldChar w:fldCharType="end"/>
            </w:r>
            <w:r w:rsidRPr="00212E7D">
              <w:rPr>
                <w:rStyle w:val="Hyperlink"/>
                <w:noProof/>
              </w:rPr>
              <w:fldChar w:fldCharType="end"/>
            </w:r>
          </w:ins>
        </w:p>
        <w:p w14:paraId="0A6D0136" w14:textId="72B2F311" w:rsidR="00CA398C" w:rsidRDefault="00CA398C">
          <w:pPr>
            <w:pStyle w:val="TOC1"/>
            <w:tabs>
              <w:tab w:val="right" w:leader="dot" w:pos="9350"/>
            </w:tabs>
            <w:rPr>
              <w:ins w:id="86" w:author="David Conklin" w:date="2021-09-19T10:38:00Z"/>
              <w:rFonts w:eastAsiaTheme="minorEastAsia"/>
              <w:noProof/>
            </w:rPr>
          </w:pPr>
          <w:ins w:id="8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Climate data</w:t>
            </w:r>
            <w:r>
              <w:rPr>
                <w:noProof/>
                <w:webHidden/>
              </w:rPr>
              <w:tab/>
            </w:r>
            <w:r>
              <w:rPr>
                <w:noProof/>
                <w:webHidden/>
              </w:rPr>
              <w:fldChar w:fldCharType="begin"/>
            </w:r>
            <w:r>
              <w:rPr>
                <w:noProof/>
                <w:webHidden/>
              </w:rPr>
              <w:instrText xml:space="preserve"> PAGEREF _Toc82940327 \h </w:instrText>
            </w:r>
            <w:r>
              <w:rPr>
                <w:noProof/>
                <w:webHidden/>
              </w:rPr>
            </w:r>
          </w:ins>
          <w:r>
            <w:rPr>
              <w:noProof/>
              <w:webHidden/>
            </w:rPr>
            <w:fldChar w:fldCharType="separate"/>
          </w:r>
          <w:ins w:id="88" w:author="David Conklin" w:date="2021-09-19T10:38:00Z">
            <w:r>
              <w:rPr>
                <w:noProof/>
                <w:webHidden/>
              </w:rPr>
              <w:t>20</w:t>
            </w:r>
            <w:r>
              <w:rPr>
                <w:noProof/>
                <w:webHidden/>
              </w:rPr>
              <w:fldChar w:fldCharType="end"/>
            </w:r>
            <w:r w:rsidRPr="00212E7D">
              <w:rPr>
                <w:rStyle w:val="Hyperlink"/>
                <w:noProof/>
              </w:rPr>
              <w:fldChar w:fldCharType="end"/>
            </w:r>
          </w:ins>
        </w:p>
        <w:p w14:paraId="12D432BC" w14:textId="44C5D373" w:rsidR="00CA398C" w:rsidRDefault="00CA398C">
          <w:pPr>
            <w:pStyle w:val="TOC2"/>
            <w:tabs>
              <w:tab w:val="right" w:leader="dot" w:pos="9350"/>
            </w:tabs>
            <w:rPr>
              <w:ins w:id="89" w:author="David Conklin" w:date="2021-09-19T10:38:00Z"/>
              <w:rFonts w:eastAsiaTheme="minorEastAsia"/>
              <w:noProof/>
            </w:rPr>
          </w:pPr>
          <w:ins w:id="9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Numbered climate scenarios in the model</w:t>
            </w:r>
            <w:r>
              <w:rPr>
                <w:noProof/>
                <w:webHidden/>
              </w:rPr>
              <w:tab/>
            </w:r>
            <w:r>
              <w:rPr>
                <w:noProof/>
                <w:webHidden/>
              </w:rPr>
              <w:fldChar w:fldCharType="begin"/>
            </w:r>
            <w:r>
              <w:rPr>
                <w:noProof/>
                <w:webHidden/>
              </w:rPr>
              <w:instrText xml:space="preserve"> PAGEREF _Toc82940328 \h </w:instrText>
            </w:r>
            <w:r>
              <w:rPr>
                <w:noProof/>
                <w:webHidden/>
              </w:rPr>
            </w:r>
          </w:ins>
          <w:r>
            <w:rPr>
              <w:noProof/>
              <w:webHidden/>
            </w:rPr>
            <w:fldChar w:fldCharType="separate"/>
          </w:r>
          <w:ins w:id="91" w:author="David Conklin" w:date="2021-09-19T10:38:00Z">
            <w:r>
              <w:rPr>
                <w:noProof/>
                <w:webHidden/>
              </w:rPr>
              <w:t>20</w:t>
            </w:r>
            <w:r>
              <w:rPr>
                <w:noProof/>
                <w:webHidden/>
              </w:rPr>
              <w:fldChar w:fldCharType="end"/>
            </w:r>
            <w:r w:rsidRPr="00212E7D">
              <w:rPr>
                <w:rStyle w:val="Hyperlink"/>
                <w:noProof/>
              </w:rPr>
              <w:fldChar w:fldCharType="end"/>
            </w:r>
          </w:ins>
        </w:p>
        <w:p w14:paraId="71AB2006" w14:textId="3EF83415" w:rsidR="00CA398C" w:rsidRDefault="00CA398C">
          <w:pPr>
            <w:pStyle w:val="TOC2"/>
            <w:tabs>
              <w:tab w:val="right" w:leader="dot" w:pos="9350"/>
            </w:tabs>
            <w:rPr>
              <w:ins w:id="92" w:author="David Conklin" w:date="2021-09-19T10:38:00Z"/>
              <w:rFonts w:eastAsiaTheme="minorEastAsia"/>
              <w:noProof/>
            </w:rPr>
          </w:pPr>
          <w:ins w:id="9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"_Toc82940329"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Monthly and seasonal weather data</w:t>
            </w:r>
            <w:r>
              <w:rPr>
                <w:noProof/>
                <w:webHidden/>
              </w:rPr>
              <w:tab/>
            </w:r>
            <w:r>
              <w:rPr>
                <w:noProof/>
                <w:webHidden/>
              </w:rPr>
              <w:fldChar w:fldCharType="begin"/>
            </w:r>
            <w:r>
              <w:rPr>
                <w:noProof/>
                <w:webHidden/>
              </w:rPr>
              <w:instrText xml:space="preserve"> PAGEREF _Toc82940329 \h </w:instrText>
            </w:r>
            <w:r>
              <w:rPr>
                <w:noProof/>
                <w:webHidden/>
              </w:rPr>
            </w:r>
          </w:ins>
          <w:r>
            <w:rPr>
              <w:noProof/>
              <w:webHidden/>
            </w:rPr>
            <w:fldChar w:fldCharType="separate"/>
          </w:r>
          <w:ins w:id="94" w:author="David Conklin" w:date="2021-09-19T10:38:00Z">
            <w:r>
              <w:rPr>
                <w:noProof/>
                <w:webHidden/>
              </w:rPr>
              <w:t>21</w:t>
            </w:r>
            <w:r>
              <w:rPr>
                <w:noProof/>
                <w:webHidden/>
              </w:rPr>
              <w:fldChar w:fldCharType="end"/>
            </w:r>
            <w:r w:rsidRPr="00212E7D">
              <w:rPr>
                <w:rStyle w:val="Hyperlink"/>
                <w:noProof/>
              </w:rPr>
              <w:fldChar w:fldCharType="end"/>
            </w:r>
          </w:ins>
        </w:p>
        <w:p w14:paraId="4CF87C31" w14:textId="308CCE1B" w:rsidR="00CA398C" w:rsidRDefault="00CA398C">
          <w:pPr>
            <w:pStyle w:val="TOC2"/>
            <w:tabs>
              <w:tab w:val="right" w:leader="dot" w:pos="9350"/>
            </w:tabs>
            <w:rPr>
              <w:ins w:id="95" w:author="David Conklin" w:date="2021-09-19T10:38:00Z"/>
              <w:rFonts w:eastAsiaTheme="minorEastAsia"/>
              <w:noProof/>
            </w:rPr>
          </w:pPr>
          <w:ins w:id="96" w:author="David Conklin" w:date="2021-09-19T10:38:00Z">
            <w:r w:rsidRPr="00212E7D">
              <w:rPr>
                <w:rStyle w:val="Hyperlink"/>
                <w:noProof/>
              </w:rPr>
              <w:lastRenderedPageBreak/>
              <w:fldChar w:fldCharType="begin"/>
            </w:r>
            <w:r w:rsidRPr="00212E7D">
              <w:rPr>
                <w:rStyle w:val="Hyperlink"/>
                <w:noProof/>
              </w:rPr>
              <w:instrText xml:space="preserve"> </w:instrText>
            </w:r>
            <w:r>
              <w:rPr>
                <w:noProof/>
              </w:rPr>
              <w:instrText>HYPERLINK \l "_Toc82940330"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Climate data grids</w:t>
            </w:r>
            <w:r>
              <w:rPr>
                <w:noProof/>
                <w:webHidden/>
              </w:rPr>
              <w:tab/>
            </w:r>
            <w:r>
              <w:rPr>
                <w:noProof/>
                <w:webHidden/>
              </w:rPr>
              <w:fldChar w:fldCharType="begin"/>
            </w:r>
            <w:r>
              <w:rPr>
                <w:noProof/>
                <w:webHidden/>
              </w:rPr>
              <w:instrText xml:space="preserve"> PAGEREF _Toc82940330 \h </w:instrText>
            </w:r>
            <w:r>
              <w:rPr>
                <w:noProof/>
                <w:webHidden/>
              </w:rPr>
            </w:r>
          </w:ins>
          <w:r>
            <w:rPr>
              <w:noProof/>
              <w:webHidden/>
            </w:rPr>
            <w:fldChar w:fldCharType="separate"/>
          </w:r>
          <w:ins w:id="97" w:author="David Conklin" w:date="2021-09-19T10:38:00Z">
            <w:r>
              <w:rPr>
                <w:noProof/>
                <w:webHidden/>
              </w:rPr>
              <w:t>22</w:t>
            </w:r>
            <w:r>
              <w:rPr>
                <w:noProof/>
                <w:webHidden/>
              </w:rPr>
              <w:fldChar w:fldCharType="end"/>
            </w:r>
            <w:r w:rsidRPr="00212E7D">
              <w:rPr>
                <w:rStyle w:val="Hyperlink"/>
                <w:noProof/>
              </w:rPr>
              <w:fldChar w:fldCharType="end"/>
            </w:r>
          </w:ins>
        </w:p>
        <w:p w14:paraId="73C140EF" w14:textId="34F0A51B" w:rsidR="00CA398C" w:rsidRDefault="00CA398C">
          <w:pPr>
            <w:pStyle w:val="TOC3"/>
            <w:tabs>
              <w:tab w:val="right" w:leader="dot" w:pos="9350"/>
            </w:tabs>
            <w:rPr>
              <w:ins w:id="98" w:author="David Conklin" w:date="2021-09-19T10:38:00Z"/>
              <w:rFonts w:eastAsiaTheme="minorEastAsia"/>
              <w:noProof/>
            </w:rPr>
          </w:pPr>
          <w:ins w:id="9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WW2100 climate grid</w:t>
            </w:r>
            <w:r>
              <w:rPr>
                <w:noProof/>
                <w:webHidden/>
              </w:rPr>
              <w:tab/>
            </w:r>
            <w:r>
              <w:rPr>
                <w:noProof/>
                <w:webHidden/>
              </w:rPr>
              <w:fldChar w:fldCharType="begin"/>
            </w:r>
            <w:r>
              <w:rPr>
                <w:noProof/>
                <w:webHidden/>
              </w:rPr>
              <w:instrText xml:space="preserve"> PAGEREF _Toc82940331 \h </w:instrText>
            </w:r>
            <w:r>
              <w:rPr>
                <w:noProof/>
                <w:webHidden/>
              </w:rPr>
            </w:r>
          </w:ins>
          <w:r>
            <w:rPr>
              <w:noProof/>
              <w:webHidden/>
            </w:rPr>
            <w:fldChar w:fldCharType="separate"/>
          </w:r>
          <w:ins w:id="100" w:author="David Conklin" w:date="2021-09-19T10:38:00Z">
            <w:r>
              <w:rPr>
                <w:noProof/>
                <w:webHidden/>
              </w:rPr>
              <w:t>22</w:t>
            </w:r>
            <w:r>
              <w:rPr>
                <w:noProof/>
                <w:webHidden/>
              </w:rPr>
              <w:fldChar w:fldCharType="end"/>
            </w:r>
            <w:r w:rsidRPr="00212E7D">
              <w:rPr>
                <w:rStyle w:val="Hyperlink"/>
                <w:noProof/>
              </w:rPr>
              <w:fldChar w:fldCharType="end"/>
            </w:r>
          </w:ins>
        </w:p>
        <w:p w14:paraId="57E5088F" w14:textId="7C48BB6D" w:rsidR="00CA398C" w:rsidRDefault="00CA398C">
          <w:pPr>
            <w:pStyle w:val="TOC3"/>
            <w:tabs>
              <w:tab w:val="right" w:leader="dot" w:pos="9350"/>
            </w:tabs>
            <w:rPr>
              <w:ins w:id="101" w:author="David Conklin" w:date="2021-09-19T10:38:00Z"/>
              <w:rFonts w:eastAsiaTheme="minorEastAsia"/>
              <w:noProof/>
            </w:rPr>
          </w:pPr>
          <w:ins w:id="10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v2 climate grid</w:t>
            </w:r>
            <w:r>
              <w:rPr>
                <w:noProof/>
                <w:webHidden/>
              </w:rPr>
              <w:tab/>
            </w:r>
            <w:r>
              <w:rPr>
                <w:noProof/>
                <w:webHidden/>
              </w:rPr>
              <w:fldChar w:fldCharType="begin"/>
            </w:r>
            <w:r>
              <w:rPr>
                <w:noProof/>
                <w:webHidden/>
              </w:rPr>
              <w:instrText xml:space="preserve"> PAGEREF _Toc82940332 \h </w:instrText>
            </w:r>
            <w:r>
              <w:rPr>
                <w:noProof/>
                <w:webHidden/>
              </w:rPr>
            </w:r>
          </w:ins>
          <w:r>
            <w:rPr>
              <w:noProof/>
              <w:webHidden/>
            </w:rPr>
            <w:fldChar w:fldCharType="separate"/>
          </w:r>
          <w:ins w:id="103" w:author="David Conklin" w:date="2021-09-19T10:38:00Z">
            <w:r>
              <w:rPr>
                <w:noProof/>
                <w:webHidden/>
              </w:rPr>
              <w:t>23</w:t>
            </w:r>
            <w:r>
              <w:rPr>
                <w:noProof/>
                <w:webHidden/>
              </w:rPr>
              <w:fldChar w:fldCharType="end"/>
            </w:r>
            <w:r w:rsidRPr="00212E7D">
              <w:rPr>
                <w:rStyle w:val="Hyperlink"/>
                <w:noProof/>
              </w:rPr>
              <w:fldChar w:fldCharType="end"/>
            </w:r>
          </w:ins>
        </w:p>
        <w:p w14:paraId="088639FB" w14:textId="06B189E6" w:rsidR="00CA398C" w:rsidRDefault="00CA398C">
          <w:pPr>
            <w:pStyle w:val="TOC2"/>
            <w:tabs>
              <w:tab w:val="right" w:leader="dot" w:pos="9350"/>
            </w:tabs>
            <w:rPr>
              <w:ins w:id="104" w:author="David Conklin" w:date="2021-09-19T10:38:00Z"/>
              <w:rFonts w:eastAsiaTheme="minorEastAsia"/>
              <w:noProof/>
            </w:rPr>
          </w:pPr>
          <w:ins w:id="10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How climate data is looked up</w:t>
            </w:r>
            <w:r>
              <w:rPr>
                <w:noProof/>
                <w:webHidden/>
              </w:rPr>
              <w:tab/>
            </w:r>
            <w:r>
              <w:rPr>
                <w:noProof/>
                <w:webHidden/>
              </w:rPr>
              <w:fldChar w:fldCharType="begin"/>
            </w:r>
            <w:r>
              <w:rPr>
                <w:noProof/>
                <w:webHidden/>
              </w:rPr>
              <w:instrText xml:space="preserve"> PAGEREF _Toc82940333 \h </w:instrText>
            </w:r>
            <w:r>
              <w:rPr>
                <w:noProof/>
                <w:webHidden/>
              </w:rPr>
            </w:r>
          </w:ins>
          <w:r>
            <w:rPr>
              <w:noProof/>
              <w:webHidden/>
            </w:rPr>
            <w:fldChar w:fldCharType="separate"/>
          </w:r>
          <w:ins w:id="106" w:author="David Conklin" w:date="2021-09-19T10:38:00Z">
            <w:r>
              <w:rPr>
                <w:noProof/>
                <w:webHidden/>
              </w:rPr>
              <w:t>23</w:t>
            </w:r>
            <w:r>
              <w:rPr>
                <w:noProof/>
                <w:webHidden/>
              </w:rPr>
              <w:fldChar w:fldCharType="end"/>
            </w:r>
            <w:r w:rsidRPr="00212E7D">
              <w:rPr>
                <w:rStyle w:val="Hyperlink"/>
                <w:noProof/>
              </w:rPr>
              <w:fldChar w:fldCharType="end"/>
            </w:r>
          </w:ins>
        </w:p>
        <w:p w14:paraId="206B1878" w14:textId="329E9D25" w:rsidR="00CA398C" w:rsidRDefault="00CA398C">
          <w:pPr>
            <w:pStyle w:val="TOC2"/>
            <w:tabs>
              <w:tab w:val="right" w:leader="dot" w:pos="9350"/>
            </w:tabs>
            <w:rPr>
              <w:ins w:id="107" w:author="David Conklin" w:date="2021-09-19T10:38:00Z"/>
              <w:rFonts w:eastAsiaTheme="minorEastAsia"/>
              <w:noProof/>
            </w:rPr>
          </w:pPr>
          <w:ins w:id="10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What is in a climate dataset</w:t>
            </w:r>
            <w:r>
              <w:rPr>
                <w:noProof/>
                <w:webHidden/>
              </w:rPr>
              <w:tab/>
            </w:r>
            <w:r>
              <w:rPr>
                <w:noProof/>
                <w:webHidden/>
              </w:rPr>
              <w:fldChar w:fldCharType="begin"/>
            </w:r>
            <w:r>
              <w:rPr>
                <w:noProof/>
                <w:webHidden/>
              </w:rPr>
              <w:instrText xml:space="preserve"> PAGEREF _Toc82940334 \h </w:instrText>
            </w:r>
            <w:r>
              <w:rPr>
                <w:noProof/>
                <w:webHidden/>
              </w:rPr>
            </w:r>
          </w:ins>
          <w:r>
            <w:rPr>
              <w:noProof/>
              <w:webHidden/>
            </w:rPr>
            <w:fldChar w:fldCharType="separate"/>
          </w:r>
          <w:ins w:id="109" w:author="David Conklin" w:date="2021-09-19T10:38:00Z">
            <w:r>
              <w:rPr>
                <w:noProof/>
                <w:webHidden/>
              </w:rPr>
              <w:t>24</w:t>
            </w:r>
            <w:r>
              <w:rPr>
                <w:noProof/>
                <w:webHidden/>
              </w:rPr>
              <w:fldChar w:fldCharType="end"/>
            </w:r>
            <w:r w:rsidRPr="00212E7D">
              <w:rPr>
                <w:rStyle w:val="Hyperlink"/>
                <w:noProof/>
              </w:rPr>
              <w:fldChar w:fldCharType="end"/>
            </w:r>
          </w:ins>
        </w:p>
        <w:p w14:paraId="4796759B" w14:textId="2E65E053" w:rsidR="00CA398C" w:rsidRDefault="00CA398C">
          <w:pPr>
            <w:pStyle w:val="TOC1"/>
            <w:tabs>
              <w:tab w:val="right" w:leader="dot" w:pos="9350"/>
            </w:tabs>
            <w:rPr>
              <w:ins w:id="110" w:author="David Conklin" w:date="2021-09-19T10:38:00Z"/>
              <w:rFonts w:eastAsiaTheme="minorEastAsia"/>
              <w:noProof/>
            </w:rPr>
          </w:pPr>
          <w:ins w:id="11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Water rights</w:t>
            </w:r>
            <w:r>
              <w:rPr>
                <w:noProof/>
                <w:webHidden/>
              </w:rPr>
              <w:tab/>
            </w:r>
            <w:r>
              <w:rPr>
                <w:noProof/>
                <w:webHidden/>
              </w:rPr>
              <w:fldChar w:fldCharType="begin"/>
            </w:r>
            <w:r>
              <w:rPr>
                <w:noProof/>
                <w:webHidden/>
              </w:rPr>
              <w:instrText xml:space="preserve"> PAGEREF _Toc82940335 \h </w:instrText>
            </w:r>
            <w:r>
              <w:rPr>
                <w:noProof/>
                <w:webHidden/>
              </w:rPr>
            </w:r>
          </w:ins>
          <w:r>
            <w:rPr>
              <w:noProof/>
              <w:webHidden/>
            </w:rPr>
            <w:fldChar w:fldCharType="separate"/>
          </w:r>
          <w:ins w:id="112" w:author="David Conklin" w:date="2021-09-19T10:38:00Z">
            <w:r>
              <w:rPr>
                <w:noProof/>
                <w:webHidden/>
              </w:rPr>
              <w:t>25</w:t>
            </w:r>
            <w:r>
              <w:rPr>
                <w:noProof/>
                <w:webHidden/>
              </w:rPr>
              <w:fldChar w:fldCharType="end"/>
            </w:r>
            <w:r w:rsidRPr="00212E7D">
              <w:rPr>
                <w:rStyle w:val="Hyperlink"/>
                <w:noProof/>
              </w:rPr>
              <w:fldChar w:fldCharType="end"/>
            </w:r>
          </w:ins>
        </w:p>
        <w:p w14:paraId="722A961E" w14:textId="5BC6716E" w:rsidR="00CA398C" w:rsidRDefault="00CA398C">
          <w:pPr>
            <w:pStyle w:val="TOC2"/>
            <w:tabs>
              <w:tab w:val="right" w:leader="dot" w:pos="9350"/>
            </w:tabs>
            <w:rPr>
              <w:ins w:id="113" w:author="David Conklin" w:date="2021-09-19T10:38:00Z"/>
              <w:rFonts w:eastAsiaTheme="minorEastAsia"/>
              <w:noProof/>
            </w:rPr>
          </w:pPr>
          <w:ins w:id="11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Water rights data</w:t>
            </w:r>
            <w:r>
              <w:rPr>
                <w:noProof/>
                <w:webHidden/>
              </w:rPr>
              <w:tab/>
            </w:r>
            <w:r>
              <w:rPr>
                <w:noProof/>
                <w:webHidden/>
              </w:rPr>
              <w:fldChar w:fldCharType="begin"/>
            </w:r>
            <w:r>
              <w:rPr>
                <w:noProof/>
                <w:webHidden/>
              </w:rPr>
              <w:instrText xml:space="preserve"> PAGEREF _Toc82940336 \h </w:instrText>
            </w:r>
            <w:r>
              <w:rPr>
                <w:noProof/>
                <w:webHidden/>
              </w:rPr>
            </w:r>
          </w:ins>
          <w:r>
            <w:rPr>
              <w:noProof/>
              <w:webHidden/>
            </w:rPr>
            <w:fldChar w:fldCharType="separate"/>
          </w:r>
          <w:ins w:id="115" w:author="David Conklin" w:date="2021-09-19T10:38:00Z">
            <w:r>
              <w:rPr>
                <w:noProof/>
                <w:webHidden/>
              </w:rPr>
              <w:t>25</w:t>
            </w:r>
            <w:r>
              <w:rPr>
                <w:noProof/>
                <w:webHidden/>
              </w:rPr>
              <w:fldChar w:fldCharType="end"/>
            </w:r>
            <w:r w:rsidRPr="00212E7D">
              <w:rPr>
                <w:rStyle w:val="Hyperlink"/>
                <w:noProof/>
              </w:rPr>
              <w:fldChar w:fldCharType="end"/>
            </w:r>
          </w:ins>
        </w:p>
        <w:p w14:paraId="66CE02CB" w14:textId="0952DC95" w:rsidR="00CA398C" w:rsidRDefault="00CA398C">
          <w:pPr>
            <w:pStyle w:val="TOC2"/>
            <w:tabs>
              <w:tab w:val="right" w:leader="dot" w:pos="9350"/>
            </w:tabs>
            <w:rPr>
              <w:ins w:id="116" w:author="David Conklin" w:date="2021-09-19T10:38:00Z"/>
              <w:rFonts w:eastAsiaTheme="minorEastAsia"/>
              <w:noProof/>
            </w:rPr>
          </w:pPr>
          <w:ins w:id="11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wr_pods.csv file</w:t>
            </w:r>
            <w:r>
              <w:rPr>
                <w:noProof/>
                <w:webHidden/>
              </w:rPr>
              <w:tab/>
            </w:r>
            <w:r>
              <w:rPr>
                <w:noProof/>
                <w:webHidden/>
              </w:rPr>
              <w:fldChar w:fldCharType="begin"/>
            </w:r>
            <w:r>
              <w:rPr>
                <w:noProof/>
                <w:webHidden/>
              </w:rPr>
              <w:instrText xml:space="preserve"> PAGEREF _Toc82940337 \h </w:instrText>
            </w:r>
            <w:r>
              <w:rPr>
                <w:noProof/>
                <w:webHidden/>
              </w:rPr>
            </w:r>
          </w:ins>
          <w:r>
            <w:rPr>
              <w:noProof/>
              <w:webHidden/>
            </w:rPr>
            <w:fldChar w:fldCharType="separate"/>
          </w:r>
          <w:ins w:id="118" w:author="David Conklin" w:date="2021-09-19T10:38:00Z">
            <w:r>
              <w:rPr>
                <w:noProof/>
                <w:webHidden/>
              </w:rPr>
              <w:t>25</w:t>
            </w:r>
            <w:r>
              <w:rPr>
                <w:noProof/>
                <w:webHidden/>
              </w:rPr>
              <w:fldChar w:fldCharType="end"/>
            </w:r>
            <w:r w:rsidRPr="00212E7D">
              <w:rPr>
                <w:rStyle w:val="Hyperlink"/>
                <w:noProof/>
              </w:rPr>
              <w:fldChar w:fldCharType="end"/>
            </w:r>
          </w:ins>
        </w:p>
        <w:p w14:paraId="084E165E" w14:textId="7A7E387B" w:rsidR="00CA398C" w:rsidRDefault="00CA398C">
          <w:pPr>
            <w:pStyle w:val="TOC2"/>
            <w:tabs>
              <w:tab w:val="right" w:leader="dot" w:pos="9350"/>
            </w:tabs>
            <w:rPr>
              <w:ins w:id="119" w:author="David Conklin" w:date="2021-09-19T10:38:00Z"/>
              <w:rFonts w:eastAsiaTheme="minorEastAsia"/>
              <w:noProof/>
            </w:rPr>
          </w:pPr>
          <w:ins w:id="12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wr_pous.csv file</w:t>
            </w:r>
            <w:r>
              <w:rPr>
                <w:noProof/>
                <w:webHidden/>
              </w:rPr>
              <w:tab/>
            </w:r>
            <w:r>
              <w:rPr>
                <w:noProof/>
                <w:webHidden/>
              </w:rPr>
              <w:fldChar w:fldCharType="begin"/>
            </w:r>
            <w:r>
              <w:rPr>
                <w:noProof/>
                <w:webHidden/>
              </w:rPr>
              <w:instrText xml:space="preserve"> PAGEREF _Toc82940338 \h </w:instrText>
            </w:r>
            <w:r>
              <w:rPr>
                <w:noProof/>
                <w:webHidden/>
              </w:rPr>
            </w:r>
          </w:ins>
          <w:r>
            <w:rPr>
              <w:noProof/>
              <w:webHidden/>
            </w:rPr>
            <w:fldChar w:fldCharType="separate"/>
          </w:r>
          <w:ins w:id="121" w:author="David Conklin" w:date="2021-09-19T10:38:00Z">
            <w:r>
              <w:rPr>
                <w:noProof/>
                <w:webHidden/>
              </w:rPr>
              <w:t>26</w:t>
            </w:r>
            <w:r>
              <w:rPr>
                <w:noProof/>
                <w:webHidden/>
              </w:rPr>
              <w:fldChar w:fldCharType="end"/>
            </w:r>
            <w:r w:rsidRPr="00212E7D">
              <w:rPr>
                <w:rStyle w:val="Hyperlink"/>
                <w:noProof/>
              </w:rPr>
              <w:fldChar w:fldCharType="end"/>
            </w:r>
          </w:ins>
        </w:p>
        <w:p w14:paraId="36BCC7DA" w14:textId="79F90972" w:rsidR="00CA398C" w:rsidRDefault="00CA398C">
          <w:pPr>
            <w:pStyle w:val="TOC2"/>
            <w:tabs>
              <w:tab w:val="right" w:leader="dot" w:pos="9350"/>
            </w:tabs>
            <w:rPr>
              <w:ins w:id="122" w:author="David Conklin" w:date="2021-09-19T10:38:00Z"/>
              <w:rFonts w:eastAsiaTheme="minorEastAsia"/>
              <w:noProof/>
            </w:rPr>
          </w:pPr>
          <w:ins w:id="12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"_Toc82940339"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Allocating surface water rights to irrigation</w:t>
            </w:r>
            <w:r>
              <w:rPr>
                <w:noProof/>
                <w:webHidden/>
              </w:rPr>
              <w:tab/>
            </w:r>
            <w:r>
              <w:rPr>
                <w:noProof/>
                <w:webHidden/>
              </w:rPr>
              <w:fldChar w:fldCharType="begin"/>
            </w:r>
            <w:r>
              <w:rPr>
                <w:noProof/>
                <w:webHidden/>
              </w:rPr>
              <w:instrText xml:space="preserve"> PAGEREF _Toc82940339 \h </w:instrText>
            </w:r>
            <w:r>
              <w:rPr>
                <w:noProof/>
                <w:webHidden/>
              </w:rPr>
            </w:r>
          </w:ins>
          <w:r>
            <w:rPr>
              <w:noProof/>
              <w:webHidden/>
            </w:rPr>
            <w:fldChar w:fldCharType="separate"/>
          </w:r>
          <w:ins w:id="124" w:author="David Conklin" w:date="2021-09-19T10:38:00Z">
            <w:r>
              <w:rPr>
                <w:noProof/>
                <w:webHidden/>
              </w:rPr>
              <w:t>27</w:t>
            </w:r>
            <w:r>
              <w:rPr>
                <w:noProof/>
                <w:webHidden/>
              </w:rPr>
              <w:fldChar w:fldCharType="end"/>
            </w:r>
            <w:r w:rsidRPr="00212E7D">
              <w:rPr>
                <w:rStyle w:val="Hyperlink"/>
                <w:noProof/>
              </w:rPr>
              <w:fldChar w:fldCharType="end"/>
            </w:r>
          </w:ins>
        </w:p>
        <w:p w14:paraId="034BB66A" w14:textId="46CE0A80" w:rsidR="00CA398C" w:rsidRDefault="00CA398C">
          <w:pPr>
            <w:pStyle w:val="TOC2"/>
            <w:tabs>
              <w:tab w:val="right" w:leader="dot" w:pos="9350"/>
            </w:tabs>
            <w:rPr>
              <w:ins w:id="125" w:author="David Conklin" w:date="2021-09-19T10:38:00Z"/>
              <w:rFonts w:eastAsiaTheme="minorEastAsia"/>
              <w:noProof/>
            </w:rPr>
          </w:pPr>
          <w:ins w:id="12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Adding a water right</w:t>
            </w:r>
            <w:r>
              <w:rPr>
                <w:noProof/>
                <w:webHidden/>
              </w:rPr>
              <w:tab/>
            </w:r>
            <w:r>
              <w:rPr>
                <w:noProof/>
                <w:webHidden/>
              </w:rPr>
              <w:fldChar w:fldCharType="begin"/>
            </w:r>
            <w:r>
              <w:rPr>
                <w:noProof/>
                <w:webHidden/>
              </w:rPr>
              <w:instrText xml:space="preserve"> PAGEREF _Toc82940340 \h </w:instrText>
            </w:r>
            <w:r>
              <w:rPr>
                <w:noProof/>
                <w:webHidden/>
              </w:rPr>
            </w:r>
          </w:ins>
          <w:r>
            <w:rPr>
              <w:noProof/>
              <w:webHidden/>
            </w:rPr>
            <w:fldChar w:fldCharType="separate"/>
          </w:r>
          <w:ins w:id="127" w:author="David Conklin" w:date="2021-09-19T10:38:00Z">
            <w:r>
              <w:rPr>
                <w:noProof/>
                <w:webHidden/>
              </w:rPr>
              <w:t>27</w:t>
            </w:r>
            <w:r>
              <w:rPr>
                <w:noProof/>
                <w:webHidden/>
              </w:rPr>
              <w:fldChar w:fldCharType="end"/>
            </w:r>
            <w:r w:rsidRPr="00212E7D">
              <w:rPr>
                <w:rStyle w:val="Hyperlink"/>
                <w:noProof/>
              </w:rPr>
              <w:fldChar w:fldCharType="end"/>
            </w:r>
          </w:ins>
        </w:p>
        <w:p w14:paraId="0AA1A72D" w14:textId="4DF0C62E" w:rsidR="00CA398C" w:rsidRDefault="00CA398C">
          <w:pPr>
            <w:pStyle w:val="TOC1"/>
            <w:tabs>
              <w:tab w:val="right" w:leader="dot" w:pos="9350"/>
            </w:tabs>
            <w:rPr>
              <w:ins w:id="128" w:author="David Conklin" w:date="2021-09-19T10:38:00Z"/>
              <w:rFonts w:eastAsiaTheme="minorEastAsia"/>
              <w:noProof/>
            </w:rPr>
          </w:pPr>
          <w:ins w:id="12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Initial conditions</w:t>
            </w:r>
            <w:r>
              <w:rPr>
                <w:noProof/>
                <w:webHidden/>
              </w:rPr>
              <w:tab/>
            </w:r>
            <w:r>
              <w:rPr>
                <w:noProof/>
                <w:webHidden/>
              </w:rPr>
              <w:fldChar w:fldCharType="begin"/>
            </w:r>
            <w:r>
              <w:rPr>
                <w:noProof/>
                <w:webHidden/>
              </w:rPr>
              <w:instrText xml:space="preserve"> PAGEREF _Toc82940341 \h </w:instrText>
            </w:r>
            <w:r>
              <w:rPr>
                <w:noProof/>
                <w:webHidden/>
              </w:rPr>
            </w:r>
          </w:ins>
          <w:r>
            <w:rPr>
              <w:noProof/>
              <w:webHidden/>
            </w:rPr>
            <w:fldChar w:fldCharType="separate"/>
          </w:r>
          <w:ins w:id="130" w:author="David Conklin" w:date="2021-09-19T10:38:00Z">
            <w:r>
              <w:rPr>
                <w:noProof/>
                <w:webHidden/>
              </w:rPr>
              <w:t>28</w:t>
            </w:r>
            <w:r>
              <w:rPr>
                <w:noProof/>
                <w:webHidden/>
              </w:rPr>
              <w:fldChar w:fldCharType="end"/>
            </w:r>
            <w:r w:rsidRPr="00212E7D">
              <w:rPr>
                <w:rStyle w:val="Hyperlink"/>
                <w:noProof/>
              </w:rPr>
              <w:fldChar w:fldCharType="end"/>
            </w:r>
          </w:ins>
        </w:p>
        <w:p w14:paraId="76971255" w14:textId="38820111" w:rsidR="00CA398C" w:rsidRDefault="00CA398C">
          <w:pPr>
            <w:pStyle w:val="TOC2"/>
            <w:tabs>
              <w:tab w:val="right" w:leader="dot" w:pos="9350"/>
            </w:tabs>
            <w:rPr>
              <w:ins w:id="131" w:author="David Conklin" w:date="2021-09-19T10:38:00Z"/>
              <w:rFonts w:eastAsiaTheme="minorEastAsia"/>
              <w:noProof/>
            </w:rPr>
          </w:pPr>
          <w:ins w:id="13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State variables</w:t>
            </w:r>
            <w:r>
              <w:rPr>
                <w:noProof/>
                <w:webHidden/>
              </w:rPr>
              <w:tab/>
            </w:r>
            <w:r>
              <w:rPr>
                <w:noProof/>
                <w:webHidden/>
              </w:rPr>
              <w:fldChar w:fldCharType="begin"/>
            </w:r>
            <w:r>
              <w:rPr>
                <w:noProof/>
                <w:webHidden/>
              </w:rPr>
              <w:instrText xml:space="preserve"> PAGEREF _Toc82940342 \h </w:instrText>
            </w:r>
            <w:r>
              <w:rPr>
                <w:noProof/>
                <w:webHidden/>
              </w:rPr>
            </w:r>
          </w:ins>
          <w:r>
            <w:rPr>
              <w:noProof/>
              <w:webHidden/>
            </w:rPr>
            <w:fldChar w:fldCharType="separate"/>
          </w:r>
          <w:ins w:id="133" w:author="David Conklin" w:date="2021-09-19T10:38:00Z">
            <w:r>
              <w:rPr>
                <w:noProof/>
                <w:webHidden/>
              </w:rPr>
              <w:t>28</w:t>
            </w:r>
            <w:r>
              <w:rPr>
                <w:noProof/>
                <w:webHidden/>
              </w:rPr>
              <w:fldChar w:fldCharType="end"/>
            </w:r>
            <w:r w:rsidRPr="00212E7D">
              <w:rPr>
                <w:rStyle w:val="Hyperlink"/>
                <w:noProof/>
              </w:rPr>
              <w:fldChar w:fldCharType="end"/>
            </w:r>
          </w:ins>
        </w:p>
        <w:p w14:paraId="1CA7456D" w14:textId="444B3E13" w:rsidR="00CA398C" w:rsidRDefault="00CA398C">
          <w:pPr>
            <w:pStyle w:val="TOC2"/>
            <w:tabs>
              <w:tab w:val="right" w:leader="dot" w:pos="9350"/>
            </w:tabs>
            <w:rPr>
              <w:ins w:id="134" w:author="David Conklin" w:date="2021-09-19T10:38:00Z"/>
              <w:rFonts w:eastAsiaTheme="minorEastAsia"/>
              <w:noProof/>
            </w:rPr>
          </w:pPr>
          <w:ins w:id="13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_Toc82940343 \h </w:instrText>
            </w:r>
            <w:r>
              <w:rPr>
                <w:noProof/>
                <w:webHidden/>
              </w:rPr>
            </w:r>
          </w:ins>
          <w:r>
            <w:rPr>
              <w:noProof/>
              <w:webHidden/>
            </w:rPr>
            <w:fldChar w:fldCharType="separate"/>
          </w:r>
          <w:ins w:id="136" w:author="David Conklin" w:date="2021-09-19T10:38:00Z">
            <w:r>
              <w:rPr>
                <w:noProof/>
                <w:webHidden/>
              </w:rPr>
              <w:t>28</w:t>
            </w:r>
            <w:r>
              <w:rPr>
                <w:noProof/>
                <w:webHidden/>
              </w:rPr>
              <w:fldChar w:fldCharType="end"/>
            </w:r>
            <w:r w:rsidRPr="00212E7D">
              <w:rPr>
                <w:rStyle w:val="Hyperlink"/>
                <w:noProof/>
              </w:rPr>
              <w:fldChar w:fldCharType="end"/>
            </w:r>
          </w:ins>
        </w:p>
        <w:p w14:paraId="581F2935" w14:textId="0E4CAA60" w:rsidR="00CA398C" w:rsidRDefault="00CA398C">
          <w:pPr>
            <w:pStyle w:val="TOC2"/>
            <w:tabs>
              <w:tab w:val="right" w:leader="dot" w:pos="9350"/>
            </w:tabs>
            <w:rPr>
              <w:ins w:id="137" w:author="David Conklin" w:date="2021-09-19T10:38:00Z"/>
              <w:rFonts w:eastAsiaTheme="minorEastAsia"/>
              <w:noProof/>
            </w:rPr>
          </w:pPr>
          <w:ins w:id="13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Initializing ID numbers: coldstart</w:t>
            </w:r>
            <w:r>
              <w:rPr>
                <w:noProof/>
                <w:webHidden/>
              </w:rPr>
              <w:tab/>
            </w:r>
            <w:r>
              <w:rPr>
                <w:noProof/>
                <w:webHidden/>
              </w:rPr>
              <w:fldChar w:fldCharType="begin"/>
            </w:r>
            <w:r>
              <w:rPr>
                <w:noProof/>
                <w:webHidden/>
              </w:rPr>
              <w:instrText xml:space="preserve"> PAGEREF _Toc82940344 \h </w:instrText>
            </w:r>
            <w:r>
              <w:rPr>
                <w:noProof/>
                <w:webHidden/>
              </w:rPr>
            </w:r>
          </w:ins>
          <w:r>
            <w:rPr>
              <w:noProof/>
              <w:webHidden/>
            </w:rPr>
            <w:fldChar w:fldCharType="separate"/>
          </w:r>
          <w:ins w:id="139" w:author="David Conklin" w:date="2021-09-19T10:38:00Z">
            <w:r>
              <w:rPr>
                <w:noProof/>
                <w:webHidden/>
              </w:rPr>
              <w:t>29</w:t>
            </w:r>
            <w:r>
              <w:rPr>
                <w:noProof/>
                <w:webHidden/>
              </w:rPr>
              <w:fldChar w:fldCharType="end"/>
            </w:r>
            <w:r w:rsidRPr="00212E7D">
              <w:rPr>
                <w:rStyle w:val="Hyperlink"/>
                <w:noProof/>
              </w:rPr>
              <w:fldChar w:fldCharType="end"/>
            </w:r>
          </w:ins>
        </w:p>
        <w:p w14:paraId="3E7CC273" w14:textId="6CCB2EA5" w:rsidR="00CA398C" w:rsidRDefault="00CA398C">
          <w:pPr>
            <w:pStyle w:val="TOC2"/>
            <w:tabs>
              <w:tab w:val="right" w:leader="dot" w:pos="9350"/>
            </w:tabs>
            <w:rPr>
              <w:ins w:id="140" w:author="David Conklin" w:date="2021-09-19T10:38:00Z"/>
              <w:rFonts w:eastAsiaTheme="minorEastAsia"/>
              <w:noProof/>
            </w:rPr>
          </w:pPr>
          <w:ins w:id="14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_Toc82940345 \h </w:instrText>
            </w:r>
            <w:r>
              <w:rPr>
                <w:noProof/>
                <w:webHidden/>
              </w:rPr>
            </w:r>
          </w:ins>
          <w:r>
            <w:rPr>
              <w:noProof/>
              <w:webHidden/>
            </w:rPr>
            <w:fldChar w:fldCharType="separate"/>
          </w:r>
          <w:ins w:id="142" w:author="David Conklin" w:date="2021-09-19T10:38:00Z">
            <w:r>
              <w:rPr>
                <w:noProof/>
                <w:webHidden/>
              </w:rPr>
              <w:t>29</w:t>
            </w:r>
            <w:r>
              <w:rPr>
                <w:noProof/>
                <w:webHidden/>
              </w:rPr>
              <w:fldChar w:fldCharType="end"/>
            </w:r>
            <w:r w:rsidRPr="00212E7D">
              <w:rPr>
                <w:rStyle w:val="Hyperlink"/>
                <w:noProof/>
              </w:rPr>
              <w:fldChar w:fldCharType="end"/>
            </w:r>
          </w:ins>
        </w:p>
        <w:p w14:paraId="533C9AB4" w14:textId="2FF252DD" w:rsidR="00CA398C" w:rsidRDefault="00CA398C">
          <w:pPr>
            <w:pStyle w:val="TOC2"/>
            <w:tabs>
              <w:tab w:val="right" w:leader="dot" w:pos="9350"/>
            </w:tabs>
            <w:rPr>
              <w:ins w:id="143" w:author="David Conklin" w:date="2021-09-19T10:38:00Z"/>
              <w:rFonts w:eastAsiaTheme="minorEastAsia"/>
              <w:noProof/>
            </w:rPr>
          </w:pPr>
          <w:ins w:id="14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Initializing HBVCALIB attributes: spinup</w:t>
            </w:r>
            <w:r>
              <w:rPr>
                <w:noProof/>
                <w:webHidden/>
              </w:rPr>
              <w:tab/>
            </w:r>
            <w:r>
              <w:rPr>
                <w:noProof/>
                <w:webHidden/>
              </w:rPr>
              <w:fldChar w:fldCharType="begin"/>
            </w:r>
            <w:r>
              <w:rPr>
                <w:noProof/>
                <w:webHidden/>
              </w:rPr>
              <w:instrText xml:space="preserve"> PAGEREF _Toc82940346 \h </w:instrText>
            </w:r>
            <w:r>
              <w:rPr>
                <w:noProof/>
                <w:webHidden/>
              </w:rPr>
            </w:r>
          </w:ins>
          <w:r>
            <w:rPr>
              <w:noProof/>
              <w:webHidden/>
            </w:rPr>
            <w:fldChar w:fldCharType="separate"/>
          </w:r>
          <w:ins w:id="145" w:author="David Conklin" w:date="2021-09-19T10:38:00Z">
            <w:r>
              <w:rPr>
                <w:noProof/>
                <w:webHidden/>
              </w:rPr>
              <w:t>29</w:t>
            </w:r>
            <w:r>
              <w:rPr>
                <w:noProof/>
                <w:webHidden/>
              </w:rPr>
              <w:fldChar w:fldCharType="end"/>
            </w:r>
            <w:r w:rsidRPr="00212E7D">
              <w:rPr>
                <w:rStyle w:val="Hyperlink"/>
                <w:noProof/>
              </w:rPr>
              <w:fldChar w:fldCharType="end"/>
            </w:r>
          </w:ins>
        </w:p>
        <w:p w14:paraId="5707DEEE" w14:textId="11124984" w:rsidR="00CA398C" w:rsidRDefault="00CA398C">
          <w:pPr>
            <w:pStyle w:val="TOC2"/>
            <w:tabs>
              <w:tab w:val="right" w:leader="dot" w:pos="9350"/>
            </w:tabs>
            <w:rPr>
              <w:ins w:id="146" w:author="David Conklin" w:date="2021-09-19T10:38:00Z"/>
              <w:rFonts w:eastAsiaTheme="minorEastAsia"/>
              <w:noProof/>
            </w:rPr>
          </w:pPr>
          <w:ins w:id="14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_Toc82940347 \h </w:instrText>
            </w:r>
            <w:r>
              <w:rPr>
                <w:noProof/>
                <w:webHidden/>
              </w:rPr>
            </w:r>
          </w:ins>
          <w:r>
            <w:rPr>
              <w:noProof/>
              <w:webHidden/>
            </w:rPr>
            <w:fldChar w:fldCharType="separate"/>
          </w:r>
          <w:ins w:id="148" w:author="David Conklin" w:date="2021-09-19T10:38:00Z">
            <w:r>
              <w:rPr>
                <w:noProof/>
                <w:webHidden/>
              </w:rPr>
              <w:t>30</w:t>
            </w:r>
            <w:r>
              <w:rPr>
                <w:noProof/>
                <w:webHidden/>
              </w:rPr>
              <w:fldChar w:fldCharType="end"/>
            </w:r>
            <w:r w:rsidRPr="00212E7D">
              <w:rPr>
                <w:rStyle w:val="Hyperlink"/>
                <w:noProof/>
              </w:rPr>
              <w:fldChar w:fldCharType="end"/>
            </w:r>
          </w:ins>
        </w:p>
        <w:p w14:paraId="64002DBF" w14:textId="0E3A27D3" w:rsidR="00CA398C" w:rsidRDefault="00CA398C">
          <w:pPr>
            <w:pStyle w:val="TOC2"/>
            <w:tabs>
              <w:tab w:val="right" w:leader="dot" w:pos="9350"/>
            </w:tabs>
            <w:rPr>
              <w:ins w:id="149" w:author="David Conklin" w:date="2021-09-19T10:38:00Z"/>
              <w:rFonts w:eastAsiaTheme="minorEastAsia"/>
              <w:noProof/>
            </w:rPr>
          </w:pPr>
          <w:ins w:id="15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What is in the IC file</w:t>
            </w:r>
            <w:r>
              <w:rPr>
                <w:noProof/>
                <w:webHidden/>
              </w:rPr>
              <w:tab/>
            </w:r>
            <w:r>
              <w:rPr>
                <w:noProof/>
                <w:webHidden/>
              </w:rPr>
              <w:fldChar w:fldCharType="begin"/>
            </w:r>
            <w:r>
              <w:rPr>
                <w:noProof/>
                <w:webHidden/>
              </w:rPr>
              <w:instrText xml:space="preserve"> PAGEREF _Toc82940348 \h </w:instrText>
            </w:r>
            <w:r>
              <w:rPr>
                <w:noProof/>
                <w:webHidden/>
              </w:rPr>
            </w:r>
          </w:ins>
          <w:r>
            <w:rPr>
              <w:noProof/>
              <w:webHidden/>
            </w:rPr>
            <w:fldChar w:fldCharType="separate"/>
          </w:r>
          <w:ins w:id="151" w:author="David Conklin" w:date="2021-09-19T10:38:00Z">
            <w:r>
              <w:rPr>
                <w:noProof/>
                <w:webHidden/>
              </w:rPr>
              <w:t>30</w:t>
            </w:r>
            <w:r>
              <w:rPr>
                <w:noProof/>
                <w:webHidden/>
              </w:rPr>
              <w:fldChar w:fldCharType="end"/>
            </w:r>
            <w:r w:rsidRPr="00212E7D">
              <w:rPr>
                <w:rStyle w:val="Hyperlink"/>
                <w:noProof/>
              </w:rPr>
              <w:fldChar w:fldCharType="end"/>
            </w:r>
          </w:ins>
        </w:p>
        <w:p w14:paraId="75E7D7B1" w14:textId="4F222299" w:rsidR="00CA398C" w:rsidRDefault="00CA398C">
          <w:pPr>
            <w:pStyle w:val="TOC2"/>
            <w:tabs>
              <w:tab w:val="right" w:leader="dot" w:pos="9350"/>
            </w:tabs>
            <w:rPr>
              <w:ins w:id="152" w:author="David Conklin" w:date="2021-09-19T10:38:00Z"/>
              <w:rFonts w:eastAsiaTheme="minorEastAsia"/>
              <w:noProof/>
            </w:rPr>
          </w:pPr>
          <w:ins w:id="15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"_Toc82940349"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State variables in the IDU shapefile</w:t>
            </w:r>
            <w:r>
              <w:rPr>
                <w:noProof/>
                <w:webHidden/>
              </w:rPr>
              <w:tab/>
            </w:r>
            <w:r>
              <w:rPr>
                <w:noProof/>
                <w:webHidden/>
              </w:rPr>
              <w:fldChar w:fldCharType="begin"/>
            </w:r>
            <w:r>
              <w:rPr>
                <w:noProof/>
                <w:webHidden/>
              </w:rPr>
              <w:instrText xml:space="preserve"> PAGEREF _Toc82940349 \h </w:instrText>
            </w:r>
            <w:r>
              <w:rPr>
                <w:noProof/>
                <w:webHidden/>
              </w:rPr>
            </w:r>
          </w:ins>
          <w:r>
            <w:rPr>
              <w:noProof/>
              <w:webHidden/>
            </w:rPr>
            <w:fldChar w:fldCharType="separate"/>
          </w:r>
          <w:ins w:id="154" w:author="David Conklin" w:date="2021-09-19T10:38:00Z">
            <w:r>
              <w:rPr>
                <w:noProof/>
                <w:webHidden/>
              </w:rPr>
              <w:t>30</w:t>
            </w:r>
            <w:r>
              <w:rPr>
                <w:noProof/>
                <w:webHidden/>
              </w:rPr>
              <w:fldChar w:fldCharType="end"/>
            </w:r>
            <w:r w:rsidRPr="00212E7D">
              <w:rPr>
                <w:rStyle w:val="Hyperlink"/>
                <w:noProof/>
              </w:rPr>
              <w:fldChar w:fldCharType="end"/>
            </w:r>
          </w:ins>
        </w:p>
        <w:p w14:paraId="5A4AA34D" w14:textId="7279837B" w:rsidR="00CA398C" w:rsidRDefault="00CA398C">
          <w:pPr>
            <w:pStyle w:val="TOC2"/>
            <w:tabs>
              <w:tab w:val="right" w:leader="dot" w:pos="9350"/>
            </w:tabs>
            <w:rPr>
              <w:ins w:id="155" w:author="David Conklin" w:date="2021-09-19T10:38:00Z"/>
              <w:rFonts w:eastAsiaTheme="minorEastAsia"/>
              <w:noProof/>
            </w:rPr>
          </w:pPr>
          <w:ins w:id="15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_Toc82940350 \h </w:instrText>
            </w:r>
            <w:r>
              <w:rPr>
                <w:noProof/>
                <w:webHidden/>
              </w:rPr>
            </w:r>
          </w:ins>
          <w:r>
            <w:rPr>
              <w:noProof/>
              <w:webHidden/>
            </w:rPr>
            <w:fldChar w:fldCharType="separate"/>
          </w:r>
          <w:ins w:id="157" w:author="David Conklin" w:date="2021-09-19T10:38:00Z">
            <w:r>
              <w:rPr>
                <w:noProof/>
                <w:webHidden/>
              </w:rPr>
              <w:t>31</w:t>
            </w:r>
            <w:r>
              <w:rPr>
                <w:noProof/>
                <w:webHidden/>
              </w:rPr>
              <w:fldChar w:fldCharType="end"/>
            </w:r>
            <w:r w:rsidRPr="00212E7D">
              <w:rPr>
                <w:rStyle w:val="Hyperlink"/>
                <w:noProof/>
              </w:rPr>
              <w:fldChar w:fldCharType="end"/>
            </w:r>
          </w:ins>
        </w:p>
        <w:p w14:paraId="7C67A081" w14:textId="02A7E3AF" w:rsidR="00CA398C" w:rsidRDefault="00CA398C">
          <w:pPr>
            <w:pStyle w:val="TOC2"/>
            <w:tabs>
              <w:tab w:val="right" w:leader="dot" w:pos="9350"/>
            </w:tabs>
            <w:rPr>
              <w:ins w:id="158" w:author="David Conklin" w:date="2021-09-19T10:38:00Z"/>
              <w:rFonts w:eastAsiaTheme="minorEastAsia"/>
              <w:noProof/>
            </w:rPr>
          </w:pPr>
          <w:ins w:id="15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Default values used when the data is incomplete</w:t>
            </w:r>
            <w:r>
              <w:rPr>
                <w:noProof/>
                <w:webHidden/>
              </w:rPr>
              <w:tab/>
            </w:r>
            <w:r>
              <w:rPr>
                <w:noProof/>
                <w:webHidden/>
              </w:rPr>
              <w:fldChar w:fldCharType="begin"/>
            </w:r>
            <w:r>
              <w:rPr>
                <w:noProof/>
                <w:webHidden/>
              </w:rPr>
              <w:instrText xml:space="preserve"> PAGEREF _Toc82940351 \h </w:instrText>
            </w:r>
            <w:r>
              <w:rPr>
                <w:noProof/>
                <w:webHidden/>
              </w:rPr>
            </w:r>
          </w:ins>
          <w:r>
            <w:rPr>
              <w:noProof/>
              <w:webHidden/>
            </w:rPr>
            <w:fldChar w:fldCharType="separate"/>
          </w:r>
          <w:ins w:id="160" w:author="David Conklin" w:date="2021-09-19T10:38:00Z">
            <w:r>
              <w:rPr>
                <w:noProof/>
                <w:webHidden/>
              </w:rPr>
              <w:t>31</w:t>
            </w:r>
            <w:r>
              <w:rPr>
                <w:noProof/>
                <w:webHidden/>
              </w:rPr>
              <w:fldChar w:fldCharType="end"/>
            </w:r>
            <w:r w:rsidRPr="00212E7D">
              <w:rPr>
                <w:rStyle w:val="Hyperlink"/>
                <w:noProof/>
              </w:rPr>
              <w:fldChar w:fldCharType="end"/>
            </w:r>
          </w:ins>
        </w:p>
        <w:p w14:paraId="2E856568" w14:textId="16F31FC5" w:rsidR="00CA398C" w:rsidRDefault="00CA398C">
          <w:pPr>
            <w:pStyle w:val="TOC1"/>
            <w:tabs>
              <w:tab w:val="right" w:leader="dot" w:pos="9350"/>
            </w:tabs>
            <w:rPr>
              <w:ins w:id="161" w:author="David Conklin" w:date="2021-09-19T10:38:00Z"/>
              <w:rFonts w:eastAsiaTheme="minorEastAsia"/>
              <w:noProof/>
            </w:rPr>
          </w:pPr>
          <w:ins w:id="16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Stream flow and stream temperature</w:t>
            </w:r>
            <w:r>
              <w:rPr>
                <w:noProof/>
                <w:webHidden/>
              </w:rPr>
              <w:tab/>
            </w:r>
            <w:r>
              <w:rPr>
                <w:noProof/>
                <w:webHidden/>
              </w:rPr>
              <w:fldChar w:fldCharType="begin"/>
            </w:r>
            <w:r>
              <w:rPr>
                <w:noProof/>
                <w:webHidden/>
              </w:rPr>
              <w:instrText xml:space="preserve"> PAGEREF _Toc82940352 \h </w:instrText>
            </w:r>
            <w:r>
              <w:rPr>
                <w:noProof/>
                <w:webHidden/>
              </w:rPr>
            </w:r>
          </w:ins>
          <w:r>
            <w:rPr>
              <w:noProof/>
              <w:webHidden/>
            </w:rPr>
            <w:fldChar w:fldCharType="separate"/>
          </w:r>
          <w:ins w:id="163" w:author="David Conklin" w:date="2021-09-19T10:38:00Z">
            <w:r>
              <w:rPr>
                <w:noProof/>
                <w:webHidden/>
              </w:rPr>
              <w:t>32</w:t>
            </w:r>
            <w:r>
              <w:rPr>
                <w:noProof/>
                <w:webHidden/>
              </w:rPr>
              <w:fldChar w:fldCharType="end"/>
            </w:r>
            <w:r w:rsidRPr="00212E7D">
              <w:rPr>
                <w:rStyle w:val="Hyperlink"/>
                <w:noProof/>
              </w:rPr>
              <w:fldChar w:fldCharType="end"/>
            </w:r>
          </w:ins>
        </w:p>
        <w:p w14:paraId="4E901A07" w14:textId="3DE63DFF" w:rsidR="00CA398C" w:rsidRDefault="00CA398C">
          <w:pPr>
            <w:pStyle w:val="TOC2"/>
            <w:tabs>
              <w:tab w:val="right" w:leader="dot" w:pos="9350"/>
            </w:tabs>
            <w:rPr>
              <w:ins w:id="164" w:author="David Conklin" w:date="2021-09-19T10:38:00Z"/>
              <w:rFonts w:eastAsiaTheme="minorEastAsia"/>
              <w:noProof/>
            </w:rPr>
          </w:pPr>
          <w:ins w:id="16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Water parcels</w:t>
            </w:r>
            <w:r>
              <w:rPr>
                <w:noProof/>
                <w:webHidden/>
              </w:rPr>
              <w:tab/>
            </w:r>
            <w:r>
              <w:rPr>
                <w:noProof/>
                <w:webHidden/>
              </w:rPr>
              <w:fldChar w:fldCharType="begin"/>
            </w:r>
            <w:r>
              <w:rPr>
                <w:noProof/>
                <w:webHidden/>
              </w:rPr>
              <w:instrText xml:space="preserve"> PAGEREF _Toc82940353 \h </w:instrText>
            </w:r>
            <w:r>
              <w:rPr>
                <w:noProof/>
                <w:webHidden/>
              </w:rPr>
            </w:r>
          </w:ins>
          <w:r>
            <w:rPr>
              <w:noProof/>
              <w:webHidden/>
            </w:rPr>
            <w:fldChar w:fldCharType="separate"/>
          </w:r>
          <w:ins w:id="166" w:author="David Conklin" w:date="2021-09-19T10:38:00Z">
            <w:r>
              <w:rPr>
                <w:noProof/>
                <w:webHidden/>
              </w:rPr>
              <w:t>32</w:t>
            </w:r>
            <w:r>
              <w:rPr>
                <w:noProof/>
                <w:webHidden/>
              </w:rPr>
              <w:fldChar w:fldCharType="end"/>
            </w:r>
            <w:r w:rsidRPr="00212E7D">
              <w:rPr>
                <w:rStyle w:val="Hyperlink"/>
                <w:noProof/>
              </w:rPr>
              <w:fldChar w:fldCharType="end"/>
            </w:r>
          </w:ins>
        </w:p>
        <w:p w14:paraId="094350D1" w14:textId="45D5E482" w:rsidR="00CA398C" w:rsidRDefault="00CA398C">
          <w:pPr>
            <w:pStyle w:val="TOC2"/>
            <w:tabs>
              <w:tab w:val="right" w:leader="dot" w:pos="9350"/>
            </w:tabs>
            <w:rPr>
              <w:ins w:id="167" w:author="David Conklin" w:date="2021-09-19T10:38:00Z"/>
              <w:rFonts w:eastAsiaTheme="minorEastAsia"/>
              <w:noProof/>
            </w:rPr>
          </w:pPr>
          <w:ins w:id="16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Daily water mass and energy balance</w:t>
            </w:r>
            <w:r>
              <w:rPr>
                <w:noProof/>
                <w:webHidden/>
              </w:rPr>
              <w:tab/>
            </w:r>
            <w:r>
              <w:rPr>
                <w:noProof/>
                <w:webHidden/>
              </w:rPr>
              <w:fldChar w:fldCharType="begin"/>
            </w:r>
            <w:r>
              <w:rPr>
                <w:noProof/>
                <w:webHidden/>
              </w:rPr>
              <w:instrText xml:space="preserve"> PAGEREF _Toc82940354 \h </w:instrText>
            </w:r>
            <w:r>
              <w:rPr>
                <w:noProof/>
                <w:webHidden/>
              </w:rPr>
            </w:r>
          </w:ins>
          <w:r>
            <w:rPr>
              <w:noProof/>
              <w:webHidden/>
            </w:rPr>
            <w:fldChar w:fldCharType="separate"/>
          </w:r>
          <w:ins w:id="169" w:author="David Conklin" w:date="2021-09-19T10:38:00Z">
            <w:r>
              <w:rPr>
                <w:noProof/>
                <w:webHidden/>
              </w:rPr>
              <w:t>32</w:t>
            </w:r>
            <w:r>
              <w:rPr>
                <w:noProof/>
                <w:webHidden/>
              </w:rPr>
              <w:fldChar w:fldCharType="end"/>
            </w:r>
            <w:r w:rsidRPr="00212E7D">
              <w:rPr>
                <w:rStyle w:val="Hyperlink"/>
                <w:noProof/>
              </w:rPr>
              <w:fldChar w:fldCharType="end"/>
            </w:r>
          </w:ins>
        </w:p>
        <w:p w14:paraId="76802655" w14:textId="77F19D1C" w:rsidR="00CA398C" w:rsidRDefault="00CA398C">
          <w:pPr>
            <w:pStyle w:val="TOC2"/>
            <w:tabs>
              <w:tab w:val="right" w:leader="dot" w:pos="9350"/>
            </w:tabs>
            <w:rPr>
              <w:ins w:id="170" w:author="David Conklin" w:date="2021-09-19T10:38:00Z"/>
              <w:rFonts w:eastAsiaTheme="minorEastAsia"/>
              <w:noProof/>
            </w:rPr>
          </w:pPr>
          <w:ins w:id="17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Estimating the rate of flow in a stream reach</w:t>
            </w:r>
            <w:r>
              <w:rPr>
                <w:noProof/>
                <w:webHidden/>
              </w:rPr>
              <w:tab/>
            </w:r>
            <w:r>
              <w:rPr>
                <w:noProof/>
                <w:webHidden/>
              </w:rPr>
              <w:fldChar w:fldCharType="begin"/>
            </w:r>
            <w:r>
              <w:rPr>
                <w:noProof/>
                <w:webHidden/>
              </w:rPr>
              <w:instrText xml:space="preserve"> PAGEREF _Toc82940355 \h </w:instrText>
            </w:r>
            <w:r>
              <w:rPr>
                <w:noProof/>
                <w:webHidden/>
              </w:rPr>
            </w:r>
          </w:ins>
          <w:r>
            <w:rPr>
              <w:noProof/>
              <w:webHidden/>
            </w:rPr>
            <w:fldChar w:fldCharType="separate"/>
          </w:r>
          <w:ins w:id="172" w:author="David Conklin" w:date="2021-09-19T10:38:00Z">
            <w:r>
              <w:rPr>
                <w:noProof/>
                <w:webHidden/>
              </w:rPr>
              <w:t>34</w:t>
            </w:r>
            <w:r>
              <w:rPr>
                <w:noProof/>
                <w:webHidden/>
              </w:rPr>
              <w:fldChar w:fldCharType="end"/>
            </w:r>
            <w:r w:rsidRPr="00212E7D">
              <w:rPr>
                <w:rStyle w:val="Hyperlink"/>
                <w:noProof/>
              </w:rPr>
              <w:fldChar w:fldCharType="end"/>
            </w:r>
          </w:ins>
        </w:p>
        <w:p w14:paraId="2D4B84DD" w14:textId="347AD203" w:rsidR="00CA398C" w:rsidRDefault="00CA398C">
          <w:pPr>
            <w:pStyle w:val="TOC2"/>
            <w:tabs>
              <w:tab w:val="right" w:leader="dot" w:pos="9350"/>
            </w:tabs>
            <w:rPr>
              <w:ins w:id="173" w:author="David Conklin" w:date="2021-09-19T10:38:00Z"/>
              <w:rFonts w:eastAsiaTheme="minorEastAsia"/>
              <w:noProof/>
            </w:rPr>
          </w:pPr>
          <w:ins w:id="17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_Toc82940356 \h </w:instrText>
            </w:r>
            <w:r>
              <w:rPr>
                <w:noProof/>
                <w:webHidden/>
              </w:rPr>
            </w:r>
          </w:ins>
          <w:r>
            <w:rPr>
              <w:noProof/>
              <w:webHidden/>
            </w:rPr>
            <w:fldChar w:fldCharType="separate"/>
          </w:r>
          <w:ins w:id="175" w:author="David Conklin" w:date="2021-09-19T10:38:00Z">
            <w:r>
              <w:rPr>
                <w:noProof/>
                <w:webHidden/>
              </w:rPr>
              <w:t>36</w:t>
            </w:r>
            <w:r>
              <w:rPr>
                <w:noProof/>
                <w:webHidden/>
              </w:rPr>
              <w:fldChar w:fldCharType="end"/>
            </w:r>
            <w:r w:rsidRPr="00212E7D">
              <w:rPr>
                <w:rStyle w:val="Hyperlink"/>
                <w:noProof/>
              </w:rPr>
              <w:fldChar w:fldCharType="end"/>
            </w:r>
          </w:ins>
        </w:p>
        <w:p w14:paraId="4534E109" w14:textId="695D8120" w:rsidR="00CA398C" w:rsidRDefault="00CA398C">
          <w:pPr>
            <w:pStyle w:val="TOC2"/>
            <w:tabs>
              <w:tab w:val="right" w:leader="dot" w:pos="9350"/>
            </w:tabs>
            <w:rPr>
              <w:ins w:id="176" w:author="David Conklin" w:date="2021-09-19T10:38:00Z"/>
              <w:rFonts w:eastAsiaTheme="minorEastAsia"/>
              <w:noProof/>
            </w:rPr>
          </w:pPr>
          <w:ins w:id="17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Water temperature from thermal energy</w:t>
            </w:r>
            <w:r>
              <w:rPr>
                <w:noProof/>
                <w:webHidden/>
              </w:rPr>
              <w:tab/>
            </w:r>
            <w:r>
              <w:rPr>
                <w:noProof/>
                <w:webHidden/>
              </w:rPr>
              <w:fldChar w:fldCharType="begin"/>
            </w:r>
            <w:r>
              <w:rPr>
                <w:noProof/>
                <w:webHidden/>
              </w:rPr>
              <w:instrText xml:space="preserve"> PAGEREF _Toc82940357 \h </w:instrText>
            </w:r>
            <w:r>
              <w:rPr>
                <w:noProof/>
                <w:webHidden/>
              </w:rPr>
            </w:r>
          </w:ins>
          <w:r>
            <w:rPr>
              <w:noProof/>
              <w:webHidden/>
            </w:rPr>
            <w:fldChar w:fldCharType="separate"/>
          </w:r>
          <w:ins w:id="178" w:author="David Conklin" w:date="2021-09-19T10:38:00Z">
            <w:r>
              <w:rPr>
                <w:noProof/>
                <w:webHidden/>
              </w:rPr>
              <w:t>37</w:t>
            </w:r>
            <w:r>
              <w:rPr>
                <w:noProof/>
                <w:webHidden/>
              </w:rPr>
              <w:fldChar w:fldCharType="end"/>
            </w:r>
            <w:r w:rsidRPr="00212E7D">
              <w:rPr>
                <w:rStyle w:val="Hyperlink"/>
                <w:noProof/>
              </w:rPr>
              <w:fldChar w:fldCharType="end"/>
            </w:r>
          </w:ins>
        </w:p>
        <w:p w14:paraId="18A9EC71" w14:textId="2819DC39" w:rsidR="00CA398C" w:rsidRDefault="00CA398C">
          <w:pPr>
            <w:pStyle w:val="TOC2"/>
            <w:tabs>
              <w:tab w:val="right" w:leader="dot" w:pos="9350"/>
            </w:tabs>
            <w:rPr>
              <w:ins w:id="179" w:author="David Conklin" w:date="2021-09-19T10:38:00Z"/>
              <w:rFonts w:eastAsiaTheme="minorEastAsia"/>
              <w:noProof/>
            </w:rPr>
          </w:pPr>
          <w:ins w:id="18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Boundary conditions for stream water temperature</w:t>
            </w:r>
            <w:r>
              <w:rPr>
                <w:noProof/>
                <w:webHidden/>
              </w:rPr>
              <w:tab/>
            </w:r>
            <w:r>
              <w:rPr>
                <w:noProof/>
                <w:webHidden/>
              </w:rPr>
              <w:fldChar w:fldCharType="begin"/>
            </w:r>
            <w:r>
              <w:rPr>
                <w:noProof/>
                <w:webHidden/>
              </w:rPr>
              <w:instrText xml:space="preserve"> PAGEREF _Toc82940358 \h </w:instrText>
            </w:r>
            <w:r>
              <w:rPr>
                <w:noProof/>
                <w:webHidden/>
              </w:rPr>
            </w:r>
          </w:ins>
          <w:r>
            <w:rPr>
              <w:noProof/>
              <w:webHidden/>
            </w:rPr>
            <w:fldChar w:fldCharType="separate"/>
          </w:r>
          <w:ins w:id="181" w:author="David Conklin" w:date="2021-09-19T10:38:00Z">
            <w:r>
              <w:rPr>
                <w:noProof/>
                <w:webHidden/>
              </w:rPr>
              <w:t>37</w:t>
            </w:r>
            <w:r>
              <w:rPr>
                <w:noProof/>
                <w:webHidden/>
              </w:rPr>
              <w:fldChar w:fldCharType="end"/>
            </w:r>
            <w:r w:rsidRPr="00212E7D">
              <w:rPr>
                <w:rStyle w:val="Hyperlink"/>
                <w:noProof/>
              </w:rPr>
              <w:fldChar w:fldCharType="end"/>
            </w:r>
          </w:ins>
        </w:p>
        <w:p w14:paraId="49E05A2E" w14:textId="7E01529A" w:rsidR="00CA398C" w:rsidRDefault="00CA398C">
          <w:pPr>
            <w:pStyle w:val="TOC2"/>
            <w:tabs>
              <w:tab w:val="right" w:leader="dot" w:pos="9350"/>
            </w:tabs>
            <w:rPr>
              <w:ins w:id="182" w:author="David Conklin" w:date="2021-09-19T10:38:00Z"/>
              <w:rFonts w:eastAsiaTheme="minorEastAsia"/>
              <w:noProof/>
            </w:rPr>
          </w:pPr>
          <w:ins w:id="18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"_Toc82940359"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Thermal stratification in reservoirs</w:t>
            </w:r>
            <w:r>
              <w:rPr>
                <w:noProof/>
                <w:webHidden/>
              </w:rPr>
              <w:tab/>
            </w:r>
            <w:r>
              <w:rPr>
                <w:noProof/>
                <w:webHidden/>
              </w:rPr>
              <w:fldChar w:fldCharType="begin"/>
            </w:r>
            <w:r>
              <w:rPr>
                <w:noProof/>
                <w:webHidden/>
              </w:rPr>
              <w:instrText xml:space="preserve"> PAGEREF _Toc82940359 \h </w:instrText>
            </w:r>
            <w:r>
              <w:rPr>
                <w:noProof/>
                <w:webHidden/>
              </w:rPr>
            </w:r>
          </w:ins>
          <w:r>
            <w:rPr>
              <w:noProof/>
              <w:webHidden/>
            </w:rPr>
            <w:fldChar w:fldCharType="separate"/>
          </w:r>
          <w:ins w:id="184" w:author="David Conklin" w:date="2021-09-19T10:38:00Z">
            <w:r>
              <w:rPr>
                <w:noProof/>
                <w:webHidden/>
              </w:rPr>
              <w:t>38</w:t>
            </w:r>
            <w:r>
              <w:rPr>
                <w:noProof/>
                <w:webHidden/>
              </w:rPr>
              <w:fldChar w:fldCharType="end"/>
            </w:r>
            <w:r w:rsidRPr="00212E7D">
              <w:rPr>
                <w:rStyle w:val="Hyperlink"/>
                <w:noProof/>
              </w:rPr>
              <w:fldChar w:fldCharType="end"/>
            </w:r>
          </w:ins>
        </w:p>
        <w:p w14:paraId="3EF07A37" w14:textId="19C9B798" w:rsidR="00CA398C" w:rsidRDefault="00CA398C">
          <w:pPr>
            <w:pStyle w:val="TOC2"/>
            <w:tabs>
              <w:tab w:val="right" w:leader="dot" w:pos="9350"/>
            </w:tabs>
            <w:rPr>
              <w:ins w:id="185" w:author="David Conklin" w:date="2021-09-19T10:38:00Z"/>
              <w:rFonts w:eastAsiaTheme="minorEastAsia"/>
              <w:noProof/>
            </w:rPr>
          </w:pPr>
          <w:ins w:id="18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Thermal loading</w:t>
            </w:r>
            <w:r>
              <w:rPr>
                <w:noProof/>
                <w:webHidden/>
              </w:rPr>
              <w:tab/>
            </w:r>
            <w:r>
              <w:rPr>
                <w:noProof/>
                <w:webHidden/>
              </w:rPr>
              <w:fldChar w:fldCharType="begin"/>
            </w:r>
            <w:r>
              <w:rPr>
                <w:noProof/>
                <w:webHidden/>
              </w:rPr>
              <w:instrText xml:space="preserve"> PAGEREF _Toc82940360 \h </w:instrText>
            </w:r>
            <w:r>
              <w:rPr>
                <w:noProof/>
                <w:webHidden/>
              </w:rPr>
            </w:r>
          </w:ins>
          <w:r>
            <w:rPr>
              <w:noProof/>
              <w:webHidden/>
            </w:rPr>
            <w:fldChar w:fldCharType="separate"/>
          </w:r>
          <w:ins w:id="187" w:author="David Conklin" w:date="2021-09-19T10:38:00Z">
            <w:r>
              <w:rPr>
                <w:noProof/>
                <w:webHidden/>
              </w:rPr>
              <w:t>38</w:t>
            </w:r>
            <w:r>
              <w:rPr>
                <w:noProof/>
                <w:webHidden/>
              </w:rPr>
              <w:fldChar w:fldCharType="end"/>
            </w:r>
            <w:r w:rsidRPr="00212E7D">
              <w:rPr>
                <w:rStyle w:val="Hyperlink"/>
                <w:noProof/>
              </w:rPr>
              <w:fldChar w:fldCharType="end"/>
            </w:r>
          </w:ins>
        </w:p>
        <w:p w14:paraId="2A8D7237" w14:textId="168AC598" w:rsidR="00CA398C" w:rsidRDefault="00CA398C">
          <w:pPr>
            <w:pStyle w:val="TOC1"/>
            <w:tabs>
              <w:tab w:val="right" w:leader="dot" w:pos="9350"/>
            </w:tabs>
            <w:rPr>
              <w:ins w:id="188" w:author="David Conklin" w:date="2021-09-19T10:38:00Z"/>
              <w:rFonts w:eastAsiaTheme="minorEastAsia"/>
              <w:noProof/>
            </w:rPr>
          </w:pPr>
          <w:ins w:id="18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Reservoirs</w:t>
            </w:r>
            <w:r>
              <w:rPr>
                <w:noProof/>
                <w:webHidden/>
              </w:rPr>
              <w:tab/>
            </w:r>
            <w:r>
              <w:rPr>
                <w:noProof/>
                <w:webHidden/>
              </w:rPr>
              <w:fldChar w:fldCharType="begin"/>
            </w:r>
            <w:r>
              <w:rPr>
                <w:noProof/>
                <w:webHidden/>
              </w:rPr>
              <w:instrText xml:space="preserve"> PAGEREF _Toc82940361 \h </w:instrText>
            </w:r>
            <w:r>
              <w:rPr>
                <w:noProof/>
                <w:webHidden/>
              </w:rPr>
            </w:r>
          </w:ins>
          <w:r>
            <w:rPr>
              <w:noProof/>
              <w:webHidden/>
            </w:rPr>
            <w:fldChar w:fldCharType="separate"/>
          </w:r>
          <w:ins w:id="190" w:author="David Conklin" w:date="2021-09-19T10:38:00Z">
            <w:r>
              <w:rPr>
                <w:noProof/>
                <w:webHidden/>
              </w:rPr>
              <w:t>39</w:t>
            </w:r>
            <w:r>
              <w:rPr>
                <w:noProof/>
                <w:webHidden/>
              </w:rPr>
              <w:fldChar w:fldCharType="end"/>
            </w:r>
            <w:r w:rsidRPr="00212E7D">
              <w:rPr>
                <w:rStyle w:val="Hyperlink"/>
                <w:noProof/>
              </w:rPr>
              <w:fldChar w:fldCharType="end"/>
            </w:r>
          </w:ins>
        </w:p>
        <w:p w14:paraId="0F63607B" w14:textId="30A5BEBB" w:rsidR="00CA398C" w:rsidRDefault="00CA398C">
          <w:pPr>
            <w:pStyle w:val="TOC2"/>
            <w:tabs>
              <w:tab w:val="right" w:leader="dot" w:pos="9350"/>
            </w:tabs>
            <w:rPr>
              <w:ins w:id="191" w:author="David Conklin" w:date="2021-09-19T10:38:00Z"/>
              <w:rFonts w:eastAsiaTheme="minorEastAsia"/>
              <w:noProof/>
            </w:rPr>
          </w:pPr>
          <w:ins w:id="19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Reservoir data</w:t>
            </w:r>
            <w:r>
              <w:rPr>
                <w:noProof/>
                <w:webHidden/>
              </w:rPr>
              <w:tab/>
            </w:r>
            <w:r>
              <w:rPr>
                <w:noProof/>
                <w:webHidden/>
              </w:rPr>
              <w:fldChar w:fldCharType="begin"/>
            </w:r>
            <w:r>
              <w:rPr>
                <w:noProof/>
                <w:webHidden/>
              </w:rPr>
              <w:instrText xml:space="preserve"> PAGEREF _Toc82940362 \h </w:instrText>
            </w:r>
            <w:r>
              <w:rPr>
                <w:noProof/>
                <w:webHidden/>
              </w:rPr>
            </w:r>
          </w:ins>
          <w:r>
            <w:rPr>
              <w:noProof/>
              <w:webHidden/>
            </w:rPr>
            <w:fldChar w:fldCharType="separate"/>
          </w:r>
          <w:ins w:id="193" w:author="David Conklin" w:date="2021-09-19T10:38:00Z">
            <w:r>
              <w:rPr>
                <w:noProof/>
                <w:webHidden/>
              </w:rPr>
              <w:t>40</w:t>
            </w:r>
            <w:r>
              <w:rPr>
                <w:noProof/>
                <w:webHidden/>
              </w:rPr>
              <w:fldChar w:fldCharType="end"/>
            </w:r>
            <w:r w:rsidRPr="00212E7D">
              <w:rPr>
                <w:rStyle w:val="Hyperlink"/>
                <w:noProof/>
              </w:rPr>
              <w:fldChar w:fldCharType="end"/>
            </w:r>
          </w:ins>
        </w:p>
        <w:p w14:paraId="72790082" w14:textId="1D03148B" w:rsidR="00CA398C" w:rsidRDefault="00CA398C">
          <w:pPr>
            <w:pStyle w:val="TOC2"/>
            <w:tabs>
              <w:tab w:val="right" w:leader="dot" w:pos="9350"/>
            </w:tabs>
            <w:rPr>
              <w:ins w:id="194" w:author="David Conklin" w:date="2021-09-19T10:38:00Z"/>
              <w:rFonts w:eastAsiaTheme="minorEastAsia"/>
              <w:noProof/>
            </w:rPr>
          </w:pPr>
          <w:ins w:id="19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Reservoir data sources</w:t>
            </w:r>
            <w:r>
              <w:rPr>
                <w:noProof/>
                <w:webHidden/>
              </w:rPr>
              <w:tab/>
            </w:r>
            <w:r>
              <w:rPr>
                <w:noProof/>
                <w:webHidden/>
              </w:rPr>
              <w:fldChar w:fldCharType="begin"/>
            </w:r>
            <w:r>
              <w:rPr>
                <w:noProof/>
                <w:webHidden/>
              </w:rPr>
              <w:instrText xml:space="preserve"> PAGEREF _Toc82940363 \h </w:instrText>
            </w:r>
            <w:r>
              <w:rPr>
                <w:noProof/>
                <w:webHidden/>
              </w:rPr>
            </w:r>
          </w:ins>
          <w:r>
            <w:rPr>
              <w:noProof/>
              <w:webHidden/>
            </w:rPr>
            <w:fldChar w:fldCharType="separate"/>
          </w:r>
          <w:ins w:id="196" w:author="David Conklin" w:date="2021-09-19T10:38:00Z">
            <w:r>
              <w:rPr>
                <w:noProof/>
                <w:webHidden/>
              </w:rPr>
              <w:t>42</w:t>
            </w:r>
            <w:r>
              <w:rPr>
                <w:noProof/>
                <w:webHidden/>
              </w:rPr>
              <w:fldChar w:fldCharType="end"/>
            </w:r>
            <w:r w:rsidRPr="00212E7D">
              <w:rPr>
                <w:rStyle w:val="Hyperlink"/>
                <w:noProof/>
              </w:rPr>
              <w:fldChar w:fldCharType="end"/>
            </w:r>
          </w:ins>
        </w:p>
        <w:p w14:paraId="2715736A" w14:textId="43882E20" w:rsidR="00CA398C" w:rsidRDefault="00CA398C">
          <w:pPr>
            <w:pStyle w:val="TOC1"/>
            <w:tabs>
              <w:tab w:val="right" w:leader="dot" w:pos="9350"/>
            </w:tabs>
            <w:rPr>
              <w:ins w:id="197" w:author="David Conklin" w:date="2021-09-19T10:38:00Z"/>
              <w:rFonts w:eastAsiaTheme="minorEastAsia"/>
              <w:noProof/>
            </w:rPr>
          </w:pPr>
          <w:ins w:id="19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_Toc82940364 \h </w:instrText>
            </w:r>
            <w:r>
              <w:rPr>
                <w:noProof/>
                <w:webHidden/>
              </w:rPr>
            </w:r>
          </w:ins>
          <w:r>
            <w:rPr>
              <w:noProof/>
              <w:webHidden/>
            </w:rPr>
            <w:fldChar w:fldCharType="separate"/>
          </w:r>
          <w:ins w:id="199" w:author="David Conklin" w:date="2021-09-19T10:38:00Z">
            <w:r>
              <w:rPr>
                <w:noProof/>
                <w:webHidden/>
              </w:rPr>
              <w:t>42</w:t>
            </w:r>
            <w:r>
              <w:rPr>
                <w:noProof/>
                <w:webHidden/>
              </w:rPr>
              <w:fldChar w:fldCharType="end"/>
            </w:r>
            <w:r w:rsidRPr="00212E7D">
              <w:rPr>
                <w:rStyle w:val="Hyperlink"/>
                <w:noProof/>
              </w:rPr>
              <w:fldChar w:fldCharType="end"/>
            </w:r>
          </w:ins>
        </w:p>
        <w:p w14:paraId="7CF96A78" w14:textId="1E496E34" w:rsidR="00CA398C" w:rsidRDefault="00CA398C">
          <w:pPr>
            <w:pStyle w:val="TOC2"/>
            <w:tabs>
              <w:tab w:val="right" w:leader="dot" w:pos="9350"/>
            </w:tabs>
            <w:rPr>
              <w:ins w:id="200" w:author="David Conklin" w:date="2021-09-19T10:38:00Z"/>
              <w:rFonts w:eastAsiaTheme="minorEastAsia"/>
              <w:noProof/>
            </w:rPr>
          </w:pPr>
          <w:ins w:id="201" w:author="David Conklin" w:date="2021-09-19T10:38:00Z">
            <w:r w:rsidRPr="00212E7D">
              <w:rPr>
                <w:rStyle w:val="Hyperlink"/>
                <w:noProof/>
              </w:rPr>
              <w:lastRenderedPageBreak/>
              <w:fldChar w:fldCharType="begin"/>
            </w:r>
            <w:r w:rsidRPr="00212E7D">
              <w:rPr>
                <w:rStyle w:val="Hyperlink"/>
                <w:noProof/>
              </w:rPr>
              <w:instrText xml:space="preserve"> </w:instrText>
            </w:r>
            <w:r>
              <w:rPr>
                <w:noProof/>
              </w:rPr>
              <w:instrText>HYPERLINK \l "_Toc82940365"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Limitations of subbasin simulations</w:t>
            </w:r>
            <w:r>
              <w:rPr>
                <w:noProof/>
                <w:webHidden/>
              </w:rPr>
              <w:tab/>
            </w:r>
            <w:r>
              <w:rPr>
                <w:noProof/>
                <w:webHidden/>
              </w:rPr>
              <w:fldChar w:fldCharType="begin"/>
            </w:r>
            <w:r>
              <w:rPr>
                <w:noProof/>
                <w:webHidden/>
              </w:rPr>
              <w:instrText xml:space="preserve"> PAGEREF _Toc82940365 \h </w:instrText>
            </w:r>
            <w:r>
              <w:rPr>
                <w:noProof/>
                <w:webHidden/>
              </w:rPr>
            </w:r>
          </w:ins>
          <w:r>
            <w:rPr>
              <w:noProof/>
              <w:webHidden/>
            </w:rPr>
            <w:fldChar w:fldCharType="separate"/>
          </w:r>
          <w:ins w:id="202" w:author="David Conklin" w:date="2021-09-19T10:38:00Z">
            <w:r>
              <w:rPr>
                <w:noProof/>
                <w:webHidden/>
              </w:rPr>
              <w:t>44</w:t>
            </w:r>
            <w:r>
              <w:rPr>
                <w:noProof/>
                <w:webHidden/>
              </w:rPr>
              <w:fldChar w:fldCharType="end"/>
            </w:r>
            <w:r w:rsidRPr="00212E7D">
              <w:rPr>
                <w:rStyle w:val="Hyperlink"/>
                <w:noProof/>
              </w:rPr>
              <w:fldChar w:fldCharType="end"/>
            </w:r>
          </w:ins>
        </w:p>
        <w:p w14:paraId="077669F2" w14:textId="24B3F834" w:rsidR="00CA398C" w:rsidRDefault="00CA398C">
          <w:pPr>
            <w:pStyle w:val="TOC1"/>
            <w:tabs>
              <w:tab w:val="right" w:leader="dot" w:pos="9350"/>
            </w:tabs>
            <w:rPr>
              <w:ins w:id="203" w:author="David Conklin" w:date="2021-09-19T10:38:00Z"/>
              <w:rFonts w:eastAsiaTheme="minorEastAsia"/>
              <w:noProof/>
            </w:rPr>
          </w:pPr>
          <w:ins w:id="20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Calibration procedure</w:t>
            </w:r>
            <w:r>
              <w:rPr>
                <w:noProof/>
                <w:webHidden/>
              </w:rPr>
              <w:tab/>
            </w:r>
            <w:r>
              <w:rPr>
                <w:noProof/>
                <w:webHidden/>
              </w:rPr>
              <w:fldChar w:fldCharType="begin"/>
            </w:r>
            <w:r>
              <w:rPr>
                <w:noProof/>
                <w:webHidden/>
              </w:rPr>
              <w:instrText xml:space="preserve"> PAGEREF _Toc82940366 \h </w:instrText>
            </w:r>
            <w:r>
              <w:rPr>
                <w:noProof/>
                <w:webHidden/>
              </w:rPr>
            </w:r>
          </w:ins>
          <w:r>
            <w:rPr>
              <w:noProof/>
              <w:webHidden/>
            </w:rPr>
            <w:fldChar w:fldCharType="separate"/>
          </w:r>
          <w:ins w:id="205" w:author="David Conklin" w:date="2021-09-19T10:38:00Z">
            <w:r>
              <w:rPr>
                <w:noProof/>
                <w:webHidden/>
              </w:rPr>
              <w:t>44</w:t>
            </w:r>
            <w:r>
              <w:rPr>
                <w:noProof/>
                <w:webHidden/>
              </w:rPr>
              <w:fldChar w:fldCharType="end"/>
            </w:r>
            <w:r w:rsidRPr="00212E7D">
              <w:rPr>
                <w:rStyle w:val="Hyperlink"/>
                <w:noProof/>
              </w:rPr>
              <w:fldChar w:fldCharType="end"/>
            </w:r>
          </w:ins>
        </w:p>
        <w:p w14:paraId="64CB0F33" w14:textId="19E8DFB3" w:rsidR="00CA398C" w:rsidRDefault="00CA398C">
          <w:pPr>
            <w:pStyle w:val="TOC2"/>
            <w:tabs>
              <w:tab w:val="right" w:leader="dot" w:pos="9350"/>
            </w:tabs>
            <w:rPr>
              <w:ins w:id="206" w:author="David Conklin" w:date="2021-09-19T10:38:00Z"/>
              <w:rFonts w:eastAsiaTheme="minorEastAsia"/>
              <w:noProof/>
            </w:rPr>
          </w:pPr>
          <w:ins w:id="20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Using PEST to determine HBV parameter values</w:t>
            </w:r>
            <w:r>
              <w:rPr>
                <w:noProof/>
                <w:webHidden/>
              </w:rPr>
              <w:tab/>
            </w:r>
            <w:r>
              <w:rPr>
                <w:noProof/>
                <w:webHidden/>
              </w:rPr>
              <w:fldChar w:fldCharType="begin"/>
            </w:r>
            <w:r>
              <w:rPr>
                <w:noProof/>
                <w:webHidden/>
              </w:rPr>
              <w:instrText xml:space="preserve"> PAGEREF _Toc82940367 \h </w:instrText>
            </w:r>
            <w:r>
              <w:rPr>
                <w:noProof/>
                <w:webHidden/>
              </w:rPr>
            </w:r>
          </w:ins>
          <w:r>
            <w:rPr>
              <w:noProof/>
              <w:webHidden/>
            </w:rPr>
            <w:fldChar w:fldCharType="separate"/>
          </w:r>
          <w:ins w:id="208" w:author="David Conklin" w:date="2021-09-19T10:38:00Z">
            <w:r>
              <w:rPr>
                <w:noProof/>
                <w:webHidden/>
              </w:rPr>
              <w:t>45</w:t>
            </w:r>
            <w:r>
              <w:rPr>
                <w:noProof/>
                <w:webHidden/>
              </w:rPr>
              <w:fldChar w:fldCharType="end"/>
            </w:r>
            <w:r w:rsidRPr="00212E7D">
              <w:rPr>
                <w:rStyle w:val="Hyperlink"/>
                <w:noProof/>
              </w:rPr>
              <w:fldChar w:fldCharType="end"/>
            </w:r>
          </w:ins>
        </w:p>
        <w:p w14:paraId="5D1310C3" w14:textId="5357CF4C" w:rsidR="00CA398C" w:rsidRDefault="00CA398C">
          <w:pPr>
            <w:pStyle w:val="TOC2"/>
            <w:tabs>
              <w:tab w:val="right" w:leader="dot" w:pos="9350"/>
            </w:tabs>
            <w:rPr>
              <w:ins w:id="209" w:author="David Conklin" w:date="2021-09-19T10:38:00Z"/>
              <w:rFonts w:eastAsiaTheme="minorEastAsia"/>
              <w:noProof/>
            </w:rPr>
          </w:pPr>
          <w:ins w:id="21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_Toc82940368 \h </w:instrText>
            </w:r>
            <w:r>
              <w:rPr>
                <w:noProof/>
                <w:webHidden/>
              </w:rPr>
            </w:r>
          </w:ins>
          <w:r>
            <w:rPr>
              <w:noProof/>
              <w:webHidden/>
            </w:rPr>
            <w:fldChar w:fldCharType="separate"/>
          </w:r>
          <w:ins w:id="211" w:author="David Conklin" w:date="2021-09-19T10:38:00Z">
            <w:r>
              <w:rPr>
                <w:noProof/>
                <w:webHidden/>
              </w:rPr>
              <w:t>45</w:t>
            </w:r>
            <w:r>
              <w:rPr>
                <w:noProof/>
                <w:webHidden/>
              </w:rPr>
              <w:fldChar w:fldCharType="end"/>
            </w:r>
            <w:r w:rsidRPr="00212E7D">
              <w:rPr>
                <w:rStyle w:val="Hyperlink"/>
                <w:noProof/>
              </w:rPr>
              <w:fldChar w:fldCharType="end"/>
            </w:r>
          </w:ins>
        </w:p>
        <w:p w14:paraId="3F76DEA2" w14:textId="0CCB2E20" w:rsidR="00CA398C" w:rsidRDefault="00CA398C">
          <w:pPr>
            <w:pStyle w:val="TOC2"/>
            <w:tabs>
              <w:tab w:val="right" w:leader="dot" w:pos="9350"/>
            </w:tabs>
            <w:rPr>
              <w:ins w:id="212" w:author="David Conklin" w:date="2021-09-19T10:38:00Z"/>
              <w:rFonts w:eastAsiaTheme="minorEastAsia"/>
              <w:noProof/>
            </w:rPr>
          </w:pPr>
          <w:ins w:id="21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"_Toc82940369"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Calibrating stream temperatures</w:t>
            </w:r>
            <w:r>
              <w:rPr>
                <w:noProof/>
                <w:webHidden/>
              </w:rPr>
              <w:tab/>
            </w:r>
            <w:r>
              <w:rPr>
                <w:noProof/>
                <w:webHidden/>
              </w:rPr>
              <w:fldChar w:fldCharType="begin"/>
            </w:r>
            <w:r>
              <w:rPr>
                <w:noProof/>
                <w:webHidden/>
              </w:rPr>
              <w:instrText xml:space="preserve"> PAGEREF _Toc82940369 \h </w:instrText>
            </w:r>
            <w:r>
              <w:rPr>
                <w:noProof/>
                <w:webHidden/>
              </w:rPr>
            </w:r>
          </w:ins>
          <w:r>
            <w:rPr>
              <w:noProof/>
              <w:webHidden/>
            </w:rPr>
            <w:fldChar w:fldCharType="separate"/>
          </w:r>
          <w:ins w:id="214" w:author="David Conklin" w:date="2021-09-19T10:38:00Z">
            <w:r>
              <w:rPr>
                <w:noProof/>
                <w:webHidden/>
              </w:rPr>
              <w:t>46</w:t>
            </w:r>
            <w:r>
              <w:rPr>
                <w:noProof/>
                <w:webHidden/>
              </w:rPr>
              <w:fldChar w:fldCharType="end"/>
            </w:r>
            <w:r w:rsidRPr="00212E7D">
              <w:rPr>
                <w:rStyle w:val="Hyperlink"/>
                <w:noProof/>
              </w:rPr>
              <w:fldChar w:fldCharType="end"/>
            </w:r>
          </w:ins>
        </w:p>
        <w:p w14:paraId="4E47C5DE" w14:textId="1018A606" w:rsidR="00CA398C" w:rsidRDefault="00CA398C">
          <w:pPr>
            <w:pStyle w:val="TOC1"/>
            <w:tabs>
              <w:tab w:val="right" w:leader="dot" w:pos="9350"/>
            </w:tabs>
            <w:rPr>
              <w:ins w:id="215" w:author="David Conklin" w:date="2021-09-19T10:38:00Z"/>
              <w:rFonts w:eastAsiaTheme="minorEastAsia"/>
              <w:noProof/>
            </w:rPr>
          </w:pPr>
          <w:ins w:id="21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North Santiam study area</w:t>
            </w:r>
            <w:r>
              <w:rPr>
                <w:noProof/>
                <w:webHidden/>
              </w:rPr>
              <w:tab/>
            </w:r>
            <w:r>
              <w:rPr>
                <w:noProof/>
                <w:webHidden/>
              </w:rPr>
              <w:fldChar w:fldCharType="begin"/>
            </w:r>
            <w:r>
              <w:rPr>
                <w:noProof/>
                <w:webHidden/>
              </w:rPr>
              <w:instrText xml:space="preserve"> PAGEREF _Toc82940370 \h </w:instrText>
            </w:r>
            <w:r>
              <w:rPr>
                <w:noProof/>
                <w:webHidden/>
              </w:rPr>
            </w:r>
          </w:ins>
          <w:r>
            <w:rPr>
              <w:noProof/>
              <w:webHidden/>
            </w:rPr>
            <w:fldChar w:fldCharType="separate"/>
          </w:r>
          <w:ins w:id="217" w:author="David Conklin" w:date="2021-09-19T10:38:00Z">
            <w:r>
              <w:rPr>
                <w:noProof/>
                <w:webHidden/>
              </w:rPr>
              <w:t>47</w:t>
            </w:r>
            <w:r>
              <w:rPr>
                <w:noProof/>
                <w:webHidden/>
              </w:rPr>
              <w:fldChar w:fldCharType="end"/>
            </w:r>
            <w:r w:rsidRPr="00212E7D">
              <w:rPr>
                <w:rStyle w:val="Hyperlink"/>
                <w:noProof/>
              </w:rPr>
              <w:fldChar w:fldCharType="end"/>
            </w:r>
          </w:ins>
        </w:p>
        <w:p w14:paraId="327EA765" w14:textId="00AF5FC1" w:rsidR="00CA398C" w:rsidRDefault="00CA398C">
          <w:pPr>
            <w:pStyle w:val="TOC2"/>
            <w:tabs>
              <w:tab w:val="right" w:leader="dot" w:pos="9350"/>
            </w:tabs>
            <w:rPr>
              <w:ins w:id="218" w:author="David Conklin" w:date="2021-09-19T10:38:00Z"/>
              <w:rFonts w:eastAsiaTheme="minorEastAsia"/>
              <w:noProof/>
            </w:rPr>
          </w:pPr>
          <w:ins w:id="21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_Toc82940371 \h </w:instrText>
            </w:r>
            <w:r>
              <w:rPr>
                <w:noProof/>
                <w:webHidden/>
              </w:rPr>
            </w:r>
          </w:ins>
          <w:r>
            <w:rPr>
              <w:noProof/>
              <w:webHidden/>
            </w:rPr>
            <w:fldChar w:fldCharType="separate"/>
          </w:r>
          <w:ins w:id="220" w:author="David Conklin" w:date="2021-09-19T10:38:00Z">
            <w:r>
              <w:rPr>
                <w:noProof/>
                <w:webHidden/>
              </w:rPr>
              <w:t>47</w:t>
            </w:r>
            <w:r>
              <w:rPr>
                <w:noProof/>
                <w:webHidden/>
              </w:rPr>
              <w:fldChar w:fldCharType="end"/>
            </w:r>
            <w:r w:rsidRPr="00212E7D">
              <w:rPr>
                <w:rStyle w:val="Hyperlink"/>
                <w:noProof/>
              </w:rPr>
              <w:fldChar w:fldCharType="end"/>
            </w:r>
          </w:ins>
        </w:p>
        <w:p w14:paraId="3FE8AE0D" w14:textId="7F3F69DF" w:rsidR="00CA398C" w:rsidRDefault="00CA398C">
          <w:pPr>
            <w:pStyle w:val="TOC2"/>
            <w:tabs>
              <w:tab w:val="right" w:leader="dot" w:pos="9350"/>
            </w:tabs>
            <w:rPr>
              <w:ins w:id="221" w:author="David Conklin" w:date="2021-09-19T10:38:00Z"/>
              <w:rFonts w:eastAsiaTheme="minorEastAsia"/>
              <w:noProof/>
            </w:rPr>
          </w:pPr>
          <w:ins w:id="22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Municipal water rights</w:t>
            </w:r>
            <w:r>
              <w:rPr>
                <w:noProof/>
                <w:webHidden/>
              </w:rPr>
              <w:tab/>
            </w:r>
            <w:r>
              <w:rPr>
                <w:noProof/>
                <w:webHidden/>
              </w:rPr>
              <w:fldChar w:fldCharType="begin"/>
            </w:r>
            <w:r>
              <w:rPr>
                <w:noProof/>
                <w:webHidden/>
              </w:rPr>
              <w:instrText xml:space="preserve"> PAGEREF _Toc82940372 \h </w:instrText>
            </w:r>
            <w:r>
              <w:rPr>
                <w:noProof/>
                <w:webHidden/>
              </w:rPr>
            </w:r>
          </w:ins>
          <w:r>
            <w:rPr>
              <w:noProof/>
              <w:webHidden/>
            </w:rPr>
            <w:fldChar w:fldCharType="separate"/>
          </w:r>
          <w:ins w:id="223" w:author="David Conklin" w:date="2021-09-19T10:38:00Z">
            <w:r>
              <w:rPr>
                <w:noProof/>
                <w:webHidden/>
              </w:rPr>
              <w:t>48</w:t>
            </w:r>
            <w:r>
              <w:rPr>
                <w:noProof/>
                <w:webHidden/>
              </w:rPr>
              <w:fldChar w:fldCharType="end"/>
            </w:r>
            <w:r w:rsidRPr="00212E7D">
              <w:rPr>
                <w:rStyle w:val="Hyperlink"/>
                <w:noProof/>
              </w:rPr>
              <w:fldChar w:fldCharType="end"/>
            </w:r>
          </w:ins>
        </w:p>
        <w:p w14:paraId="5C69F2D3" w14:textId="7E4AE552" w:rsidR="00CA398C" w:rsidRDefault="00CA398C">
          <w:pPr>
            <w:pStyle w:val="TOC2"/>
            <w:tabs>
              <w:tab w:val="right" w:leader="dot" w:pos="9350"/>
            </w:tabs>
            <w:rPr>
              <w:ins w:id="224" w:author="David Conklin" w:date="2021-09-19T10:38:00Z"/>
              <w:rFonts w:eastAsiaTheme="minorEastAsia"/>
              <w:noProof/>
            </w:rPr>
          </w:pPr>
          <w:ins w:id="22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Reality check</w:t>
            </w:r>
            <w:r>
              <w:rPr>
                <w:noProof/>
                <w:webHidden/>
              </w:rPr>
              <w:tab/>
            </w:r>
            <w:r>
              <w:rPr>
                <w:noProof/>
                <w:webHidden/>
              </w:rPr>
              <w:fldChar w:fldCharType="begin"/>
            </w:r>
            <w:r>
              <w:rPr>
                <w:noProof/>
                <w:webHidden/>
              </w:rPr>
              <w:instrText xml:space="preserve"> PAGEREF _Toc82940373 \h </w:instrText>
            </w:r>
            <w:r>
              <w:rPr>
                <w:noProof/>
                <w:webHidden/>
              </w:rPr>
            </w:r>
          </w:ins>
          <w:r>
            <w:rPr>
              <w:noProof/>
              <w:webHidden/>
            </w:rPr>
            <w:fldChar w:fldCharType="separate"/>
          </w:r>
          <w:ins w:id="226" w:author="David Conklin" w:date="2021-09-19T10:38:00Z">
            <w:r>
              <w:rPr>
                <w:noProof/>
                <w:webHidden/>
              </w:rPr>
              <w:t>48</w:t>
            </w:r>
            <w:r>
              <w:rPr>
                <w:noProof/>
                <w:webHidden/>
              </w:rPr>
              <w:fldChar w:fldCharType="end"/>
            </w:r>
            <w:r w:rsidRPr="00212E7D">
              <w:rPr>
                <w:rStyle w:val="Hyperlink"/>
                <w:noProof/>
              </w:rPr>
              <w:fldChar w:fldCharType="end"/>
            </w:r>
          </w:ins>
        </w:p>
        <w:p w14:paraId="67957B24" w14:textId="63056D9E" w:rsidR="00CA398C" w:rsidRDefault="00CA398C">
          <w:pPr>
            <w:pStyle w:val="TOC2"/>
            <w:tabs>
              <w:tab w:val="right" w:leader="dot" w:pos="9350"/>
            </w:tabs>
            <w:rPr>
              <w:ins w:id="227" w:author="David Conklin" w:date="2021-09-19T10:38:00Z"/>
              <w:rFonts w:eastAsiaTheme="minorEastAsia"/>
              <w:noProof/>
            </w:rPr>
          </w:pPr>
          <w:ins w:id="22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Inflows from springs</w:t>
            </w:r>
            <w:r>
              <w:rPr>
                <w:noProof/>
                <w:webHidden/>
              </w:rPr>
              <w:tab/>
            </w:r>
            <w:r>
              <w:rPr>
                <w:noProof/>
                <w:webHidden/>
              </w:rPr>
              <w:fldChar w:fldCharType="begin"/>
            </w:r>
            <w:r>
              <w:rPr>
                <w:noProof/>
                <w:webHidden/>
              </w:rPr>
              <w:instrText xml:space="preserve"> PAGEREF _Toc82940374 \h </w:instrText>
            </w:r>
            <w:r>
              <w:rPr>
                <w:noProof/>
                <w:webHidden/>
              </w:rPr>
            </w:r>
          </w:ins>
          <w:r>
            <w:rPr>
              <w:noProof/>
              <w:webHidden/>
            </w:rPr>
            <w:fldChar w:fldCharType="separate"/>
          </w:r>
          <w:ins w:id="229" w:author="David Conklin" w:date="2021-09-19T10:38:00Z">
            <w:r>
              <w:rPr>
                <w:noProof/>
                <w:webHidden/>
              </w:rPr>
              <w:t>50</w:t>
            </w:r>
            <w:r>
              <w:rPr>
                <w:noProof/>
                <w:webHidden/>
              </w:rPr>
              <w:fldChar w:fldCharType="end"/>
            </w:r>
            <w:r w:rsidRPr="00212E7D">
              <w:rPr>
                <w:rStyle w:val="Hyperlink"/>
                <w:noProof/>
              </w:rPr>
              <w:fldChar w:fldCharType="end"/>
            </w:r>
          </w:ins>
        </w:p>
        <w:p w14:paraId="6CA202E5" w14:textId="10CD2548" w:rsidR="00CA398C" w:rsidRDefault="00CA398C">
          <w:pPr>
            <w:pStyle w:val="TOC2"/>
            <w:tabs>
              <w:tab w:val="right" w:leader="dot" w:pos="9350"/>
            </w:tabs>
            <w:rPr>
              <w:ins w:id="230" w:author="David Conklin" w:date="2021-09-19T10:38:00Z"/>
              <w:rFonts w:eastAsiaTheme="minorEastAsia"/>
              <w:noProof/>
            </w:rPr>
          </w:pPr>
          <w:ins w:id="23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Calibration and simulation skill</w:t>
            </w:r>
            <w:r>
              <w:rPr>
                <w:noProof/>
                <w:webHidden/>
              </w:rPr>
              <w:tab/>
            </w:r>
            <w:r>
              <w:rPr>
                <w:noProof/>
                <w:webHidden/>
              </w:rPr>
              <w:fldChar w:fldCharType="begin"/>
            </w:r>
            <w:r>
              <w:rPr>
                <w:noProof/>
                <w:webHidden/>
              </w:rPr>
              <w:instrText xml:space="preserve"> PAGEREF _Toc82940375 \h </w:instrText>
            </w:r>
            <w:r>
              <w:rPr>
                <w:noProof/>
                <w:webHidden/>
              </w:rPr>
            </w:r>
          </w:ins>
          <w:r>
            <w:rPr>
              <w:noProof/>
              <w:webHidden/>
            </w:rPr>
            <w:fldChar w:fldCharType="separate"/>
          </w:r>
          <w:ins w:id="232" w:author="David Conklin" w:date="2021-09-19T10:38:00Z">
            <w:r>
              <w:rPr>
                <w:noProof/>
                <w:webHidden/>
              </w:rPr>
              <w:t>50</w:t>
            </w:r>
            <w:r>
              <w:rPr>
                <w:noProof/>
                <w:webHidden/>
              </w:rPr>
              <w:fldChar w:fldCharType="end"/>
            </w:r>
            <w:r w:rsidRPr="00212E7D">
              <w:rPr>
                <w:rStyle w:val="Hyperlink"/>
                <w:noProof/>
              </w:rPr>
              <w:fldChar w:fldCharType="end"/>
            </w:r>
          </w:ins>
        </w:p>
        <w:p w14:paraId="1E55FDD6" w14:textId="093E8C07" w:rsidR="00CA398C" w:rsidRDefault="00CA398C">
          <w:pPr>
            <w:pStyle w:val="TOC2"/>
            <w:tabs>
              <w:tab w:val="right" w:leader="dot" w:pos="9350"/>
            </w:tabs>
            <w:rPr>
              <w:ins w:id="233" w:author="David Conklin" w:date="2021-09-19T10:38:00Z"/>
              <w:rFonts w:eastAsiaTheme="minorEastAsia"/>
              <w:noProof/>
            </w:rPr>
          </w:pPr>
          <w:ins w:id="23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_Toc82940376 \h </w:instrText>
            </w:r>
            <w:r>
              <w:rPr>
                <w:noProof/>
                <w:webHidden/>
              </w:rPr>
            </w:r>
          </w:ins>
          <w:r>
            <w:rPr>
              <w:noProof/>
              <w:webHidden/>
            </w:rPr>
            <w:fldChar w:fldCharType="separate"/>
          </w:r>
          <w:ins w:id="235" w:author="David Conklin" w:date="2021-09-19T10:38:00Z">
            <w:r>
              <w:rPr>
                <w:noProof/>
                <w:webHidden/>
              </w:rPr>
              <w:t>53</w:t>
            </w:r>
            <w:r>
              <w:rPr>
                <w:noProof/>
                <w:webHidden/>
              </w:rPr>
              <w:fldChar w:fldCharType="end"/>
            </w:r>
            <w:r w:rsidRPr="00212E7D">
              <w:rPr>
                <w:rStyle w:val="Hyperlink"/>
                <w:noProof/>
              </w:rPr>
              <w:fldChar w:fldCharType="end"/>
            </w:r>
          </w:ins>
        </w:p>
        <w:p w14:paraId="63F7AAEB" w14:textId="56AA000A" w:rsidR="00CA398C" w:rsidRDefault="00CA398C">
          <w:pPr>
            <w:pStyle w:val="TOC2"/>
            <w:tabs>
              <w:tab w:val="right" w:leader="dot" w:pos="9350"/>
            </w:tabs>
            <w:rPr>
              <w:ins w:id="236" w:author="David Conklin" w:date="2021-09-19T10:38:00Z"/>
              <w:rFonts w:eastAsiaTheme="minorEastAsia"/>
              <w:noProof/>
            </w:rPr>
          </w:pPr>
          <w:ins w:id="23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_Toc82940377 \h </w:instrText>
            </w:r>
            <w:r>
              <w:rPr>
                <w:noProof/>
                <w:webHidden/>
              </w:rPr>
            </w:r>
          </w:ins>
          <w:r>
            <w:rPr>
              <w:noProof/>
              <w:webHidden/>
            </w:rPr>
            <w:fldChar w:fldCharType="separate"/>
          </w:r>
          <w:ins w:id="238" w:author="David Conklin" w:date="2021-09-19T10:38:00Z">
            <w:r>
              <w:rPr>
                <w:noProof/>
                <w:webHidden/>
              </w:rPr>
              <w:t>53</w:t>
            </w:r>
            <w:r>
              <w:rPr>
                <w:noProof/>
                <w:webHidden/>
              </w:rPr>
              <w:fldChar w:fldCharType="end"/>
            </w:r>
            <w:r w:rsidRPr="00212E7D">
              <w:rPr>
                <w:rStyle w:val="Hyperlink"/>
                <w:noProof/>
              </w:rPr>
              <w:fldChar w:fldCharType="end"/>
            </w:r>
          </w:ins>
        </w:p>
        <w:p w14:paraId="2F64F1B5" w14:textId="66505700" w:rsidR="00CA398C" w:rsidRDefault="00CA398C">
          <w:pPr>
            <w:pStyle w:val="TOC1"/>
            <w:tabs>
              <w:tab w:val="right" w:leader="dot" w:pos="9350"/>
            </w:tabs>
            <w:rPr>
              <w:ins w:id="239" w:author="David Conklin" w:date="2021-09-19T10:38:00Z"/>
              <w:rFonts w:eastAsiaTheme="minorEastAsia"/>
              <w:noProof/>
            </w:rPr>
          </w:pPr>
          <w:ins w:id="24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McKenzie Basin Wetlands Study</w:t>
            </w:r>
            <w:r>
              <w:rPr>
                <w:noProof/>
                <w:webHidden/>
              </w:rPr>
              <w:tab/>
            </w:r>
            <w:r>
              <w:rPr>
                <w:noProof/>
                <w:webHidden/>
              </w:rPr>
              <w:fldChar w:fldCharType="begin"/>
            </w:r>
            <w:r>
              <w:rPr>
                <w:noProof/>
                <w:webHidden/>
              </w:rPr>
              <w:instrText xml:space="preserve"> PAGEREF _Toc82940378 \h </w:instrText>
            </w:r>
            <w:r>
              <w:rPr>
                <w:noProof/>
                <w:webHidden/>
              </w:rPr>
            </w:r>
          </w:ins>
          <w:r>
            <w:rPr>
              <w:noProof/>
              <w:webHidden/>
            </w:rPr>
            <w:fldChar w:fldCharType="separate"/>
          </w:r>
          <w:ins w:id="241" w:author="David Conklin" w:date="2021-09-19T10:38:00Z">
            <w:r>
              <w:rPr>
                <w:noProof/>
                <w:webHidden/>
              </w:rPr>
              <w:t>56</w:t>
            </w:r>
            <w:r>
              <w:rPr>
                <w:noProof/>
                <w:webHidden/>
              </w:rPr>
              <w:fldChar w:fldCharType="end"/>
            </w:r>
            <w:r w:rsidRPr="00212E7D">
              <w:rPr>
                <w:rStyle w:val="Hyperlink"/>
                <w:noProof/>
              </w:rPr>
              <w:fldChar w:fldCharType="end"/>
            </w:r>
          </w:ins>
        </w:p>
        <w:p w14:paraId="4E997BA7" w14:textId="6B9CC2CA" w:rsidR="00CA398C" w:rsidRDefault="00CA398C">
          <w:pPr>
            <w:pStyle w:val="TOC2"/>
            <w:tabs>
              <w:tab w:val="right" w:leader="dot" w:pos="9350"/>
            </w:tabs>
            <w:rPr>
              <w:ins w:id="242" w:author="David Conklin" w:date="2021-09-19T10:38:00Z"/>
              <w:rFonts w:eastAsiaTheme="minorEastAsia"/>
              <w:noProof/>
            </w:rPr>
          </w:pPr>
          <w:ins w:id="24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"_Toc82940379"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Project Overview</w:t>
            </w:r>
            <w:r>
              <w:rPr>
                <w:noProof/>
                <w:webHidden/>
              </w:rPr>
              <w:tab/>
            </w:r>
            <w:r>
              <w:rPr>
                <w:noProof/>
                <w:webHidden/>
              </w:rPr>
              <w:fldChar w:fldCharType="begin"/>
            </w:r>
            <w:r>
              <w:rPr>
                <w:noProof/>
                <w:webHidden/>
              </w:rPr>
              <w:instrText xml:space="preserve"> PAGEREF _Toc82940379 \h </w:instrText>
            </w:r>
            <w:r>
              <w:rPr>
                <w:noProof/>
                <w:webHidden/>
              </w:rPr>
            </w:r>
          </w:ins>
          <w:r>
            <w:rPr>
              <w:noProof/>
              <w:webHidden/>
            </w:rPr>
            <w:fldChar w:fldCharType="separate"/>
          </w:r>
          <w:ins w:id="244" w:author="David Conklin" w:date="2021-09-19T10:38:00Z">
            <w:r>
              <w:rPr>
                <w:noProof/>
                <w:webHidden/>
              </w:rPr>
              <w:t>56</w:t>
            </w:r>
            <w:r>
              <w:rPr>
                <w:noProof/>
                <w:webHidden/>
              </w:rPr>
              <w:fldChar w:fldCharType="end"/>
            </w:r>
            <w:r w:rsidRPr="00212E7D">
              <w:rPr>
                <w:rStyle w:val="Hyperlink"/>
                <w:noProof/>
              </w:rPr>
              <w:fldChar w:fldCharType="end"/>
            </w:r>
          </w:ins>
        </w:p>
        <w:p w14:paraId="712999C5" w14:textId="6F69B0E4" w:rsidR="00CA398C" w:rsidRDefault="00CA398C">
          <w:pPr>
            <w:pStyle w:val="TOC2"/>
            <w:tabs>
              <w:tab w:val="right" w:leader="dot" w:pos="9350"/>
            </w:tabs>
            <w:rPr>
              <w:ins w:id="245" w:author="David Conklin" w:date="2021-09-19T10:38:00Z"/>
              <w:rFonts w:eastAsiaTheme="minorEastAsia"/>
              <w:noProof/>
            </w:rPr>
          </w:pPr>
          <w:ins w:id="24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Model and Simulation Overview</w:t>
            </w:r>
            <w:r>
              <w:rPr>
                <w:noProof/>
                <w:webHidden/>
              </w:rPr>
              <w:tab/>
            </w:r>
            <w:r>
              <w:rPr>
                <w:noProof/>
                <w:webHidden/>
              </w:rPr>
              <w:fldChar w:fldCharType="begin"/>
            </w:r>
            <w:r>
              <w:rPr>
                <w:noProof/>
                <w:webHidden/>
              </w:rPr>
              <w:instrText xml:space="preserve"> PAGEREF _Toc82940380 \h </w:instrText>
            </w:r>
            <w:r>
              <w:rPr>
                <w:noProof/>
                <w:webHidden/>
              </w:rPr>
            </w:r>
          </w:ins>
          <w:r>
            <w:rPr>
              <w:noProof/>
              <w:webHidden/>
            </w:rPr>
            <w:fldChar w:fldCharType="separate"/>
          </w:r>
          <w:ins w:id="247" w:author="David Conklin" w:date="2021-09-19T10:38:00Z">
            <w:r>
              <w:rPr>
                <w:noProof/>
                <w:webHidden/>
              </w:rPr>
              <w:t>58</w:t>
            </w:r>
            <w:r>
              <w:rPr>
                <w:noProof/>
                <w:webHidden/>
              </w:rPr>
              <w:fldChar w:fldCharType="end"/>
            </w:r>
            <w:r w:rsidRPr="00212E7D">
              <w:rPr>
                <w:rStyle w:val="Hyperlink"/>
                <w:noProof/>
              </w:rPr>
              <w:fldChar w:fldCharType="end"/>
            </w:r>
          </w:ins>
        </w:p>
        <w:p w14:paraId="63FD0E2E" w14:textId="554E9C38" w:rsidR="00CA398C" w:rsidRDefault="00CA398C">
          <w:pPr>
            <w:pStyle w:val="TOC2"/>
            <w:tabs>
              <w:tab w:val="right" w:leader="dot" w:pos="9350"/>
            </w:tabs>
            <w:rPr>
              <w:ins w:id="248" w:author="David Conklin" w:date="2021-09-19T10:38:00Z"/>
              <w:rFonts w:eastAsiaTheme="minorEastAsia"/>
              <w:noProof/>
            </w:rPr>
          </w:pPr>
          <w:ins w:id="24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_Toc82940381 \h </w:instrText>
            </w:r>
            <w:r>
              <w:rPr>
                <w:noProof/>
                <w:webHidden/>
              </w:rPr>
            </w:r>
          </w:ins>
          <w:r>
            <w:rPr>
              <w:noProof/>
              <w:webHidden/>
            </w:rPr>
            <w:fldChar w:fldCharType="separate"/>
          </w:r>
          <w:ins w:id="250" w:author="David Conklin" w:date="2021-09-19T10:38:00Z">
            <w:r>
              <w:rPr>
                <w:noProof/>
                <w:webHidden/>
              </w:rPr>
              <w:t>59</w:t>
            </w:r>
            <w:r>
              <w:rPr>
                <w:noProof/>
                <w:webHidden/>
              </w:rPr>
              <w:fldChar w:fldCharType="end"/>
            </w:r>
            <w:r w:rsidRPr="00212E7D">
              <w:rPr>
                <w:rStyle w:val="Hyperlink"/>
                <w:noProof/>
              </w:rPr>
              <w:fldChar w:fldCharType="end"/>
            </w:r>
          </w:ins>
        </w:p>
        <w:p w14:paraId="7E15DF09" w14:textId="3826FA6C" w:rsidR="00CA398C" w:rsidRDefault="00CA398C">
          <w:pPr>
            <w:pStyle w:val="TOC2"/>
            <w:tabs>
              <w:tab w:val="right" w:leader="dot" w:pos="9350"/>
            </w:tabs>
            <w:rPr>
              <w:ins w:id="251" w:author="David Conklin" w:date="2021-09-19T10:38:00Z"/>
              <w:rFonts w:eastAsiaTheme="minorEastAsia"/>
              <w:noProof/>
            </w:rPr>
          </w:pPr>
          <w:ins w:id="25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Data changes for better representation of wetlands</w:t>
            </w:r>
            <w:r>
              <w:rPr>
                <w:noProof/>
                <w:webHidden/>
              </w:rPr>
              <w:tab/>
            </w:r>
            <w:r>
              <w:rPr>
                <w:noProof/>
                <w:webHidden/>
              </w:rPr>
              <w:fldChar w:fldCharType="begin"/>
            </w:r>
            <w:r>
              <w:rPr>
                <w:noProof/>
                <w:webHidden/>
              </w:rPr>
              <w:instrText xml:space="preserve"> PAGEREF _Toc82940382 \h </w:instrText>
            </w:r>
            <w:r>
              <w:rPr>
                <w:noProof/>
                <w:webHidden/>
              </w:rPr>
            </w:r>
          </w:ins>
          <w:r>
            <w:rPr>
              <w:noProof/>
              <w:webHidden/>
            </w:rPr>
            <w:fldChar w:fldCharType="separate"/>
          </w:r>
          <w:ins w:id="253" w:author="David Conklin" w:date="2021-09-19T10:38:00Z">
            <w:r>
              <w:rPr>
                <w:noProof/>
                <w:webHidden/>
              </w:rPr>
              <w:t>59</w:t>
            </w:r>
            <w:r>
              <w:rPr>
                <w:noProof/>
                <w:webHidden/>
              </w:rPr>
              <w:fldChar w:fldCharType="end"/>
            </w:r>
            <w:r w:rsidRPr="00212E7D">
              <w:rPr>
                <w:rStyle w:val="Hyperlink"/>
                <w:noProof/>
              </w:rPr>
              <w:fldChar w:fldCharType="end"/>
            </w:r>
          </w:ins>
        </w:p>
        <w:p w14:paraId="281A64CA" w14:textId="4C656FBF" w:rsidR="00CA398C" w:rsidRDefault="00CA398C">
          <w:pPr>
            <w:pStyle w:val="TOC2"/>
            <w:tabs>
              <w:tab w:val="right" w:leader="dot" w:pos="9350"/>
            </w:tabs>
            <w:rPr>
              <w:ins w:id="254" w:author="David Conklin" w:date="2021-09-19T10:38:00Z"/>
              <w:rFonts w:eastAsiaTheme="minorEastAsia"/>
              <w:noProof/>
            </w:rPr>
          </w:pPr>
          <w:ins w:id="25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Projection, Calendar, and Units</w:t>
            </w:r>
            <w:r>
              <w:rPr>
                <w:noProof/>
                <w:webHidden/>
              </w:rPr>
              <w:tab/>
            </w:r>
            <w:r>
              <w:rPr>
                <w:noProof/>
                <w:webHidden/>
              </w:rPr>
              <w:fldChar w:fldCharType="begin"/>
            </w:r>
            <w:r>
              <w:rPr>
                <w:noProof/>
                <w:webHidden/>
              </w:rPr>
              <w:instrText xml:space="preserve"> PAGEREF _Toc82940383 \h </w:instrText>
            </w:r>
            <w:r>
              <w:rPr>
                <w:noProof/>
                <w:webHidden/>
              </w:rPr>
            </w:r>
          </w:ins>
          <w:r>
            <w:rPr>
              <w:noProof/>
              <w:webHidden/>
            </w:rPr>
            <w:fldChar w:fldCharType="separate"/>
          </w:r>
          <w:ins w:id="256" w:author="David Conklin" w:date="2021-09-19T10:38:00Z">
            <w:r>
              <w:rPr>
                <w:noProof/>
                <w:webHidden/>
              </w:rPr>
              <w:t>60</w:t>
            </w:r>
            <w:r>
              <w:rPr>
                <w:noProof/>
                <w:webHidden/>
              </w:rPr>
              <w:fldChar w:fldCharType="end"/>
            </w:r>
            <w:r w:rsidRPr="00212E7D">
              <w:rPr>
                <w:rStyle w:val="Hyperlink"/>
                <w:noProof/>
              </w:rPr>
              <w:fldChar w:fldCharType="end"/>
            </w:r>
          </w:ins>
        </w:p>
        <w:p w14:paraId="1799716D" w14:textId="313E1B40" w:rsidR="00CA398C" w:rsidRDefault="00CA398C">
          <w:pPr>
            <w:pStyle w:val="TOC2"/>
            <w:tabs>
              <w:tab w:val="right" w:leader="dot" w:pos="9350"/>
            </w:tabs>
            <w:rPr>
              <w:ins w:id="257" w:author="David Conklin" w:date="2021-09-19T10:38:00Z"/>
              <w:rFonts w:eastAsiaTheme="minorEastAsia"/>
              <w:noProof/>
            </w:rPr>
          </w:pPr>
          <w:ins w:id="25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Simulation of changes in wetlands over time</w:t>
            </w:r>
            <w:r>
              <w:rPr>
                <w:noProof/>
                <w:webHidden/>
              </w:rPr>
              <w:tab/>
            </w:r>
            <w:r>
              <w:rPr>
                <w:noProof/>
                <w:webHidden/>
              </w:rPr>
              <w:fldChar w:fldCharType="begin"/>
            </w:r>
            <w:r>
              <w:rPr>
                <w:noProof/>
                <w:webHidden/>
              </w:rPr>
              <w:instrText xml:space="preserve"> PAGEREF _Toc82940384 \h </w:instrText>
            </w:r>
            <w:r>
              <w:rPr>
                <w:noProof/>
                <w:webHidden/>
              </w:rPr>
            </w:r>
          </w:ins>
          <w:r>
            <w:rPr>
              <w:noProof/>
              <w:webHidden/>
            </w:rPr>
            <w:fldChar w:fldCharType="separate"/>
          </w:r>
          <w:ins w:id="259" w:author="David Conklin" w:date="2021-09-19T10:38:00Z">
            <w:r>
              <w:rPr>
                <w:noProof/>
                <w:webHidden/>
              </w:rPr>
              <w:t>60</w:t>
            </w:r>
            <w:r>
              <w:rPr>
                <w:noProof/>
                <w:webHidden/>
              </w:rPr>
              <w:fldChar w:fldCharType="end"/>
            </w:r>
            <w:r w:rsidRPr="00212E7D">
              <w:rPr>
                <w:rStyle w:val="Hyperlink"/>
                <w:noProof/>
              </w:rPr>
              <w:fldChar w:fldCharType="end"/>
            </w:r>
          </w:ins>
        </w:p>
        <w:p w14:paraId="74A1267B" w14:textId="144712A0" w:rsidR="00CA398C" w:rsidRDefault="00CA398C">
          <w:pPr>
            <w:pStyle w:val="TOC2"/>
            <w:tabs>
              <w:tab w:val="right" w:leader="dot" w:pos="9350"/>
            </w:tabs>
            <w:rPr>
              <w:ins w:id="260" w:author="David Conklin" w:date="2021-09-19T10:38:00Z"/>
              <w:rFonts w:eastAsiaTheme="minorEastAsia"/>
              <w:noProof/>
            </w:rPr>
          </w:pPr>
          <w:ins w:id="26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How wetlands are represented in the model</w:t>
            </w:r>
            <w:r>
              <w:rPr>
                <w:noProof/>
                <w:webHidden/>
              </w:rPr>
              <w:tab/>
            </w:r>
            <w:r>
              <w:rPr>
                <w:noProof/>
                <w:webHidden/>
              </w:rPr>
              <w:fldChar w:fldCharType="begin"/>
            </w:r>
            <w:r>
              <w:rPr>
                <w:noProof/>
                <w:webHidden/>
              </w:rPr>
              <w:instrText xml:space="preserve"> PAGEREF _Toc82940385 \h </w:instrText>
            </w:r>
            <w:r>
              <w:rPr>
                <w:noProof/>
                <w:webHidden/>
              </w:rPr>
            </w:r>
          </w:ins>
          <w:r>
            <w:rPr>
              <w:noProof/>
              <w:webHidden/>
            </w:rPr>
            <w:fldChar w:fldCharType="separate"/>
          </w:r>
          <w:ins w:id="262" w:author="David Conklin" w:date="2021-09-19T10:38:00Z">
            <w:r>
              <w:rPr>
                <w:noProof/>
                <w:webHidden/>
              </w:rPr>
              <w:t>60</w:t>
            </w:r>
            <w:r>
              <w:rPr>
                <w:noProof/>
                <w:webHidden/>
              </w:rPr>
              <w:fldChar w:fldCharType="end"/>
            </w:r>
            <w:r w:rsidRPr="00212E7D">
              <w:rPr>
                <w:rStyle w:val="Hyperlink"/>
                <w:noProof/>
              </w:rPr>
              <w:fldChar w:fldCharType="end"/>
            </w:r>
          </w:ins>
        </w:p>
        <w:p w14:paraId="654E2C40" w14:textId="29D1D60C" w:rsidR="00CA398C" w:rsidRDefault="00CA398C">
          <w:pPr>
            <w:pStyle w:val="TOC2"/>
            <w:tabs>
              <w:tab w:val="right" w:leader="dot" w:pos="9350"/>
            </w:tabs>
            <w:rPr>
              <w:ins w:id="263" w:author="David Conklin" w:date="2021-09-19T10:38:00Z"/>
              <w:rFonts w:eastAsiaTheme="minorEastAsia"/>
              <w:noProof/>
            </w:rPr>
          </w:pPr>
          <w:ins w:id="26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Wetland class and Wetland objects in the C++ code</w:t>
            </w:r>
            <w:r>
              <w:rPr>
                <w:noProof/>
                <w:webHidden/>
              </w:rPr>
              <w:tab/>
            </w:r>
            <w:r>
              <w:rPr>
                <w:noProof/>
                <w:webHidden/>
              </w:rPr>
              <w:fldChar w:fldCharType="begin"/>
            </w:r>
            <w:r>
              <w:rPr>
                <w:noProof/>
                <w:webHidden/>
              </w:rPr>
              <w:instrText xml:space="preserve"> PAGEREF _Toc82940386 \h </w:instrText>
            </w:r>
            <w:r>
              <w:rPr>
                <w:noProof/>
                <w:webHidden/>
              </w:rPr>
            </w:r>
          </w:ins>
          <w:r>
            <w:rPr>
              <w:noProof/>
              <w:webHidden/>
            </w:rPr>
            <w:fldChar w:fldCharType="separate"/>
          </w:r>
          <w:ins w:id="265" w:author="David Conklin" w:date="2021-09-19T10:38:00Z">
            <w:r>
              <w:rPr>
                <w:noProof/>
                <w:webHidden/>
              </w:rPr>
              <w:t>62</w:t>
            </w:r>
            <w:r>
              <w:rPr>
                <w:noProof/>
                <w:webHidden/>
              </w:rPr>
              <w:fldChar w:fldCharType="end"/>
            </w:r>
            <w:r w:rsidRPr="00212E7D">
              <w:rPr>
                <w:rStyle w:val="Hyperlink"/>
                <w:noProof/>
              </w:rPr>
              <w:fldChar w:fldCharType="end"/>
            </w:r>
          </w:ins>
        </w:p>
        <w:p w14:paraId="03047EED" w14:textId="3676B384" w:rsidR="00CA398C" w:rsidRDefault="00CA398C">
          <w:pPr>
            <w:pStyle w:val="TOC2"/>
            <w:tabs>
              <w:tab w:val="right" w:leader="dot" w:pos="9350"/>
            </w:tabs>
            <w:rPr>
              <w:ins w:id="266" w:author="David Conklin" w:date="2021-09-19T10:38:00Z"/>
              <w:rFonts w:eastAsiaTheme="minorEastAsia"/>
              <w:noProof/>
            </w:rPr>
          </w:pPr>
          <w:ins w:id="26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Topology of wetlands, HRUs, IDUs, and reaches</w:t>
            </w:r>
            <w:r>
              <w:rPr>
                <w:noProof/>
                <w:webHidden/>
              </w:rPr>
              <w:tab/>
            </w:r>
            <w:r>
              <w:rPr>
                <w:noProof/>
                <w:webHidden/>
              </w:rPr>
              <w:fldChar w:fldCharType="begin"/>
            </w:r>
            <w:r>
              <w:rPr>
                <w:noProof/>
                <w:webHidden/>
              </w:rPr>
              <w:instrText xml:space="preserve"> PAGEREF _Toc82940387 \h </w:instrText>
            </w:r>
            <w:r>
              <w:rPr>
                <w:noProof/>
                <w:webHidden/>
              </w:rPr>
            </w:r>
          </w:ins>
          <w:r>
            <w:rPr>
              <w:noProof/>
              <w:webHidden/>
            </w:rPr>
            <w:fldChar w:fldCharType="separate"/>
          </w:r>
          <w:ins w:id="268" w:author="David Conklin" w:date="2021-09-19T10:38:00Z">
            <w:r>
              <w:rPr>
                <w:noProof/>
                <w:webHidden/>
              </w:rPr>
              <w:t>62</w:t>
            </w:r>
            <w:r>
              <w:rPr>
                <w:noProof/>
                <w:webHidden/>
              </w:rPr>
              <w:fldChar w:fldCharType="end"/>
            </w:r>
            <w:r w:rsidRPr="00212E7D">
              <w:rPr>
                <w:rStyle w:val="Hyperlink"/>
                <w:noProof/>
              </w:rPr>
              <w:fldChar w:fldCharType="end"/>
            </w:r>
          </w:ins>
        </w:p>
        <w:p w14:paraId="5E85FE3F" w14:textId="4A7B31D8" w:rsidR="00CA398C" w:rsidRDefault="00CA398C">
          <w:pPr>
            <w:pStyle w:val="TOC2"/>
            <w:tabs>
              <w:tab w:val="right" w:leader="dot" w:pos="9350"/>
            </w:tabs>
            <w:rPr>
              <w:ins w:id="269" w:author="David Conklin" w:date="2021-09-19T10:38:00Z"/>
              <w:rFonts w:eastAsiaTheme="minorEastAsia"/>
              <w:noProof/>
            </w:rPr>
          </w:pPr>
          <w:ins w:id="27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Attributes of interest in the wetlands study</w:t>
            </w:r>
            <w:r>
              <w:rPr>
                <w:noProof/>
                <w:webHidden/>
              </w:rPr>
              <w:tab/>
            </w:r>
            <w:r>
              <w:rPr>
                <w:noProof/>
                <w:webHidden/>
              </w:rPr>
              <w:fldChar w:fldCharType="begin"/>
            </w:r>
            <w:r>
              <w:rPr>
                <w:noProof/>
                <w:webHidden/>
              </w:rPr>
              <w:instrText xml:space="preserve"> PAGEREF _Toc82940388 \h </w:instrText>
            </w:r>
            <w:r>
              <w:rPr>
                <w:noProof/>
                <w:webHidden/>
              </w:rPr>
            </w:r>
          </w:ins>
          <w:r>
            <w:rPr>
              <w:noProof/>
              <w:webHidden/>
            </w:rPr>
            <w:fldChar w:fldCharType="separate"/>
          </w:r>
          <w:ins w:id="271" w:author="David Conklin" w:date="2021-09-19T10:38:00Z">
            <w:r>
              <w:rPr>
                <w:noProof/>
                <w:webHidden/>
              </w:rPr>
              <w:t>62</w:t>
            </w:r>
            <w:r>
              <w:rPr>
                <w:noProof/>
                <w:webHidden/>
              </w:rPr>
              <w:fldChar w:fldCharType="end"/>
            </w:r>
            <w:r w:rsidRPr="00212E7D">
              <w:rPr>
                <w:rStyle w:val="Hyperlink"/>
                <w:noProof/>
              </w:rPr>
              <w:fldChar w:fldCharType="end"/>
            </w:r>
          </w:ins>
        </w:p>
        <w:p w14:paraId="5577A0E9" w14:textId="0C7F1826" w:rsidR="00CA398C" w:rsidRDefault="00CA398C">
          <w:pPr>
            <w:pStyle w:val="TOC2"/>
            <w:tabs>
              <w:tab w:val="right" w:leader="dot" w:pos="9350"/>
            </w:tabs>
            <w:rPr>
              <w:ins w:id="272" w:author="David Conklin" w:date="2021-09-19T10:38:00Z"/>
              <w:rFonts w:eastAsiaTheme="minorEastAsia"/>
              <w:noProof/>
            </w:rPr>
          </w:pPr>
          <w:ins w:id="27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"_Toc82940389"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 WETNESS attribute</w:t>
            </w:r>
            <w:r>
              <w:rPr>
                <w:noProof/>
                <w:webHidden/>
              </w:rPr>
              <w:tab/>
            </w:r>
            <w:r>
              <w:rPr>
                <w:noProof/>
                <w:webHidden/>
              </w:rPr>
              <w:fldChar w:fldCharType="begin"/>
            </w:r>
            <w:r>
              <w:rPr>
                <w:noProof/>
                <w:webHidden/>
              </w:rPr>
              <w:instrText xml:space="preserve"> PAGEREF _Toc82940389 \h </w:instrText>
            </w:r>
            <w:r>
              <w:rPr>
                <w:noProof/>
                <w:webHidden/>
              </w:rPr>
            </w:r>
          </w:ins>
          <w:r>
            <w:rPr>
              <w:noProof/>
              <w:webHidden/>
            </w:rPr>
            <w:fldChar w:fldCharType="separate"/>
          </w:r>
          <w:ins w:id="274" w:author="David Conklin" w:date="2021-09-19T10:38:00Z">
            <w:r>
              <w:rPr>
                <w:noProof/>
                <w:webHidden/>
              </w:rPr>
              <w:t>62</w:t>
            </w:r>
            <w:r>
              <w:rPr>
                <w:noProof/>
                <w:webHidden/>
              </w:rPr>
              <w:fldChar w:fldCharType="end"/>
            </w:r>
            <w:r w:rsidRPr="00212E7D">
              <w:rPr>
                <w:rStyle w:val="Hyperlink"/>
                <w:noProof/>
              </w:rPr>
              <w:fldChar w:fldCharType="end"/>
            </w:r>
          </w:ins>
        </w:p>
        <w:p w14:paraId="6964FC4F" w14:textId="7DE59A11" w:rsidR="00CA398C" w:rsidRDefault="00CA398C">
          <w:pPr>
            <w:pStyle w:val="TOC2"/>
            <w:tabs>
              <w:tab w:val="right" w:leader="dot" w:pos="9350"/>
            </w:tabs>
            <w:rPr>
              <w:ins w:id="275" w:author="David Conklin" w:date="2021-09-19T10:38:00Z"/>
              <w:rFonts w:eastAsiaTheme="minorEastAsia"/>
              <w:noProof/>
            </w:rPr>
          </w:pPr>
          <w:ins w:id="27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_Toc82940390 \h </w:instrText>
            </w:r>
            <w:r>
              <w:rPr>
                <w:noProof/>
                <w:webHidden/>
              </w:rPr>
            </w:r>
          </w:ins>
          <w:r>
            <w:rPr>
              <w:noProof/>
              <w:webHidden/>
            </w:rPr>
            <w:fldChar w:fldCharType="separate"/>
          </w:r>
          <w:ins w:id="277" w:author="David Conklin" w:date="2021-09-19T10:38:00Z">
            <w:r>
              <w:rPr>
                <w:noProof/>
                <w:webHidden/>
              </w:rPr>
              <w:t>63</w:t>
            </w:r>
            <w:r>
              <w:rPr>
                <w:noProof/>
                <w:webHidden/>
              </w:rPr>
              <w:fldChar w:fldCharType="end"/>
            </w:r>
            <w:r w:rsidRPr="00212E7D">
              <w:rPr>
                <w:rStyle w:val="Hyperlink"/>
                <w:noProof/>
              </w:rPr>
              <w:fldChar w:fldCharType="end"/>
            </w:r>
          </w:ins>
        </w:p>
        <w:p w14:paraId="62305197" w14:textId="3C5FFB76" w:rsidR="00CA398C" w:rsidRDefault="00CA398C">
          <w:pPr>
            <w:pStyle w:val="TOC3"/>
            <w:tabs>
              <w:tab w:val="right" w:leader="dot" w:pos="9350"/>
            </w:tabs>
            <w:rPr>
              <w:ins w:id="278" w:author="David Conklin" w:date="2021-09-19T10:38:00Z"/>
              <w:rFonts w:eastAsiaTheme="minorEastAsia"/>
              <w:noProof/>
            </w:rPr>
          </w:pPr>
          <w:ins w:id="27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Wetland IDU parameters</w:t>
            </w:r>
            <w:r>
              <w:rPr>
                <w:noProof/>
                <w:webHidden/>
              </w:rPr>
              <w:tab/>
            </w:r>
            <w:r>
              <w:rPr>
                <w:noProof/>
                <w:webHidden/>
              </w:rPr>
              <w:fldChar w:fldCharType="begin"/>
            </w:r>
            <w:r>
              <w:rPr>
                <w:noProof/>
                <w:webHidden/>
              </w:rPr>
              <w:instrText xml:space="preserve"> PAGEREF _Toc82940391 \h </w:instrText>
            </w:r>
            <w:r>
              <w:rPr>
                <w:noProof/>
                <w:webHidden/>
              </w:rPr>
            </w:r>
          </w:ins>
          <w:r>
            <w:rPr>
              <w:noProof/>
              <w:webHidden/>
            </w:rPr>
            <w:fldChar w:fldCharType="separate"/>
          </w:r>
          <w:ins w:id="280" w:author="David Conklin" w:date="2021-09-19T10:38:00Z">
            <w:r>
              <w:rPr>
                <w:noProof/>
                <w:webHidden/>
              </w:rPr>
              <w:t>64</w:t>
            </w:r>
            <w:r>
              <w:rPr>
                <w:noProof/>
                <w:webHidden/>
              </w:rPr>
              <w:fldChar w:fldCharType="end"/>
            </w:r>
            <w:r w:rsidRPr="00212E7D">
              <w:rPr>
                <w:rStyle w:val="Hyperlink"/>
                <w:noProof/>
              </w:rPr>
              <w:fldChar w:fldCharType="end"/>
            </w:r>
          </w:ins>
        </w:p>
        <w:p w14:paraId="72B70776" w14:textId="44CB7179" w:rsidR="00CA398C" w:rsidRDefault="00CA398C">
          <w:pPr>
            <w:pStyle w:val="TOC3"/>
            <w:tabs>
              <w:tab w:val="right" w:leader="dot" w:pos="9350"/>
            </w:tabs>
            <w:rPr>
              <w:ins w:id="281" w:author="David Conklin" w:date="2021-09-19T10:38:00Z"/>
              <w:rFonts w:eastAsiaTheme="minorEastAsia"/>
              <w:noProof/>
            </w:rPr>
          </w:pPr>
          <w:ins w:id="28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Reach parameters</w:t>
            </w:r>
            <w:r>
              <w:rPr>
                <w:noProof/>
                <w:webHidden/>
              </w:rPr>
              <w:tab/>
            </w:r>
            <w:r>
              <w:rPr>
                <w:noProof/>
                <w:webHidden/>
              </w:rPr>
              <w:fldChar w:fldCharType="begin"/>
            </w:r>
            <w:r>
              <w:rPr>
                <w:noProof/>
                <w:webHidden/>
              </w:rPr>
              <w:instrText xml:space="preserve"> PAGEREF _Toc82940392 \h </w:instrText>
            </w:r>
            <w:r>
              <w:rPr>
                <w:noProof/>
                <w:webHidden/>
              </w:rPr>
            </w:r>
          </w:ins>
          <w:r>
            <w:rPr>
              <w:noProof/>
              <w:webHidden/>
            </w:rPr>
            <w:fldChar w:fldCharType="separate"/>
          </w:r>
          <w:ins w:id="283" w:author="David Conklin" w:date="2021-09-19T10:38:00Z">
            <w:r>
              <w:rPr>
                <w:noProof/>
                <w:webHidden/>
              </w:rPr>
              <w:t>64</w:t>
            </w:r>
            <w:r>
              <w:rPr>
                <w:noProof/>
                <w:webHidden/>
              </w:rPr>
              <w:fldChar w:fldCharType="end"/>
            </w:r>
            <w:r w:rsidRPr="00212E7D">
              <w:rPr>
                <w:rStyle w:val="Hyperlink"/>
                <w:noProof/>
              </w:rPr>
              <w:fldChar w:fldCharType="end"/>
            </w:r>
          </w:ins>
        </w:p>
        <w:p w14:paraId="72A63280" w14:textId="64396831" w:rsidR="00CA398C" w:rsidRDefault="00CA398C">
          <w:pPr>
            <w:pStyle w:val="TOC2"/>
            <w:tabs>
              <w:tab w:val="right" w:leader="dot" w:pos="9350"/>
            </w:tabs>
            <w:rPr>
              <w:ins w:id="284" w:author="David Conklin" w:date="2021-09-19T10:38:00Z"/>
              <w:rFonts w:eastAsiaTheme="minorEastAsia"/>
              <w:noProof/>
            </w:rPr>
          </w:pPr>
          <w:ins w:id="28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_Toc82940393 \h </w:instrText>
            </w:r>
            <w:r>
              <w:rPr>
                <w:noProof/>
                <w:webHidden/>
              </w:rPr>
            </w:r>
          </w:ins>
          <w:r>
            <w:rPr>
              <w:noProof/>
              <w:webHidden/>
            </w:rPr>
            <w:fldChar w:fldCharType="separate"/>
          </w:r>
          <w:ins w:id="286" w:author="David Conklin" w:date="2021-09-19T10:38:00Z">
            <w:r>
              <w:rPr>
                <w:noProof/>
                <w:webHidden/>
              </w:rPr>
              <w:t>64</w:t>
            </w:r>
            <w:r>
              <w:rPr>
                <w:noProof/>
                <w:webHidden/>
              </w:rPr>
              <w:fldChar w:fldCharType="end"/>
            </w:r>
            <w:r w:rsidRPr="00212E7D">
              <w:rPr>
                <w:rStyle w:val="Hyperlink"/>
                <w:noProof/>
              </w:rPr>
              <w:fldChar w:fldCharType="end"/>
            </w:r>
          </w:ins>
        </w:p>
        <w:p w14:paraId="6CEC436C" w14:textId="1A4C2BC5" w:rsidR="00CA398C" w:rsidRDefault="00CA398C">
          <w:pPr>
            <w:pStyle w:val="TOC2"/>
            <w:tabs>
              <w:tab w:val="right" w:leader="dot" w:pos="9350"/>
            </w:tabs>
            <w:rPr>
              <w:ins w:id="287" w:author="David Conklin" w:date="2021-09-19T10:38:00Z"/>
              <w:rFonts w:eastAsiaTheme="minorEastAsia"/>
              <w:noProof/>
            </w:rPr>
          </w:pPr>
          <w:ins w:id="28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Standing water temperature</w:t>
            </w:r>
            <w:r>
              <w:rPr>
                <w:noProof/>
                <w:webHidden/>
              </w:rPr>
              <w:tab/>
            </w:r>
            <w:r>
              <w:rPr>
                <w:noProof/>
                <w:webHidden/>
              </w:rPr>
              <w:fldChar w:fldCharType="begin"/>
            </w:r>
            <w:r>
              <w:rPr>
                <w:noProof/>
                <w:webHidden/>
              </w:rPr>
              <w:instrText xml:space="preserve"> PAGEREF _Toc82940394 \h </w:instrText>
            </w:r>
            <w:r>
              <w:rPr>
                <w:noProof/>
                <w:webHidden/>
              </w:rPr>
            </w:r>
          </w:ins>
          <w:r>
            <w:rPr>
              <w:noProof/>
              <w:webHidden/>
            </w:rPr>
            <w:fldChar w:fldCharType="separate"/>
          </w:r>
          <w:ins w:id="289" w:author="David Conklin" w:date="2021-09-19T10:38:00Z">
            <w:r>
              <w:rPr>
                <w:noProof/>
                <w:webHidden/>
              </w:rPr>
              <w:t>66</w:t>
            </w:r>
            <w:r>
              <w:rPr>
                <w:noProof/>
                <w:webHidden/>
              </w:rPr>
              <w:fldChar w:fldCharType="end"/>
            </w:r>
            <w:r w:rsidRPr="00212E7D">
              <w:rPr>
                <w:rStyle w:val="Hyperlink"/>
                <w:noProof/>
              </w:rPr>
              <w:fldChar w:fldCharType="end"/>
            </w:r>
          </w:ins>
        </w:p>
        <w:p w14:paraId="3EE367DE" w14:textId="4F2349B3" w:rsidR="00CA398C" w:rsidRDefault="00CA398C">
          <w:pPr>
            <w:pStyle w:val="TOC2"/>
            <w:tabs>
              <w:tab w:val="right" w:leader="dot" w:pos="9350"/>
            </w:tabs>
            <w:rPr>
              <w:ins w:id="290" w:author="David Conklin" w:date="2021-09-19T10:38:00Z"/>
              <w:rFonts w:eastAsiaTheme="minorEastAsia"/>
              <w:noProof/>
            </w:rPr>
          </w:pPr>
          <w:ins w:id="29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Evapotranspiration from wetlands</w:t>
            </w:r>
            <w:r>
              <w:rPr>
                <w:noProof/>
                <w:webHidden/>
              </w:rPr>
              <w:tab/>
            </w:r>
            <w:r>
              <w:rPr>
                <w:noProof/>
                <w:webHidden/>
              </w:rPr>
              <w:fldChar w:fldCharType="begin"/>
            </w:r>
            <w:r>
              <w:rPr>
                <w:noProof/>
                <w:webHidden/>
              </w:rPr>
              <w:instrText xml:space="preserve"> PAGEREF _Toc82940395 \h </w:instrText>
            </w:r>
            <w:r>
              <w:rPr>
                <w:noProof/>
                <w:webHidden/>
              </w:rPr>
            </w:r>
          </w:ins>
          <w:r>
            <w:rPr>
              <w:noProof/>
              <w:webHidden/>
            </w:rPr>
            <w:fldChar w:fldCharType="separate"/>
          </w:r>
          <w:ins w:id="292" w:author="David Conklin" w:date="2021-09-19T10:38:00Z">
            <w:r>
              <w:rPr>
                <w:noProof/>
                <w:webHidden/>
              </w:rPr>
              <w:t>66</w:t>
            </w:r>
            <w:r>
              <w:rPr>
                <w:noProof/>
                <w:webHidden/>
              </w:rPr>
              <w:fldChar w:fldCharType="end"/>
            </w:r>
            <w:r w:rsidRPr="00212E7D">
              <w:rPr>
                <w:rStyle w:val="Hyperlink"/>
                <w:noProof/>
              </w:rPr>
              <w:fldChar w:fldCharType="end"/>
            </w:r>
          </w:ins>
        </w:p>
        <w:p w14:paraId="35147D33" w14:textId="4C29C0F4" w:rsidR="00CA398C" w:rsidRDefault="00CA398C">
          <w:pPr>
            <w:pStyle w:val="TOC2"/>
            <w:tabs>
              <w:tab w:val="right" w:leader="dot" w:pos="9350"/>
            </w:tabs>
            <w:rPr>
              <w:ins w:id="293" w:author="David Conklin" w:date="2021-09-19T10:38:00Z"/>
              <w:rFonts w:eastAsiaTheme="minorEastAsia"/>
              <w:noProof/>
            </w:rPr>
          </w:pPr>
          <w:ins w:id="29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Loss (or gain) of wetlands</w:t>
            </w:r>
            <w:r>
              <w:rPr>
                <w:noProof/>
                <w:webHidden/>
              </w:rPr>
              <w:tab/>
            </w:r>
            <w:r>
              <w:rPr>
                <w:noProof/>
                <w:webHidden/>
              </w:rPr>
              <w:fldChar w:fldCharType="begin"/>
            </w:r>
            <w:r>
              <w:rPr>
                <w:noProof/>
                <w:webHidden/>
              </w:rPr>
              <w:instrText xml:space="preserve"> PAGEREF _Toc82940396 \h </w:instrText>
            </w:r>
            <w:r>
              <w:rPr>
                <w:noProof/>
                <w:webHidden/>
              </w:rPr>
            </w:r>
          </w:ins>
          <w:r>
            <w:rPr>
              <w:noProof/>
              <w:webHidden/>
            </w:rPr>
            <w:fldChar w:fldCharType="separate"/>
          </w:r>
          <w:ins w:id="295" w:author="David Conklin" w:date="2021-09-19T10:38:00Z">
            <w:r>
              <w:rPr>
                <w:noProof/>
                <w:webHidden/>
              </w:rPr>
              <w:t>66</w:t>
            </w:r>
            <w:r>
              <w:rPr>
                <w:noProof/>
                <w:webHidden/>
              </w:rPr>
              <w:fldChar w:fldCharType="end"/>
            </w:r>
            <w:r w:rsidRPr="00212E7D">
              <w:rPr>
                <w:rStyle w:val="Hyperlink"/>
                <w:noProof/>
              </w:rPr>
              <w:fldChar w:fldCharType="end"/>
            </w:r>
          </w:ins>
        </w:p>
        <w:p w14:paraId="6E13E74A" w14:textId="3D497994" w:rsidR="00CA398C" w:rsidRDefault="00CA398C">
          <w:pPr>
            <w:pStyle w:val="TOC2"/>
            <w:tabs>
              <w:tab w:val="right" w:leader="dot" w:pos="9350"/>
            </w:tabs>
            <w:rPr>
              <w:ins w:id="296" w:author="David Conklin" w:date="2021-09-19T10:38:00Z"/>
              <w:rFonts w:eastAsiaTheme="minorEastAsia"/>
              <w:noProof/>
            </w:rPr>
          </w:pPr>
          <w:ins w:id="29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Wetland state and transition model</w:t>
            </w:r>
            <w:r>
              <w:rPr>
                <w:noProof/>
                <w:webHidden/>
              </w:rPr>
              <w:tab/>
            </w:r>
            <w:r>
              <w:rPr>
                <w:noProof/>
                <w:webHidden/>
              </w:rPr>
              <w:fldChar w:fldCharType="begin"/>
            </w:r>
            <w:r>
              <w:rPr>
                <w:noProof/>
                <w:webHidden/>
              </w:rPr>
              <w:instrText xml:space="preserve"> PAGEREF _Toc82940397 \h </w:instrText>
            </w:r>
            <w:r>
              <w:rPr>
                <w:noProof/>
                <w:webHidden/>
              </w:rPr>
            </w:r>
          </w:ins>
          <w:r>
            <w:rPr>
              <w:noProof/>
              <w:webHidden/>
            </w:rPr>
            <w:fldChar w:fldCharType="separate"/>
          </w:r>
          <w:ins w:id="298" w:author="David Conklin" w:date="2021-09-19T10:38:00Z">
            <w:r>
              <w:rPr>
                <w:noProof/>
                <w:webHidden/>
              </w:rPr>
              <w:t>67</w:t>
            </w:r>
            <w:r>
              <w:rPr>
                <w:noProof/>
                <w:webHidden/>
              </w:rPr>
              <w:fldChar w:fldCharType="end"/>
            </w:r>
            <w:r w:rsidRPr="00212E7D">
              <w:rPr>
                <w:rStyle w:val="Hyperlink"/>
                <w:noProof/>
              </w:rPr>
              <w:fldChar w:fldCharType="end"/>
            </w:r>
          </w:ins>
        </w:p>
        <w:p w14:paraId="0C9CF2F4" w14:textId="6894D50C" w:rsidR="00CA398C" w:rsidRDefault="00CA398C">
          <w:pPr>
            <w:pStyle w:val="TOC2"/>
            <w:tabs>
              <w:tab w:val="right" w:leader="dot" w:pos="9350"/>
            </w:tabs>
            <w:rPr>
              <w:ins w:id="299" w:author="David Conklin" w:date="2021-09-19T10:38:00Z"/>
              <w:rFonts w:eastAsiaTheme="minorEastAsia"/>
              <w:noProof/>
            </w:rPr>
          </w:pPr>
          <w:ins w:id="30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Reality check</w:t>
            </w:r>
            <w:r>
              <w:rPr>
                <w:noProof/>
                <w:webHidden/>
              </w:rPr>
              <w:tab/>
            </w:r>
            <w:r>
              <w:rPr>
                <w:noProof/>
                <w:webHidden/>
              </w:rPr>
              <w:fldChar w:fldCharType="begin"/>
            </w:r>
            <w:r>
              <w:rPr>
                <w:noProof/>
                <w:webHidden/>
              </w:rPr>
              <w:instrText xml:space="preserve"> PAGEREF _Toc82940398 \h </w:instrText>
            </w:r>
            <w:r>
              <w:rPr>
                <w:noProof/>
                <w:webHidden/>
              </w:rPr>
            </w:r>
          </w:ins>
          <w:r>
            <w:rPr>
              <w:noProof/>
              <w:webHidden/>
            </w:rPr>
            <w:fldChar w:fldCharType="separate"/>
          </w:r>
          <w:ins w:id="301" w:author="David Conklin" w:date="2021-09-19T10:38:00Z">
            <w:r>
              <w:rPr>
                <w:noProof/>
                <w:webHidden/>
              </w:rPr>
              <w:t>68</w:t>
            </w:r>
            <w:r>
              <w:rPr>
                <w:noProof/>
                <w:webHidden/>
              </w:rPr>
              <w:fldChar w:fldCharType="end"/>
            </w:r>
            <w:r w:rsidRPr="00212E7D">
              <w:rPr>
                <w:rStyle w:val="Hyperlink"/>
                <w:noProof/>
              </w:rPr>
              <w:fldChar w:fldCharType="end"/>
            </w:r>
          </w:ins>
        </w:p>
        <w:p w14:paraId="7C2131DC" w14:textId="046FCEBE" w:rsidR="00CA398C" w:rsidRDefault="00CA398C">
          <w:pPr>
            <w:pStyle w:val="TOC2"/>
            <w:tabs>
              <w:tab w:val="right" w:leader="dot" w:pos="9350"/>
            </w:tabs>
            <w:rPr>
              <w:ins w:id="302" w:author="David Conklin" w:date="2021-09-19T10:38:00Z"/>
              <w:rFonts w:eastAsiaTheme="minorEastAsia"/>
              <w:noProof/>
            </w:rPr>
          </w:pPr>
          <w:ins w:id="30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"_Toc82940399"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High Cascades Springs</w:t>
            </w:r>
            <w:r>
              <w:rPr>
                <w:noProof/>
                <w:webHidden/>
              </w:rPr>
              <w:tab/>
            </w:r>
            <w:r>
              <w:rPr>
                <w:noProof/>
                <w:webHidden/>
              </w:rPr>
              <w:fldChar w:fldCharType="begin"/>
            </w:r>
            <w:r>
              <w:rPr>
                <w:noProof/>
                <w:webHidden/>
              </w:rPr>
              <w:instrText xml:space="preserve"> PAGEREF _Toc82940399 \h </w:instrText>
            </w:r>
            <w:r>
              <w:rPr>
                <w:noProof/>
                <w:webHidden/>
              </w:rPr>
            </w:r>
          </w:ins>
          <w:r>
            <w:rPr>
              <w:noProof/>
              <w:webHidden/>
            </w:rPr>
            <w:fldChar w:fldCharType="separate"/>
          </w:r>
          <w:ins w:id="304" w:author="David Conklin" w:date="2021-09-19T10:38:00Z">
            <w:r>
              <w:rPr>
                <w:noProof/>
                <w:webHidden/>
              </w:rPr>
              <w:t>70</w:t>
            </w:r>
            <w:r>
              <w:rPr>
                <w:noProof/>
                <w:webHidden/>
              </w:rPr>
              <w:fldChar w:fldCharType="end"/>
            </w:r>
            <w:r w:rsidRPr="00212E7D">
              <w:rPr>
                <w:rStyle w:val="Hyperlink"/>
                <w:noProof/>
              </w:rPr>
              <w:fldChar w:fldCharType="end"/>
            </w:r>
          </w:ins>
        </w:p>
        <w:p w14:paraId="2082C01B" w14:textId="26A745E4" w:rsidR="00CA398C" w:rsidRDefault="00CA398C">
          <w:pPr>
            <w:pStyle w:val="TOC2"/>
            <w:tabs>
              <w:tab w:val="right" w:leader="dot" w:pos="9350"/>
            </w:tabs>
            <w:rPr>
              <w:ins w:id="305" w:author="David Conklin" w:date="2021-09-19T10:38:00Z"/>
              <w:rFonts w:eastAsiaTheme="minorEastAsia"/>
              <w:noProof/>
            </w:rPr>
          </w:pPr>
          <w:ins w:id="306" w:author="David Conklin" w:date="2021-09-19T10:38:00Z">
            <w:r w:rsidRPr="00212E7D">
              <w:rPr>
                <w:rStyle w:val="Hyperlink"/>
                <w:noProof/>
              </w:rPr>
              <w:lastRenderedPageBreak/>
              <w:fldChar w:fldCharType="begin"/>
            </w:r>
            <w:r w:rsidRPr="00212E7D">
              <w:rPr>
                <w:rStyle w:val="Hyperlink"/>
                <w:noProof/>
              </w:rPr>
              <w:instrText xml:space="preserve"> </w:instrText>
            </w:r>
            <w:r>
              <w:rPr>
                <w:noProof/>
              </w:rPr>
              <w:instrText>HYPERLINK \l "_Toc82940400"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Calibration and simulation skill</w:t>
            </w:r>
            <w:r>
              <w:rPr>
                <w:noProof/>
                <w:webHidden/>
              </w:rPr>
              <w:tab/>
            </w:r>
            <w:r>
              <w:rPr>
                <w:noProof/>
                <w:webHidden/>
              </w:rPr>
              <w:fldChar w:fldCharType="begin"/>
            </w:r>
            <w:r>
              <w:rPr>
                <w:noProof/>
                <w:webHidden/>
              </w:rPr>
              <w:instrText xml:space="preserve"> PAGEREF _Toc82940400 \h </w:instrText>
            </w:r>
            <w:r>
              <w:rPr>
                <w:noProof/>
                <w:webHidden/>
              </w:rPr>
            </w:r>
          </w:ins>
          <w:r>
            <w:rPr>
              <w:noProof/>
              <w:webHidden/>
            </w:rPr>
            <w:fldChar w:fldCharType="separate"/>
          </w:r>
          <w:ins w:id="307" w:author="David Conklin" w:date="2021-09-19T10:38:00Z">
            <w:r>
              <w:rPr>
                <w:noProof/>
                <w:webHidden/>
              </w:rPr>
              <w:t>71</w:t>
            </w:r>
            <w:r>
              <w:rPr>
                <w:noProof/>
                <w:webHidden/>
              </w:rPr>
              <w:fldChar w:fldCharType="end"/>
            </w:r>
            <w:r w:rsidRPr="00212E7D">
              <w:rPr>
                <w:rStyle w:val="Hyperlink"/>
                <w:noProof/>
              </w:rPr>
              <w:fldChar w:fldCharType="end"/>
            </w:r>
          </w:ins>
        </w:p>
        <w:p w14:paraId="531096F6" w14:textId="60731518" w:rsidR="00CA398C" w:rsidRDefault="00CA398C">
          <w:pPr>
            <w:pStyle w:val="TOC2"/>
            <w:tabs>
              <w:tab w:val="right" w:leader="dot" w:pos="9350"/>
            </w:tabs>
            <w:rPr>
              <w:ins w:id="308" w:author="David Conklin" w:date="2021-09-19T10:38:00Z"/>
              <w:rFonts w:eastAsiaTheme="minorEastAsia"/>
              <w:noProof/>
            </w:rPr>
          </w:pPr>
          <w:ins w:id="30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Analysis of locations where the model has low skill</w:t>
            </w:r>
            <w:r>
              <w:rPr>
                <w:noProof/>
                <w:webHidden/>
              </w:rPr>
              <w:tab/>
            </w:r>
            <w:r>
              <w:rPr>
                <w:noProof/>
                <w:webHidden/>
              </w:rPr>
              <w:fldChar w:fldCharType="begin"/>
            </w:r>
            <w:r>
              <w:rPr>
                <w:noProof/>
                <w:webHidden/>
              </w:rPr>
              <w:instrText xml:space="preserve"> PAGEREF _Toc82940401 \h </w:instrText>
            </w:r>
            <w:r>
              <w:rPr>
                <w:noProof/>
                <w:webHidden/>
              </w:rPr>
            </w:r>
          </w:ins>
          <w:r>
            <w:rPr>
              <w:noProof/>
              <w:webHidden/>
            </w:rPr>
            <w:fldChar w:fldCharType="separate"/>
          </w:r>
          <w:ins w:id="310" w:author="David Conklin" w:date="2021-09-19T10:38:00Z">
            <w:r>
              <w:rPr>
                <w:noProof/>
                <w:webHidden/>
              </w:rPr>
              <w:t>74</w:t>
            </w:r>
            <w:r>
              <w:rPr>
                <w:noProof/>
                <w:webHidden/>
              </w:rPr>
              <w:fldChar w:fldCharType="end"/>
            </w:r>
            <w:r w:rsidRPr="00212E7D">
              <w:rPr>
                <w:rStyle w:val="Hyperlink"/>
                <w:noProof/>
              </w:rPr>
              <w:fldChar w:fldCharType="end"/>
            </w:r>
          </w:ins>
        </w:p>
        <w:p w14:paraId="3E7C3C53" w14:textId="23468E63" w:rsidR="00CA398C" w:rsidRDefault="00CA398C">
          <w:pPr>
            <w:pStyle w:val="TOC2"/>
            <w:tabs>
              <w:tab w:val="right" w:leader="dot" w:pos="9350"/>
            </w:tabs>
            <w:rPr>
              <w:ins w:id="311" w:author="David Conklin" w:date="2021-09-19T10:38:00Z"/>
              <w:rFonts w:eastAsiaTheme="minorEastAsia"/>
              <w:noProof/>
            </w:rPr>
          </w:pPr>
          <w:ins w:id="31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_Toc82940402 \h </w:instrText>
            </w:r>
            <w:r>
              <w:rPr>
                <w:noProof/>
                <w:webHidden/>
              </w:rPr>
            </w:r>
          </w:ins>
          <w:r>
            <w:rPr>
              <w:noProof/>
              <w:webHidden/>
            </w:rPr>
            <w:fldChar w:fldCharType="separate"/>
          </w:r>
          <w:ins w:id="313" w:author="David Conklin" w:date="2021-09-19T10:38:00Z">
            <w:r>
              <w:rPr>
                <w:noProof/>
                <w:webHidden/>
              </w:rPr>
              <w:t>75</w:t>
            </w:r>
            <w:r>
              <w:rPr>
                <w:noProof/>
                <w:webHidden/>
              </w:rPr>
              <w:fldChar w:fldCharType="end"/>
            </w:r>
            <w:r w:rsidRPr="00212E7D">
              <w:rPr>
                <w:rStyle w:val="Hyperlink"/>
                <w:noProof/>
              </w:rPr>
              <w:fldChar w:fldCharType="end"/>
            </w:r>
          </w:ins>
        </w:p>
        <w:p w14:paraId="3F2317A4" w14:textId="11410046" w:rsidR="00CA398C" w:rsidRDefault="00CA398C">
          <w:pPr>
            <w:pStyle w:val="TOC2"/>
            <w:tabs>
              <w:tab w:val="right" w:leader="dot" w:pos="9350"/>
            </w:tabs>
            <w:rPr>
              <w:ins w:id="314" w:author="David Conklin" w:date="2021-09-19T10:38:00Z"/>
              <w:rFonts w:eastAsiaTheme="minorEastAsia"/>
              <w:noProof/>
            </w:rPr>
          </w:pPr>
          <w:ins w:id="315"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"_Toc82940403"</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CW3M v. Shade-a-lator</w:t>
            </w:r>
            <w:r>
              <w:rPr>
                <w:noProof/>
                <w:webHidden/>
              </w:rPr>
              <w:tab/>
            </w:r>
            <w:r>
              <w:rPr>
                <w:noProof/>
                <w:webHidden/>
              </w:rPr>
              <w:fldChar w:fldCharType="begin"/>
            </w:r>
            <w:r>
              <w:rPr>
                <w:noProof/>
                <w:webHidden/>
              </w:rPr>
              <w:instrText xml:space="preserve"> PAGEREF _Toc82940403 \h </w:instrText>
            </w:r>
            <w:r>
              <w:rPr>
                <w:noProof/>
                <w:webHidden/>
              </w:rPr>
            </w:r>
          </w:ins>
          <w:r>
            <w:rPr>
              <w:noProof/>
              <w:webHidden/>
            </w:rPr>
            <w:fldChar w:fldCharType="separate"/>
          </w:r>
          <w:ins w:id="316" w:author="David Conklin" w:date="2021-09-19T10:38:00Z">
            <w:r>
              <w:rPr>
                <w:noProof/>
                <w:webHidden/>
              </w:rPr>
              <w:t>76</w:t>
            </w:r>
            <w:r>
              <w:rPr>
                <w:noProof/>
                <w:webHidden/>
              </w:rPr>
              <w:fldChar w:fldCharType="end"/>
            </w:r>
            <w:r w:rsidRPr="00212E7D">
              <w:rPr>
                <w:rStyle w:val="Hyperlink"/>
                <w:noProof/>
              </w:rPr>
              <w:fldChar w:fldCharType="end"/>
            </w:r>
          </w:ins>
        </w:p>
        <w:p w14:paraId="404EC01A" w14:textId="1D2BF307" w:rsidR="00CA398C" w:rsidRDefault="00CA398C">
          <w:pPr>
            <w:pStyle w:val="TOC2"/>
            <w:tabs>
              <w:tab w:val="right" w:leader="dot" w:pos="9350"/>
            </w:tabs>
            <w:rPr>
              <w:ins w:id="317" w:author="David Conklin" w:date="2021-09-19T10:38:00Z"/>
              <w:rFonts w:eastAsiaTheme="minorEastAsia"/>
              <w:noProof/>
            </w:rPr>
          </w:pPr>
          <w:ins w:id="318"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"_Toc82940404"</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Comparison of CW3M results to Shade-a-lator results</w:t>
            </w:r>
            <w:r>
              <w:rPr>
                <w:noProof/>
                <w:webHidden/>
              </w:rPr>
              <w:tab/>
            </w:r>
            <w:r>
              <w:rPr>
                <w:noProof/>
                <w:webHidden/>
              </w:rPr>
              <w:fldChar w:fldCharType="begin"/>
            </w:r>
            <w:r>
              <w:rPr>
                <w:noProof/>
                <w:webHidden/>
              </w:rPr>
              <w:instrText xml:space="preserve"> PAGEREF _Toc82940404 \h </w:instrText>
            </w:r>
            <w:r>
              <w:rPr>
                <w:noProof/>
                <w:webHidden/>
              </w:rPr>
            </w:r>
          </w:ins>
          <w:r>
            <w:rPr>
              <w:noProof/>
              <w:webHidden/>
            </w:rPr>
            <w:fldChar w:fldCharType="separate"/>
          </w:r>
          <w:ins w:id="319" w:author="David Conklin" w:date="2021-09-19T10:38:00Z">
            <w:r>
              <w:rPr>
                <w:noProof/>
                <w:webHidden/>
              </w:rPr>
              <w:t>78</w:t>
            </w:r>
            <w:r>
              <w:rPr>
                <w:noProof/>
                <w:webHidden/>
              </w:rPr>
              <w:fldChar w:fldCharType="end"/>
            </w:r>
            <w:r w:rsidRPr="00212E7D">
              <w:rPr>
                <w:rStyle w:val="Hyperlink"/>
                <w:noProof/>
              </w:rPr>
              <w:fldChar w:fldCharType="end"/>
            </w:r>
          </w:ins>
        </w:p>
        <w:p w14:paraId="282C70E6" w14:textId="07649062" w:rsidR="00CA398C" w:rsidRDefault="00CA398C">
          <w:pPr>
            <w:pStyle w:val="TOC1"/>
            <w:tabs>
              <w:tab w:val="right" w:leader="dot" w:pos="9350"/>
            </w:tabs>
            <w:rPr>
              <w:ins w:id="320" w:author="David Conklin" w:date="2021-09-19T10:38:00Z"/>
              <w:rFonts w:eastAsiaTheme="minorEastAsia"/>
              <w:noProof/>
            </w:rPr>
          </w:pPr>
          <w:ins w:id="321"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"_Toc82940405"</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The Clackamas Basin</w:t>
            </w:r>
            <w:r>
              <w:rPr>
                <w:noProof/>
                <w:webHidden/>
              </w:rPr>
              <w:tab/>
            </w:r>
            <w:r>
              <w:rPr>
                <w:noProof/>
                <w:webHidden/>
              </w:rPr>
              <w:fldChar w:fldCharType="begin"/>
            </w:r>
            <w:r>
              <w:rPr>
                <w:noProof/>
                <w:webHidden/>
              </w:rPr>
              <w:instrText xml:space="preserve"> PAGEREF _Toc82940405 \h </w:instrText>
            </w:r>
            <w:r>
              <w:rPr>
                <w:noProof/>
                <w:webHidden/>
              </w:rPr>
            </w:r>
          </w:ins>
          <w:r>
            <w:rPr>
              <w:noProof/>
              <w:webHidden/>
            </w:rPr>
            <w:fldChar w:fldCharType="separate"/>
          </w:r>
          <w:ins w:id="322" w:author="David Conklin" w:date="2021-09-19T10:38:00Z">
            <w:r>
              <w:rPr>
                <w:noProof/>
                <w:webHidden/>
              </w:rPr>
              <w:t>80</w:t>
            </w:r>
            <w:r>
              <w:rPr>
                <w:noProof/>
                <w:webHidden/>
              </w:rPr>
              <w:fldChar w:fldCharType="end"/>
            </w:r>
            <w:r w:rsidRPr="00212E7D">
              <w:rPr>
                <w:rStyle w:val="Hyperlink"/>
                <w:noProof/>
              </w:rPr>
              <w:fldChar w:fldCharType="end"/>
            </w:r>
          </w:ins>
        </w:p>
        <w:p w14:paraId="4BF3FE06" w14:textId="6CEE3847" w:rsidR="00CA398C" w:rsidRDefault="00CA398C">
          <w:pPr>
            <w:pStyle w:val="TOC1"/>
            <w:tabs>
              <w:tab w:val="right" w:leader="dot" w:pos="9350"/>
            </w:tabs>
            <w:rPr>
              <w:ins w:id="323" w:author="David Conklin" w:date="2021-09-19T10:38:00Z"/>
              <w:rFonts w:eastAsiaTheme="minorEastAsia"/>
              <w:noProof/>
            </w:rPr>
          </w:pPr>
          <w:ins w:id="324"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"_Toc82940406"</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Directory structure and file names</w:t>
            </w:r>
            <w:r>
              <w:rPr>
                <w:noProof/>
                <w:webHidden/>
              </w:rPr>
              <w:tab/>
            </w:r>
            <w:r>
              <w:rPr>
                <w:noProof/>
                <w:webHidden/>
              </w:rPr>
              <w:fldChar w:fldCharType="begin"/>
            </w:r>
            <w:r>
              <w:rPr>
                <w:noProof/>
                <w:webHidden/>
              </w:rPr>
              <w:instrText xml:space="preserve"> PAGEREF _Toc82940406 \h </w:instrText>
            </w:r>
            <w:r>
              <w:rPr>
                <w:noProof/>
                <w:webHidden/>
              </w:rPr>
            </w:r>
          </w:ins>
          <w:r>
            <w:rPr>
              <w:noProof/>
              <w:webHidden/>
            </w:rPr>
            <w:fldChar w:fldCharType="separate"/>
          </w:r>
          <w:ins w:id="325" w:author="David Conklin" w:date="2021-09-19T10:38:00Z">
            <w:r>
              <w:rPr>
                <w:noProof/>
                <w:webHidden/>
              </w:rPr>
              <w:t>81</w:t>
            </w:r>
            <w:r>
              <w:rPr>
                <w:noProof/>
                <w:webHidden/>
              </w:rPr>
              <w:fldChar w:fldCharType="end"/>
            </w:r>
            <w:r w:rsidRPr="00212E7D">
              <w:rPr>
                <w:rStyle w:val="Hyperlink"/>
                <w:noProof/>
              </w:rPr>
              <w:fldChar w:fldCharType="end"/>
            </w:r>
          </w:ins>
        </w:p>
        <w:p w14:paraId="6A64F72E" w14:textId="792A56F3" w:rsidR="00CA398C" w:rsidRDefault="00CA398C">
          <w:pPr>
            <w:pStyle w:val="TOC1"/>
            <w:tabs>
              <w:tab w:val="right" w:leader="dot" w:pos="9350"/>
            </w:tabs>
            <w:rPr>
              <w:ins w:id="326" w:author="David Conklin" w:date="2021-09-19T10:38:00Z"/>
              <w:rFonts w:eastAsiaTheme="minorEastAsia"/>
              <w:noProof/>
            </w:rPr>
          </w:pPr>
          <w:ins w:id="327"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"_Toc82940407"</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 Source Code Conventions</w:t>
            </w:r>
            <w:r>
              <w:rPr>
                <w:noProof/>
                <w:webHidden/>
              </w:rPr>
              <w:tab/>
            </w:r>
            <w:r>
              <w:rPr>
                <w:noProof/>
                <w:webHidden/>
              </w:rPr>
              <w:fldChar w:fldCharType="begin"/>
            </w:r>
            <w:r>
              <w:rPr>
                <w:noProof/>
                <w:webHidden/>
              </w:rPr>
              <w:instrText xml:space="preserve"> PAGEREF _Toc82940407 \h </w:instrText>
            </w:r>
            <w:r>
              <w:rPr>
                <w:noProof/>
                <w:webHidden/>
              </w:rPr>
            </w:r>
          </w:ins>
          <w:r>
            <w:rPr>
              <w:noProof/>
              <w:webHidden/>
            </w:rPr>
            <w:fldChar w:fldCharType="separate"/>
          </w:r>
          <w:ins w:id="328" w:author="David Conklin" w:date="2021-09-19T10:38:00Z">
            <w:r>
              <w:rPr>
                <w:noProof/>
                <w:webHidden/>
              </w:rPr>
              <w:t>82</w:t>
            </w:r>
            <w:r>
              <w:rPr>
                <w:noProof/>
                <w:webHidden/>
              </w:rPr>
              <w:fldChar w:fldCharType="end"/>
            </w:r>
            <w:r w:rsidRPr="00212E7D">
              <w:rPr>
                <w:rStyle w:val="Hyperlink"/>
                <w:noProof/>
              </w:rPr>
              <w:fldChar w:fldCharType="end"/>
            </w:r>
          </w:ins>
        </w:p>
        <w:p w14:paraId="3E6B9918" w14:textId="1A1A9BB0" w:rsidR="00CA398C" w:rsidRDefault="00CA398C">
          <w:pPr>
            <w:pStyle w:val="TOC2"/>
            <w:tabs>
              <w:tab w:val="right" w:leader="dot" w:pos="9350"/>
            </w:tabs>
            <w:rPr>
              <w:ins w:id="329" w:author="David Conklin" w:date="2021-09-19T10:38:00Z"/>
              <w:rFonts w:eastAsiaTheme="minorEastAsia"/>
              <w:noProof/>
            </w:rPr>
          </w:pPr>
          <w:ins w:id="330"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"_Toc82940408"</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Conklin’s conventions for variable names</w:t>
            </w:r>
            <w:r>
              <w:rPr>
                <w:noProof/>
                <w:webHidden/>
              </w:rPr>
              <w:tab/>
            </w:r>
            <w:r>
              <w:rPr>
                <w:noProof/>
                <w:webHidden/>
              </w:rPr>
              <w:fldChar w:fldCharType="begin"/>
            </w:r>
            <w:r>
              <w:rPr>
                <w:noProof/>
                <w:webHidden/>
              </w:rPr>
              <w:instrText xml:space="preserve"> PAGEREF _Toc82940408 \h </w:instrText>
            </w:r>
            <w:r>
              <w:rPr>
                <w:noProof/>
                <w:webHidden/>
              </w:rPr>
            </w:r>
          </w:ins>
          <w:r>
            <w:rPr>
              <w:noProof/>
              <w:webHidden/>
            </w:rPr>
            <w:fldChar w:fldCharType="separate"/>
          </w:r>
          <w:ins w:id="331" w:author="David Conklin" w:date="2021-09-19T10:38:00Z">
            <w:r>
              <w:rPr>
                <w:noProof/>
                <w:webHidden/>
              </w:rPr>
              <w:t>82</w:t>
            </w:r>
            <w:r>
              <w:rPr>
                <w:noProof/>
                <w:webHidden/>
              </w:rPr>
              <w:fldChar w:fldCharType="end"/>
            </w:r>
            <w:r w:rsidRPr="00212E7D">
              <w:rPr>
                <w:rStyle w:val="Hyperlink"/>
                <w:noProof/>
              </w:rPr>
              <w:fldChar w:fldCharType="end"/>
            </w:r>
          </w:ins>
        </w:p>
        <w:p w14:paraId="40DD1173" w14:textId="7B0F320D" w:rsidR="00CA398C" w:rsidRDefault="00CA398C">
          <w:pPr>
            <w:pStyle w:val="TOC2"/>
            <w:tabs>
              <w:tab w:val="right" w:leader="dot" w:pos="9350"/>
            </w:tabs>
            <w:rPr>
              <w:ins w:id="332" w:author="David Conklin" w:date="2021-09-19T10:38:00Z"/>
              <w:rFonts w:eastAsiaTheme="minorEastAsia"/>
              <w:noProof/>
            </w:rPr>
          </w:pPr>
          <w:ins w:id="333"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"_Toc82940409"</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_Toc82940409 \h </w:instrText>
            </w:r>
            <w:r>
              <w:rPr>
                <w:noProof/>
                <w:webHidden/>
              </w:rPr>
            </w:r>
          </w:ins>
          <w:r>
            <w:rPr>
              <w:noProof/>
              <w:webHidden/>
            </w:rPr>
            <w:fldChar w:fldCharType="separate"/>
          </w:r>
          <w:ins w:id="334" w:author="David Conklin" w:date="2021-09-19T10:38:00Z">
            <w:r>
              <w:rPr>
                <w:noProof/>
                <w:webHidden/>
              </w:rPr>
              <w:t>82</w:t>
            </w:r>
            <w:r>
              <w:rPr>
                <w:noProof/>
                <w:webHidden/>
              </w:rPr>
              <w:fldChar w:fldCharType="end"/>
            </w:r>
            <w:r w:rsidRPr="00212E7D">
              <w:rPr>
                <w:rStyle w:val="Hyperlink"/>
                <w:noProof/>
              </w:rPr>
              <w:fldChar w:fldCharType="end"/>
            </w:r>
          </w:ins>
        </w:p>
        <w:p w14:paraId="7BF3398C" w14:textId="3B498397" w:rsidR="00CA398C" w:rsidRDefault="00CA398C">
          <w:pPr>
            <w:pStyle w:val="TOC1"/>
            <w:tabs>
              <w:tab w:val="right" w:leader="dot" w:pos="9350"/>
            </w:tabs>
            <w:rPr>
              <w:ins w:id="335" w:author="David Conklin" w:date="2021-09-19T10:38:00Z"/>
              <w:rFonts w:eastAsiaTheme="minorEastAsia"/>
              <w:noProof/>
            </w:rPr>
          </w:pPr>
          <w:ins w:id="336"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"_Toc82940410"</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Release Log</w:t>
            </w:r>
            <w:r>
              <w:rPr>
                <w:noProof/>
                <w:webHidden/>
              </w:rPr>
              <w:tab/>
            </w:r>
            <w:r>
              <w:rPr>
                <w:noProof/>
                <w:webHidden/>
              </w:rPr>
              <w:fldChar w:fldCharType="begin"/>
            </w:r>
            <w:r>
              <w:rPr>
                <w:noProof/>
                <w:webHidden/>
              </w:rPr>
              <w:instrText xml:space="preserve"> PAGEREF _Toc82940410 \h </w:instrText>
            </w:r>
            <w:r>
              <w:rPr>
                <w:noProof/>
                <w:webHidden/>
              </w:rPr>
            </w:r>
          </w:ins>
          <w:r>
            <w:rPr>
              <w:noProof/>
              <w:webHidden/>
            </w:rPr>
            <w:fldChar w:fldCharType="separate"/>
          </w:r>
          <w:ins w:id="337" w:author="David Conklin" w:date="2021-09-19T10:38:00Z">
            <w:r>
              <w:rPr>
                <w:noProof/>
                <w:webHidden/>
              </w:rPr>
              <w:t>83</w:t>
            </w:r>
            <w:r>
              <w:rPr>
                <w:noProof/>
                <w:webHidden/>
              </w:rPr>
              <w:fldChar w:fldCharType="end"/>
            </w:r>
            <w:r w:rsidRPr="00212E7D">
              <w:rPr>
                <w:rStyle w:val="Hyperlink"/>
                <w:noProof/>
              </w:rPr>
              <w:fldChar w:fldCharType="end"/>
            </w:r>
          </w:ins>
        </w:p>
        <w:p w14:paraId="3CF3A8B8" w14:textId="442A6FB7" w:rsidR="00CA398C" w:rsidRDefault="00CA398C">
          <w:pPr>
            <w:pStyle w:val="TOC1"/>
            <w:tabs>
              <w:tab w:val="right" w:leader="dot" w:pos="9350"/>
            </w:tabs>
            <w:rPr>
              <w:ins w:id="338" w:author="David Conklin" w:date="2021-09-19T10:38:00Z"/>
              <w:rFonts w:eastAsiaTheme="minorEastAsia"/>
              <w:noProof/>
            </w:rPr>
          </w:pPr>
          <w:ins w:id="339"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"_Toc82940411"</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References</w:t>
            </w:r>
            <w:r>
              <w:rPr>
                <w:noProof/>
                <w:webHidden/>
              </w:rPr>
              <w:tab/>
            </w:r>
            <w:r>
              <w:rPr>
                <w:noProof/>
                <w:webHidden/>
              </w:rPr>
              <w:fldChar w:fldCharType="begin"/>
            </w:r>
            <w:r>
              <w:rPr>
                <w:noProof/>
                <w:webHidden/>
              </w:rPr>
              <w:instrText xml:space="preserve"> PAGEREF _Toc82940411 \h </w:instrText>
            </w:r>
            <w:r>
              <w:rPr>
                <w:noProof/>
                <w:webHidden/>
              </w:rPr>
            </w:r>
          </w:ins>
          <w:r>
            <w:rPr>
              <w:noProof/>
              <w:webHidden/>
            </w:rPr>
            <w:fldChar w:fldCharType="separate"/>
          </w:r>
          <w:ins w:id="340" w:author="David Conklin" w:date="2021-09-19T10:38:00Z">
            <w:r>
              <w:rPr>
                <w:noProof/>
                <w:webHidden/>
              </w:rPr>
              <w:t>87</w:t>
            </w:r>
            <w:r>
              <w:rPr>
                <w:noProof/>
                <w:webHidden/>
              </w:rPr>
              <w:fldChar w:fldCharType="end"/>
            </w:r>
            <w:r w:rsidRPr="00212E7D">
              <w:rPr>
                <w:rStyle w:val="Hyperlink"/>
                <w:noProof/>
              </w:rPr>
              <w:fldChar w:fldCharType="end"/>
            </w:r>
          </w:ins>
        </w:p>
        <w:p w14:paraId="6A9C743B" w14:textId="20F5EA50" w:rsidR="00CA398C" w:rsidRDefault="00CA398C">
          <w:pPr>
            <w:pStyle w:val="TOC1"/>
            <w:tabs>
              <w:tab w:val="right" w:leader="dot" w:pos="9350"/>
            </w:tabs>
            <w:rPr>
              <w:ins w:id="341" w:author="David Conklin" w:date="2021-09-19T10:38:00Z"/>
              <w:rFonts w:eastAsiaTheme="minorEastAsia"/>
              <w:noProof/>
            </w:rPr>
          </w:pPr>
          <w:ins w:id="342" w:author="David Conklin" w:date="2021-09-19T10:38:00Z">
            <w:r w:rsidRPr="00212E7D">
              <w:rPr>
                <w:rStyle w:val="Hyperlink"/>
                <w:noProof/>
              </w:rPr>
              <w:fldChar w:fldCharType="begin"/>
            </w:r>
            <w:r w:rsidRPr="00212E7D">
              <w:rPr>
                <w:rStyle w:val="Hyperlink"/>
                <w:noProof/>
              </w:rPr>
              <w:instrText xml:space="preserve"> </w:instrText>
            </w:r>
            <w:r>
              <w:rPr>
                <w:noProof/>
              </w:rPr>
              <w:instrText>HYPERLINK \l "_Toc82940412"</w:instrText>
            </w:r>
            <w:r w:rsidRPr="00212E7D">
              <w:rPr>
                <w:rStyle w:val="Hyperlink"/>
                <w:noProof/>
              </w:rPr>
              <w:instrText xml:space="preserve"> </w:instrText>
            </w:r>
            <w:r w:rsidRPr="00212E7D">
              <w:rPr>
                <w:rStyle w:val="Hyperlink"/>
                <w:noProof/>
              </w:rPr>
            </w:r>
            <w:r w:rsidRPr="00212E7D">
              <w:rPr>
                <w:rStyle w:val="Hyperlink"/>
                <w:noProof/>
              </w:rPr>
              <w:fldChar w:fldCharType="separate"/>
            </w:r>
            <w:r w:rsidRPr="00212E7D">
              <w:rPr>
                <w:rStyle w:val="Hyperlink"/>
                <w:noProof/>
              </w:rPr>
              <w:t>Acronyms and Abbreviations</w:t>
            </w:r>
            <w:r>
              <w:rPr>
                <w:noProof/>
                <w:webHidden/>
              </w:rPr>
              <w:tab/>
            </w:r>
            <w:r>
              <w:rPr>
                <w:noProof/>
                <w:webHidden/>
              </w:rPr>
              <w:fldChar w:fldCharType="begin"/>
            </w:r>
            <w:r>
              <w:rPr>
                <w:noProof/>
                <w:webHidden/>
              </w:rPr>
              <w:instrText xml:space="preserve"> PAGEREF _Toc82940412 \h </w:instrText>
            </w:r>
            <w:r>
              <w:rPr>
                <w:noProof/>
                <w:webHidden/>
              </w:rPr>
            </w:r>
          </w:ins>
          <w:r>
            <w:rPr>
              <w:noProof/>
              <w:webHidden/>
            </w:rPr>
            <w:fldChar w:fldCharType="separate"/>
          </w:r>
          <w:ins w:id="343" w:author="David Conklin" w:date="2021-09-19T10:38:00Z">
            <w:r>
              <w:rPr>
                <w:noProof/>
                <w:webHidden/>
              </w:rPr>
              <w:t>88</w:t>
            </w:r>
            <w:r>
              <w:rPr>
                <w:noProof/>
                <w:webHidden/>
              </w:rPr>
              <w:fldChar w:fldCharType="end"/>
            </w:r>
            <w:r w:rsidRPr="00212E7D">
              <w:rPr>
                <w:rStyle w:val="Hyperlink"/>
                <w:noProof/>
              </w:rPr>
              <w:fldChar w:fldCharType="end"/>
            </w:r>
          </w:ins>
        </w:p>
        <w:p w14:paraId="5CCCFBCF" w14:textId="0F23F006" w:rsidR="006410E2" w:rsidDel="003D7F64" w:rsidRDefault="006410E2">
          <w:pPr>
            <w:pStyle w:val="TOC1"/>
            <w:tabs>
              <w:tab w:val="right" w:leader="dot" w:pos="9350"/>
            </w:tabs>
            <w:rPr>
              <w:del w:id="344" w:author="David Conklin" w:date="2021-09-09T14:58:00Z"/>
              <w:rFonts w:eastAsiaTheme="minorEastAsia"/>
              <w:noProof/>
            </w:rPr>
          </w:pPr>
          <w:del w:id="345" w:author="David Conklin" w:date="2021-09-09T14:58:00Z">
            <w:r w:rsidRPr="002C5A5B" w:rsidDel="003D7F64">
              <w:rPr>
                <w:noProof/>
                <w:rPrChange w:id="346" w:author="David Conklin" w:date="2021-09-18T06:54:00Z">
                  <w:rPr>
                    <w:rStyle w:val="Hyperlink"/>
                    <w:noProof/>
                  </w:rPr>
                </w:rPrChange>
              </w:rPr>
              <w:delText>What is a digital handbook?</w:delText>
            </w:r>
            <w:r w:rsidDel="003D7F64">
              <w:rPr>
                <w:noProof/>
                <w:webHidden/>
              </w:rPr>
              <w:tab/>
              <w:delText>4</w:delText>
            </w:r>
          </w:del>
        </w:p>
        <w:p w14:paraId="3EE51887" w14:textId="78E65DA8" w:rsidR="006410E2" w:rsidDel="003D7F64" w:rsidRDefault="006410E2">
          <w:pPr>
            <w:pStyle w:val="TOC1"/>
            <w:tabs>
              <w:tab w:val="right" w:leader="dot" w:pos="9350"/>
            </w:tabs>
            <w:rPr>
              <w:del w:id="347" w:author="David Conklin" w:date="2021-09-09T14:58:00Z"/>
              <w:rFonts w:eastAsiaTheme="minorEastAsia"/>
              <w:noProof/>
            </w:rPr>
          </w:pPr>
          <w:del w:id="348" w:author="David Conklin" w:date="2021-09-09T14:58:00Z">
            <w:r w:rsidRPr="002C5A5B" w:rsidDel="003D7F64">
              <w:rPr>
                <w:noProof/>
                <w:rPrChange w:id="349" w:author="David Conklin" w:date="2021-09-18T06:54:00Z">
                  <w:rPr>
                    <w:rStyle w:val="Hyperlink"/>
                    <w:noProof/>
                  </w:rPr>
                </w:rPrChange>
              </w:rPr>
              <w:delText>CW3M concept</w:delText>
            </w:r>
            <w:r w:rsidDel="003D7F64">
              <w:rPr>
                <w:noProof/>
                <w:webHidden/>
              </w:rPr>
              <w:tab/>
              <w:delText>4</w:delText>
            </w:r>
          </w:del>
        </w:p>
        <w:p w14:paraId="75EAD532" w14:textId="38A3FF9A" w:rsidR="006410E2" w:rsidDel="003D7F64" w:rsidRDefault="006410E2">
          <w:pPr>
            <w:pStyle w:val="TOC2"/>
            <w:tabs>
              <w:tab w:val="right" w:leader="dot" w:pos="9350"/>
            </w:tabs>
            <w:rPr>
              <w:del w:id="350" w:author="David Conklin" w:date="2021-09-09T14:58:00Z"/>
              <w:rFonts w:eastAsiaTheme="minorEastAsia"/>
              <w:noProof/>
            </w:rPr>
          </w:pPr>
          <w:del w:id="351" w:author="David Conklin" w:date="2021-09-09T14:58:00Z">
            <w:r w:rsidRPr="002C5A5B" w:rsidDel="003D7F64">
              <w:rPr>
                <w:noProof/>
                <w:rPrChange w:id="352" w:author="David Conklin" w:date="2021-09-18T06:54:00Z">
                  <w:rPr>
                    <w:rStyle w:val="Hyperlink"/>
                    <w:noProof/>
                  </w:rPr>
                </w:rPrChange>
              </w:rPr>
              <w:delText>A different kind of community model</w:delText>
            </w:r>
            <w:r w:rsidDel="003D7F64">
              <w:rPr>
                <w:noProof/>
                <w:webHidden/>
              </w:rPr>
              <w:tab/>
              <w:delText>4</w:delText>
            </w:r>
          </w:del>
        </w:p>
        <w:p w14:paraId="4D01DD6B" w14:textId="1680E252" w:rsidR="006410E2" w:rsidDel="003D7F64" w:rsidRDefault="006410E2">
          <w:pPr>
            <w:pStyle w:val="TOC2"/>
            <w:tabs>
              <w:tab w:val="right" w:leader="dot" w:pos="9350"/>
            </w:tabs>
            <w:rPr>
              <w:del w:id="353" w:author="David Conklin" w:date="2021-09-09T14:58:00Z"/>
              <w:rFonts w:eastAsiaTheme="minorEastAsia"/>
              <w:noProof/>
            </w:rPr>
          </w:pPr>
          <w:del w:id="354" w:author="David Conklin" w:date="2021-09-09T14:58:00Z">
            <w:r w:rsidRPr="002C5A5B" w:rsidDel="003D7F64">
              <w:rPr>
                <w:noProof/>
                <w:rPrChange w:id="355" w:author="David Conklin" w:date="2021-09-18T06:54:00Z">
                  <w:rPr>
                    <w:rStyle w:val="Hyperlink"/>
                    <w:noProof/>
                  </w:rPr>
                </w:rPrChange>
              </w:rPr>
              <w:delText>What CW3M is for</w:delText>
            </w:r>
            <w:r w:rsidDel="003D7F64">
              <w:rPr>
                <w:noProof/>
                <w:webHidden/>
              </w:rPr>
              <w:tab/>
              <w:delText>5</w:delText>
            </w:r>
          </w:del>
        </w:p>
        <w:p w14:paraId="5B982E42" w14:textId="6977141E" w:rsidR="006410E2" w:rsidDel="003D7F64" w:rsidRDefault="006410E2">
          <w:pPr>
            <w:pStyle w:val="TOC2"/>
            <w:tabs>
              <w:tab w:val="right" w:leader="dot" w:pos="9350"/>
            </w:tabs>
            <w:rPr>
              <w:del w:id="356" w:author="David Conklin" w:date="2021-09-09T14:58:00Z"/>
              <w:rFonts w:eastAsiaTheme="minorEastAsia"/>
              <w:noProof/>
            </w:rPr>
          </w:pPr>
          <w:del w:id="357" w:author="David Conklin" w:date="2021-09-09T14:58:00Z">
            <w:r w:rsidRPr="002C5A5B" w:rsidDel="003D7F64">
              <w:rPr>
                <w:noProof/>
                <w:rPrChange w:id="358" w:author="David Conklin" w:date="2021-09-18T06:54:00Z">
                  <w:rPr>
                    <w:rStyle w:val="Hyperlink"/>
                    <w:noProof/>
                  </w:rPr>
                </w:rPrChange>
              </w:rPr>
              <w:delText>Management and maintenance</w:delText>
            </w:r>
            <w:r w:rsidDel="003D7F64">
              <w:rPr>
                <w:noProof/>
                <w:webHidden/>
              </w:rPr>
              <w:tab/>
              <w:delText>5</w:delText>
            </w:r>
          </w:del>
        </w:p>
        <w:p w14:paraId="78337264" w14:textId="184BA2CF" w:rsidR="006410E2" w:rsidDel="003D7F64" w:rsidRDefault="006410E2">
          <w:pPr>
            <w:pStyle w:val="TOC1"/>
            <w:tabs>
              <w:tab w:val="right" w:leader="dot" w:pos="9350"/>
            </w:tabs>
            <w:rPr>
              <w:del w:id="359" w:author="David Conklin" w:date="2021-09-09T14:58:00Z"/>
              <w:rFonts w:eastAsiaTheme="minorEastAsia"/>
              <w:noProof/>
            </w:rPr>
          </w:pPr>
          <w:del w:id="360" w:author="David Conklin" w:date="2021-09-09T14:58:00Z">
            <w:r w:rsidRPr="002C5A5B" w:rsidDel="003D7F64">
              <w:rPr>
                <w:noProof/>
                <w:rPrChange w:id="361" w:author="David Conklin" w:date="2021-09-18T06:54:00Z">
                  <w:rPr>
                    <w:rStyle w:val="Hyperlink"/>
                    <w:noProof/>
                  </w:rPr>
                </w:rPrChange>
              </w:rPr>
              <w:delText>CW3M – A “first principles” model with tuning knobs</w:delText>
            </w:r>
            <w:r w:rsidDel="003D7F64">
              <w:rPr>
                <w:noProof/>
                <w:webHidden/>
              </w:rPr>
              <w:tab/>
              <w:delText>5</w:delText>
            </w:r>
          </w:del>
        </w:p>
        <w:p w14:paraId="68B84D0D" w14:textId="28B1A5DC" w:rsidR="006410E2" w:rsidDel="003D7F64" w:rsidRDefault="006410E2">
          <w:pPr>
            <w:pStyle w:val="TOC1"/>
            <w:tabs>
              <w:tab w:val="right" w:leader="dot" w:pos="9350"/>
            </w:tabs>
            <w:rPr>
              <w:del w:id="362" w:author="David Conklin" w:date="2021-09-09T14:58:00Z"/>
              <w:rFonts w:eastAsiaTheme="minorEastAsia"/>
              <w:noProof/>
            </w:rPr>
          </w:pPr>
          <w:del w:id="363" w:author="David Conklin" w:date="2021-09-09T14:58:00Z">
            <w:r w:rsidRPr="002C5A5B" w:rsidDel="003D7F64">
              <w:rPr>
                <w:noProof/>
                <w:rPrChange w:id="364" w:author="David Conklin" w:date="2021-09-18T06:54:00Z">
                  <w:rPr>
                    <w:rStyle w:val="Hyperlink"/>
                    <w:noProof/>
                  </w:rPr>
                </w:rPrChange>
              </w:rPr>
              <w:delText>The tuning knobs</w:delText>
            </w:r>
            <w:r w:rsidDel="003D7F64">
              <w:rPr>
                <w:noProof/>
                <w:webHidden/>
              </w:rPr>
              <w:tab/>
              <w:delText>6</w:delText>
            </w:r>
          </w:del>
        </w:p>
        <w:p w14:paraId="0170ED21" w14:textId="4234A76A" w:rsidR="006410E2" w:rsidDel="003D7F64" w:rsidRDefault="006410E2">
          <w:pPr>
            <w:pStyle w:val="TOC2"/>
            <w:tabs>
              <w:tab w:val="right" w:leader="dot" w:pos="9350"/>
            </w:tabs>
            <w:rPr>
              <w:del w:id="365" w:author="David Conklin" w:date="2021-09-09T14:58:00Z"/>
              <w:rFonts w:eastAsiaTheme="minorEastAsia"/>
              <w:noProof/>
            </w:rPr>
          </w:pPr>
          <w:del w:id="366" w:author="David Conklin" w:date="2021-09-09T14:58:00Z">
            <w:r w:rsidRPr="002C5A5B" w:rsidDel="003D7F64">
              <w:rPr>
                <w:noProof/>
                <w:rPrChange w:id="367" w:author="David Conklin" w:date="2021-09-18T06:54:00Z">
                  <w:rPr>
                    <w:rStyle w:val="Hyperlink"/>
                    <w:noProof/>
                  </w:rPr>
                </w:rPrChange>
              </w:rPr>
              <w:delText>ET_MULT – forest evapotranspiration</w:delText>
            </w:r>
            <w:r w:rsidDel="003D7F64">
              <w:rPr>
                <w:noProof/>
                <w:webHidden/>
              </w:rPr>
              <w:tab/>
              <w:delText>6</w:delText>
            </w:r>
          </w:del>
        </w:p>
        <w:p w14:paraId="6445B2B3" w14:textId="292374E4" w:rsidR="006410E2" w:rsidDel="003D7F64" w:rsidRDefault="006410E2">
          <w:pPr>
            <w:pStyle w:val="TOC2"/>
            <w:tabs>
              <w:tab w:val="right" w:leader="dot" w:pos="9350"/>
            </w:tabs>
            <w:rPr>
              <w:del w:id="368" w:author="David Conklin" w:date="2021-09-09T14:58:00Z"/>
              <w:rFonts w:eastAsiaTheme="minorEastAsia"/>
              <w:noProof/>
            </w:rPr>
          </w:pPr>
          <w:del w:id="369" w:author="David Conklin" w:date="2021-09-09T14:58:00Z">
            <w:r w:rsidRPr="002C5A5B" w:rsidDel="003D7F64">
              <w:rPr>
                <w:noProof/>
                <w:rPrChange w:id="370" w:author="David Conklin" w:date="2021-09-18T06:54:00Z">
                  <w:rPr>
                    <w:rStyle w:val="Hyperlink"/>
                    <w:noProof/>
                  </w:rPr>
                </w:rPrChange>
              </w:rPr>
              <w:delText>SOLAR_RADIATION_MULTIPLIER – reservoir insolation</w:delText>
            </w:r>
            <w:r w:rsidDel="003D7F64">
              <w:rPr>
                <w:noProof/>
                <w:webHidden/>
              </w:rPr>
              <w:tab/>
              <w:delText>6</w:delText>
            </w:r>
          </w:del>
        </w:p>
        <w:p w14:paraId="60E56135" w14:textId="50480766" w:rsidR="006410E2" w:rsidDel="003D7F64" w:rsidRDefault="006410E2">
          <w:pPr>
            <w:pStyle w:val="TOC2"/>
            <w:tabs>
              <w:tab w:val="right" w:leader="dot" w:pos="9350"/>
            </w:tabs>
            <w:rPr>
              <w:del w:id="371" w:author="David Conklin" w:date="2021-09-09T14:58:00Z"/>
              <w:rFonts w:eastAsiaTheme="minorEastAsia"/>
              <w:noProof/>
            </w:rPr>
          </w:pPr>
          <w:del w:id="372" w:author="David Conklin" w:date="2021-09-09T14:58:00Z">
            <w:r w:rsidRPr="002C5A5B" w:rsidDel="003D7F64">
              <w:rPr>
                <w:noProof/>
                <w:rPrChange w:id="373" w:author="David Conklin" w:date="2021-09-18T06:54:00Z">
                  <w:rPr>
                    <w:rStyle w:val="Hyperlink"/>
                    <w:noProof/>
                  </w:rPr>
                </w:rPrChange>
              </w:rPr>
              <w:delText>FLOW_CMS – Discharge from High Cascade springs</w:delText>
            </w:r>
            <w:r w:rsidDel="003D7F64">
              <w:rPr>
                <w:noProof/>
                <w:webHidden/>
              </w:rPr>
              <w:tab/>
              <w:delText>7</w:delText>
            </w:r>
          </w:del>
        </w:p>
        <w:p w14:paraId="5ACF0DF0" w14:textId="7650B336" w:rsidR="006410E2" w:rsidDel="003D7F64" w:rsidRDefault="006410E2">
          <w:pPr>
            <w:pStyle w:val="TOC1"/>
            <w:tabs>
              <w:tab w:val="right" w:leader="dot" w:pos="9350"/>
            </w:tabs>
            <w:rPr>
              <w:del w:id="374" w:author="David Conklin" w:date="2021-09-09T14:58:00Z"/>
              <w:rFonts w:eastAsiaTheme="minorEastAsia"/>
              <w:noProof/>
            </w:rPr>
          </w:pPr>
          <w:del w:id="375" w:author="David Conklin" w:date="2021-09-09T14:58:00Z">
            <w:r w:rsidRPr="002C5A5B" w:rsidDel="003D7F64">
              <w:rPr>
                <w:noProof/>
                <w:rPrChange w:id="376" w:author="David Conklin" w:date="2021-09-18T06:54:00Z">
                  <w:rPr>
                    <w:rStyle w:val="Hyperlink"/>
                    <w:noProof/>
                  </w:rPr>
                </w:rPrChange>
              </w:rPr>
              <w:delText>The Envision framework and the GIS Layers</w:delText>
            </w:r>
            <w:r w:rsidDel="003D7F64">
              <w:rPr>
                <w:noProof/>
                <w:webHidden/>
              </w:rPr>
              <w:tab/>
              <w:delText>7</w:delText>
            </w:r>
          </w:del>
        </w:p>
        <w:p w14:paraId="5456884D" w14:textId="10F812AF" w:rsidR="006410E2" w:rsidDel="003D7F64" w:rsidRDefault="006410E2">
          <w:pPr>
            <w:pStyle w:val="TOC2"/>
            <w:tabs>
              <w:tab w:val="right" w:leader="dot" w:pos="9350"/>
            </w:tabs>
            <w:rPr>
              <w:del w:id="377" w:author="David Conklin" w:date="2021-09-09T14:58:00Z"/>
              <w:rFonts w:eastAsiaTheme="minorEastAsia"/>
              <w:noProof/>
            </w:rPr>
          </w:pPr>
          <w:del w:id="378" w:author="David Conklin" w:date="2021-09-09T14:58:00Z">
            <w:r w:rsidRPr="002C5A5B" w:rsidDel="003D7F64">
              <w:rPr>
                <w:noProof/>
                <w:rPrChange w:id="379" w:author="David Conklin" w:date="2021-09-18T06:54:00Z">
                  <w:rPr>
                    <w:rStyle w:val="Hyperlink"/>
                    <w:noProof/>
                  </w:rPr>
                </w:rPrChange>
              </w:rPr>
              <w:delText>The Reach Layer</w:delText>
            </w:r>
            <w:r w:rsidDel="003D7F64">
              <w:rPr>
                <w:noProof/>
                <w:webHidden/>
              </w:rPr>
              <w:tab/>
              <w:delText>7</w:delText>
            </w:r>
          </w:del>
        </w:p>
        <w:p w14:paraId="16B7E331" w14:textId="17F184FD" w:rsidR="006410E2" w:rsidDel="003D7F64" w:rsidRDefault="006410E2">
          <w:pPr>
            <w:pStyle w:val="TOC2"/>
            <w:tabs>
              <w:tab w:val="right" w:leader="dot" w:pos="9350"/>
            </w:tabs>
            <w:rPr>
              <w:del w:id="380" w:author="David Conklin" w:date="2021-09-09T14:58:00Z"/>
              <w:rFonts w:eastAsiaTheme="minorEastAsia"/>
              <w:noProof/>
            </w:rPr>
          </w:pPr>
          <w:del w:id="381" w:author="David Conklin" w:date="2021-09-09T14:58:00Z">
            <w:r w:rsidRPr="002C5A5B" w:rsidDel="003D7F64">
              <w:rPr>
                <w:noProof/>
                <w:rPrChange w:id="382" w:author="David Conklin" w:date="2021-09-18T06:54:00Z">
                  <w:rPr>
                    <w:rStyle w:val="Hyperlink"/>
                    <w:noProof/>
                  </w:rPr>
                </w:rPrChange>
              </w:rPr>
              <w:delText>Time steps, autonomous processes, and global methods</w:delText>
            </w:r>
            <w:r w:rsidDel="003D7F64">
              <w:rPr>
                <w:noProof/>
                <w:webHidden/>
              </w:rPr>
              <w:tab/>
              <w:delText>8</w:delText>
            </w:r>
          </w:del>
        </w:p>
        <w:p w14:paraId="279393E3" w14:textId="2787A757" w:rsidR="006410E2" w:rsidDel="003D7F64" w:rsidRDefault="006410E2">
          <w:pPr>
            <w:pStyle w:val="TOC2"/>
            <w:tabs>
              <w:tab w:val="right" w:leader="dot" w:pos="9350"/>
            </w:tabs>
            <w:rPr>
              <w:del w:id="383" w:author="David Conklin" w:date="2021-09-09T14:58:00Z"/>
              <w:rFonts w:eastAsiaTheme="minorEastAsia"/>
              <w:noProof/>
            </w:rPr>
          </w:pPr>
          <w:del w:id="384" w:author="David Conklin" w:date="2021-09-09T14:58:00Z">
            <w:r w:rsidRPr="002C5A5B" w:rsidDel="003D7F64">
              <w:rPr>
                <w:noProof/>
                <w:rPrChange w:id="385" w:author="David Conklin" w:date="2021-09-18T06:54:00Z">
                  <w:rPr>
                    <w:rStyle w:val="Hyperlink"/>
                    <w:noProof/>
                  </w:rPr>
                </w:rPrChange>
              </w:rPr>
              <w:delText>Some global method details</w:delText>
            </w:r>
            <w:r w:rsidDel="003D7F64">
              <w:rPr>
                <w:noProof/>
                <w:webHidden/>
              </w:rPr>
              <w:tab/>
              <w:delText>8</w:delText>
            </w:r>
          </w:del>
        </w:p>
        <w:p w14:paraId="639D3112" w14:textId="1A2B8EBF" w:rsidR="006410E2" w:rsidDel="003D7F64" w:rsidRDefault="006410E2">
          <w:pPr>
            <w:pStyle w:val="TOC1"/>
            <w:tabs>
              <w:tab w:val="right" w:leader="dot" w:pos="9350"/>
            </w:tabs>
            <w:rPr>
              <w:del w:id="386" w:author="David Conklin" w:date="2021-09-09T14:58:00Z"/>
              <w:rFonts w:eastAsiaTheme="minorEastAsia"/>
              <w:noProof/>
            </w:rPr>
          </w:pPr>
          <w:del w:id="387" w:author="David Conklin" w:date="2021-09-09T14:58:00Z">
            <w:r w:rsidRPr="002C5A5B" w:rsidDel="003D7F64">
              <w:rPr>
                <w:noProof/>
                <w:rPrChange w:id="388" w:author="David Conklin" w:date="2021-09-18T06:54:00Z">
                  <w:rPr>
                    <w:rStyle w:val="Hyperlink"/>
                    <w:noProof/>
                  </w:rPr>
                </w:rPrChange>
              </w:rPr>
              <w:delText>Study areas</w:delText>
            </w:r>
            <w:r w:rsidDel="003D7F64">
              <w:rPr>
                <w:noProof/>
                <w:webHidden/>
              </w:rPr>
              <w:tab/>
              <w:delText>9</w:delText>
            </w:r>
          </w:del>
        </w:p>
        <w:p w14:paraId="207075EE" w14:textId="140FFC92" w:rsidR="006410E2" w:rsidDel="003D7F64" w:rsidRDefault="006410E2">
          <w:pPr>
            <w:pStyle w:val="TOC2"/>
            <w:tabs>
              <w:tab w:val="right" w:leader="dot" w:pos="9350"/>
            </w:tabs>
            <w:rPr>
              <w:del w:id="389" w:author="David Conklin" w:date="2021-09-09T14:58:00Z"/>
              <w:rFonts w:eastAsiaTheme="minorEastAsia"/>
              <w:noProof/>
            </w:rPr>
          </w:pPr>
          <w:del w:id="390" w:author="David Conklin" w:date="2021-09-09T14:58:00Z">
            <w:r w:rsidRPr="002C5A5B" w:rsidDel="003D7F64">
              <w:rPr>
                <w:noProof/>
                <w:rPrChange w:id="391" w:author="David Conklin" w:date="2021-09-18T06:54:00Z">
                  <w:rPr>
                    <w:rStyle w:val="Hyperlink"/>
                    <w:noProof/>
                  </w:rPr>
                </w:rPrChange>
              </w:rPr>
              <w:delText>DataCW3M directory structure</w:delText>
            </w:r>
            <w:r w:rsidDel="003D7F64">
              <w:rPr>
                <w:noProof/>
                <w:webHidden/>
              </w:rPr>
              <w:tab/>
              <w:delText>9</w:delText>
            </w:r>
          </w:del>
        </w:p>
        <w:p w14:paraId="1568DEA4" w14:textId="2D7754A4" w:rsidR="006410E2" w:rsidDel="003D7F64" w:rsidRDefault="006410E2">
          <w:pPr>
            <w:pStyle w:val="TOC2"/>
            <w:tabs>
              <w:tab w:val="right" w:leader="dot" w:pos="9350"/>
            </w:tabs>
            <w:rPr>
              <w:del w:id="392" w:author="David Conklin" w:date="2021-09-09T14:58:00Z"/>
              <w:rFonts w:eastAsiaTheme="minorEastAsia"/>
              <w:noProof/>
            </w:rPr>
          </w:pPr>
          <w:del w:id="393" w:author="David Conklin" w:date="2021-09-09T14:58:00Z">
            <w:r w:rsidRPr="002C5A5B" w:rsidDel="003D7F64">
              <w:rPr>
                <w:noProof/>
                <w:rPrChange w:id="394" w:author="David Conklin" w:date="2021-09-18T06:54:00Z">
                  <w:rPr>
                    <w:rStyle w:val="Hyperlink"/>
                    <w:noProof/>
                  </w:rPr>
                </w:rPrChange>
              </w:rPr>
              <w:delText>DataCW3M\ScenarioData directory structure</w:delText>
            </w:r>
            <w:r w:rsidDel="003D7F64">
              <w:rPr>
                <w:noProof/>
                <w:webHidden/>
              </w:rPr>
              <w:tab/>
              <w:delText>10</w:delText>
            </w:r>
          </w:del>
        </w:p>
        <w:p w14:paraId="7331EF60" w14:textId="55F6D53E" w:rsidR="006410E2" w:rsidDel="003D7F64" w:rsidRDefault="006410E2">
          <w:pPr>
            <w:pStyle w:val="TOC2"/>
            <w:tabs>
              <w:tab w:val="right" w:leader="dot" w:pos="9350"/>
            </w:tabs>
            <w:rPr>
              <w:del w:id="395" w:author="David Conklin" w:date="2021-09-09T14:58:00Z"/>
              <w:rFonts w:eastAsiaTheme="minorEastAsia"/>
              <w:noProof/>
            </w:rPr>
          </w:pPr>
          <w:del w:id="396" w:author="David Conklin" w:date="2021-09-09T14:58:00Z">
            <w:r w:rsidRPr="002C5A5B" w:rsidDel="003D7F64">
              <w:rPr>
                <w:noProof/>
                <w:rPrChange w:id="397" w:author="David Conklin" w:date="2021-09-18T06:54:00Z">
                  <w:rPr>
                    <w:rStyle w:val="Hyperlink"/>
                    <w:noProof/>
                  </w:rPr>
                </w:rPrChange>
              </w:rPr>
              <w:delText>DataCW3M\ScenarioData\&lt;scenario&gt; folder contents</w:delText>
            </w:r>
            <w:r w:rsidDel="003D7F64">
              <w:rPr>
                <w:noProof/>
                <w:webHidden/>
              </w:rPr>
              <w:tab/>
              <w:delText>11</w:delText>
            </w:r>
          </w:del>
        </w:p>
        <w:p w14:paraId="5DB91FBF" w14:textId="795F982B" w:rsidR="006410E2" w:rsidDel="003D7F64" w:rsidRDefault="006410E2">
          <w:pPr>
            <w:pStyle w:val="TOC2"/>
            <w:tabs>
              <w:tab w:val="right" w:leader="dot" w:pos="9350"/>
            </w:tabs>
            <w:rPr>
              <w:del w:id="398" w:author="David Conklin" w:date="2021-09-09T14:58:00Z"/>
              <w:rFonts w:eastAsiaTheme="minorEastAsia"/>
              <w:noProof/>
            </w:rPr>
          </w:pPr>
          <w:del w:id="399" w:author="David Conklin" w:date="2021-09-09T14:58:00Z">
            <w:r w:rsidRPr="002C5A5B" w:rsidDel="003D7F64">
              <w:rPr>
                <w:noProof/>
                <w:rPrChange w:id="400" w:author="David Conklin" w:date="2021-09-18T06:54:00Z">
                  <w:rPr>
                    <w:rStyle w:val="Hyperlink"/>
                    <w:noProof/>
                  </w:rPr>
                </w:rPrChange>
              </w:rPr>
              <w:delText>DataCW3M\&lt;study area&gt; folder contents</w:delText>
            </w:r>
            <w:r w:rsidDel="003D7F64">
              <w:rPr>
                <w:noProof/>
                <w:webHidden/>
              </w:rPr>
              <w:tab/>
              <w:delText>11</w:delText>
            </w:r>
          </w:del>
        </w:p>
        <w:p w14:paraId="2203D58E" w14:textId="635D91FF" w:rsidR="006410E2" w:rsidDel="003D7F64" w:rsidRDefault="006410E2">
          <w:pPr>
            <w:pStyle w:val="TOC1"/>
            <w:tabs>
              <w:tab w:val="right" w:leader="dot" w:pos="9350"/>
            </w:tabs>
            <w:rPr>
              <w:del w:id="401" w:author="David Conklin" w:date="2021-09-09T14:58:00Z"/>
              <w:rFonts w:eastAsiaTheme="minorEastAsia"/>
              <w:noProof/>
            </w:rPr>
          </w:pPr>
          <w:del w:id="402" w:author="David Conklin" w:date="2021-09-09T14:58:00Z">
            <w:r w:rsidRPr="002C5A5B" w:rsidDel="003D7F64">
              <w:rPr>
                <w:noProof/>
                <w:rPrChange w:id="403" w:author="David Conklin" w:date="2021-09-18T06:54:00Z">
                  <w:rPr>
                    <w:rStyle w:val="Hyperlink"/>
                    <w:noProof/>
                  </w:rPr>
                </w:rPrChange>
              </w:rPr>
              <w:delText>Calendar conventions</w:delText>
            </w:r>
            <w:r w:rsidDel="003D7F64">
              <w:rPr>
                <w:noProof/>
                <w:webHidden/>
              </w:rPr>
              <w:tab/>
              <w:delText>17</w:delText>
            </w:r>
          </w:del>
        </w:p>
        <w:p w14:paraId="08246309" w14:textId="17B6BE87" w:rsidR="006410E2" w:rsidDel="003D7F64" w:rsidRDefault="006410E2">
          <w:pPr>
            <w:pStyle w:val="TOC2"/>
            <w:tabs>
              <w:tab w:val="right" w:leader="dot" w:pos="9350"/>
            </w:tabs>
            <w:rPr>
              <w:del w:id="404" w:author="David Conklin" w:date="2021-09-09T14:58:00Z"/>
              <w:rFonts w:eastAsiaTheme="minorEastAsia"/>
              <w:noProof/>
            </w:rPr>
          </w:pPr>
          <w:del w:id="405" w:author="David Conklin" w:date="2021-09-09T14:58:00Z">
            <w:r w:rsidRPr="002C5A5B" w:rsidDel="003D7F64">
              <w:rPr>
                <w:noProof/>
                <w:rPrChange w:id="406" w:author="David Conklin" w:date="2021-09-18T06:54:00Z">
                  <w:rPr>
                    <w:rStyle w:val="Hyperlink"/>
                    <w:noProof/>
                  </w:rPr>
                </w:rPrChange>
              </w:rPr>
              <w:delText>Water years</w:delText>
            </w:r>
            <w:r w:rsidDel="003D7F64">
              <w:rPr>
                <w:noProof/>
                <w:webHidden/>
              </w:rPr>
              <w:tab/>
              <w:delText>17</w:delText>
            </w:r>
          </w:del>
        </w:p>
        <w:p w14:paraId="76F7F774" w14:textId="58B8012E" w:rsidR="006410E2" w:rsidDel="003D7F64" w:rsidRDefault="006410E2">
          <w:pPr>
            <w:pStyle w:val="TOC1"/>
            <w:tabs>
              <w:tab w:val="right" w:leader="dot" w:pos="9350"/>
            </w:tabs>
            <w:rPr>
              <w:del w:id="407" w:author="David Conklin" w:date="2021-09-09T14:58:00Z"/>
              <w:rFonts w:eastAsiaTheme="minorEastAsia"/>
              <w:noProof/>
            </w:rPr>
          </w:pPr>
          <w:del w:id="408" w:author="David Conklin" w:date="2021-09-09T14:58:00Z">
            <w:r w:rsidRPr="002C5A5B" w:rsidDel="003D7F64">
              <w:rPr>
                <w:noProof/>
                <w:rPrChange w:id="409" w:author="David Conklin" w:date="2021-09-18T06:54:00Z">
                  <w:rPr>
                    <w:rStyle w:val="Hyperlink"/>
                    <w:noProof/>
                  </w:rPr>
                </w:rPrChange>
              </w:rPr>
              <w:delText>Climate data</w:delText>
            </w:r>
            <w:r w:rsidDel="003D7F64">
              <w:rPr>
                <w:noProof/>
                <w:webHidden/>
              </w:rPr>
              <w:tab/>
              <w:delText>17</w:delText>
            </w:r>
          </w:del>
        </w:p>
        <w:p w14:paraId="21DD1D45" w14:textId="26122E22" w:rsidR="006410E2" w:rsidDel="003D7F64" w:rsidRDefault="006410E2">
          <w:pPr>
            <w:pStyle w:val="TOC2"/>
            <w:tabs>
              <w:tab w:val="right" w:leader="dot" w:pos="9350"/>
            </w:tabs>
            <w:rPr>
              <w:del w:id="410" w:author="David Conklin" w:date="2021-09-09T14:58:00Z"/>
              <w:rFonts w:eastAsiaTheme="minorEastAsia"/>
              <w:noProof/>
            </w:rPr>
          </w:pPr>
          <w:del w:id="411" w:author="David Conklin" w:date="2021-09-09T14:58:00Z">
            <w:r w:rsidRPr="002C5A5B" w:rsidDel="003D7F64">
              <w:rPr>
                <w:noProof/>
                <w:rPrChange w:id="412" w:author="David Conklin" w:date="2021-09-18T06:54:00Z">
                  <w:rPr>
                    <w:rStyle w:val="Hyperlink"/>
                    <w:noProof/>
                  </w:rPr>
                </w:rPrChange>
              </w:rPr>
              <w:delText>Numbered climate scenarios in the model</w:delText>
            </w:r>
            <w:r w:rsidDel="003D7F64">
              <w:rPr>
                <w:noProof/>
                <w:webHidden/>
              </w:rPr>
              <w:tab/>
              <w:delText>17</w:delText>
            </w:r>
          </w:del>
        </w:p>
        <w:p w14:paraId="3AB8AAEC" w14:textId="2280A1D3" w:rsidR="006410E2" w:rsidDel="003D7F64" w:rsidRDefault="006410E2">
          <w:pPr>
            <w:pStyle w:val="TOC2"/>
            <w:tabs>
              <w:tab w:val="right" w:leader="dot" w:pos="9350"/>
            </w:tabs>
            <w:rPr>
              <w:del w:id="413" w:author="David Conklin" w:date="2021-09-09T14:58:00Z"/>
              <w:rFonts w:eastAsiaTheme="minorEastAsia"/>
              <w:noProof/>
            </w:rPr>
          </w:pPr>
          <w:del w:id="414" w:author="David Conklin" w:date="2021-09-09T14:58:00Z">
            <w:r w:rsidRPr="002C5A5B" w:rsidDel="003D7F64">
              <w:rPr>
                <w:noProof/>
                <w:rPrChange w:id="415" w:author="David Conklin" w:date="2021-09-18T06:54:00Z">
                  <w:rPr>
                    <w:rStyle w:val="Hyperlink"/>
                    <w:noProof/>
                  </w:rPr>
                </w:rPrChange>
              </w:rPr>
              <w:delText>Monthly and seasonal weather data</w:delText>
            </w:r>
            <w:r w:rsidDel="003D7F64">
              <w:rPr>
                <w:noProof/>
                <w:webHidden/>
              </w:rPr>
              <w:tab/>
              <w:delText>18</w:delText>
            </w:r>
          </w:del>
        </w:p>
        <w:p w14:paraId="5981E4D1" w14:textId="3BCCDC77" w:rsidR="006410E2" w:rsidDel="003D7F64" w:rsidRDefault="006410E2">
          <w:pPr>
            <w:pStyle w:val="TOC2"/>
            <w:tabs>
              <w:tab w:val="right" w:leader="dot" w:pos="9350"/>
            </w:tabs>
            <w:rPr>
              <w:del w:id="416" w:author="David Conklin" w:date="2021-09-09T14:58:00Z"/>
              <w:rFonts w:eastAsiaTheme="minorEastAsia"/>
              <w:noProof/>
            </w:rPr>
          </w:pPr>
          <w:del w:id="417" w:author="David Conklin" w:date="2021-09-09T14:58:00Z">
            <w:r w:rsidRPr="002C5A5B" w:rsidDel="003D7F64">
              <w:rPr>
                <w:noProof/>
                <w:rPrChange w:id="418" w:author="David Conklin" w:date="2021-09-18T06:54:00Z">
                  <w:rPr>
                    <w:rStyle w:val="Hyperlink"/>
                    <w:noProof/>
                  </w:rPr>
                </w:rPrChange>
              </w:rPr>
              <w:delText>Climate data grids</w:delText>
            </w:r>
            <w:r w:rsidDel="003D7F64">
              <w:rPr>
                <w:noProof/>
                <w:webHidden/>
              </w:rPr>
              <w:tab/>
              <w:delText>19</w:delText>
            </w:r>
          </w:del>
        </w:p>
        <w:p w14:paraId="673411E5" w14:textId="3D329FA4" w:rsidR="006410E2" w:rsidDel="003D7F64" w:rsidRDefault="006410E2">
          <w:pPr>
            <w:pStyle w:val="TOC3"/>
            <w:tabs>
              <w:tab w:val="right" w:leader="dot" w:pos="9350"/>
            </w:tabs>
            <w:rPr>
              <w:del w:id="419" w:author="David Conklin" w:date="2021-09-09T14:58:00Z"/>
              <w:rFonts w:eastAsiaTheme="minorEastAsia"/>
              <w:noProof/>
            </w:rPr>
          </w:pPr>
          <w:del w:id="420" w:author="David Conklin" w:date="2021-09-09T14:58:00Z">
            <w:r w:rsidRPr="002C5A5B" w:rsidDel="003D7F64">
              <w:rPr>
                <w:noProof/>
                <w:rPrChange w:id="421" w:author="David Conklin" w:date="2021-09-18T06:54:00Z">
                  <w:rPr>
                    <w:rStyle w:val="Hyperlink"/>
                    <w:noProof/>
                  </w:rPr>
                </w:rPrChange>
              </w:rPr>
              <w:delText>The WW2100 climate grid</w:delText>
            </w:r>
            <w:r w:rsidDel="003D7F64">
              <w:rPr>
                <w:noProof/>
                <w:webHidden/>
              </w:rPr>
              <w:tab/>
              <w:delText>19</w:delText>
            </w:r>
          </w:del>
        </w:p>
        <w:p w14:paraId="539F7494" w14:textId="5A232B52" w:rsidR="006410E2" w:rsidDel="003D7F64" w:rsidRDefault="006410E2">
          <w:pPr>
            <w:pStyle w:val="TOC3"/>
            <w:tabs>
              <w:tab w:val="right" w:leader="dot" w:pos="9350"/>
            </w:tabs>
            <w:rPr>
              <w:del w:id="422" w:author="David Conklin" w:date="2021-09-09T14:58:00Z"/>
              <w:rFonts w:eastAsiaTheme="minorEastAsia"/>
              <w:noProof/>
            </w:rPr>
          </w:pPr>
          <w:del w:id="423" w:author="David Conklin" w:date="2021-09-09T14:58:00Z">
            <w:r w:rsidRPr="002C5A5B" w:rsidDel="003D7F64">
              <w:rPr>
                <w:noProof/>
                <w:rPrChange w:id="424" w:author="David Conklin" w:date="2021-09-18T06:54:00Z">
                  <w:rPr>
                    <w:rStyle w:val="Hyperlink"/>
                    <w:noProof/>
                  </w:rPr>
                </w:rPrChange>
              </w:rPr>
              <w:delText>The v2 climate grid</w:delText>
            </w:r>
            <w:r w:rsidDel="003D7F64">
              <w:rPr>
                <w:noProof/>
                <w:webHidden/>
              </w:rPr>
              <w:tab/>
              <w:delText>20</w:delText>
            </w:r>
          </w:del>
        </w:p>
        <w:p w14:paraId="27482B4F" w14:textId="1241D357" w:rsidR="006410E2" w:rsidDel="003D7F64" w:rsidRDefault="006410E2">
          <w:pPr>
            <w:pStyle w:val="TOC2"/>
            <w:tabs>
              <w:tab w:val="right" w:leader="dot" w:pos="9350"/>
            </w:tabs>
            <w:rPr>
              <w:del w:id="425" w:author="David Conklin" w:date="2021-09-09T14:58:00Z"/>
              <w:rFonts w:eastAsiaTheme="minorEastAsia"/>
              <w:noProof/>
            </w:rPr>
          </w:pPr>
          <w:del w:id="426" w:author="David Conklin" w:date="2021-09-09T14:58:00Z">
            <w:r w:rsidRPr="002C5A5B" w:rsidDel="003D7F64">
              <w:rPr>
                <w:noProof/>
                <w:rPrChange w:id="427" w:author="David Conklin" w:date="2021-09-18T06:54:00Z">
                  <w:rPr>
                    <w:rStyle w:val="Hyperlink"/>
                    <w:noProof/>
                  </w:rPr>
                </w:rPrChange>
              </w:rPr>
              <w:delText>How climate data is looked up</w:delText>
            </w:r>
            <w:r w:rsidDel="003D7F64">
              <w:rPr>
                <w:noProof/>
                <w:webHidden/>
              </w:rPr>
              <w:tab/>
              <w:delText>20</w:delText>
            </w:r>
          </w:del>
        </w:p>
        <w:p w14:paraId="16B22B80" w14:textId="229C77E7" w:rsidR="006410E2" w:rsidDel="003D7F64" w:rsidRDefault="006410E2">
          <w:pPr>
            <w:pStyle w:val="TOC2"/>
            <w:tabs>
              <w:tab w:val="right" w:leader="dot" w:pos="9350"/>
            </w:tabs>
            <w:rPr>
              <w:del w:id="428" w:author="David Conklin" w:date="2021-09-09T14:58:00Z"/>
              <w:rFonts w:eastAsiaTheme="minorEastAsia"/>
              <w:noProof/>
            </w:rPr>
          </w:pPr>
          <w:del w:id="429" w:author="David Conklin" w:date="2021-09-09T14:58:00Z">
            <w:r w:rsidRPr="002C5A5B" w:rsidDel="003D7F64">
              <w:rPr>
                <w:noProof/>
                <w:rPrChange w:id="430" w:author="David Conklin" w:date="2021-09-18T06:54:00Z">
                  <w:rPr>
                    <w:rStyle w:val="Hyperlink"/>
                    <w:noProof/>
                  </w:rPr>
                </w:rPrChange>
              </w:rPr>
              <w:delText>What is in a climate dataset</w:delText>
            </w:r>
            <w:r w:rsidDel="003D7F64">
              <w:rPr>
                <w:noProof/>
                <w:webHidden/>
              </w:rPr>
              <w:tab/>
              <w:delText>21</w:delText>
            </w:r>
          </w:del>
        </w:p>
        <w:p w14:paraId="4C3B9103" w14:textId="67B0ADF6" w:rsidR="006410E2" w:rsidDel="003D7F64" w:rsidRDefault="006410E2">
          <w:pPr>
            <w:pStyle w:val="TOC1"/>
            <w:tabs>
              <w:tab w:val="right" w:leader="dot" w:pos="9350"/>
            </w:tabs>
            <w:rPr>
              <w:del w:id="431" w:author="David Conklin" w:date="2021-09-09T14:58:00Z"/>
              <w:rFonts w:eastAsiaTheme="minorEastAsia"/>
              <w:noProof/>
            </w:rPr>
          </w:pPr>
          <w:del w:id="432" w:author="David Conklin" w:date="2021-09-09T14:58:00Z">
            <w:r w:rsidRPr="002C5A5B" w:rsidDel="003D7F64">
              <w:rPr>
                <w:noProof/>
                <w:rPrChange w:id="433" w:author="David Conklin" w:date="2021-09-18T06:54:00Z">
                  <w:rPr>
                    <w:rStyle w:val="Hyperlink"/>
                    <w:noProof/>
                  </w:rPr>
                </w:rPrChange>
              </w:rPr>
              <w:delText>Water rights</w:delText>
            </w:r>
            <w:r w:rsidDel="003D7F64">
              <w:rPr>
                <w:noProof/>
                <w:webHidden/>
              </w:rPr>
              <w:tab/>
              <w:delText>22</w:delText>
            </w:r>
          </w:del>
        </w:p>
        <w:p w14:paraId="2436ECD2" w14:textId="000EAD6F" w:rsidR="006410E2" w:rsidDel="003D7F64" w:rsidRDefault="006410E2">
          <w:pPr>
            <w:pStyle w:val="TOC2"/>
            <w:tabs>
              <w:tab w:val="right" w:leader="dot" w:pos="9350"/>
            </w:tabs>
            <w:rPr>
              <w:del w:id="434" w:author="David Conklin" w:date="2021-09-09T14:58:00Z"/>
              <w:rFonts w:eastAsiaTheme="minorEastAsia"/>
              <w:noProof/>
            </w:rPr>
          </w:pPr>
          <w:del w:id="435" w:author="David Conklin" w:date="2021-09-09T14:58:00Z">
            <w:r w:rsidRPr="002C5A5B" w:rsidDel="003D7F64">
              <w:rPr>
                <w:noProof/>
                <w:rPrChange w:id="436" w:author="David Conklin" w:date="2021-09-18T06:54:00Z">
                  <w:rPr>
                    <w:rStyle w:val="Hyperlink"/>
                    <w:noProof/>
                  </w:rPr>
                </w:rPrChange>
              </w:rPr>
              <w:delText>Water rights data</w:delText>
            </w:r>
            <w:r w:rsidDel="003D7F64">
              <w:rPr>
                <w:noProof/>
                <w:webHidden/>
              </w:rPr>
              <w:tab/>
              <w:delText>22</w:delText>
            </w:r>
          </w:del>
        </w:p>
        <w:p w14:paraId="6A27E7C3" w14:textId="4E20207D" w:rsidR="006410E2" w:rsidDel="003D7F64" w:rsidRDefault="006410E2">
          <w:pPr>
            <w:pStyle w:val="TOC2"/>
            <w:tabs>
              <w:tab w:val="right" w:leader="dot" w:pos="9350"/>
            </w:tabs>
            <w:rPr>
              <w:del w:id="437" w:author="David Conklin" w:date="2021-09-09T14:58:00Z"/>
              <w:rFonts w:eastAsiaTheme="minorEastAsia"/>
              <w:noProof/>
            </w:rPr>
          </w:pPr>
          <w:del w:id="438" w:author="David Conklin" w:date="2021-09-09T14:58:00Z">
            <w:r w:rsidRPr="002C5A5B" w:rsidDel="003D7F64">
              <w:rPr>
                <w:noProof/>
                <w:rPrChange w:id="439" w:author="David Conklin" w:date="2021-09-18T06:54:00Z">
                  <w:rPr>
                    <w:rStyle w:val="Hyperlink"/>
                    <w:noProof/>
                  </w:rPr>
                </w:rPrChange>
              </w:rPr>
              <w:delText>The wr_pods.csv file</w:delText>
            </w:r>
            <w:r w:rsidDel="003D7F64">
              <w:rPr>
                <w:noProof/>
                <w:webHidden/>
              </w:rPr>
              <w:tab/>
              <w:delText>22</w:delText>
            </w:r>
          </w:del>
        </w:p>
        <w:p w14:paraId="17F31BE1" w14:textId="418B38D9" w:rsidR="006410E2" w:rsidDel="003D7F64" w:rsidRDefault="006410E2">
          <w:pPr>
            <w:pStyle w:val="TOC2"/>
            <w:tabs>
              <w:tab w:val="right" w:leader="dot" w:pos="9350"/>
            </w:tabs>
            <w:rPr>
              <w:del w:id="440" w:author="David Conklin" w:date="2021-09-09T14:58:00Z"/>
              <w:rFonts w:eastAsiaTheme="minorEastAsia"/>
              <w:noProof/>
            </w:rPr>
          </w:pPr>
          <w:del w:id="441" w:author="David Conklin" w:date="2021-09-09T14:58:00Z">
            <w:r w:rsidRPr="002C5A5B" w:rsidDel="003D7F64">
              <w:rPr>
                <w:noProof/>
                <w:rPrChange w:id="442" w:author="David Conklin" w:date="2021-09-18T06:54:00Z">
                  <w:rPr>
                    <w:rStyle w:val="Hyperlink"/>
                    <w:noProof/>
                  </w:rPr>
                </w:rPrChange>
              </w:rPr>
              <w:delText>The wr_pous.csv file</w:delText>
            </w:r>
            <w:r w:rsidDel="003D7F64">
              <w:rPr>
                <w:noProof/>
                <w:webHidden/>
              </w:rPr>
              <w:tab/>
              <w:delText>23</w:delText>
            </w:r>
          </w:del>
        </w:p>
        <w:p w14:paraId="648139C3" w14:textId="1510B15B" w:rsidR="006410E2" w:rsidDel="003D7F64" w:rsidRDefault="006410E2">
          <w:pPr>
            <w:pStyle w:val="TOC2"/>
            <w:tabs>
              <w:tab w:val="right" w:leader="dot" w:pos="9350"/>
            </w:tabs>
            <w:rPr>
              <w:del w:id="443" w:author="David Conklin" w:date="2021-09-09T14:58:00Z"/>
              <w:rFonts w:eastAsiaTheme="minorEastAsia"/>
              <w:noProof/>
            </w:rPr>
          </w:pPr>
          <w:del w:id="444" w:author="David Conklin" w:date="2021-09-09T14:58:00Z">
            <w:r w:rsidRPr="002C5A5B" w:rsidDel="003D7F64">
              <w:rPr>
                <w:noProof/>
                <w:rPrChange w:id="445" w:author="David Conklin" w:date="2021-09-18T06:54:00Z">
                  <w:rPr>
                    <w:rStyle w:val="Hyperlink"/>
                    <w:noProof/>
                  </w:rPr>
                </w:rPrChange>
              </w:rPr>
              <w:delText>Allocating surface water rights to irrigation</w:delText>
            </w:r>
            <w:r w:rsidDel="003D7F64">
              <w:rPr>
                <w:noProof/>
                <w:webHidden/>
              </w:rPr>
              <w:tab/>
              <w:delText>24</w:delText>
            </w:r>
          </w:del>
        </w:p>
        <w:p w14:paraId="4C91E26E" w14:textId="479D97AF" w:rsidR="006410E2" w:rsidDel="003D7F64" w:rsidRDefault="006410E2">
          <w:pPr>
            <w:pStyle w:val="TOC2"/>
            <w:tabs>
              <w:tab w:val="right" w:leader="dot" w:pos="9350"/>
            </w:tabs>
            <w:rPr>
              <w:del w:id="446" w:author="David Conklin" w:date="2021-09-09T14:58:00Z"/>
              <w:rFonts w:eastAsiaTheme="minorEastAsia"/>
              <w:noProof/>
            </w:rPr>
          </w:pPr>
          <w:del w:id="447" w:author="David Conklin" w:date="2021-09-09T14:58:00Z">
            <w:r w:rsidRPr="002C5A5B" w:rsidDel="003D7F64">
              <w:rPr>
                <w:noProof/>
                <w:rPrChange w:id="448" w:author="David Conklin" w:date="2021-09-18T06:54:00Z">
                  <w:rPr>
                    <w:rStyle w:val="Hyperlink"/>
                    <w:noProof/>
                  </w:rPr>
                </w:rPrChange>
              </w:rPr>
              <w:delText>Adding a water right</w:delText>
            </w:r>
            <w:r w:rsidDel="003D7F64">
              <w:rPr>
                <w:noProof/>
                <w:webHidden/>
              </w:rPr>
              <w:tab/>
              <w:delText>24</w:delText>
            </w:r>
          </w:del>
        </w:p>
        <w:p w14:paraId="13A861B7" w14:textId="03D0EE91" w:rsidR="006410E2" w:rsidDel="003D7F64" w:rsidRDefault="006410E2">
          <w:pPr>
            <w:pStyle w:val="TOC1"/>
            <w:tabs>
              <w:tab w:val="right" w:leader="dot" w:pos="9350"/>
            </w:tabs>
            <w:rPr>
              <w:del w:id="449" w:author="David Conklin" w:date="2021-09-09T14:58:00Z"/>
              <w:rFonts w:eastAsiaTheme="minorEastAsia"/>
              <w:noProof/>
            </w:rPr>
          </w:pPr>
          <w:del w:id="450" w:author="David Conklin" w:date="2021-09-09T14:58:00Z">
            <w:r w:rsidRPr="002C5A5B" w:rsidDel="003D7F64">
              <w:rPr>
                <w:noProof/>
                <w:rPrChange w:id="451" w:author="David Conklin" w:date="2021-09-18T06:54:00Z">
                  <w:rPr>
                    <w:rStyle w:val="Hyperlink"/>
                    <w:noProof/>
                  </w:rPr>
                </w:rPrChange>
              </w:rPr>
              <w:delText>Initial conditions</w:delText>
            </w:r>
            <w:r w:rsidDel="003D7F64">
              <w:rPr>
                <w:noProof/>
                <w:webHidden/>
              </w:rPr>
              <w:tab/>
              <w:delText>27</w:delText>
            </w:r>
          </w:del>
        </w:p>
        <w:p w14:paraId="3DB97575" w14:textId="015CE9ED" w:rsidR="006410E2" w:rsidDel="003D7F64" w:rsidRDefault="006410E2">
          <w:pPr>
            <w:pStyle w:val="TOC2"/>
            <w:tabs>
              <w:tab w:val="right" w:leader="dot" w:pos="9350"/>
            </w:tabs>
            <w:rPr>
              <w:del w:id="452" w:author="David Conklin" w:date="2021-09-09T14:58:00Z"/>
              <w:rFonts w:eastAsiaTheme="minorEastAsia"/>
              <w:noProof/>
            </w:rPr>
          </w:pPr>
          <w:del w:id="453" w:author="David Conklin" w:date="2021-09-09T14:58:00Z">
            <w:r w:rsidRPr="002C5A5B" w:rsidDel="003D7F64">
              <w:rPr>
                <w:noProof/>
                <w:rPrChange w:id="454" w:author="David Conklin" w:date="2021-09-18T06:54:00Z">
                  <w:rPr>
                    <w:rStyle w:val="Hyperlink"/>
                    <w:noProof/>
                  </w:rPr>
                </w:rPrChange>
              </w:rPr>
              <w:delText>State variables</w:delText>
            </w:r>
            <w:r w:rsidDel="003D7F64">
              <w:rPr>
                <w:noProof/>
                <w:webHidden/>
              </w:rPr>
              <w:tab/>
              <w:delText>27</w:delText>
            </w:r>
          </w:del>
        </w:p>
        <w:p w14:paraId="0EDBEA64" w14:textId="6486D3E1" w:rsidR="006410E2" w:rsidDel="003D7F64" w:rsidRDefault="006410E2">
          <w:pPr>
            <w:pStyle w:val="TOC2"/>
            <w:tabs>
              <w:tab w:val="right" w:leader="dot" w:pos="9350"/>
            </w:tabs>
            <w:rPr>
              <w:del w:id="455" w:author="David Conklin" w:date="2021-09-09T14:58:00Z"/>
              <w:rFonts w:eastAsiaTheme="minorEastAsia"/>
              <w:noProof/>
            </w:rPr>
          </w:pPr>
          <w:del w:id="456" w:author="David Conklin" w:date="2021-09-09T14:58:00Z">
            <w:r w:rsidRPr="002C5A5B" w:rsidDel="003D7F64">
              <w:rPr>
                <w:noProof/>
                <w:rPrChange w:id="457" w:author="David Conklin" w:date="2021-09-18T06:54:00Z">
                  <w:rPr>
                    <w:rStyle w:val="Hyperlink"/>
                    <w:noProof/>
                  </w:rPr>
                </w:rPrChange>
              </w:rPr>
              <w:delText>Reproducibility and the use of random number generators</w:delText>
            </w:r>
            <w:r w:rsidDel="003D7F64">
              <w:rPr>
                <w:noProof/>
                <w:webHidden/>
              </w:rPr>
              <w:tab/>
              <w:delText>28</w:delText>
            </w:r>
          </w:del>
        </w:p>
        <w:p w14:paraId="25BBAC7C" w14:textId="237B5414" w:rsidR="006410E2" w:rsidDel="003D7F64" w:rsidRDefault="006410E2">
          <w:pPr>
            <w:pStyle w:val="TOC2"/>
            <w:tabs>
              <w:tab w:val="right" w:leader="dot" w:pos="9350"/>
            </w:tabs>
            <w:rPr>
              <w:del w:id="458" w:author="David Conklin" w:date="2021-09-09T14:58:00Z"/>
              <w:rFonts w:eastAsiaTheme="minorEastAsia"/>
              <w:noProof/>
            </w:rPr>
          </w:pPr>
          <w:del w:id="459" w:author="David Conklin" w:date="2021-09-09T14:58:00Z">
            <w:r w:rsidRPr="002C5A5B" w:rsidDel="003D7F64">
              <w:rPr>
                <w:noProof/>
                <w:rPrChange w:id="460" w:author="David Conklin" w:date="2021-09-18T06:54:00Z">
                  <w:rPr>
                    <w:rStyle w:val="Hyperlink"/>
                    <w:noProof/>
                  </w:rPr>
                </w:rPrChange>
              </w:rPr>
              <w:delText>Initializing ID numbers: coldstart</w:delText>
            </w:r>
            <w:r w:rsidDel="003D7F64">
              <w:rPr>
                <w:noProof/>
                <w:webHidden/>
              </w:rPr>
              <w:tab/>
              <w:delText>28</w:delText>
            </w:r>
          </w:del>
        </w:p>
        <w:p w14:paraId="2BD4E6B1" w14:textId="4D555370" w:rsidR="006410E2" w:rsidDel="003D7F64" w:rsidRDefault="006410E2">
          <w:pPr>
            <w:pStyle w:val="TOC2"/>
            <w:tabs>
              <w:tab w:val="right" w:leader="dot" w:pos="9350"/>
            </w:tabs>
            <w:rPr>
              <w:del w:id="461" w:author="David Conklin" w:date="2021-09-09T14:58:00Z"/>
              <w:rFonts w:eastAsiaTheme="minorEastAsia"/>
              <w:noProof/>
            </w:rPr>
          </w:pPr>
          <w:del w:id="462" w:author="David Conklin" w:date="2021-09-09T14:58:00Z">
            <w:r w:rsidRPr="002C5A5B" w:rsidDel="003D7F64">
              <w:rPr>
                <w:noProof/>
                <w:rPrChange w:id="463" w:author="David Conklin" w:date="2021-09-18T06:54:00Z">
                  <w:rPr>
                    <w:rStyle w:val="Hyperlink"/>
                    <w:noProof/>
                  </w:rPr>
                </w:rPrChange>
              </w:rPr>
              <w:delText>Initializing Flow and HBV model state variables: spinup</w:delText>
            </w:r>
            <w:r w:rsidDel="003D7F64">
              <w:rPr>
                <w:noProof/>
                <w:webHidden/>
              </w:rPr>
              <w:tab/>
              <w:delText>28</w:delText>
            </w:r>
          </w:del>
        </w:p>
        <w:p w14:paraId="21A2DF62" w14:textId="5D6ED729" w:rsidR="006410E2" w:rsidDel="003D7F64" w:rsidRDefault="006410E2">
          <w:pPr>
            <w:pStyle w:val="TOC2"/>
            <w:tabs>
              <w:tab w:val="right" w:leader="dot" w:pos="9350"/>
            </w:tabs>
            <w:rPr>
              <w:del w:id="464" w:author="David Conklin" w:date="2021-09-09T14:58:00Z"/>
              <w:rFonts w:eastAsiaTheme="minorEastAsia"/>
              <w:noProof/>
            </w:rPr>
          </w:pPr>
          <w:del w:id="465" w:author="David Conklin" w:date="2021-09-09T14:58:00Z">
            <w:r w:rsidRPr="002C5A5B" w:rsidDel="003D7F64">
              <w:rPr>
                <w:noProof/>
                <w:rPrChange w:id="466" w:author="David Conklin" w:date="2021-09-18T06:54:00Z">
                  <w:rPr>
                    <w:rStyle w:val="Hyperlink"/>
                    <w:noProof/>
                  </w:rPr>
                </w:rPrChange>
              </w:rPr>
              <w:delText>Initializing HBVCALIB attributes: spinup</w:delText>
            </w:r>
            <w:r w:rsidDel="003D7F64">
              <w:rPr>
                <w:noProof/>
                <w:webHidden/>
              </w:rPr>
              <w:tab/>
              <w:delText>29</w:delText>
            </w:r>
          </w:del>
        </w:p>
        <w:p w14:paraId="0060663B" w14:textId="00413A2F" w:rsidR="006410E2" w:rsidDel="003D7F64" w:rsidRDefault="006410E2">
          <w:pPr>
            <w:pStyle w:val="TOC2"/>
            <w:tabs>
              <w:tab w:val="right" w:leader="dot" w:pos="9350"/>
            </w:tabs>
            <w:rPr>
              <w:del w:id="467" w:author="David Conklin" w:date="2021-09-09T14:58:00Z"/>
              <w:rFonts w:eastAsiaTheme="minorEastAsia"/>
              <w:noProof/>
            </w:rPr>
          </w:pPr>
          <w:del w:id="468" w:author="David Conklin" w:date="2021-09-09T14:58:00Z">
            <w:r w:rsidRPr="002C5A5B" w:rsidDel="003D7F64">
              <w:rPr>
                <w:noProof/>
                <w:rPrChange w:id="469" w:author="David Conklin" w:date="2021-09-18T06:54:00Z">
                  <w:rPr>
                    <w:rStyle w:val="Hyperlink"/>
                    <w:noProof/>
                  </w:rPr>
                </w:rPrChange>
              </w:rPr>
              <w:delText>Initial conditions for Flow: the IC file and the IDU, HRU, and Reach shapefiles</w:delText>
            </w:r>
            <w:r w:rsidDel="003D7F64">
              <w:rPr>
                <w:noProof/>
                <w:webHidden/>
              </w:rPr>
              <w:tab/>
              <w:delText>29</w:delText>
            </w:r>
          </w:del>
        </w:p>
        <w:p w14:paraId="0D3E9EAF" w14:textId="6161BAF8" w:rsidR="006410E2" w:rsidDel="003D7F64" w:rsidRDefault="006410E2">
          <w:pPr>
            <w:pStyle w:val="TOC2"/>
            <w:tabs>
              <w:tab w:val="right" w:leader="dot" w:pos="9350"/>
            </w:tabs>
            <w:rPr>
              <w:del w:id="470" w:author="David Conklin" w:date="2021-09-09T14:58:00Z"/>
              <w:rFonts w:eastAsiaTheme="minorEastAsia"/>
              <w:noProof/>
            </w:rPr>
          </w:pPr>
          <w:del w:id="471" w:author="David Conklin" w:date="2021-09-09T14:58:00Z">
            <w:r w:rsidRPr="002C5A5B" w:rsidDel="003D7F64">
              <w:rPr>
                <w:noProof/>
                <w:rPrChange w:id="472" w:author="David Conklin" w:date="2021-09-18T06:54:00Z">
                  <w:rPr>
                    <w:rStyle w:val="Hyperlink"/>
                    <w:noProof/>
                  </w:rPr>
                </w:rPrChange>
              </w:rPr>
              <w:delText>What is in the IC file</w:delText>
            </w:r>
            <w:r w:rsidDel="003D7F64">
              <w:rPr>
                <w:noProof/>
                <w:webHidden/>
              </w:rPr>
              <w:tab/>
              <w:delText>29</w:delText>
            </w:r>
          </w:del>
        </w:p>
        <w:p w14:paraId="365A4A5C" w14:textId="7D4EA823" w:rsidR="006410E2" w:rsidDel="003D7F64" w:rsidRDefault="006410E2">
          <w:pPr>
            <w:pStyle w:val="TOC2"/>
            <w:tabs>
              <w:tab w:val="right" w:leader="dot" w:pos="9350"/>
            </w:tabs>
            <w:rPr>
              <w:del w:id="473" w:author="David Conklin" w:date="2021-09-09T14:58:00Z"/>
              <w:rFonts w:eastAsiaTheme="minorEastAsia"/>
              <w:noProof/>
            </w:rPr>
          </w:pPr>
          <w:del w:id="474" w:author="David Conklin" w:date="2021-09-09T14:58:00Z">
            <w:r w:rsidRPr="002C5A5B" w:rsidDel="003D7F64">
              <w:rPr>
                <w:noProof/>
                <w:rPrChange w:id="475" w:author="David Conklin" w:date="2021-09-18T06:54:00Z">
                  <w:rPr>
                    <w:rStyle w:val="Hyperlink"/>
                    <w:noProof/>
                  </w:rPr>
                </w:rPrChange>
              </w:rPr>
              <w:delText>State variables in the IDU shapefile</w:delText>
            </w:r>
            <w:r w:rsidDel="003D7F64">
              <w:rPr>
                <w:noProof/>
                <w:webHidden/>
              </w:rPr>
              <w:tab/>
              <w:delText>30</w:delText>
            </w:r>
          </w:del>
        </w:p>
        <w:p w14:paraId="40E388C6" w14:textId="74892333" w:rsidR="006410E2" w:rsidDel="003D7F64" w:rsidRDefault="006410E2">
          <w:pPr>
            <w:pStyle w:val="TOC2"/>
            <w:tabs>
              <w:tab w:val="right" w:leader="dot" w:pos="9350"/>
            </w:tabs>
            <w:rPr>
              <w:del w:id="476" w:author="David Conklin" w:date="2021-09-09T14:58:00Z"/>
              <w:rFonts w:eastAsiaTheme="minorEastAsia"/>
              <w:noProof/>
            </w:rPr>
          </w:pPr>
          <w:del w:id="477" w:author="David Conklin" w:date="2021-09-09T14:58:00Z">
            <w:r w:rsidRPr="002C5A5B" w:rsidDel="003D7F64">
              <w:rPr>
                <w:noProof/>
                <w:rPrChange w:id="478" w:author="David Conklin" w:date="2021-09-18T06:54:00Z">
                  <w:rPr>
                    <w:rStyle w:val="Hyperlink"/>
                    <w:noProof/>
                  </w:rPr>
                </w:rPrChange>
              </w:rPr>
              <w:delText>Initial conditions for HBV: the IC file and the IDU shapefile</w:delText>
            </w:r>
            <w:r w:rsidDel="003D7F64">
              <w:rPr>
                <w:noProof/>
                <w:webHidden/>
              </w:rPr>
              <w:tab/>
              <w:delText>30</w:delText>
            </w:r>
          </w:del>
        </w:p>
        <w:p w14:paraId="7402EAEB" w14:textId="4C184D6B" w:rsidR="006410E2" w:rsidDel="003D7F64" w:rsidRDefault="006410E2">
          <w:pPr>
            <w:pStyle w:val="TOC2"/>
            <w:tabs>
              <w:tab w:val="right" w:leader="dot" w:pos="9350"/>
            </w:tabs>
            <w:rPr>
              <w:del w:id="479" w:author="David Conklin" w:date="2021-09-09T14:58:00Z"/>
              <w:rFonts w:eastAsiaTheme="minorEastAsia"/>
              <w:noProof/>
            </w:rPr>
          </w:pPr>
          <w:del w:id="480" w:author="David Conklin" w:date="2021-09-09T14:58:00Z">
            <w:r w:rsidRPr="002C5A5B" w:rsidDel="003D7F64">
              <w:rPr>
                <w:noProof/>
                <w:rPrChange w:id="481" w:author="David Conklin" w:date="2021-09-18T06:54:00Z">
                  <w:rPr>
                    <w:rStyle w:val="Hyperlink"/>
                    <w:noProof/>
                  </w:rPr>
                </w:rPrChange>
              </w:rPr>
              <w:delText>Default values used when the data is incomplete</w:delText>
            </w:r>
            <w:r w:rsidDel="003D7F64">
              <w:rPr>
                <w:noProof/>
                <w:webHidden/>
              </w:rPr>
              <w:tab/>
              <w:delText>31</w:delText>
            </w:r>
          </w:del>
        </w:p>
        <w:p w14:paraId="2EFB3527" w14:textId="5B5EDF4E" w:rsidR="006410E2" w:rsidDel="003D7F64" w:rsidRDefault="006410E2">
          <w:pPr>
            <w:pStyle w:val="TOC1"/>
            <w:tabs>
              <w:tab w:val="right" w:leader="dot" w:pos="9350"/>
            </w:tabs>
            <w:rPr>
              <w:del w:id="482" w:author="David Conklin" w:date="2021-09-09T14:58:00Z"/>
              <w:rFonts w:eastAsiaTheme="minorEastAsia"/>
              <w:noProof/>
            </w:rPr>
          </w:pPr>
          <w:del w:id="483" w:author="David Conklin" w:date="2021-09-09T14:58:00Z">
            <w:r w:rsidRPr="002C5A5B" w:rsidDel="003D7F64">
              <w:rPr>
                <w:noProof/>
                <w:rPrChange w:id="484" w:author="David Conklin" w:date="2021-09-18T06:54:00Z">
                  <w:rPr>
                    <w:rStyle w:val="Hyperlink"/>
                    <w:noProof/>
                  </w:rPr>
                </w:rPrChange>
              </w:rPr>
              <w:delText>Stream flow and stream temperature</w:delText>
            </w:r>
            <w:r w:rsidDel="003D7F64">
              <w:rPr>
                <w:noProof/>
                <w:webHidden/>
              </w:rPr>
              <w:tab/>
              <w:delText>32</w:delText>
            </w:r>
          </w:del>
        </w:p>
        <w:p w14:paraId="7632F5B4" w14:textId="61A9A094" w:rsidR="006410E2" w:rsidDel="003D7F64" w:rsidRDefault="006410E2">
          <w:pPr>
            <w:pStyle w:val="TOC2"/>
            <w:tabs>
              <w:tab w:val="right" w:leader="dot" w:pos="9350"/>
            </w:tabs>
            <w:rPr>
              <w:del w:id="485" w:author="David Conklin" w:date="2021-09-09T14:58:00Z"/>
              <w:rFonts w:eastAsiaTheme="minorEastAsia"/>
              <w:noProof/>
            </w:rPr>
          </w:pPr>
          <w:del w:id="486" w:author="David Conklin" w:date="2021-09-09T14:58:00Z">
            <w:r w:rsidRPr="002C5A5B" w:rsidDel="003D7F64">
              <w:rPr>
                <w:noProof/>
                <w:rPrChange w:id="487" w:author="David Conklin" w:date="2021-09-18T06:54:00Z">
                  <w:rPr>
                    <w:rStyle w:val="Hyperlink"/>
                    <w:noProof/>
                  </w:rPr>
                </w:rPrChange>
              </w:rPr>
              <w:delText>Water parcels</w:delText>
            </w:r>
            <w:r w:rsidDel="003D7F64">
              <w:rPr>
                <w:noProof/>
                <w:webHidden/>
              </w:rPr>
              <w:tab/>
              <w:delText>32</w:delText>
            </w:r>
          </w:del>
        </w:p>
        <w:p w14:paraId="1C08E0BF" w14:textId="43824786" w:rsidR="006410E2" w:rsidDel="003D7F64" w:rsidRDefault="006410E2">
          <w:pPr>
            <w:pStyle w:val="TOC2"/>
            <w:tabs>
              <w:tab w:val="right" w:leader="dot" w:pos="9350"/>
            </w:tabs>
            <w:rPr>
              <w:del w:id="488" w:author="David Conklin" w:date="2021-09-09T14:58:00Z"/>
              <w:rFonts w:eastAsiaTheme="minorEastAsia"/>
              <w:noProof/>
            </w:rPr>
          </w:pPr>
          <w:del w:id="489" w:author="David Conklin" w:date="2021-09-09T14:58:00Z">
            <w:r w:rsidRPr="002C5A5B" w:rsidDel="003D7F64">
              <w:rPr>
                <w:noProof/>
                <w:rPrChange w:id="490" w:author="David Conklin" w:date="2021-09-18T06:54:00Z">
                  <w:rPr>
                    <w:rStyle w:val="Hyperlink"/>
                    <w:noProof/>
                  </w:rPr>
                </w:rPrChange>
              </w:rPr>
              <w:delText>Daily water mass and energy balance</w:delText>
            </w:r>
            <w:r w:rsidDel="003D7F64">
              <w:rPr>
                <w:noProof/>
                <w:webHidden/>
              </w:rPr>
              <w:tab/>
              <w:delText>32</w:delText>
            </w:r>
          </w:del>
        </w:p>
        <w:p w14:paraId="1BA2B7A9" w14:textId="77FEBFE2" w:rsidR="006410E2" w:rsidDel="003D7F64" w:rsidRDefault="006410E2">
          <w:pPr>
            <w:pStyle w:val="TOC2"/>
            <w:tabs>
              <w:tab w:val="right" w:leader="dot" w:pos="9350"/>
            </w:tabs>
            <w:rPr>
              <w:del w:id="491" w:author="David Conklin" w:date="2021-09-09T14:58:00Z"/>
              <w:rFonts w:eastAsiaTheme="minorEastAsia"/>
              <w:noProof/>
            </w:rPr>
          </w:pPr>
          <w:del w:id="492" w:author="David Conklin" w:date="2021-09-09T14:58:00Z">
            <w:r w:rsidRPr="002C5A5B" w:rsidDel="003D7F64">
              <w:rPr>
                <w:noProof/>
                <w:rPrChange w:id="493" w:author="David Conklin" w:date="2021-09-18T06:54:00Z">
                  <w:rPr>
                    <w:rStyle w:val="Hyperlink"/>
                    <w:noProof/>
                  </w:rPr>
                </w:rPrChange>
              </w:rPr>
              <w:delText>Estimating the rate of flow in a stream reach</w:delText>
            </w:r>
            <w:r w:rsidDel="003D7F64">
              <w:rPr>
                <w:noProof/>
                <w:webHidden/>
              </w:rPr>
              <w:tab/>
              <w:delText>33</w:delText>
            </w:r>
          </w:del>
        </w:p>
        <w:p w14:paraId="4C6C91AE" w14:textId="03144A00" w:rsidR="006410E2" w:rsidDel="003D7F64" w:rsidRDefault="006410E2">
          <w:pPr>
            <w:pStyle w:val="TOC2"/>
            <w:tabs>
              <w:tab w:val="right" w:leader="dot" w:pos="9350"/>
            </w:tabs>
            <w:rPr>
              <w:del w:id="494" w:author="David Conklin" w:date="2021-09-09T14:58:00Z"/>
              <w:rFonts w:eastAsiaTheme="minorEastAsia"/>
              <w:noProof/>
            </w:rPr>
          </w:pPr>
          <w:del w:id="495" w:author="David Conklin" w:date="2021-09-09T14:58:00Z">
            <w:r w:rsidRPr="002C5A5B" w:rsidDel="003D7F64">
              <w:rPr>
                <w:noProof/>
                <w:rPrChange w:id="496" w:author="David Conklin" w:date="2021-09-18T06:54:00Z">
                  <w:rPr>
                    <w:rStyle w:val="Hyperlink"/>
                    <w:noProof/>
                  </w:rPr>
                </w:rPrChange>
              </w:rPr>
              <w:delText>Estimating the surface area of the water in a subreach</w:delText>
            </w:r>
            <w:r w:rsidDel="003D7F64">
              <w:rPr>
                <w:noProof/>
                <w:webHidden/>
              </w:rPr>
              <w:tab/>
              <w:delText>36</w:delText>
            </w:r>
          </w:del>
        </w:p>
        <w:p w14:paraId="7C1D9E64" w14:textId="3C679015" w:rsidR="006410E2" w:rsidDel="003D7F64" w:rsidRDefault="006410E2">
          <w:pPr>
            <w:pStyle w:val="TOC2"/>
            <w:tabs>
              <w:tab w:val="right" w:leader="dot" w:pos="9350"/>
            </w:tabs>
            <w:rPr>
              <w:del w:id="497" w:author="David Conklin" w:date="2021-09-09T14:58:00Z"/>
              <w:rFonts w:eastAsiaTheme="minorEastAsia"/>
              <w:noProof/>
            </w:rPr>
          </w:pPr>
          <w:del w:id="498" w:author="David Conklin" w:date="2021-09-09T14:58:00Z">
            <w:r w:rsidRPr="002C5A5B" w:rsidDel="003D7F64">
              <w:rPr>
                <w:noProof/>
                <w:rPrChange w:id="499" w:author="David Conklin" w:date="2021-09-18T06:54:00Z">
                  <w:rPr>
                    <w:rStyle w:val="Hyperlink"/>
                    <w:noProof/>
                  </w:rPr>
                </w:rPrChange>
              </w:rPr>
              <w:delText>Water temperature from thermal energy</w:delText>
            </w:r>
            <w:r w:rsidDel="003D7F64">
              <w:rPr>
                <w:noProof/>
                <w:webHidden/>
              </w:rPr>
              <w:tab/>
              <w:delText>36</w:delText>
            </w:r>
          </w:del>
        </w:p>
        <w:p w14:paraId="17526EE5" w14:textId="6C0F444E" w:rsidR="006410E2" w:rsidDel="003D7F64" w:rsidRDefault="006410E2">
          <w:pPr>
            <w:pStyle w:val="TOC2"/>
            <w:tabs>
              <w:tab w:val="right" w:leader="dot" w:pos="9350"/>
            </w:tabs>
            <w:rPr>
              <w:del w:id="500" w:author="David Conklin" w:date="2021-09-09T14:58:00Z"/>
              <w:rFonts w:eastAsiaTheme="minorEastAsia"/>
              <w:noProof/>
            </w:rPr>
          </w:pPr>
          <w:del w:id="501" w:author="David Conklin" w:date="2021-09-09T14:58:00Z">
            <w:r w:rsidRPr="002C5A5B" w:rsidDel="003D7F64">
              <w:rPr>
                <w:noProof/>
                <w:rPrChange w:id="502" w:author="David Conklin" w:date="2021-09-18T06:54:00Z">
                  <w:rPr>
                    <w:rStyle w:val="Hyperlink"/>
                    <w:noProof/>
                  </w:rPr>
                </w:rPrChange>
              </w:rPr>
              <w:delText>Boundary conditions for stream water temperature</w:delText>
            </w:r>
            <w:r w:rsidDel="003D7F64">
              <w:rPr>
                <w:noProof/>
                <w:webHidden/>
              </w:rPr>
              <w:tab/>
              <w:delText>36</w:delText>
            </w:r>
          </w:del>
        </w:p>
        <w:p w14:paraId="507517BD" w14:textId="20BC4A8A" w:rsidR="006410E2" w:rsidDel="003D7F64" w:rsidRDefault="006410E2">
          <w:pPr>
            <w:pStyle w:val="TOC2"/>
            <w:tabs>
              <w:tab w:val="right" w:leader="dot" w:pos="9350"/>
            </w:tabs>
            <w:rPr>
              <w:del w:id="503" w:author="David Conklin" w:date="2021-09-09T14:58:00Z"/>
              <w:rFonts w:eastAsiaTheme="minorEastAsia"/>
              <w:noProof/>
            </w:rPr>
          </w:pPr>
          <w:del w:id="504" w:author="David Conklin" w:date="2021-09-09T14:58:00Z">
            <w:r w:rsidRPr="002C5A5B" w:rsidDel="003D7F64">
              <w:rPr>
                <w:noProof/>
                <w:rPrChange w:id="505" w:author="David Conklin" w:date="2021-09-18T06:54:00Z">
                  <w:rPr>
                    <w:rStyle w:val="Hyperlink"/>
                    <w:noProof/>
                  </w:rPr>
                </w:rPrChange>
              </w:rPr>
              <w:delText>Thermal stratification in reservoirs</w:delText>
            </w:r>
            <w:r w:rsidDel="003D7F64">
              <w:rPr>
                <w:noProof/>
                <w:webHidden/>
              </w:rPr>
              <w:tab/>
              <w:delText>37</w:delText>
            </w:r>
          </w:del>
        </w:p>
        <w:p w14:paraId="371C919E" w14:textId="728460AE" w:rsidR="006410E2" w:rsidDel="003D7F64" w:rsidRDefault="006410E2">
          <w:pPr>
            <w:pStyle w:val="TOC2"/>
            <w:tabs>
              <w:tab w:val="right" w:leader="dot" w:pos="9350"/>
            </w:tabs>
            <w:rPr>
              <w:del w:id="506" w:author="David Conklin" w:date="2021-09-09T14:58:00Z"/>
              <w:rFonts w:eastAsiaTheme="minorEastAsia"/>
              <w:noProof/>
            </w:rPr>
          </w:pPr>
          <w:del w:id="507" w:author="David Conklin" w:date="2021-09-09T14:58:00Z">
            <w:r w:rsidRPr="002C5A5B" w:rsidDel="003D7F64">
              <w:rPr>
                <w:noProof/>
                <w:rPrChange w:id="508" w:author="David Conklin" w:date="2021-09-18T06:54:00Z">
                  <w:rPr>
                    <w:rStyle w:val="Hyperlink"/>
                    <w:noProof/>
                  </w:rPr>
                </w:rPrChange>
              </w:rPr>
              <w:delText>Thermal loading</w:delText>
            </w:r>
            <w:r w:rsidDel="003D7F64">
              <w:rPr>
                <w:noProof/>
                <w:webHidden/>
              </w:rPr>
              <w:tab/>
              <w:delText>38</w:delText>
            </w:r>
          </w:del>
        </w:p>
        <w:p w14:paraId="5E0B19B6" w14:textId="5B7DD72A" w:rsidR="006410E2" w:rsidDel="003D7F64" w:rsidRDefault="006410E2">
          <w:pPr>
            <w:pStyle w:val="TOC1"/>
            <w:tabs>
              <w:tab w:val="right" w:leader="dot" w:pos="9350"/>
            </w:tabs>
            <w:rPr>
              <w:del w:id="509" w:author="David Conklin" w:date="2021-09-09T14:58:00Z"/>
              <w:rFonts w:eastAsiaTheme="minorEastAsia"/>
              <w:noProof/>
            </w:rPr>
          </w:pPr>
          <w:del w:id="510" w:author="David Conklin" w:date="2021-09-09T14:58:00Z">
            <w:r w:rsidRPr="002C5A5B" w:rsidDel="003D7F64">
              <w:rPr>
                <w:noProof/>
                <w:rPrChange w:id="511" w:author="David Conklin" w:date="2021-09-18T06:54:00Z">
                  <w:rPr>
                    <w:rStyle w:val="Hyperlink"/>
                    <w:noProof/>
                  </w:rPr>
                </w:rPrChange>
              </w:rPr>
              <w:delText>Reservoirs</w:delText>
            </w:r>
            <w:r w:rsidDel="003D7F64">
              <w:rPr>
                <w:noProof/>
                <w:webHidden/>
              </w:rPr>
              <w:tab/>
              <w:delText>39</w:delText>
            </w:r>
          </w:del>
        </w:p>
        <w:p w14:paraId="6AE6479C" w14:textId="05B44C17" w:rsidR="006410E2" w:rsidDel="003D7F64" w:rsidRDefault="006410E2">
          <w:pPr>
            <w:pStyle w:val="TOC2"/>
            <w:tabs>
              <w:tab w:val="right" w:leader="dot" w:pos="9350"/>
            </w:tabs>
            <w:rPr>
              <w:del w:id="512" w:author="David Conklin" w:date="2021-09-09T14:58:00Z"/>
              <w:rFonts w:eastAsiaTheme="minorEastAsia"/>
              <w:noProof/>
            </w:rPr>
          </w:pPr>
          <w:del w:id="513" w:author="David Conklin" w:date="2021-09-09T14:58:00Z">
            <w:r w:rsidRPr="002C5A5B" w:rsidDel="003D7F64">
              <w:rPr>
                <w:noProof/>
                <w:rPrChange w:id="514" w:author="David Conklin" w:date="2021-09-18T06:54:00Z">
                  <w:rPr>
                    <w:rStyle w:val="Hyperlink"/>
                    <w:noProof/>
                  </w:rPr>
                </w:rPrChange>
              </w:rPr>
              <w:delText>Reservoir data</w:delText>
            </w:r>
            <w:r w:rsidDel="003D7F64">
              <w:rPr>
                <w:noProof/>
                <w:webHidden/>
              </w:rPr>
              <w:tab/>
              <w:delText>40</w:delText>
            </w:r>
          </w:del>
        </w:p>
        <w:p w14:paraId="1F562C7A" w14:textId="70D7BC0F" w:rsidR="006410E2" w:rsidDel="003D7F64" w:rsidRDefault="006410E2">
          <w:pPr>
            <w:pStyle w:val="TOC2"/>
            <w:tabs>
              <w:tab w:val="right" w:leader="dot" w:pos="9350"/>
            </w:tabs>
            <w:rPr>
              <w:del w:id="515" w:author="David Conklin" w:date="2021-09-09T14:58:00Z"/>
              <w:rFonts w:eastAsiaTheme="minorEastAsia"/>
              <w:noProof/>
            </w:rPr>
          </w:pPr>
          <w:del w:id="516" w:author="David Conklin" w:date="2021-09-09T14:58:00Z">
            <w:r w:rsidRPr="002C5A5B" w:rsidDel="003D7F64">
              <w:rPr>
                <w:noProof/>
                <w:rPrChange w:id="517" w:author="David Conklin" w:date="2021-09-18T06:54:00Z">
                  <w:rPr>
                    <w:rStyle w:val="Hyperlink"/>
                    <w:noProof/>
                  </w:rPr>
                </w:rPrChange>
              </w:rPr>
              <w:delText>Reservoir data sources</w:delText>
            </w:r>
            <w:r w:rsidDel="003D7F64">
              <w:rPr>
                <w:noProof/>
                <w:webHidden/>
              </w:rPr>
              <w:tab/>
              <w:delText>41</w:delText>
            </w:r>
          </w:del>
        </w:p>
        <w:p w14:paraId="47F50116" w14:textId="1F568403" w:rsidR="006410E2" w:rsidDel="003D7F64" w:rsidRDefault="006410E2">
          <w:pPr>
            <w:pStyle w:val="TOC1"/>
            <w:tabs>
              <w:tab w:val="right" w:leader="dot" w:pos="9350"/>
            </w:tabs>
            <w:rPr>
              <w:del w:id="518" w:author="David Conklin" w:date="2021-09-09T14:58:00Z"/>
              <w:rFonts w:eastAsiaTheme="minorEastAsia"/>
              <w:noProof/>
            </w:rPr>
          </w:pPr>
          <w:del w:id="519" w:author="David Conklin" w:date="2021-09-09T14:58:00Z">
            <w:r w:rsidRPr="002C5A5B" w:rsidDel="003D7F64">
              <w:rPr>
                <w:noProof/>
                <w:rPrChange w:id="520" w:author="David Conklin" w:date="2021-09-18T06:54:00Z">
                  <w:rPr>
                    <w:rStyle w:val="Hyperlink"/>
                    <w:noProof/>
                  </w:rPr>
                </w:rPrChange>
              </w:rPr>
              <w:delText>Creating a new study area from a watershed within the WRB</w:delText>
            </w:r>
            <w:r w:rsidDel="003D7F64">
              <w:rPr>
                <w:noProof/>
                <w:webHidden/>
              </w:rPr>
              <w:tab/>
              <w:delText>42</w:delText>
            </w:r>
          </w:del>
        </w:p>
        <w:p w14:paraId="1D378EBF" w14:textId="5513249B" w:rsidR="006410E2" w:rsidDel="003D7F64" w:rsidRDefault="006410E2">
          <w:pPr>
            <w:pStyle w:val="TOC2"/>
            <w:tabs>
              <w:tab w:val="right" w:leader="dot" w:pos="9350"/>
            </w:tabs>
            <w:rPr>
              <w:del w:id="521" w:author="David Conklin" w:date="2021-09-09T14:58:00Z"/>
              <w:rFonts w:eastAsiaTheme="minorEastAsia"/>
              <w:noProof/>
            </w:rPr>
          </w:pPr>
          <w:del w:id="522" w:author="David Conklin" w:date="2021-09-09T14:58:00Z">
            <w:r w:rsidRPr="002C5A5B" w:rsidDel="003D7F64">
              <w:rPr>
                <w:noProof/>
                <w:rPrChange w:id="523" w:author="David Conklin" w:date="2021-09-18T06:54:00Z">
                  <w:rPr>
                    <w:rStyle w:val="Hyperlink"/>
                    <w:noProof/>
                  </w:rPr>
                </w:rPrChange>
              </w:rPr>
              <w:delText>Limitations of subbasin simulations</w:delText>
            </w:r>
            <w:r w:rsidDel="003D7F64">
              <w:rPr>
                <w:noProof/>
                <w:webHidden/>
              </w:rPr>
              <w:tab/>
              <w:delText>44</w:delText>
            </w:r>
          </w:del>
        </w:p>
        <w:p w14:paraId="776C027C" w14:textId="5A702D04" w:rsidR="006410E2" w:rsidDel="003D7F64" w:rsidRDefault="006410E2">
          <w:pPr>
            <w:pStyle w:val="TOC1"/>
            <w:tabs>
              <w:tab w:val="right" w:leader="dot" w:pos="9350"/>
            </w:tabs>
            <w:rPr>
              <w:del w:id="524" w:author="David Conklin" w:date="2021-09-09T14:58:00Z"/>
              <w:rFonts w:eastAsiaTheme="minorEastAsia"/>
              <w:noProof/>
            </w:rPr>
          </w:pPr>
          <w:del w:id="525" w:author="David Conklin" w:date="2021-09-09T14:58:00Z">
            <w:r w:rsidRPr="002C5A5B" w:rsidDel="003D7F64">
              <w:rPr>
                <w:noProof/>
                <w:rPrChange w:id="526" w:author="David Conklin" w:date="2021-09-18T06:54:00Z">
                  <w:rPr>
                    <w:rStyle w:val="Hyperlink"/>
                    <w:noProof/>
                  </w:rPr>
                </w:rPrChange>
              </w:rPr>
              <w:delText>Calibration procedure</w:delText>
            </w:r>
            <w:r w:rsidDel="003D7F64">
              <w:rPr>
                <w:noProof/>
                <w:webHidden/>
              </w:rPr>
              <w:tab/>
              <w:delText>44</w:delText>
            </w:r>
          </w:del>
        </w:p>
        <w:p w14:paraId="05A84BBB" w14:textId="1C7BE313" w:rsidR="006410E2" w:rsidDel="003D7F64" w:rsidRDefault="006410E2">
          <w:pPr>
            <w:pStyle w:val="TOC2"/>
            <w:tabs>
              <w:tab w:val="right" w:leader="dot" w:pos="9350"/>
            </w:tabs>
            <w:rPr>
              <w:del w:id="527" w:author="David Conklin" w:date="2021-09-09T14:58:00Z"/>
              <w:rFonts w:eastAsiaTheme="minorEastAsia"/>
              <w:noProof/>
            </w:rPr>
          </w:pPr>
          <w:del w:id="528" w:author="David Conklin" w:date="2021-09-09T14:58:00Z">
            <w:r w:rsidRPr="002C5A5B" w:rsidDel="003D7F64">
              <w:rPr>
                <w:noProof/>
                <w:rPrChange w:id="529" w:author="David Conklin" w:date="2021-09-18T06:54:00Z">
                  <w:rPr>
                    <w:rStyle w:val="Hyperlink"/>
                    <w:noProof/>
                  </w:rPr>
                </w:rPrChange>
              </w:rPr>
              <w:delText>Using PEST to determine HBV parameter values</w:delText>
            </w:r>
            <w:r w:rsidDel="003D7F64">
              <w:rPr>
                <w:noProof/>
                <w:webHidden/>
              </w:rPr>
              <w:tab/>
              <w:delText>45</w:delText>
            </w:r>
          </w:del>
        </w:p>
        <w:p w14:paraId="246E0201" w14:textId="6F6E1185" w:rsidR="006410E2" w:rsidDel="003D7F64" w:rsidRDefault="006410E2">
          <w:pPr>
            <w:pStyle w:val="TOC2"/>
            <w:tabs>
              <w:tab w:val="right" w:leader="dot" w:pos="9350"/>
            </w:tabs>
            <w:rPr>
              <w:del w:id="530" w:author="David Conklin" w:date="2021-09-09T14:58:00Z"/>
              <w:rFonts w:eastAsiaTheme="minorEastAsia"/>
              <w:noProof/>
            </w:rPr>
          </w:pPr>
          <w:del w:id="531" w:author="David Conklin" w:date="2021-09-09T14:58:00Z">
            <w:r w:rsidRPr="002C5A5B" w:rsidDel="003D7F64">
              <w:rPr>
                <w:noProof/>
                <w:rPrChange w:id="532" w:author="David Conklin" w:date="2021-09-18T06:54:00Z">
                  <w:rPr>
                    <w:rStyle w:val="Hyperlink"/>
                    <w:noProof/>
                  </w:rPr>
                </w:rPrChange>
              </w:rPr>
              <w:delText>Calibrating streamflows using stream gage measurements</w:delText>
            </w:r>
            <w:r w:rsidDel="003D7F64">
              <w:rPr>
                <w:noProof/>
                <w:webHidden/>
              </w:rPr>
              <w:tab/>
              <w:delText>45</w:delText>
            </w:r>
          </w:del>
        </w:p>
        <w:p w14:paraId="2B4F9544" w14:textId="6CA30EB4" w:rsidR="006410E2" w:rsidDel="003D7F64" w:rsidRDefault="006410E2">
          <w:pPr>
            <w:pStyle w:val="TOC2"/>
            <w:tabs>
              <w:tab w:val="right" w:leader="dot" w:pos="9350"/>
            </w:tabs>
            <w:rPr>
              <w:del w:id="533" w:author="David Conklin" w:date="2021-09-09T14:58:00Z"/>
              <w:rFonts w:eastAsiaTheme="minorEastAsia"/>
              <w:noProof/>
            </w:rPr>
          </w:pPr>
          <w:del w:id="534" w:author="David Conklin" w:date="2021-09-09T14:58:00Z">
            <w:r w:rsidRPr="002C5A5B" w:rsidDel="003D7F64">
              <w:rPr>
                <w:noProof/>
                <w:rPrChange w:id="535" w:author="David Conklin" w:date="2021-09-18T06:54:00Z">
                  <w:rPr>
                    <w:rStyle w:val="Hyperlink"/>
                    <w:noProof/>
                  </w:rPr>
                </w:rPrChange>
              </w:rPr>
              <w:delText>Calibrating stream temperatures</w:delText>
            </w:r>
            <w:r w:rsidDel="003D7F64">
              <w:rPr>
                <w:noProof/>
                <w:webHidden/>
              </w:rPr>
              <w:tab/>
              <w:delText>46</w:delText>
            </w:r>
          </w:del>
        </w:p>
        <w:p w14:paraId="271E0E52" w14:textId="4678051A" w:rsidR="006410E2" w:rsidDel="003D7F64" w:rsidRDefault="006410E2">
          <w:pPr>
            <w:pStyle w:val="TOC1"/>
            <w:tabs>
              <w:tab w:val="right" w:leader="dot" w:pos="9350"/>
            </w:tabs>
            <w:rPr>
              <w:del w:id="536" w:author="David Conklin" w:date="2021-09-09T14:58:00Z"/>
              <w:rFonts w:eastAsiaTheme="minorEastAsia"/>
              <w:noProof/>
            </w:rPr>
          </w:pPr>
          <w:del w:id="537" w:author="David Conklin" w:date="2021-09-09T14:58:00Z">
            <w:r w:rsidRPr="002C5A5B" w:rsidDel="003D7F64">
              <w:rPr>
                <w:noProof/>
                <w:rPrChange w:id="538" w:author="David Conklin" w:date="2021-09-18T06:54:00Z">
                  <w:rPr>
                    <w:rStyle w:val="Hyperlink"/>
                    <w:noProof/>
                  </w:rPr>
                </w:rPrChange>
              </w:rPr>
              <w:delText>North Santiam study area</w:delText>
            </w:r>
            <w:r w:rsidDel="003D7F64">
              <w:rPr>
                <w:noProof/>
                <w:webHidden/>
              </w:rPr>
              <w:tab/>
              <w:delText>47</w:delText>
            </w:r>
          </w:del>
        </w:p>
        <w:p w14:paraId="4718379B" w14:textId="05689E13" w:rsidR="006410E2" w:rsidDel="003D7F64" w:rsidRDefault="006410E2">
          <w:pPr>
            <w:pStyle w:val="TOC2"/>
            <w:tabs>
              <w:tab w:val="right" w:leader="dot" w:pos="9350"/>
            </w:tabs>
            <w:rPr>
              <w:del w:id="539" w:author="David Conklin" w:date="2021-09-09T14:58:00Z"/>
              <w:rFonts w:eastAsiaTheme="minorEastAsia"/>
              <w:noProof/>
            </w:rPr>
          </w:pPr>
          <w:del w:id="540" w:author="David Conklin" w:date="2021-09-09T14:58:00Z">
            <w:r w:rsidRPr="002C5A5B" w:rsidDel="003D7F64">
              <w:rPr>
                <w:rFonts w:eastAsia="Times New Roman"/>
                <w:noProof/>
                <w:rPrChange w:id="541" w:author="David Conklin" w:date="2021-09-18T06:54:00Z">
                  <w:rPr>
                    <w:rStyle w:val="Hyperlink"/>
                    <w:rFonts w:eastAsia="Times New Roman"/>
                    <w:noProof/>
                  </w:rPr>
                </w:rPrChange>
              </w:rPr>
              <w:delText>Instream water rights</w:delText>
            </w:r>
            <w:r w:rsidDel="003D7F64">
              <w:rPr>
                <w:noProof/>
                <w:webHidden/>
              </w:rPr>
              <w:tab/>
              <w:delText>47</w:delText>
            </w:r>
          </w:del>
        </w:p>
        <w:p w14:paraId="071A0AA8" w14:textId="1984FA66" w:rsidR="006410E2" w:rsidDel="003D7F64" w:rsidRDefault="006410E2">
          <w:pPr>
            <w:pStyle w:val="TOC2"/>
            <w:tabs>
              <w:tab w:val="right" w:leader="dot" w:pos="9350"/>
            </w:tabs>
            <w:rPr>
              <w:del w:id="542" w:author="David Conklin" w:date="2021-09-09T14:58:00Z"/>
              <w:rFonts w:eastAsiaTheme="minorEastAsia"/>
              <w:noProof/>
            </w:rPr>
          </w:pPr>
          <w:del w:id="543" w:author="David Conklin" w:date="2021-09-09T14:58:00Z">
            <w:r w:rsidRPr="002C5A5B" w:rsidDel="003D7F64">
              <w:rPr>
                <w:noProof/>
                <w:rPrChange w:id="544" w:author="David Conklin" w:date="2021-09-18T06:54:00Z">
                  <w:rPr>
                    <w:rStyle w:val="Hyperlink"/>
                    <w:noProof/>
                  </w:rPr>
                </w:rPrChange>
              </w:rPr>
              <w:delText>Municipal water rights</w:delText>
            </w:r>
            <w:r w:rsidDel="003D7F64">
              <w:rPr>
                <w:noProof/>
                <w:webHidden/>
              </w:rPr>
              <w:tab/>
              <w:delText>48</w:delText>
            </w:r>
          </w:del>
        </w:p>
        <w:p w14:paraId="0D177E3D" w14:textId="1D86D713" w:rsidR="006410E2" w:rsidDel="003D7F64" w:rsidRDefault="006410E2">
          <w:pPr>
            <w:pStyle w:val="TOC2"/>
            <w:tabs>
              <w:tab w:val="right" w:leader="dot" w:pos="9350"/>
            </w:tabs>
            <w:rPr>
              <w:del w:id="545" w:author="David Conklin" w:date="2021-09-09T14:58:00Z"/>
              <w:rFonts w:eastAsiaTheme="minorEastAsia"/>
              <w:noProof/>
            </w:rPr>
          </w:pPr>
          <w:del w:id="546" w:author="David Conklin" w:date="2021-09-09T14:58:00Z">
            <w:r w:rsidRPr="002C5A5B" w:rsidDel="003D7F64">
              <w:rPr>
                <w:noProof/>
                <w:rPrChange w:id="547" w:author="David Conklin" w:date="2021-09-18T06:54:00Z">
                  <w:rPr>
                    <w:rStyle w:val="Hyperlink"/>
                    <w:noProof/>
                  </w:rPr>
                </w:rPrChange>
              </w:rPr>
              <w:delText>Reality check</w:delText>
            </w:r>
            <w:r w:rsidDel="003D7F64">
              <w:rPr>
                <w:noProof/>
                <w:webHidden/>
              </w:rPr>
              <w:tab/>
              <w:delText>48</w:delText>
            </w:r>
          </w:del>
        </w:p>
        <w:p w14:paraId="5952AE45" w14:textId="58F5BA55" w:rsidR="006410E2" w:rsidDel="003D7F64" w:rsidRDefault="006410E2">
          <w:pPr>
            <w:pStyle w:val="TOC2"/>
            <w:tabs>
              <w:tab w:val="right" w:leader="dot" w:pos="9350"/>
            </w:tabs>
            <w:rPr>
              <w:del w:id="548" w:author="David Conklin" w:date="2021-09-09T14:58:00Z"/>
              <w:rFonts w:eastAsiaTheme="minorEastAsia"/>
              <w:noProof/>
            </w:rPr>
          </w:pPr>
          <w:del w:id="549" w:author="David Conklin" w:date="2021-09-09T14:58:00Z">
            <w:r w:rsidRPr="002C5A5B" w:rsidDel="003D7F64">
              <w:rPr>
                <w:noProof/>
                <w:rPrChange w:id="550" w:author="David Conklin" w:date="2021-09-18T06:54:00Z">
                  <w:rPr>
                    <w:rStyle w:val="Hyperlink"/>
                    <w:noProof/>
                  </w:rPr>
                </w:rPrChange>
              </w:rPr>
              <w:delText>Inflows from springs</w:delText>
            </w:r>
            <w:r w:rsidDel="003D7F64">
              <w:rPr>
                <w:noProof/>
                <w:webHidden/>
              </w:rPr>
              <w:tab/>
              <w:delText>50</w:delText>
            </w:r>
          </w:del>
        </w:p>
        <w:p w14:paraId="53F46B2D" w14:textId="65FA4530" w:rsidR="006410E2" w:rsidDel="003D7F64" w:rsidRDefault="006410E2">
          <w:pPr>
            <w:pStyle w:val="TOC2"/>
            <w:tabs>
              <w:tab w:val="right" w:leader="dot" w:pos="9350"/>
            </w:tabs>
            <w:rPr>
              <w:del w:id="551" w:author="David Conklin" w:date="2021-09-09T14:58:00Z"/>
              <w:rFonts w:eastAsiaTheme="minorEastAsia"/>
              <w:noProof/>
            </w:rPr>
          </w:pPr>
          <w:del w:id="552" w:author="David Conklin" w:date="2021-09-09T14:58:00Z">
            <w:r w:rsidRPr="002C5A5B" w:rsidDel="003D7F64">
              <w:rPr>
                <w:noProof/>
                <w:rPrChange w:id="553" w:author="David Conklin" w:date="2021-09-18T06:54:00Z">
                  <w:rPr>
                    <w:rStyle w:val="Hyperlink"/>
                    <w:noProof/>
                  </w:rPr>
                </w:rPrChange>
              </w:rPr>
              <w:delText>Calibration and simulation skill</w:delText>
            </w:r>
            <w:r w:rsidDel="003D7F64">
              <w:rPr>
                <w:noProof/>
                <w:webHidden/>
              </w:rPr>
              <w:tab/>
              <w:delText>50</w:delText>
            </w:r>
          </w:del>
        </w:p>
        <w:p w14:paraId="62C07C94" w14:textId="4D3D3B5F" w:rsidR="006410E2" w:rsidDel="003D7F64" w:rsidRDefault="006410E2">
          <w:pPr>
            <w:pStyle w:val="TOC2"/>
            <w:tabs>
              <w:tab w:val="right" w:leader="dot" w:pos="9350"/>
            </w:tabs>
            <w:rPr>
              <w:del w:id="554" w:author="David Conklin" w:date="2021-09-09T14:58:00Z"/>
              <w:rFonts w:eastAsiaTheme="minorEastAsia"/>
              <w:noProof/>
            </w:rPr>
          </w:pPr>
          <w:del w:id="555" w:author="David Conklin" w:date="2021-09-09T14:58:00Z">
            <w:r w:rsidRPr="002C5A5B" w:rsidDel="003D7F64">
              <w:rPr>
                <w:noProof/>
                <w:rPrChange w:id="556" w:author="David Conklin" w:date="2021-09-18T06:54:00Z">
                  <w:rPr>
                    <w:rStyle w:val="Hyperlink"/>
                    <w:noProof/>
                  </w:rPr>
                </w:rPrChange>
              </w:rPr>
              <w:delText>Analysis of tuning knob values and locations where the model has low skill</w:delText>
            </w:r>
            <w:r w:rsidDel="003D7F64">
              <w:rPr>
                <w:noProof/>
                <w:webHidden/>
              </w:rPr>
              <w:tab/>
              <w:delText>53</w:delText>
            </w:r>
          </w:del>
        </w:p>
        <w:p w14:paraId="0D7834CD" w14:textId="411B8BCB" w:rsidR="006410E2" w:rsidDel="003D7F64" w:rsidRDefault="006410E2">
          <w:pPr>
            <w:pStyle w:val="TOC2"/>
            <w:tabs>
              <w:tab w:val="right" w:leader="dot" w:pos="9350"/>
            </w:tabs>
            <w:rPr>
              <w:del w:id="557" w:author="David Conklin" w:date="2021-09-09T14:58:00Z"/>
              <w:rFonts w:eastAsiaTheme="minorEastAsia"/>
              <w:noProof/>
            </w:rPr>
          </w:pPr>
          <w:del w:id="558" w:author="David Conklin" w:date="2021-09-09T14:58:00Z">
            <w:r w:rsidRPr="002C5A5B" w:rsidDel="003D7F64">
              <w:rPr>
                <w:noProof/>
                <w:rPrChange w:id="559" w:author="David Conklin" w:date="2021-09-18T06:54:00Z">
                  <w:rPr>
                    <w:rStyle w:val="Hyperlink"/>
                    <w:noProof/>
                  </w:rPr>
                </w:rPrChange>
              </w:rPr>
              <w:delText>Simulated North Santiam basin water budget and thermal energy budget</w:delText>
            </w:r>
            <w:r w:rsidDel="003D7F64">
              <w:rPr>
                <w:noProof/>
                <w:webHidden/>
              </w:rPr>
              <w:tab/>
              <w:delText>54</w:delText>
            </w:r>
          </w:del>
        </w:p>
        <w:p w14:paraId="578E59B0" w14:textId="58CED43E" w:rsidR="006410E2" w:rsidDel="003D7F64" w:rsidRDefault="006410E2">
          <w:pPr>
            <w:pStyle w:val="TOC1"/>
            <w:tabs>
              <w:tab w:val="right" w:leader="dot" w:pos="9350"/>
            </w:tabs>
            <w:rPr>
              <w:del w:id="560" w:author="David Conklin" w:date="2021-09-09T14:58:00Z"/>
              <w:rFonts w:eastAsiaTheme="minorEastAsia"/>
              <w:noProof/>
            </w:rPr>
          </w:pPr>
          <w:del w:id="561" w:author="David Conklin" w:date="2021-09-09T14:58:00Z">
            <w:r w:rsidRPr="002C5A5B" w:rsidDel="003D7F64">
              <w:rPr>
                <w:noProof/>
                <w:rPrChange w:id="562" w:author="David Conklin" w:date="2021-09-18T06:54:00Z">
                  <w:rPr>
                    <w:rStyle w:val="Hyperlink"/>
                    <w:noProof/>
                  </w:rPr>
                </w:rPrChange>
              </w:rPr>
              <w:delText>McKenzie Basin Wetlands Study</w:delText>
            </w:r>
            <w:r w:rsidDel="003D7F64">
              <w:rPr>
                <w:noProof/>
                <w:webHidden/>
              </w:rPr>
              <w:tab/>
              <w:delText>56</w:delText>
            </w:r>
          </w:del>
        </w:p>
        <w:p w14:paraId="0B139E24" w14:textId="11B14523" w:rsidR="006410E2" w:rsidDel="003D7F64" w:rsidRDefault="006410E2">
          <w:pPr>
            <w:pStyle w:val="TOC2"/>
            <w:tabs>
              <w:tab w:val="right" w:leader="dot" w:pos="9350"/>
            </w:tabs>
            <w:rPr>
              <w:del w:id="563" w:author="David Conklin" w:date="2021-09-09T14:58:00Z"/>
              <w:rFonts w:eastAsiaTheme="minorEastAsia"/>
              <w:noProof/>
            </w:rPr>
          </w:pPr>
          <w:del w:id="564" w:author="David Conklin" w:date="2021-09-09T14:58:00Z">
            <w:r w:rsidRPr="002C5A5B" w:rsidDel="003D7F64">
              <w:rPr>
                <w:noProof/>
                <w:rPrChange w:id="565" w:author="David Conklin" w:date="2021-09-18T06:54:00Z">
                  <w:rPr>
                    <w:rStyle w:val="Hyperlink"/>
                    <w:noProof/>
                  </w:rPr>
                </w:rPrChange>
              </w:rPr>
              <w:delText>Project Overview</w:delText>
            </w:r>
            <w:r w:rsidDel="003D7F64">
              <w:rPr>
                <w:noProof/>
                <w:webHidden/>
              </w:rPr>
              <w:tab/>
              <w:delText>56</w:delText>
            </w:r>
          </w:del>
        </w:p>
        <w:p w14:paraId="0AA67F75" w14:textId="58B617CB" w:rsidR="006410E2" w:rsidDel="003D7F64" w:rsidRDefault="006410E2">
          <w:pPr>
            <w:pStyle w:val="TOC2"/>
            <w:tabs>
              <w:tab w:val="right" w:leader="dot" w:pos="9350"/>
            </w:tabs>
            <w:rPr>
              <w:del w:id="566" w:author="David Conklin" w:date="2021-09-09T14:58:00Z"/>
              <w:rFonts w:eastAsiaTheme="minorEastAsia"/>
              <w:noProof/>
            </w:rPr>
          </w:pPr>
          <w:del w:id="567" w:author="David Conklin" w:date="2021-09-09T14:58:00Z">
            <w:r w:rsidRPr="002C5A5B" w:rsidDel="003D7F64">
              <w:rPr>
                <w:noProof/>
                <w:rPrChange w:id="568" w:author="David Conklin" w:date="2021-09-18T06:54:00Z">
                  <w:rPr>
                    <w:rStyle w:val="Hyperlink"/>
                    <w:noProof/>
                  </w:rPr>
                </w:rPrChange>
              </w:rPr>
              <w:delText>Model and Simulation Overview</w:delText>
            </w:r>
            <w:r w:rsidDel="003D7F64">
              <w:rPr>
                <w:noProof/>
                <w:webHidden/>
              </w:rPr>
              <w:tab/>
              <w:delText>58</w:delText>
            </w:r>
          </w:del>
        </w:p>
        <w:p w14:paraId="30745DB5" w14:textId="5CBBBCE8" w:rsidR="006410E2" w:rsidDel="003D7F64" w:rsidRDefault="006410E2">
          <w:pPr>
            <w:pStyle w:val="TOC2"/>
            <w:tabs>
              <w:tab w:val="right" w:leader="dot" w:pos="9350"/>
            </w:tabs>
            <w:rPr>
              <w:del w:id="569" w:author="David Conklin" w:date="2021-09-09T14:58:00Z"/>
              <w:rFonts w:eastAsiaTheme="minorEastAsia"/>
              <w:noProof/>
            </w:rPr>
          </w:pPr>
          <w:del w:id="570" w:author="David Conklin" w:date="2021-09-09T14:58:00Z">
            <w:r w:rsidRPr="002C5A5B" w:rsidDel="003D7F64">
              <w:rPr>
                <w:noProof/>
                <w:rPrChange w:id="571" w:author="David Conklin" w:date="2021-09-18T06:54:00Z">
                  <w:rPr>
                    <w:rStyle w:val="Hyperlink"/>
                    <w:noProof/>
                  </w:rPr>
                </w:rPrChange>
              </w:rPr>
              <w:delText>McKenzie wetlands in the initial versions of the IDU, HRU, and Reach data layers</w:delText>
            </w:r>
            <w:r w:rsidDel="003D7F64">
              <w:rPr>
                <w:noProof/>
                <w:webHidden/>
              </w:rPr>
              <w:tab/>
              <w:delText>59</w:delText>
            </w:r>
          </w:del>
        </w:p>
        <w:p w14:paraId="7B3BB70D" w14:textId="294AFB48" w:rsidR="006410E2" w:rsidDel="003D7F64" w:rsidRDefault="006410E2">
          <w:pPr>
            <w:pStyle w:val="TOC2"/>
            <w:tabs>
              <w:tab w:val="right" w:leader="dot" w:pos="9350"/>
            </w:tabs>
            <w:rPr>
              <w:del w:id="572" w:author="David Conklin" w:date="2021-09-09T14:58:00Z"/>
              <w:rFonts w:eastAsiaTheme="minorEastAsia"/>
              <w:noProof/>
            </w:rPr>
          </w:pPr>
          <w:del w:id="573" w:author="David Conklin" w:date="2021-09-09T14:58:00Z">
            <w:r w:rsidRPr="002C5A5B" w:rsidDel="003D7F64">
              <w:rPr>
                <w:noProof/>
                <w:rPrChange w:id="574" w:author="David Conklin" w:date="2021-09-18T06:54:00Z">
                  <w:rPr>
                    <w:rStyle w:val="Hyperlink"/>
                    <w:noProof/>
                  </w:rPr>
                </w:rPrChange>
              </w:rPr>
              <w:delText>Data changes for better representation of wetlands</w:delText>
            </w:r>
            <w:r w:rsidDel="003D7F64">
              <w:rPr>
                <w:noProof/>
                <w:webHidden/>
              </w:rPr>
              <w:tab/>
              <w:delText>59</w:delText>
            </w:r>
          </w:del>
        </w:p>
        <w:p w14:paraId="3CEA66CF" w14:textId="3C96BB52" w:rsidR="006410E2" w:rsidDel="003D7F64" w:rsidRDefault="006410E2">
          <w:pPr>
            <w:pStyle w:val="TOC2"/>
            <w:tabs>
              <w:tab w:val="right" w:leader="dot" w:pos="9350"/>
            </w:tabs>
            <w:rPr>
              <w:del w:id="575" w:author="David Conklin" w:date="2021-09-09T14:58:00Z"/>
              <w:rFonts w:eastAsiaTheme="minorEastAsia"/>
              <w:noProof/>
            </w:rPr>
          </w:pPr>
          <w:del w:id="576" w:author="David Conklin" w:date="2021-09-09T14:58:00Z">
            <w:r w:rsidRPr="002C5A5B" w:rsidDel="003D7F64">
              <w:rPr>
                <w:noProof/>
                <w:rPrChange w:id="577" w:author="David Conklin" w:date="2021-09-18T06:54:00Z">
                  <w:rPr>
                    <w:rStyle w:val="Hyperlink"/>
                    <w:noProof/>
                  </w:rPr>
                </w:rPrChange>
              </w:rPr>
              <w:delText>Projection, Calendar, and Units</w:delText>
            </w:r>
            <w:r w:rsidDel="003D7F64">
              <w:rPr>
                <w:noProof/>
                <w:webHidden/>
              </w:rPr>
              <w:tab/>
              <w:delText>60</w:delText>
            </w:r>
          </w:del>
        </w:p>
        <w:p w14:paraId="0776DB0F" w14:textId="7D9CFB2C" w:rsidR="006410E2" w:rsidDel="003D7F64" w:rsidRDefault="006410E2">
          <w:pPr>
            <w:pStyle w:val="TOC2"/>
            <w:tabs>
              <w:tab w:val="right" w:leader="dot" w:pos="9350"/>
            </w:tabs>
            <w:rPr>
              <w:del w:id="578" w:author="David Conklin" w:date="2021-09-09T14:58:00Z"/>
              <w:rFonts w:eastAsiaTheme="minorEastAsia"/>
              <w:noProof/>
            </w:rPr>
          </w:pPr>
          <w:del w:id="579" w:author="David Conklin" w:date="2021-09-09T14:58:00Z">
            <w:r w:rsidRPr="002C5A5B" w:rsidDel="003D7F64">
              <w:rPr>
                <w:noProof/>
                <w:rPrChange w:id="580" w:author="David Conklin" w:date="2021-09-18T06:54:00Z">
                  <w:rPr>
                    <w:rStyle w:val="Hyperlink"/>
                    <w:noProof/>
                  </w:rPr>
                </w:rPrChange>
              </w:rPr>
              <w:delText>Simulation of changes in wetlands over time</w:delText>
            </w:r>
            <w:r w:rsidDel="003D7F64">
              <w:rPr>
                <w:noProof/>
                <w:webHidden/>
              </w:rPr>
              <w:tab/>
              <w:delText>60</w:delText>
            </w:r>
          </w:del>
        </w:p>
        <w:p w14:paraId="75BE8957" w14:textId="0A5CC4A5" w:rsidR="006410E2" w:rsidDel="003D7F64" w:rsidRDefault="006410E2">
          <w:pPr>
            <w:pStyle w:val="TOC2"/>
            <w:tabs>
              <w:tab w:val="right" w:leader="dot" w:pos="9350"/>
            </w:tabs>
            <w:rPr>
              <w:del w:id="581" w:author="David Conklin" w:date="2021-09-09T14:58:00Z"/>
              <w:rFonts w:eastAsiaTheme="minorEastAsia"/>
              <w:noProof/>
            </w:rPr>
          </w:pPr>
          <w:del w:id="582" w:author="David Conklin" w:date="2021-09-09T14:58:00Z">
            <w:r w:rsidRPr="002C5A5B" w:rsidDel="003D7F64">
              <w:rPr>
                <w:noProof/>
                <w:rPrChange w:id="583" w:author="David Conklin" w:date="2021-09-18T06:54:00Z">
                  <w:rPr>
                    <w:rStyle w:val="Hyperlink"/>
                    <w:noProof/>
                  </w:rPr>
                </w:rPrChange>
              </w:rPr>
              <w:delText>How wetlands are represented in the model</w:delText>
            </w:r>
            <w:r w:rsidDel="003D7F64">
              <w:rPr>
                <w:noProof/>
                <w:webHidden/>
              </w:rPr>
              <w:tab/>
              <w:delText>61</w:delText>
            </w:r>
          </w:del>
        </w:p>
        <w:p w14:paraId="29A7C5F8" w14:textId="23F09295" w:rsidR="006410E2" w:rsidDel="003D7F64" w:rsidRDefault="006410E2">
          <w:pPr>
            <w:pStyle w:val="TOC2"/>
            <w:tabs>
              <w:tab w:val="right" w:leader="dot" w:pos="9350"/>
            </w:tabs>
            <w:rPr>
              <w:del w:id="584" w:author="David Conklin" w:date="2021-09-09T14:58:00Z"/>
              <w:rFonts w:eastAsiaTheme="minorEastAsia"/>
              <w:noProof/>
            </w:rPr>
          </w:pPr>
          <w:del w:id="585" w:author="David Conklin" w:date="2021-09-09T14:58:00Z">
            <w:r w:rsidRPr="002C5A5B" w:rsidDel="003D7F64">
              <w:rPr>
                <w:noProof/>
                <w:rPrChange w:id="586" w:author="David Conklin" w:date="2021-09-18T06:54:00Z">
                  <w:rPr>
                    <w:rStyle w:val="Hyperlink"/>
                    <w:noProof/>
                  </w:rPr>
                </w:rPrChange>
              </w:rPr>
              <w:delText>The Wetland class and Wetland objects in the C++ code</w:delText>
            </w:r>
            <w:r w:rsidDel="003D7F64">
              <w:rPr>
                <w:noProof/>
                <w:webHidden/>
              </w:rPr>
              <w:tab/>
              <w:delText>62</w:delText>
            </w:r>
          </w:del>
        </w:p>
        <w:p w14:paraId="24627C35" w14:textId="5F343126" w:rsidR="006410E2" w:rsidDel="003D7F64" w:rsidRDefault="006410E2">
          <w:pPr>
            <w:pStyle w:val="TOC2"/>
            <w:tabs>
              <w:tab w:val="right" w:leader="dot" w:pos="9350"/>
            </w:tabs>
            <w:rPr>
              <w:del w:id="587" w:author="David Conklin" w:date="2021-09-09T14:58:00Z"/>
              <w:rFonts w:eastAsiaTheme="minorEastAsia"/>
              <w:noProof/>
            </w:rPr>
          </w:pPr>
          <w:del w:id="588" w:author="David Conklin" w:date="2021-09-09T14:58:00Z">
            <w:r w:rsidRPr="002C5A5B" w:rsidDel="003D7F64">
              <w:rPr>
                <w:noProof/>
                <w:rPrChange w:id="589" w:author="David Conklin" w:date="2021-09-18T06:54:00Z">
                  <w:rPr>
                    <w:rStyle w:val="Hyperlink"/>
                    <w:noProof/>
                  </w:rPr>
                </w:rPrChange>
              </w:rPr>
              <w:delText>Topology of wetlands, HRUs, IDUs, and reaches</w:delText>
            </w:r>
            <w:r w:rsidDel="003D7F64">
              <w:rPr>
                <w:noProof/>
                <w:webHidden/>
              </w:rPr>
              <w:tab/>
              <w:delText>62</w:delText>
            </w:r>
          </w:del>
        </w:p>
        <w:p w14:paraId="7143D12C" w14:textId="704E6288" w:rsidR="006410E2" w:rsidDel="003D7F64" w:rsidRDefault="006410E2">
          <w:pPr>
            <w:pStyle w:val="TOC2"/>
            <w:tabs>
              <w:tab w:val="right" w:leader="dot" w:pos="9350"/>
            </w:tabs>
            <w:rPr>
              <w:del w:id="590" w:author="David Conklin" w:date="2021-09-09T14:58:00Z"/>
              <w:rFonts w:eastAsiaTheme="minorEastAsia"/>
              <w:noProof/>
            </w:rPr>
          </w:pPr>
          <w:del w:id="591" w:author="David Conklin" w:date="2021-09-09T14:58:00Z">
            <w:r w:rsidRPr="002C5A5B" w:rsidDel="003D7F64">
              <w:rPr>
                <w:noProof/>
                <w:rPrChange w:id="592" w:author="David Conklin" w:date="2021-09-18T06:54:00Z">
                  <w:rPr>
                    <w:rStyle w:val="Hyperlink"/>
                    <w:noProof/>
                  </w:rPr>
                </w:rPrChange>
              </w:rPr>
              <w:delText>Attributes of interest in the wetlands study</w:delText>
            </w:r>
            <w:r w:rsidDel="003D7F64">
              <w:rPr>
                <w:noProof/>
                <w:webHidden/>
              </w:rPr>
              <w:tab/>
              <w:delText>62</w:delText>
            </w:r>
          </w:del>
        </w:p>
        <w:p w14:paraId="51BC6F9B" w14:textId="0A26F28C" w:rsidR="006410E2" w:rsidDel="003D7F64" w:rsidRDefault="006410E2">
          <w:pPr>
            <w:pStyle w:val="TOC2"/>
            <w:tabs>
              <w:tab w:val="right" w:leader="dot" w:pos="9350"/>
            </w:tabs>
            <w:rPr>
              <w:del w:id="593" w:author="David Conklin" w:date="2021-09-09T14:58:00Z"/>
              <w:rFonts w:eastAsiaTheme="minorEastAsia"/>
              <w:noProof/>
            </w:rPr>
          </w:pPr>
          <w:del w:id="594" w:author="David Conklin" w:date="2021-09-09T14:58:00Z">
            <w:r w:rsidRPr="002C5A5B" w:rsidDel="003D7F64">
              <w:rPr>
                <w:noProof/>
                <w:rPrChange w:id="595" w:author="David Conklin" w:date="2021-09-18T06:54:00Z">
                  <w:rPr>
                    <w:rStyle w:val="Hyperlink"/>
                    <w:noProof/>
                  </w:rPr>
                </w:rPrChange>
              </w:rPr>
              <w:delText>A WETNESS attribute</w:delText>
            </w:r>
            <w:r w:rsidDel="003D7F64">
              <w:rPr>
                <w:noProof/>
                <w:webHidden/>
              </w:rPr>
              <w:tab/>
              <w:delText>63</w:delText>
            </w:r>
          </w:del>
        </w:p>
        <w:p w14:paraId="4512796E" w14:textId="13339125" w:rsidR="006410E2" w:rsidDel="003D7F64" w:rsidRDefault="006410E2">
          <w:pPr>
            <w:pStyle w:val="TOC2"/>
            <w:tabs>
              <w:tab w:val="right" w:leader="dot" w:pos="9350"/>
            </w:tabs>
            <w:rPr>
              <w:del w:id="596" w:author="David Conklin" w:date="2021-09-09T14:58:00Z"/>
              <w:rFonts w:eastAsiaTheme="minorEastAsia"/>
              <w:noProof/>
            </w:rPr>
          </w:pPr>
          <w:del w:id="597" w:author="David Conklin" w:date="2021-09-09T14:58:00Z">
            <w:r w:rsidRPr="002C5A5B" w:rsidDel="003D7F64">
              <w:rPr>
                <w:noProof/>
                <w:rPrChange w:id="598" w:author="David Conklin" w:date="2021-09-18T06:54:00Z">
                  <w:rPr>
                    <w:rStyle w:val="Hyperlink"/>
                    <w:noProof/>
                  </w:rPr>
                </w:rPrChange>
              </w:rPr>
              <w:delText>Calculating the exchange of water between the wetland and the reach</w:delText>
            </w:r>
            <w:r w:rsidDel="003D7F64">
              <w:rPr>
                <w:noProof/>
                <w:webHidden/>
              </w:rPr>
              <w:tab/>
              <w:delText>64</w:delText>
            </w:r>
          </w:del>
        </w:p>
        <w:p w14:paraId="70C94EEB" w14:textId="3C53F954" w:rsidR="006410E2" w:rsidDel="003D7F64" w:rsidRDefault="006410E2">
          <w:pPr>
            <w:pStyle w:val="TOC3"/>
            <w:tabs>
              <w:tab w:val="right" w:leader="dot" w:pos="9350"/>
            </w:tabs>
            <w:rPr>
              <w:del w:id="599" w:author="David Conklin" w:date="2021-09-09T14:58:00Z"/>
              <w:rFonts w:eastAsiaTheme="minorEastAsia"/>
              <w:noProof/>
            </w:rPr>
          </w:pPr>
          <w:del w:id="600" w:author="David Conklin" w:date="2021-09-09T14:58:00Z">
            <w:r w:rsidRPr="002C5A5B" w:rsidDel="003D7F64">
              <w:rPr>
                <w:noProof/>
                <w:rPrChange w:id="601" w:author="David Conklin" w:date="2021-09-18T06:54:00Z">
                  <w:rPr>
                    <w:rStyle w:val="Hyperlink"/>
                    <w:noProof/>
                  </w:rPr>
                </w:rPrChange>
              </w:rPr>
              <w:delText>Wetland IDU parameters</w:delText>
            </w:r>
            <w:r w:rsidDel="003D7F64">
              <w:rPr>
                <w:noProof/>
                <w:webHidden/>
              </w:rPr>
              <w:tab/>
              <w:delText>64</w:delText>
            </w:r>
          </w:del>
        </w:p>
        <w:p w14:paraId="75E58507" w14:textId="7C90F0E4" w:rsidR="006410E2" w:rsidDel="003D7F64" w:rsidRDefault="006410E2">
          <w:pPr>
            <w:pStyle w:val="TOC3"/>
            <w:tabs>
              <w:tab w:val="right" w:leader="dot" w:pos="9350"/>
            </w:tabs>
            <w:rPr>
              <w:del w:id="602" w:author="David Conklin" w:date="2021-09-09T14:58:00Z"/>
              <w:rFonts w:eastAsiaTheme="minorEastAsia"/>
              <w:noProof/>
            </w:rPr>
          </w:pPr>
          <w:del w:id="603" w:author="David Conklin" w:date="2021-09-09T14:58:00Z">
            <w:r w:rsidRPr="002C5A5B" w:rsidDel="003D7F64">
              <w:rPr>
                <w:noProof/>
                <w:rPrChange w:id="604" w:author="David Conklin" w:date="2021-09-18T06:54:00Z">
                  <w:rPr>
                    <w:rStyle w:val="Hyperlink"/>
                    <w:noProof/>
                  </w:rPr>
                </w:rPrChange>
              </w:rPr>
              <w:delText>Reach parameters</w:delText>
            </w:r>
            <w:r w:rsidDel="003D7F64">
              <w:rPr>
                <w:noProof/>
                <w:webHidden/>
              </w:rPr>
              <w:tab/>
              <w:delText>64</w:delText>
            </w:r>
          </w:del>
        </w:p>
        <w:p w14:paraId="012D60E5" w14:textId="5F7651D0" w:rsidR="006410E2" w:rsidDel="003D7F64" w:rsidRDefault="006410E2">
          <w:pPr>
            <w:pStyle w:val="TOC2"/>
            <w:tabs>
              <w:tab w:val="right" w:leader="dot" w:pos="9350"/>
            </w:tabs>
            <w:rPr>
              <w:del w:id="605" w:author="David Conklin" w:date="2021-09-09T14:58:00Z"/>
              <w:rFonts w:eastAsiaTheme="minorEastAsia"/>
              <w:noProof/>
            </w:rPr>
          </w:pPr>
          <w:del w:id="606" w:author="David Conklin" w:date="2021-09-09T14:58:00Z">
            <w:r w:rsidRPr="002C5A5B" w:rsidDel="003D7F64">
              <w:rPr>
                <w:noProof/>
                <w:rPrChange w:id="607" w:author="David Conklin" w:date="2021-09-18T06:54:00Z">
                  <w:rPr>
                    <w:rStyle w:val="Hyperlink"/>
                    <w:noProof/>
                  </w:rPr>
                </w:rPrChange>
              </w:rPr>
              <w:delText>Implementation of the exchange of water between the wetland and the reach</w:delText>
            </w:r>
            <w:r w:rsidDel="003D7F64">
              <w:rPr>
                <w:noProof/>
                <w:webHidden/>
              </w:rPr>
              <w:tab/>
              <w:delText>64</w:delText>
            </w:r>
          </w:del>
        </w:p>
        <w:p w14:paraId="44EAF4B4" w14:textId="592D837C" w:rsidR="006410E2" w:rsidDel="003D7F64" w:rsidRDefault="006410E2">
          <w:pPr>
            <w:pStyle w:val="TOC2"/>
            <w:tabs>
              <w:tab w:val="right" w:leader="dot" w:pos="9350"/>
            </w:tabs>
            <w:rPr>
              <w:del w:id="608" w:author="David Conklin" w:date="2021-09-09T14:58:00Z"/>
              <w:rFonts w:eastAsiaTheme="minorEastAsia"/>
              <w:noProof/>
            </w:rPr>
          </w:pPr>
          <w:del w:id="609" w:author="David Conklin" w:date="2021-09-09T14:58:00Z">
            <w:r w:rsidRPr="002C5A5B" w:rsidDel="003D7F64">
              <w:rPr>
                <w:noProof/>
                <w:rPrChange w:id="610" w:author="David Conklin" w:date="2021-09-18T06:54:00Z">
                  <w:rPr>
                    <w:rStyle w:val="Hyperlink"/>
                    <w:noProof/>
                  </w:rPr>
                </w:rPrChange>
              </w:rPr>
              <w:delText>Standing water temperature</w:delText>
            </w:r>
            <w:r w:rsidDel="003D7F64">
              <w:rPr>
                <w:noProof/>
                <w:webHidden/>
              </w:rPr>
              <w:tab/>
              <w:delText>67</w:delText>
            </w:r>
          </w:del>
        </w:p>
        <w:p w14:paraId="04BA6A1F" w14:textId="421A0D9B" w:rsidR="006410E2" w:rsidDel="003D7F64" w:rsidRDefault="006410E2">
          <w:pPr>
            <w:pStyle w:val="TOC2"/>
            <w:tabs>
              <w:tab w:val="right" w:leader="dot" w:pos="9350"/>
            </w:tabs>
            <w:rPr>
              <w:del w:id="611" w:author="David Conklin" w:date="2021-09-09T14:58:00Z"/>
              <w:rFonts w:eastAsiaTheme="minorEastAsia"/>
              <w:noProof/>
            </w:rPr>
          </w:pPr>
          <w:del w:id="612" w:author="David Conklin" w:date="2021-09-09T14:58:00Z">
            <w:r w:rsidRPr="002C5A5B" w:rsidDel="003D7F64">
              <w:rPr>
                <w:noProof/>
                <w:rPrChange w:id="613" w:author="David Conklin" w:date="2021-09-18T06:54:00Z">
                  <w:rPr>
                    <w:rStyle w:val="Hyperlink"/>
                    <w:noProof/>
                  </w:rPr>
                </w:rPrChange>
              </w:rPr>
              <w:delText>Evapotranspiration from wetlands</w:delText>
            </w:r>
            <w:r w:rsidDel="003D7F64">
              <w:rPr>
                <w:noProof/>
                <w:webHidden/>
              </w:rPr>
              <w:tab/>
              <w:delText>67</w:delText>
            </w:r>
          </w:del>
        </w:p>
        <w:p w14:paraId="7E85E633" w14:textId="7C88B9D0" w:rsidR="006410E2" w:rsidDel="003D7F64" w:rsidRDefault="006410E2">
          <w:pPr>
            <w:pStyle w:val="TOC2"/>
            <w:tabs>
              <w:tab w:val="right" w:leader="dot" w:pos="9350"/>
            </w:tabs>
            <w:rPr>
              <w:del w:id="614" w:author="David Conklin" w:date="2021-09-09T14:58:00Z"/>
              <w:rFonts w:eastAsiaTheme="minorEastAsia"/>
              <w:noProof/>
            </w:rPr>
          </w:pPr>
          <w:del w:id="615" w:author="David Conklin" w:date="2021-09-09T14:58:00Z">
            <w:r w:rsidRPr="002C5A5B" w:rsidDel="003D7F64">
              <w:rPr>
                <w:noProof/>
                <w:rPrChange w:id="616" w:author="David Conklin" w:date="2021-09-18T06:54:00Z">
                  <w:rPr>
                    <w:rStyle w:val="Hyperlink"/>
                    <w:noProof/>
                  </w:rPr>
                </w:rPrChange>
              </w:rPr>
              <w:delText>Loss (or gain) of wetlands</w:delText>
            </w:r>
            <w:r w:rsidDel="003D7F64">
              <w:rPr>
                <w:noProof/>
                <w:webHidden/>
              </w:rPr>
              <w:tab/>
              <w:delText>67</w:delText>
            </w:r>
          </w:del>
        </w:p>
        <w:p w14:paraId="71DD228B" w14:textId="244D5DD8" w:rsidR="006410E2" w:rsidDel="003D7F64" w:rsidRDefault="006410E2">
          <w:pPr>
            <w:pStyle w:val="TOC2"/>
            <w:tabs>
              <w:tab w:val="right" w:leader="dot" w:pos="9350"/>
            </w:tabs>
            <w:rPr>
              <w:del w:id="617" w:author="David Conklin" w:date="2021-09-09T14:58:00Z"/>
              <w:rFonts w:eastAsiaTheme="minorEastAsia"/>
              <w:noProof/>
            </w:rPr>
          </w:pPr>
          <w:del w:id="618" w:author="David Conklin" w:date="2021-09-09T14:58:00Z">
            <w:r w:rsidRPr="002C5A5B" w:rsidDel="003D7F64">
              <w:rPr>
                <w:noProof/>
                <w:rPrChange w:id="619" w:author="David Conklin" w:date="2021-09-18T06:54:00Z">
                  <w:rPr>
                    <w:rStyle w:val="Hyperlink"/>
                    <w:noProof/>
                  </w:rPr>
                </w:rPrChange>
              </w:rPr>
              <w:delText>Reality check</w:delText>
            </w:r>
            <w:r w:rsidDel="003D7F64">
              <w:rPr>
                <w:noProof/>
                <w:webHidden/>
              </w:rPr>
              <w:tab/>
              <w:delText>67</w:delText>
            </w:r>
          </w:del>
        </w:p>
        <w:p w14:paraId="4B831D9D" w14:textId="4715F5EB" w:rsidR="006410E2" w:rsidDel="003D7F64" w:rsidRDefault="006410E2">
          <w:pPr>
            <w:pStyle w:val="TOC2"/>
            <w:tabs>
              <w:tab w:val="right" w:leader="dot" w:pos="9350"/>
            </w:tabs>
            <w:rPr>
              <w:del w:id="620" w:author="David Conklin" w:date="2021-09-09T14:58:00Z"/>
              <w:rFonts w:eastAsiaTheme="minorEastAsia"/>
              <w:noProof/>
            </w:rPr>
          </w:pPr>
          <w:del w:id="621" w:author="David Conklin" w:date="2021-09-09T14:58:00Z">
            <w:r w:rsidRPr="002C5A5B" w:rsidDel="003D7F64">
              <w:rPr>
                <w:noProof/>
                <w:rPrChange w:id="622" w:author="David Conklin" w:date="2021-09-18T06:54:00Z">
                  <w:rPr>
                    <w:rStyle w:val="Hyperlink"/>
                    <w:noProof/>
                  </w:rPr>
                </w:rPrChange>
              </w:rPr>
              <w:delText>High Cascades Springs</w:delText>
            </w:r>
            <w:r w:rsidDel="003D7F64">
              <w:rPr>
                <w:noProof/>
                <w:webHidden/>
              </w:rPr>
              <w:tab/>
              <w:delText>70</w:delText>
            </w:r>
          </w:del>
        </w:p>
        <w:p w14:paraId="0013F844" w14:textId="30881908" w:rsidR="006410E2" w:rsidDel="003D7F64" w:rsidRDefault="006410E2">
          <w:pPr>
            <w:pStyle w:val="TOC2"/>
            <w:tabs>
              <w:tab w:val="right" w:leader="dot" w:pos="9350"/>
            </w:tabs>
            <w:rPr>
              <w:del w:id="623" w:author="David Conklin" w:date="2021-09-09T14:58:00Z"/>
              <w:rFonts w:eastAsiaTheme="minorEastAsia"/>
              <w:noProof/>
            </w:rPr>
          </w:pPr>
          <w:del w:id="624" w:author="David Conklin" w:date="2021-09-09T14:58:00Z">
            <w:r w:rsidRPr="002C5A5B" w:rsidDel="003D7F64">
              <w:rPr>
                <w:noProof/>
                <w:rPrChange w:id="625" w:author="David Conklin" w:date="2021-09-18T06:54:00Z">
                  <w:rPr>
                    <w:rStyle w:val="Hyperlink"/>
                    <w:noProof/>
                  </w:rPr>
                </w:rPrChange>
              </w:rPr>
              <w:delText>Calibration and simulation skill</w:delText>
            </w:r>
            <w:r w:rsidDel="003D7F64">
              <w:rPr>
                <w:noProof/>
                <w:webHidden/>
              </w:rPr>
              <w:tab/>
              <w:delText>72</w:delText>
            </w:r>
          </w:del>
        </w:p>
        <w:p w14:paraId="1927EF38" w14:textId="3D6E5B53" w:rsidR="006410E2" w:rsidDel="003D7F64" w:rsidRDefault="006410E2">
          <w:pPr>
            <w:pStyle w:val="TOC2"/>
            <w:tabs>
              <w:tab w:val="right" w:leader="dot" w:pos="9350"/>
            </w:tabs>
            <w:rPr>
              <w:del w:id="626" w:author="David Conklin" w:date="2021-09-09T14:58:00Z"/>
              <w:rFonts w:eastAsiaTheme="minorEastAsia"/>
              <w:noProof/>
            </w:rPr>
          </w:pPr>
          <w:del w:id="627" w:author="David Conklin" w:date="2021-09-09T14:58:00Z">
            <w:r w:rsidRPr="002C5A5B" w:rsidDel="003D7F64">
              <w:rPr>
                <w:noProof/>
                <w:rPrChange w:id="628" w:author="David Conklin" w:date="2021-09-18T06:54:00Z">
                  <w:rPr>
                    <w:rStyle w:val="Hyperlink"/>
                    <w:noProof/>
                  </w:rPr>
                </w:rPrChange>
              </w:rPr>
              <w:delText>Analysis of locations where the model has low skill</w:delText>
            </w:r>
            <w:r w:rsidDel="003D7F64">
              <w:rPr>
                <w:noProof/>
                <w:webHidden/>
              </w:rPr>
              <w:tab/>
              <w:delText>75</w:delText>
            </w:r>
          </w:del>
        </w:p>
        <w:p w14:paraId="2C10F8C2" w14:textId="4DB2491B" w:rsidR="006410E2" w:rsidDel="003D7F64" w:rsidRDefault="006410E2">
          <w:pPr>
            <w:pStyle w:val="TOC2"/>
            <w:tabs>
              <w:tab w:val="right" w:leader="dot" w:pos="9350"/>
            </w:tabs>
            <w:rPr>
              <w:del w:id="629" w:author="David Conklin" w:date="2021-09-09T14:58:00Z"/>
              <w:rFonts w:eastAsiaTheme="minorEastAsia"/>
              <w:noProof/>
            </w:rPr>
          </w:pPr>
          <w:del w:id="630" w:author="David Conklin" w:date="2021-09-09T14:58:00Z">
            <w:r w:rsidRPr="002C5A5B" w:rsidDel="003D7F64">
              <w:rPr>
                <w:noProof/>
                <w:rPrChange w:id="631" w:author="David Conklin" w:date="2021-09-18T06:54:00Z">
                  <w:rPr>
                    <w:rStyle w:val="Hyperlink"/>
                    <w:noProof/>
                  </w:rPr>
                </w:rPrChange>
              </w:rPr>
              <w:delText>Simulated McKenzie basin water budget and thermal energy budget</w:delText>
            </w:r>
            <w:r w:rsidDel="003D7F64">
              <w:rPr>
                <w:noProof/>
                <w:webHidden/>
              </w:rPr>
              <w:tab/>
              <w:delText>77</w:delText>
            </w:r>
          </w:del>
        </w:p>
        <w:p w14:paraId="22240190" w14:textId="4BAB755D" w:rsidR="006410E2" w:rsidDel="003D7F64" w:rsidRDefault="006410E2">
          <w:pPr>
            <w:pStyle w:val="TOC2"/>
            <w:tabs>
              <w:tab w:val="right" w:leader="dot" w:pos="9350"/>
            </w:tabs>
            <w:rPr>
              <w:del w:id="632" w:author="David Conklin" w:date="2021-09-09T14:58:00Z"/>
              <w:rFonts w:eastAsiaTheme="minorEastAsia"/>
              <w:noProof/>
            </w:rPr>
          </w:pPr>
          <w:del w:id="633" w:author="David Conklin" w:date="2021-09-09T14:58:00Z">
            <w:r w:rsidRPr="002C5A5B" w:rsidDel="003D7F64">
              <w:rPr>
                <w:noProof/>
                <w:rPrChange w:id="634" w:author="David Conklin" w:date="2021-09-18T06:54:00Z">
                  <w:rPr>
                    <w:rStyle w:val="Hyperlink"/>
                    <w:noProof/>
                  </w:rPr>
                </w:rPrChange>
              </w:rPr>
              <w:delText>CW3M v. Shade-a-lator</w:delText>
            </w:r>
            <w:r w:rsidDel="003D7F64">
              <w:rPr>
                <w:noProof/>
                <w:webHidden/>
              </w:rPr>
              <w:tab/>
              <w:delText>78</w:delText>
            </w:r>
          </w:del>
        </w:p>
        <w:p w14:paraId="5A5CC5D5" w14:textId="0BC2417D" w:rsidR="006410E2" w:rsidDel="003D7F64" w:rsidRDefault="006410E2">
          <w:pPr>
            <w:pStyle w:val="TOC2"/>
            <w:tabs>
              <w:tab w:val="right" w:leader="dot" w:pos="9350"/>
            </w:tabs>
            <w:rPr>
              <w:del w:id="635" w:author="David Conklin" w:date="2021-09-09T14:58:00Z"/>
              <w:rFonts w:eastAsiaTheme="minorEastAsia"/>
              <w:noProof/>
            </w:rPr>
          </w:pPr>
          <w:del w:id="636" w:author="David Conklin" w:date="2021-09-09T14:58:00Z">
            <w:r w:rsidRPr="002C5A5B" w:rsidDel="003D7F64">
              <w:rPr>
                <w:noProof/>
                <w:rPrChange w:id="637" w:author="David Conklin" w:date="2021-09-18T06:54:00Z">
                  <w:rPr>
                    <w:rStyle w:val="Hyperlink"/>
                    <w:noProof/>
                  </w:rPr>
                </w:rPrChange>
              </w:rPr>
              <w:delText>Comparison of CW3M results to Shade-a-lator results</w:delText>
            </w:r>
            <w:r w:rsidDel="003D7F64">
              <w:rPr>
                <w:noProof/>
                <w:webHidden/>
              </w:rPr>
              <w:tab/>
              <w:delText>80</w:delText>
            </w:r>
          </w:del>
        </w:p>
        <w:p w14:paraId="341E5206" w14:textId="3656FD93" w:rsidR="006410E2" w:rsidDel="003D7F64" w:rsidRDefault="006410E2">
          <w:pPr>
            <w:pStyle w:val="TOC1"/>
            <w:tabs>
              <w:tab w:val="right" w:leader="dot" w:pos="9350"/>
            </w:tabs>
            <w:rPr>
              <w:del w:id="638" w:author="David Conklin" w:date="2021-09-09T14:58:00Z"/>
              <w:rFonts w:eastAsiaTheme="minorEastAsia"/>
              <w:noProof/>
            </w:rPr>
          </w:pPr>
          <w:del w:id="639" w:author="David Conklin" w:date="2021-09-09T14:58:00Z">
            <w:r w:rsidRPr="002C5A5B" w:rsidDel="003D7F64">
              <w:rPr>
                <w:noProof/>
                <w:rPrChange w:id="640" w:author="David Conklin" w:date="2021-09-18T06:54:00Z">
                  <w:rPr>
                    <w:rStyle w:val="Hyperlink"/>
                    <w:noProof/>
                  </w:rPr>
                </w:rPrChange>
              </w:rPr>
              <w:delText>The Clackamas Basin</w:delText>
            </w:r>
            <w:r w:rsidDel="003D7F64">
              <w:rPr>
                <w:noProof/>
                <w:webHidden/>
              </w:rPr>
              <w:tab/>
              <w:delText>83</w:delText>
            </w:r>
          </w:del>
        </w:p>
        <w:p w14:paraId="0A3D7B43" w14:textId="424ACDD7" w:rsidR="006410E2" w:rsidDel="003D7F64" w:rsidRDefault="006410E2">
          <w:pPr>
            <w:pStyle w:val="TOC1"/>
            <w:tabs>
              <w:tab w:val="right" w:leader="dot" w:pos="9350"/>
            </w:tabs>
            <w:rPr>
              <w:del w:id="641" w:author="David Conklin" w:date="2021-09-09T14:58:00Z"/>
              <w:rFonts w:eastAsiaTheme="minorEastAsia"/>
              <w:noProof/>
            </w:rPr>
          </w:pPr>
          <w:del w:id="642" w:author="David Conklin" w:date="2021-09-09T14:58:00Z">
            <w:r w:rsidRPr="002C5A5B" w:rsidDel="003D7F64">
              <w:rPr>
                <w:noProof/>
                <w:rPrChange w:id="643" w:author="David Conklin" w:date="2021-09-18T06:54:00Z">
                  <w:rPr>
                    <w:rStyle w:val="Hyperlink"/>
                    <w:noProof/>
                  </w:rPr>
                </w:rPrChange>
              </w:rPr>
              <w:delText>Directory structure and file names</w:delText>
            </w:r>
            <w:r w:rsidDel="003D7F64">
              <w:rPr>
                <w:noProof/>
                <w:webHidden/>
              </w:rPr>
              <w:tab/>
              <w:delText>84</w:delText>
            </w:r>
          </w:del>
        </w:p>
        <w:p w14:paraId="73AE6CF6" w14:textId="6152F84E" w:rsidR="006410E2" w:rsidDel="003D7F64" w:rsidRDefault="006410E2">
          <w:pPr>
            <w:pStyle w:val="TOC1"/>
            <w:tabs>
              <w:tab w:val="right" w:leader="dot" w:pos="9350"/>
            </w:tabs>
            <w:rPr>
              <w:del w:id="644" w:author="David Conklin" w:date="2021-09-09T14:58:00Z"/>
              <w:rFonts w:eastAsiaTheme="minorEastAsia"/>
              <w:noProof/>
            </w:rPr>
          </w:pPr>
          <w:del w:id="645" w:author="David Conklin" w:date="2021-09-09T14:58:00Z">
            <w:r w:rsidRPr="002C5A5B" w:rsidDel="003D7F64">
              <w:rPr>
                <w:noProof/>
                <w:rPrChange w:id="646" w:author="David Conklin" w:date="2021-09-18T06:54:00Z">
                  <w:rPr>
                    <w:rStyle w:val="Hyperlink"/>
                    <w:noProof/>
                  </w:rPr>
                </w:rPrChange>
              </w:rPr>
              <w:delText>Release Log</w:delText>
            </w:r>
            <w:r w:rsidDel="003D7F64">
              <w:rPr>
                <w:noProof/>
                <w:webHidden/>
              </w:rPr>
              <w:tab/>
              <w:delText>85</w:delText>
            </w:r>
          </w:del>
        </w:p>
        <w:p w14:paraId="05971F58" w14:textId="470CA88B" w:rsidR="006410E2" w:rsidDel="003D7F64" w:rsidRDefault="006410E2">
          <w:pPr>
            <w:pStyle w:val="TOC1"/>
            <w:tabs>
              <w:tab w:val="right" w:leader="dot" w:pos="9350"/>
            </w:tabs>
            <w:rPr>
              <w:del w:id="647" w:author="David Conklin" w:date="2021-09-09T14:58:00Z"/>
              <w:rFonts w:eastAsiaTheme="minorEastAsia"/>
              <w:noProof/>
            </w:rPr>
          </w:pPr>
          <w:del w:id="648" w:author="David Conklin" w:date="2021-09-09T14:58:00Z">
            <w:r w:rsidRPr="002C5A5B" w:rsidDel="003D7F64">
              <w:rPr>
                <w:noProof/>
                <w:rPrChange w:id="649" w:author="David Conklin" w:date="2021-09-18T06:54:00Z">
                  <w:rPr>
                    <w:rStyle w:val="Hyperlink"/>
                    <w:noProof/>
                  </w:rPr>
                </w:rPrChange>
              </w:rPr>
              <w:delText>References</w:delText>
            </w:r>
            <w:r w:rsidDel="003D7F64">
              <w:rPr>
                <w:noProof/>
                <w:webHidden/>
              </w:rPr>
              <w:tab/>
              <w:delText>88</w:delText>
            </w:r>
          </w:del>
        </w:p>
        <w:p w14:paraId="119A1DC2" w14:textId="4BAABF07" w:rsidR="006410E2" w:rsidDel="003D7F64" w:rsidRDefault="006410E2">
          <w:pPr>
            <w:pStyle w:val="TOC1"/>
            <w:tabs>
              <w:tab w:val="right" w:leader="dot" w:pos="9350"/>
            </w:tabs>
            <w:rPr>
              <w:del w:id="650" w:author="David Conklin" w:date="2021-09-09T14:58:00Z"/>
              <w:rFonts w:eastAsiaTheme="minorEastAsia"/>
              <w:noProof/>
            </w:rPr>
          </w:pPr>
          <w:del w:id="651" w:author="David Conklin" w:date="2021-09-09T14:58:00Z">
            <w:r w:rsidRPr="002C5A5B" w:rsidDel="003D7F64">
              <w:rPr>
                <w:noProof/>
                <w:rPrChange w:id="652" w:author="David Conklin" w:date="2021-09-18T06:54:00Z">
                  <w:rPr>
                    <w:rStyle w:val="Hyperlink"/>
                    <w:noProof/>
                  </w:rPr>
                </w:rPrChange>
              </w:rPr>
              <w:delText>Acronyms and Abbreviations</w:delText>
            </w:r>
            <w:r w:rsidDel="003D7F64">
              <w:rPr>
                <w:noProof/>
                <w:webHidden/>
              </w:rPr>
              <w:tab/>
              <w:delText>90</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0F43A8">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0F43A8">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0F43A8">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0F43A8">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0F43A8">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0F43A8">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0F43A8">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0F43A8">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53" w:name="_Toc82940306"/>
      <w:r>
        <w:t>What is a digital handbook?</w:t>
      </w:r>
      <w:bookmarkEnd w:id="653"/>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54" w:name="_Toc82940307"/>
      <w:r>
        <w:t>CW3M c</w:t>
      </w:r>
      <w:r w:rsidR="00C70B81">
        <w:t>oncept</w:t>
      </w:r>
      <w:bookmarkEnd w:id="654"/>
      <w:r>
        <w:t xml:space="preserve"> </w:t>
      </w:r>
    </w:p>
    <w:p w14:paraId="7E41CEB8" w14:textId="77777777" w:rsidR="000D6396" w:rsidRDefault="000D6396" w:rsidP="00A43D30"/>
    <w:p w14:paraId="3DA45CFC" w14:textId="77777777" w:rsidR="000D6396" w:rsidRDefault="00C46F0A" w:rsidP="00C46F0A">
      <w:pPr>
        <w:pStyle w:val="Heading2"/>
      </w:pPr>
      <w:bookmarkStart w:id="655" w:name="_Toc82940308"/>
      <w:r>
        <w:t>A different kind of community model</w:t>
      </w:r>
      <w:bookmarkEnd w:id="655"/>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t>
      </w:r>
      <w:r>
        <w:lastRenderedPageBreak/>
        <w:t>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56" w:name="_Toc82940309"/>
      <w:r>
        <w:t>What CW3M is for</w:t>
      </w:r>
      <w:bookmarkEnd w:id="656"/>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57" w:name="_Toc82940310"/>
      <w:r>
        <w:t>Management and maintenance</w:t>
      </w:r>
      <w:bookmarkEnd w:id="657"/>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58" w:name="_Toc82940311"/>
      <w:r>
        <w:t xml:space="preserve">CW3M – A </w:t>
      </w:r>
      <w:r w:rsidR="007E0920">
        <w:t>“</w:t>
      </w:r>
      <w:r>
        <w:t>first principles</w:t>
      </w:r>
      <w:r w:rsidR="007E0920">
        <w:t>”</w:t>
      </w:r>
      <w:r>
        <w:t xml:space="preserve"> model with tuning knobs</w:t>
      </w:r>
      <w:bookmarkEnd w:id="658"/>
    </w:p>
    <w:p w14:paraId="011E03FF" w14:textId="778BF8DE" w:rsidR="004405E7" w:rsidRDefault="004405E7" w:rsidP="004405E7"/>
    <w:p w14:paraId="4FD7556F" w14:textId="2C0B8D69" w:rsidR="004405E7" w:rsidRDefault="004405E7" w:rsidP="004405E7">
      <w:r>
        <w:lastRenderedPageBreak/>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59" w:name="_Toc82940312"/>
      <w:r>
        <w:t>The tuning knobs</w:t>
      </w:r>
      <w:bookmarkEnd w:id="659"/>
    </w:p>
    <w:p w14:paraId="357A9712" w14:textId="3B026DD3" w:rsidR="00CF4F65" w:rsidRDefault="00CF4F65" w:rsidP="00CF4F65"/>
    <w:p w14:paraId="386F14D4" w14:textId="7E6DF33D" w:rsidR="00227342" w:rsidRDefault="00CF4F65" w:rsidP="00872B5B">
      <w:pPr>
        <w:pStyle w:val="Heading2"/>
      </w:pPr>
      <w:bookmarkStart w:id="660" w:name="_Toc82940313"/>
      <w:r>
        <w:t xml:space="preserve">ET_MULT </w:t>
      </w:r>
      <w:r w:rsidR="00227342">
        <w:t>– forest evapotranspiration</w:t>
      </w:r>
      <w:bookmarkEnd w:id="660"/>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61" w:name="_Toc82940314"/>
      <w:r>
        <w:t>SOLAR_RADIATION_MULTIPLIER – reservoir insolation</w:t>
      </w:r>
      <w:bookmarkEnd w:id="661"/>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w:t>
      </w:r>
      <w:r>
        <w:lastRenderedPageBreak/>
        <w:t>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62" w:name="_Toc82940315"/>
      <w:r>
        <w:t>FLOW_CMS – Discharge from High Cascade springs</w:t>
      </w:r>
      <w:bookmarkEnd w:id="662"/>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63" w:name="_Toc82940316"/>
      <w:r>
        <w:t>The Envision framework and the GIS Layers</w:t>
      </w:r>
      <w:bookmarkEnd w:id="663"/>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64" w:name="_Toc82940317"/>
      <w:r>
        <w:t>The Reach Layer</w:t>
      </w:r>
      <w:bookmarkEnd w:id="664"/>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 xml:space="preserve">streamside vegetation, and so on.  For mathematical convenience, reaches longer than 1 kilometer are further subdivided into equal-length subreaches.  For example, a reach of length 1.3 km is subdivided into two 650 m subreaches, a 2.1 km long reach would </w:t>
      </w:r>
      <w:r w:rsidR="00687176">
        <w:lastRenderedPageBreak/>
        <w:t>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65" w:name="_Toc82940318"/>
      <w:r>
        <w:t>Time steps, autonomous processes, and global methods</w:t>
      </w:r>
      <w:bookmarkEnd w:id="665"/>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7816A3BB"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ins w:id="666" w:author="David Conklin" w:date="2021-09-09T10:40:00Z">
        <w:r w:rsidR="005F728C">
          <w:t xml:space="preserve">release 1.0.0 </w:t>
        </w:r>
      </w:ins>
      <w:del w:id="667" w:author="David Conklin" w:date="2021-09-09T10:41:00Z">
        <w:r w:rsidR="00DF3307" w:rsidDel="005F728C">
          <w:delText xml:space="preserve">version </w:delText>
        </w:r>
      </w:del>
      <w:del w:id="668" w:author="David Conklin" w:date="2021-09-09T10:39:00Z">
        <w:r w:rsidR="00DF3307" w:rsidDel="005F728C">
          <w:delText>333</w:delText>
        </w:r>
      </w:del>
      <w:r w:rsidR="00DF3307">
        <w:t xml:space="preserve"> </w:t>
      </w:r>
      <w:ins w:id="669" w:author="David Conklin" w:date="2021-09-09T10:40:00Z">
        <w:r w:rsidR="005F728C">
          <w:t>9/9/21</w:t>
        </w:r>
      </w:ins>
      <w:del w:id="670" w:author="David Conklin" w:date="2021-09-09T10:40:00Z">
        <w:r w:rsidR="00DF3307" w:rsidDel="005F728C">
          <w:delText>(Ap</w:delText>
        </w:r>
      </w:del>
      <w:del w:id="671" w:author="David Conklin" w:date="2021-09-09T10:39:00Z">
        <w:r w:rsidR="00DF3307" w:rsidDel="005F728C">
          <w:delText>ril</w:delText>
        </w:r>
      </w:del>
      <w:del w:id="672" w:author="David Conklin" w:date="2021-09-09T10:41:00Z">
        <w:r w:rsidR="00DF3307" w:rsidDel="005F728C">
          <w:delText xml:space="preserve"> 2021</w:delText>
        </w:r>
      </w:del>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0720CA28" w:rsidR="00DF3307" w:rsidRPr="006231D1" w:rsidRDefault="00DF3307" w:rsidP="00484223">
      <w:pPr>
        <w:rPr>
          <w:u w:val="single"/>
        </w:rPr>
      </w:pPr>
      <w:r w:rsidRPr="006231D1">
        <w:rPr>
          <w:u w:val="single"/>
        </w:rPr>
        <w:t xml:space="preserve">Yearly processes, as in CW3M_McKenzie.envx </w:t>
      </w:r>
      <w:ins w:id="673" w:author="David Conklin" w:date="2021-09-09T10:41:00Z">
        <w:r w:rsidR="005F728C">
          <w:rPr>
            <w:u w:val="single"/>
          </w:rPr>
          <w:t>(release 1.0.0)</w:t>
        </w:r>
      </w:ins>
      <w:del w:id="674" w:author="David Conklin" w:date="2021-09-09T10:41:00Z">
        <w:r w:rsidRPr="006231D1" w:rsidDel="005F728C">
          <w:rPr>
            <w:u w:val="single"/>
          </w:rPr>
          <w:delText xml:space="preserve">ver. </w:delText>
        </w:r>
      </w:del>
      <w:del w:id="675" w:author="David Conklin" w:date="2021-09-09T10:39:00Z">
        <w:r w:rsidRPr="006231D1" w:rsidDel="005F728C">
          <w:rPr>
            <w:u w:val="single"/>
          </w:rPr>
          <w:delText>333</w:delText>
        </w:r>
      </w:del>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51C6A218" w:rsidR="006510D4" w:rsidRDefault="006510D4" w:rsidP="002A728C">
      <w:pPr>
        <w:ind w:left="288" w:hanging="288"/>
      </w:pPr>
      <w:r>
        <w:t>VegSTM.dll – VegSTM</w:t>
      </w:r>
      <w:del w:id="676" w:author="David Conklin" w:date="2021-09-09T10:44:00Z">
        <w:r w:rsidDel="005F728C">
          <w:delText>engine</w:delText>
        </w:r>
      </w:del>
      <w:ins w:id="677" w:author="David Conklin" w:date="2021-09-09T10:44:00Z">
        <w:r w:rsidR="005F728C">
          <w:t>, WetlandSTM</w:t>
        </w:r>
      </w:ins>
    </w:p>
    <w:p w14:paraId="6C303B94" w14:textId="0EF7492C" w:rsidR="006510D4" w:rsidRDefault="006510D4" w:rsidP="002A728C">
      <w:pPr>
        <w:ind w:left="288" w:hanging="288"/>
      </w:pPr>
      <w:r>
        <w:t>Reporter.dll – YearlyReports</w:t>
      </w:r>
    </w:p>
    <w:p w14:paraId="06C879B8" w14:textId="0CA5E866" w:rsidR="006510D4" w:rsidRPr="006231D1" w:rsidRDefault="006510D4" w:rsidP="002A728C">
      <w:pPr>
        <w:ind w:left="288" w:hanging="288"/>
        <w:rPr>
          <w:u w:val="single"/>
        </w:rPr>
      </w:pPr>
      <w:r w:rsidRPr="006231D1">
        <w:rPr>
          <w:u w:val="single"/>
        </w:rPr>
        <w:t xml:space="preserve">Daily processes, as in </w:t>
      </w:r>
      <w:del w:id="678" w:author="David Conklin" w:date="2021-09-09T10:46:00Z">
        <w:r w:rsidRPr="006231D1" w:rsidDel="005F728C">
          <w:rPr>
            <w:u w:val="single"/>
          </w:rPr>
          <w:delText>McKenzie/</w:delText>
        </w:r>
      </w:del>
      <w:r w:rsidRPr="006231D1">
        <w:rPr>
          <w:u w:val="single"/>
        </w:rPr>
        <w:t xml:space="preserve">Flow.xml </w:t>
      </w:r>
      <w:ins w:id="679" w:author="David Conklin" w:date="2021-09-09T10:46:00Z">
        <w:r w:rsidR="005F728C">
          <w:rPr>
            <w:u w:val="single"/>
          </w:rPr>
          <w:t>(release 1.0.0)</w:t>
        </w:r>
      </w:ins>
      <w:del w:id="680" w:author="David Conklin" w:date="2021-09-09T10:46:00Z">
        <w:r w:rsidRPr="006231D1" w:rsidDel="005F728C">
          <w:rPr>
            <w:u w:val="single"/>
          </w:rPr>
          <w:delText>ver. 333</w:delText>
        </w:r>
      </w:del>
    </w:p>
    <w:p w14:paraId="148D3741" w14:textId="74991A56" w:rsidR="006510D4" w:rsidRDefault="006510D4" w:rsidP="002A728C">
      <w:pPr>
        <w:ind w:left="288" w:hanging="288"/>
      </w:pPr>
      <w:r>
        <w:t>Flow.dll – reach routing, evap_trans (ForestET, AgET,</w:t>
      </w:r>
      <w:r w:rsidR="006B1B03">
        <w:t xml:space="preserve"> WetlandET), urban_water_demand, allocation</w:t>
      </w:r>
      <w:ins w:id="681" w:author="David Conklin" w:date="2021-09-09T10:48:00Z">
        <w:r w:rsidR="005F728C">
          <w:t xml:space="preserve"> (WaterRights)</w:t>
        </w:r>
      </w:ins>
      <w:r w:rsidR="006B1B03">
        <w:t>, Spring (</w:t>
      </w:r>
      <w:ins w:id="682" w:author="David Conklin" w:date="2021-09-09T10:49:00Z">
        <w:r w:rsidR="005F728C">
          <w:t>1</w:t>
        </w:r>
      </w:ins>
      <w:r w:rsidR="006B1B03">
        <w:t>8 springs)</w:t>
      </w:r>
    </w:p>
    <w:p w14:paraId="043D8B71" w14:textId="1E7F4A47" w:rsidR="006510D4" w:rsidRDefault="006510D4" w:rsidP="002A728C">
      <w:pPr>
        <w:ind w:left="288" w:hanging="288"/>
      </w:pPr>
      <w:r>
        <w:t>HBV.dll – HBV</w:t>
      </w:r>
      <w:ins w:id="683" w:author="David Conklin" w:date="2021-09-09T10:50:00Z">
        <w:r w:rsidR="007B125D">
          <w:t>dailyProcess</w:t>
        </w:r>
      </w:ins>
      <w:del w:id="684" w:author="David Conklin" w:date="2021-09-09T10:50:00Z">
        <w:r w:rsidDel="007B125D">
          <w:delText>_IrrigatedSoil</w:delText>
        </w:r>
      </w:del>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685" w:name="_Toc82940319"/>
      <w:r w:rsidR="00702439">
        <w:t>Some g</w:t>
      </w:r>
      <w:r w:rsidR="00706EE7">
        <w:t>lobal method details</w:t>
      </w:r>
      <w:bookmarkEnd w:id="68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lastRenderedPageBreak/>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86" w:name="_Toc82940320"/>
      <w:r>
        <w:t>Study areas</w:t>
      </w:r>
      <w:bookmarkEnd w:id="68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87" w:name="_Toc82940321"/>
      <w:r>
        <w:t>Data</w:t>
      </w:r>
      <w:r w:rsidR="00A92F06">
        <w:t>CW3M</w:t>
      </w:r>
      <w:r>
        <w:t xml:space="preserve"> directory structure</w:t>
      </w:r>
      <w:bookmarkEnd w:id="68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lastRenderedPageBreak/>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88" w:name="_Toc82940322"/>
      <w:r>
        <w:t>DataCW3M\ScenarioData directory structure</w:t>
      </w:r>
      <w:bookmarkEnd w:id="68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lastRenderedPageBreak/>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89" w:name="_Toc82940323"/>
      <w:r>
        <w:t>DataCW3M\ScenarioData\&lt;scenario&gt; folder contents</w:t>
      </w:r>
      <w:bookmarkEnd w:id="68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90" w:name="_Toc82940324"/>
      <w:r>
        <w:t>DataCW3M\&lt;study area&gt; folder contents</w:t>
      </w:r>
      <w:bookmarkEnd w:id="69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691" w:name="_Ref529607484"/>
      <w:bookmarkStart w:id="69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691"/>
      <w:r>
        <w:t xml:space="preserve">. Willamette River basin study area; embedded study areas are </w:t>
      </w:r>
      <w:r w:rsidR="0005603B">
        <w:t>colored</w:t>
      </w:r>
      <w:r w:rsidR="0097392C">
        <w:t xml:space="preserve"> other than gray.  The 2 lighter blues together make up the upper Willamette basin study area.</w:t>
      </w:r>
      <w:bookmarkEnd w:id="69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693" w:name="_Ref529607514"/>
      <w:bookmarkStart w:id="69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693"/>
      <w:r>
        <w:t>. Tualatin basin study area; Chicken Creek watershed is highlighted.</w:t>
      </w:r>
      <w:bookmarkEnd w:id="69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695" w:name="_Ref529607587"/>
      <w:bookmarkStart w:id="69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695"/>
      <w:r>
        <w:t>. North Santiam watershed study area.</w:t>
      </w:r>
      <w:bookmarkEnd w:id="69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697" w:name="_Ref529607628"/>
      <w:bookmarkStart w:id="69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697"/>
      <w:r>
        <w:t>. Upper Willamette study area.</w:t>
      </w:r>
      <w:bookmarkEnd w:id="69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699" w:name="_Ref529611388"/>
      <w:bookmarkStart w:id="70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699"/>
      <w:r>
        <w:t>. Chicken Creek watershed study area.</w:t>
      </w:r>
      <w:bookmarkEnd w:id="70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01" w:name="_Toc82940325"/>
      <w:r>
        <w:t>Calendar conventions</w:t>
      </w:r>
      <w:bookmarkEnd w:id="70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02" w:name="_Toc82940326"/>
      <w:r>
        <w:t>Water years</w:t>
      </w:r>
      <w:bookmarkEnd w:id="70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03" w:name="_Toc82940327"/>
      <w:r>
        <w:t>Climate data</w:t>
      </w:r>
      <w:bookmarkEnd w:id="703"/>
    </w:p>
    <w:p w14:paraId="4E201698" w14:textId="77777777" w:rsidR="00CB152A" w:rsidRPr="00A06758" w:rsidRDefault="00CB152A" w:rsidP="00A06758"/>
    <w:p w14:paraId="400F9551" w14:textId="77777777" w:rsidR="00CB152A" w:rsidRDefault="00CB152A" w:rsidP="00CB152A">
      <w:pPr>
        <w:pStyle w:val="Heading2"/>
      </w:pPr>
      <w:bookmarkStart w:id="704" w:name="_Toc2858729"/>
      <w:bookmarkStart w:id="705" w:name="_Toc82940328"/>
      <w:r>
        <w:t>Numbered climate scenarios in the model</w:t>
      </w:r>
      <w:bookmarkEnd w:id="704"/>
      <w:bookmarkEnd w:id="705"/>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06" w:name="_Ref6032062"/>
      <w:bookmarkStart w:id="707" w:name="_Ref6033311"/>
      <w:bookmarkStart w:id="708" w:name="_Toc6121576"/>
      <w:r>
        <w:t xml:space="preserve">Table </w:t>
      </w:r>
      <w:bookmarkEnd w:id="706"/>
      <w:r>
        <w:t>1. Numbered climate scenarios</w:t>
      </w:r>
      <w:bookmarkEnd w:id="707"/>
      <w:bookmarkEnd w:id="70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09" w:name="_Toc7759621"/>
      <w:bookmarkStart w:id="710" w:name="_Toc82940329"/>
      <w:r>
        <w:t>Monthly and seasonal weather data</w:t>
      </w:r>
      <w:bookmarkEnd w:id="709"/>
      <w:bookmarkEnd w:id="71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11" w:name="_Toc82940330"/>
      <w:r>
        <w:t>Climate data grid</w:t>
      </w:r>
      <w:r w:rsidR="009F132A">
        <w:t>s</w:t>
      </w:r>
      <w:bookmarkEnd w:id="71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12" w:name="_Toc82940331"/>
      <w:r>
        <w:t>The WW2100 climate grid</w:t>
      </w:r>
      <w:bookmarkEnd w:id="71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13" w:name="_Toc82940332"/>
      <w:r>
        <w:t>The v2 climate grid</w:t>
      </w:r>
      <w:bookmarkEnd w:id="71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14" w:name="_Toc82940333"/>
      <w:r>
        <w:t>How climate data is looked up</w:t>
      </w:r>
      <w:bookmarkEnd w:id="71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15" w:name="_Toc82940334"/>
      <w:r>
        <w:t>What is in a climate dataset</w:t>
      </w:r>
      <w:bookmarkEnd w:id="71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16" w:name="_Toc71709880"/>
      <w:bookmarkStart w:id="717" w:name="_Toc82940335"/>
      <w:r>
        <w:lastRenderedPageBreak/>
        <w:t>Water rights</w:t>
      </w:r>
      <w:bookmarkEnd w:id="716"/>
      <w:bookmarkEnd w:id="717"/>
    </w:p>
    <w:p w14:paraId="0ADF041E" w14:textId="77777777" w:rsidR="00B45A02" w:rsidRDefault="00B45A02" w:rsidP="00B45A02">
      <w:pPr>
        <w:pStyle w:val="Heading2"/>
      </w:pPr>
      <w:bookmarkStart w:id="718" w:name="_Toc71709881"/>
      <w:bookmarkStart w:id="719" w:name="_Toc82940336"/>
      <w:r>
        <w:t>Water rights data</w:t>
      </w:r>
      <w:bookmarkEnd w:id="718"/>
      <w:bookmarkEnd w:id="719"/>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20" w:name="_Hlk75771270"/>
      <w:r w:rsidR="000E625E">
        <w:t>(e.g. when PODRATE is zero)</w:t>
      </w:r>
      <w:r>
        <w:t>,</w:t>
      </w:r>
      <w:bookmarkEnd w:id="720"/>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21" w:name="_Toc71709882"/>
      <w:bookmarkStart w:id="722" w:name="_Toc82940337"/>
      <w:r>
        <w:t>The wr_pods.csv file</w:t>
      </w:r>
      <w:bookmarkEnd w:id="721"/>
      <w:bookmarkEnd w:id="722"/>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23" w:name="_Toc71709883"/>
      <w:bookmarkStart w:id="724" w:name="_Toc82940338"/>
      <w:r>
        <w:t>The wr_pous.csv file</w:t>
      </w:r>
      <w:bookmarkEnd w:id="723"/>
      <w:bookmarkEnd w:id="724"/>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25" w:name="_Toc71709884"/>
      <w:bookmarkStart w:id="726" w:name="_Toc82940339"/>
      <w:r>
        <w:t>Allocating surface water rights to irrigation</w:t>
      </w:r>
      <w:bookmarkEnd w:id="726"/>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27" w:name="_Toc82940340"/>
      <w:r>
        <w:t>Adding a water right</w:t>
      </w:r>
      <w:bookmarkEnd w:id="725"/>
      <w:bookmarkEnd w:id="727"/>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28" w:name="_Toc82940341"/>
      <w:r>
        <w:t>Initial conditions</w:t>
      </w:r>
      <w:bookmarkEnd w:id="728"/>
    </w:p>
    <w:p w14:paraId="78EB624C" w14:textId="77777777" w:rsidR="003447B8" w:rsidRPr="00801BD3" w:rsidRDefault="003447B8" w:rsidP="00801BD3"/>
    <w:p w14:paraId="29F93D2E" w14:textId="2882A4C8" w:rsidR="00801BD3" w:rsidRDefault="003447B8" w:rsidP="006231D1">
      <w:pPr>
        <w:pStyle w:val="Heading2"/>
      </w:pPr>
      <w:bookmarkStart w:id="729" w:name="_Toc82940342"/>
      <w:r>
        <w:t>State variables</w:t>
      </w:r>
      <w:bookmarkEnd w:id="729"/>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30" w:name="_Toc82940343"/>
      <w:r>
        <w:t>Reproducibility and the use of random number generators</w:t>
      </w:r>
      <w:bookmarkEnd w:id="730"/>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31" w:name="_Toc82940344"/>
      <w:r>
        <w:t xml:space="preserve">Initializing ID </w:t>
      </w:r>
      <w:r w:rsidR="00D014FA">
        <w:t>numbers: coldstart</w:t>
      </w:r>
      <w:bookmarkEnd w:id="731"/>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32" w:name="_Toc82940345"/>
      <w:r>
        <w:t>Initializing Flow and HBV model state variables: spinup</w:t>
      </w:r>
      <w:bookmarkEnd w:id="732"/>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33" w:name="_Toc82940346"/>
      <w:r>
        <w:t>Initializing</w:t>
      </w:r>
      <w:r w:rsidR="00F731A1">
        <w:t xml:space="preserve"> HBVCALIB attributes</w:t>
      </w:r>
      <w:r w:rsidR="00AB7E22">
        <w:t>: spinup</w:t>
      </w:r>
      <w:bookmarkEnd w:id="733"/>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34" w:name="_Toc82940347"/>
      <w:r>
        <w:t>Initial conditions for Flow: the IC file</w:t>
      </w:r>
      <w:r w:rsidR="0066329B">
        <w:t xml:space="preserve"> and the IDU, HRU, and Reach shapefiles</w:t>
      </w:r>
      <w:bookmarkEnd w:id="734"/>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35" w:name="_Toc82940348"/>
      <w:r>
        <w:t>What is in the IC file</w:t>
      </w:r>
      <w:bookmarkEnd w:id="735"/>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36" w:name="_Toc82940349"/>
      <w:r>
        <w:t>State variables in the IDU shapefile</w:t>
      </w:r>
      <w:bookmarkEnd w:id="736"/>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37" w:name="_Toc82940350"/>
      <w:r>
        <w:lastRenderedPageBreak/>
        <w:t>Initial conditions for HBV</w:t>
      </w:r>
      <w:r w:rsidR="00FF29F2">
        <w:t>: the IC file and the IDU shapefile</w:t>
      </w:r>
      <w:bookmarkEnd w:id="737"/>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38" w:name="_Toc82940351"/>
      <w:r>
        <w:t>Default values used when the data is incomplete</w:t>
      </w:r>
      <w:bookmarkEnd w:id="738"/>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39" w:name="_Toc82940352"/>
      <w:r>
        <w:t>Stream flow and stream temperature</w:t>
      </w:r>
      <w:bookmarkEnd w:id="739"/>
    </w:p>
    <w:p w14:paraId="224B0981" w14:textId="77777777" w:rsidR="008C7362" w:rsidRDefault="008C7362" w:rsidP="008C7362">
      <w:pPr>
        <w:pStyle w:val="Heading2"/>
      </w:pPr>
      <w:bookmarkStart w:id="740" w:name="_Toc50800503"/>
      <w:bookmarkStart w:id="741" w:name="_Toc54090937"/>
      <w:bookmarkStart w:id="742" w:name="_Toc82940353"/>
      <w:r>
        <w:t>Water parcels</w:t>
      </w:r>
      <w:bookmarkEnd w:id="740"/>
      <w:bookmarkEnd w:id="741"/>
      <w:bookmarkEnd w:id="74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43" w:name="_Toc82940354"/>
      <w:r>
        <w:t>Daily water mass and energy balance</w:t>
      </w:r>
      <w:bookmarkEnd w:id="74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44" w:name="_Toc82940355"/>
      <w:r>
        <w:t>Estimating the rate of flow</w:t>
      </w:r>
      <w:r w:rsidR="006A13B7">
        <w:t xml:space="preserve"> </w:t>
      </w:r>
      <w:r>
        <w:t>in a stream reach</w:t>
      </w:r>
      <w:bookmarkEnd w:id="744"/>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45" w:name="_Toc82940356"/>
      <w:r>
        <w:t>Estimating the surface area of the water in a subreach</w:t>
      </w:r>
      <w:bookmarkEnd w:id="745"/>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46" w:name="_Toc82940357"/>
      <w:r>
        <w:t>Water temperature from thermal energy</w:t>
      </w:r>
      <w:bookmarkEnd w:id="74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47" w:name="_Toc82940358"/>
      <w:r>
        <w:t>Boundary conditions for stream water temperature</w:t>
      </w:r>
      <w:bookmarkEnd w:id="747"/>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48" w:name="_Toc82940359"/>
      <w:r>
        <w:t>Thermal stratification in reservoirs</w:t>
      </w:r>
      <w:bookmarkEnd w:id="748"/>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49" w:name="_Toc82940360"/>
      <w:r>
        <w:t>Thermal loading</w:t>
      </w:r>
      <w:bookmarkEnd w:id="749"/>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50" w:name="_Toc82940361"/>
      <w:r>
        <w:t>Reservoirs</w:t>
      </w:r>
      <w:bookmarkEnd w:id="750"/>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51" w:name="_Toc82940362"/>
      <w:r>
        <w:t>Reservoir data</w:t>
      </w:r>
      <w:bookmarkEnd w:id="751"/>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52" w:name="_Toc82940363"/>
      <w:r>
        <w:t>Reservoir data sources</w:t>
      </w:r>
      <w:bookmarkEnd w:id="752"/>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53" w:name="_Toc82940364"/>
      <w:r>
        <w:t>Creating a new study area</w:t>
      </w:r>
      <w:r w:rsidR="00A55502">
        <w:t xml:space="preserve"> from a watershed within the WRB</w:t>
      </w:r>
      <w:bookmarkEnd w:id="75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54" w:name="_Toc82940365"/>
      <w:r>
        <w:t>Limitations of subbasin simulations</w:t>
      </w:r>
      <w:bookmarkEnd w:id="75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55" w:name="_Toc82940366"/>
      <w:r>
        <w:t>Calibration procedure</w:t>
      </w:r>
      <w:bookmarkEnd w:id="755"/>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56" w:name="_Toc82940367"/>
      <w:r>
        <w:t>Using PEST to determine HBV parameter values</w:t>
      </w:r>
      <w:bookmarkEnd w:id="756"/>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57" w:name="_Toc82940368"/>
      <w:r>
        <w:t>Calibrating streamflows using stream gage measurements</w:t>
      </w:r>
      <w:bookmarkEnd w:id="757"/>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58" w:name="_Toc82940369"/>
      <w:r>
        <w:t>Calibrating stream temperatures</w:t>
      </w:r>
      <w:bookmarkEnd w:id="758"/>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59" w:name="_Toc82940370"/>
      <w:r>
        <w:lastRenderedPageBreak/>
        <w:t>North Santiam study area</w:t>
      </w:r>
      <w:bookmarkEnd w:id="759"/>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60" w:name="_Toc82940371"/>
      <w:r>
        <w:rPr>
          <w:rFonts w:eastAsia="Times New Roman"/>
        </w:rPr>
        <w:t>Instream water rights</w:t>
      </w:r>
      <w:bookmarkEnd w:id="76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76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761"/>
    </w:p>
    <w:p w14:paraId="0FD5899C" w14:textId="77777777" w:rsidR="0092040E" w:rsidRDefault="0092040E" w:rsidP="0092040E"/>
    <w:p w14:paraId="0E0CDFE5" w14:textId="77777777" w:rsidR="00B91F45" w:rsidRDefault="00B47486" w:rsidP="00B91F45">
      <w:pPr>
        <w:pStyle w:val="Heading2"/>
      </w:pPr>
      <w:bookmarkStart w:id="762" w:name="_Toc82940372"/>
      <w:r>
        <w:t xml:space="preserve">Municipal </w:t>
      </w:r>
      <w:r w:rsidR="00057A5D">
        <w:t>w</w:t>
      </w:r>
      <w:r>
        <w:t xml:space="preserve">ater </w:t>
      </w:r>
      <w:r w:rsidR="00D97755">
        <w:t>r</w:t>
      </w:r>
      <w:r>
        <w:t>ights</w:t>
      </w:r>
      <w:bookmarkEnd w:id="762"/>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63" w:name="_Toc82940373"/>
      <w:r>
        <w:t>Reality check</w:t>
      </w:r>
      <w:bookmarkEnd w:id="763"/>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64" w:name="_Toc82940374"/>
      <w:r>
        <w:t>Inflows from springs</w:t>
      </w:r>
      <w:bookmarkEnd w:id="764"/>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65" w:name="_Toc82940375"/>
      <w:r>
        <w:t>Calibration and simulation skill</w:t>
      </w:r>
      <w:bookmarkEnd w:id="765"/>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66" w:name="_Toc82940376"/>
      <w:r>
        <w:t xml:space="preserve">Analysis of </w:t>
      </w:r>
      <w:r w:rsidR="00924909">
        <w:t xml:space="preserve">tuning knob values and </w:t>
      </w:r>
      <w:r>
        <w:t>locations where the model has low skill</w:t>
      </w:r>
      <w:bookmarkEnd w:id="766"/>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67" w:name="_Toc82940377"/>
      <w:r>
        <w:t xml:space="preserve">Simulated </w:t>
      </w:r>
      <w:r w:rsidR="005903C0">
        <w:t>North Santiam</w:t>
      </w:r>
      <w:r>
        <w:t xml:space="preserve"> basin water budget and thermal energy budget</w:t>
      </w:r>
      <w:bookmarkEnd w:id="767"/>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68" w:name="_Toc82940378"/>
      <w:r>
        <w:lastRenderedPageBreak/>
        <w:t>McKenzie Basin Wetlands Study</w:t>
      </w:r>
      <w:bookmarkEnd w:id="768"/>
    </w:p>
    <w:p w14:paraId="79498AD8" w14:textId="77777777" w:rsidR="00736461" w:rsidRPr="00D97CDA" w:rsidRDefault="00736461" w:rsidP="00A8214A"/>
    <w:p w14:paraId="2403DDA0" w14:textId="063D759E" w:rsidR="00275338" w:rsidRDefault="003613A1" w:rsidP="00A8214A">
      <w:pPr>
        <w:pStyle w:val="Heading2"/>
      </w:pPr>
      <w:bookmarkStart w:id="769" w:name="_Toc82940379"/>
      <w:r>
        <w:t xml:space="preserve">Project </w:t>
      </w:r>
      <w:r w:rsidR="00DC262D">
        <w:t>Overview</w:t>
      </w:r>
      <w:bookmarkEnd w:id="769"/>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770" w:name="_Ref48282850"/>
      <w:bookmarkStart w:id="771" w:name="_Toc53219839"/>
      <w:r>
        <w:t xml:space="preserve">Figure </w:t>
      </w:r>
      <w:fldSimple w:instr=" SEQ Figure \* ARABIC ">
        <w:r w:rsidR="00A50A5B">
          <w:rPr>
            <w:noProof/>
          </w:rPr>
          <w:t>7</w:t>
        </w:r>
      </w:fldSimple>
      <w:bookmarkEnd w:id="770"/>
      <w:r>
        <w:t>. McKenzie basin in CW3M screen capture</w:t>
      </w:r>
      <w:bookmarkEnd w:id="77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772" w:name="_Ref48282776"/>
      <w:bookmarkStart w:id="773" w:name="_Ref48282732"/>
      <w:bookmarkStart w:id="774" w:name="_Toc53219840"/>
      <w:r>
        <w:t xml:space="preserve">Figure </w:t>
      </w:r>
      <w:fldSimple w:instr=" SEQ Figure \* ARABIC ">
        <w:r w:rsidR="00A50A5B">
          <w:rPr>
            <w:noProof/>
          </w:rPr>
          <w:t>8</w:t>
        </w:r>
      </w:fldSimple>
      <w:bookmarkEnd w:id="772"/>
      <w:r>
        <w:t>. Wetlands in the lower McKenzie basin, with their WETL_ID attribute values</w:t>
      </w:r>
      <w:bookmarkEnd w:id="773"/>
      <w:bookmarkEnd w:id="774"/>
    </w:p>
    <w:p w14:paraId="364BDC9E" w14:textId="77777777" w:rsidR="004D33B7" w:rsidRDefault="004D33B7" w:rsidP="00275338"/>
    <w:p w14:paraId="6EF95807" w14:textId="5E566C26" w:rsidR="003613A1" w:rsidRDefault="003613A1" w:rsidP="00A8214A">
      <w:pPr>
        <w:pStyle w:val="Heading2"/>
      </w:pPr>
      <w:bookmarkStart w:id="775" w:name="_Toc82940380"/>
      <w:r>
        <w:t>Model and Simulation Overview</w:t>
      </w:r>
      <w:bookmarkEnd w:id="775"/>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76" w:name="_Toc82940381"/>
      <w:r>
        <w:t>McKenzie wetlands in the initial versions of the IDU, HRU, and Reach data layers</w:t>
      </w:r>
      <w:bookmarkEnd w:id="776"/>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77" w:name="_Toc49175988"/>
      <w:bookmarkStart w:id="778" w:name="_Toc82940382"/>
      <w:r>
        <w:t>Data changes for better representation of wetlands</w:t>
      </w:r>
      <w:bookmarkEnd w:id="777"/>
      <w:bookmarkEnd w:id="77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79" w:name="_Toc82940383"/>
      <w:r>
        <w:t xml:space="preserve">Projection, </w:t>
      </w:r>
      <w:r w:rsidR="006F174A">
        <w:t>Calendar</w:t>
      </w:r>
      <w:r>
        <w:t>,</w:t>
      </w:r>
      <w:r w:rsidR="006F174A">
        <w:t xml:space="preserve"> and </w:t>
      </w:r>
      <w:r w:rsidR="009D540F">
        <w:t>Units</w:t>
      </w:r>
      <w:bookmarkEnd w:id="77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780" w:name="_Toc82940384"/>
      <w:r>
        <w:t>Simulation of changes in wetlands over time</w:t>
      </w:r>
      <w:bookmarkEnd w:id="78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81" w:name="_Toc82940385"/>
      <w:r>
        <w:t xml:space="preserve">How wetlands </w:t>
      </w:r>
      <w:r w:rsidR="000806A1">
        <w:t>are</w:t>
      </w:r>
      <w:r>
        <w:t xml:space="preserve"> represented</w:t>
      </w:r>
      <w:r w:rsidR="006D6388">
        <w:t xml:space="preserve"> in the model</w:t>
      </w:r>
      <w:bookmarkEnd w:id="78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782" w:name="_Toc82940386"/>
      <w:r>
        <w:t xml:space="preserve">The Wetland class and </w:t>
      </w:r>
      <w:r w:rsidR="00875B17">
        <w:t>Wetland objects in the C++ code</w:t>
      </w:r>
      <w:bookmarkEnd w:id="782"/>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783" w:name="_Toc82940387"/>
      <w:r>
        <w:t xml:space="preserve">Topology of </w:t>
      </w:r>
      <w:r w:rsidR="008D10E3">
        <w:t>wetlands, HRUs, IDUs, and reaches</w:t>
      </w:r>
      <w:bookmarkEnd w:id="783"/>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784" w:name="_Toc82940388"/>
      <w:r>
        <w:t>Attributes of interest in the wetlands study</w:t>
      </w:r>
      <w:bookmarkEnd w:id="78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85" w:name="_Toc82940389"/>
      <w:r>
        <w:t>A WETNESS attribute</w:t>
      </w:r>
      <w:bookmarkEnd w:id="785"/>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786" w:name="_Toc82940390"/>
      <w:r>
        <w:t>Calculating the exchange of water between the wetland and the reach</w:t>
      </w:r>
      <w:bookmarkEnd w:id="786"/>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787" w:name="_Toc82940391"/>
      <w:r>
        <w:t xml:space="preserve">Wetland </w:t>
      </w:r>
      <w:r w:rsidR="007A55EC">
        <w:t xml:space="preserve">IDU </w:t>
      </w:r>
      <w:r>
        <w:t>parameters</w:t>
      </w:r>
      <w:bookmarkEnd w:id="787"/>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788" w:name="_Toc82940392"/>
      <w:r>
        <w:t>Reach parameters</w:t>
      </w:r>
      <w:bookmarkEnd w:id="788"/>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789" w:name="_Toc82940393"/>
      <w:r>
        <w:t>Implementation of the exchange of water between the wetland and the reach</w:t>
      </w:r>
      <w:bookmarkEnd w:id="789"/>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790" w:name="_Toc82940394"/>
      <w:r>
        <w:t>Standing water temperature</w:t>
      </w:r>
      <w:bookmarkEnd w:id="790"/>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791" w:name="_Toc82940395"/>
      <w:r>
        <w:t>Evapotranspiration from wetlands</w:t>
      </w:r>
      <w:bookmarkEnd w:id="791"/>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792" w:name="_Toc82940396"/>
      <w:r>
        <w:t>Loss (or gain) of wetlands</w:t>
      </w:r>
      <w:bookmarkEnd w:id="792"/>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0EC56059" w14:textId="04FE09C2" w:rsidR="00441B82" w:rsidRDefault="00F95522" w:rsidP="006D6388">
      <w:pPr>
        <w:pStyle w:val="Heading2"/>
        <w:rPr>
          <w:ins w:id="793" w:author="David Conklin" w:date="2021-09-09T12:59:00Z"/>
        </w:rPr>
      </w:pPr>
      <w:bookmarkStart w:id="794" w:name="_Toc82940397"/>
      <w:ins w:id="795" w:author="David Conklin" w:date="2021-09-09T14:12:00Z">
        <w:r>
          <w:t>W</w:t>
        </w:r>
      </w:ins>
      <w:ins w:id="796" w:author="David Conklin" w:date="2021-09-09T12:59:00Z">
        <w:r w:rsidR="00441B82">
          <w:t>etland state and transition model</w:t>
        </w:r>
        <w:bookmarkEnd w:id="794"/>
      </w:ins>
    </w:p>
    <w:p w14:paraId="158FDA5F" w14:textId="19046FCE" w:rsidR="004640B6" w:rsidRDefault="00441B82" w:rsidP="0044225B">
      <w:pPr>
        <w:rPr>
          <w:ins w:id="797" w:author="David Conklin" w:date="2021-09-09T13:31:00Z"/>
        </w:rPr>
      </w:pPr>
      <w:ins w:id="798" w:author="David Conklin" w:date="2021-09-09T12:59:00Z">
        <w:r>
          <w:t>Pending more-informe</w:t>
        </w:r>
      </w:ins>
      <w:ins w:id="799" w:author="David Conklin" w:date="2021-09-09T13:00:00Z">
        <w:r>
          <w:t>d definition of wetland transition</w:t>
        </w:r>
      </w:ins>
      <w:ins w:id="800" w:author="David Conklin" w:date="2021-09-09T13:02:00Z">
        <w:r>
          <w:t>s</w:t>
        </w:r>
      </w:ins>
      <w:ins w:id="801" w:author="David Conklin" w:date="2021-09-09T13:00:00Z">
        <w:r>
          <w:t xml:space="preserve"> by wetland scientists, a p</w:t>
        </w:r>
      </w:ins>
      <w:ins w:id="802" w:author="David Conklin" w:date="2021-09-09T13:01:00Z">
        <w:r>
          <w:t xml:space="preserve">laceholder </w:t>
        </w:r>
      </w:ins>
      <w:ins w:id="803" w:author="David Conklin" w:date="2021-09-09T14:13:00Z">
        <w:r w:rsidR="00F95522">
          <w:t xml:space="preserve">transition tables for the </w:t>
        </w:r>
      </w:ins>
      <w:ins w:id="804" w:author="David Conklin" w:date="2021-09-09T13:01:00Z">
        <w:r>
          <w:t xml:space="preserve">wetland STM </w:t>
        </w:r>
      </w:ins>
      <w:ins w:id="805" w:author="David Conklin" w:date="2021-09-09T14:13:00Z">
        <w:r w:rsidR="00F95522">
          <w:t>are</w:t>
        </w:r>
      </w:ins>
      <w:ins w:id="806" w:author="David Conklin" w:date="2021-09-09T13:01:00Z">
        <w:r>
          <w:t xml:space="preserve"> being implemented</w:t>
        </w:r>
      </w:ins>
      <w:ins w:id="807" w:author="David Conklin" w:date="2021-09-09T13:02:00Z">
        <w:r>
          <w:t xml:space="preserve"> in fall, 2021.  </w:t>
        </w:r>
      </w:ins>
      <w:ins w:id="808" w:author="David Conklin" w:date="2021-09-09T13:18:00Z">
        <w:r w:rsidR="004640B6">
          <w:t>The STM</w:t>
        </w:r>
      </w:ins>
      <w:ins w:id="809" w:author="David Conklin" w:date="2021-09-09T13:19:00Z">
        <w:r w:rsidR="004640B6">
          <w:t xml:space="preserve"> used in CW3M is driv</w:t>
        </w:r>
      </w:ins>
      <w:ins w:id="810" w:author="David Conklin" w:date="2021-09-09T13:20:00Z">
        <w:r w:rsidR="004640B6">
          <w:t>en by two transition tables, one for deterministic transitions based on stand age</w:t>
        </w:r>
      </w:ins>
      <w:ins w:id="811" w:author="David Conklin" w:date="2021-09-09T13:21:00Z">
        <w:r w:rsidR="004640B6">
          <w:t xml:space="preserve"> alone, and a second one</w:t>
        </w:r>
      </w:ins>
      <w:ins w:id="812" w:author="David Conklin" w:date="2021-09-09T13:23:00Z">
        <w:r w:rsidR="004640B6">
          <w:t xml:space="preserve"> which incorporates probabilities</w:t>
        </w:r>
      </w:ins>
      <w:ins w:id="813" w:author="David Conklin" w:date="2021-09-09T13:24:00Z">
        <w:r w:rsidR="004640B6">
          <w:t xml:space="preserve"> and </w:t>
        </w:r>
      </w:ins>
      <w:ins w:id="814" w:author="David Conklin" w:date="2021-09-09T13:23:00Z">
        <w:r w:rsidR="004640B6">
          <w:t>time since disturbance</w:t>
        </w:r>
      </w:ins>
      <w:ins w:id="815" w:author="David Conklin" w:date="2021-09-09T13:24:00Z">
        <w:r w:rsidR="004640B6">
          <w:t>.</w:t>
        </w:r>
      </w:ins>
      <w:ins w:id="816" w:author="David Conklin" w:date="2021-09-09T13:25:00Z">
        <w:r w:rsidR="004640B6">
          <w:t xml:space="preserve">  An example of a deterministic transition </w:t>
        </w:r>
      </w:ins>
      <w:ins w:id="817" w:author="David Conklin" w:date="2021-09-09T13:26:00Z">
        <w:r w:rsidR="004640B6">
          <w:t>from one wetland state to another would be th</w:t>
        </w:r>
      </w:ins>
      <w:ins w:id="818" w:author="David Conklin" w:date="2021-09-09T13:27:00Z">
        <w:r w:rsidR="004640B6">
          <w:t xml:space="preserve">e growth of </w:t>
        </w:r>
        <w:r w:rsidR="00315514">
          <w:t>woody vegetation over time</w:t>
        </w:r>
      </w:ins>
      <w:ins w:id="819" w:author="David Conklin" w:date="2021-09-09T13:28:00Z">
        <w:r w:rsidR="00315514">
          <w:t>, resulting in a transition from the PSS7</w:t>
        </w:r>
      </w:ins>
      <w:ins w:id="820" w:author="David Conklin" w:date="2021-09-09T13:30:00Z">
        <w:r w:rsidR="00315514">
          <w:t>C</w:t>
        </w:r>
      </w:ins>
      <w:ins w:id="821" w:author="David Conklin" w:date="2021-09-09T13:29:00Z">
        <w:r w:rsidR="00315514">
          <w:t xml:space="preserve"> state to the PFO7C state</w:t>
        </w:r>
      </w:ins>
      <w:ins w:id="822" w:author="David Conklin" w:date="2021-09-09T13:30:00Z">
        <w:r w:rsidR="00315514">
          <w:t xml:space="preserve"> when the average vegetation height goes from below 6 meters (</w:t>
        </w:r>
      </w:ins>
      <w:ins w:id="823" w:author="David Conklin" w:date="2021-09-09T13:31:00Z">
        <w:r w:rsidR="00315514">
          <w:t>scrub-shrub) to above 6 meters (forest).</w:t>
        </w:r>
      </w:ins>
      <w:ins w:id="824" w:author="David Conklin" w:date="2021-09-09T13:38:00Z">
        <w:r w:rsidR="000A7371">
          <w:t xml:space="preserve">  For each state, only a single </w:t>
        </w:r>
      </w:ins>
      <w:ins w:id="825" w:author="David Conklin" w:date="2021-09-09T13:39:00Z">
        <w:r w:rsidR="000A7371">
          <w:t>deterministic transition may specified.  It is helpful to think of the deterministic transition as what will event</w:t>
        </w:r>
      </w:ins>
      <w:ins w:id="826" w:author="David Conklin" w:date="2021-09-09T13:40:00Z">
        <w:r w:rsidR="000A7371">
          <w:t>ually happen if all the conditions remain the same.  Some states (e.g. “climax forest”</w:t>
        </w:r>
      </w:ins>
      <w:ins w:id="827" w:author="David Conklin" w:date="2021-09-09T13:41:00Z">
        <w:r w:rsidR="000A7371">
          <w:t xml:space="preserve"> states) are stable and transition back to themselves when </w:t>
        </w:r>
      </w:ins>
      <w:ins w:id="828" w:author="David Conklin" w:date="2021-09-09T13:42:00Z">
        <w:r w:rsidR="000A7371">
          <w:t>their “ending age” parameter is exceeded.</w:t>
        </w:r>
      </w:ins>
    </w:p>
    <w:p w14:paraId="5DE935C5" w14:textId="56C0C0EC" w:rsidR="00315514" w:rsidRDefault="00315514" w:rsidP="0044225B">
      <w:pPr>
        <w:rPr>
          <w:ins w:id="829" w:author="David Conklin" w:date="2021-09-09T13:31:00Z"/>
        </w:rPr>
      </w:pPr>
    </w:p>
    <w:p w14:paraId="3BB60F54" w14:textId="74486981" w:rsidR="00315514" w:rsidRDefault="00315514" w:rsidP="0044225B">
      <w:pPr>
        <w:rPr>
          <w:ins w:id="830" w:author="David Conklin" w:date="2021-09-09T14:14:00Z"/>
        </w:rPr>
      </w:pPr>
      <w:ins w:id="831" w:author="David Conklin" w:date="2021-09-09T13:35:00Z">
        <w:r>
          <w:t>E</w:t>
        </w:r>
      </w:ins>
      <w:ins w:id="832" w:author="David Conklin" w:date="2021-09-09T13:31:00Z">
        <w:r>
          <w:t>xample</w:t>
        </w:r>
      </w:ins>
      <w:ins w:id="833" w:author="David Conklin" w:date="2021-09-09T13:35:00Z">
        <w:r>
          <w:t>s</w:t>
        </w:r>
      </w:ins>
      <w:ins w:id="834" w:author="David Conklin" w:date="2021-09-09T13:31:00Z">
        <w:r>
          <w:t xml:space="preserve"> of </w:t>
        </w:r>
      </w:ins>
      <w:ins w:id="835" w:author="David Conklin" w:date="2021-09-09T13:35:00Z">
        <w:r>
          <w:t xml:space="preserve">upland </w:t>
        </w:r>
      </w:ins>
      <w:ins w:id="836" w:author="David Conklin" w:date="2021-09-09T13:32:00Z">
        <w:r>
          <w:t>probabilistic transition</w:t>
        </w:r>
      </w:ins>
      <w:ins w:id="837" w:author="David Conklin" w:date="2021-09-09T13:35:00Z">
        <w:r>
          <w:t>s</w:t>
        </w:r>
      </w:ins>
      <w:ins w:id="838" w:author="David Conklin" w:date="2021-09-09T13:32:00Z">
        <w:r>
          <w:t xml:space="preserve"> would be</w:t>
        </w:r>
      </w:ins>
      <w:ins w:id="839" w:author="David Conklin" w:date="2021-09-09T13:33:00Z">
        <w:r>
          <w:t xml:space="preserve"> a stand-replacing wildfire</w:t>
        </w:r>
      </w:ins>
      <w:ins w:id="840" w:author="David Conklin" w:date="2021-09-09T13:34:00Z">
        <w:r>
          <w:t xml:space="preserve"> or </w:t>
        </w:r>
      </w:ins>
      <w:ins w:id="841" w:author="David Conklin" w:date="2021-09-09T13:36:00Z">
        <w:r>
          <w:t xml:space="preserve">mortality from a </w:t>
        </w:r>
      </w:ins>
      <w:ins w:id="842" w:author="David Conklin" w:date="2021-09-09T13:34:00Z">
        <w:r>
          <w:t>beetle infestation</w:t>
        </w:r>
      </w:ins>
      <w:ins w:id="843" w:author="David Conklin" w:date="2021-09-09T13:36:00Z">
        <w:r>
          <w:t xml:space="preserve">.  </w:t>
        </w:r>
        <w:r w:rsidR="008D444D">
          <w:t xml:space="preserve">However, for the wetland STM, it seems </w:t>
        </w:r>
      </w:ins>
      <w:ins w:id="844" w:author="David Conklin" w:date="2021-09-09T13:37:00Z">
        <w:r w:rsidR="008D444D">
          <w:t xml:space="preserve">more useful for the </w:t>
        </w:r>
      </w:ins>
      <w:ins w:id="845" w:author="David Conklin" w:date="2021-09-09T13:42:00Z">
        <w:r w:rsidR="000A7371">
          <w:t>likelihood</w:t>
        </w:r>
      </w:ins>
      <w:ins w:id="846" w:author="David Conklin" w:date="2021-09-09T13:43:00Z">
        <w:r w:rsidR="000A7371">
          <w:t xml:space="preserve"> of transition to be affected by the interannual variation in the weather.  During an extended drought, </w:t>
        </w:r>
      </w:ins>
      <w:ins w:id="847" w:author="David Conklin" w:date="2021-09-09T13:44:00Z">
        <w:r w:rsidR="000A7371">
          <w:t>wetlands may dry up</w:t>
        </w:r>
      </w:ins>
      <w:ins w:id="848" w:author="David Conklin" w:date="2021-09-09T13:45:00Z">
        <w:r w:rsidR="000A7371">
          <w:t xml:space="preserve"> for more of the year than they normally do, promoting the growth of </w:t>
        </w:r>
      </w:ins>
      <w:ins w:id="849" w:author="David Conklin" w:date="2021-09-09T13:46:00Z">
        <w:r w:rsidR="000A7371">
          <w:t>shrubs or trees that cannot tolerate constant, year-around immersion</w:t>
        </w:r>
      </w:ins>
      <w:ins w:id="850" w:author="David Conklin" w:date="2021-09-09T13:47:00Z">
        <w:r w:rsidR="00BA0A67">
          <w:t>.  Other examples of state changes caused by climate change are</w:t>
        </w:r>
      </w:ins>
      <w:ins w:id="851" w:author="David Conklin" w:date="2021-09-09T13:48:00Z">
        <w:r w:rsidR="00BA0A67">
          <w:t xml:space="preserve"> easy to imagine.  To </w:t>
        </w:r>
      </w:ins>
      <w:ins w:id="852" w:author="David Conklin" w:date="2021-09-09T13:50:00Z">
        <w:r w:rsidR="00BA0A67">
          <w:t>simulate such</w:t>
        </w:r>
      </w:ins>
      <w:ins w:id="853" w:author="David Conklin" w:date="2021-09-09T13:49:00Z">
        <w:r w:rsidR="00BA0A67">
          <w:t xml:space="preserve"> climate-dependent transitions, a facility for basing</w:t>
        </w:r>
      </w:ins>
      <w:ins w:id="854" w:author="David Conklin" w:date="2021-09-09T13:50:00Z">
        <w:r w:rsidR="00BA0A67">
          <w:t xml:space="preserve"> the likelihood of transitions on measure</w:t>
        </w:r>
      </w:ins>
      <w:ins w:id="855" w:author="David Conklin" w:date="2021-09-09T13:51:00Z">
        <w:r w:rsidR="00BA0A67">
          <w:t>s</w:t>
        </w:r>
      </w:ins>
      <w:ins w:id="856" w:author="David Conklin" w:date="2021-09-09T13:50:00Z">
        <w:r w:rsidR="00BA0A67">
          <w:t xml:space="preserve"> </w:t>
        </w:r>
      </w:ins>
      <w:ins w:id="857" w:author="David Conklin" w:date="2021-09-09T14:15:00Z">
        <w:r w:rsidR="00F95522">
          <w:t>of the wetland’s hydrologic condition</w:t>
        </w:r>
      </w:ins>
      <w:ins w:id="858" w:author="David Conklin" w:date="2021-09-09T14:16:00Z">
        <w:r w:rsidR="00F95522">
          <w:t xml:space="preserve"> </w:t>
        </w:r>
      </w:ins>
      <w:ins w:id="859" w:author="David Conklin" w:date="2021-09-09T13:51:00Z">
        <w:r w:rsidR="00BA0A67">
          <w:t>will be added to the STM engine.</w:t>
        </w:r>
      </w:ins>
    </w:p>
    <w:p w14:paraId="27782E42" w14:textId="489367FA" w:rsidR="00F95522" w:rsidRDefault="00F95522" w:rsidP="0044225B">
      <w:pPr>
        <w:rPr>
          <w:ins w:id="860" w:author="David Conklin" w:date="2021-09-09T14:14:00Z"/>
        </w:rPr>
      </w:pPr>
    </w:p>
    <w:p w14:paraId="1C956E40" w14:textId="77777777" w:rsidR="00F95522" w:rsidRDefault="00F95522" w:rsidP="00F95522">
      <w:pPr>
        <w:rPr>
          <w:ins w:id="861" w:author="David Conklin" w:date="2021-09-09T14:14:00Z"/>
        </w:rPr>
      </w:pPr>
      <w:ins w:id="862" w:author="David Conklin" w:date="2021-09-09T14:14:00Z">
        <w:r>
          <w:t>Three annual measures of a wetland’s hydrologic condition are under consideration, all based on the sequence of daily values of the WETNESS variable:</w:t>
        </w:r>
      </w:ins>
    </w:p>
    <w:p w14:paraId="2BB346A6" w14:textId="77777777" w:rsidR="00F95522" w:rsidRDefault="00F95522" w:rsidP="00F95522">
      <w:pPr>
        <w:pStyle w:val="ListParagraph"/>
        <w:numPr>
          <w:ilvl w:val="0"/>
          <w:numId w:val="11"/>
        </w:numPr>
        <w:rPr>
          <w:ins w:id="863" w:author="David Conklin" w:date="2021-09-09T14:14:00Z"/>
        </w:rPr>
      </w:pPr>
      <w:ins w:id="864" w:author="David Conklin" w:date="2021-09-09T14:14:00Z">
        <w:r>
          <w:t>the fraction of days in the year when WETNESS &gt;= 0, i.e. the soil surface is saturated or covered by standing water (“WET_FRAC”)</w:t>
        </w:r>
      </w:ins>
    </w:p>
    <w:p w14:paraId="17AA0707" w14:textId="77777777" w:rsidR="00F95522" w:rsidRDefault="00F95522" w:rsidP="00F95522">
      <w:pPr>
        <w:pStyle w:val="ListParagraph"/>
        <w:numPr>
          <w:ilvl w:val="0"/>
          <w:numId w:val="11"/>
        </w:numPr>
        <w:rPr>
          <w:ins w:id="865" w:author="David Conklin" w:date="2021-09-09T14:14:00Z"/>
        </w:rPr>
      </w:pPr>
      <w:ins w:id="866" w:author="David Conklin" w:date="2021-09-09T14:14:00Z">
        <w:r>
          <w:t>the length of the longest sequence of consecutive days when WETNESS &gt;= 0 (“WETLONGEST”)</w:t>
        </w:r>
      </w:ins>
    </w:p>
    <w:p w14:paraId="70DC5E46" w14:textId="77777777" w:rsidR="00F95522" w:rsidRDefault="00F95522" w:rsidP="00F95522">
      <w:pPr>
        <w:pStyle w:val="ListParagraph"/>
        <w:numPr>
          <w:ilvl w:val="0"/>
          <w:numId w:val="11"/>
        </w:numPr>
        <w:rPr>
          <w:ins w:id="867" w:author="David Conklin" w:date="2021-09-09T14:14:00Z"/>
        </w:rPr>
      </w:pPr>
      <w:ins w:id="868" w:author="David Conklin" w:date="2021-09-09T14:14:00Z">
        <w:r>
          <w:t>the average depth of the standing water on the days when the soil surface is saturated or covered by standing water, the average of all the WETNESS values greater than or equal to zero (“WETAVGDPTH”)</w:t>
        </w:r>
      </w:ins>
    </w:p>
    <w:p w14:paraId="51198F40" w14:textId="5A41E1B7" w:rsidR="00F95522" w:rsidRDefault="00F95522" w:rsidP="00F95522">
      <w:pPr>
        <w:rPr>
          <w:ins w:id="869" w:author="David Conklin" w:date="2021-09-09T14:17:00Z"/>
        </w:rPr>
      </w:pPr>
      <w:ins w:id="870" w:author="David Conklin" w:date="2021-09-09T14:14:00Z">
        <w:r>
          <w:t>Numeric values for these measures may be calculated at the end of the simulated water year and stored as IDU attributes.</w:t>
        </w:r>
      </w:ins>
    </w:p>
    <w:p w14:paraId="2C7D05F2" w14:textId="5359CDEF" w:rsidR="00F95522" w:rsidRDefault="00F95522" w:rsidP="00F95522">
      <w:pPr>
        <w:rPr>
          <w:ins w:id="871" w:author="David Conklin" w:date="2021-09-09T14:17:00Z"/>
        </w:rPr>
      </w:pPr>
    </w:p>
    <w:p w14:paraId="373E2C6E" w14:textId="4A613E0F" w:rsidR="00F95522" w:rsidRDefault="00F95522" w:rsidP="00F95522">
      <w:pPr>
        <w:rPr>
          <w:ins w:id="872" w:author="David Conklin" w:date="2021-09-09T14:23:00Z"/>
        </w:rPr>
      </w:pPr>
      <w:ins w:id="873" w:author="David Conklin" w:date="2021-09-09T14:18:00Z">
        <w:r>
          <w:t>For the purpose of code development</w:t>
        </w:r>
      </w:ins>
      <w:ins w:id="874" w:author="David Conklin" w:date="2021-09-09T14:19:00Z">
        <w:r>
          <w:t xml:space="preserve">, </w:t>
        </w:r>
      </w:ins>
      <w:ins w:id="875" w:author="David Conklin" w:date="2021-09-09T14:20:00Z">
        <w:r>
          <w:t xml:space="preserve">we plan to use </w:t>
        </w:r>
      </w:ins>
      <w:ins w:id="876" w:author="David Conklin" w:date="2021-09-09T14:19:00Z">
        <w:r>
          <w:t>a set of transitions for a wetland as it dries up</w:t>
        </w:r>
      </w:ins>
      <w:ins w:id="877" w:author="David Conklin" w:date="2021-09-09T14:20:00Z">
        <w:r>
          <w:t xml:space="preserve"> over a period of years.</w:t>
        </w:r>
      </w:ins>
      <w:ins w:id="878" w:author="David Conklin" w:date="2021-09-09T14:21:00Z">
        <w:r>
          <w:t xml:space="preserve">  Using the abbreviations for the wetland states </w:t>
        </w:r>
      </w:ins>
      <w:ins w:id="879" w:author="David Conklin" w:date="2021-09-09T14:23:00Z">
        <w:r w:rsidR="00FB663D">
          <w:t>from the wetland model spec</w:t>
        </w:r>
      </w:ins>
      <w:ins w:id="880" w:author="David Conklin" w:date="2021-09-09T15:03:00Z">
        <w:r w:rsidR="00226A0E">
          <w:t xml:space="preserve"> (Conklin &amp; Zaret 2021</w:t>
        </w:r>
      </w:ins>
      <w:ins w:id="881" w:author="David Conklin" w:date="2021-09-09T15:04:00Z">
        <w:r w:rsidR="00226A0E">
          <w:t>)</w:t>
        </w:r>
      </w:ins>
      <w:ins w:id="882" w:author="David Conklin" w:date="2021-09-09T14:23:00Z">
        <w:r w:rsidR="00FB663D">
          <w:t>, this process can be represented as</w:t>
        </w:r>
      </w:ins>
    </w:p>
    <w:p w14:paraId="65B57BA8" w14:textId="73C4517B" w:rsidR="00FB663D" w:rsidRDefault="00FB663D" w:rsidP="00F95522">
      <w:pPr>
        <w:rPr>
          <w:ins w:id="883" w:author="David Conklin" w:date="2021-09-09T14:24:00Z"/>
        </w:rPr>
      </w:pPr>
      <w:ins w:id="884" w:author="David Conklin" w:date="2021-09-09T14:23:00Z">
        <w:r>
          <w:tab/>
        </w:r>
      </w:ins>
      <w:ins w:id="885" w:author="David Conklin" w:date="2021-09-09T15:04:00Z">
        <w:r w:rsidR="00226A0E">
          <w:tab/>
        </w:r>
        <w:r w:rsidR="00226A0E">
          <w:tab/>
        </w:r>
        <w:r w:rsidR="00226A0E">
          <w:tab/>
        </w:r>
      </w:ins>
      <w:ins w:id="886" w:author="David Conklin" w:date="2021-09-09T14:23:00Z">
        <w:r>
          <w:t>PUBF -&gt; PABF -</w:t>
        </w:r>
      </w:ins>
      <w:ins w:id="887" w:author="David Conklin" w:date="2021-09-09T14:24:00Z">
        <w:r>
          <w:t>&gt; PEMA -&gt; PSS</w:t>
        </w:r>
      </w:ins>
      <w:ins w:id="888" w:author="David Conklin" w:date="2021-09-09T14:33:00Z">
        <w:r w:rsidR="00FF7A3D">
          <w:t>7A</w:t>
        </w:r>
      </w:ins>
      <w:ins w:id="889" w:author="David Conklin" w:date="2021-09-09T14:24:00Z">
        <w:r>
          <w:t xml:space="preserve"> -&gt;</w:t>
        </w:r>
      </w:ins>
      <w:ins w:id="890" w:author="David Conklin" w:date="2021-09-09T14:33:00Z">
        <w:r w:rsidR="00FF7A3D">
          <w:t xml:space="preserve"> </w:t>
        </w:r>
      </w:ins>
      <w:ins w:id="891" w:author="David Conklin" w:date="2021-09-09T14:24:00Z">
        <w:r>
          <w:t>PFO7C</w:t>
        </w:r>
      </w:ins>
    </w:p>
    <w:p w14:paraId="65A6050B" w14:textId="3548C83E" w:rsidR="00FB663D" w:rsidRDefault="00FB663D" w:rsidP="00F95522">
      <w:pPr>
        <w:rPr>
          <w:ins w:id="892" w:author="David Conklin" w:date="2021-09-09T14:43:00Z"/>
        </w:rPr>
      </w:pPr>
      <w:ins w:id="893" w:author="David Conklin" w:date="2021-09-09T14:24:00Z">
        <w:r>
          <w:t>where</w:t>
        </w:r>
      </w:ins>
    </w:p>
    <w:p w14:paraId="4436CED6" w14:textId="77777777" w:rsidR="00E44274" w:rsidRDefault="00E44274" w:rsidP="00F95522">
      <w:pPr>
        <w:rPr>
          <w:ins w:id="894" w:author="David Conklin" w:date="2021-09-09T14:24:00Z"/>
        </w:rPr>
      </w:pPr>
    </w:p>
    <w:p w14:paraId="21CC1D0E" w14:textId="3935D661" w:rsidR="00FB663D" w:rsidRDefault="00FB663D" w:rsidP="00F95522">
      <w:pPr>
        <w:rPr>
          <w:ins w:id="895" w:author="David Conklin" w:date="2021-09-09T14:44:00Z"/>
        </w:rPr>
      </w:pPr>
      <w:ins w:id="896" w:author="David Conklin" w:date="2021-09-09T14:24:00Z">
        <w:r>
          <w:t>PUBF</w:t>
        </w:r>
      </w:ins>
      <w:ins w:id="897" w:author="David Conklin" w:date="2021-09-09T14:25:00Z">
        <w:r>
          <w:t xml:space="preserve"> is for an open water pond that’s inundated most</w:t>
        </w:r>
      </w:ins>
      <w:ins w:id="898" w:author="David Conklin" w:date="2021-09-09T14:26:00Z">
        <w:r>
          <w:t xml:space="preserve"> of the time, but may draw down by the</w:t>
        </w:r>
      </w:ins>
      <w:ins w:id="899" w:author="David Conklin" w:date="2021-09-09T15:04:00Z">
        <w:r w:rsidR="00226A0E">
          <w:t xml:space="preserve"> e</w:t>
        </w:r>
      </w:ins>
      <w:ins w:id="900" w:author="David Conklin" w:date="2021-09-09T14:26:00Z">
        <w:r>
          <w:t>n</w:t>
        </w:r>
      </w:ins>
      <w:ins w:id="901" w:author="David Conklin" w:date="2021-09-09T15:04:00Z">
        <w:r w:rsidR="00226A0E">
          <w:t>d</w:t>
        </w:r>
      </w:ins>
      <w:ins w:id="902" w:author="David Conklin" w:date="2021-09-09T14:26:00Z">
        <w:r>
          <w:t xml:space="preserve"> of some growing season</w:t>
        </w:r>
      </w:ins>
      <w:ins w:id="903" w:author="David Conklin" w:date="2021-09-09T15:04:00Z">
        <w:r w:rsidR="00226A0E">
          <w:t>s</w:t>
        </w:r>
      </w:ins>
      <w:ins w:id="904" w:author="David Conklin" w:date="2021-09-09T14:26:00Z">
        <w:r>
          <w:t>, a shallow pond without submerged or floating vegetation.</w:t>
        </w:r>
      </w:ins>
      <w:ins w:id="905" w:author="David Conklin" w:date="2021-09-09T14:43:00Z">
        <w:r w:rsidR="00E44274">
          <w:t xml:space="preserve">  </w:t>
        </w:r>
      </w:ins>
    </w:p>
    <w:p w14:paraId="7F482274" w14:textId="77777777" w:rsidR="00E44274" w:rsidRDefault="00E44274" w:rsidP="00F95522">
      <w:pPr>
        <w:rPr>
          <w:ins w:id="906" w:author="David Conklin" w:date="2021-09-09T14:26:00Z"/>
        </w:rPr>
      </w:pPr>
    </w:p>
    <w:p w14:paraId="0885D59C" w14:textId="5957B24E" w:rsidR="00E44274" w:rsidRDefault="00FB663D" w:rsidP="00F95522">
      <w:pPr>
        <w:rPr>
          <w:ins w:id="907" w:author="David Conklin" w:date="2021-09-09T14:52:00Z"/>
        </w:rPr>
      </w:pPr>
      <w:ins w:id="908" w:author="David Conklin" w:date="2021-09-09T14:27:00Z">
        <w:r>
          <w:t>PABF is semi-permanently flooded wetland</w:t>
        </w:r>
      </w:ins>
      <w:ins w:id="909" w:author="David Conklin" w:date="2021-09-09T14:28:00Z">
        <w:r>
          <w:t>, as for a shallow pond with submerged or floating vegetation.</w:t>
        </w:r>
      </w:ins>
      <w:ins w:id="910" w:author="David Conklin" w:date="2021-09-09T14:44:00Z">
        <w:r w:rsidR="00E44274">
          <w:t xml:space="preserve">  </w:t>
        </w:r>
      </w:ins>
      <w:ins w:id="911" w:author="David Conklin" w:date="2021-09-09T14:53:00Z">
        <w:r w:rsidR="00FD7806">
          <w:t xml:space="preserve">The PUBF-&gt;PABF transition will occur when a wetland in the PUBF state stays in that state for 3 consecutive years (a deterministic transition).  </w:t>
        </w:r>
      </w:ins>
    </w:p>
    <w:p w14:paraId="096152C7" w14:textId="77777777" w:rsidR="00FD7806" w:rsidRDefault="00FD7806" w:rsidP="00F95522">
      <w:pPr>
        <w:rPr>
          <w:ins w:id="912" w:author="David Conklin" w:date="2021-09-09T14:28:00Z"/>
        </w:rPr>
      </w:pPr>
    </w:p>
    <w:p w14:paraId="2378B385" w14:textId="6FBAE7DD" w:rsidR="00FB663D" w:rsidRDefault="00FB663D" w:rsidP="00F95522">
      <w:pPr>
        <w:rPr>
          <w:ins w:id="913" w:author="David Conklin" w:date="2021-09-09T14:44:00Z"/>
        </w:rPr>
      </w:pPr>
      <w:ins w:id="914" w:author="David Conklin" w:date="2021-09-09T14:28:00Z">
        <w:r>
          <w:t xml:space="preserve">PEMA is emergent </w:t>
        </w:r>
      </w:ins>
      <w:ins w:id="915" w:author="David Conklin" w:date="2021-09-09T14:29:00Z">
        <w:r>
          <w:t xml:space="preserve">temporarily flooded </w:t>
        </w:r>
      </w:ins>
      <w:ins w:id="916" w:author="David Conklin" w:date="2021-09-09T14:28:00Z">
        <w:r>
          <w:t>wetland</w:t>
        </w:r>
      </w:ins>
      <w:ins w:id="917" w:author="David Conklin" w:date="2021-09-09T14:29:00Z">
        <w:r>
          <w:t xml:space="preserve">, </w:t>
        </w:r>
      </w:ins>
      <w:ins w:id="918" w:author="David Conklin" w:date="2021-09-09T14:30:00Z">
        <w:r>
          <w:t>that’s inundated briefly at the start of the growing season, as for a marsh or wet meadow.</w:t>
        </w:r>
      </w:ins>
      <w:ins w:id="919" w:author="David Conklin" w:date="2021-09-09T14:46:00Z">
        <w:r w:rsidR="00E44274">
          <w:t xml:space="preserve">  </w:t>
        </w:r>
      </w:ins>
      <w:ins w:id="920" w:author="David Conklin" w:date="2021-09-09T14:52:00Z">
        <w:r w:rsidR="00FD7806">
          <w:t>The PABF-&gt;PEMA transition will occur when the PABF wetland experiences 2 consecutive years with WET_FRAC &lt; 1/4,  WETLONGEST &lt; 60 days, and WETAVGDEPTH &lt; 1 m.</w:t>
        </w:r>
      </w:ins>
    </w:p>
    <w:p w14:paraId="3DFF1305" w14:textId="77777777" w:rsidR="00E44274" w:rsidRDefault="00E44274" w:rsidP="00F95522">
      <w:pPr>
        <w:rPr>
          <w:ins w:id="921" w:author="David Conklin" w:date="2021-09-09T14:31:00Z"/>
        </w:rPr>
      </w:pPr>
    </w:p>
    <w:p w14:paraId="4F94DF8F" w14:textId="705E060A" w:rsidR="00FB663D" w:rsidRDefault="00FB663D" w:rsidP="00F95522">
      <w:pPr>
        <w:rPr>
          <w:ins w:id="922" w:author="David Conklin" w:date="2021-09-09T14:44:00Z"/>
        </w:rPr>
      </w:pPr>
      <w:ins w:id="923" w:author="David Conklin" w:date="2021-09-09T14:31:00Z">
        <w:r>
          <w:t>PSS7A is temporarily flooded wetla</w:t>
        </w:r>
      </w:ins>
      <w:ins w:id="924" w:author="David Conklin" w:date="2021-09-09T14:32:00Z">
        <w:r>
          <w:t>nd, such as a floodplain-</w:t>
        </w:r>
        <w:r w:rsidR="00FF7A3D">
          <w:t>based wetland dominated by evergreen shrubs (w</w:t>
        </w:r>
      </w:ins>
      <w:ins w:id="925" w:author="David Conklin" w:date="2021-09-09T14:33:00Z">
        <w:r w:rsidR="00FF7A3D">
          <w:t>oody veg &lt; 6 m tall) that’s inundated briefly at the start of the growing season.</w:t>
        </w:r>
      </w:ins>
      <w:ins w:id="926" w:author="David Conklin" w:date="2021-09-09T14:52:00Z">
        <w:r w:rsidR="00E44274">
          <w:t xml:space="preserve">  The PEMA-&gt;PSS7A transistion occurs when a PEMA wetland experiences 3 consecutive years with WET_FRAC &lt; 1/6,  WETLONGEST &lt; 45 days, and WETAVGDEPTH &lt; 0.5 m.</w:t>
        </w:r>
      </w:ins>
    </w:p>
    <w:p w14:paraId="1C2580B8" w14:textId="77777777" w:rsidR="00E44274" w:rsidRDefault="00E44274" w:rsidP="00F95522">
      <w:pPr>
        <w:rPr>
          <w:ins w:id="927" w:author="David Conklin" w:date="2021-09-09T14:34:00Z"/>
        </w:rPr>
      </w:pPr>
    </w:p>
    <w:p w14:paraId="32CCB212" w14:textId="3110AA04" w:rsidR="00FF7A3D" w:rsidRDefault="00FF7A3D" w:rsidP="00F95522">
      <w:pPr>
        <w:rPr>
          <w:ins w:id="928" w:author="David Conklin" w:date="2021-09-09T14:35:00Z"/>
        </w:rPr>
      </w:pPr>
      <w:ins w:id="929" w:author="David Conklin" w:date="2021-09-09T14:34:00Z">
        <w:r>
          <w:t>PFO7C is seasonally flooded wetland dominated ever</w:t>
        </w:r>
      </w:ins>
      <w:ins w:id="930" w:author="David Conklin" w:date="2021-09-09T14:35:00Z">
        <w:r>
          <w:t>green trees, such as a spruce swamp.</w:t>
        </w:r>
      </w:ins>
      <w:ins w:id="931" w:author="David Conklin" w:date="2021-09-09T14:50:00Z">
        <w:r w:rsidR="00E44274">
          <w:t xml:space="preserve">  The PSS7A-&gt;PFO7C transition o</w:t>
        </w:r>
      </w:ins>
      <w:ins w:id="932" w:author="David Conklin" w:date="2021-09-09T14:51:00Z">
        <w:r w:rsidR="00E44274">
          <w:t>ccurs when a PSS7A wetland stays in that state for 10 consecutive years (a determi</w:t>
        </w:r>
      </w:ins>
      <w:ins w:id="933" w:author="David Conklin" w:date="2021-09-09T14:52:00Z">
        <w:r w:rsidR="00E44274">
          <w:t>nistic transition).</w:t>
        </w:r>
      </w:ins>
    </w:p>
    <w:p w14:paraId="34D8AE5D" w14:textId="77A604CB" w:rsidR="00097D75" w:rsidRDefault="00097D75" w:rsidP="00F95522">
      <w:pPr>
        <w:rPr>
          <w:ins w:id="934" w:author="David Conklin" w:date="2021-09-09T14:35:00Z"/>
        </w:rPr>
      </w:pPr>
    </w:p>
    <w:p w14:paraId="5A08BF08" w14:textId="6B182B55" w:rsidR="00F95522" w:rsidRPr="00CA398C" w:rsidRDefault="00FD7806">
      <w:pPr>
        <w:rPr>
          <w:ins w:id="935" w:author="David Conklin" w:date="2021-09-09T12:58:00Z"/>
        </w:rPr>
        <w:pPrChange w:id="936" w:author="David Conklin" w:date="2021-09-09T13:15:00Z">
          <w:pPr>
            <w:pStyle w:val="Heading2"/>
          </w:pPr>
        </w:pPrChange>
      </w:pPr>
      <w:ins w:id="937" w:author="David Conklin" w:date="2021-09-09T14:53:00Z">
        <w:r>
          <w:t>The nomina</w:t>
        </w:r>
      </w:ins>
      <w:ins w:id="938" w:author="David Conklin" w:date="2021-09-09T14:54:00Z">
        <w:r>
          <w:t>l transition threshold values for WET_FRAC, WETLONGEST, and WETAV</w:t>
        </w:r>
      </w:ins>
      <w:ins w:id="939" w:author="David Conklin" w:date="2021-09-09T14:55:00Z">
        <w:r>
          <w:t>G</w:t>
        </w:r>
      </w:ins>
      <w:ins w:id="940" w:author="David Conklin" w:date="2021-09-09T14:54:00Z">
        <w:r>
          <w:t>DPTH</w:t>
        </w:r>
      </w:ins>
      <w:ins w:id="941" w:author="David Conklin" w:date="2021-09-09T14:55:00Z">
        <w:r>
          <w:t xml:space="preserve"> may be adjusted during development for convenience.  </w:t>
        </w:r>
      </w:ins>
      <w:ins w:id="942" w:author="David Conklin" w:date="2021-09-09T14:56:00Z">
        <w:r>
          <w:t>Transitions may be added to reflect increasingly wet conditions from year to year as well, if</w:t>
        </w:r>
      </w:ins>
      <w:ins w:id="943" w:author="David Conklin" w:date="2021-09-09T14:57:00Z">
        <w:r>
          <w:t xml:space="preserve"> necessary when debugging.  </w:t>
        </w:r>
      </w:ins>
    </w:p>
    <w:p w14:paraId="40796B43" w14:textId="77777777" w:rsidR="00441B82" w:rsidRDefault="00441B82" w:rsidP="006D6388">
      <w:pPr>
        <w:pStyle w:val="Heading2"/>
        <w:rPr>
          <w:ins w:id="944" w:author="David Conklin" w:date="2021-09-09T12:58:00Z"/>
        </w:rPr>
      </w:pPr>
    </w:p>
    <w:p w14:paraId="230ECBD5" w14:textId="450DE0E4" w:rsidR="006D6388" w:rsidRDefault="006D6388" w:rsidP="006D6388">
      <w:pPr>
        <w:pStyle w:val="Heading2"/>
      </w:pPr>
      <w:bookmarkStart w:id="945" w:name="_Toc82940398"/>
      <w:r>
        <w:t>Reality check</w:t>
      </w:r>
      <w:bookmarkEnd w:id="945"/>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lastRenderedPageBreak/>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46" w:name="_Toc82940399"/>
      <w:r>
        <w:t>High Cascades Springs</w:t>
      </w:r>
      <w:bookmarkEnd w:id="946"/>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47" w:name="_Toc82940400"/>
      <w:r>
        <w:t>Calibration</w:t>
      </w:r>
      <w:r w:rsidR="00B06ED6">
        <w:t xml:space="preserve"> and simulation skill</w:t>
      </w:r>
      <w:bookmarkEnd w:id="947"/>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948" w:name="_Toc82940401"/>
      <w:r>
        <w:t>Analysis of</w:t>
      </w:r>
      <w:r w:rsidR="003024C9">
        <w:t xml:space="preserve"> locations where the model has low skill</w:t>
      </w:r>
      <w:bookmarkEnd w:id="94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949" w:name="_Toc82940402"/>
      <w:r>
        <w:t>Simulated McKenzie basin water budget</w:t>
      </w:r>
      <w:r w:rsidR="00334ED8">
        <w:t xml:space="preserve"> and thermal energy budget</w:t>
      </w:r>
      <w:bookmarkEnd w:id="949"/>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50" w:name="_Toc82940403"/>
      <w:r>
        <w:t>CW3M v. Shade-a-lator</w:t>
      </w:r>
      <w:bookmarkEnd w:id="95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951" w:name="_Toc82940404"/>
      <w:r>
        <w:t>Comparison of CW3M results to Shade-a-lator results</w:t>
      </w:r>
      <w:bookmarkEnd w:id="951"/>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952" w:name="_Ref48286765"/>
      <w:bookmarkStart w:id="953" w:name="_Toc53219841"/>
      <w:r>
        <w:t xml:space="preserve">Figure </w:t>
      </w:r>
      <w:fldSimple w:instr=" SEQ Figure \* ARABIC ">
        <w:r w:rsidR="00A50A5B">
          <w:rPr>
            <w:noProof/>
          </w:rPr>
          <w:t>9</w:t>
        </w:r>
      </w:fldSimple>
      <w:bookmarkEnd w:id="952"/>
      <w:r>
        <w:t>. Clackamas basin in CW3M screen capture</w:t>
      </w:r>
      <w:bookmarkEnd w:id="95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54" w:name="_Toc82940405"/>
      <w:r>
        <w:t>The Clackamas Basin</w:t>
      </w:r>
      <w:bookmarkEnd w:id="954"/>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55" w:name="_Toc82940406"/>
      <w:r>
        <w:t>Directory structure and file names</w:t>
      </w:r>
      <w:bookmarkEnd w:id="95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rPr>
          <w:ins w:id="956" w:author="David Conklin" w:date="2021-09-17T10:16:00Z"/>
        </w:rPr>
      </w:pPr>
      <w:bookmarkStart w:id="957" w:name="_Toc82940407"/>
      <w:ins w:id="958" w:author="David Conklin" w:date="2021-09-17T10:16:00Z">
        <w:r>
          <w:lastRenderedPageBreak/>
          <w:t>C++ Source Code Conventions</w:t>
        </w:r>
        <w:bookmarkEnd w:id="957"/>
      </w:ins>
    </w:p>
    <w:p w14:paraId="11B09CF7" w14:textId="50ECDF6A" w:rsidR="006B0DAB" w:rsidRDefault="006B0DAB" w:rsidP="006B0DAB">
      <w:pPr>
        <w:rPr>
          <w:ins w:id="959" w:author="David Conklin" w:date="2021-09-17T10:21:00Z"/>
        </w:rPr>
      </w:pPr>
      <w:ins w:id="960" w:author="David Conklin" w:date="2021-09-17T10:17:00Z">
        <w:r>
          <w:t xml:space="preserve">Source code styles, like natural language writing styles, are idiosyncratic to the author.  </w:t>
        </w:r>
      </w:ins>
      <w:ins w:id="961" w:author="David Conklin" w:date="2021-09-17T10:18:00Z">
        <w:r>
          <w:t>A large computer program like CW3M is necessarily the work of many programmers</w:t>
        </w:r>
      </w:ins>
      <w:ins w:id="962" w:author="David Conklin" w:date="2021-09-17T10:19:00Z">
        <w:r>
          <w:t xml:space="preserve"> over many years</w:t>
        </w:r>
      </w:ins>
      <w:ins w:id="963" w:author="David Conklin" w:date="2021-09-17T10:18:00Z">
        <w:r>
          <w:t>, and it i</w:t>
        </w:r>
      </w:ins>
      <w:ins w:id="964" w:author="David Conklin" w:date="2021-09-17T10:19:00Z">
        <w:r>
          <w:t>s not feasible to constrain the code to a uniform style</w:t>
        </w:r>
      </w:ins>
      <w:ins w:id="965" w:author="David Conklin" w:date="2021-09-17T10:20:00Z">
        <w:r>
          <w:t xml:space="preserve">.  Nevertheless, it is useful to identify coding conventions used by major contributors </w:t>
        </w:r>
      </w:ins>
      <w:ins w:id="966" w:author="David Conklin" w:date="2021-09-17T10:21:00Z">
        <w:r>
          <w:t>in order to facilitate reading the code.</w:t>
        </w:r>
      </w:ins>
    </w:p>
    <w:p w14:paraId="2A43D17B" w14:textId="06C82BB6" w:rsidR="006B0DAB" w:rsidRDefault="006B0DAB" w:rsidP="006B0DAB">
      <w:pPr>
        <w:rPr>
          <w:ins w:id="967" w:author="David Conklin" w:date="2021-09-17T10:21:00Z"/>
        </w:rPr>
      </w:pPr>
    </w:p>
    <w:p w14:paraId="4841984B" w14:textId="5FDC2A51" w:rsidR="006B0DAB" w:rsidRDefault="006B0DAB" w:rsidP="006B0DAB">
      <w:pPr>
        <w:pStyle w:val="Heading2"/>
        <w:rPr>
          <w:ins w:id="968" w:author="David Conklin" w:date="2021-09-17T10:32:00Z"/>
        </w:rPr>
      </w:pPr>
      <w:bookmarkStart w:id="969" w:name="_Toc82940408"/>
      <w:ins w:id="970" w:author="David Conklin" w:date="2021-09-17T10:22:00Z">
        <w:r>
          <w:t>Conklin’s conventions</w:t>
        </w:r>
      </w:ins>
      <w:ins w:id="971" w:author="David Conklin" w:date="2021-09-17T10:28:00Z">
        <w:r w:rsidR="003B7480">
          <w:t xml:space="preserve"> for variable names</w:t>
        </w:r>
      </w:ins>
      <w:bookmarkEnd w:id="969"/>
    </w:p>
    <w:p w14:paraId="1C504FFA" w14:textId="6254F3DB" w:rsidR="003B7480" w:rsidRPr="00CA398C" w:rsidRDefault="003B7480">
      <w:pPr>
        <w:rPr>
          <w:ins w:id="972" w:author="David Conklin" w:date="2021-09-17T10:22:00Z"/>
        </w:rPr>
        <w:pPrChange w:id="973" w:author="David Conklin" w:date="2021-09-17T10:32:00Z">
          <w:pPr>
            <w:pStyle w:val="Heading2"/>
          </w:pPr>
        </w:pPrChange>
      </w:pPr>
      <w:ins w:id="974" w:author="David Conklin" w:date="2021-09-17T10:32:00Z">
        <w:r>
          <w:t>Prefixes are used to impart information about the variable:</w:t>
        </w:r>
      </w:ins>
    </w:p>
    <w:p w14:paraId="1EA6B51A" w14:textId="05328DD8" w:rsidR="003B7480" w:rsidRDefault="006B0DAB">
      <w:pPr>
        <w:pStyle w:val="ListParagraph"/>
        <w:numPr>
          <w:ilvl w:val="0"/>
          <w:numId w:val="9"/>
        </w:numPr>
        <w:rPr>
          <w:ins w:id="975" w:author="David Conklin" w:date="2021-09-17T10:25:00Z"/>
        </w:rPr>
      </w:pPr>
      <w:ins w:id="976" w:author="David Conklin" w:date="2021-09-17T10:23:00Z">
        <w:r>
          <w:t xml:space="preserve"> ‘</w:t>
        </w:r>
      </w:ins>
      <w:ins w:id="977" w:author="David Conklin" w:date="2021-09-17T10:24:00Z">
        <w:r>
          <w:t>p</w:t>
        </w:r>
      </w:ins>
      <w:ins w:id="978" w:author="David Conklin" w:date="2021-09-17T10:23:00Z">
        <w:r>
          <w:t>’ followed by a</w:t>
        </w:r>
      </w:ins>
      <w:ins w:id="979" w:author="David Conklin" w:date="2021-09-17T10:24:00Z">
        <w:r w:rsidR="003B7480">
          <w:t xml:space="preserve">n upper case letter </w:t>
        </w:r>
      </w:ins>
      <w:ins w:id="980" w:author="David Conklin" w:date="2021-09-17T10:34:00Z">
        <w:r w:rsidR="003402E9">
          <w:t>signifies</w:t>
        </w:r>
      </w:ins>
      <w:ins w:id="981" w:author="David Conklin" w:date="2021-09-17T10:33:00Z">
        <w:r w:rsidR="003B7480">
          <w:t xml:space="preserve"> a</w:t>
        </w:r>
      </w:ins>
      <w:ins w:id="982" w:author="David Conklin" w:date="2021-09-17T10:24:00Z">
        <w:r w:rsidR="003B7480">
          <w:t xml:space="preserve"> </w:t>
        </w:r>
      </w:ins>
      <w:ins w:id="983" w:author="David Conklin" w:date="2021-09-17T10:30:00Z">
        <w:r w:rsidR="003B7480">
          <w:t xml:space="preserve">local </w:t>
        </w:r>
      </w:ins>
      <w:ins w:id="984" w:author="David Conklin" w:date="2021-09-17T10:29:00Z">
        <w:r w:rsidR="003B7480">
          <w:t xml:space="preserve">variable which </w:t>
        </w:r>
      </w:ins>
      <w:ins w:id="985" w:author="David Conklin" w:date="2021-09-17T10:36:00Z">
        <w:r w:rsidR="003402E9">
          <w:t>is</w:t>
        </w:r>
      </w:ins>
      <w:ins w:id="986" w:author="David Conklin" w:date="2021-09-17T10:29:00Z">
        <w:r w:rsidR="003B7480">
          <w:t xml:space="preserve"> </w:t>
        </w:r>
      </w:ins>
      <w:ins w:id="987" w:author="David Conklin" w:date="2021-09-17T10:33:00Z">
        <w:r w:rsidR="003B7480">
          <w:t xml:space="preserve">a </w:t>
        </w:r>
      </w:ins>
      <w:ins w:id="988" w:author="David Conklin" w:date="2021-09-17T10:24:00Z">
        <w:r w:rsidR="003B7480">
          <w:t xml:space="preserve">pointer </w:t>
        </w:r>
      </w:ins>
      <w:ins w:id="989" w:author="David Conklin" w:date="2021-09-17T10:25:00Z">
        <w:r w:rsidR="003B7480">
          <w:t xml:space="preserve"> to </w:t>
        </w:r>
      </w:ins>
      <w:ins w:id="990" w:author="David Conklin" w:date="2021-09-17T10:29:00Z">
        <w:r w:rsidR="003B7480">
          <w:t>another variable</w:t>
        </w:r>
      </w:ins>
    </w:p>
    <w:p w14:paraId="54B600B5" w14:textId="0D9D502F" w:rsidR="003B7480" w:rsidRDefault="003B7480" w:rsidP="003B7480">
      <w:pPr>
        <w:pStyle w:val="ListParagraph"/>
        <w:numPr>
          <w:ilvl w:val="0"/>
          <w:numId w:val="9"/>
        </w:numPr>
        <w:rPr>
          <w:ins w:id="991" w:author="David Conklin" w:date="2021-09-17T10:26:00Z"/>
        </w:rPr>
      </w:pPr>
      <w:ins w:id="992" w:author="David Conklin" w:date="2021-09-17T10:25:00Z">
        <w:r>
          <w:t xml:space="preserve"> “m_”</w:t>
        </w:r>
      </w:ins>
      <w:ins w:id="993" w:author="David Conklin" w:date="2021-09-17T10:26:00Z">
        <w:r>
          <w:t xml:space="preserve"> </w:t>
        </w:r>
      </w:ins>
      <w:ins w:id="994" w:author="David Conklin" w:date="2021-09-17T10:34:00Z">
        <w:r w:rsidR="003402E9">
          <w:t xml:space="preserve"> </w:t>
        </w:r>
      </w:ins>
      <w:ins w:id="995" w:author="David Conklin" w:date="2021-09-17T10:35:00Z">
        <w:r w:rsidR="003402E9">
          <w:t xml:space="preserve">signifies a </w:t>
        </w:r>
      </w:ins>
      <w:ins w:id="996" w:author="David Conklin" w:date="2021-09-17T10:26:00Z">
        <w:r>
          <w:t>member of a class</w:t>
        </w:r>
      </w:ins>
    </w:p>
    <w:p w14:paraId="0EFA9708" w14:textId="142498C7" w:rsidR="006B0DAB" w:rsidRDefault="003B7480" w:rsidP="003B7480">
      <w:pPr>
        <w:pStyle w:val="ListParagraph"/>
        <w:numPr>
          <w:ilvl w:val="0"/>
          <w:numId w:val="9"/>
        </w:numPr>
        <w:rPr>
          <w:ins w:id="997" w:author="David Conklin" w:date="2021-09-17T10:31:00Z"/>
        </w:rPr>
      </w:pPr>
      <w:ins w:id="998" w:author="David Conklin" w:date="2021-09-17T10:26:00Z">
        <w:r>
          <w:t xml:space="preserve"> “m_p”</w:t>
        </w:r>
      </w:ins>
      <w:ins w:id="999" w:author="David Conklin" w:date="2021-09-17T10:27:00Z">
        <w:r>
          <w:t xml:space="preserve"> followed by an upper case letter </w:t>
        </w:r>
      </w:ins>
      <w:ins w:id="1000" w:author="David Conklin" w:date="2021-09-17T10:35:00Z">
        <w:r w:rsidR="003402E9">
          <w:t>signifies a</w:t>
        </w:r>
      </w:ins>
      <w:ins w:id="1001" w:author="David Conklin" w:date="2021-09-17T10:30:00Z">
        <w:r>
          <w:t xml:space="preserve"> me</w:t>
        </w:r>
      </w:ins>
      <w:ins w:id="1002" w:author="David Conklin" w:date="2021-09-17T10:31:00Z">
        <w:r>
          <w:t xml:space="preserve">mber of a class which </w:t>
        </w:r>
      </w:ins>
      <w:ins w:id="1003" w:author="David Conklin" w:date="2021-09-17T10:35:00Z">
        <w:r w:rsidR="003402E9">
          <w:t>is a</w:t>
        </w:r>
      </w:ins>
      <w:ins w:id="1004" w:author="David Conklin" w:date="2021-09-17T10:31:00Z">
        <w:r>
          <w:t xml:space="preserve"> pointer to another variable</w:t>
        </w:r>
      </w:ins>
    </w:p>
    <w:p w14:paraId="33D5AC1E" w14:textId="296A4C14" w:rsidR="003B7480" w:rsidRDefault="003402E9" w:rsidP="003B7480">
      <w:pPr>
        <w:pStyle w:val="ListParagraph"/>
        <w:numPr>
          <w:ilvl w:val="0"/>
          <w:numId w:val="9"/>
        </w:numPr>
        <w:rPr>
          <w:ins w:id="1005" w:author="David Conklin" w:date="2021-09-18T09:06:00Z"/>
        </w:rPr>
      </w:pPr>
      <w:ins w:id="1006" w:author="David Conklin" w:date="2021-09-17T10:36:00Z">
        <w:r>
          <w:t xml:space="preserve">‘g’ followed by an upper case letter </w:t>
        </w:r>
      </w:ins>
      <w:ins w:id="1007" w:author="David Conklin" w:date="2021-09-17T10:37:00Z">
        <w:r>
          <w:t>signifies a variable which is global to the Visual Studios project</w:t>
        </w:r>
      </w:ins>
      <w:ins w:id="1008" w:author="David Conklin" w:date="2021-09-17T10:38:00Z">
        <w:r>
          <w:t xml:space="preserve"> and which is also a pointer to another variable</w:t>
        </w:r>
      </w:ins>
      <w:ins w:id="1009" w:author="David Conklin" w:date="2021-09-19T10:32:00Z">
        <w:r w:rsidR="00CA398C">
          <w:t xml:space="preserve"> or object</w:t>
        </w:r>
      </w:ins>
    </w:p>
    <w:p w14:paraId="7123B5BE" w14:textId="249CC9D2" w:rsidR="005119E3" w:rsidRDefault="005119E3" w:rsidP="003B7480">
      <w:pPr>
        <w:pStyle w:val="ListParagraph"/>
        <w:numPr>
          <w:ilvl w:val="0"/>
          <w:numId w:val="9"/>
        </w:numPr>
        <w:rPr>
          <w:ins w:id="1010" w:author="David Conklin" w:date="2021-09-17T10:55:00Z"/>
        </w:rPr>
      </w:pPr>
      <w:ins w:id="1011" w:author="David Conklin" w:date="2021-09-18T09:10:00Z">
        <w:r>
          <w:t xml:space="preserve"> </w:t>
        </w:r>
      </w:ins>
      <w:ins w:id="1012" w:author="David Conklin" w:date="2021-09-18T09:06:00Z">
        <w:r>
          <w:t>“g</w:t>
        </w:r>
      </w:ins>
      <w:ins w:id="1013" w:author="David Conklin" w:date="2021-09-19T10:33:00Z">
        <w:r w:rsidR="00CA398C">
          <w:t>IDUs</w:t>
        </w:r>
      </w:ins>
      <w:ins w:id="1014" w:author="David Conklin" w:date="2021-09-18T09:06:00Z">
        <w:r>
          <w:t>” is the name of a global varia</w:t>
        </w:r>
      </w:ins>
      <w:ins w:id="1015" w:author="David Conklin" w:date="2021-09-18T09:07:00Z">
        <w:r>
          <w:t xml:space="preserve">ble in </w:t>
        </w:r>
      </w:ins>
      <w:ins w:id="1016" w:author="David Conklin" w:date="2021-09-18T09:11:00Z">
        <w:r>
          <w:t xml:space="preserve">autonomous process </w:t>
        </w:r>
      </w:ins>
      <w:ins w:id="1017" w:author="David Conklin" w:date="2021-09-18T09:07:00Z">
        <w:r>
          <w:t>DLL</w:t>
        </w:r>
      </w:ins>
      <w:ins w:id="1018" w:author="David Conklin" w:date="2021-09-18T09:42:00Z">
        <w:r w:rsidR="00614C46">
          <w:t>s</w:t>
        </w:r>
      </w:ins>
      <w:ins w:id="1019" w:author="David Conklin" w:date="2021-09-18T09:07:00Z">
        <w:r>
          <w:t xml:space="preserve"> which contains</w:t>
        </w:r>
      </w:ins>
      <w:ins w:id="1020" w:author="David Conklin" w:date="2021-09-18T09:08:00Z">
        <w:r>
          <w:t xml:space="preserve"> </w:t>
        </w:r>
      </w:ins>
      <w:ins w:id="1021" w:author="David Conklin" w:date="2021-09-19T10:33:00Z">
        <w:r w:rsidR="00CA398C">
          <w:t xml:space="preserve">the address of the object representing the IDU layer </w:t>
        </w:r>
      </w:ins>
    </w:p>
    <w:p w14:paraId="460AE756" w14:textId="49AB33AF" w:rsidR="00805E35" w:rsidRDefault="00805E35" w:rsidP="003B7480">
      <w:pPr>
        <w:pStyle w:val="ListParagraph"/>
        <w:numPr>
          <w:ilvl w:val="0"/>
          <w:numId w:val="9"/>
        </w:numPr>
        <w:rPr>
          <w:ins w:id="1022" w:author="David Conklin" w:date="2021-09-18T06:58:00Z"/>
        </w:rPr>
      </w:pPr>
      <w:ins w:id="1023" w:author="David Conklin" w:date="2021-09-17T10:55:00Z">
        <w:r>
          <w:t>“m_col”</w:t>
        </w:r>
      </w:ins>
      <w:ins w:id="1024" w:author="David Conklin" w:date="2021-09-18T06:59:00Z">
        <w:r w:rsidR="002C5A5B">
          <w:t xml:space="preserve"> followed by an IDU attribute name</w:t>
        </w:r>
      </w:ins>
      <w:ins w:id="1025" w:author="David Conklin" w:date="2021-09-17T10:55:00Z">
        <w:r>
          <w:t xml:space="preserve"> signifies </w:t>
        </w:r>
      </w:ins>
      <w:ins w:id="1026" w:author="David Conklin" w:date="2021-09-18T06:59:00Z">
        <w:r w:rsidR="002C5A5B">
          <w:t>the</w:t>
        </w:r>
      </w:ins>
      <w:ins w:id="1027" w:author="David Conklin" w:date="2021-09-18T06:56:00Z">
        <w:r w:rsidR="002C5A5B">
          <w:t xml:space="preserve"> index </w:t>
        </w:r>
      </w:ins>
      <w:ins w:id="1028" w:author="David Conklin" w:date="2021-09-18T07:00:00Z">
        <w:r w:rsidR="002C5A5B">
          <w:t xml:space="preserve">of that </w:t>
        </w:r>
      </w:ins>
      <w:ins w:id="1029" w:author="David Conklin" w:date="2021-09-18T06:57:00Z">
        <w:r w:rsidR="002C5A5B">
          <w:t xml:space="preserve">attribute in </w:t>
        </w:r>
      </w:ins>
      <w:ins w:id="1030" w:author="David Conklin" w:date="2021-09-18T07:00:00Z">
        <w:r w:rsidR="002C5A5B">
          <w:t>the IDU</w:t>
        </w:r>
      </w:ins>
      <w:ins w:id="1031" w:author="David Conklin" w:date="2021-09-18T06:57:00Z">
        <w:r w:rsidR="002C5A5B">
          <w:t xml:space="preserve"> layer, i.e. </w:t>
        </w:r>
      </w:ins>
      <w:ins w:id="1032" w:author="David Conklin" w:date="2021-09-18T07:00:00Z">
        <w:r w:rsidR="002C5A5B">
          <w:t xml:space="preserve">its </w:t>
        </w:r>
      </w:ins>
      <w:ins w:id="1033" w:author="David Conklin" w:date="2021-09-18T06:57:00Z">
        <w:r w:rsidR="002C5A5B">
          <w:t>column number in the DBF</w:t>
        </w:r>
      </w:ins>
      <w:ins w:id="1034" w:author="David Conklin" w:date="2021-09-18T06:58:00Z">
        <w:r w:rsidR="002C5A5B">
          <w:t xml:space="preserve"> component of the </w:t>
        </w:r>
      </w:ins>
      <w:ins w:id="1035" w:author="David Conklin" w:date="2021-09-18T07:00:00Z">
        <w:r w:rsidR="002C5A5B">
          <w:t>IDU</w:t>
        </w:r>
      </w:ins>
      <w:ins w:id="1036" w:author="David Conklin" w:date="2021-09-18T07:01:00Z">
        <w:r w:rsidR="002C5A5B">
          <w:t xml:space="preserve"> shapefile</w:t>
        </w:r>
      </w:ins>
    </w:p>
    <w:p w14:paraId="4124BD69" w14:textId="55F6059B" w:rsidR="002C5A5B" w:rsidRDefault="002C5A5B" w:rsidP="003B7480">
      <w:pPr>
        <w:pStyle w:val="ListParagraph"/>
        <w:numPr>
          <w:ilvl w:val="0"/>
          <w:numId w:val="9"/>
        </w:numPr>
        <w:rPr>
          <w:ins w:id="1037" w:author="David Conklin" w:date="2021-09-18T07:02:00Z"/>
        </w:rPr>
      </w:pPr>
      <w:ins w:id="1038" w:author="David Conklin" w:date="2021-09-18T07:01:00Z">
        <w:r>
          <w:t>“m_colReach” followed by a Reach attribut</w:t>
        </w:r>
      </w:ins>
      <w:ins w:id="1039" w:author="David Conklin" w:date="2021-09-18T07:02:00Z">
        <w:r>
          <w:t>e name signifies the index of that attribute in the Reach layer</w:t>
        </w:r>
      </w:ins>
    </w:p>
    <w:p w14:paraId="5A420118" w14:textId="438150A3" w:rsidR="002C5A5B" w:rsidRDefault="002C5A5B" w:rsidP="003B7480">
      <w:pPr>
        <w:pStyle w:val="ListParagraph"/>
        <w:numPr>
          <w:ilvl w:val="0"/>
          <w:numId w:val="9"/>
        </w:numPr>
        <w:rPr>
          <w:ins w:id="1040" w:author="David Conklin" w:date="2021-09-18T09:04:00Z"/>
        </w:rPr>
      </w:pPr>
      <w:ins w:id="1041" w:author="David Conklin" w:date="2021-09-18T07:02:00Z">
        <w:r>
          <w:t>“m_colHru” followed by an HRU</w:t>
        </w:r>
      </w:ins>
      <w:ins w:id="1042" w:author="David Conklin" w:date="2021-09-18T07:03:00Z">
        <w:r>
          <w:t xml:space="preserve"> attribute name signifies the index of that attribute in the HRU layer</w:t>
        </w:r>
      </w:ins>
    </w:p>
    <w:p w14:paraId="08606D17" w14:textId="7645B90F" w:rsidR="003402E9" w:rsidRDefault="003402E9" w:rsidP="003402E9">
      <w:pPr>
        <w:pStyle w:val="ListParagraph"/>
        <w:rPr>
          <w:ins w:id="1043" w:author="David Conklin" w:date="2021-09-17T10:39:00Z"/>
        </w:rPr>
      </w:pPr>
    </w:p>
    <w:p w14:paraId="46451CF5" w14:textId="77777777" w:rsidR="003C0F47" w:rsidRDefault="003402E9" w:rsidP="003C0F47">
      <w:pPr>
        <w:pStyle w:val="Heading2"/>
        <w:rPr>
          <w:ins w:id="1044" w:author="David Conklin" w:date="2021-09-19T09:49:00Z"/>
        </w:rPr>
      </w:pPr>
      <w:bookmarkStart w:id="1045" w:name="_Toc82940409"/>
      <w:ins w:id="1046" w:author="David Conklin" w:date="2021-09-17T10:39:00Z">
        <w:r>
          <w:t>Conklin’s conventions for</w:t>
        </w:r>
      </w:ins>
      <w:ins w:id="1047" w:author="David Conklin" w:date="2021-09-19T08:34:00Z">
        <w:r w:rsidR="00D63BA9">
          <w:t xml:space="preserve"> the</w:t>
        </w:r>
      </w:ins>
      <w:ins w:id="1048" w:author="David Conklin" w:date="2021-09-17T10:39:00Z">
        <w:r>
          <w:t xml:space="preserve"> </w:t>
        </w:r>
      </w:ins>
      <w:ins w:id="1049" w:author="David Conklin" w:date="2021-09-19T08:32:00Z">
        <w:r w:rsidR="000E5686">
          <w:t xml:space="preserve">IDU </w:t>
        </w:r>
      </w:ins>
      <w:ins w:id="1050" w:author="David Conklin" w:date="2021-09-17T10:39:00Z">
        <w:r>
          <w:t>layer</w:t>
        </w:r>
      </w:ins>
      <w:ins w:id="1051" w:author="David Conklin" w:date="2021-09-19T08:34:00Z">
        <w:r w:rsidR="00D63BA9">
          <w:t xml:space="preserve"> and its</w:t>
        </w:r>
      </w:ins>
      <w:ins w:id="1052" w:author="David Conklin" w:date="2021-09-17T10:39:00Z">
        <w:r>
          <w:t xml:space="preserve"> attributes</w:t>
        </w:r>
      </w:ins>
      <w:bookmarkEnd w:id="1045"/>
    </w:p>
    <w:p w14:paraId="1CDAD277" w14:textId="472BE920" w:rsidR="003402E9" w:rsidRDefault="003C0F47" w:rsidP="003C0F47">
      <w:pPr>
        <w:rPr>
          <w:ins w:id="1053" w:author="David Conklin" w:date="2021-09-19T09:54:00Z"/>
        </w:rPr>
      </w:pPr>
      <w:ins w:id="1054" w:author="David Conklin" w:date="2021-09-19T09:50:00Z">
        <w:r>
          <w:t xml:space="preserve">An </w:t>
        </w:r>
        <w:r>
          <w:rPr>
            <w:i/>
            <w:iCs/>
          </w:rPr>
          <w:t xml:space="preserve">IDUlayer </w:t>
        </w:r>
        <w:r>
          <w:t xml:space="preserve">class is defined as a </w:t>
        </w:r>
      </w:ins>
      <w:ins w:id="1055" w:author="David Conklin" w:date="2021-09-19T08:36:00Z">
        <w:r w:rsidR="00D63BA9">
          <w:t>c</w:t>
        </w:r>
      </w:ins>
      <w:ins w:id="1056" w:author="David Conklin" w:date="2021-09-19T08:37:00Z">
        <w:r w:rsidR="00D63BA9">
          <w:t xml:space="preserve">hild of class </w:t>
        </w:r>
        <w:r w:rsidR="00D63BA9">
          <w:rPr>
            <w:i/>
            <w:iCs/>
          </w:rPr>
          <w:t>MapLayer</w:t>
        </w:r>
      </w:ins>
      <w:ins w:id="1057" w:author="David Conklin" w:date="2021-09-19T09:51:00Z">
        <w:r>
          <w:rPr>
            <w:i/>
            <w:iCs/>
          </w:rPr>
          <w:t>.</w:t>
        </w:r>
      </w:ins>
      <w:ins w:id="1058" w:author="David Conklin" w:date="2021-09-19T08:37:00Z">
        <w:r w:rsidR="00D63BA9">
          <w:t xml:space="preserve"> </w:t>
        </w:r>
      </w:ins>
      <w:ins w:id="1059" w:author="David Conklin" w:date="2021-09-19T09:51:00Z">
        <w:r>
          <w:t xml:space="preserve">  The </w:t>
        </w:r>
        <w:r w:rsidRPr="003C0F47">
          <w:rPr>
            <w:rPrChange w:id="1060" w:author="David Conklin" w:date="2021-09-19T09:51:00Z">
              <w:rPr>
                <w:i/>
                <w:iCs/>
              </w:rPr>
            </w:rPrChange>
          </w:rPr>
          <w:t>IDUlayer</w:t>
        </w:r>
        <w:r>
          <w:t xml:space="preserve"> class </w:t>
        </w:r>
      </w:ins>
      <w:ins w:id="1061" w:author="David Conklin" w:date="2021-09-19T09:52:00Z">
        <w:r>
          <w:t>contains</w:t>
        </w:r>
      </w:ins>
      <w:ins w:id="1062" w:author="David Conklin" w:date="2021-09-19T08:37:00Z">
        <w:r w:rsidR="00D63BA9">
          <w:t xml:space="preserve"> knowledge of IDU attributes</w:t>
        </w:r>
      </w:ins>
      <w:ins w:id="1063" w:author="David Conklin" w:date="2021-09-19T09:52:00Z">
        <w:r>
          <w:t xml:space="preserve"> and facilitates reference to individual attributes</w:t>
        </w:r>
      </w:ins>
      <w:ins w:id="1064" w:author="David Conklin" w:date="2021-09-19T09:53:00Z">
        <w:r>
          <w:t xml:space="preserve"> in the source code</w:t>
        </w:r>
      </w:ins>
      <w:ins w:id="1065" w:author="David Conklin" w:date="2021-09-19T09:52:00Z">
        <w:r>
          <w:t xml:space="preserve"> by their name</w:t>
        </w:r>
      </w:ins>
      <w:ins w:id="1066" w:author="David Conklin" w:date="2021-09-19T09:53:00Z">
        <w:r>
          <w:t xml:space="preserve">s. Attribute </w:t>
        </w:r>
      </w:ins>
      <w:ins w:id="1067" w:author="David Conklin" w:date="2021-09-17T10:40:00Z">
        <w:r w:rsidR="003402E9">
          <w:t xml:space="preserve">names are upper case and no longer than 10 characters.  The limitation to 10 characters is </w:t>
        </w:r>
      </w:ins>
      <w:ins w:id="1068" w:author="David Conklin" w:date="2021-09-17T10:41:00Z">
        <w:r w:rsidR="003402E9">
          <w:t>for compatibility with ArcGIS.</w:t>
        </w:r>
      </w:ins>
      <w:ins w:id="1069" w:author="David Conklin" w:date="2021-09-17T10:46:00Z">
        <w:r w:rsidR="000F043A">
          <w:t xml:space="preserve">  </w:t>
        </w:r>
      </w:ins>
      <w:ins w:id="1070" w:author="David Conklin" w:date="2021-09-19T09:53:00Z">
        <w:r>
          <w:t xml:space="preserve"> A</w:t>
        </w:r>
      </w:ins>
      <w:ins w:id="1071" w:author="David Conklin" w:date="2021-09-17T10:42:00Z">
        <w:r w:rsidR="003402E9">
          <w:t>ttribute values are of type</w:t>
        </w:r>
      </w:ins>
      <w:ins w:id="1072" w:author="David Conklin" w:date="2021-09-17T10:43:00Z">
        <w:r w:rsidR="003402E9">
          <w:t xml:space="preserve"> </w:t>
        </w:r>
        <w:r w:rsidR="003402E9">
          <w:rPr>
            <w:i/>
            <w:iCs/>
          </w:rPr>
          <w:t xml:space="preserve">double, float, </w:t>
        </w:r>
        <w:r w:rsidR="003402E9">
          <w:t xml:space="preserve">or </w:t>
        </w:r>
        <w:r w:rsidR="003402E9">
          <w:rPr>
            <w:i/>
            <w:iCs/>
          </w:rPr>
          <w:t>int</w:t>
        </w:r>
        <w:r w:rsidR="003402E9">
          <w:t>.</w:t>
        </w:r>
      </w:ins>
      <w:ins w:id="1073" w:author="David Conklin" w:date="2021-09-17T10:44:00Z">
        <w:r w:rsidR="003402E9">
          <w:t xml:space="preserve">  Doubles are preferred</w:t>
        </w:r>
      </w:ins>
      <w:ins w:id="1074" w:author="David Conklin" w:date="2021-09-19T09:54:00Z">
        <w:r>
          <w:t xml:space="preserve"> over floats.</w:t>
        </w:r>
      </w:ins>
    </w:p>
    <w:p w14:paraId="7A9B5780" w14:textId="3478B267" w:rsidR="003C0F47" w:rsidRDefault="003C0F47" w:rsidP="003C0F47">
      <w:pPr>
        <w:rPr>
          <w:ins w:id="1075" w:author="David Conklin" w:date="2021-09-19T09:54:00Z"/>
        </w:rPr>
      </w:pPr>
    </w:p>
    <w:p w14:paraId="1560D849" w14:textId="017390AB" w:rsidR="003C0F47" w:rsidRDefault="003C0F47" w:rsidP="003C0F47">
      <w:pPr>
        <w:rPr>
          <w:ins w:id="1076" w:author="David Conklin" w:date="2021-09-19T09:58:00Z"/>
        </w:rPr>
      </w:pPr>
      <w:ins w:id="1077" w:author="David Conklin" w:date="2021-09-19T09:54:00Z">
        <w:r>
          <w:t xml:space="preserve">The </w:t>
        </w:r>
        <w:r>
          <w:rPr>
            <w:i/>
            <w:iCs/>
          </w:rPr>
          <w:t>IDUlayer</w:t>
        </w:r>
        <w:r>
          <w:t xml:space="preserve"> class definition includes</w:t>
        </w:r>
      </w:ins>
      <w:ins w:id="1078" w:author="David Conklin" w:date="2021-09-19T09:55:00Z">
        <w:r>
          <w:t xml:space="preserve"> integer member variables which hold the indices (i.e. column numbers) of the attributes</w:t>
        </w:r>
      </w:ins>
      <w:ins w:id="1079" w:author="David Conklin" w:date="2021-09-19T09:56:00Z">
        <w:r>
          <w:t xml:space="preserve"> in the DBF component of the IDU shapefile.  For example, the </w:t>
        </w:r>
        <w:r>
          <w:rPr>
            <w:i/>
            <w:iCs/>
          </w:rPr>
          <w:t xml:space="preserve">IDUlayer </w:t>
        </w:r>
        <w:r>
          <w:t>clas</w:t>
        </w:r>
      </w:ins>
      <w:ins w:id="1080" w:author="David Conklin" w:date="2021-09-19T09:57:00Z">
        <w:r>
          <w:t xml:space="preserve">s has an integer member named </w:t>
        </w:r>
        <w:r>
          <w:rPr>
            <w:i/>
            <w:iCs/>
          </w:rPr>
          <w:t>m_colAREA</w:t>
        </w:r>
        <w:r>
          <w:t xml:space="preserve"> which holds the in</w:t>
        </w:r>
      </w:ins>
      <w:ins w:id="1081" w:author="David Conklin" w:date="2021-09-19T09:58:00Z">
        <w:r>
          <w:t>dex to the AREA attribute.</w:t>
        </w:r>
      </w:ins>
    </w:p>
    <w:p w14:paraId="4981B3DB" w14:textId="0FDDBA32" w:rsidR="003C0F47" w:rsidRDefault="003C0F47" w:rsidP="003C0F47">
      <w:pPr>
        <w:rPr>
          <w:ins w:id="1082" w:author="David Conklin" w:date="2021-09-19T09:58:00Z"/>
        </w:rPr>
      </w:pPr>
    </w:p>
    <w:p w14:paraId="483CC2BE" w14:textId="58F5E12B" w:rsidR="003C0F47" w:rsidRDefault="003C0F47" w:rsidP="003C0F47">
      <w:pPr>
        <w:rPr>
          <w:ins w:id="1083" w:author="David Conklin" w:date="2021-09-19T10:04:00Z"/>
        </w:rPr>
      </w:pPr>
      <w:ins w:id="1084" w:author="David Conklin" w:date="2021-09-19T09:59:00Z">
        <w:r>
          <w:t>Visual Studio projects which generate DLLs</w:t>
        </w:r>
        <w:r w:rsidR="00915E28">
          <w:t xml:space="preserve"> for CW3M </w:t>
        </w:r>
      </w:ins>
      <w:ins w:id="1085" w:author="David Conklin" w:date="2021-09-19T10:04:00Z">
        <w:r w:rsidR="00915E28">
          <w:t xml:space="preserve">must </w:t>
        </w:r>
      </w:ins>
      <w:ins w:id="1086" w:author="David Conklin" w:date="2021-09-19T09:59:00Z">
        <w:r w:rsidR="00915E28">
          <w:t>include a global variable</w:t>
        </w:r>
      </w:ins>
      <w:ins w:id="1087" w:author="David Conklin" w:date="2021-09-19T10:00:00Z">
        <w:r w:rsidR="00915E28">
          <w:t xml:space="preserve"> </w:t>
        </w:r>
        <w:r w:rsidR="00915E28">
          <w:rPr>
            <w:i/>
            <w:iCs/>
          </w:rPr>
          <w:t>gIDUs</w:t>
        </w:r>
        <w:r w:rsidR="00915E28">
          <w:t xml:space="preserve"> which holds a pointer to </w:t>
        </w:r>
      </w:ins>
      <w:ins w:id="1088" w:author="David Conklin" w:date="2021-09-19T10:01:00Z">
        <w:r w:rsidR="00915E28">
          <w:t>the IDUlayer object represent</w:t>
        </w:r>
      </w:ins>
      <w:ins w:id="1089" w:author="David Conklin" w:date="2021-09-19T10:02:00Z">
        <w:r w:rsidR="00915E28">
          <w:t>ing the IDU shapefile for the current CW3M model instance</w:t>
        </w:r>
      </w:ins>
      <w:ins w:id="1090" w:author="David Conklin" w:date="2021-09-19T10:03:00Z">
        <w:r w:rsidR="00915E28">
          <w:t xml:space="preserve">.  The value of </w:t>
        </w:r>
        <w:r w:rsidR="00915E28">
          <w:rPr>
            <w:i/>
            <w:iCs/>
          </w:rPr>
          <w:t>gIDUs</w:t>
        </w:r>
        <w:r w:rsidR="00915E28">
          <w:t xml:space="preserve"> </w:t>
        </w:r>
      </w:ins>
      <w:ins w:id="1091" w:author="David Conklin" w:date="2021-09-19T10:04:00Z">
        <w:r w:rsidR="00915E28">
          <w:t>must be explicitly</w:t>
        </w:r>
      </w:ins>
      <w:ins w:id="1092" w:author="David Conklin" w:date="2021-09-19T10:03:00Z">
        <w:r w:rsidR="00915E28">
          <w:t xml:space="preserve"> se</w:t>
        </w:r>
      </w:ins>
      <w:ins w:id="1093" w:author="David Conklin" w:date="2021-09-19T10:04:00Z">
        <w:r w:rsidR="00915E28">
          <w:t>t at Init() time.</w:t>
        </w:r>
      </w:ins>
    </w:p>
    <w:p w14:paraId="7F790A12" w14:textId="6184418F" w:rsidR="00915E28" w:rsidRDefault="00915E28" w:rsidP="003C0F47">
      <w:pPr>
        <w:rPr>
          <w:ins w:id="1094" w:author="David Conklin" w:date="2021-09-19T10:04:00Z"/>
        </w:rPr>
      </w:pPr>
    </w:p>
    <w:p w14:paraId="29D3EFE1" w14:textId="50B3007E" w:rsidR="00915E28" w:rsidRDefault="00915E28" w:rsidP="003C0F47">
      <w:pPr>
        <w:rPr>
          <w:ins w:id="1095" w:author="David Conklin" w:date="2021-09-19T10:08:00Z"/>
        </w:rPr>
      </w:pPr>
      <w:ins w:id="1096" w:author="David Conklin" w:date="2021-09-19T10:05:00Z">
        <w:r>
          <w:t xml:space="preserve">The </w:t>
        </w:r>
        <w:r>
          <w:rPr>
            <w:i/>
            <w:iCs/>
          </w:rPr>
          <w:t xml:space="preserve">IDUlayer </w:t>
        </w:r>
        <w:r>
          <w:t>class definition includes #defines</w:t>
        </w:r>
      </w:ins>
      <w:ins w:id="1097" w:author="David Conklin" w:date="2021-09-19T10:06:00Z">
        <w:r>
          <w:t xml:space="preserve"> for IDU attribute names which expand to strings of the form </w:t>
        </w:r>
        <w:r>
          <w:rPr>
            <w:i/>
            <w:iCs/>
          </w:rPr>
          <w:t>gID</w:t>
        </w:r>
      </w:ins>
      <w:ins w:id="1098" w:author="David Conklin" w:date="2021-09-19T10:07:00Z">
        <w:r>
          <w:rPr>
            <w:i/>
            <w:iCs/>
          </w:rPr>
          <w:t>Us-&gt;m_col</w:t>
        </w:r>
        <w:r>
          <w:t>&lt;attribute name&gt;.  For</w:t>
        </w:r>
      </w:ins>
      <w:ins w:id="1099" w:author="David Conklin" w:date="2021-09-19T10:08:00Z">
        <w:r>
          <w:t xml:space="preserve"> example, </w:t>
        </w:r>
      </w:ins>
    </w:p>
    <w:p w14:paraId="7E26BE15" w14:textId="35189FC3" w:rsidR="00915E28" w:rsidRDefault="00915E28" w:rsidP="003C0F47">
      <w:pPr>
        <w:rPr>
          <w:ins w:id="1100" w:author="David Conklin" w:date="2021-09-19T10:08:00Z"/>
        </w:rPr>
      </w:pPr>
      <w:ins w:id="1101" w:author="David Conklin" w:date="2021-09-19T10:08:00Z">
        <w:r>
          <w:tab/>
          <w:t>#define AREA gIDUs-&gt;m_colAREA</w:t>
        </w:r>
      </w:ins>
    </w:p>
    <w:p w14:paraId="0CB5BC6E" w14:textId="330A9177" w:rsidR="00915E28" w:rsidRDefault="00915E28" w:rsidP="003C0F47">
      <w:pPr>
        <w:rPr>
          <w:ins w:id="1102" w:author="David Conklin" w:date="2021-09-19T10:09:00Z"/>
        </w:rPr>
      </w:pPr>
    </w:p>
    <w:p w14:paraId="377B6357" w14:textId="1E691910" w:rsidR="00915E28" w:rsidRDefault="002721E4" w:rsidP="003C0F47">
      <w:pPr>
        <w:rPr>
          <w:ins w:id="1103" w:author="David Conklin" w:date="2021-09-19T10:10:00Z"/>
        </w:rPr>
      </w:pPr>
      <w:ins w:id="1104" w:author="David Conklin" w:date="2021-09-19T10:09:00Z">
        <w:r>
          <w:t xml:space="preserve">The </w:t>
        </w:r>
        <w:r>
          <w:rPr>
            <w:i/>
            <w:iCs/>
          </w:rPr>
          <w:t>IDUlayer</w:t>
        </w:r>
        <w:r>
          <w:t xml:space="preserve"> class include</w:t>
        </w:r>
      </w:ins>
      <w:ins w:id="1105" w:author="David Conklin" w:date="2021-09-19T10:10:00Z">
        <w:r>
          <w:t xml:space="preserve">s </w:t>
        </w:r>
      </w:ins>
      <w:ins w:id="1106" w:author="David Conklin" w:date="2021-09-19T10:14:00Z">
        <w:r>
          <w:t>3</w:t>
        </w:r>
      </w:ins>
      <w:ins w:id="1107" w:author="David Conklin" w:date="2021-09-19T10:10:00Z">
        <w:r>
          <w:t xml:space="preserve"> methods for </w:t>
        </w:r>
      </w:ins>
      <w:ins w:id="1108" w:author="David Conklin" w:date="2021-09-19T10:14:00Z">
        <w:r>
          <w:t>getting attribute values:</w:t>
        </w:r>
      </w:ins>
    </w:p>
    <w:p w14:paraId="6D63CFBB" w14:textId="77777777" w:rsidR="002721E4" w:rsidRDefault="002721E4" w:rsidP="002721E4">
      <w:pPr>
        <w:ind w:firstLine="720"/>
        <w:rPr>
          <w:ins w:id="1109" w:author="David Conklin" w:date="2021-09-19T10:13:00Z"/>
        </w:rPr>
      </w:pPr>
      <w:ins w:id="1110" w:author="David Conklin" w:date="2021-09-19T10:11:00Z">
        <w:r>
          <w:t xml:space="preserve">double </w:t>
        </w:r>
      </w:ins>
      <w:ins w:id="1111" w:author="David Conklin" w:date="2021-09-19T10:12:00Z">
        <w:r>
          <w:t>IDUlayer::</w:t>
        </w:r>
      </w:ins>
      <w:ins w:id="1112" w:author="David Conklin" w:date="2021-09-19T10:10:00Z">
        <w:r>
          <w:t>Att(id</w:t>
        </w:r>
      </w:ins>
      <w:ins w:id="1113" w:author="David Conklin" w:date="2021-09-19T10:11:00Z">
        <w:r>
          <w:t>uPolyNdx, attributeName)</w:t>
        </w:r>
      </w:ins>
    </w:p>
    <w:p w14:paraId="1F828D08" w14:textId="77777777" w:rsidR="002721E4" w:rsidRDefault="002721E4" w:rsidP="002721E4">
      <w:pPr>
        <w:ind w:firstLine="720"/>
        <w:rPr>
          <w:ins w:id="1114" w:author="David Conklin" w:date="2021-09-19T10:13:00Z"/>
        </w:rPr>
      </w:pPr>
      <w:ins w:id="1115" w:author="David Conklin" w:date="2021-09-19T10:13:00Z">
        <w:r>
          <w:t>float IDUlayer::AttFloat(iduPolyNdx, attributeName)</w:t>
        </w:r>
      </w:ins>
    </w:p>
    <w:p w14:paraId="6E691D5B" w14:textId="73910002" w:rsidR="002721E4" w:rsidRDefault="002721E4" w:rsidP="002721E4">
      <w:pPr>
        <w:ind w:firstLine="720"/>
        <w:rPr>
          <w:ins w:id="1116" w:author="David Conklin" w:date="2021-09-19T10:15:00Z"/>
        </w:rPr>
      </w:pPr>
      <w:ins w:id="1117" w:author="David Conklin" w:date="2021-09-19T10:14:00Z">
        <w:r>
          <w:t>int</w:t>
        </w:r>
      </w:ins>
      <w:ins w:id="1118" w:author="David Conklin" w:date="2021-09-19T10:13:00Z">
        <w:r>
          <w:t xml:space="preserve"> IDUlayer::Att</w:t>
        </w:r>
      </w:ins>
      <w:ins w:id="1119" w:author="David Conklin" w:date="2021-09-19T10:14:00Z">
        <w:r>
          <w:t>Int</w:t>
        </w:r>
      </w:ins>
      <w:ins w:id="1120" w:author="David Conklin" w:date="2021-09-19T10:13:00Z">
        <w:r>
          <w:t>(iduPolyNdx, attributeName)</w:t>
        </w:r>
      </w:ins>
    </w:p>
    <w:p w14:paraId="1CBA4A3C" w14:textId="31BE9CDD" w:rsidR="002721E4" w:rsidRDefault="002721E4" w:rsidP="002721E4">
      <w:pPr>
        <w:ind w:firstLine="720"/>
        <w:rPr>
          <w:ins w:id="1121" w:author="David Conklin" w:date="2021-09-19T10:15:00Z"/>
        </w:rPr>
      </w:pPr>
    </w:p>
    <w:p w14:paraId="799FCED6" w14:textId="24053C05" w:rsidR="002721E4" w:rsidRDefault="002721E4" w:rsidP="002721E4">
      <w:pPr>
        <w:rPr>
          <w:ins w:id="1122" w:author="David Conklin" w:date="2021-09-19T10:15:00Z"/>
        </w:rPr>
      </w:pPr>
      <w:ins w:id="1123" w:author="David Conklin" w:date="2021-09-19T10:15:00Z">
        <w:r>
          <w:t xml:space="preserve">The </w:t>
        </w:r>
        <w:r>
          <w:rPr>
            <w:i/>
            <w:iCs/>
          </w:rPr>
          <w:t>IDUlayer</w:t>
        </w:r>
        <w:r>
          <w:t xml:space="preserve"> class includes 3 methods for </w:t>
        </w:r>
        <w:r>
          <w:t>se</w:t>
        </w:r>
        <w:r>
          <w:t>tting attribute values:</w:t>
        </w:r>
      </w:ins>
    </w:p>
    <w:p w14:paraId="02CEE600" w14:textId="03772068" w:rsidR="002721E4" w:rsidRDefault="002721E4" w:rsidP="002721E4">
      <w:pPr>
        <w:ind w:firstLine="720"/>
        <w:rPr>
          <w:ins w:id="1124" w:author="David Conklin" w:date="2021-09-19T10:15:00Z"/>
        </w:rPr>
      </w:pPr>
      <w:ins w:id="1125" w:author="David Conklin" w:date="2021-09-19T10:16:00Z">
        <w:r>
          <w:t xml:space="preserve">bool </w:t>
        </w:r>
      </w:ins>
      <w:ins w:id="1126" w:author="David Conklin" w:date="2021-09-19T10:15:00Z">
        <w:r>
          <w:t>IDUlayer::</w:t>
        </w:r>
        <w:r>
          <w:t>Set</w:t>
        </w:r>
        <w:r>
          <w:t>Att(iduPolyNdx, attributeName</w:t>
        </w:r>
        <w:r>
          <w:t xml:space="preserve">, </w:t>
        </w:r>
      </w:ins>
      <w:ins w:id="1127" w:author="David Conklin" w:date="2021-09-19T10:16:00Z">
        <w:r>
          <w:t xml:space="preserve">double </w:t>
        </w:r>
      </w:ins>
      <w:ins w:id="1128" w:author="David Conklin" w:date="2021-09-19T10:15:00Z">
        <w:r>
          <w:t>attributeValue</w:t>
        </w:r>
        <w:r>
          <w:t>)</w:t>
        </w:r>
      </w:ins>
    </w:p>
    <w:p w14:paraId="38B68BF3" w14:textId="5255646B" w:rsidR="002721E4" w:rsidRDefault="002721E4" w:rsidP="002721E4">
      <w:pPr>
        <w:ind w:firstLine="720"/>
        <w:rPr>
          <w:ins w:id="1129" w:author="David Conklin" w:date="2021-09-19T10:16:00Z"/>
        </w:rPr>
      </w:pPr>
      <w:ins w:id="1130" w:author="David Conklin" w:date="2021-09-19T10:16:00Z">
        <w:r>
          <w:t>bool IDUlayer::SetAtt</w:t>
        </w:r>
        <w:r>
          <w:t>Float</w:t>
        </w:r>
        <w:r>
          <w:t xml:space="preserve">(iduPolyNdx, attributeName, </w:t>
        </w:r>
        <w:r>
          <w:t>float</w:t>
        </w:r>
        <w:r>
          <w:t xml:space="preserve"> attributeValue)</w:t>
        </w:r>
      </w:ins>
    </w:p>
    <w:p w14:paraId="4B0CA0B8" w14:textId="603F99A7" w:rsidR="002721E4" w:rsidRDefault="002721E4" w:rsidP="00CA398C">
      <w:pPr>
        <w:ind w:firstLine="720"/>
        <w:rPr>
          <w:ins w:id="1131" w:author="David Conklin" w:date="2021-09-19T10:17:00Z"/>
        </w:rPr>
      </w:pPr>
      <w:ins w:id="1132" w:author="David Conklin" w:date="2021-09-19T10:16:00Z">
        <w:r>
          <w:t>bool IDUlayer::SetAtt</w:t>
        </w:r>
      </w:ins>
      <w:ins w:id="1133" w:author="David Conklin" w:date="2021-09-19T10:17:00Z">
        <w:r>
          <w:t>Int</w:t>
        </w:r>
      </w:ins>
      <w:ins w:id="1134" w:author="David Conklin" w:date="2021-09-19T10:16:00Z">
        <w:r>
          <w:t xml:space="preserve">(iduPolyNdx, attributeName, </w:t>
        </w:r>
      </w:ins>
      <w:ins w:id="1135" w:author="David Conklin" w:date="2021-09-19T10:17:00Z">
        <w:r>
          <w:t>int</w:t>
        </w:r>
      </w:ins>
      <w:ins w:id="1136" w:author="David Conklin" w:date="2021-09-19T10:16:00Z">
        <w:r>
          <w:t xml:space="preserve"> attributeValue)</w:t>
        </w:r>
      </w:ins>
    </w:p>
    <w:p w14:paraId="1632FAE8" w14:textId="3CD055E5" w:rsidR="002721E4" w:rsidRDefault="002721E4" w:rsidP="002721E4">
      <w:pPr>
        <w:ind w:firstLine="720"/>
        <w:rPr>
          <w:ins w:id="1137" w:author="David Conklin" w:date="2021-09-19T10:17:00Z"/>
        </w:rPr>
      </w:pPr>
    </w:p>
    <w:p w14:paraId="1F7C1433" w14:textId="1C5E6251" w:rsidR="002721E4" w:rsidRDefault="002721E4" w:rsidP="00FF6D92">
      <w:pPr>
        <w:rPr>
          <w:ins w:id="1138" w:author="David Conklin" w:date="2021-09-19T10:21:00Z"/>
        </w:rPr>
        <w:pPrChange w:id="1139" w:author="David Conklin" w:date="2021-09-19T10:23:00Z">
          <w:pPr>
            <w:ind w:firstLine="720"/>
          </w:pPr>
        </w:pPrChange>
      </w:pPr>
      <w:ins w:id="1140" w:author="David Conklin" w:date="2021-09-19T10:18:00Z">
        <w:r>
          <w:t xml:space="preserve">Visual Studios projects which generate DLLs for CW3M may include inline routines </w:t>
        </w:r>
      </w:ins>
      <w:ins w:id="1141" w:author="David Conklin" w:date="2021-09-19T10:19:00Z">
        <w:r>
          <w:t xml:space="preserve">with the same names as the 6 </w:t>
        </w:r>
      </w:ins>
      <w:ins w:id="1142" w:author="David Conklin" w:date="2021-09-19T10:36:00Z">
        <w:r w:rsidR="00CA398C">
          <w:t xml:space="preserve">IDUlayer:: </w:t>
        </w:r>
      </w:ins>
      <w:ins w:id="1143" w:author="David Conklin" w:date="2021-09-19T10:19:00Z">
        <w:r>
          <w:t>attribute access routines</w:t>
        </w:r>
        <w:r w:rsidR="00FF6D92">
          <w:t xml:space="preserve">, to </w:t>
        </w:r>
      </w:ins>
      <w:ins w:id="1144" w:author="David Conklin" w:date="2021-09-19T10:20:00Z">
        <w:r w:rsidR="00FF6D92">
          <w:t>shorten the code.  For example, the HBV DLL incl</w:t>
        </w:r>
      </w:ins>
      <w:ins w:id="1145" w:author="David Conklin" w:date="2021-09-19T10:21:00Z">
        <w:r w:rsidR="00FF6D92">
          <w:t>udes</w:t>
        </w:r>
      </w:ins>
    </w:p>
    <w:p w14:paraId="7A297CF4" w14:textId="15124CB8" w:rsidR="00FF6D92" w:rsidRDefault="00FF6D92" w:rsidP="00FF6D92">
      <w:pPr>
        <w:ind w:firstLine="720"/>
        <w:rPr>
          <w:ins w:id="1146" w:author="David Conklin" w:date="2021-09-19T10:23:00Z"/>
        </w:rPr>
      </w:pPr>
      <w:ins w:id="1147" w:author="David Conklin" w:date="2021-09-19T10:21:00Z">
        <w:r>
          <w:t>inline double HBV::Att(int iduPolyNdx, int col)</w:t>
        </w:r>
      </w:ins>
      <w:ins w:id="1148" w:author="David Conklin" w:date="2021-09-19T10:22:00Z">
        <w:r>
          <w:t xml:space="preserve"> { return(gIDUs-&gt;Att(iduPolyNdx, col)</w:t>
        </w:r>
      </w:ins>
      <w:ins w:id="1149" w:author="David Conklin" w:date="2021-09-19T10:23:00Z">
        <w:r>
          <w:t>)</w:t>
        </w:r>
      </w:ins>
      <w:ins w:id="1150" w:author="David Conklin" w:date="2021-09-19T10:22:00Z">
        <w:r>
          <w:t>; }</w:t>
        </w:r>
      </w:ins>
    </w:p>
    <w:p w14:paraId="0CA79BD7" w14:textId="7A15D880" w:rsidR="00FF6D92" w:rsidRDefault="00FF6D92" w:rsidP="00FF6D92">
      <w:pPr>
        <w:ind w:firstLine="720"/>
        <w:rPr>
          <w:ins w:id="1151" w:author="David Conklin" w:date="2021-09-19T10:23:00Z"/>
        </w:rPr>
      </w:pPr>
    </w:p>
    <w:p w14:paraId="331FA667" w14:textId="0DF27A9B" w:rsidR="00FF6D92" w:rsidRDefault="00FF6D92" w:rsidP="00FF6D92">
      <w:pPr>
        <w:rPr>
          <w:ins w:id="1152" w:author="David Conklin" w:date="2021-09-19T10:25:00Z"/>
        </w:rPr>
      </w:pPr>
      <w:ins w:id="1153" w:author="David Conklin" w:date="2021-09-19T10:24:00Z">
        <w:r>
          <w:t>These conventions support fetching the value of an attribute with a statement</w:t>
        </w:r>
      </w:ins>
      <w:ins w:id="1154" w:author="David Conklin" w:date="2021-09-19T10:25:00Z">
        <w:r>
          <w:t xml:space="preserve"> like</w:t>
        </w:r>
      </w:ins>
    </w:p>
    <w:p w14:paraId="2A565045" w14:textId="186B58E2" w:rsidR="00FF6D92" w:rsidRDefault="00FF6D92" w:rsidP="00FF6D92">
      <w:pPr>
        <w:rPr>
          <w:ins w:id="1155" w:author="David Conklin" w:date="2021-09-19T10:29:00Z"/>
        </w:rPr>
      </w:pPr>
      <w:ins w:id="1156" w:author="David Conklin" w:date="2021-09-19T10:25:00Z">
        <w:r>
          <w:tab/>
        </w:r>
        <w:r>
          <w:tab/>
          <w:t xml:space="preserve">double </w:t>
        </w:r>
      </w:ins>
      <w:ins w:id="1157" w:author="David Conklin" w:date="2021-09-19T10:28:00Z">
        <w:r>
          <w:t>idu_wetl2q = Att(idu</w:t>
        </w:r>
      </w:ins>
      <w:ins w:id="1158" w:author="David Conklin" w:date="2021-09-19T10:29:00Z">
        <w:r>
          <w:t xml:space="preserve">_poly_ndx, </w:t>
        </w:r>
      </w:ins>
      <w:ins w:id="1159" w:author="David Conklin" w:date="2021-09-19T10:28:00Z">
        <w:r>
          <w:t>WETL2Q</w:t>
        </w:r>
      </w:ins>
      <w:ins w:id="1160" w:author="David Conklin" w:date="2021-09-19T10:29:00Z">
        <w:r>
          <w:t>);</w:t>
        </w:r>
      </w:ins>
    </w:p>
    <w:p w14:paraId="693D877A" w14:textId="2727550E" w:rsidR="00FF6D92" w:rsidRDefault="00CA398C" w:rsidP="00FF6D92">
      <w:pPr>
        <w:rPr>
          <w:ins w:id="1161" w:author="David Conklin" w:date="2021-09-19T10:30:00Z"/>
        </w:rPr>
      </w:pPr>
      <w:ins w:id="1162" w:author="David Conklin" w:date="2021-09-19T10:29:00Z">
        <w:r>
          <w:t>which</w:t>
        </w:r>
      </w:ins>
      <w:ins w:id="1163" w:author="David Conklin" w:date="2021-09-19T10:30:00Z">
        <w:r>
          <w:t xml:space="preserve"> is equivalent to</w:t>
        </w:r>
      </w:ins>
    </w:p>
    <w:p w14:paraId="11407780" w14:textId="1BF647E5" w:rsidR="00CA398C" w:rsidRDefault="00CA398C" w:rsidP="00CA398C">
      <w:pPr>
        <w:rPr>
          <w:ins w:id="1164" w:author="David Conklin" w:date="2021-09-19T10:31:00Z"/>
        </w:rPr>
      </w:pPr>
      <w:ins w:id="1165" w:author="David Conklin" w:date="2021-09-19T10:30:00Z">
        <w:r>
          <w:tab/>
        </w:r>
        <w:r>
          <w:tab/>
          <w:t>double idu_wetl2q = gIDUs-&gt;Att(idu_poly_ndx, g</w:t>
        </w:r>
      </w:ins>
      <w:ins w:id="1166" w:author="David Conklin" w:date="2021-09-19T10:31:00Z">
        <w:r>
          <w:t>IDUs-&gt;m_colWETL2Q);</w:t>
        </w:r>
      </w:ins>
    </w:p>
    <w:p w14:paraId="5230D390" w14:textId="77777777" w:rsidR="00CA398C" w:rsidRDefault="00CA398C" w:rsidP="00CA398C">
      <w:pPr>
        <w:rPr>
          <w:ins w:id="1167" w:author="David Conklin" w:date="2021-09-19T10:31:00Z"/>
        </w:rPr>
        <w:pPrChange w:id="1168" w:author="David Conklin" w:date="2021-09-19T10:31:00Z">
          <w:pPr>
            <w:pStyle w:val="Heading1"/>
          </w:pPr>
        </w:pPrChange>
      </w:pPr>
    </w:p>
    <w:p w14:paraId="631A9D48" w14:textId="72466292" w:rsidR="003410F4" w:rsidRDefault="003410F4">
      <w:pPr>
        <w:pStyle w:val="Heading1"/>
      </w:pPr>
      <w:bookmarkStart w:id="1169" w:name="_Toc82940410"/>
      <w:r>
        <w:t xml:space="preserve">Release </w:t>
      </w:r>
      <w:r w:rsidR="00E735F4">
        <w:t>Log</w:t>
      </w:r>
      <w:bookmarkEnd w:id="116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lastRenderedPageBreak/>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lastRenderedPageBreak/>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w:t>
      </w:r>
      <w:r>
        <w:rPr>
          <w:rFonts w:cs="Times New Roman"/>
          <w:szCs w:val="24"/>
        </w:rPr>
        <w:lastRenderedPageBreak/>
        <w:t xml:space="preserve">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A067619" w:rsidR="006410E2" w:rsidRPr="008B6340" w:rsidRDefault="006410E2" w:rsidP="001D27E9">
      <w:pPr>
        <w:pStyle w:val="Body"/>
        <w:rPr>
          <w:rFonts w:cs="Times New Roman"/>
          <w:szCs w:val="24"/>
        </w:rPr>
      </w:pPr>
      <w:r>
        <w:rPr>
          <w:rFonts w:cs="Times New Roman"/>
          <w:szCs w:val="24"/>
        </w:rPr>
        <w:lastRenderedPageBreak/>
        <w:t>CW3M_Installer_McKenzie-1.0.0.exe from CW3M ver. 488 9/9/21.  First release package since making CW3M officially publicly accessible.</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170" w:name="_Toc82940411"/>
      <w:r>
        <w:t>References</w:t>
      </w:r>
      <w:bookmarkEnd w:id="117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pPr>
        <w:rPr>
          <w:ins w:id="1171" w:author="David Conklin" w:date="2021-09-09T15:00:00Z"/>
        </w:rPr>
      </w:pPr>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Pr>
        <w:rPr>
          <w:ins w:id="1172" w:author="David Conklin" w:date="2021-09-09T15:00:00Z"/>
        </w:rPr>
      </w:pPr>
    </w:p>
    <w:p w14:paraId="312ABC20" w14:textId="7B577C6F" w:rsidR="003D7F64" w:rsidRDefault="003D7F64">
      <w:ins w:id="1173" w:author="David Conklin" w:date="2021-09-09T15:00:00Z">
        <w:r>
          <w:t>Conklin DR and Zaret K (2021). Specification for Wetland Persistence Model, 7/30/21</w:t>
        </w:r>
      </w:ins>
      <w:ins w:id="1174" w:author="David Conklin" w:date="2021-09-09T15:01:00Z">
        <w:r>
          <w:t>. Unpublished. In the CW3M repository at trunk/DataCW3M/CW</w:t>
        </w:r>
      </w:ins>
      <w:ins w:id="1175" w:author="David Conklin" w:date="2021-09-09T15:02:00Z">
        <w:r>
          <w:t>3MdigitalHandbook/Specification for Wetland Persistence Model</w:t>
        </w:r>
        <w:r w:rsidR="00226A0E">
          <w:t>.docx.</w:t>
        </w:r>
      </w:ins>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lastRenderedPageBreak/>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176" w:name="_Toc82940412"/>
      <w:r>
        <w:rPr>
          <w:rFonts w:eastAsiaTheme="minorHAnsi"/>
        </w:rPr>
        <w:t>Acronyms</w:t>
      </w:r>
      <w:r w:rsidR="009D540F">
        <w:rPr>
          <w:rFonts w:eastAsiaTheme="minorHAnsi"/>
        </w:rPr>
        <w:t xml:space="preserve"> and Abbreviations</w:t>
      </w:r>
      <w:bookmarkEnd w:id="1176"/>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480F" w14:textId="77777777" w:rsidR="000F43A8" w:rsidRDefault="000F43A8" w:rsidP="00064E77">
      <w:r>
        <w:separator/>
      </w:r>
    </w:p>
  </w:endnote>
  <w:endnote w:type="continuationSeparator" w:id="0">
    <w:p w14:paraId="17F02E8A" w14:textId="77777777" w:rsidR="000F43A8" w:rsidRDefault="000F43A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F2336" w14:textId="77777777" w:rsidR="000F43A8" w:rsidRDefault="000F43A8" w:rsidP="00064E77">
      <w:r>
        <w:separator/>
      </w:r>
    </w:p>
  </w:footnote>
  <w:footnote w:type="continuationSeparator" w:id="0">
    <w:p w14:paraId="42E5D004" w14:textId="77777777" w:rsidR="000F43A8" w:rsidRDefault="000F43A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10E3"/>
    <w:rsid w:val="008D1380"/>
    <w:rsid w:val="008D444D"/>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398C"/>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161960</TotalTime>
  <Pages>86</Pages>
  <Words>31744</Words>
  <Characters>180944</Characters>
  <Application>Microsoft Office Word</Application>
  <DocSecurity>0</DocSecurity>
  <Lines>1507</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9</cp:revision>
  <cp:lastPrinted>2021-07-09T14:21:00Z</cp:lastPrinted>
  <dcterms:created xsi:type="dcterms:W3CDTF">2018-11-09T13:56:00Z</dcterms:created>
  <dcterms:modified xsi:type="dcterms:W3CDTF">2021-09-19T17:38:00Z</dcterms:modified>
</cp:coreProperties>
</file>