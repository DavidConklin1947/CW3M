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13AF1205" w:rsidR="00581BEB" w:rsidRDefault="00581BEB" w:rsidP="00A8214A">
      <w:pPr>
        <w:pStyle w:val="Subtitle"/>
        <w:tabs>
          <w:tab w:val="right" w:pos="9360"/>
        </w:tabs>
      </w:pPr>
      <w:r>
        <w:t>Information about the Community Willamette Whole Watershed Model</w:t>
      </w:r>
      <w:r w:rsidR="00C97C9B">
        <w:tab/>
      </w:r>
    </w:p>
    <w:p w14:paraId="542B86E8" w14:textId="63B04886" w:rsidR="00064E77" w:rsidRPr="00064E77" w:rsidRDefault="007512E5" w:rsidP="00064E77">
      <w:pPr>
        <w:pStyle w:val="Subtitle"/>
      </w:pPr>
      <w:ins w:id="0" w:author="David Conklin" w:date="2020-09-10T11:37:00Z">
        <w:r>
          <w:t>9/10</w:t>
        </w:r>
      </w:ins>
      <w:del w:id="1" w:author="David Conklin" w:date="2020-09-10T11:37:00Z">
        <w:r w:rsidR="002E6A03" w:rsidDel="007512E5">
          <w:delText>8/</w:delText>
        </w:r>
        <w:r w:rsidR="00156AFB" w:rsidDel="007512E5">
          <w:delText>1</w:delText>
        </w:r>
      </w:del>
      <w:del w:id="2" w:author="David Conklin" w:date="2020-08-19T15:53:00Z">
        <w:r w:rsidR="004D33B7" w:rsidDel="00037790">
          <w:delText>4</w:delText>
        </w:r>
      </w:del>
      <w:r w:rsidR="00364BDC">
        <w:t>/20</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4B7A0081"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del w:id="3" w:author="David Conklin" w:date="2020-08-19T15:54:00Z">
        <w:r w:rsidR="00717D5B" w:rsidDel="00037790">
          <w:rPr>
            <w:rStyle w:val="Hyperlink"/>
            <w:color w:val="auto"/>
          </w:rPr>
          <w:delText>CW3M 0.3.4 (</w:delText>
        </w:r>
      </w:del>
      <w:r w:rsidR="00717D5B">
        <w:rPr>
          <w:rStyle w:val="Hyperlink"/>
          <w:color w:val="auto"/>
        </w:rPr>
        <w:t>8/1</w:t>
      </w:r>
      <w:ins w:id="4" w:author="David Conklin" w:date="2020-08-19T15:54:00Z">
        <w:r w:rsidR="00037790">
          <w:rPr>
            <w:rStyle w:val="Hyperlink"/>
            <w:color w:val="auto"/>
          </w:rPr>
          <w:t>4</w:t>
        </w:r>
      </w:ins>
      <w:r w:rsidR="00176FFA">
        <w:rPr>
          <w:rStyle w:val="Hyperlink"/>
          <w:color w:val="auto"/>
        </w:rPr>
        <w:t>/20</w:t>
      </w:r>
      <w:del w:id="5" w:author="David Conklin" w:date="2020-08-19T15:54:00Z">
        <w:r w:rsidR="00717D5B" w:rsidDel="00037790">
          <w:rPr>
            <w:rStyle w:val="Hyperlink"/>
            <w:color w:val="auto"/>
          </w:rPr>
          <w:delText>)</w:delText>
        </w:r>
      </w:del>
      <w:r w:rsidRPr="00DE1B0B">
        <w:rPr>
          <w:rStyle w:val="Hyperlink"/>
          <w:color w:val="auto"/>
        </w:rPr>
        <w:t xml:space="preserve"> version</w:t>
      </w:r>
    </w:p>
    <w:p w14:paraId="6D3E9522" w14:textId="6EF75246" w:rsidR="00717D5B" w:rsidRPr="00A8214A" w:rsidRDefault="00A928D9" w:rsidP="00581BEB">
      <w:pPr>
        <w:rPr>
          <w:rStyle w:val="Hyperlink"/>
          <w:color w:val="auto"/>
          <w:u w:val="none"/>
        </w:rPr>
      </w:pPr>
      <w:r w:rsidRPr="00A8214A">
        <w:rPr>
          <w:rStyle w:val="Hyperlink"/>
          <w:color w:val="auto"/>
          <w:u w:val="none"/>
        </w:rPr>
        <w:t xml:space="preserve">- </w:t>
      </w:r>
      <w:del w:id="6" w:author="David Conklin" w:date="2020-08-19T15:54:00Z">
        <w:r w:rsidRPr="00A8214A" w:rsidDel="00037790">
          <w:rPr>
            <w:rStyle w:val="Hyperlink"/>
            <w:color w:val="auto"/>
            <w:u w:val="none"/>
          </w:rPr>
          <w:delText>Extensive</w:delText>
        </w:r>
        <w:r w:rsidDel="00037790">
          <w:rPr>
            <w:rStyle w:val="Hyperlink"/>
            <w:color w:val="auto"/>
            <w:u w:val="none"/>
          </w:rPr>
          <w:delText xml:space="preserve"> revisions to the section on the McKenzie wetlands study</w:delText>
        </w:r>
      </w:del>
      <w:ins w:id="7" w:author="David Conklin" w:date="2020-09-10T15:07:00Z">
        <w:r w:rsidR="00DF349B">
          <w:rPr>
            <w:rStyle w:val="Hyperlink"/>
            <w:color w:val="auto"/>
            <w:u w:val="none"/>
          </w:rPr>
          <w:t>Add a section</w:t>
        </w:r>
      </w:ins>
      <w:ins w:id="8" w:author="David Conklin" w:date="2020-09-10T15:08:00Z">
        <w:r w:rsidR="00DF349B">
          <w:rPr>
            <w:rStyle w:val="Hyperlink"/>
            <w:color w:val="auto"/>
            <w:u w:val="none"/>
          </w:rPr>
          <w:t>:</w:t>
        </w:r>
      </w:ins>
      <w:ins w:id="9" w:author="David Conklin" w:date="2020-09-10T15:07:00Z">
        <w:r w:rsidR="00DF349B">
          <w:rPr>
            <w:rStyle w:val="Hyperlink"/>
            <w:color w:val="auto"/>
            <w:u w:val="none"/>
          </w:rPr>
          <w:t xml:space="preserve"> Boundary conditions for stream water temperature</w:t>
        </w:r>
      </w:ins>
    </w:p>
    <w:p w14:paraId="422453E4" w14:textId="77777777" w:rsidR="00717D5B" w:rsidRPr="00DE1B0B" w:rsidRDefault="00717D5B" w:rsidP="00581BEB">
      <w:pPr>
        <w:rPr>
          <w:rStyle w:val="Hyperlink"/>
          <w:color w:val="auto"/>
        </w:rPr>
      </w:pPr>
    </w:p>
    <w:sdt>
      <w:sdtPr>
        <w:rPr>
          <w:rFonts w:asciiTheme="minorHAnsi" w:eastAsiaTheme="minorHAnsi" w:hAnsiTheme="minorHAnsi" w:cstheme="minorBidi"/>
          <w:color w:val="0563C1" w:themeColor="hyperlink"/>
          <w:sz w:val="22"/>
          <w:szCs w:val="22"/>
          <w:u w:val="single"/>
        </w:rPr>
        <w:id w:val="-295758329"/>
        <w:docPartObj>
          <w:docPartGallery w:val="Table of Contents"/>
          <w:docPartUnique/>
        </w:docPartObj>
      </w:sdtPr>
      <w:sdtEndPr>
        <w:rPr>
          <w:b/>
          <w:bCs/>
          <w:noProof/>
          <w:color w:val="auto"/>
          <w:u w:val="none"/>
        </w:rPr>
      </w:sdtEndPr>
      <w:sdtContent>
        <w:p w14:paraId="75C6D09A" w14:textId="4674500F" w:rsidR="005B5E46" w:rsidRDefault="005B5E46">
          <w:pPr>
            <w:pStyle w:val="TOCHeading"/>
          </w:pPr>
          <w:r>
            <w:t>Contents</w:t>
          </w:r>
        </w:p>
        <w:p w14:paraId="1BBE7C0F" w14:textId="2447D9FA" w:rsidR="00DF349B" w:rsidRDefault="005B5E46">
          <w:pPr>
            <w:pStyle w:val="TOC1"/>
            <w:tabs>
              <w:tab w:val="right" w:leader="dot" w:pos="9350"/>
            </w:tabs>
            <w:rPr>
              <w:ins w:id="10" w:author="David Conklin" w:date="2020-09-10T15:08:00Z"/>
              <w:rFonts w:eastAsiaTheme="minorEastAsia"/>
              <w:noProof/>
            </w:rPr>
          </w:pPr>
          <w:r>
            <w:fldChar w:fldCharType="begin"/>
          </w:r>
          <w:r>
            <w:instrText xml:space="preserve"> TOC \o "1-3" \h \z \u </w:instrText>
          </w:r>
          <w:r>
            <w:fldChar w:fldCharType="separate"/>
          </w:r>
          <w:ins w:id="11" w:author="David Conklin" w:date="2020-09-10T15:08:00Z">
            <w:r w:rsidR="00DF349B" w:rsidRPr="007B655D">
              <w:rPr>
                <w:rStyle w:val="Hyperlink"/>
                <w:noProof/>
              </w:rPr>
              <w:fldChar w:fldCharType="begin"/>
            </w:r>
            <w:r w:rsidR="00DF349B" w:rsidRPr="007B655D">
              <w:rPr>
                <w:rStyle w:val="Hyperlink"/>
                <w:noProof/>
              </w:rPr>
              <w:instrText xml:space="preserve"> </w:instrText>
            </w:r>
            <w:r w:rsidR="00DF349B">
              <w:rPr>
                <w:noProof/>
              </w:rPr>
              <w:instrText>HYPERLINK \l "_Toc50642933"</w:instrText>
            </w:r>
            <w:r w:rsidR="00DF349B" w:rsidRPr="007B655D">
              <w:rPr>
                <w:rStyle w:val="Hyperlink"/>
                <w:noProof/>
              </w:rPr>
              <w:instrText xml:space="preserve"> </w:instrText>
            </w:r>
            <w:r w:rsidR="00DF349B" w:rsidRPr="007B655D">
              <w:rPr>
                <w:rStyle w:val="Hyperlink"/>
                <w:noProof/>
              </w:rPr>
            </w:r>
            <w:r w:rsidR="00DF349B" w:rsidRPr="007B655D">
              <w:rPr>
                <w:rStyle w:val="Hyperlink"/>
                <w:noProof/>
              </w:rPr>
              <w:fldChar w:fldCharType="separate"/>
            </w:r>
            <w:r w:rsidR="00DF349B" w:rsidRPr="007B655D">
              <w:rPr>
                <w:rStyle w:val="Hyperlink"/>
                <w:noProof/>
              </w:rPr>
              <w:t>What is a digital handbook?</w:t>
            </w:r>
            <w:r w:rsidR="00DF349B">
              <w:rPr>
                <w:noProof/>
                <w:webHidden/>
              </w:rPr>
              <w:tab/>
            </w:r>
            <w:r w:rsidR="00DF349B">
              <w:rPr>
                <w:noProof/>
                <w:webHidden/>
              </w:rPr>
              <w:fldChar w:fldCharType="begin"/>
            </w:r>
            <w:r w:rsidR="00DF349B">
              <w:rPr>
                <w:noProof/>
                <w:webHidden/>
              </w:rPr>
              <w:instrText xml:space="preserve"> PAGEREF _Toc50642933 \h </w:instrText>
            </w:r>
            <w:r w:rsidR="00DF349B">
              <w:rPr>
                <w:noProof/>
                <w:webHidden/>
              </w:rPr>
            </w:r>
          </w:ins>
          <w:r w:rsidR="00DF349B">
            <w:rPr>
              <w:noProof/>
              <w:webHidden/>
            </w:rPr>
            <w:fldChar w:fldCharType="separate"/>
          </w:r>
          <w:ins w:id="12" w:author="David Conklin" w:date="2020-09-10T15:08:00Z">
            <w:r w:rsidR="00DF349B">
              <w:rPr>
                <w:noProof/>
                <w:webHidden/>
              </w:rPr>
              <w:t>5</w:t>
            </w:r>
            <w:r w:rsidR="00DF349B">
              <w:rPr>
                <w:noProof/>
                <w:webHidden/>
              </w:rPr>
              <w:fldChar w:fldCharType="end"/>
            </w:r>
            <w:r w:rsidR="00DF349B" w:rsidRPr="007B655D">
              <w:rPr>
                <w:rStyle w:val="Hyperlink"/>
                <w:noProof/>
              </w:rPr>
              <w:fldChar w:fldCharType="end"/>
            </w:r>
          </w:ins>
        </w:p>
        <w:p w14:paraId="75A9FA47" w14:textId="76A592EE" w:rsidR="00DF349B" w:rsidRDefault="00DF349B">
          <w:pPr>
            <w:pStyle w:val="TOC1"/>
            <w:tabs>
              <w:tab w:val="right" w:leader="dot" w:pos="9350"/>
            </w:tabs>
            <w:rPr>
              <w:ins w:id="13" w:author="David Conklin" w:date="2020-09-10T15:08:00Z"/>
              <w:rFonts w:eastAsiaTheme="minorEastAsia"/>
              <w:noProof/>
            </w:rPr>
          </w:pPr>
          <w:ins w:id="14"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"_Toc50642934"</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CW3M concept</w:t>
            </w:r>
            <w:r>
              <w:rPr>
                <w:noProof/>
                <w:webHidden/>
              </w:rPr>
              <w:tab/>
            </w:r>
            <w:r>
              <w:rPr>
                <w:noProof/>
                <w:webHidden/>
              </w:rPr>
              <w:fldChar w:fldCharType="begin"/>
            </w:r>
            <w:r>
              <w:rPr>
                <w:noProof/>
                <w:webHidden/>
              </w:rPr>
              <w:instrText xml:space="preserve"> PAGEREF _Toc50642934 \h </w:instrText>
            </w:r>
            <w:r>
              <w:rPr>
                <w:noProof/>
                <w:webHidden/>
              </w:rPr>
            </w:r>
          </w:ins>
          <w:r>
            <w:rPr>
              <w:noProof/>
              <w:webHidden/>
            </w:rPr>
            <w:fldChar w:fldCharType="separate"/>
          </w:r>
          <w:ins w:id="15" w:author="David Conklin" w:date="2020-09-10T15:08:00Z">
            <w:r>
              <w:rPr>
                <w:noProof/>
                <w:webHidden/>
              </w:rPr>
              <w:t>5</w:t>
            </w:r>
            <w:r>
              <w:rPr>
                <w:noProof/>
                <w:webHidden/>
              </w:rPr>
              <w:fldChar w:fldCharType="end"/>
            </w:r>
            <w:r w:rsidRPr="007B655D">
              <w:rPr>
                <w:rStyle w:val="Hyperlink"/>
                <w:noProof/>
              </w:rPr>
              <w:fldChar w:fldCharType="end"/>
            </w:r>
          </w:ins>
        </w:p>
        <w:p w14:paraId="14F363CA" w14:textId="3A798416" w:rsidR="00DF349B" w:rsidRDefault="00DF349B">
          <w:pPr>
            <w:pStyle w:val="TOC2"/>
            <w:tabs>
              <w:tab w:val="right" w:leader="dot" w:pos="9350"/>
            </w:tabs>
            <w:rPr>
              <w:ins w:id="16" w:author="David Conklin" w:date="2020-09-10T15:08:00Z"/>
              <w:rFonts w:eastAsiaTheme="minorEastAsia"/>
              <w:noProof/>
            </w:rPr>
          </w:pPr>
          <w:ins w:id="17"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"_Toc50642935"</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A different kind of community model</w:t>
            </w:r>
            <w:r>
              <w:rPr>
                <w:noProof/>
                <w:webHidden/>
              </w:rPr>
              <w:tab/>
            </w:r>
            <w:r>
              <w:rPr>
                <w:noProof/>
                <w:webHidden/>
              </w:rPr>
              <w:fldChar w:fldCharType="begin"/>
            </w:r>
            <w:r>
              <w:rPr>
                <w:noProof/>
                <w:webHidden/>
              </w:rPr>
              <w:instrText xml:space="preserve"> PAGEREF _Toc50642935 \h </w:instrText>
            </w:r>
            <w:r>
              <w:rPr>
                <w:noProof/>
                <w:webHidden/>
              </w:rPr>
            </w:r>
          </w:ins>
          <w:r>
            <w:rPr>
              <w:noProof/>
              <w:webHidden/>
            </w:rPr>
            <w:fldChar w:fldCharType="separate"/>
          </w:r>
          <w:ins w:id="18" w:author="David Conklin" w:date="2020-09-10T15:08:00Z">
            <w:r>
              <w:rPr>
                <w:noProof/>
                <w:webHidden/>
              </w:rPr>
              <w:t>5</w:t>
            </w:r>
            <w:r>
              <w:rPr>
                <w:noProof/>
                <w:webHidden/>
              </w:rPr>
              <w:fldChar w:fldCharType="end"/>
            </w:r>
            <w:r w:rsidRPr="007B655D">
              <w:rPr>
                <w:rStyle w:val="Hyperlink"/>
                <w:noProof/>
              </w:rPr>
              <w:fldChar w:fldCharType="end"/>
            </w:r>
          </w:ins>
        </w:p>
        <w:p w14:paraId="584808BC" w14:textId="13F1EF88" w:rsidR="00DF349B" w:rsidRDefault="00DF349B">
          <w:pPr>
            <w:pStyle w:val="TOC2"/>
            <w:tabs>
              <w:tab w:val="right" w:leader="dot" w:pos="9350"/>
            </w:tabs>
            <w:rPr>
              <w:ins w:id="19" w:author="David Conklin" w:date="2020-09-10T15:08:00Z"/>
              <w:rFonts w:eastAsiaTheme="minorEastAsia"/>
              <w:noProof/>
            </w:rPr>
          </w:pPr>
          <w:ins w:id="20"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"_Toc50642936"</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What CW3M is for</w:t>
            </w:r>
            <w:r>
              <w:rPr>
                <w:noProof/>
                <w:webHidden/>
              </w:rPr>
              <w:tab/>
            </w:r>
            <w:r>
              <w:rPr>
                <w:noProof/>
                <w:webHidden/>
              </w:rPr>
              <w:fldChar w:fldCharType="begin"/>
            </w:r>
            <w:r>
              <w:rPr>
                <w:noProof/>
                <w:webHidden/>
              </w:rPr>
              <w:instrText xml:space="preserve"> PAGEREF _Toc50642936 \h </w:instrText>
            </w:r>
            <w:r>
              <w:rPr>
                <w:noProof/>
                <w:webHidden/>
              </w:rPr>
            </w:r>
          </w:ins>
          <w:r>
            <w:rPr>
              <w:noProof/>
              <w:webHidden/>
            </w:rPr>
            <w:fldChar w:fldCharType="separate"/>
          </w:r>
          <w:ins w:id="21" w:author="David Conklin" w:date="2020-09-10T15:08:00Z">
            <w:r>
              <w:rPr>
                <w:noProof/>
                <w:webHidden/>
              </w:rPr>
              <w:t>5</w:t>
            </w:r>
            <w:r>
              <w:rPr>
                <w:noProof/>
                <w:webHidden/>
              </w:rPr>
              <w:fldChar w:fldCharType="end"/>
            </w:r>
            <w:r w:rsidRPr="007B655D">
              <w:rPr>
                <w:rStyle w:val="Hyperlink"/>
                <w:noProof/>
              </w:rPr>
              <w:fldChar w:fldCharType="end"/>
            </w:r>
          </w:ins>
        </w:p>
        <w:p w14:paraId="5E83F1A8" w14:textId="2186C5E3" w:rsidR="00DF349B" w:rsidRDefault="00DF349B">
          <w:pPr>
            <w:pStyle w:val="TOC2"/>
            <w:tabs>
              <w:tab w:val="right" w:leader="dot" w:pos="9350"/>
            </w:tabs>
            <w:rPr>
              <w:ins w:id="22" w:author="David Conklin" w:date="2020-09-10T15:08:00Z"/>
              <w:rFonts w:eastAsiaTheme="minorEastAsia"/>
              <w:noProof/>
            </w:rPr>
          </w:pPr>
          <w:ins w:id="23"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"_Toc50642937"</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Management and maintenance</w:t>
            </w:r>
            <w:r>
              <w:rPr>
                <w:noProof/>
                <w:webHidden/>
              </w:rPr>
              <w:tab/>
            </w:r>
            <w:r>
              <w:rPr>
                <w:noProof/>
                <w:webHidden/>
              </w:rPr>
              <w:fldChar w:fldCharType="begin"/>
            </w:r>
            <w:r>
              <w:rPr>
                <w:noProof/>
                <w:webHidden/>
              </w:rPr>
              <w:instrText xml:space="preserve"> PAGEREF _Toc50642937 \h </w:instrText>
            </w:r>
            <w:r>
              <w:rPr>
                <w:noProof/>
                <w:webHidden/>
              </w:rPr>
            </w:r>
          </w:ins>
          <w:r>
            <w:rPr>
              <w:noProof/>
              <w:webHidden/>
            </w:rPr>
            <w:fldChar w:fldCharType="separate"/>
          </w:r>
          <w:ins w:id="24" w:author="David Conklin" w:date="2020-09-10T15:08:00Z">
            <w:r>
              <w:rPr>
                <w:noProof/>
                <w:webHidden/>
              </w:rPr>
              <w:t>6</w:t>
            </w:r>
            <w:r>
              <w:rPr>
                <w:noProof/>
                <w:webHidden/>
              </w:rPr>
              <w:fldChar w:fldCharType="end"/>
            </w:r>
            <w:r w:rsidRPr="007B655D">
              <w:rPr>
                <w:rStyle w:val="Hyperlink"/>
                <w:noProof/>
              </w:rPr>
              <w:fldChar w:fldCharType="end"/>
            </w:r>
          </w:ins>
        </w:p>
        <w:p w14:paraId="06DAA050" w14:textId="7E4B720C" w:rsidR="00DF349B" w:rsidRDefault="00DF349B">
          <w:pPr>
            <w:pStyle w:val="TOC1"/>
            <w:tabs>
              <w:tab w:val="right" w:leader="dot" w:pos="9350"/>
            </w:tabs>
            <w:rPr>
              <w:ins w:id="25" w:author="David Conklin" w:date="2020-09-10T15:08:00Z"/>
              <w:rFonts w:eastAsiaTheme="minorEastAsia"/>
              <w:noProof/>
            </w:rPr>
          </w:pPr>
          <w:ins w:id="26"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"_Toc50642938"</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Study areas</w:t>
            </w:r>
            <w:r>
              <w:rPr>
                <w:noProof/>
                <w:webHidden/>
              </w:rPr>
              <w:tab/>
            </w:r>
            <w:r>
              <w:rPr>
                <w:noProof/>
                <w:webHidden/>
              </w:rPr>
              <w:fldChar w:fldCharType="begin"/>
            </w:r>
            <w:r>
              <w:rPr>
                <w:noProof/>
                <w:webHidden/>
              </w:rPr>
              <w:instrText xml:space="preserve"> PAGEREF _Toc50642938 \h </w:instrText>
            </w:r>
            <w:r>
              <w:rPr>
                <w:noProof/>
                <w:webHidden/>
              </w:rPr>
            </w:r>
          </w:ins>
          <w:r>
            <w:rPr>
              <w:noProof/>
              <w:webHidden/>
            </w:rPr>
            <w:fldChar w:fldCharType="separate"/>
          </w:r>
          <w:ins w:id="27" w:author="David Conklin" w:date="2020-09-10T15:08:00Z">
            <w:r>
              <w:rPr>
                <w:noProof/>
                <w:webHidden/>
              </w:rPr>
              <w:t>6</w:t>
            </w:r>
            <w:r>
              <w:rPr>
                <w:noProof/>
                <w:webHidden/>
              </w:rPr>
              <w:fldChar w:fldCharType="end"/>
            </w:r>
            <w:r w:rsidRPr="007B655D">
              <w:rPr>
                <w:rStyle w:val="Hyperlink"/>
                <w:noProof/>
              </w:rPr>
              <w:fldChar w:fldCharType="end"/>
            </w:r>
          </w:ins>
        </w:p>
        <w:p w14:paraId="0C44CE38" w14:textId="1417B7C4" w:rsidR="00DF349B" w:rsidRDefault="00DF349B">
          <w:pPr>
            <w:pStyle w:val="TOC2"/>
            <w:tabs>
              <w:tab w:val="right" w:leader="dot" w:pos="9350"/>
            </w:tabs>
            <w:rPr>
              <w:ins w:id="28" w:author="David Conklin" w:date="2020-09-10T15:08:00Z"/>
              <w:rFonts w:eastAsiaTheme="minorEastAsia"/>
              <w:noProof/>
            </w:rPr>
          </w:pPr>
          <w:ins w:id="29"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"_Toc50642939"</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DataCW3M directory structure</w:t>
            </w:r>
            <w:r>
              <w:rPr>
                <w:noProof/>
                <w:webHidden/>
              </w:rPr>
              <w:tab/>
            </w:r>
            <w:r>
              <w:rPr>
                <w:noProof/>
                <w:webHidden/>
              </w:rPr>
              <w:fldChar w:fldCharType="begin"/>
            </w:r>
            <w:r>
              <w:rPr>
                <w:noProof/>
                <w:webHidden/>
              </w:rPr>
              <w:instrText xml:space="preserve"> PAGEREF _Toc50642939 \h </w:instrText>
            </w:r>
            <w:r>
              <w:rPr>
                <w:noProof/>
                <w:webHidden/>
              </w:rPr>
            </w:r>
          </w:ins>
          <w:r>
            <w:rPr>
              <w:noProof/>
              <w:webHidden/>
            </w:rPr>
            <w:fldChar w:fldCharType="separate"/>
          </w:r>
          <w:ins w:id="30" w:author="David Conklin" w:date="2020-09-10T15:08:00Z">
            <w:r>
              <w:rPr>
                <w:noProof/>
                <w:webHidden/>
              </w:rPr>
              <w:t>6</w:t>
            </w:r>
            <w:r>
              <w:rPr>
                <w:noProof/>
                <w:webHidden/>
              </w:rPr>
              <w:fldChar w:fldCharType="end"/>
            </w:r>
            <w:r w:rsidRPr="007B655D">
              <w:rPr>
                <w:rStyle w:val="Hyperlink"/>
                <w:noProof/>
              </w:rPr>
              <w:fldChar w:fldCharType="end"/>
            </w:r>
          </w:ins>
        </w:p>
        <w:p w14:paraId="46A7F3D0" w14:textId="7D7B93F1" w:rsidR="00DF349B" w:rsidRDefault="00DF349B">
          <w:pPr>
            <w:pStyle w:val="TOC2"/>
            <w:tabs>
              <w:tab w:val="right" w:leader="dot" w:pos="9350"/>
            </w:tabs>
            <w:rPr>
              <w:ins w:id="31" w:author="David Conklin" w:date="2020-09-10T15:08:00Z"/>
              <w:rFonts w:eastAsiaTheme="minorEastAsia"/>
              <w:noProof/>
            </w:rPr>
          </w:pPr>
          <w:ins w:id="32"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"_Toc50642940"</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DataCW3M\ScenarioData directory structure</w:t>
            </w:r>
            <w:r>
              <w:rPr>
                <w:noProof/>
                <w:webHidden/>
              </w:rPr>
              <w:tab/>
            </w:r>
            <w:r>
              <w:rPr>
                <w:noProof/>
                <w:webHidden/>
              </w:rPr>
              <w:fldChar w:fldCharType="begin"/>
            </w:r>
            <w:r>
              <w:rPr>
                <w:noProof/>
                <w:webHidden/>
              </w:rPr>
              <w:instrText xml:space="preserve"> PAGEREF _Toc50642940 \h </w:instrText>
            </w:r>
            <w:r>
              <w:rPr>
                <w:noProof/>
                <w:webHidden/>
              </w:rPr>
            </w:r>
          </w:ins>
          <w:r>
            <w:rPr>
              <w:noProof/>
              <w:webHidden/>
            </w:rPr>
            <w:fldChar w:fldCharType="separate"/>
          </w:r>
          <w:ins w:id="33" w:author="David Conklin" w:date="2020-09-10T15:08:00Z">
            <w:r>
              <w:rPr>
                <w:noProof/>
                <w:webHidden/>
              </w:rPr>
              <w:t>7</w:t>
            </w:r>
            <w:r>
              <w:rPr>
                <w:noProof/>
                <w:webHidden/>
              </w:rPr>
              <w:fldChar w:fldCharType="end"/>
            </w:r>
            <w:r w:rsidRPr="007B655D">
              <w:rPr>
                <w:rStyle w:val="Hyperlink"/>
                <w:noProof/>
              </w:rPr>
              <w:fldChar w:fldCharType="end"/>
            </w:r>
          </w:ins>
        </w:p>
        <w:p w14:paraId="3441589E" w14:textId="381321ED" w:rsidR="00DF349B" w:rsidRDefault="00DF349B">
          <w:pPr>
            <w:pStyle w:val="TOC2"/>
            <w:tabs>
              <w:tab w:val="right" w:leader="dot" w:pos="9350"/>
            </w:tabs>
            <w:rPr>
              <w:ins w:id="34" w:author="David Conklin" w:date="2020-09-10T15:08:00Z"/>
              <w:rFonts w:eastAsiaTheme="minorEastAsia"/>
              <w:noProof/>
            </w:rPr>
          </w:pPr>
          <w:ins w:id="35"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"_Toc50642941"</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DataCW3M\ScenarioData\&lt;scenario&gt; folder contents</w:t>
            </w:r>
            <w:r>
              <w:rPr>
                <w:noProof/>
                <w:webHidden/>
              </w:rPr>
              <w:tab/>
            </w:r>
            <w:r>
              <w:rPr>
                <w:noProof/>
                <w:webHidden/>
              </w:rPr>
              <w:fldChar w:fldCharType="begin"/>
            </w:r>
            <w:r>
              <w:rPr>
                <w:noProof/>
                <w:webHidden/>
              </w:rPr>
              <w:instrText xml:space="preserve"> PAGEREF _Toc50642941 \h </w:instrText>
            </w:r>
            <w:r>
              <w:rPr>
                <w:noProof/>
                <w:webHidden/>
              </w:rPr>
            </w:r>
          </w:ins>
          <w:r>
            <w:rPr>
              <w:noProof/>
              <w:webHidden/>
            </w:rPr>
            <w:fldChar w:fldCharType="separate"/>
          </w:r>
          <w:ins w:id="36" w:author="David Conklin" w:date="2020-09-10T15:08:00Z">
            <w:r>
              <w:rPr>
                <w:noProof/>
                <w:webHidden/>
              </w:rPr>
              <w:t>8</w:t>
            </w:r>
            <w:r>
              <w:rPr>
                <w:noProof/>
                <w:webHidden/>
              </w:rPr>
              <w:fldChar w:fldCharType="end"/>
            </w:r>
            <w:r w:rsidRPr="007B655D">
              <w:rPr>
                <w:rStyle w:val="Hyperlink"/>
                <w:noProof/>
              </w:rPr>
              <w:fldChar w:fldCharType="end"/>
            </w:r>
          </w:ins>
        </w:p>
        <w:p w14:paraId="49F16802" w14:textId="6290FC81" w:rsidR="00DF349B" w:rsidRDefault="00DF349B">
          <w:pPr>
            <w:pStyle w:val="TOC2"/>
            <w:tabs>
              <w:tab w:val="right" w:leader="dot" w:pos="9350"/>
            </w:tabs>
            <w:rPr>
              <w:ins w:id="37" w:author="David Conklin" w:date="2020-09-10T15:08:00Z"/>
              <w:rFonts w:eastAsiaTheme="minorEastAsia"/>
              <w:noProof/>
            </w:rPr>
          </w:pPr>
          <w:ins w:id="38"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"_Toc50642942"</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DataCW3M\&lt;study area&gt; folder contents</w:t>
            </w:r>
            <w:r>
              <w:rPr>
                <w:noProof/>
                <w:webHidden/>
              </w:rPr>
              <w:tab/>
            </w:r>
            <w:r>
              <w:rPr>
                <w:noProof/>
                <w:webHidden/>
              </w:rPr>
              <w:fldChar w:fldCharType="begin"/>
            </w:r>
            <w:r>
              <w:rPr>
                <w:noProof/>
                <w:webHidden/>
              </w:rPr>
              <w:instrText xml:space="preserve"> PAGEREF _Toc50642942 \h </w:instrText>
            </w:r>
            <w:r>
              <w:rPr>
                <w:noProof/>
                <w:webHidden/>
              </w:rPr>
            </w:r>
          </w:ins>
          <w:r>
            <w:rPr>
              <w:noProof/>
              <w:webHidden/>
            </w:rPr>
            <w:fldChar w:fldCharType="separate"/>
          </w:r>
          <w:ins w:id="39" w:author="David Conklin" w:date="2020-09-10T15:08:00Z">
            <w:r>
              <w:rPr>
                <w:noProof/>
                <w:webHidden/>
              </w:rPr>
              <w:t>8</w:t>
            </w:r>
            <w:r>
              <w:rPr>
                <w:noProof/>
                <w:webHidden/>
              </w:rPr>
              <w:fldChar w:fldCharType="end"/>
            </w:r>
            <w:r w:rsidRPr="007B655D">
              <w:rPr>
                <w:rStyle w:val="Hyperlink"/>
                <w:noProof/>
              </w:rPr>
              <w:fldChar w:fldCharType="end"/>
            </w:r>
          </w:ins>
        </w:p>
        <w:p w14:paraId="4D3000EC" w14:textId="319FCFCD" w:rsidR="00DF349B" w:rsidRDefault="00DF349B">
          <w:pPr>
            <w:pStyle w:val="TOC1"/>
            <w:tabs>
              <w:tab w:val="right" w:leader="dot" w:pos="9350"/>
            </w:tabs>
            <w:rPr>
              <w:ins w:id="40" w:author="David Conklin" w:date="2020-09-10T15:08:00Z"/>
              <w:rFonts w:eastAsiaTheme="minorEastAsia"/>
              <w:noProof/>
            </w:rPr>
          </w:pPr>
          <w:ins w:id="41"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"_Toc50642943"</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Calendar conventions</w:t>
            </w:r>
            <w:r>
              <w:rPr>
                <w:noProof/>
                <w:webHidden/>
              </w:rPr>
              <w:tab/>
            </w:r>
            <w:r>
              <w:rPr>
                <w:noProof/>
                <w:webHidden/>
              </w:rPr>
              <w:fldChar w:fldCharType="begin"/>
            </w:r>
            <w:r>
              <w:rPr>
                <w:noProof/>
                <w:webHidden/>
              </w:rPr>
              <w:instrText xml:space="preserve"> PAGEREF _Toc50642943 \h </w:instrText>
            </w:r>
            <w:r>
              <w:rPr>
                <w:noProof/>
                <w:webHidden/>
              </w:rPr>
            </w:r>
          </w:ins>
          <w:r>
            <w:rPr>
              <w:noProof/>
              <w:webHidden/>
            </w:rPr>
            <w:fldChar w:fldCharType="separate"/>
          </w:r>
          <w:ins w:id="42" w:author="David Conklin" w:date="2020-09-10T15:08:00Z">
            <w:r>
              <w:rPr>
                <w:noProof/>
                <w:webHidden/>
              </w:rPr>
              <w:t>14</w:t>
            </w:r>
            <w:r>
              <w:rPr>
                <w:noProof/>
                <w:webHidden/>
              </w:rPr>
              <w:fldChar w:fldCharType="end"/>
            </w:r>
            <w:r w:rsidRPr="007B655D">
              <w:rPr>
                <w:rStyle w:val="Hyperlink"/>
                <w:noProof/>
              </w:rPr>
              <w:fldChar w:fldCharType="end"/>
            </w:r>
          </w:ins>
        </w:p>
        <w:p w14:paraId="45A042AA" w14:textId="019FF9CE" w:rsidR="00DF349B" w:rsidRDefault="00DF349B">
          <w:pPr>
            <w:pStyle w:val="TOC2"/>
            <w:tabs>
              <w:tab w:val="right" w:leader="dot" w:pos="9350"/>
            </w:tabs>
            <w:rPr>
              <w:ins w:id="43" w:author="David Conklin" w:date="2020-09-10T15:08:00Z"/>
              <w:rFonts w:eastAsiaTheme="minorEastAsia"/>
              <w:noProof/>
            </w:rPr>
          </w:pPr>
          <w:ins w:id="44"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"_Toc50642944"</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Water years</w:t>
            </w:r>
            <w:r>
              <w:rPr>
                <w:noProof/>
                <w:webHidden/>
              </w:rPr>
              <w:tab/>
            </w:r>
            <w:r>
              <w:rPr>
                <w:noProof/>
                <w:webHidden/>
              </w:rPr>
              <w:fldChar w:fldCharType="begin"/>
            </w:r>
            <w:r>
              <w:rPr>
                <w:noProof/>
                <w:webHidden/>
              </w:rPr>
              <w:instrText xml:space="preserve"> PAGEREF _Toc50642944 \h </w:instrText>
            </w:r>
            <w:r>
              <w:rPr>
                <w:noProof/>
                <w:webHidden/>
              </w:rPr>
            </w:r>
          </w:ins>
          <w:r>
            <w:rPr>
              <w:noProof/>
              <w:webHidden/>
            </w:rPr>
            <w:fldChar w:fldCharType="separate"/>
          </w:r>
          <w:ins w:id="45" w:author="David Conklin" w:date="2020-09-10T15:08:00Z">
            <w:r>
              <w:rPr>
                <w:noProof/>
                <w:webHidden/>
              </w:rPr>
              <w:t>14</w:t>
            </w:r>
            <w:r>
              <w:rPr>
                <w:noProof/>
                <w:webHidden/>
              </w:rPr>
              <w:fldChar w:fldCharType="end"/>
            </w:r>
            <w:r w:rsidRPr="007B655D">
              <w:rPr>
                <w:rStyle w:val="Hyperlink"/>
                <w:noProof/>
              </w:rPr>
              <w:fldChar w:fldCharType="end"/>
            </w:r>
          </w:ins>
        </w:p>
        <w:p w14:paraId="302A40EF" w14:textId="6B4E6EAE" w:rsidR="00DF349B" w:rsidRDefault="00DF349B">
          <w:pPr>
            <w:pStyle w:val="TOC1"/>
            <w:tabs>
              <w:tab w:val="right" w:leader="dot" w:pos="9350"/>
            </w:tabs>
            <w:rPr>
              <w:ins w:id="46" w:author="David Conklin" w:date="2020-09-10T15:08:00Z"/>
              <w:rFonts w:eastAsiaTheme="minorEastAsia"/>
              <w:noProof/>
            </w:rPr>
          </w:pPr>
          <w:ins w:id="47"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"_Toc50642945"</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Climate data</w:t>
            </w:r>
            <w:r>
              <w:rPr>
                <w:noProof/>
                <w:webHidden/>
              </w:rPr>
              <w:tab/>
            </w:r>
            <w:r>
              <w:rPr>
                <w:noProof/>
                <w:webHidden/>
              </w:rPr>
              <w:fldChar w:fldCharType="begin"/>
            </w:r>
            <w:r>
              <w:rPr>
                <w:noProof/>
                <w:webHidden/>
              </w:rPr>
              <w:instrText xml:space="preserve"> PAGEREF _Toc50642945 \h </w:instrText>
            </w:r>
            <w:r>
              <w:rPr>
                <w:noProof/>
                <w:webHidden/>
              </w:rPr>
            </w:r>
          </w:ins>
          <w:r>
            <w:rPr>
              <w:noProof/>
              <w:webHidden/>
            </w:rPr>
            <w:fldChar w:fldCharType="separate"/>
          </w:r>
          <w:ins w:id="48" w:author="David Conklin" w:date="2020-09-10T15:08:00Z">
            <w:r>
              <w:rPr>
                <w:noProof/>
                <w:webHidden/>
              </w:rPr>
              <w:t>14</w:t>
            </w:r>
            <w:r>
              <w:rPr>
                <w:noProof/>
                <w:webHidden/>
              </w:rPr>
              <w:fldChar w:fldCharType="end"/>
            </w:r>
            <w:r w:rsidRPr="007B655D">
              <w:rPr>
                <w:rStyle w:val="Hyperlink"/>
                <w:noProof/>
              </w:rPr>
              <w:fldChar w:fldCharType="end"/>
            </w:r>
          </w:ins>
        </w:p>
        <w:p w14:paraId="6009EE1C" w14:textId="7D0E238E" w:rsidR="00DF349B" w:rsidRDefault="00DF349B">
          <w:pPr>
            <w:pStyle w:val="TOC2"/>
            <w:tabs>
              <w:tab w:val="right" w:leader="dot" w:pos="9350"/>
            </w:tabs>
            <w:rPr>
              <w:ins w:id="49" w:author="David Conklin" w:date="2020-09-10T15:08:00Z"/>
              <w:rFonts w:eastAsiaTheme="minorEastAsia"/>
              <w:noProof/>
            </w:rPr>
          </w:pPr>
          <w:ins w:id="50"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"_Toc50642946"</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Numbered climate scenarios in the model</w:t>
            </w:r>
            <w:r>
              <w:rPr>
                <w:noProof/>
                <w:webHidden/>
              </w:rPr>
              <w:tab/>
            </w:r>
            <w:r>
              <w:rPr>
                <w:noProof/>
                <w:webHidden/>
              </w:rPr>
              <w:fldChar w:fldCharType="begin"/>
            </w:r>
            <w:r>
              <w:rPr>
                <w:noProof/>
                <w:webHidden/>
              </w:rPr>
              <w:instrText xml:space="preserve"> PAGEREF _Toc50642946 \h </w:instrText>
            </w:r>
            <w:r>
              <w:rPr>
                <w:noProof/>
                <w:webHidden/>
              </w:rPr>
            </w:r>
          </w:ins>
          <w:r>
            <w:rPr>
              <w:noProof/>
              <w:webHidden/>
            </w:rPr>
            <w:fldChar w:fldCharType="separate"/>
          </w:r>
          <w:ins w:id="51" w:author="David Conklin" w:date="2020-09-10T15:08:00Z">
            <w:r>
              <w:rPr>
                <w:noProof/>
                <w:webHidden/>
              </w:rPr>
              <w:t>14</w:t>
            </w:r>
            <w:r>
              <w:rPr>
                <w:noProof/>
                <w:webHidden/>
              </w:rPr>
              <w:fldChar w:fldCharType="end"/>
            </w:r>
            <w:r w:rsidRPr="007B655D">
              <w:rPr>
                <w:rStyle w:val="Hyperlink"/>
                <w:noProof/>
              </w:rPr>
              <w:fldChar w:fldCharType="end"/>
            </w:r>
          </w:ins>
        </w:p>
        <w:p w14:paraId="7800877A" w14:textId="4EC51B6D" w:rsidR="00DF349B" w:rsidRDefault="00DF349B">
          <w:pPr>
            <w:pStyle w:val="TOC2"/>
            <w:tabs>
              <w:tab w:val="right" w:leader="dot" w:pos="9350"/>
            </w:tabs>
            <w:rPr>
              <w:ins w:id="52" w:author="David Conklin" w:date="2020-09-10T15:08:00Z"/>
              <w:rFonts w:eastAsiaTheme="minorEastAsia"/>
              <w:noProof/>
            </w:rPr>
          </w:pPr>
          <w:ins w:id="53"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"_Toc50642947"</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Monthly and seasonal weather data</w:t>
            </w:r>
            <w:r>
              <w:rPr>
                <w:noProof/>
                <w:webHidden/>
              </w:rPr>
              <w:tab/>
            </w:r>
            <w:r>
              <w:rPr>
                <w:noProof/>
                <w:webHidden/>
              </w:rPr>
              <w:fldChar w:fldCharType="begin"/>
            </w:r>
            <w:r>
              <w:rPr>
                <w:noProof/>
                <w:webHidden/>
              </w:rPr>
              <w:instrText xml:space="preserve"> PAGEREF _Toc50642947 \h </w:instrText>
            </w:r>
            <w:r>
              <w:rPr>
                <w:noProof/>
                <w:webHidden/>
              </w:rPr>
            </w:r>
          </w:ins>
          <w:r>
            <w:rPr>
              <w:noProof/>
              <w:webHidden/>
            </w:rPr>
            <w:fldChar w:fldCharType="separate"/>
          </w:r>
          <w:ins w:id="54" w:author="David Conklin" w:date="2020-09-10T15:08:00Z">
            <w:r>
              <w:rPr>
                <w:noProof/>
                <w:webHidden/>
              </w:rPr>
              <w:t>15</w:t>
            </w:r>
            <w:r>
              <w:rPr>
                <w:noProof/>
                <w:webHidden/>
              </w:rPr>
              <w:fldChar w:fldCharType="end"/>
            </w:r>
            <w:r w:rsidRPr="007B655D">
              <w:rPr>
                <w:rStyle w:val="Hyperlink"/>
                <w:noProof/>
              </w:rPr>
              <w:fldChar w:fldCharType="end"/>
            </w:r>
          </w:ins>
        </w:p>
        <w:p w14:paraId="475A5552" w14:textId="59E1F7BA" w:rsidR="00DF349B" w:rsidRDefault="00DF349B">
          <w:pPr>
            <w:pStyle w:val="TOC2"/>
            <w:tabs>
              <w:tab w:val="right" w:leader="dot" w:pos="9350"/>
            </w:tabs>
            <w:rPr>
              <w:ins w:id="55" w:author="David Conklin" w:date="2020-09-10T15:08:00Z"/>
              <w:rFonts w:eastAsiaTheme="minorEastAsia"/>
              <w:noProof/>
            </w:rPr>
          </w:pPr>
          <w:ins w:id="56"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"_Toc50642948"</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Climate data grids</w:t>
            </w:r>
            <w:r>
              <w:rPr>
                <w:noProof/>
                <w:webHidden/>
              </w:rPr>
              <w:tab/>
            </w:r>
            <w:r>
              <w:rPr>
                <w:noProof/>
                <w:webHidden/>
              </w:rPr>
              <w:fldChar w:fldCharType="begin"/>
            </w:r>
            <w:r>
              <w:rPr>
                <w:noProof/>
                <w:webHidden/>
              </w:rPr>
              <w:instrText xml:space="preserve"> PAGEREF _Toc50642948 \h </w:instrText>
            </w:r>
            <w:r>
              <w:rPr>
                <w:noProof/>
                <w:webHidden/>
              </w:rPr>
            </w:r>
          </w:ins>
          <w:r>
            <w:rPr>
              <w:noProof/>
              <w:webHidden/>
            </w:rPr>
            <w:fldChar w:fldCharType="separate"/>
          </w:r>
          <w:ins w:id="57" w:author="David Conklin" w:date="2020-09-10T15:08:00Z">
            <w:r>
              <w:rPr>
                <w:noProof/>
                <w:webHidden/>
              </w:rPr>
              <w:t>16</w:t>
            </w:r>
            <w:r>
              <w:rPr>
                <w:noProof/>
                <w:webHidden/>
              </w:rPr>
              <w:fldChar w:fldCharType="end"/>
            </w:r>
            <w:r w:rsidRPr="007B655D">
              <w:rPr>
                <w:rStyle w:val="Hyperlink"/>
                <w:noProof/>
              </w:rPr>
              <w:fldChar w:fldCharType="end"/>
            </w:r>
          </w:ins>
        </w:p>
        <w:p w14:paraId="6F880A52" w14:textId="6124D5B9" w:rsidR="00DF349B" w:rsidRDefault="00DF349B">
          <w:pPr>
            <w:pStyle w:val="TOC3"/>
            <w:tabs>
              <w:tab w:val="right" w:leader="dot" w:pos="9350"/>
            </w:tabs>
            <w:rPr>
              <w:ins w:id="58" w:author="David Conklin" w:date="2020-09-10T15:08:00Z"/>
              <w:rFonts w:eastAsiaTheme="minorEastAsia"/>
              <w:noProof/>
            </w:rPr>
          </w:pPr>
          <w:ins w:id="59"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"_Toc50642949"</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The WW2100 climate grid</w:t>
            </w:r>
            <w:r>
              <w:rPr>
                <w:noProof/>
                <w:webHidden/>
              </w:rPr>
              <w:tab/>
            </w:r>
            <w:r>
              <w:rPr>
                <w:noProof/>
                <w:webHidden/>
              </w:rPr>
              <w:fldChar w:fldCharType="begin"/>
            </w:r>
            <w:r>
              <w:rPr>
                <w:noProof/>
                <w:webHidden/>
              </w:rPr>
              <w:instrText xml:space="preserve"> PAGEREF _Toc50642949 \h </w:instrText>
            </w:r>
            <w:r>
              <w:rPr>
                <w:noProof/>
                <w:webHidden/>
              </w:rPr>
            </w:r>
          </w:ins>
          <w:r>
            <w:rPr>
              <w:noProof/>
              <w:webHidden/>
            </w:rPr>
            <w:fldChar w:fldCharType="separate"/>
          </w:r>
          <w:ins w:id="60" w:author="David Conklin" w:date="2020-09-10T15:08:00Z">
            <w:r>
              <w:rPr>
                <w:noProof/>
                <w:webHidden/>
              </w:rPr>
              <w:t>16</w:t>
            </w:r>
            <w:r>
              <w:rPr>
                <w:noProof/>
                <w:webHidden/>
              </w:rPr>
              <w:fldChar w:fldCharType="end"/>
            </w:r>
            <w:r w:rsidRPr="007B655D">
              <w:rPr>
                <w:rStyle w:val="Hyperlink"/>
                <w:noProof/>
              </w:rPr>
              <w:fldChar w:fldCharType="end"/>
            </w:r>
          </w:ins>
        </w:p>
        <w:p w14:paraId="5100DC55" w14:textId="5CB413F6" w:rsidR="00DF349B" w:rsidRDefault="00DF349B">
          <w:pPr>
            <w:pStyle w:val="TOC3"/>
            <w:tabs>
              <w:tab w:val="right" w:leader="dot" w:pos="9350"/>
            </w:tabs>
            <w:rPr>
              <w:ins w:id="61" w:author="David Conklin" w:date="2020-09-10T15:08:00Z"/>
              <w:rFonts w:eastAsiaTheme="minorEastAsia"/>
              <w:noProof/>
            </w:rPr>
          </w:pPr>
          <w:ins w:id="62"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"_Toc50642950"</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The v2 climate grid</w:t>
            </w:r>
            <w:r>
              <w:rPr>
                <w:noProof/>
                <w:webHidden/>
              </w:rPr>
              <w:tab/>
            </w:r>
            <w:r>
              <w:rPr>
                <w:noProof/>
                <w:webHidden/>
              </w:rPr>
              <w:fldChar w:fldCharType="begin"/>
            </w:r>
            <w:r>
              <w:rPr>
                <w:noProof/>
                <w:webHidden/>
              </w:rPr>
              <w:instrText xml:space="preserve"> PAGEREF _Toc50642950 \h </w:instrText>
            </w:r>
            <w:r>
              <w:rPr>
                <w:noProof/>
                <w:webHidden/>
              </w:rPr>
            </w:r>
          </w:ins>
          <w:r>
            <w:rPr>
              <w:noProof/>
              <w:webHidden/>
            </w:rPr>
            <w:fldChar w:fldCharType="separate"/>
          </w:r>
          <w:ins w:id="63" w:author="David Conklin" w:date="2020-09-10T15:08:00Z">
            <w:r>
              <w:rPr>
                <w:noProof/>
                <w:webHidden/>
              </w:rPr>
              <w:t>17</w:t>
            </w:r>
            <w:r>
              <w:rPr>
                <w:noProof/>
                <w:webHidden/>
              </w:rPr>
              <w:fldChar w:fldCharType="end"/>
            </w:r>
            <w:r w:rsidRPr="007B655D">
              <w:rPr>
                <w:rStyle w:val="Hyperlink"/>
                <w:noProof/>
              </w:rPr>
              <w:fldChar w:fldCharType="end"/>
            </w:r>
          </w:ins>
        </w:p>
        <w:p w14:paraId="29117C20" w14:textId="2CB9004F" w:rsidR="00DF349B" w:rsidRDefault="00DF349B">
          <w:pPr>
            <w:pStyle w:val="TOC2"/>
            <w:tabs>
              <w:tab w:val="right" w:leader="dot" w:pos="9350"/>
            </w:tabs>
            <w:rPr>
              <w:ins w:id="64" w:author="David Conklin" w:date="2020-09-10T15:08:00Z"/>
              <w:rFonts w:eastAsiaTheme="minorEastAsia"/>
              <w:noProof/>
            </w:rPr>
          </w:pPr>
          <w:ins w:id="65"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"_Toc50642951"</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How climate data is looked up</w:t>
            </w:r>
            <w:r>
              <w:rPr>
                <w:noProof/>
                <w:webHidden/>
              </w:rPr>
              <w:tab/>
            </w:r>
            <w:r>
              <w:rPr>
                <w:noProof/>
                <w:webHidden/>
              </w:rPr>
              <w:fldChar w:fldCharType="begin"/>
            </w:r>
            <w:r>
              <w:rPr>
                <w:noProof/>
                <w:webHidden/>
              </w:rPr>
              <w:instrText xml:space="preserve"> PAGEREF _Toc50642951 \h </w:instrText>
            </w:r>
            <w:r>
              <w:rPr>
                <w:noProof/>
                <w:webHidden/>
              </w:rPr>
            </w:r>
          </w:ins>
          <w:r>
            <w:rPr>
              <w:noProof/>
              <w:webHidden/>
            </w:rPr>
            <w:fldChar w:fldCharType="separate"/>
          </w:r>
          <w:ins w:id="66" w:author="David Conklin" w:date="2020-09-10T15:08:00Z">
            <w:r>
              <w:rPr>
                <w:noProof/>
                <w:webHidden/>
              </w:rPr>
              <w:t>17</w:t>
            </w:r>
            <w:r>
              <w:rPr>
                <w:noProof/>
                <w:webHidden/>
              </w:rPr>
              <w:fldChar w:fldCharType="end"/>
            </w:r>
            <w:r w:rsidRPr="007B655D">
              <w:rPr>
                <w:rStyle w:val="Hyperlink"/>
                <w:noProof/>
              </w:rPr>
              <w:fldChar w:fldCharType="end"/>
            </w:r>
          </w:ins>
        </w:p>
        <w:p w14:paraId="1ED3A9E6" w14:textId="2391AED6" w:rsidR="00DF349B" w:rsidRDefault="00DF349B">
          <w:pPr>
            <w:pStyle w:val="TOC2"/>
            <w:tabs>
              <w:tab w:val="right" w:leader="dot" w:pos="9350"/>
            </w:tabs>
            <w:rPr>
              <w:ins w:id="67" w:author="David Conklin" w:date="2020-09-10T15:08:00Z"/>
              <w:rFonts w:eastAsiaTheme="minorEastAsia"/>
              <w:noProof/>
            </w:rPr>
          </w:pPr>
          <w:ins w:id="68"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"_Toc50642952"</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What is in a climate dataset</w:t>
            </w:r>
            <w:r>
              <w:rPr>
                <w:noProof/>
                <w:webHidden/>
              </w:rPr>
              <w:tab/>
            </w:r>
            <w:r>
              <w:rPr>
                <w:noProof/>
                <w:webHidden/>
              </w:rPr>
              <w:fldChar w:fldCharType="begin"/>
            </w:r>
            <w:r>
              <w:rPr>
                <w:noProof/>
                <w:webHidden/>
              </w:rPr>
              <w:instrText xml:space="preserve"> PAGEREF _Toc50642952 \h </w:instrText>
            </w:r>
            <w:r>
              <w:rPr>
                <w:noProof/>
                <w:webHidden/>
              </w:rPr>
            </w:r>
          </w:ins>
          <w:r>
            <w:rPr>
              <w:noProof/>
              <w:webHidden/>
            </w:rPr>
            <w:fldChar w:fldCharType="separate"/>
          </w:r>
          <w:ins w:id="69" w:author="David Conklin" w:date="2020-09-10T15:08:00Z">
            <w:r>
              <w:rPr>
                <w:noProof/>
                <w:webHidden/>
              </w:rPr>
              <w:t>17</w:t>
            </w:r>
            <w:r>
              <w:rPr>
                <w:noProof/>
                <w:webHidden/>
              </w:rPr>
              <w:fldChar w:fldCharType="end"/>
            </w:r>
            <w:r w:rsidRPr="007B655D">
              <w:rPr>
                <w:rStyle w:val="Hyperlink"/>
                <w:noProof/>
              </w:rPr>
              <w:fldChar w:fldCharType="end"/>
            </w:r>
          </w:ins>
        </w:p>
        <w:p w14:paraId="3929A0F7" w14:textId="68A5AFE5" w:rsidR="00DF349B" w:rsidRDefault="00DF349B">
          <w:pPr>
            <w:pStyle w:val="TOC1"/>
            <w:tabs>
              <w:tab w:val="right" w:leader="dot" w:pos="9350"/>
            </w:tabs>
            <w:rPr>
              <w:ins w:id="70" w:author="David Conklin" w:date="2020-09-10T15:08:00Z"/>
              <w:rFonts w:eastAsiaTheme="minorEastAsia"/>
              <w:noProof/>
            </w:rPr>
          </w:pPr>
          <w:ins w:id="71"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"_Toc50642953"</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Water rights</w:t>
            </w:r>
            <w:r>
              <w:rPr>
                <w:noProof/>
                <w:webHidden/>
              </w:rPr>
              <w:tab/>
            </w:r>
            <w:r>
              <w:rPr>
                <w:noProof/>
                <w:webHidden/>
              </w:rPr>
              <w:fldChar w:fldCharType="begin"/>
            </w:r>
            <w:r>
              <w:rPr>
                <w:noProof/>
                <w:webHidden/>
              </w:rPr>
              <w:instrText xml:space="preserve"> PAGEREF _Toc50642953 \h </w:instrText>
            </w:r>
            <w:r>
              <w:rPr>
                <w:noProof/>
                <w:webHidden/>
              </w:rPr>
            </w:r>
          </w:ins>
          <w:r>
            <w:rPr>
              <w:noProof/>
              <w:webHidden/>
            </w:rPr>
            <w:fldChar w:fldCharType="separate"/>
          </w:r>
          <w:ins w:id="72" w:author="David Conklin" w:date="2020-09-10T15:08:00Z">
            <w:r>
              <w:rPr>
                <w:noProof/>
                <w:webHidden/>
              </w:rPr>
              <w:t>18</w:t>
            </w:r>
            <w:r>
              <w:rPr>
                <w:noProof/>
                <w:webHidden/>
              </w:rPr>
              <w:fldChar w:fldCharType="end"/>
            </w:r>
            <w:r w:rsidRPr="007B655D">
              <w:rPr>
                <w:rStyle w:val="Hyperlink"/>
                <w:noProof/>
              </w:rPr>
              <w:fldChar w:fldCharType="end"/>
            </w:r>
          </w:ins>
        </w:p>
        <w:p w14:paraId="0D10F75B" w14:textId="01D5B52F" w:rsidR="00DF349B" w:rsidRDefault="00DF349B">
          <w:pPr>
            <w:pStyle w:val="TOC2"/>
            <w:tabs>
              <w:tab w:val="right" w:leader="dot" w:pos="9350"/>
            </w:tabs>
            <w:rPr>
              <w:ins w:id="73" w:author="David Conklin" w:date="2020-09-10T15:08:00Z"/>
              <w:rFonts w:eastAsiaTheme="minorEastAsia"/>
              <w:noProof/>
            </w:rPr>
          </w:pPr>
          <w:ins w:id="74"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"_Toc50642954"</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Water rights data</w:t>
            </w:r>
            <w:r>
              <w:rPr>
                <w:noProof/>
                <w:webHidden/>
              </w:rPr>
              <w:tab/>
            </w:r>
            <w:r>
              <w:rPr>
                <w:noProof/>
                <w:webHidden/>
              </w:rPr>
              <w:fldChar w:fldCharType="begin"/>
            </w:r>
            <w:r>
              <w:rPr>
                <w:noProof/>
                <w:webHidden/>
              </w:rPr>
              <w:instrText xml:space="preserve"> PAGEREF _Toc50642954 \h </w:instrText>
            </w:r>
            <w:r>
              <w:rPr>
                <w:noProof/>
                <w:webHidden/>
              </w:rPr>
            </w:r>
          </w:ins>
          <w:r>
            <w:rPr>
              <w:noProof/>
              <w:webHidden/>
            </w:rPr>
            <w:fldChar w:fldCharType="separate"/>
          </w:r>
          <w:ins w:id="75" w:author="David Conklin" w:date="2020-09-10T15:08:00Z">
            <w:r>
              <w:rPr>
                <w:noProof/>
                <w:webHidden/>
              </w:rPr>
              <w:t>18</w:t>
            </w:r>
            <w:r>
              <w:rPr>
                <w:noProof/>
                <w:webHidden/>
              </w:rPr>
              <w:fldChar w:fldCharType="end"/>
            </w:r>
            <w:r w:rsidRPr="007B655D">
              <w:rPr>
                <w:rStyle w:val="Hyperlink"/>
                <w:noProof/>
              </w:rPr>
              <w:fldChar w:fldCharType="end"/>
            </w:r>
          </w:ins>
        </w:p>
        <w:p w14:paraId="5EEE0672" w14:textId="7AA8108E" w:rsidR="00DF349B" w:rsidRDefault="00DF349B">
          <w:pPr>
            <w:pStyle w:val="TOC2"/>
            <w:tabs>
              <w:tab w:val="right" w:leader="dot" w:pos="9350"/>
            </w:tabs>
            <w:rPr>
              <w:ins w:id="76" w:author="David Conklin" w:date="2020-09-10T15:08:00Z"/>
              <w:rFonts w:eastAsiaTheme="minorEastAsia"/>
              <w:noProof/>
            </w:rPr>
          </w:pPr>
          <w:ins w:id="77"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"_Toc50642955"</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The wr_pods.csv file</w:t>
            </w:r>
            <w:r>
              <w:rPr>
                <w:noProof/>
                <w:webHidden/>
              </w:rPr>
              <w:tab/>
            </w:r>
            <w:r>
              <w:rPr>
                <w:noProof/>
                <w:webHidden/>
              </w:rPr>
              <w:fldChar w:fldCharType="begin"/>
            </w:r>
            <w:r>
              <w:rPr>
                <w:noProof/>
                <w:webHidden/>
              </w:rPr>
              <w:instrText xml:space="preserve"> PAGEREF _Toc50642955 \h </w:instrText>
            </w:r>
            <w:r>
              <w:rPr>
                <w:noProof/>
                <w:webHidden/>
              </w:rPr>
            </w:r>
          </w:ins>
          <w:r>
            <w:rPr>
              <w:noProof/>
              <w:webHidden/>
            </w:rPr>
            <w:fldChar w:fldCharType="separate"/>
          </w:r>
          <w:ins w:id="78" w:author="David Conklin" w:date="2020-09-10T15:08:00Z">
            <w:r>
              <w:rPr>
                <w:noProof/>
                <w:webHidden/>
              </w:rPr>
              <w:t>19</w:t>
            </w:r>
            <w:r>
              <w:rPr>
                <w:noProof/>
                <w:webHidden/>
              </w:rPr>
              <w:fldChar w:fldCharType="end"/>
            </w:r>
            <w:r w:rsidRPr="007B655D">
              <w:rPr>
                <w:rStyle w:val="Hyperlink"/>
                <w:noProof/>
              </w:rPr>
              <w:fldChar w:fldCharType="end"/>
            </w:r>
          </w:ins>
        </w:p>
        <w:p w14:paraId="6C7A1994" w14:textId="0788B479" w:rsidR="00DF349B" w:rsidRDefault="00DF349B">
          <w:pPr>
            <w:pStyle w:val="TOC2"/>
            <w:tabs>
              <w:tab w:val="right" w:leader="dot" w:pos="9350"/>
            </w:tabs>
            <w:rPr>
              <w:ins w:id="79" w:author="David Conklin" w:date="2020-09-10T15:08:00Z"/>
              <w:rFonts w:eastAsiaTheme="minorEastAsia"/>
              <w:noProof/>
            </w:rPr>
          </w:pPr>
          <w:ins w:id="80"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"_Toc50642956"</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The wr_pous.csv file</w:t>
            </w:r>
            <w:r>
              <w:rPr>
                <w:noProof/>
                <w:webHidden/>
              </w:rPr>
              <w:tab/>
            </w:r>
            <w:r>
              <w:rPr>
                <w:noProof/>
                <w:webHidden/>
              </w:rPr>
              <w:fldChar w:fldCharType="begin"/>
            </w:r>
            <w:r>
              <w:rPr>
                <w:noProof/>
                <w:webHidden/>
              </w:rPr>
              <w:instrText xml:space="preserve"> PAGEREF _Toc50642956 \h </w:instrText>
            </w:r>
            <w:r>
              <w:rPr>
                <w:noProof/>
                <w:webHidden/>
              </w:rPr>
            </w:r>
          </w:ins>
          <w:r>
            <w:rPr>
              <w:noProof/>
              <w:webHidden/>
            </w:rPr>
            <w:fldChar w:fldCharType="separate"/>
          </w:r>
          <w:ins w:id="81" w:author="David Conklin" w:date="2020-09-10T15:08:00Z">
            <w:r>
              <w:rPr>
                <w:noProof/>
                <w:webHidden/>
              </w:rPr>
              <w:t>19</w:t>
            </w:r>
            <w:r>
              <w:rPr>
                <w:noProof/>
                <w:webHidden/>
              </w:rPr>
              <w:fldChar w:fldCharType="end"/>
            </w:r>
            <w:r w:rsidRPr="007B655D">
              <w:rPr>
                <w:rStyle w:val="Hyperlink"/>
                <w:noProof/>
              </w:rPr>
              <w:fldChar w:fldCharType="end"/>
            </w:r>
          </w:ins>
        </w:p>
        <w:p w14:paraId="23343EA0" w14:textId="41C228D7" w:rsidR="00DF349B" w:rsidRDefault="00DF349B">
          <w:pPr>
            <w:pStyle w:val="TOC2"/>
            <w:tabs>
              <w:tab w:val="right" w:leader="dot" w:pos="9350"/>
            </w:tabs>
            <w:rPr>
              <w:ins w:id="82" w:author="David Conklin" w:date="2020-09-10T15:08:00Z"/>
              <w:rFonts w:eastAsiaTheme="minorEastAsia"/>
              <w:noProof/>
            </w:rPr>
          </w:pPr>
          <w:ins w:id="83"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"_Toc50642957"</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Adding a water right</w:t>
            </w:r>
            <w:r>
              <w:rPr>
                <w:noProof/>
                <w:webHidden/>
              </w:rPr>
              <w:tab/>
            </w:r>
            <w:r>
              <w:rPr>
                <w:noProof/>
                <w:webHidden/>
              </w:rPr>
              <w:fldChar w:fldCharType="begin"/>
            </w:r>
            <w:r>
              <w:rPr>
                <w:noProof/>
                <w:webHidden/>
              </w:rPr>
              <w:instrText xml:space="preserve"> PAGEREF _Toc50642957 \h </w:instrText>
            </w:r>
            <w:r>
              <w:rPr>
                <w:noProof/>
                <w:webHidden/>
              </w:rPr>
            </w:r>
          </w:ins>
          <w:r>
            <w:rPr>
              <w:noProof/>
              <w:webHidden/>
            </w:rPr>
            <w:fldChar w:fldCharType="separate"/>
          </w:r>
          <w:ins w:id="84" w:author="David Conklin" w:date="2020-09-10T15:08:00Z">
            <w:r>
              <w:rPr>
                <w:noProof/>
                <w:webHidden/>
              </w:rPr>
              <w:t>20</w:t>
            </w:r>
            <w:r>
              <w:rPr>
                <w:noProof/>
                <w:webHidden/>
              </w:rPr>
              <w:fldChar w:fldCharType="end"/>
            </w:r>
            <w:r w:rsidRPr="007B655D">
              <w:rPr>
                <w:rStyle w:val="Hyperlink"/>
                <w:noProof/>
              </w:rPr>
              <w:fldChar w:fldCharType="end"/>
            </w:r>
          </w:ins>
        </w:p>
        <w:p w14:paraId="26533D58" w14:textId="1F892DE9" w:rsidR="00DF349B" w:rsidRDefault="00DF349B">
          <w:pPr>
            <w:pStyle w:val="TOC1"/>
            <w:tabs>
              <w:tab w:val="right" w:leader="dot" w:pos="9350"/>
            </w:tabs>
            <w:rPr>
              <w:ins w:id="85" w:author="David Conklin" w:date="2020-09-10T15:08:00Z"/>
              <w:rFonts w:eastAsiaTheme="minorEastAsia"/>
              <w:noProof/>
            </w:rPr>
          </w:pPr>
          <w:ins w:id="86" w:author="David Conklin" w:date="2020-09-10T15:08:00Z">
            <w:r w:rsidRPr="007B655D">
              <w:rPr>
                <w:rStyle w:val="Hyperlink"/>
                <w:noProof/>
              </w:rPr>
              <w:lastRenderedPageBreak/>
              <w:fldChar w:fldCharType="begin"/>
            </w:r>
            <w:r w:rsidRPr="007B655D">
              <w:rPr>
                <w:rStyle w:val="Hyperlink"/>
                <w:noProof/>
              </w:rPr>
              <w:instrText xml:space="preserve"> </w:instrText>
            </w:r>
            <w:r>
              <w:rPr>
                <w:noProof/>
              </w:rPr>
              <w:instrText>HYPERLINK \l "_Toc50642958"</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Water parcels</w:t>
            </w:r>
            <w:r>
              <w:rPr>
                <w:noProof/>
                <w:webHidden/>
              </w:rPr>
              <w:tab/>
            </w:r>
            <w:r>
              <w:rPr>
                <w:noProof/>
                <w:webHidden/>
              </w:rPr>
              <w:fldChar w:fldCharType="begin"/>
            </w:r>
            <w:r>
              <w:rPr>
                <w:noProof/>
                <w:webHidden/>
              </w:rPr>
              <w:instrText xml:space="preserve"> PAGEREF _Toc50642958 \h </w:instrText>
            </w:r>
            <w:r>
              <w:rPr>
                <w:noProof/>
                <w:webHidden/>
              </w:rPr>
            </w:r>
          </w:ins>
          <w:r>
            <w:rPr>
              <w:noProof/>
              <w:webHidden/>
            </w:rPr>
            <w:fldChar w:fldCharType="separate"/>
          </w:r>
          <w:ins w:id="87" w:author="David Conklin" w:date="2020-09-10T15:08:00Z">
            <w:r>
              <w:rPr>
                <w:noProof/>
                <w:webHidden/>
              </w:rPr>
              <w:t>21</w:t>
            </w:r>
            <w:r>
              <w:rPr>
                <w:noProof/>
                <w:webHidden/>
              </w:rPr>
              <w:fldChar w:fldCharType="end"/>
            </w:r>
            <w:r w:rsidRPr="007B655D">
              <w:rPr>
                <w:rStyle w:val="Hyperlink"/>
                <w:noProof/>
              </w:rPr>
              <w:fldChar w:fldCharType="end"/>
            </w:r>
          </w:ins>
        </w:p>
        <w:p w14:paraId="62651BCE" w14:textId="2B2E337F" w:rsidR="00DF349B" w:rsidRDefault="00DF349B">
          <w:pPr>
            <w:pStyle w:val="TOC1"/>
            <w:tabs>
              <w:tab w:val="right" w:leader="dot" w:pos="9350"/>
            </w:tabs>
            <w:rPr>
              <w:ins w:id="88" w:author="David Conklin" w:date="2020-09-10T15:08:00Z"/>
              <w:rFonts w:eastAsiaTheme="minorEastAsia"/>
              <w:noProof/>
            </w:rPr>
          </w:pPr>
          <w:ins w:id="89"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"_Toc50642959"</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Daily water mass and energy balance</w:t>
            </w:r>
            <w:r>
              <w:rPr>
                <w:noProof/>
                <w:webHidden/>
              </w:rPr>
              <w:tab/>
            </w:r>
            <w:r>
              <w:rPr>
                <w:noProof/>
                <w:webHidden/>
              </w:rPr>
              <w:fldChar w:fldCharType="begin"/>
            </w:r>
            <w:r>
              <w:rPr>
                <w:noProof/>
                <w:webHidden/>
              </w:rPr>
              <w:instrText xml:space="preserve"> PAGEREF _Toc50642959 \h </w:instrText>
            </w:r>
            <w:r>
              <w:rPr>
                <w:noProof/>
                <w:webHidden/>
              </w:rPr>
            </w:r>
          </w:ins>
          <w:r>
            <w:rPr>
              <w:noProof/>
              <w:webHidden/>
            </w:rPr>
            <w:fldChar w:fldCharType="separate"/>
          </w:r>
          <w:ins w:id="90" w:author="David Conklin" w:date="2020-09-10T15:08:00Z">
            <w:r>
              <w:rPr>
                <w:noProof/>
                <w:webHidden/>
              </w:rPr>
              <w:t>21</w:t>
            </w:r>
            <w:r>
              <w:rPr>
                <w:noProof/>
                <w:webHidden/>
              </w:rPr>
              <w:fldChar w:fldCharType="end"/>
            </w:r>
            <w:r w:rsidRPr="007B655D">
              <w:rPr>
                <w:rStyle w:val="Hyperlink"/>
                <w:noProof/>
              </w:rPr>
              <w:fldChar w:fldCharType="end"/>
            </w:r>
          </w:ins>
        </w:p>
        <w:p w14:paraId="5BE88893" w14:textId="4B1E22A6" w:rsidR="00DF349B" w:rsidRDefault="00DF349B">
          <w:pPr>
            <w:pStyle w:val="TOC1"/>
            <w:tabs>
              <w:tab w:val="right" w:leader="dot" w:pos="9350"/>
            </w:tabs>
            <w:rPr>
              <w:ins w:id="91" w:author="David Conklin" w:date="2020-09-10T15:08:00Z"/>
              <w:rFonts w:eastAsiaTheme="minorEastAsia"/>
              <w:noProof/>
            </w:rPr>
          </w:pPr>
          <w:ins w:id="92"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"_Toc50642960"</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Water temperature from thermal energy</w:t>
            </w:r>
            <w:r>
              <w:rPr>
                <w:noProof/>
                <w:webHidden/>
              </w:rPr>
              <w:tab/>
            </w:r>
            <w:r>
              <w:rPr>
                <w:noProof/>
                <w:webHidden/>
              </w:rPr>
              <w:fldChar w:fldCharType="begin"/>
            </w:r>
            <w:r>
              <w:rPr>
                <w:noProof/>
                <w:webHidden/>
              </w:rPr>
              <w:instrText xml:space="preserve"> PAGEREF _Toc50642960 \h </w:instrText>
            </w:r>
            <w:r>
              <w:rPr>
                <w:noProof/>
                <w:webHidden/>
              </w:rPr>
            </w:r>
          </w:ins>
          <w:r>
            <w:rPr>
              <w:noProof/>
              <w:webHidden/>
            </w:rPr>
            <w:fldChar w:fldCharType="separate"/>
          </w:r>
          <w:ins w:id="93" w:author="David Conklin" w:date="2020-09-10T15:08:00Z">
            <w:r>
              <w:rPr>
                <w:noProof/>
                <w:webHidden/>
              </w:rPr>
              <w:t>22</w:t>
            </w:r>
            <w:r>
              <w:rPr>
                <w:noProof/>
                <w:webHidden/>
              </w:rPr>
              <w:fldChar w:fldCharType="end"/>
            </w:r>
            <w:r w:rsidRPr="007B655D">
              <w:rPr>
                <w:rStyle w:val="Hyperlink"/>
                <w:noProof/>
              </w:rPr>
              <w:fldChar w:fldCharType="end"/>
            </w:r>
          </w:ins>
        </w:p>
        <w:p w14:paraId="02CC47F9" w14:textId="7DA1ED2F" w:rsidR="00DF349B" w:rsidRDefault="00DF349B">
          <w:pPr>
            <w:pStyle w:val="TOC1"/>
            <w:tabs>
              <w:tab w:val="right" w:leader="dot" w:pos="9350"/>
            </w:tabs>
            <w:rPr>
              <w:ins w:id="94" w:author="David Conklin" w:date="2020-09-10T15:08:00Z"/>
              <w:rFonts w:eastAsiaTheme="minorEastAsia"/>
              <w:noProof/>
            </w:rPr>
          </w:pPr>
          <w:ins w:id="95"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"_Toc50642961"</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Initial conditions for Flow: the IC file</w:t>
            </w:r>
            <w:r>
              <w:rPr>
                <w:noProof/>
                <w:webHidden/>
              </w:rPr>
              <w:tab/>
            </w:r>
            <w:r>
              <w:rPr>
                <w:noProof/>
                <w:webHidden/>
              </w:rPr>
              <w:fldChar w:fldCharType="begin"/>
            </w:r>
            <w:r>
              <w:rPr>
                <w:noProof/>
                <w:webHidden/>
              </w:rPr>
              <w:instrText xml:space="preserve"> PAGEREF _Toc50642961 \h </w:instrText>
            </w:r>
            <w:r>
              <w:rPr>
                <w:noProof/>
                <w:webHidden/>
              </w:rPr>
            </w:r>
          </w:ins>
          <w:r>
            <w:rPr>
              <w:noProof/>
              <w:webHidden/>
            </w:rPr>
            <w:fldChar w:fldCharType="separate"/>
          </w:r>
          <w:ins w:id="96" w:author="David Conklin" w:date="2020-09-10T15:08:00Z">
            <w:r>
              <w:rPr>
                <w:noProof/>
                <w:webHidden/>
              </w:rPr>
              <w:t>22</w:t>
            </w:r>
            <w:r>
              <w:rPr>
                <w:noProof/>
                <w:webHidden/>
              </w:rPr>
              <w:fldChar w:fldCharType="end"/>
            </w:r>
            <w:r w:rsidRPr="007B655D">
              <w:rPr>
                <w:rStyle w:val="Hyperlink"/>
                <w:noProof/>
              </w:rPr>
              <w:fldChar w:fldCharType="end"/>
            </w:r>
          </w:ins>
        </w:p>
        <w:p w14:paraId="71F1C364" w14:textId="59904401" w:rsidR="00DF349B" w:rsidRDefault="00DF349B">
          <w:pPr>
            <w:pStyle w:val="TOC1"/>
            <w:tabs>
              <w:tab w:val="right" w:leader="dot" w:pos="9350"/>
            </w:tabs>
            <w:rPr>
              <w:ins w:id="97" w:author="David Conklin" w:date="2020-09-10T15:08:00Z"/>
              <w:rFonts w:eastAsiaTheme="minorEastAsia"/>
              <w:noProof/>
            </w:rPr>
          </w:pPr>
          <w:ins w:id="98"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"_Toc50642962"</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Boundary conditions for stream water temperature</w:t>
            </w:r>
            <w:r>
              <w:rPr>
                <w:noProof/>
                <w:webHidden/>
              </w:rPr>
              <w:tab/>
            </w:r>
            <w:r>
              <w:rPr>
                <w:noProof/>
                <w:webHidden/>
              </w:rPr>
              <w:fldChar w:fldCharType="begin"/>
            </w:r>
            <w:r>
              <w:rPr>
                <w:noProof/>
                <w:webHidden/>
              </w:rPr>
              <w:instrText xml:space="preserve"> PAGEREF _Toc50642962 \h </w:instrText>
            </w:r>
            <w:r>
              <w:rPr>
                <w:noProof/>
                <w:webHidden/>
              </w:rPr>
            </w:r>
          </w:ins>
          <w:r>
            <w:rPr>
              <w:noProof/>
              <w:webHidden/>
            </w:rPr>
            <w:fldChar w:fldCharType="separate"/>
          </w:r>
          <w:ins w:id="99" w:author="David Conklin" w:date="2020-09-10T15:08:00Z">
            <w:r>
              <w:rPr>
                <w:noProof/>
                <w:webHidden/>
              </w:rPr>
              <w:t>23</w:t>
            </w:r>
            <w:r>
              <w:rPr>
                <w:noProof/>
                <w:webHidden/>
              </w:rPr>
              <w:fldChar w:fldCharType="end"/>
            </w:r>
            <w:r w:rsidRPr="007B655D">
              <w:rPr>
                <w:rStyle w:val="Hyperlink"/>
                <w:noProof/>
              </w:rPr>
              <w:fldChar w:fldCharType="end"/>
            </w:r>
          </w:ins>
        </w:p>
        <w:p w14:paraId="62E1CC6A" w14:textId="5E432CCE" w:rsidR="00DF349B" w:rsidRDefault="00DF349B">
          <w:pPr>
            <w:pStyle w:val="TOC1"/>
            <w:tabs>
              <w:tab w:val="right" w:leader="dot" w:pos="9350"/>
            </w:tabs>
            <w:rPr>
              <w:ins w:id="100" w:author="David Conklin" w:date="2020-09-10T15:08:00Z"/>
              <w:rFonts w:eastAsiaTheme="minorEastAsia"/>
              <w:noProof/>
            </w:rPr>
          </w:pPr>
          <w:ins w:id="101"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"_Toc50642963"</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Estimating the rate of flow in a stream reach</w:t>
            </w:r>
            <w:r>
              <w:rPr>
                <w:noProof/>
                <w:webHidden/>
              </w:rPr>
              <w:tab/>
            </w:r>
            <w:r>
              <w:rPr>
                <w:noProof/>
                <w:webHidden/>
              </w:rPr>
              <w:fldChar w:fldCharType="begin"/>
            </w:r>
            <w:r>
              <w:rPr>
                <w:noProof/>
                <w:webHidden/>
              </w:rPr>
              <w:instrText xml:space="preserve"> PAGEREF _Toc50642963 \h </w:instrText>
            </w:r>
            <w:r>
              <w:rPr>
                <w:noProof/>
                <w:webHidden/>
              </w:rPr>
            </w:r>
          </w:ins>
          <w:r>
            <w:rPr>
              <w:noProof/>
              <w:webHidden/>
            </w:rPr>
            <w:fldChar w:fldCharType="separate"/>
          </w:r>
          <w:ins w:id="102" w:author="David Conklin" w:date="2020-09-10T15:08:00Z">
            <w:r>
              <w:rPr>
                <w:noProof/>
                <w:webHidden/>
              </w:rPr>
              <w:t>23</w:t>
            </w:r>
            <w:r>
              <w:rPr>
                <w:noProof/>
                <w:webHidden/>
              </w:rPr>
              <w:fldChar w:fldCharType="end"/>
            </w:r>
            <w:r w:rsidRPr="007B655D">
              <w:rPr>
                <w:rStyle w:val="Hyperlink"/>
                <w:noProof/>
              </w:rPr>
              <w:fldChar w:fldCharType="end"/>
            </w:r>
          </w:ins>
        </w:p>
        <w:p w14:paraId="0B6BDD72" w14:textId="09782786" w:rsidR="00DF349B" w:rsidRDefault="00DF349B">
          <w:pPr>
            <w:pStyle w:val="TOC1"/>
            <w:tabs>
              <w:tab w:val="right" w:leader="dot" w:pos="9350"/>
            </w:tabs>
            <w:rPr>
              <w:ins w:id="103" w:author="David Conklin" w:date="2020-09-10T15:08:00Z"/>
              <w:rFonts w:eastAsiaTheme="minorEastAsia"/>
              <w:noProof/>
            </w:rPr>
          </w:pPr>
          <w:ins w:id="104"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"_Toc50642964"</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_Toc50642964 \h </w:instrText>
            </w:r>
            <w:r>
              <w:rPr>
                <w:noProof/>
                <w:webHidden/>
              </w:rPr>
            </w:r>
          </w:ins>
          <w:r>
            <w:rPr>
              <w:noProof/>
              <w:webHidden/>
            </w:rPr>
            <w:fldChar w:fldCharType="separate"/>
          </w:r>
          <w:ins w:id="105" w:author="David Conklin" w:date="2020-09-10T15:08:00Z">
            <w:r>
              <w:rPr>
                <w:noProof/>
                <w:webHidden/>
              </w:rPr>
              <w:t>24</w:t>
            </w:r>
            <w:r>
              <w:rPr>
                <w:noProof/>
                <w:webHidden/>
              </w:rPr>
              <w:fldChar w:fldCharType="end"/>
            </w:r>
            <w:r w:rsidRPr="007B655D">
              <w:rPr>
                <w:rStyle w:val="Hyperlink"/>
                <w:noProof/>
              </w:rPr>
              <w:fldChar w:fldCharType="end"/>
            </w:r>
          </w:ins>
        </w:p>
        <w:p w14:paraId="441B1736" w14:textId="0CD51A79" w:rsidR="00DF349B" w:rsidRDefault="00DF349B">
          <w:pPr>
            <w:pStyle w:val="TOC1"/>
            <w:tabs>
              <w:tab w:val="right" w:leader="dot" w:pos="9350"/>
            </w:tabs>
            <w:rPr>
              <w:ins w:id="106" w:author="David Conklin" w:date="2020-09-10T15:08:00Z"/>
              <w:rFonts w:eastAsiaTheme="minorEastAsia"/>
              <w:noProof/>
            </w:rPr>
          </w:pPr>
          <w:ins w:id="107"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"_Toc50642965"</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North Santiam study area</w:t>
            </w:r>
            <w:r>
              <w:rPr>
                <w:noProof/>
                <w:webHidden/>
              </w:rPr>
              <w:tab/>
            </w:r>
            <w:r>
              <w:rPr>
                <w:noProof/>
                <w:webHidden/>
              </w:rPr>
              <w:fldChar w:fldCharType="begin"/>
            </w:r>
            <w:r>
              <w:rPr>
                <w:noProof/>
                <w:webHidden/>
              </w:rPr>
              <w:instrText xml:space="preserve"> PAGEREF _Toc50642965 \h </w:instrText>
            </w:r>
            <w:r>
              <w:rPr>
                <w:noProof/>
                <w:webHidden/>
              </w:rPr>
            </w:r>
          </w:ins>
          <w:r>
            <w:rPr>
              <w:noProof/>
              <w:webHidden/>
            </w:rPr>
            <w:fldChar w:fldCharType="separate"/>
          </w:r>
          <w:ins w:id="108" w:author="David Conklin" w:date="2020-09-10T15:08:00Z">
            <w:r>
              <w:rPr>
                <w:noProof/>
                <w:webHidden/>
              </w:rPr>
              <w:t>26</w:t>
            </w:r>
            <w:r>
              <w:rPr>
                <w:noProof/>
                <w:webHidden/>
              </w:rPr>
              <w:fldChar w:fldCharType="end"/>
            </w:r>
            <w:r w:rsidRPr="007B655D">
              <w:rPr>
                <w:rStyle w:val="Hyperlink"/>
                <w:noProof/>
              </w:rPr>
              <w:fldChar w:fldCharType="end"/>
            </w:r>
          </w:ins>
        </w:p>
        <w:p w14:paraId="5E564051" w14:textId="7E5204C3" w:rsidR="00DF349B" w:rsidRDefault="00DF349B">
          <w:pPr>
            <w:pStyle w:val="TOC2"/>
            <w:tabs>
              <w:tab w:val="right" w:leader="dot" w:pos="9350"/>
            </w:tabs>
            <w:rPr>
              <w:ins w:id="109" w:author="David Conklin" w:date="2020-09-10T15:08:00Z"/>
              <w:rFonts w:eastAsiaTheme="minorEastAsia"/>
              <w:noProof/>
            </w:rPr>
          </w:pPr>
          <w:ins w:id="110"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"_Toc50642966"</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_Toc50642966 \h </w:instrText>
            </w:r>
            <w:r>
              <w:rPr>
                <w:noProof/>
                <w:webHidden/>
              </w:rPr>
            </w:r>
          </w:ins>
          <w:r>
            <w:rPr>
              <w:noProof/>
              <w:webHidden/>
            </w:rPr>
            <w:fldChar w:fldCharType="separate"/>
          </w:r>
          <w:ins w:id="111" w:author="David Conklin" w:date="2020-09-10T15:08:00Z">
            <w:r>
              <w:rPr>
                <w:noProof/>
                <w:webHidden/>
              </w:rPr>
              <w:t>26</w:t>
            </w:r>
            <w:r>
              <w:rPr>
                <w:noProof/>
                <w:webHidden/>
              </w:rPr>
              <w:fldChar w:fldCharType="end"/>
            </w:r>
            <w:r w:rsidRPr="007B655D">
              <w:rPr>
                <w:rStyle w:val="Hyperlink"/>
                <w:noProof/>
              </w:rPr>
              <w:fldChar w:fldCharType="end"/>
            </w:r>
          </w:ins>
        </w:p>
        <w:p w14:paraId="2DEE4B21" w14:textId="7113E552" w:rsidR="00DF349B" w:rsidRDefault="00DF349B">
          <w:pPr>
            <w:pStyle w:val="TOC2"/>
            <w:tabs>
              <w:tab w:val="right" w:leader="dot" w:pos="9350"/>
            </w:tabs>
            <w:rPr>
              <w:ins w:id="112" w:author="David Conklin" w:date="2020-09-10T15:08:00Z"/>
              <w:rFonts w:eastAsiaTheme="minorEastAsia"/>
              <w:noProof/>
            </w:rPr>
          </w:pPr>
          <w:ins w:id="113"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"_Toc50642967"</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Municipal water rights</w:t>
            </w:r>
            <w:r>
              <w:rPr>
                <w:noProof/>
                <w:webHidden/>
              </w:rPr>
              <w:tab/>
            </w:r>
            <w:r>
              <w:rPr>
                <w:noProof/>
                <w:webHidden/>
              </w:rPr>
              <w:fldChar w:fldCharType="begin"/>
            </w:r>
            <w:r>
              <w:rPr>
                <w:noProof/>
                <w:webHidden/>
              </w:rPr>
              <w:instrText xml:space="preserve"> PAGEREF _Toc50642967 \h </w:instrText>
            </w:r>
            <w:r>
              <w:rPr>
                <w:noProof/>
                <w:webHidden/>
              </w:rPr>
            </w:r>
          </w:ins>
          <w:r>
            <w:rPr>
              <w:noProof/>
              <w:webHidden/>
            </w:rPr>
            <w:fldChar w:fldCharType="separate"/>
          </w:r>
          <w:ins w:id="114" w:author="David Conklin" w:date="2020-09-10T15:08:00Z">
            <w:r>
              <w:rPr>
                <w:noProof/>
                <w:webHidden/>
              </w:rPr>
              <w:t>27</w:t>
            </w:r>
            <w:r>
              <w:rPr>
                <w:noProof/>
                <w:webHidden/>
              </w:rPr>
              <w:fldChar w:fldCharType="end"/>
            </w:r>
            <w:r w:rsidRPr="007B655D">
              <w:rPr>
                <w:rStyle w:val="Hyperlink"/>
                <w:noProof/>
              </w:rPr>
              <w:fldChar w:fldCharType="end"/>
            </w:r>
          </w:ins>
        </w:p>
        <w:p w14:paraId="29C4F374" w14:textId="41679643" w:rsidR="00DF349B" w:rsidRDefault="00DF349B">
          <w:pPr>
            <w:pStyle w:val="TOC1"/>
            <w:tabs>
              <w:tab w:val="right" w:leader="dot" w:pos="9350"/>
            </w:tabs>
            <w:rPr>
              <w:ins w:id="115" w:author="David Conklin" w:date="2020-09-10T15:08:00Z"/>
              <w:rFonts w:eastAsiaTheme="minorEastAsia"/>
              <w:noProof/>
            </w:rPr>
          </w:pPr>
          <w:ins w:id="116"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"_Toc50642968"</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McKenzie Basin Wetlands Study</w:t>
            </w:r>
            <w:r>
              <w:rPr>
                <w:noProof/>
                <w:webHidden/>
              </w:rPr>
              <w:tab/>
            </w:r>
            <w:r>
              <w:rPr>
                <w:noProof/>
                <w:webHidden/>
              </w:rPr>
              <w:fldChar w:fldCharType="begin"/>
            </w:r>
            <w:r>
              <w:rPr>
                <w:noProof/>
                <w:webHidden/>
              </w:rPr>
              <w:instrText xml:space="preserve"> PAGEREF _Toc50642968 \h </w:instrText>
            </w:r>
            <w:r>
              <w:rPr>
                <w:noProof/>
                <w:webHidden/>
              </w:rPr>
            </w:r>
          </w:ins>
          <w:r>
            <w:rPr>
              <w:noProof/>
              <w:webHidden/>
            </w:rPr>
            <w:fldChar w:fldCharType="separate"/>
          </w:r>
          <w:ins w:id="117" w:author="David Conklin" w:date="2020-09-10T15:08:00Z">
            <w:r>
              <w:rPr>
                <w:noProof/>
                <w:webHidden/>
              </w:rPr>
              <w:t>28</w:t>
            </w:r>
            <w:r>
              <w:rPr>
                <w:noProof/>
                <w:webHidden/>
              </w:rPr>
              <w:fldChar w:fldCharType="end"/>
            </w:r>
            <w:r w:rsidRPr="007B655D">
              <w:rPr>
                <w:rStyle w:val="Hyperlink"/>
                <w:noProof/>
              </w:rPr>
              <w:fldChar w:fldCharType="end"/>
            </w:r>
          </w:ins>
        </w:p>
        <w:p w14:paraId="03BC610B" w14:textId="18985EB2" w:rsidR="00DF349B" w:rsidRDefault="00DF349B">
          <w:pPr>
            <w:pStyle w:val="TOC2"/>
            <w:tabs>
              <w:tab w:val="right" w:leader="dot" w:pos="9350"/>
            </w:tabs>
            <w:rPr>
              <w:ins w:id="118" w:author="David Conklin" w:date="2020-09-10T15:08:00Z"/>
              <w:rFonts w:eastAsiaTheme="minorEastAsia"/>
              <w:noProof/>
            </w:rPr>
          </w:pPr>
          <w:ins w:id="119"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"_Toc50642969"</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Project Overview</w:t>
            </w:r>
            <w:r>
              <w:rPr>
                <w:noProof/>
                <w:webHidden/>
              </w:rPr>
              <w:tab/>
            </w:r>
            <w:r>
              <w:rPr>
                <w:noProof/>
                <w:webHidden/>
              </w:rPr>
              <w:fldChar w:fldCharType="begin"/>
            </w:r>
            <w:r>
              <w:rPr>
                <w:noProof/>
                <w:webHidden/>
              </w:rPr>
              <w:instrText xml:space="preserve"> PAGEREF _Toc50642969 \h </w:instrText>
            </w:r>
            <w:r>
              <w:rPr>
                <w:noProof/>
                <w:webHidden/>
              </w:rPr>
            </w:r>
          </w:ins>
          <w:r>
            <w:rPr>
              <w:noProof/>
              <w:webHidden/>
            </w:rPr>
            <w:fldChar w:fldCharType="separate"/>
          </w:r>
          <w:ins w:id="120" w:author="David Conklin" w:date="2020-09-10T15:08:00Z">
            <w:r>
              <w:rPr>
                <w:noProof/>
                <w:webHidden/>
              </w:rPr>
              <w:t>28</w:t>
            </w:r>
            <w:r>
              <w:rPr>
                <w:noProof/>
                <w:webHidden/>
              </w:rPr>
              <w:fldChar w:fldCharType="end"/>
            </w:r>
            <w:r w:rsidRPr="007B655D">
              <w:rPr>
                <w:rStyle w:val="Hyperlink"/>
                <w:noProof/>
              </w:rPr>
              <w:fldChar w:fldCharType="end"/>
            </w:r>
          </w:ins>
        </w:p>
        <w:p w14:paraId="6CE38370" w14:textId="6E4BB4C6" w:rsidR="00DF349B" w:rsidRDefault="00DF349B">
          <w:pPr>
            <w:pStyle w:val="TOC2"/>
            <w:tabs>
              <w:tab w:val="right" w:leader="dot" w:pos="9350"/>
            </w:tabs>
            <w:rPr>
              <w:ins w:id="121" w:author="David Conklin" w:date="2020-09-10T15:08:00Z"/>
              <w:rFonts w:eastAsiaTheme="minorEastAsia"/>
              <w:noProof/>
            </w:rPr>
          </w:pPr>
          <w:ins w:id="122"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"_Toc50642970"</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Model and Simulation Overview</w:t>
            </w:r>
            <w:r>
              <w:rPr>
                <w:noProof/>
                <w:webHidden/>
              </w:rPr>
              <w:tab/>
            </w:r>
            <w:r>
              <w:rPr>
                <w:noProof/>
                <w:webHidden/>
              </w:rPr>
              <w:fldChar w:fldCharType="begin"/>
            </w:r>
            <w:r>
              <w:rPr>
                <w:noProof/>
                <w:webHidden/>
              </w:rPr>
              <w:instrText xml:space="preserve"> PAGEREF _Toc50642970 \h </w:instrText>
            </w:r>
            <w:r>
              <w:rPr>
                <w:noProof/>
                <w:webHidden/>
              </w:rPr>
            </w:r>
          </w:ins>
          <w:r>
            <w:rPr>
              <w:noProof/>
              <w:webHidden/>
            </w:rPr>
            <w:fldChar w:fldCharType="separate"/>
          </w:r>
          <w:ins w:id="123" w:author="David Conklin" w:date="2020-09-10T15:08:00Z">
            <w:r>
              <w:rPr>
                <w:noProof/>
                <w:webHidden/>
              </w:rPr>
              <w:t>30</w:t>
            </w:r>
            <w:r>
              <w:rPr>
                <w:noProof/>
                <w:webHidden/>
              </w:rPr>
              <w:fldChar w:fldCharType="end"/>
            </w:r>
            <w:r w:rsidRPr="007B655D">
              <w:rPr>
                <w:rStyle w:val="Hyperlink"/>
                <w:noProof/>
              </w:rPr>
              <w:fldChar w:fldCharType="end"/>
            </w:r>
          </w:ins>
        </w:p>
        <w:p w14:paraId="6F36527A" w14:textId="7941F60B" w:rsidR="00DF349B" w:rsidRDefault="00DF349B">
          <w:pPr>
            <w:pStyle w:val="TOC2"/>
            <w:tabs>
              <w:tab w:val="right" w:leader="dot" w:pos="9350"/>
            </w:tabs>
            <w:rPr>
              <w:ins w:id="124" w:author="David Conklin" w:date="2020-09-10T15:08:00Z"/>
              <w:rFonts w:eastAsiaTheme="minorEastAsia"/>
              <w:noProof/>
            </w:rPr>
          </w:pPr>
          <w:ins w:id="125"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"_Toc50642971"</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_Toc50642971 \h </w:instrText>
            </w:r>
            <w:r>
              <w:rPr>
                <w:noProof/>
                <w:webHidden/>
              </w:rPr>
            </w:r>
          </w:ins>
          <w:r>
            <w:rPr>
              <w:noProof/>
              <w:webHidden/>
            </w:rPr>
            <w:fldChar w:fldCharType="separate"/>
          </w:r>
          <w:ins w:id="126" w:author="David Conklin" w:date="2020-09-10T15:08:00Z">
            <w:r>
              <w:rPr>
                <w:noProof/>
                <w:webHidden/>
              </w:rPr>
              <w:t>31</w:t>
            </w:r>
            <w:r>
              <w:rPr>
                <w:noProof/>
                <w:webHidden/>
              </w:rPr>
              <w:fldChar w:fldCharType="end"/>
            </w:r>
            <w:r w:rsidRPr="007B655D">
              <w:rPr>
                <w:rStyle w:val="Hyperlink"/>
                <w:noProof/>
              </w:rPr>
              <w:fldChar w:fldCharType="end"/>
            </w:r>
          </w:ins>
        </w:p>
        <w:p w14:paraId="1206F6A7" w14:textId="20E4CECF" w:rsidR="00DF349B" w:rsidRDefault="00DF349B">
          <w:pPr>
            <w:pStyle w:val="TOC2"/>
            <w:tabs>
              <w:tab w:val="right" w:leader="dot" w:pos="9350"/>
            </w:tabs>
            <w:rPr>
              <w:ins w:id="127" w:author="David Conklin" w:date="2020-09-10T15:08:00Z"/>
              <w:rFonts w:eastAsiaTheme="minorEastAsia"/>
              <w:noProof/>
            </w:rPr>
          </w:pPr>
          <w:ins w:id="128"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"_Toc50642972"</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Projection, Calendar, and Units</w:t>
            </w:r>
            <w:r>
              <w:rPr>
                <w:noProof/>
                <w:webHidden/>
              </w:rPr>
              <w:tab/>
            </w:r>
            <w:r>
              <w:rPr>
                <w:noProof/>
                <w:webHidden/>
              </w:rPr>
              <w:fldChar w:fldCharType="begin"/>
            </w:r>
            <w:r>
              <w:rPr>
                <w:noProof/>
                <w:webHidden/>
              </w:rPr>
              <w:instrText xml:space="preserve"> PAGEREF _Toc50642972 \h </w:instrText>
            </w:r>
            <w:r>
              <w:rPr>
                <w:noProof/>
                <w:webHidden/>
              </w:rPr>
            </w:r>
          </w:ins>
          <w:r>
            <w:rPr>
              <w:noProof/>
              <w:webHidden/>
            </w:rPr>
            <w:fldChar w:fldCharType="separate"/>
          </w:r>
          <w:ins w:id="129" w:author="David Conklin" w:date="2020-09-10T15:08:00Z">
            <w:r>
              <w:rPr>
                <w:noProof/>
                <w:webHidden/>
              </w:rPr>
              <w:t>31</w:t>
            </w:r>
            <w:r>
              <w:rPr>
                <w:noProof/>
                <w:webHidden/>
              </w:rPr>
              <w:fldChar w:fldCharType="end"/>
            </w:r>
            <w:r w:rsidRPr="007B655D">
              <w:rPr>
                <w:rStyle w:val="Hyperlink"/>
                <w:noProof/>
              </w:rPr>
              <w:fldChar w:fldCharType="end"/>
            </w:r>
          </w:ins>
        </w:p>
        <w:p w14:paraId="30312089" w14:textId="5592F59F" w:rsidR="00DF349B" w:rsidRDefault="00DF349B">
          <w:pPr>
            <w:pStyle w:val="TOC2"/>
            <w:tabs>
              <w:tab w:val="right" w:leader="dot" w:pos="9350"/>
            </w:tabs>
            <w:rPr>
              <w:ins w:id="130" w:author="David Conklin" w:date="2020-09-10T15:08:00Z"/>
              <w:rFonts w:eastAsiaTheme="minorEastAsia"/>
              <w:noProof/>
            </w:rPr>
          </w:pPr>
          <w:ins w:id="131"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"_Toc50642973"</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Simulation of changes in wetlands over time</w:t>
            </w:r>
            <w:r>
              <w:rPr>
                <w:noProof/>
                <w:webHidden/>
              </w:rPr>
              <w:tab/>
            </w:r>
            <w:r>
              <w:rPr>
                <w:noProof/>
                <w:webHidden/>
              </w:rPr>
              <w:fldChar w:fldCharType="begin"/>
            </w:r>
            <w:r>
              <w:rPr>
                <w:noProof/>
                <w:webHidden/>
              </w:rPr>
              <w:instrText xml:space="preserve"> PAGEREF _Toc50642973 \h </w:instrText>
            </w:r>
            <w:r>
              <w:rPr>
                <w:noProof/>
                <w:webHidden/>
              </w:rPr>
            </w:r>
          </w:ins>
          <w:r>
            <w:rPr>
              <w:noProof/>
              <w:webHidden/>
            </w:rPr>
            <w:fldChar w:fldCharType="separate"/>
          </w:r>
          <w:ins w:id="132" w:author="David Conklin" w:date="2020-09-10T15:08:00Z">
            <w:r>
              <w:rPr>
                <w:noProof/>
                <w:webHidden/>
              </w:rPr>
              <w:t>32</w:t>
            </w:r>
            <w:r>
              <w:rPr>
                <w:noProof/>
                <w:webHidden/>
              </w:rPr>
              <w:fldChar w:fldCharType="end"/>
            </w:r>
            <w:r w:rsidRPr="007B655D">
              <w:rPr>
                <w:rStyle w:val="Hyperlink"/>
                <w:noProof/>
              </w:rPr>
              <w:fldChar w:fldCharType="end"/>
            </w:r>
          </w:ins>
        </w:p>
        <w:p w14:paraId="67BA06A0" w14:textId="06BA04E9" w:rsidR="00DF349B" w:rsidRDefault="00DF349B">
          <w:pPr>
            <w:pStyle w:val="TOC2"/>
            <w:tabs>
              <w:tab w:val="right" w:leader="dot" w:pos="9350"/>
            </w:tabs>
            <w:rPr>
              <w:ins w:id="133" w:author="David Conklin" w:date="2020-09-10T15:08:00Z"/>
              <w:rFonts w:eastAsiaTheme="minorEastAsia"/>
              <w:noProof/>
            </w:rPr>
          </w:pPr>
          <w:ins w:id="134"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"_Toc50642974"</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How wetlands are represented in the model</w:t>
            </w:r>
            <w:r>
              <w:rPr>
                <w:noProof/>
                <w:webHidden/>
              </w:rPr>
              <w:tab/>
            </w:r>
            <w:r>
              <w:rPr>
                <w:noProof/>
                <w:webHidden/>
              </w:rPr>
              <w:fldChar w:fldCharType="begin"/>
            </w:r>
            <w:r>
              <w:rPr>
                <w:noProof/>
                <w:webHidden/>
              </w:rPr>
              <w:instrText xml:space="preserve"> PAGEREF _Toc50642974 \h </w:instrText>
            </w:r>
            <w:r>
              <w:rPr>
                <w:noProof/>
                <w:webHidden/>
              </w:rPr>
            </w:r>
          </w:ins>
          <w:r>
            <w:rPr>
              <w:noProof/>
              <w:webHidden/>
            </w:rPr>
            <w:fldChar w:fldCharType="separate"/>
          </w:r>
          <w:ins w:id="135" w:author="David Conklin" w:date="2020-09-10T15:08:00Z">
            <w:r>
              <w:rPr>
                <w:noProof/>
                <w:webHidden/>
              </w:rPr>
              <w:t>32</w:t>
            </w:r>
            <w:r>
              <w:rPr>
                <w:noProof/>
                <w:webHidden/>
              </w:rPr>
              <w:fldChar w:fldCharType="end"/>
            </w:r>
            <w:r w:rsidRPr="007B655D">
              <w:rPr>
                <w:rStyle w:val="Hyperlink"/>
                <w:noProof/>
              </w:rPr>
              <w:fldChar w:fldCharType="end"/>
            </w:r>
          </w:ins>
        </w:p>
        <w:p w14:paraId="669D26AD" w14:textId="114372DA" w:rsidR="00DF349B" w:rsidRDefault="00DF349B">
          <w:pPr>
            <w:pStyle w:val="TOC2"/>
            <w:tabs>
              <w:tab w:val="right" w:leader="dot" w:pos="9350"/>
            </w:tabs>
            <w:rPr>
              <w:ins w:id="136" w:author="David Conklin" w:date="2020-09-10T15:08:00Z"/>
              <w:rFonts w:eastAsiaTheme="minorEastAsia"/>
              <w:noProof/>
            </w:rPr>
          </w:pPr>
          <w:ins w:id="137"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"_Toc50642975"</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Attributes of interest in the wetlands study</w:t>
            </w:r>
            <w:r>
              <w:rPr>
                <w:noProof/>
                <w:webHidden/>
              </w:rPr>
              <w:tab/>
            </w:r>
            <w:r>
              <w:rPr>
                <w:noProof/>
                <w:webHidden/>
              </w:rPr>
              <w:fldChar w:fldCharType="begin"/>
            </w:r>
            <w:r>
              <w:rPr>
                <w:noProof/>
                <w:webHidden/>
              </w:rPr>
              <w:instrText xml:space="preserve"> PAGEREF _Toc50642975 \h </w:instrText>
            </w:r>
            <w:r>
              <w:rPr>
                <w:noProof/>
                <w:webHidden/>
              </w:rPr>
            </w:r>
          </w:ins>
          <w:r>
            <w:rPr>
              <w:noProof/>
              <w:webHidden/>
            </w:rPr>
            <w:fldChar w:fldCharType="separate"/>
          </w:r>
          <w:ins w:id="138" w:author="David Conklin" w:date="2020-09-10T15:08:00Z">
            <w:r>
              <w:rPr>
                <w:noProof/>
                <w:webHidden/>
              </w:rPr>
              <w:t>33</w:t>
            </w:r>
            <w:r>
              <w:rPr>
                <w:noProof/>
                <w:webHidden/>
              </w:rPr>
              <w:fldChar w:fldCharType="end"/>
            </w:r>
            <w:r w:rsidRPr="007B655D">
              <w:rPr>
                <w:rStyle w:val="Hyperlink"/>
                <w:noProof/>
              </w:rPr>
              <w:fldChar w:fldCharType="end"/>
            </w:r>
          </w:ins>
        </w:p>
        <w:p w14:paraId="35E1B309" w14:textId="25786395" w:rsidR="00DF349B" w:rsidRDefault="00DF349B">
          <w:pPr>
            <w:pStyle w:val="TOC2"/>
            <w:tabs>
              <w:tab w:val="right" w:leader="dot" w:pos="9350"/>
            </w:tabs>
            <w:rPr>
              <w:ins w:id="139" w:author="David Conklin" w:date="2020-09-10T15:08:00Z"/>
              <w:rFonts w:eastAsiaTheme="minorEastAsia"/>
              <w:noProof/>
            </w:rPr>
          </w:pPr>
          <w:ins w:id="140"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"_Toc50642976"</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A WETNESS attribute</w:t>
            </w:r>
            <w:r>
              <w:rPr>
                <w:noProof/>
                <w:webHidden/>
              </w:rPr>
              <w:tab/>
            </w:r>
            <w:r>
              <w:rPr>
                <w:noProof/>
                <w:webHidden/>
              </w:rPr>
              <w:fldChar w:fldCharType="begin"/>
            </w:r>
            <w:r>
              <w:rPr>
                <w:noProof/>
                <w:webHidden/>
              </w:rPr>
              <w:instrText xml:space="preserve"> PAGEREF _Toc50642976 \h </w:instrText>
            </w:r>
            <w:r>
              <w:rPr>
                <w:noProof/>
                <w:webHidden/>
              </w:rPr>
            </w:r>
          </w:ins>
          <w:r>
            <w:rPr>
              <w:noProof/>
              <w:webHidden/>
            </w:rPr>
            <w:fldChar w:fldCharType="separate"/>
          </w:r>
          <w:ins w:id="141" w:author="David Conklin" w:date="2020-09-10T15:08:00Z">
            <w:r>
              <w:rPr>
                <w:noProof/>
                <w:webHidden/>
              </w:rPr>
              <w:t>34</w:t>
            </w:r>
            <w:r>
              <w:rPr>
                <w:noProof/>
                <w:webHidden/>
              </w:rPr>
              <w:fldChar w:fldCharType="end"/>
            </w:r>
            <w:r w:rsidRPr="007B655D">
              <w:rPr>
                <w:rStyle w:val="Hyperlink"/>
                <w:noProof/>
              </w:rPr>
              <w:fldChar w:fldCharType="end"/>
            </w:r>
          </w:ins>
        </w:p>
        <w:p w14:paraId="2E9E213C" w14:textId="35FD8D77" w:rsidR="00DF349B" w:rsidRDefault="00DF349B">
          <w:pPr>
            <w:pStyle w:val="TOC2"/>
            <w:tabs>
              <w:tab w:val="right" w:leader="dot" w:pos="9350"/>
            </w:tabs>
            <w:rPr>
              <w:ins w:id="142" w:author="David Conklin" w:date="2020-09-10T15:08:00Z"/>
              <w:rFonts w:eastAsiaTheme="minorEastAsia"/>
              <w:noProof/>
            </w:rPr>
          </w:pPr>
          <w:ins w:id="143"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"_Toc50642977"</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_Toc50642977 \h </w:instrText>
            </w:r>
            <w:r>
              <w:rPr>
                <w:noProof/>
                <w:webHidden/>
              </w:rPr>
            </w:r>
          </w:ins>
          <w:r>
            <w:rPr>
              <w:noProof/>
              <w:webHidden/>
            </w:rPr>
            <w:fldChar w:fldCharType="separate"/>
          </w:r>
          <w:ins w:id="144" w:author="David Conklin" w:date="2020-09-10T15:08:00Z">
            <w:r>
              <w:rPr>
                <w:noProof/>
                <w:webHidden/>
              </w:rPr>
              <w:t>35</w:t>
            </w:r>
            <w:r>
              <w:rPr>
                <w:noProof/>
                <w:webHidden/>
              </w:rPr>
              <w:fldChar w:fldCharType="end"/>
            </w:r>
            <w:r w:rsidRPr="007B655D">
              <w:rPr>
                <w:rStyle w:val="Hyperlink"/>
                <w:noProof/>
              </w:rPr>
              <w:fldChar w:fldCharType="end"/>
            </w:r>
          </w:ins>
        </w:p>
        <w:p w14:paraId="036DC0C9" w14:textId="2EC4F274" w:rsidR="00DF349B" w:rsidRDefault="00DF349B">
          <w:pPr>
            <w:pStyle w:val="TOC3"/>
            <w:tabs>
              <w:tab w:val="right" w:leader="dot" w:pos="9350"/>
            </w:tabs>
            <w:rPr>
              <w:ins w:id="145" w:author="David Conklin" w:date="2020-09-10T15:08:00Z"/>
              <w:rFonts w:eastAsiaTheme="minorEastAsia"/>
              <w:noProof/>
            </w:rPr>
          </w:pPr>
          <w:ins w:id="146"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"_Toc50642978"</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Wetland IDU parameters</w:t>
            </w:r>
            <w:r>
              <w:rPr>
                <w:noProof/>
                <w:webHidden/>
              </w:rPr>
              <w:tab/>
            </w:r>
            <w:r>
              <w:rPr>
                <w:noProof/>
                <w:webHidden/>
              </w:rPr>
              <w:fldChar w:fldCharType="begin"/>
            </w:r>
            <w:r>
              <w:rPr>
                <w:noProof/>
                <w:webHidden/>
              </w:rPr>
              <w:instrText xml:space="preserve"> PAGEREF _Toc50642978 \h </w:instrText>
            </w:r>
            <w:r>
              <w:rPr>
                <w:noProof/>
                <w:webHidden/>
              </w:rPr>
            </w:r>
          </w:ins>
          <w:r>
            <w:rPr>
              <w:noProof/>
              <w:webHidden/>
            </w:rPr>
            <w:fldChar w:fldCharType="separate"/>
          </w:r>
          <w:ins w:id="147" w:author="David Conklin" w:date="2020-09-10T15:08:00Z">
            <w:r>
              <w:rPr>
                <w:noProof/>
                <w:webHidden/>
              </w:rPr>
              <w:t>35</w:t>
            </w:r>
            <w:r>
              <w:rPr>
                <w:noProof/>
                <w:webHidden/>
              </w:rPr>
              <w:fldChar w:fldCharType="end"/>
            </w:r>
            <w:r w:rsidRPr="007B655D">
              <w:rPr>
                <w:rStyle w:val="Hyperlink"/>
                <w:noProof/>
              </w:rPr>
              <w:fldChar w:fldCharType="end"/>
            </w:r>
          </w:ins>
        </w:p>
        <w:p w14:paraId="24898529" w14:textId="62AC9929" w:rsidR="00DF349B" w:rsidRDefault="00DF349B">
          <w:pPr>
            <w:pStyle w:val="TOC3"/>
            <w:tabs>
              <w:tab w:val="right" w:leader="dot" w:pos="9350"/>
            </w:tabs>
            <w:rPr>
              <w:ins w:id="148" w:author="David Conklin" w:date="2020-09-10T15:08:00Z"/>
              <w:rFonts w:eastAsiaTheme="minorEastAsia"/>
              <w:noProof/>
            </w:rPr>
          </w:pPr>
          <w:ins w:id="149"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"_Toc50642979"</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Reach parameters</w:t>
            </w:r>
            <w:r>
              <w:rPr>
                <w:noProof/>
                <w:webHidden/>
              </w:rPr>
              <w:tab/>
            </w:r>
            <w:r>
              <w:rPr>
                <w:noProof/>
                <w:webHidden/>
              </w:rPr>
              <w:fldChar w:fldCharType="begin"/>
            </w:r>
            <w:r>
              <w:rPr>
                <w:noProof/>
                <w:webHidden/>
              </w:rPr>
              <w:instrText xml:space="preserve"> PAGEREF _Toc50642979 \h </w:instrText>
            </w:r>
            <w:r>
              <w:rPr>
                <w:noProof/>
                <w:webHidden/>
              </w:rPr>
            </w:r>
          </w:ins>
          <w:r>
            <w:rPr>
              <w:noProof/>
              <w:webHidden/>
            </w:rPr>
            <w:fldChar w:fldCharType="separate"/>
          </w:r>
          <w:ins w:id="150" w:author="David Conklin" w:date="2020-09-10T15:08:00Z">
            <w:r>
              <w:rPr>
                <w:noProof/>
                <w:webHidden/>
              </w:rPr>
              <w:t>35</w:t>
            </w:r>
            <w:r>
              <w:rPr>
                <w:noProof/>
                <w:webHidden/>
              </w:rPr>
              <w:fldChar w:fldCharType="end"/>
            </w:r>
            <w:r w:rsidRPr="007B655D">
              <w:rPr>
                <w:rStyle w:val="Hyperlink"/>
                <w:noProof/>
              </w:rPr>
              <w:fldChar w:fldCharType="end"/>
            </w:r>
          </w:ins>
        </w:p>
        <w:p w14:paraId="4AC63AD4" w14:textId="3EFA3EBC" w:rsidR="00DF349B" w:rsidRDefault="00DF349B">
          <w:pPr>
            <w:pStyle w:val="TOC2"/>
            <w:tabs>
              <w:tab w:val="right" w:leader="dot" w:pos="9350"/>
            </w:tabs>
            <w:rPr>
              <w:ins w:id="151" w:author="David Conklin" w:date="2020-09-10T15:08:00Z"/>
              <w:rFonts w:eastAsiaTheme="minorEastAsia"/>
              <w:noProof/>
            </w:rPr>
          </w:pPr>
          <w:ins w:id="152"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"_Toc50642980"</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Loss (or gain) of wetlands</w:t>
            </w:r>
            <w:r>
              <w:rPr>
                <w:noProof/>
                <w:webHidden/>
              </w:rPr>
              <w:tab/>
            </w:r>
            <w:r>
              <w:rPr>
                <w:noProof/>
                <w:webHidden/>
              </w:rPr>
              <w:fldChar w:fldCharType="begin"/>
            </w:r>
            <w:r>
              <w:rPr>
                <w:noProof/>
                <w:webHidden/>
              </w:rPr>
              <w:instrText xml:space="preserve"> PAGEREF _Toc50642980 \h </w:instrText>
            </w:r>
            <w:r>
              <w:rPr>
                <w:noProof/>
                <w:webHidden/>
              </w:rPr>
            </w:r>
          </w:ins>
          <w:r>
            <w:rPr>
              <w:noProof/>
              <w:webHidden/>
            </w:rPr>
            <w:fldChar w:fldCharType="separate"/>
          </w:r>
          <w:ins w:id="153" w:author="David Conklin" w:date="2020-09-10T15:08:00Z">
            <w:r>
              <w:rPr>
                <w:noProof/>
                <w:webHidden/>
              </w:rPr>
              <w:t>35</w:t>
            </w:r>
            <w:r>
              <w:rPr>
                <w:noProof/>
                <w:webHidden/>
              </w:rPr>
              <w:fldChar w:fldCharType="end"/>
            </w:r>
            <w:r w:rsidRPr="007B655D">
              <w:rPr>
                <w:rStyle w:val="Hyperlink"/>
                <w:noProof/>
              </w:rPr>
              <w:fldChar w:fldCharType="end"/>
            </w:r>
          </w:ins>
        </w:p>
        <w:p w14:paraId="31CBB50D" w14:textId="3821E92F" w:rsidR="00DF349B" w:rsidRDefault="00DF349B">
          <w:pPr>
            <w:pStyle w:val="TOC2"/>
            <w:tabs>
              <w:tab w:val="right" w:leader="dot" w:pos="9350"/>
            </w:tabs>
            <w:rPr>
              <w:ins w:id="154" w:author="David Conklin" w:date="2020-09-10T15:08:00Z"/>
              <w:rFonts w:eastAsiaTheme="minorEastAsia"/>
              <w:noProof/>
            </w:rPr>
          </w:pPr>
          <w:ins w:id="155"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"_Toc50642981"</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Reality check</w:t>
            </w:r>
            <w:r>
              <w:rPr>
                <w:noProof/>
                <w:webHidden/>
              </w:rPr>
              <w:tab/>
            </w:r>
            <w:r>
              <w:rPr>
                <w:noProof/>
                <w:webHidden/>
              </w:rPr>
              <w:fldChar w:fldCharType="begin"/>
            </w:r>
            <w:r>
              <w:rPr>
                <w:noProof/>
                <w:webHidden/>
              </w:rPr>
              <w:instrText xml:space="preserve"> PAGEREF _Toc50642981 \h </w:instrText>
            </w:r>
            <w:r>
              <w:rPr>
                <w:noProof/>
                <w:webHidden/>
              </w:rPr>
            </w:r>
          </w:ins>
          <w:r>
            <w:rPr>
              <w:noProof/>
              <w:webHidden/>
            </w:rPr>
            <w:fldChar w:fldCharType="separate"/>
          </w:r>
          <w:ins w:id="156" w:author="David Conklin" w:date="2020-09-10T15:08:00Z">
            <w:r>
              <w:rPr>
                <w:noProof/>
                <w:webHidden/>
              </w:rPr>
              <w:t>35</w:t>
            </w:r>
            <w:r>
              <w:rPr>
                <w:noProof/>
                <w:webHidden/>
              </w:rPr>
              <w:fldChar w:fldCharType="end"/>
            </w:r>
            <w:r w:rsidRPr="007B655D">
              <w:rPr>
                <w:rStyle w:val="Hyperlink"/>
                <w:noProof/>
              </w:rPr>
              <w:fldChar w:fldCharType="end"/>
            </w:r>
          </w:ins>
        </w:p>
        <w:p w14:paraId="6EED8BFC" w14:textId="5B774513" w:rsidR="00DF349B" w:rsidRDefault="00DF349B">
          <w:pPr>
            <w:pStyle w:val="TOC2"/>
            <w:tabs>
              <w:tab w:val="right" w:leader="dot" w:pos="9350"/>
            </w:tabs>
            <w:rPr>
              <w:ins w:id="157" w:author="David Conklin" w:date="2020-09-10T15:08:00Z"/>
              <w:rFonts w:eastAsiaTheme="minorEastAsia"/>
              <w:noProof/>
            </w:rPr>
          </w:pPr>
          <w:ins w:id="158"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"_Toc50642982"</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Clackamas wetlands v. McKenzie wetlands</w:t>
            </w:r>
            <w:r>
              <w:rPr>
                <w:noProof/>
                <w:webHidden/>
              </w:rPr>
              <w:tab/>
            </w:r>
            <w:r>
              <w:rPr>
                <w:noProof/>
                <w:webHidden/>
              </w:rPr>
              <w:fldChar w:fldCharType="begin"/>
            </w:r>
            <w:r>
              <w:rPr>
                <w:noProof/>
                <w:webHidden/>
              </w:rPr>
              <w:instrText xml:space="preserve"> PAGEREF _Toc50642982 \h </w:instrText>
            </w:r>
            <w:r>
              <w:rPr>
                <w:noProof/>
                <w:webHidden/>
              </w:rPr>
            </w:r>
          </w:ins>
          <w:r>
            <w:rPr>
              <w:noProof/>
              <w:webHidden/>
            </w:rPr>
            <w:fldChar w:fldCharType="separate"/>
          </w:r>
          <w:ins w:id="159" w:author="David Conklin" w:date="2020-09-10T15:08:00Z">
            <w:r>
              <w:rPr>
                <w:noProof/>
                <w:webHidden/>
              </w:rPr>
              <w:t>36</w:t>
            </w:r>
            <w:r>
              <w:rPr>
                <w:noProof/>
                <w:webHidden/>
              </w:rPr>
              <w:fldChar w:fldCharType="end"/>
            </w:r>
            <w:r w:rsidRPr="007B655D">
              <w:rPr>
                <w:rStyle w:val="Hyperlink"/>
                <w:noProof/>
              </w:rPr>
              <w:fldChar w:fldCharType="end"/>
            </w:r>
          </w:ins>
        </w:p>
        <w:p w14:paraId="2A2041B4" w14:textId="482DC960" w:rsidR="00DF349B" w:rsidRDefault="00DF349B">
          <w:pPr>
            <w:pStyle w:val="TOC1"/>
            <w:tabs>
              <w:tab w:val="right" w:leader="dot" w:pos="9350"/>
            </w:tabs>
            <w:rPr>
              <w:ins w:id="160" w:author="David Conklin" w:date="2020-09-10T15:08:00Z"/>
              <w:rFonts w:eastAsiaTheme="minorEastAsia"/>
              <w:noProof/>
            </w:rPr>
          </w:pPr>
          <w:ins w:id="161"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"_Toc50642983"</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The Clackamas Basin</w:t>
            </w:r>
            <w:r>
              <w:rPr>
                <w:noProof/>
                <w:webHidden/>
              </w:rPr>
              <w:tab/>
            </w:r>
            <w:r>
              <w:rPr>
                <w:noProof/>
                <w:webHidden/>
              </w:rPr>
              <w:fldChar w:fldCharType="begin"/>
            </w:r>
            <w:r>
              <w:rPr>
                <w:noProof/>
                <w:webHidden/>
              </w:rPr>
              <w:instrText xml:space="preserve"> PAGEREF _Toc50642983 \h </w:instrText>
            </w:r>
            <w:r>
              <w:rPr>
                <w:noProof/>
                <w:webHidden/>
              </w:rPr>
            </w:r>
          </w:ins>
          <w:r>
            <w:rPr>
              <w:noProof/>
              <w:webHidden/>
            </w:rPr>
            <w:fldChar w:fldCharType="separate"/>
          </w:r>
          <w:ins w:id="162" w:author="David Conklin" w:date="2020-09-10T15:08:00Z">
            <w:r>
              <w:rPr>
                <w:noProof/>
                <w:webHidden/>
              </w:rPr>
              <w:t>37</w:t>
            </w:r>
            <w:r>
              <w:rPr>
                <w:noProof/>
                <w:webHidden/>
              </w:rPr>
              <w:fldChar w:fldCharType="end"/>
            </w:r>
            <w:r w:rsidRPr="007B655D">
              <w:rPr>
                <w:rStyle w:val="Hyperlink"/>
                <w:noProof/>
              </w:rPr>
              <w:fldChar w:fldCharType="end"/>
            </w:r>
          </w:ins>
        </w:p>
        <w:p w14:paraId="3285534F" w14:textId="439EA752" w:rsidR="00DF349B" w:rsidRDefault="00DF349B">
          <w:pPr>
            <w:pStyle w:val="TOC1"/>
            <w:tabs>
              <w:tab w:val="right" w:leader="dot" w:pos="9350"/>
            </w:tabs>
            <w:rPr>
              <w:ins w:id="163" w:author="David Conklin" w:date="2020-09-10T15:08:00Z"/>
              <w:rFonts w:eastAsiaTheme="minorEastAsia"/>
              <w:noProof/>
            </w:rPr>
          </w:pPr>
          <w:ins w:id="164"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"_Toc50642984"</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Directory structure and file names</w:t>
            </w:r>
            <w:r>
              <w:rPr>
                <w:noProof/>
                <w:webHidden/>
              </w:rPr>
              <w:tab/>
            </w:r>
            <w:r>
              <w:rPr>
                <w:noProof/>
                <w:webHidden/>
              </w:rPr>
              <w:fldChar w:fldCharType="begin"/>
            </w:r>
            <w:r>
              <w:rPr>
                <w:noProof/>
                <w:webHidden/>
              </w:rPr>
              <w:instrText xml:space="preserve"> PAGEREF _Toc50642984 \h </w:instrText>
            </w:r>
            <w:r>
              <w:rPr>
                <w:noProof/>
                <w:webHidden/>
              </w:rPr>
            </w:r>
          </w:ins>
          <w:r>
            <w:rPr>
              <w:noProof/>
              <w:webHidden/>
            </w:rPr>
            <w:fldChar w:fldCharType="separate"/>
          </w:r>
          <w:ins w:id="165" w:author="David Conklin" w:date="2020-09-10T15:08:00Z">
            <w:r>
              <w:rPr>
                <w:noProof/>
                <w:webHidden/>
              </w:rPr>
              <w:t>38</w:t>
            </w:r>
            <w:r>
              <w:rPr>
                <w:noProof/>
                <w:webHidden/>
              </w:rPr>
              <w:fldChar w:fldCharType="end"/>
            </w:r>
            <w:r w:rsidRPr="007B655D">
              <w:rPr>
                <w:rStyle w:val="Hyperlink"/>
                <w:noProof/>
              </w:rPr>
              <w:fldChar w:fldCharType="end"/>
            </w:r>
          </w:ins>
        </w:p>
        <w:p w14:paraId="3FD9CB07" w14:textId="6105B0DD" w:rsidR="00DF349B" w:rsidRDefault="00DF349B">
          <w:pPr>
            <w:pStyle w:val="TOC1"/>
            <w:tabs>
              <w:tab w:val="right" w:leader="dot" w:pos="9350"/>
            </w:tabs>
            <w:rPr>
              <w:ins w:id="166" w:author="David Conklin" w:date="2020-09-10T15:08:00Z"/>
              <w:rFonts w:eastAsiaTheme="minorEastAsia"/>
              <w:noProof/>
            </w:rPr>
          </w:pPr>
          <w:ins w:id="167"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"_Toc50642985"</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Release Log</w:t>
            </w:r>
            <w:r>
              <w:rPr>
                <w:noProof/>
                <w:webHidden/>
              </w:rPr>
              <w:tab/>
            </w:r>
            <w:r>
              <w:rPr>
                <w:noProof/>
                <w:webHidden/>
              </w:rPr>
              <w:fldChar w:fldCharType="begin"/>
            </w:r>
            <w:r>
              <w:rPr>
                <w:noProof/>
                <w:webHidden/>
              </w:rPr>
              <w:instrText xml:space="preserve"> PAGEREF _Toc50642985 \h </w:instrText>
            </w:r>
            <w:r>
              <w:rPr>
                <w:noProof/>
                <w:webHidden/>
              </w:rPr>
            </w:r>
          </w:ins>
          <w:r>
            <w:rPr>
              <w:noProof/>
              <w:webHidden/>
            </w:rPr>
            <w:fldChar w:fldCharType="separate"/>
          </w:r>
          <w:ins w:id="168" w:author="David Conklin" w:date="2020-09-10T15:08:00Z">
            <w:r>
              <w:rPr>
                <w:noProof/>
                <w:webHidden/>
              </w:rPr>
              <w:t>38</w:t>
            </w:r>
            <w:r>
              <w:rPr>
                <w:noProof/>
                <w:webHidden/>
              </w:rPr>
              <w:fldChar w:fldCharType="end"/>
            </w:r>
            <w:r w:rsidRPr="007B655D">
              <w:rPr>
                <w:rStyle w:val="Hyperlink"/>
                <w:noProof/>
              </w:rPr>
              <w:fldChar w:fldCharType="end"/>
            </w:r>
          </w:ins>
        </w:p>
        <w:p w14:paraId="214E9067" w14:textId="02C6308F" w:rsidR="00DF349B" w:rsidRDefault="00DF349B">
          <w:pPr>
            <w:pStyle w:val="TOC1"/>
            <w:tabs>
              <w:tab w:val="right" w:leader="dot" w:pos="9350"/>
            </w:tabs>
            <w:rPr>
              <w:ins w:id="169" w:author="David Conklin" w:date="2020-09-10T15:08:00Z"/>
              <w:rFonts w:eastAsiaTheme="minorEastAsia"/>
              <w:noProof/>
            </w:rPr>
          </w:pPr>
          <w:ins w:id="170"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"_Toc50642986"</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References</w:t>
            </w:r>
            <w:r>
              <w:rPr>
                <w:noProof/>
                <w:webHidden/>
              </w:rPr>
              <w:tab/>
            </w:r>
            <w:r>
              <w:rPr>
                <w:noProof/>
                <w:webHidden/>
              </w:rPr>
              <w:fldChar w:fldCharType="begin"/>
            </w:r>
            <w:r>
              <w:rPr>
                <w:noProof/>
                <w:webHidden/>
              </w:rPr>
              <w:instrText xml:space="preserve"> PAGEREF _Toc50642986 \h </w:instrText>
            </w:r>
            <w:r>
              <w:rPr>
                <w:noProof/>
                <w:webHidden/>
              </w:rPr>
            </w:r>
          </w:ins>
          <w:r>
            <w:rPr>
              <w:noProof/>
              <w:webHidden/>
            </w:rPr>
            <w:fldChar w:fldCharType="separate"/>
          </w:r>
          <w:ins w:id="171" w:author="David Conklin" w:date="2020-09-10T15:08:00Z">
            <w:r>
              <w:rPr>
                <w:noProof/>
                <w:webHidden/>
              </w:rPr>
              <w:t>41</w:t>
            </w:r>
            <w:r>
              <w:rPr>
                <w:noProof/>
                <w:webHidden/>
              </w:rPr>
              <w:fldChar w:fldCharType="end"/>
            </w:r>
            <w:r w:rsidRPr="007B655D">
              <w:rPr>
                <w:rStyle w:val="Hyperlink"/>
                <w:noProof/>
              </w:rPr>
              <w:fldChar w:fldCharType="end"/>
            </w:r>
          </w:ins>
        </w:p>
        <w:p w14:paraId="5E06967C" w14:textId="3088A4F4" w:rsidR="00DF349B" w:rsidRDefault="00DF349B">
          <w:pPr>
            <w:pStyle w:val="TOC1"/>
            <w:tabs>
              <w:tab w:val="right" w:leader="dot" w:pos="9350"/>
            </w:tabs>
            <w:rPr>
              <w:ins w:id="172" w:author="David Conklin" w:date="2020-09-10T15:08:00Z"/>
              <w:rFonts w:eastAsiaTheme="minorEastAsia"/>
              <w:noProof/>
            </w:rPr>
          </w:pPr>
          <w:ins w:id="173" w:author="David Conklin" w:date="2020-09-10T15:08:00Z">
            <w:r w:rsidRPr="007B655D">
              <w:rPr>
                <w:rStyle w:val="Hyperlink"/>
                <w:noProof/>
              </w:rPr>
              <w:fldChar w:fldCharType="begin"/>
            </w:r>
            <w:r w:rsidRPr="007B655D">
              <w:rPr>
                <w:rStyle w:val="Hyperlink"/>
                <w:noProof/>
              </w:rPr>
              <w:instrText xml:space="preserve"> </w:instrText>
            </w:r>
            <w:r>
              <w:rPr>
                <w:noProof/>
              </w:rPr>
              <w:instrText>HYPERLINK \l "_Toc50642987"</w:instrText>
            </w:r>
            <w:r w:rsidRPr="007B655D">
              <w:rPr>
                <w:rStyle w:val="Hyperlink"/>
                <w:noProof/>
              </w:rPr>
              <w:instrText xml:space="preserve"> </w:instrText>
            </w:r>
            <w:r w:rsidRPr="007B655D">
              <w:rPr>
                <w:rStyle w:val="Hyperlink"/>
                <w:noProof/>
              </w:rPr>
            </w:r>
            <w:r w:rsidRPr="007B655D">
              <w:rPr>
                <w:rStyle w:val="Hyperlink"/>
                <w:noProof/>
              </w:rPr>
              <w:fldChar w:fldCharType="separate"/>
            </w:r>
            <w:r w:rsidRPr="007B655D">
              <w:rPr>
                <w:rStyle w:val="Hyperlink"/>
                <w:noProof/>
              </w:rPr>
              <w:t>Acronyms and Abbreviations</w:t>
            </w:r>
            <w:r>
              <w:rPr>
                <w:noProof/>
                <w:webHidden/>
              </w:rPr>
              <w:tab/>
            </w:r>
            <w:r>
              <w:rPr>
                <w:noProof/>
                <w:webHidden/>
              </w:rPr>
              <w:fldChar w:fldCharType="begin"/>
            </w:r>
            <w:r>
              <w:rPr>
                <w:noProof/>
                <w:webHidden/>
              </w:rPr>
              <w:instrText xml:space="preserve"> PAGEREF _Toc50642987 \h </w:instrText>
            </w:r>
            <w:r>
              <w:rPr>
                <w:noProof/>
                <w:webHidden/>
              </w:rPr>
            </w:r>
          </w:ins>
          <w:r>
            <w:rPr>
              <w:noProof/>
              <w:webHidden/>
            </w:rPr>
            <w:fldChar w:fldCharType="separate"/>
          </w:r>
          <w:ins w:id="174" w:author="David Conklin" w:date="2020-09-10T15:08:00Z">
            <w:r>
              <w:rPr>
                <w:noProof/>
                <w:webHidden/>
              </w:rPr>
              <w:t>41</w:t>
            </w:r>
            <w:r>
              <w:rPr>
                <w:noProof/>
                <w:webHidden/>
              </w:rPr>
              <w:fldChar w:fldCharType="end"/>
            </w:r>
            <w:r w:rsidRPr="007B655D">
              <w:rPr>
                <w:rStyle w:val="Hyperlink"/>
                <w:noProof/>
              </w:rPr>
              <w:fldChar w:fldCharType="end"/>
            </w:r>
          </w:ins>
        </w:p>
        <w:p w14:paraId="5CE8C919" w14:textId="27C1822A" w:rsidR="005B5E46" w:rsidDel="00DF349B" w:rsidRDefault="00037790">
          <w:pPr>
            <w:pStyle w:val="TOC1"/>
            <w:tabs>
              <w:tab w:val="right" w:leader="dot" w:pos="9350"/>
            </w:tabs>
            <w:rPr>
              <w:del w:id="175" w:author="David Conklin" w:date="2020-09-10T15:08:00Z"/>
              <w:rFonts w:eastAsiaTheme="minorEastAsia"/>
              <w:noProof/>
            </w:rPr>
          </w:pPr>
          <w:del w:id="176" w:author="David Conklin" w:date="2020-09-10T15:08:00Z">
            <w:r w:rsidDel="00DF349B">
              <w:rPr>
                <w:noProof/>
              </w:rPr>
              <w:fldChar w:fldCharType="begin"/>
            </w:r>
            <w:r w:rsidDel="00DF349B">
              <w:rPr>
                <w:noProof/>
              </w:rPr>
              <w:delInstrText xml:space="preserve"> HYPERLINK \l "_Toc48289462" </w:delInstrText>
            </w:r>
            <w:r w:rsidDel="00DF349B">
              <w:rPr>
                <w:noProof/>
              </w:rPr>
              <w:fldChar w:fldCharType="separate"/>
            </w:r>
          </w:del>
          <w:ins w:id="177" w:author="David Conklin" w:date="2020-09-10T15:08:00Z">
            <w:r w:rsidR="00DF349B">
              <w:rPr>
                <w:b/>
                <w:bCs/>
                <w:noProof/>
              </w:rPr>
              <w:t>Error! Hyperlink reference not valid.</w:t>
            </w:r>
          </w:ins>
          <w:del w:id="178" w:author="David Conklin" w:date="2020-09-10T15:08:00Z">
            <w:r w:rsidR="005B5E46" w:rsidRPr="00C624E8" w:rsidDel="00DF349B">
              <w:rPr>
                <w:rStyle w:val="Hyperlink"/>
                <w:noProof/>
              </w:rPr>
              <w:delText>What is a digital handbook?</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_Toc48289462 \h </w:delInstrText>
            </w:r>
            <w:r w:rsidR="005B5E46" w:rsidDel="00DF349B">
              <w:rPr>
                <w:noProof/>
                <w:webHidden/>
              </w:rPr>
            </w:r>
            <w:r w:rsidR="005B5E46" w:rsidDel="00DF349B">
              <w:rPr>
                <w:noProof/>
                <w:webHidden/>
              </w:rPr>
              <w:fldChar w:fldCharType="separate"/>
            </w:r>
          </w:del>
          <w:del w:id="179" w:author="David Conklin" w:date="2020-08-19T16:00:00Z">
            <w:r w:rsidR="005B5E46" w:rsidDel="00037790">
              <w:rPr>
                <w:noProof/>
                <w:webHidden/>
              </w:rPr>
              <w:delText>2</w:delText>
            </w:r>
          </w:del>
          <w:del w:id="180" w:author="David Conklin" w:date="2020-09-10T15:08:00Z">
            <w:r w:rsidR="005B5E46" w:rsidDel="00DF349B">
              <w:rPr>
                <w:noProof/>
                <w:webHidden/>
              </w:rPr>
              <w:fldChar w:fldCharType="end"/>
            </w:r>
            <w:r w:rsidDel="00DF349B">
              <w:rPr>
                <w:noProof/>
              </w:rPr>
              <w:fldChar w:fldCharType="end"/>
            </w:r>
          </w:del>
        </w:p>
        <w:p w14:paraId="6977B393" w14:textId="5527F068" w:rsidR="005B5E46" w:rsidDel="00DF349B" w:rsidRDefault="00037790">
          <w:pPr>
            <w:pStyle w:val="TOC1"/>
            <w:tabs>
              <w:tab w:val="right" w:leader="dot" w:pos="9350"/>
            </w:tabs>
            <w:rPr>
              <w:del w:id="181" w:author="David Conklin" w:date="2020-09-10T15:08:00Z"/>
              <w:rFonts w:eastAsiaTheme="minorEastAsia"/>
              <w:noProof/>
            </w:rPr>
          </w:pPr>
          <w:del w:id="182" w:author="David Conklin" w:date="2020-09-10T15:08:00Z">
            <w:r w:rsidDel="00DF349B">
              <w:rPr>
                <w:noProof/>
              </w:rPr>
              <w:fldChar w:fldCharType="begin"/>
            </w:r>
            <w:r w:rsidDel="00DF349B">
              <w:rPr>
                <w:noProof/>
              </w:rPr>
              <w:delInstrText xml:space="preserve"> HYPERLINK \l "_Toc48289463" </w:delInstrText>
            </w:r>
            <w:r w:rsidDel="00DF349B">
              <w:rPr>
                <w:noProof/>
              </w:rPr>
              <w:fldChar w:fldCharType="separate"/>
            </w:r>
          </w:del>
          <w:ins w:id="183" w:author="David Conklin" w:date="2020-09-10T15:08:00Z">
            <w:r w:rsidR="00DF349B">
              <w:rPr>
                <w:b/>
                <w:bCs/>
                <w:noProof/>
              </w:rPr>
              <w:t>Error! Hyperlink reference not valid.</w:t>
            </w:r>
          </w:ins>
          <w:del w:id="184" w:author="David Conklin" w:date="2020-09-10T15:08:00Z">
            <w:r w:rsidR="005B5E46" w:rsidRPr="00C624E8" w:rsidDel="00DF349B">
              <w:rPr>
                <w:rStyle w:val="Hyperlink"/>
                <w:noProof/>
              </w:rPr>
              <w:delText>CW3M concept</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_Toc48289463 \h </w:delInstrText>
            </w:r>
            <w:r w:rsidR="005B5E46" w:rsidDel="00DF349B">
              <w:rPr>
                <w:noProof/>
                <w:webHidden/>
              </w:rPr>
            </w:r>
            <w:r w:rsidR="005B5E46" w:rsidDel="00DF349B">
              <w:rPr>
                <w:noProof/>
                <w:webHidden/>
              </w:rPr>
              <w:fldChar w:fldCharType="separate"/>
            </w:r>
          </w:del>
          <w:del w:id="185" w:author="David Conklin" w:date="2020-08-19T16:00:00Z">
            <w:r w:rsidR="005B5E46" w:rsidDel="00037790">
              <w:rPr>
                <w:noProof/>
                <w:webHidden/>
              </w:rPr>
              <w:delText>2</w:delText>
            </w:r>
          </w:del>
          <w:del w:id="186" w:author="David Conklin" w:date="2020-09-10T15:08:00Z">
            <w:r w:rsidR="005B5E46" w:rsidDel="00DF349B">
              <w:rPr>
                <w:noProof/>
                <w:webHidden/>
              </w:rPr>
              <w:fldChar w:fldCharType="end"/>
            </w:r>
            <w:r w:rsidDel="00DF349B">
              <w:rPr>
                <w:noProof/>
              </w:rPr>
              <w:fldChar w:fldCharType="end"/>
            </w:r>
          </w:del>
        </w:p>
        <w:p w14:paraId="3030F308" w14:textId="179DAFFE" w:rsidR="005B5E46" w:rsidDel="00DF349B" w:rsidRDefault="00037790">
          <w:pPr>
            <w:pStyle w:val="TOC2"/>
            <w:tabs>
              <w:tab w:val="right" w:leader="dot" w:pos="9350"/>
            </w:tabs>
            <w:rPr>
              <w:del w:id="187" w:author="David Conklin" w:date="2020-09-10T15:08:00Z"/>
              <w:rFonts w:eastAsiaTheme="minorEastAsia"/>
              <w:noProof/>
            </w:rPr>
          </w:pPr>
          <w:del w:id="188" w:author="David Conklin" w:date="2020-09-10T15:08:00Z">
            <w:r w:rsidDel="00DF349B">
              <w:rPr>
                <w:noProof/>
              </w:rPr>
              <w:fldChar w:fldCharType="begin"/>
            </w:r>
            <w:r w:rsidDel="00DF349B">
              <w:rPr>
                <w:noProof/>
              </w:rPr>
              <w:delInstrText xml:space="preserve"> HYPERLINK \l "_Toc48289464" </w:delInstrText>
            </w:r>
            <w:r w:rsidDel="00DF349B">
              <w:rPr>
                <w:noProof/>
              </w:rPr>
              <w:fldChar w:fldCharType="separate"/>
            </w:r>
          </w:del>
          <w:ins w:id="189" w:author="David Conklin" w:date="2020-09-10T15:08:00Z">
            <w:r w:rsidR="00DF349B">
              <w:rPr>
                <w:b/>
                <w:bCs/>
                <w:noProof/>
              </w:rPr>
              <w:t>Error! Hyperlink reference not valid.</w:t>
            </w:r>
          </w:ins>
          <w:del w:id="190" w:author="David Conklin" w:date="2020-09-10T15:08:00Z">
            <w:r w:rsidR="005B5E46" w:rsidRPr="00C624E8" w:rsidDel="00DF349B">
              <w:rPr>
                <w:rStyle w:val="Hyperlink"/>
                <w:noProof/>
              </w:rPr>
              <w:delText>A different kind of community model</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_Toc48289464 \h </w:delInstrText>
            </w:r>
            <w:r w:rsidR="005B5E46" w:rsidDel="00DF349B">
              <w:rPr>
                <w:noProof/>
                <w:webHidden/>
              </w:rPr>
            </w:r>
            <w:r w:rsidR="005B5E46" w:rsidDel="00DF349B">
              <w:rPr>
                <w:noProof/>
                <w:webHidden/>
              </w:rPr>
              <w:fldChar w:fldCharType="separate"/>
            </w:r>
          </w:del>
          <w:del w:id="191" w:author="David Conklin" w:date="2020-08-19T16:00:00Z">
            <w:r w:rsidR="005B5E46" w:rsidDel="00037790">
              <w:rPr>
                <w:noProof/>
                <w:webHidden/>
              </w:rPr>
              <w:delText>2</w:delText>
            </w:r>
          </w:del>
          <w:del w:id="192" w:author="David Conklin" w:date="2020-09-10T15:08:00Z">
            <w:r w:rsidR="005B5E46" w:rsidDel="00DF349B">
              <w:rPr>
                <w:noProof/>
                <w:webHidden/>
              </w:rPr>
              <w:fldChar w:fldCharType="end"/>
            </w:r>
            <w:r w:rsidDel="00DF349B">
              <w:rPr>
                <w:noProof/>
              </w:rPr>
              <w:fldChar w:fldCharType="end"/>
            </w:r>
          </w:del>
        </w:p>
        <w:p w14:paraId="60E85192" w14:textId="0F81A7E7" w:rsidR="005B5E46" w:rsidDel="00DF349B" w:rsidRDefault="00037790">
          <w:pPr>
            <w:pStyle w:val="TOC2"/>
            <w:tabs>
              <w:tab w:val="right" w:leader="dot" w:pos="9350"/>
            </w:tabs>
            <w:rPr>
              <w:del w:id="193" w:author="David Conklin" w:date="2020-09-10T15:08:00Z"/>
              <w:rFonts w:eastAsiaTheme="minorEastAsia"/>
              <w:noProof/>
            </w:rPr>
          </w:pPr>
          <w:del w:id="194" w:author="David Conklin" w:date="2020-09-10T15:08:00Z">
            <w:r w:rsidDel="00DF349B">
              <w:rPr>
                <w:noProof/>
              </w:rPr>
              <w:fldChar w:fldCharType="begin"/>
            </w:r>
            <w:r w:rsidDel="00DF349B">
              <w:rPr>
                <w:noProof/>
              </w:rPr>
              <w:delInstrText xml:space="preserve"> HYPERLINK \l "_Toc48289465" </w:delInstrText>
            </w:r>
            <w:r w:rsidDel="00DF349B">
              <w:rPr>
                <w:noProof/>
              </w:rPr>
              <w:fldChar w:fldCharType="separate"/>
            </w:r>
          </w:del>
          <w:ins w:id="195" w:author="David Conklin" w:date="2020-09-10T15:08:00Z">
            <w:r w:rsidR="00DF349B">
              <w:rPr>
                <w:b/>
                <w:bCs/>
                <w:noProof/>
              </w:rPr>
              <w:t>Error! Hyperlink reference not valid.</w:t>
            </w:r>
          </w:ins>
          <w:del w:id="196" w:author="David Conklin" w:date="2020-09-10T15:08:00Z">
            <w:r w:rsidR="005B5E46" w:rsidRPr="00C624E8" w:rsidDel="00DF349B">
              <w:rPr>
                <w:rStyle w:val="Hyperlink"/>
                <w:noProof/>
              </w:rPr>
              <w:delText>What CW3M is for</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_Toc48289465 \h </w:delInstrText>
            </w:r>
            <w:r w:rsidR="005B5E46" w:rsidDel="00DF349B">
              <w:rPr>
                <w:noProof/>
                <w:webHidden/>
              </w:rPr>
            </w:r>
            <w:r w:rsidR="005B5E46" w:rsidDel="00DF349B">
              <w:rPr>
                <w:noProof/>
                <w:webHidden/>
              </w:rPr>
              <w:fldChar w:fldCharType="separate"/>
            </w:r>
          </w:del>
          <w:del w:id="197" w:author="David Conklin" w:date="2020-08-19T16:00:00Z">
            <w:r w:rsidR="005B5E46" w:rsidDel="00037790">
              <w:rPr>
                <w:noProof/>
                <w:webHidden/>
              </w:rPr>
              <w:delText>2</w:delText>
            </w:r>
          </w:del>
          <w:del w:id="198" w:author="David Conklin" w:date="2020-09-10T15:08:00Z">
            <w:r w:rsidR="005B5E46" w:rsidDel="00DF349B">
              <w:rPr>
                <w:noProof/>
                <w:webHidden/>
              </w:rPr>
              <w:fldChar w:fldCharType="end"/>
            </w:r>
            <w:r w:rsidDel="00DF349B">
              <w:rPr>
                <w:noProof/>
              </w:rPr>
              <w:fldChar w:fldCharType="end"/>
            </w:r>
          </w:del>
        </w:p>
        <w:p w14:paraId="4B8E3BCF" w14:textId="006C34BA" w:rsidR="005B5E46" w:rsidDel="00DF349B" w:rsidRDefault="00037790">
          <w:pPr>
            <w:pStyle w:val="TOC2"/>
            <w:tabs>
              <w:tab w:val="right" w:leader="dot" w:pos="9350"/>
            </w:tabs>
            <w:rPr>
              <w:del w:id="199" w:author="David Conklin" w:date="2020-09-10T15:08:00Z"/>
              <w:rFonts w:eastAsiaTheme="minorEastAsia"/>
              <w:noProof/>
            </w:rPr>
          </w:pPr>
          <w:del w:id="200" w:author="David Conklin" w:date="2020-09-10T15:08:00Z">
            <w:r w:rsidDel="00DF349B">
              <w:rPr>
                <w:noProof/>
              </w:rPr>
              <w:fldChar w:fldCharType="begin"/>
            </w:r>
            <w:r w:rsidDel="00DF349B">
              <w:rPr>
                <w:noProof/>
              </w:rPr>
              <w:delInstrText xml:space="preserve"> HYPERLINK \l "_Toc48289466" </w:delInstrText>
            </w:r>
            <w:r w:rsidDel="00DF349B">
              <w:rPr>
                <w:noProof/>
              </w:rPr>
              <w:fldChar w:fldCharType="separate"/>
            </w:r>
          </w:del>
          <w:ins w:id="201" w:author="David Conklin" w:date="2020-09-10T15:08:00Z">
            <w:r w:rsidR="00DF349B">
              <w:rPr>
                <w:b/>
                <w:bCs/>
                <w:noProof/>
              </w:rPr>
              <w:t>Error! Hyperlink reference not valid.</w:t>
            </w:r>
          </w:ins>
          <w:del w:id="202" w:author="David Conklin" w:date="2020-09-10T15:08:00Z">
            <w:r w:rsidR="005B5E46" w:rsidRPr="00C624E8" w:rsidDel="00DF349B">
              <w:rPr>
                <w:rStyle w:val="Hyperlink"/>
                <w:noProof/>
              </w:rPr>
              <w:delText>Management and maintenance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_Toc48289466 \h </w:delInstrText>
            </w:r>
            <w:r w:rsidR="005B5E46" w:rsidDel="00DF349B">
              <w:rPr>
                <w:noProof/>
                <w:webHidden/>
              </w:rPr>
            </w:r>
            <w:r w:rsidR="005B5E46" w:rsidDel="00DF349B">
              <w:rPr>
                <w:noProof/>
                <w:webHidden/>
              </w:rPr>
              <w:fldChar w:fldCharType="separate"/>
            </w:r>
          </w:del>
          <w:del w:id="203" w:author="David Conklin" w:date="2020-08-19T16:00:00Z">
            <w:r w:rsidR="005B5E46" w:rsidDel="00037790">
              <w:rPr>
                <w:noProof/>
                <w:webHidden/>
              </w:rPr>
              <w:delText>3</w:delText>
            </w:r>
          </w:del>
          <w:del w:id="204" w:author="David Conklin" w:date="2020-09-10T15:08:00Z">
            <w:r w:rsidR="005B5E46" w:rsidDel="00DF349B">
              <w:rPr>
                <w:noProof/>
                <w:webHidden/>
              </w:rPr>
              <w:fldChar w:fldCharType="end"/>
            </w:r>
            <w:r w:rsidDel="00DF349B">
              <w:rPr>
                <w:noProof/>
              </w:rPr>
              <w:fldChar w:fldCharType="end"/>
            </w:r>
          </w:del>
        </w:p>
        <w:p w14:paraId="2A995203" w14:textId="03CE43D4" w:rsidR="005B5E46" w:rsidDel="00DF349B" w:rsidRDefault="00037790">
          <w:pPr>
            <w:pStyle w:val="TOC1"/>
            <w:tabs>
              <w:tab w:val="right" w:leader="dot" w:pos="9350"/>
            </w:tabs>
            <w:rPr>
              <w:del w:id="205" w:author="David Conklin" w:date="2020-09-10T15:08:00Z"/>
              <w:rFonts w:eastAsiaTheme="minorEastAsia"/>
              <w:noProof/>
            </w:rPr>
          </w:pPr>
          <w:del w:id="206" w:author="David Conklin" w:date="2020-09-10T15:08:00Z">
            <w:r w:rsidDel="00DF349B">
              <w:rPr>
                <w:noProof/>
              </w:rPr>
              <w:fldChar w:fldCharType="begin"/>
            </w:r>
            <w:r w:rsidDel="00DF349B">
              <w:rPr>
                <w:noProof/>
              </w:rPr>
              <w:delInstrText xml:space="preserve"> HYPERLINK \l "_Toc48289467" </w:delInstrText>
            </w:r>
            <w:r w:rsidDel="00DF349B">
              <w:rPr>
                <w:noProof/>
              </w:rPr>
              <w:fldChar w:fldCharType="separate"/>
            </w:r>
          </w:del>
          <w:ins w:id="207" w:author="David Conklin" w:date="2020-09-10T15:08:00Z">
            <w:r w:rsidR="00DF349B">
              <w:rPr>
                <w:b/>
                <w:bCs/>
                <w:noProof/>
              </w:rPr>
              <w:t>Error! Hyperlink reference not valid.</w:t>
            </w:r>
          </w:ins>
          <w:del w:id="208" w:author="David Conklin" w:date="2020-09-10T15:08:00Z">
            <w:r w:rsidR="005B5E46" w:rsidRPr="00C624E8" w:rsidDel="00DF349B">
              <w:rPr>
                <w:rStyle w:val="Hyperlink"/>
                <w:noProof/>
              </w:rPr>
              <w:delText>Study areas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_Toc48289467 \h </w:delInstrText>
            </w:r>
            <w:r w:rsidR="005B5E46" w:rsidDel="00DF349B">
              <w:rPr>
                <w:noProof/>
                <w:webHidden/>
              </w:rPr>
            </w:r>
            <w:r w:rsidR="005B5E46" w:rsidDel="00DF349B">
              <w:rPr>
                <w:noProof/>
                <w:webHidden/>
              </w:rPr>
              <w:fldChar w:fldCharType="separate"/>
            </w:r>
          </w:del>
          <w:del w:id="209" w:author="David Conklin" w:date="2020-08-19T16:00:00Z">
            <w:r w:rsidR="005B5E46" w:rsidDel="00037790">
              <w:rPr>
                <w:noProof/>
                <w:webHidden/>
              </w:rPr>
              <w:delText>3</w:delText>
            </w:r>
          </w:del>
          <w:del w:id="210" w:author="David Conklin" w:date="2020-09-10T15:08:00Z">
            <w:r w:rsidR="005B5E46" w:rsidDel="00DF349B">
              <w:rPr>
                <w:noProof/>
                <w:webHidden/>
              </w:rPr>
              <w:fldChar w:fldCharType="end"/>
            </w:r>
            <w:r w:rsidDel="00DF349B">
              <w:rPr>
                <w:noProof/>
              </w:rPr>
              <w:fldChar w:fldCharType="end"/>
            </w:r>
          </w:del>
        </w:p>
        <w:p w14:paraId="56EC0073" w14:textId="539B1C4D" w:rsidR="005B5E46" w:rsidDel="00DF349B" w:rsidRDefault="00037790">
          <w:pPr>
            <w:pStyle w:val="TOC2"/>
            <w:tabs>
              <w:tab w:val="right" w:leader="dot" w:pos="9350"/>
            </w:tabs>
            <w:rPr>
              <w:del w:id="211" w:author="David Conklin" w:date="2020-09-10T15:08:00Z"/>
              <w:rFonts w:eastAsiaTheme="minorEastAsia"/>
              <w:noProof/>
            </w:rPr>
          </w:pPr>
          <w:del w:id="212" w:author="David Conklin" w:date="2020-09-10T15:08:00Z">
            <w:r w:rsidDel="00DF349B">
              <w:rPr>
                <w:noProof/>
              </w:rPr>
              <w:fldChar w:fldCharType="begin"/>
            </w:r>
            <w:r w:rsidDel="00DF349B">
              <w:rPr>
                <w:noProof/>
              </w:rPr>
              <w:delInstrText xml:space="preserve"> HYPERLINK \l "_Toc48289468" </w:delInstrText>
            </w:r>
            <w:r w:rsidDel="00DF349B">
              <w:rPr>
                <w:noProof/>
              </w:rPr>
              <w:fldChar w:fldCharType="separate"/>
            </w:r>
          </w:del>
          <w:ins w:id="213" w:author="David Conklin" w:date="2020-09-10T15:08:00Z">
            <w:r w:rsidR="00DF349B">
              <w:rPr>
                <w:b/>
                <w:bCs/>
                <w:noProof/>
              </w:rPr>
              <w:t>Error! Hyperlink reference not valid.</w:t>
            </w:r>
          </w:ins>
          <w:del w:id="214" w:author="David Conklin" w:date="2020-09-10T15:08:00Z">
            <w:r w:rsidR="005B5E46" w:rsidRPr="00C624E8" w:rsidDel="00DF349B">
              <w:rPr>
                <w:rStyle w:val="Hyperlink"/>
                <w:noProof/>
              </w:rPr>
              <w:delText>DataCW3M directory structure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_Toc48289468 \h </w:delInstrText>
            </w:r>
            <w:r w:rsidR="005B5E46" w:rsidDel="00DF349B">
              <w:rPr>
                <w:noProof/>
                <w:webHidden/>
              </w:rPr>
            </w:r>
            <w:r w:rsidR="005B5E46" w:rsidDel="00DF349B">
              <w:rPr>
                <w:noProof/>
                <w:webHidden/>
              </w:rPr>
              <w:fldChar w:fldCharType="separate"/>
            </w:r>
          </w:del>
          <w:del w:id="215" w:author="David Conklin" w:date="2020-08-19T16:00:00Z">
            <w:r w:rsidR="005B5E46" w:rsidDel="00037790">
              <w:rPr>
                <w:noProof/>
                <w:webHidden/>
              </w:rPr>
              <w:delText>3</w:delText>
            </w:r>
          </w:del>
          <w:del w:id="216" w:author="David Conklin" w:date="2020-09-10T15:08:00Z">
            <w:r w:rsidR="005B5E46" w:rsidDel="00DF349B">
              <w:rPr>
                <w:noProof/>
                <w:webHidden/>
              </w:rPr>
              <w:fldChar w:fldCharType="end"/>
            </w:r>
            <w:r w:rsidDel="00DF349B">
              <w:rPr>
                <w:noProof/>
              </w:rPr>
              <w:fldChar w:fldCharType="end"/>
            </w:r>
          </w:del>
        </w:p>
        <w:p w14:paraId="36DA20EE" w14:textId="1F00C6CC" w:rsidR="005B5E46" w:rsidDel="00DF349B" w:rsidRDefault="00037790">
          <w:pPr>
            <w:pStyle w:val="TOC2"/>
            <w:tabs>
              <w:tab w:val="right" w:leader="dot" w:pos="9350"/>
            </w:tabs>
            <w:rPr>
              <w:del w:id="217" w:author="David Conklin" w:date="2020-09-10T15:08:00Z"/>
              <w:rFonts w:eastAsiaTheme="minorEastAsia"/>
              <w:noProof/>
            </w:rPr>
          </w:pPr>
          <w:del w:id="218" w:author="David Conklin" w:date="2020-09-10T15:08:00Z">
            <w:r w:rsidDel="00DF349B">
              <w:rPr>
                <w:noProof/>
              </w:rPr>
              <w:fldChar w:fldCharType="begin"/>
            </w:r>
            <w:r w:rsidDel="00DF349B">
              <w:rPr>
                <w:noProof/>
              </w:rPr>
              <w:delInstrText xml:space="preserve"> HYPERLINK \l "_Toc48289469" </w:delInstrText>
            </w:r>
            <w:r w:rsidDel="00DF349B">
              <w:rPr>
                <w:noProof/>
              </w:rPr>
              <w:fldChar w:fldCharType="separate"/>
            </w:r>
          </w:del>
          <w:ins w:id="219" w:author="David Conklin" w:date="2020-09-10T15:08:00Z">
            <w:r w:rsidR="00DF349B">
              <w:rPr>
                <w:b/>
                <w:bCs/>
                <w:noProof/>
              </w:rPr>
              <w:t>Error! Hyperlink reference not valid.</w:t>
            </w:r>
          </w:ins>
          <w:del w:id="220" w:author="David Conklin" w:date="2020-09-10T15:08:00Z">
            <w:r w:rsidR="005B5E46" w:rsidRPr="00C624E8" w:rsidDel="00DF349B">
              <w:rPr>
                <w:rStyle w:val="Hyperlink"/>
                <w:noProof/>
              </w:rPr>
              <w:delText>DataCW3M\ScenarioData directory structure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_Toc48289469 \h </w:delInstrText>
            </w:r>
            <w:r w:rsidR="005B5E46" w:rsidDel="00DF349B">
              <w:rPr>
                <w:noProof/>
                <w:webHidden/>
              </w:rPr>
            </w:r>
            <w:r w:rsidR="005B5E46" w:rsidDel="00DF349B">
              <w:rPr>
                <w:noProof/>
                <w:webHidden/>
              </w:rPr>
              <w:fldChar w:fldCharType="separate"/>
            </w:r>
          </w:del>
          <w:del w:id="221" w:author="David Conklin" w:date="2020-08-19T16:00:00Z">
            <w:r w:rsidR="005B5E46" w:rsidDel="00037790">
              <w:rPr>
                <w:noProof/>
                <w:webHidden/>
              </w:rPr>
              <w:delText>4</w:delText>
            </w:r>
          </w:del>
          <w:del w:id="222" w:author="David Conklin" w:date="2020-09-10T15:08:00Z">
            <w:r w:rsidR="005B5E46" w:rsidDel="00DF349B">
              <w:rPr>
                <w:noProof/>
                <w:webHidden/>
              </w:rPr>
              <w:fldChar w:fldCharType="end"/>
            </w:r>
            <w:r w:rsidDel="00DF349B">
              <w:rPr>
                <w:noProof/>
              </w:rPr>
              <w:fldChar w:fldCharType="end"/>
            </w:r>
          </w:del>
        </w:p>
        <w:p w14:paraId="692E2C8A" w14:textId="0ABA74F8" w:rsidR="005B5E46" w:rsidDel="00DF349B" w:rsidRDefault="00037790">
          <w:pPr>
            <w:pStyle w:val="TOC2"/>
            <w:tabs>
              <w:tab w:val="right" w:leader="dot" w:pos="9350"/>
            </w:tabs>
            <w:rPr>
              <w:del w:id="223" w:author="David Conklin" w:date="2020-09-10T15:08:00Z"/>
              <w:rFonts w:eastAsiaTheme="minorEastAsia"/>
              <w:noProof/>
            </w:rPr>
          </w:pPr>
          <w:del w:id="224" w:author="David Conklin" w:date="2020-09-10T15:08:00Z">
            <w:r w:rsidDel="00DF349B">
              <w:rPr>
                <w:noProof/>
              </w:rPr>
              <w:fldChar w:fldCharType="begin"/>
            </w:r>
            <w:r w:rsidDel="00DF349B">
              <w:rPr>
                <w:noProof/>
              </w:rPr>
              <w:delInstrText xml:space="preserve"> HYPERLINK \l "_Toc48289470" </w:delInstrText>
            </w:r>
            <w:r w:rsidDel="00DF349B">
              <w:rPr>
                <w:noProof/>
              </w:rPr>
              <w:fldChar w:fldCharType="separate"/>
            </w:r>
          </w:del>
          <w:ins w:id="225" w:author="David Conklin" w:date="2020-09-10T15:08:00Z">
            <w:r w:rsidR="00DF349B">
              <w:rPr>
                <w:b/>
                <w:bCs/>
                <w:noProof/>
              </w:rPr>
              <w:t>Error! Hyperlink reference not valid.</w:t>
            </w:r>
          </w:ins>
          <w:del w:id="226" w:author="David Conklin" w:date="2020-09-10T15:08:00Z">
            <w:r w:rsidR="005B5E46" w:rsidRPr="00C624E8" w:rsidDel="00DF349B">
              <w:rPr>
                <w:rStyle w:val="Hyperlink"/>
                <w:noProof/>
              </w:rPr>
              <w:delText>DataCW3M\ScenarioData\&lt;scenario&gt; folder contents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_Toc48289470 \h </w:delInstrText>
            </w:r>
            <w:r w:rsidR="005B5E46" w:rsidDel="00DF349B">
              <w:rPr>
                <w:noProof/>
                <w:webHidden/>
              </w:rPr>
            </w:r>
            <w:r w:rsidR="005B5E46" w:rsidDel="00DF349B">
              <w:rPr>
                <w:noProof/>
                <w:webHidden/>
              </w:rPr>
              <w:fldChar w:fldCharType="separate"/>
            </w:r>
          </w:del>
          <w:del w:id="227" w:author="David Conklin" w:date="2020-08-19T16:00:00Z">
            <w:r w:rsidR="005B5E46" w:rsidDel="00037790">
              <w:rPr>
                <w:noProof/>
                <w:webHidden/>
              </w:rPr>
              <w:delText>5</w:delText>
            </w:r>
          </w:del>
          <w:del w:id="228" w:author="David Conklin" w:date="2020-09-10T15:08:00Z">
            <w:r w:rsidR="005B5E46" w:rsidDel="00DF349B">
              <w:rPr>
                <w:noProof/>
                <w:webHidden/>
              </w:rPr>
              <w:fldChar w:fldCharType="end"/>
            </w:r>
            <w:r w:rsidDel="00DF349B">
              <w:rPr>
                <w:noProof/>
              </w:rPr>
              <w:fldChar w:fldCharType="end"/>
            </w:r>
          </w:del>
        </w:p>
        <w:p w14:paraId="2B6FA16C" w14:textId="04E8BAC4" w:rsidR="005B5E46" w:rsidDel="00DF349B" w:rsidRDefault="00037790">
          <w:pPr>
            <w:pStyle w:val="TOC2"/>
            <w:tabs>
              <w:tab w:val="right" w:leader="dot" w:pos="9350"/>
            </w:tabs>
            <w:rPr>
              <w:del w:id="229" w:author="David Conklin" w:date="2020-09-10T15:08:00Z"/>
              <w:rFonts w:eastAsiaTheme="minorEastAsia"/>
              <w:noProof/>
            </w:rPr>
          </w:pPr>
          <w:del w:id="230" w:author="David Conklin" w:date="2020-09-10T15:08:00Z">
            <w:r w:rsidDel="00DF349B">
              <w:rPr>
                <w:noProof/>
              </w:rPr>
              <w:fldChar w:fldCharType="begin"/>
            </w:r>
            <w:r w:rsidDel="00DF349B">
              <w:rPr>
                <w:noProof/>
              </w:rPr>
              <w:delInstrText xml:space="preserve"> HYPERLINK \l "_Toc48289471" </w:delInstrText>
            </w:r>
            <w:r w:rsidDel="00DF349B">
              <w:rPr>
                <w:noProof/>
              </w:rPr>
              <w:fldChar w:fldCharType="separate"/>
            </w:r>
          </w:del>
          <w:ins w:id="231" w:author="David Conklin" w:date="2020-09-10T15:08:00Z">
            <w:r w:rsidR="00DF349B">
              <w:rPr>
                <w:b/>
                <w:bCs/>
                <w:noProof/>
              </w:rPr>
              <w:t>Error! Hyperlink reference not valid.</w:t>
            </w:r>
          </w:ins>
          <w:del w:id="232" w:author="David Conklin" w:date="2020-09-10T15:08:00Z">
            <w:r w:rsidR="005B5E46" w:rsidRPr="00C624E8" w:rsidDel="00DF349B">
              <w:rPr>
                <w:rStyle w:val="Hyperlink"/>
                <w:noProof/>
              </w:rPr>
              <w:delText>DataCW3M\&lt;study area&gt; folder contents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_Toc48289471 \h </w:delInstrText>
            </w:r>
            <w:r w:rsidR="005B5E46" w:rsidDel="00DF349B">
              <w:rPr>
                <w:noProof/>
                <w:webHidden/>
              </w:rPr>
            </w:r>
            <w:r w:rsidR="005B5E46" w:rsidDel="00DF349B">
              <w:rPr>
                <w:noProof/>
                <w:webHidden/>
              </w:rPr>
              <w:fldChar w:fldCharType="separate"/>
            </w:r>
          </w:del>
          <w:del w:id="233" w:author="David Conklin" w:date="2020-08-19T16:00:00Z">
            <w:r w:rsidR="005B5E46" w:rsidDel="00037790">
              <w:rPr>
                <w:noProof/>
                <w:webHidden/>
              </w:rPr>
              <w:delText>5</w:delText>
            </w:r>
          </w:del>
          <w:del w:id="234" w:author="David Conklin" w:date="2020-09-10T15:08:00Z">
            <w:r w:rsidR="005B5E46" w:rsidDel="00DF349B">
              <w:rPr>
                <w:noProof/>
                <w:webHidden/>
              </w:rPr>
              <w:fldChar w:fldCharType="end"/>
            </w:r>
            <w:r w:rsidDel="00DF349B">
              <w:rPr>
                <w:noProof/>
              </w:rPr>
              <w:fldChar w:fldCharType="end"/>
            </w:r>
          </w:del>
        </w:p>
        <w:p w14:paraId="7490664D" w14:textId="27C6144D" w:rsidR="005B5E46" w:rsidDel="00DF349B" w:rsidRDefault="00037790">
          <w:pPr>
            <w:pStyle w:val="TOC1"/>
            <w:tabs>
              <w:tab w:val="right" w:leader="dot" w:pos="9350"/>
            </w:tabs>
            <w:rPr>
              <w:del w:id="235" w:author="David Conklin" w:date="2020-09-10T15:08:00Z"/>
              <w:rFonts w:eastAsiaTheme="minorEastAsia"/>
              <w:noProof/>
            </w:rPr>
          </w:pPr>
          <w:del w:id="236" w:author="David Conklin" w:date="2020-09-10T15:08:00Z">
            <w:r w:rsidDel="00DF349B">
              <w:rPr>
                <w:noProof/>
              </w:rPr>
              <w:fldChar w:fldCharType="begin"/>
            </w:r>
            <w:r w:rsidDel="00DF349B">
              <w:rPr>
                <w:noProof/>
              </w:rPr>
              <w:delInstrText xml:space="preserve"> HYPERLINK \l "_Toc48289472" </w:delInstrText>
            </w:r>
            <w:r w:rsidDel="00DF349B">
              <w:rPr>
                <w:noProof/>
              </w:rPr>
              <w:fldChar w:fldCharType="separate"/>
            </w:r>
          </w:del>
          <w:ins w:id="237" w:author="David Conklin" w:date="2020-09-10T15:08:00Z">
            <w:r w:rsidR="00DF349B">
              <w:rPr>
                <w:b/>
                <w:bCs/>
                <w:noProof/>
              </w:rPr>
              <w:t>Error! Hyperlink reference not valid.</w:t>
            </w:r>
          </w:ins>
          <w:del w:id="238" w:author="David Conklin" w:date="2020-09-10T15:08:00Z">
            <w:r w:rsidR="005B5E46" w:rsidRPr="00C624E8" w:rsidDel="00DF349B">
              <w:rPr>
                <w:rStyle w:val="Hyperlink"/>
                <w:noProof/>
              </w:rPr>
              <w:delText>Calendar conventions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_Toc48289472 \h </w:delInstrText>
            </w:r>
            <w:r w:rsidR="005B5E46" w:rsidDel="00DF349B">
              <w:rPr>
                <w:noProof/>
                <w:webHidden/>
              </w:rPr>
            </w:r>
            <w:r w:rsidR="005B5E46" w:rsidDel="00DF349B">
              <w:rPr>
                <w:noProof/>
                <w:webHidden/>
              </w:rPr>
              <w:fldChar w:fldCharType="separate"/>
            </w:r>
          </w:del>
          <w:del w:id="239" w:author="David Conklin" w:date="2020-08-19T16:00:00Z">
            <w:r w:rsidR="005B5E46" w:rsidDel="00037790">
              <w:rPr>
                <w:noProof/>
                <w:webHidden/>
              </w:rPr>
              <w:delText>11</w:delText>
            </w:r>
          </w:del>
          <w:del w:id="240" w:author="David Conklin" w:date="2020-09-10T15:08:00Z">
            <w:r w:rsidR="005B5E46" w:rsidDel="00DF349B">
              <w:rPr>
                <w:noProof/>
                <w:webHidden/>
              </w:rPr>
              <w:fldChar w:fldCharType="end"/>
            </w:r>
            <w:r w:rsidDel="00DF349B">
              <w:rPr>
                <w:noProof/>
              </w:rPr>
              <w:fldChar w:fldCharType="end"/>
            </w:r>
          </w:del>
        </w:p>
        <w:p w14:paraId="62B18F68" w14:textId="73AAB7C0" w:rsidR="005B5E46" w:rsidDel="00DF349B" w:rsidRDefault="00037790">
          <w:pPr>
            <w:pStyle w:val="TOC2"/>
            <w:tabs>
              <w:tab w:val="right" w:leader="dot" w:pos="9350"/>
            </w:tabs>
            <w:rPr>
              <w:del w:id="241" w:author="David Conklin" w:date="2020-09-10T15:08:00Z"/>
              <w:rFonts w:eastAsiaTheme="minorEastAsia"/>
              <w:noProof/>
            </w:rPr>
          </w:pPr>
          <w:del w:id="242" w:author="David Conklin" w:date="2020-09-10T15:08:00Z">
            <w:r w:rsidDel="00DF349B">
              <w:rPr>
                <w:noProof/>
              </w:rPr>
              <w:fldChar w:fldCharType="begin"/>
            </w:r>
            <w:r w:rsidDel="00DF349B">
              <w:rPr>
                <w:noProof/>
              </w:rPr>
              <w:delInstrText xml:space="preserve"> HYPERLINK \l "_Toc48289473" </w:delInstrText>
            </w:r>
            <w:r w:rsidDel="00DF349B">
              <w:rPr>
                <w:noProof/>
              </w:rPr>
              <w:fldChar w:fldCharType="separate"/>
            </w:r>
          </w:del>
          <w:ins w:id="243" w:author="David Conklin" w:date="2020-09-10T15:08:00Z">
            <w:r w:rsidR="00DF349B">
              <w:rPr>
                <w:b/>
                <w:bCs/>
                <w:noProof/>
              </w:rPr>
              <w:t>Error! Hyperlink reference not valid.</w:t>
            </w:r>
          </w:ins>
          <w:del w:id="244" w:author="David Conklin" w:date="2020-09-10T15:08:00Z">
            <w:r w:rsidR="005B5E46" w:rsidRPr="00C624E8" w:rsidDel="00DF349B">
              <w:rPr>
                <w:rStyle w:val="Hyperlink"/>
                <w:noProof/>
              </w:rPr>
              <w:delText>Water years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_Toc48289473 \h </w:delInstrText>
            </w:r>
            <w:r w:rsidR="005B5E46" w:rsidDel="00DF349B">
              <w:rPr>
                <w:noProof/>
                <w:webHidden/>
              </w:rPr>
            </w:r>
            <w:r w:rsidR="005B5E46" w:rsidDel="00DF349B">
              <w:rPr>
                <w:noProof/>
                <w:webHidden/>
              </w:rPr>
              <w:fldChar w:fldCharType="separate"/>
            </w:r>
          </w:del>
          <w:del w:id="245" w:author="David Conklin" w:date="2020-08-19T16:00:00Z">
            <w:r w:rsidR="005B5E46" w:rsidDel="00037790">
              <w:rPr>
                <w:noProof/>
                <w:webHidden/>
              </w:rPr>
              <w:delText>11</w:delText>
            </w:r>
          </w:del>
          <w:del w:id="246" w:author="David Conklin" w:date="2020-09-10T15:08:00Z">
            <w:r w:rsidR="005B5E46" w:rsidDel="00DF349B">
              <w:rPr>
                <w:noProof/>
                <w:webHidden/>
              </w:rPr>
              <w:fldChar w:fldCharType="end"/>
            </w:r>
            <w:r w:rsidDel="00DF349B">
              <w:rPr>
                <w:noProof/>
              </w:rPr>
              <w:fldChar w:fldCharType="end"/>
            </w:r>
          </w:del>
        </w:p>
        <w:p w14:paraId="50D7774D" w14:textId="0F142A26" w:rsidR="005B5E46" w:rsidDel="00DF349B" w:rsidRDefault="00037790">
          <w:pPr>
            <w:pStyle w:val="TOC1"/>
            <w:tabs>
              <w:tab w:val="right" w:leader="dot" w:pos="9350"/>
            </w:tabs>
            <w:rPr>
              <w:del w:id="247" w:author="David Conklin" w:date="2020-09-10T15:08:00Z"/>
              <w:rFonts w:eastAsiaTheme="minorEastAsia"/>
              <w:noProof/>
            </w:rPr>
          </w:pPr>
          <w:del w:id="248" w:author="David Conklin" w:date="2020-09-10T15:08:00Z">
            <w:r w:rsidDel="00DF349B">
              <w:rPr>
                <w:noProof/>
              </w:rPr>
              <w:fldChar w:fldCharType="begin"/>
            </w:r>
            <w:r w:rsidDel="00DF349B">
              <w:rPr>
                <w:noProof/>
              </w:rPr>
              <w:delInstrText xml:space="preserve"> HYPERLINK \l "_Toc48289474" </w:delInstrText>
            </w:r>
            <w:r w:rsidDel="00DF349B">
              <w:rPr>
                <w:noProof/>
              </w:rPr>
              <w:fldChar w:fldCharType="separate"/>
            </w:r>
          </w:del>
          <w:ins w:id="249" w:author="David Conklin" w:date="2020-09-10T15:08:00Z">
            <w:r w:rsidR="00DF349B">
              <w:rPr>
                <w:b/>
                <w:bCs/>
                <w:noProof/>
              </w:rPr>
              <w:t>Error! Hyperlink reference not valid.</w:t>
            </w:r>
          </w:ins>
          <w:del w:id="250" w:author="David Conklin" w:date="2020-09-10T15:08:00Z">
            <w:r w:rsidR="005B5E46" w:rsidRPr="00C624E8" w:rsidDel="00DF349B">
              <w:rPr>
                <w:rStyle w:val="Hyperlink"/>
                <w:noProof/>
              </w:rPr>
              <w:delText>Climate data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_Toc48289474 \h </w:delInstrText>
            </w:r>
            <w:r w:rsidR="005B5E46" w:rsidDel="00DF349B">
              <w:rPr>
                <w:noProof/>
                <w:webHidden/>
              </w:rPr>
            </w:r>
            <w:r w:rsidR="005B5E46" w:rsidDel="00DF349B">
              <w:rPr>
                <w:noProof/>
                <w:webHidden/>
              </w:rPr>
              <w:fldChar w:fldCharType="separate"/>
            </w:r>
          </w:del>
          <w:del w:id="251" w:author="David Conklin" w:date="2020-08-19T16:00:00Z">
            <w:r w:rsidR="005B5E46" w:rsidDel="00037790">
              <w:rPr>
                <w:noProof/>
                <w:webHidden/>
              </w:rPr>
              <w:delText>11</w:delText>
            </w:r>
          </w:del>
          <w:del w:id="252" w:author="David Conklin" w:date="2020-09-10T15:08:00Z">
            <w:r w:rsidR="005B5E46" w:rsidDel="00DF349B">
              <w:rPr>
                <w:noProof/>
                <w:webHidden/>
              </w:rPr>
              <w:fldChar w:fldCharType="end"/>
            </w:r>
            <w:r w:rsidDel="00DF349B">
              <w:rPr>
                <w:noProof/>
              </w:rPr>
              <w:fldChar w:fldCharType="end"/>
            </w:r>
          </w:del>
        </w:p>
        <w:p w14:paraId="75089BBD" w14:textId="3F279DF6" w:rsidR="005B5E46" w:rsidDel="00DF349B" w:rsidRDefault="00037790">
          <w:pPr>
            <w:pStyle w:val="TOC2"/>
            <w:tabs>
              <w:tab w:val="right" w:leader="dot" w:pos="9350"/>
            </w:tabs>
            <w:rPr>
              <w:del w:id="253" w:author="David Conklin" w:date="2020-09-10T15:08:00Z"/>
              <w:rFonts w:eastAsiaTheme="minorEastAsia"/>
              <w:noProof/>
            </w:rPr>
          </w:pPr>
          <w:del w:id="254" w:author="David Conklin" w:date="2020-09-10T15:08:00Z">
            <w:r w:rsidDel="00DF349B">
              <w:rPr>
                <w:noProof/>
              </w:rPr>
              <w:fldChar w:fldCharType="begin"/>
            </w:r>
            <w:r w:rsidDel="00DF349B">
              <w:rPr>
                <w:noProof/>
              </w:rPr>
              <w:delInstrText xml:space="preserve"> HYPERLINK \l "_Toc48289475" </w:delInstrText>
            </w:r>
            <w:r w:rsidDel="00DF349B">
              <w:rPr>
                <w:noProof/>
              </w:rPr>
              <w:fldChar w:fldCharType="separate"/>
            </w:r>
          </w:del>
          <w:ins w:id="255" w:author="David Conklin" w:date="2020-09-10T15:08:00Z">
            <w:r w:rsidR="00DF349B">
              <w:rPr>
                <w:b/>
                <w:bCs/>
                <w:noProof/>
              </w:rPr>
              <w:t>Error! Hyperlink reference not valid.</w:t>
            </w:r>
          </w:ins>
          <w:del w:id="256" w:author="David Conklin" w:date="2020-09-10T15:08:00Z">
            <w:r w:rsidR="005B5E46" w:rsidRPr="00C624E8" w:rsidDel="00DF349B">
              <w:rPr>
                <w:rStyle w:val="Hyperlink"/>
                <w:noProof/>
              </w:rPr>
              <w:delText>Numbered climate scenarios in the model</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_Toc48289475 \h </w:delInstrText>
            </w:r>
            <w:r w:rsidR="005B5E46" w:rsidDel="00DF349B">
              <w:rPr>
                <w:noProof/>
                <w:webHidden/>
              </w:rPr>
            </w:r>
            <w:r w:rsidR="005B5E46" w:rsidDel="00DF349B">
              <w:rPr>
                <w:noProof/>
                <w:webHidden/>
              </w:rPr>
              <w:fldChar w:fldCharType="separate"/>
            </w:r>
          </w:del>
          <w:del w:id="257" w:author="David Conklin" w:date="2020-08-19T16:00:00Z">
            <w:r w:rsidR="005B5E46" w:rsidDel="00037790">
              <w:rPr>
                <w:noProof/>
                <w:webHidden/>
              </w:rPr>
              <w:delText>11</w:delText>
            </w:r>
          </w:del>
          <w:del w:id="258" w:author="David Conklin" w:date="2020-09-10T15:08:00Z">
            <w:r w:rsidR="005B5E46" w:rsidDel="00DF349B">
              <w:rPr>
                <w:noProof/>
                <w:webHidden/>
              </w:rPr>
              <w:fldChar w:fldCharType="end"/>
            </w:r>
            <w:r w:rsidDel="00DF349B">
              <w:rPr>
                <w:noProof/>
              </w:rPr>
              <w:fldChar w:fldCharType="end"/>
            </w:r>
          </w:del>
        </w:p>
        <w:p w14:paraId="664B8889" w14:textId="5590C014" w:rsidR="005B5E46" w:rsidDel="00DF349B" w:rsidRDefault="00037790">
          <w:pPr>
            <w:pStyle w:val="TOC2"/>
            <w:tabs>
              <w:tab w:val="right" w:leader="dot" w:pos="9350"/>
            </w:tabs>
            <w:rPr>
              <w:del w:id="259" w:author="David Conklin" w:date="2020-09-10T15:08:00Z"/>
              <w:rFonts w:eastAsiaTheme="minorEastAsia"/>
              <w:noProof/>
            </w:rPr>
          </w:pPr>
          <w:del w:id="260" w:author="David Conklin" w:date="2020-09-10T15:08:00Z">
            <w:r w:rsidDel="00DF349B">
              <w:rPr>
                <w:noProof/>
              </w:rPr>
              <w:fldChar w:fldCharType="begin"/>
            </w:r>
            <w:r w:rsidDel="00DF349B">
              <w:rPr>
                <w:noProof/>
              </w:rPr>
              <w:delInstrText xml:space="preserve"> HYPERLINK \l "_Toc48289476" </w:delInstrText>
            </w:r>
            <w:r w:rsidDel="00DF349B">
              <w:rPr>
                <w:noProof/>
              </w:rPr>
              <w:fldChar w:fldCharType="separate"/>
            </w:r>
          </w:del>
          <w:ins w:id="261" w:author="David Conklin" w:date="2020-09-10T15:08:00Z">
            <w:r w:rsidR="00DF349B">
              <w:rPr>
                <w:b/>
                <w:bCs/>
                <w:noProof/>
              </w:rPr>
              <w:t>Error! Hyperlink reference not valid.</w:t>
            </w:r>
          </w:ins>
          <w:del w:id="262" w:author="David Conklin" w:date="2020-09-10T15:08:00Z">
            <w:r w:rsidR="005B5E46" w:rsidRPr="00C624E8" w:rsidDel="00DF349B">
              <w:rPr>
                <w:rStyle w:val="Hyperlink"/>
                <w:noProof/>
              </w:rPr>
              <w:delText>Monthly and seasonal weather data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_Toc48289476 \h </w:delInstrText>
            </w:r>
            <w:r w:rsidR="005B5E46" w:rsidDel="00DF349B">
              <w:rPr>
                <w:noProof/>
                <w:webHidden/>
              </w:rPr>
            </w:r>
            <w:r w:rsidR="005B5E46" w:rsidDel="00DF349B">
              <w:rPr>
                <w:noProof/>
                <w:webHidden/>
              </w:rPr>
              <w:fldChar w:fldCharType="separate"/>
            </w:r>
          </w:del>
          <w:del w:id="263" w:author="David Conklin" w:date="2020-08-19T16:00:00Z">
            <w:r w:rsidR="005B5E46" w:rsidDel="00037790">
              <w:rPr>
                <w:noProof/>
                <w:webHidden/>
              </w:rPr>
              <w:delText>12</w:delText>
            </w:r>
          </w:del>
          <w:del w:id="264" w:author="David Conklin" w:date="2020-09-10T15:08:00Z">
            <w:r w:rsidR="005B5E46" w:rsidDel="00DF349B">
              <w:rPr>
                <w:noProof/>
                <w:webHidden/>
              </w:rPr>
              <w:fldChar w:fldCharType="end"/>
            </w:r>
            <w:r w:rsidDel="00DF349B">
              <w:rPr>
                <w:noProof/>
              </w:rPr>
              <w:fldChar w:fldCharType="end"/>
            </w:r>
          </w:del>
        </w:p>
        <w:p w14:paraId="7AC1D8BE" w14:textId="1A074919" w:rsidR="005B5E46" w:rsidDel="00DF349B" w:rsidRDefault="00037790">
          <w:pPr>
            <w:pStyle w:val="TOC2"/>
            <w:tabs>
              <w:tab w:val="right" w:leader="dot" w:pos="9350"/>
            </w:tabs>
            <w:rPr>
              <w:del w:id="265" w:author="David Conklin" w:date="2020-09-10T15:08:00Z"/>
              <w:rFonts w:eastAsiaTheme="minorEastAsia"/>
              <w:noProof/>
            </w:rPr>
          </w:pPr>
          <w:del w:id="266" w:author="David Conklin" w:date="2020-09-10T15:08:00Z">
            <w:r w:rsidDel="00DF349B">
              <w:rPr>
                <w:noProof/>
              </w:rPr>
              <w:fldChar w:fldCharType="begin"/>
            </w:r>
            <w:r w:rsidDel="00DF349B">
              <w:rPr>
                <w:noProof/>
              </w:rPr>
              <w:delInstrText xml:space="preserve"> HYPERLINK \l "_Toc48289477" </w:delInstrText>
            </w:r>
            <w:r w:rsidDel="00DF349B">
              <w:rPr>
                <w:noProof/>
              </w:rPr>
              <w:fldChar w:fldCharType="separate"/>
            </w:r>
          </w:del>
          <w:ins w:id="267" w:author="David Conklin" w:date="2020-09-10T15:08:00Z">
            <w:r w:rsidR="00DF349B">
              <w:rPr>
                <w:b/>
                <w:bCs/>
                <w:noProof/>
              </w:rPr>
              <w:t>Error! Hyperlink reference not valid.</w:t>
            </w:r>
          </w:ins>
          <w:del w:id="268" w:author="David Conklin" w:date="2020-09-10T15:08:00Z">
            <w:r w:rsidR="005B5E46" w:rsidRPr="00C624E8" w:rsidDel="00DF349B">
              <w:rPr>
                <w:rStyle w:val="Hyperlink"/>
                <w:noProof/>
              </w:rPr>
              <w:delText>Climate data grids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_Toc48289477 \h </w:delInstrText>
            </w:r>
            <w:r w:rsidR="005B5E46" w:rsidDel="00DF349B">
              <w:rPr>
                <w:noProof/>
                <w:webHidden/>
              </w:rPr>
            </w:r>
            <w:r w:rsidR="005B5E46" w:rsidDel="00DF349B">
              <w:rPr>
                <w:noProof/>
                <w:webHidden/>
              </w:rPr>
              <w:fldChar w:fldCharType="separate"/>
            </w:r>
          </w:del>
          <w:del w:id="269" w:author="David Conklin" w:date="2020-08-19T16:00:00Z">
            <w:r w:rsidR="005B5E46" w:rsidDel="00037790">
              <w:rPr>
                <w:noProof/>
                <w:webHidden/>
              </w:rPr>
              <w:delText>13</w:delText>
            </w:r>
          </w:del>
          <w:del w:id="270" w:author="David Conklin" w:date="2020-09-10T15:08:00Z">
            <w:r w:rsidR="005B5E46" w:rsidDel="00DF349B">
              <w:rPr>
                <w:noProof/>
                <w:webHidden/>
              </w:rPr>
              <w:fldChar w:fldCharType="end"/>
            </w:r>
            <w:r w:rsidDel="00DF349B">
              <w:rPr>
                <w:noProof/>
              </w:rPr>
              <w:fldChar w:fldCharType="end"/>
            </w:r>
          </w:del>
        </w:p>
        <w:p w14:paraId="79A4DD37" w14:textId="2C2B9204" w:rsidR="005B5E46" w:rsidDel="00DF349B" w:rsidRDefault="00037790">
          <w:pPr>
            <w:pStyle w:val="TOC3"/>
            <w:tabs>
              <w:tab w:val="right" w:leader="dot" w:pos="9350"/>
            </w:tabs>
            <w:rPr>
              <w:del w:id="271" w:author="David Conklin" w:date="2020-09-10T15:08:00Z"/>
              <w:rFonts w:eastAsiaTheme="minorEastAsia"/>
              <w:noProof/>
            </w:rPr>
          </w:pPr>
          <w:del w:id="272" w:author="David Conklin" w:date="2020-09-10T15:08:00Z">
            <w:r w:rsidDel="00DF349B">
              <w:rPr>
                <w:noProof/>
              </w:rPr>
              <w:fldChar w:fldCharType="begin"/>
            </w:r>
            <w:r w:rsidDel="00DF349B">
              <w:rPr>
                <w:noProof/>
              </w:rPr>
              <w:delInstrText xml:space="preserve"> HYPERLINK \l "_Toc48289478" </w:delInstrText>
            </w:r>
            <w:r w:rsidDel="00DF349B">
              <w:rPr>
                <w:noProof/>
              </w:rPr>
              <w:fldChar w:fldCharType="separate"/>
            </w:r>
          </w:del>
          <w:ins w:id="273" w:author="David Conklin" w:date="2020-09-10T15:08:00Z">
            <w:r w:rsidR="00DF349B">
              <w:rPr>
                <w:b/>
                <w:bCs/>
                <w:noProof/>
              </w:rPr>
              <w:t>Error! Hyperlink reference not valid.</w:t>
            </w:r>
          </w:ins>
          <w:del w:id="274" w:author="David Conklin" w:date="2020-09-10T15:08:00Z">
            <w:r w:rsidR="005B5E46" w:rsidRPr="00C624E8" w:rsidDel="00DF349B">
              <w:rPr>
                <w:rStyle w:val="Hyperlink"/>
                <w:noProof/>
              </w:rPr>
              <w:delText>The WW2100 climate grid</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_Toc48289478 \h </w:delInstrText>
            </w:r>
            <w:r w:rsidR="005B5E46" w:rsidDel="00DF349B">
              <w:rPr>
                <w:noProof/>
                <w:webHidden/>
              </w:rPr>
            </w:r>
            <w:r w:rsidR="005B5E46" w:rsidDel="00DF349B">
              <w:rPr>
                <w:noProof/>
                <w:webHidden/>
              </w:rPr>
              <w:fldChar w:fldCharType="separate"/>
            </w:r>
          </w:del>
          <w:del w:id="275" w:author="David Conklin" w:date="2020-08-19T16:00:00Z">
            <w:r w:rsidR="005B5E46" w:rsidDel="00037790">
              <w:rPr>
                <w:noProof/>
                <w:webHidden/>
              </w:rPr>
              <w:delText>13</w:delText>
            </w:r>
          </w:del>
          <w:del w:id="276" w:author="David Conklin" w:date="2020-09-10T15:08:00Z">
            <w:r w:rsidR="005B5E46" w:rsidDel="00DF349B">
              <w:rPr>
                <w:noProof/>
                <w:webHidden/>
              </w:rPr>
              <w:fldChar w:fldCharType="end"/>
            </w:r>
            <w:r w:rsidDel="00DF349B">
              <w:rPr>
                <w:noProof/>
              </w:rPr>
              <w:fldChar w:fldCharType="end"/>
            </w:r>
          </w:del>
        </w:p>
        <w:p w14:paraId="44C79246" w14:textId="30C82910" w:rsidR="005B5E46" w:rsidDel="00DF349B" w:rsidRDefault="00037790">
          <w:pPr>
            <w:pStyle w:val="TOC3"/>
            <w:tabs>
              <w:tab w:val="right" w:leader="dot" w:pos="9350"/>
            </w:tabs>
            <w:rPr>
              <w:del w:id="277" w:author="David Conklin" w:date="2020-09-10T15:08:00Z"/>
              <w:rFonts w:eastAsiaTheme="minorEastAsia"/>
              <w:noProof/>
            </w:rPr>
          </w:pPr>
          <w:del w:id="278" w:author="David Conklin" w:date="2020-09-10T15:08:00Z">
            <w:r w:rsidDel="00DF349B">
              <w:rPr>
                <w:noProof/>
              </w:rPr>
              <w:fldChar w:fldCharType="begin"/>
            </w:r>
            <w:r w:rsidDel="00DF349B">
              <w:rPr>
                <w:noProof/>
              </w:rPr>
              <w:delInstrText xml:space="preserve"> HYPERLINK \l "_Toc48289479" </w:delInstrText>
            </w:r>
            <w:r w:rsidDel="00DF349B">
              <w:rPr>
                <w:noProof/>
              </w:rPr>
              <w:fldChar w:fldCharType="separate"/>
            </w:r>
          </w:del>
          <w:ins w:id="279" w:author="David Conklin" w:date="2020-09-10T15:08:00Z">
            <w:r w:rsidR="00DF349B">
              <w:rPr>
                <w:b/>
                <w:bCs/>
                <w:noProof/>
              </w:rPr>
              <w:t>Error! Hyperlink reference not valid.</w:t>
            </w:r>
          </w:ins>
          <w:del w:id="280" w:author="David Conklin" w:date="2020-09-10T15:08:00Z">
            <w:r w:rsidR="005B5E46" w:rsidRPr="00C624E8" w:rsidDel="00DF349B">
              <w:rPr>
                <w:rStyle w:val="Hyperlink"/>
                <w:noProof/>
              </w:rPr>
              <w:delText>The v2 climate grid</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_Toc48289479 \h </w:delInstrText>
            </w:r>
            <w:r w:rsidR="005B5E46" w:rsidDel="00DF349B">
              <w:rPr>
                <w:noProof/>
                <w:webHidden/>
              </w:rPr>
            </w:r>
            <w:r w:rsidR="005B5E46" w:rsidDel="00DF349B">
              <w:rPr>
                <w:noProof/>
                <w:webHidden/>
              </w:rPr>
              <w:fldChar w:fldCharType="separate"/>
            </w:r>
          </w:del>
          <w:del w:id="281" w:author="David Conklin" w:date="2020-08-19T16:00:00Z">
            <w:r w:rsidR="005B5E46" w:rsidDel="00037790">
              <w:rPr>
                <w:noProof/>
                <w:webHidden/>
              </w:rPr>
              <w:delText>14</w:delText>
            </w:r>
          </w:del>
          <w:del w:id="282" w:author="David Conklin" w:date="2020-09-10T15:08:00Z">
            <w:r w:rsidR="005B5E46" w:rsidDel="00DF349B">
              <w:rPr>
                <w:noProof/>
                <w:webHidden/>
              </w:rPr>
              <w:fldChar w:fldCharType="end"/>
            </w:r>
            <w:r w:rsidDel="00DF349B">
              <w:rPr>
                <w:noProof/>
              </w:rPr>
              <w:fldChar w:fldCharType="end"/>
            </w:r>
          </w:del>
        </w:p>
        <w:p w14:paraId="374354AE" w14:textId="5C5D3903" w:rsidR="005B5E46" w:rsidDel="00DF349B" w:rsidRDefault="00037790">
          <w:pPr>
            <w:pStyle w:val="TOC2"/>
            <w:tabs>
              <w:tab w:val="right" w:leader="dot" w:pos="9350"/>
            </w:tabs>
            <w:rPr>
              <w:del w:id="283" w:author="David Conklin" w:date="2020-09-10T15:08:00Z"/>
              <w:rFonts w:eastAsiaTheme="minorEastAsia"/>
              <w:noProof/>
            </w:rPr>
          </w:pPr>
          <w:del w:id="284" w:author="David Conklin" w:date="2020-09-10T15:08:00Z">
            <w:r w:rsidDel="00DF349B">
              <w:rPr>
                <w:noProof/>
              </w:rPr>
              <w:fldChar w:fldCharType="begin"/>
            </w:r>
            <w:r w:rsidDel="00DF349B">
              <w:rPr>
                <w:noProof/>
              </w:rPr>
              <w:delInstrText xml:space="preserve"> HYPERLINK \l "_Toc48289480" </w:delInstrText>
            </w:r>
            <w:r w:rsidDel="00DF349B">
              <w:rPr>
                <w:noProof/>
              </w:rPr>
              <w:fldChar w:fldCharType="separate"/>
            </w:r>
          </w:del>
          <w:ins w:id="285" w:author="David Conklin" w:date="2020-09-10T15:08:00Z">
            <w:r w:rsidR="00DF349B">
              <w:rPr>
                <w:b/>
                <w:bCs/>
                <w:noProof/>
              </w:rPr>
              <w:t>Error! Hyperlink reference not valid.</w:t>
            </w:r>
          </w:ins>
          <w:del w:id="286" w:author="David Conklin" w:date="2020-09-10T15:08:00Z">
            <w:r w:rsidR="005B5E46" w:rsidRPr="00C624E8" w:rsidDel="00DF349B">
              <w:rPr>
                <w:rStyle w:val="Hyperlink"/>
                <w:noProof/>
              </w:rPr>
              <w:delText>How climate data is looked up</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_Toc48289480 \h </w:delInstrText>
            </w:r>
            <w:r w:rsidR="005B5E46" w:rsidDel="00DF349B">
              <w:rPr>
                <w:noProof/>
                <w:webHidden/>
              </w:rPr>
            </w:r>
            <w:r w:rsidR="005B5E46" w:rsidDel="00DF349B">
              <w:rPr>
                <w:noProof/>
                <w:webHidden/>
              </w:rPr>
              <w:fldChar w:fldCharType="separate"/>
            </w:r>
          </w:del>
          <w:del w:id="287" w:author="David Conklin" w:date="2020-08-19T16:00:00Z">
            <w:r w:rsidR="005B5E46" w:rsidDel="00037790">
              <w:rPr>
                <w:noProof/>
                <w:webHidden/>
              </w:rPr>
              <w:delText>14</w:delText>
            </w:r>
          </w:del>
          <w:del w:id="288" w:author="David Conklin" w:date="2020-09-10T15:08:00Z">
            <w:r w:rsidR="005B5E46" w:rsidDel="00DF349B">
              <w:rPr>
                <w:noProof/>
                <w:webHidden/>
              </w:rPr>
              <w:fldChar w:fldCharType="end"/>
            </w:r>
            <w:r w:rsidDel="00DF349B">
              <w:rPr>
                <w:noProof/>
              </w:rPr>
              <w:fldChar w:fldCharType="end"/>
            </w:r>
          </w:del>
        </w:p>
        <w:p w14:paraId="2D147B77" w14:textId="4A8AB6FE" w:rsidR="005B5E46" w:rsidDel="00DF349B" w:rsidRDefault="00037790">
          <w:pPr>
            <w:pStyle w:val="TOC2"/>
            <w:tabs>
              <w:tab w:val="right" w:leader="dot" w:pos="9350"/>
            </w:tabs>
            <w:rPr>
              <w:del w:id="289" w:author="David Conklin" w:date="2020-09-10T15:08:00Z"/>
              <w:rFonts w:eastAsiaTheme="minorEastAsia"/>
              <w:noProof/>
            </w:rPr>
          </w:pPr>
          <w:del w:id="290" w:author="David Conklin" w:date="2020-09-10T15:08:00Z">
            <w:r w:rsidDel="00DF349B">
              <w:rPr>
                <w:noProof/>
              </w:rPr>
              <w:fldChar w:fldCharType="begin"/>
            </w:r>
            <w:r w:rsidDel="00DF349B">
              <w:rPr>
                <w:noProof/>
              </w:rPr>
              <w:delInstrText xml:space="preserve"> HYPERLINK \l "_Toc48289481" </w:delInstrText>
            </w:r>
            <w:r w:rsidDel="00DF349B">
              <w:rPr>
                <w:noProof/>
              </w:rPr>
              <w:fldChar w:fldCharType="separate"/>
            </w:r>
          </w:del>
          <w:ins w:id="291" w:author="David Conklin" w:date="2020-09-10T15:08:00Z">
            <w:r w:rsidR="00DF349B">
              <w:rPr>
                <w:b/>
                <w:bCs/>
                <w:noProof/>
              </w:rPr>
              <w:t>Error! Hyperlink reference not valid.</w:t>
            </w:r>
          </w:ins>
          <w:del w:id="292" w:author="David Conklin" w:date="2020-09-10T15:08:00Z">
            <w:r w:rsidR="005B5E46" w:rsidRPr="00C624E8" w:rsidDel="00DF349B">
              <w:rPr>
                <w:rStyle w:val="Hyperlink"/>
                <w:noProof/>
              </w:rPr>
              <w:delText>What is in a climate dataset</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_Toc48289481 \h </w:delInstrText>
            </w:r>
            <w:r w:rsidR="005B5E46" w:rsidDel="00DF349B">
              <w:rPr>
                <w:noProof/>
                <w:webHidden/>
              </w:rPr>
            </w:r>
            <w:r w:rsidR="005B5E46" w:rsidDel="00DF349B">
              <w:rPr>
                <w:noProof/>
                <w:webHidden/>
              </w:rPr>
              <w:fldChar w:fldCharType="separate"/>
            </w:r>
          </w:del>
          <w:del w:id="293" w:author="David Conklin" w:date="2020-08-19T16:00:00Z">
            <w:r w:rsidR="005B5E46" w:rsidDel="00037790">
              <w:rPr>
                <w:noProof/>
                <w:webHidden/>
              </w:rPr>
              <w:delText>14</w:delText>
            </w:r>
          </w:del>
          <w:del w:id="294" w:author="David Conklin" w:date="2020-09-10T15:08:00Z">
            <w:r w:rsidR="005B5E46" w:rsidDel="00DF349B">
              <w:rPr>
                <w:noProof/>
                <w:webHidden/>
              </w:rPr>
              <w:fldChar w:fldCharType="end"/>
            </w:r>
            <w:r w:rsidDel="00DF349B">
              <w:rPr>
                <w:noProof/>
              </w:rPr>
              <w:fldChar w:fldCharType="end"/>
            </w:r>
          </w:del>
        </w:p>
        <w:p w14:paraId="05D15F6C" w14:textId="4276AA85" w:rsidR="005B5E46" w:rsidDel="00DF349B" w:rsidRDefault="00037790">
          <w:pPr>
            <w:pStyle w:val="TOC1"/>
            <w:tabs>
              <w:tab w:val="right" w:leader="dot" w:pos="9350"/>
            </w:tabs>
            <w:rPr>
              <w:del w:id="295" w:author="David Conklin" w:date="2020-09-10T15:08:00Z"/>
              <w:rFonts w:eastAsiaTheme="minorEastAsia"/>
              <w:noProof/>
            </w:rPr>
          </w:pPr>
          <w:del w:id="296" w:author="David Conklin" w:date="2020-09-10T15:08:00Z">
            <w:r w:rsidDel="00DF349B">
              <w:rPr>
                <w:noProof/>
              </w:rPr>
              <w:fldChar w:fldCharType="begin"/>
            </w:r>
            <w:r w:rsidDel="00DF349B">
              <w:rPr>
                <w:noProof/>
              </w:rPr>
              <w:delInstrText xml:space="preserve"> HYPERLINK \l "_Toc48289482" </w:delInstrText>
            </w:r>
            <w:r w:rsidDel="00DF349B">
              <w:rPr>
                <w:noProof/>
              </w:rPr>
              <w:fldChar w:fldCharType="separate"/>
            </w:r>
          </w:del>
          <w:ins w:id="297" w:author="David Conklin" w:date="2020-09-10T15:08:00Z">
            <w:r w:rsidR="00DF349B">
              <w:rPr>
                <w:b/>
                <w:bCs/>
                <w:noProof/>
              </w:rPr>
              <w:t>Error! Hyperlink reference not valid.</w:t>
            </w:r>
          </w:ins>
          <w:del w:id="298" w:author="David Conklin" w:date="2020-09-10T15:08:00Z">
            <w:r w:rsidR="005B5E46" w:rsidRPr="00C624E8" w:rsidDel="00DF349B">
              <w:rPr>
                <w:rStyle w:val="Hyperlink"/>
                <w:noProof/>
              </w:rPr>
              <w:delText>Water rights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_Toc48289482 \h </w:delInstrText>
            </w:r>
            <w:r w:rsidR="005B5E46" w:rsidDel="00DF349B">
              <w:rPr>
                <w:noProof/>
                <w:webHidden/>
              </w:rPr>
            </w:r>
            <w:r w:rsidR="005B5E46" w:rsidDel="00DF349B">
              <w:rPr>
                <w:noProof/>
                <w:webHidden/>
              </w:rPr>
              <w:fldChar w:fldCharType="separate"/>
            </w:r>
          </w:del>
          <w:del w:id="299" w:author="David Conklin" w:date="2020-08-19T16:00:00Z">
            <w:r w:rsidR="005B5E46" w:rsidDel="00037790">
              <w:rPr>
                <w:noProof/>
                <w:webHidden/>
              </w:rPr>
              <w:delText>15</w:delText>
            </w:r>
          </w:del>
          <w:del w:id="300" w:author="David Conklin" w:date="2020-09-10T15:08:00Z">
            <w:r w:rsidR="005B5E46" w:rsidDel="00DF349B">
              <w:rPr>
                <w:noProof/>
                <w:webHidden/>
              </w:rPr>
              <w:fldChar w:fldCharType="end"/>
            </w:r>
            <w:r w:rsidDel="00DF349B">
              <w:rPr>
                <w:noProof/>
              </w:rPr>
              <w:fldChar w:fldCharType="end"/>
            </w:r>
          </w:del>
        </w:p>
        <w:p w14:paraId="4C4667E2" w14:textId="7567260B" w:rsidR="005B5E46" w:rsidDel="00DF349B" w:rsidRDefault="00037790">
          <w:pPr>
            <w:pStyle w:val="TOC2"/>
            <w:tabs>
              <w:tab w:val="right" w:leader="dot" w:pos="9350"/>
            </w:tabs>
            <w:rPr>
              <w:del w:id="301" w:author="David Conklin" w:date="2020-09-10T15:08:00Z"/>
              <w:rFonts w:eastAsiaTheme="minorEastAsia"/>
              <w:noProof/>
            </w:rPr>
          </w:pPr>
          <w:del w:id="302" w:author="David Conklin" w:date="2020-09-10T15:08:00Z">
            <w:r w:rsidDel="00DF349B">
              <w:rPr>
                <w:noProof/>
              </w:rPr>
              <w:fldChar w:fldCharType="begin"/>
            </w:r>
            <w:r w:rsidDel="00DF349B">
              <w:rPr>
                <w:noProof/>
              </w:rPr>
              <w:delInstrText xml:space="preserve"> HYPERLINK \l "_Toc48289483" </w:delInstrText>
            </w:r>
            <w:r w:rsidDel="00DF349B">
              <w:rPr>
                <w:noProof/>
              </w:rPr>
              <w:fldChar w:fldCharType="separate"/>
            </w:r>
          </w:del>
          <w:ins w:id="303" w:author="David Conklin" w:date="2020-09-10T15:08:00Z">
            <w:r w:rsidR="00DF349B">
              <w:rPr>
                <w:b/>
                <w:bCs/>
                <w:noProof/>
              </w:rPr>
              <w:t>Error! Hyperlink reference not valid.</w:t>
            </w:r>
          </w:ins>
          <w:del w:id="304" w:author="David Conklin" w:date="2020-09-10T15:08:00Z">
            <w:r w:rsidR="005B5E46" w:rsidRPr="00C624E8" w:rsidDel="00DF349B">
              <w:rPr>
                <w:rStyle w:val="Hyperlink"/>
                <w:noProof/>
              </w:rPr>
              <w:delText>Water rights data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_Toc48289483 \h </w:delInstrText>
            </w:r>
            <w:r w:rsidR="005B5E46" w:rsidDel="00DF349B">
              <w:rPr>
                <w:noProof/>
                <w:webHidden/>
              </w:rPr>
            </w:r>
            <w:r w:rsidR="005B5E46" w:rsidDel="00DF349B">
              <w:rPr>
                <w:noProof/>
                <w:webHidden/>
              </w:rPr>
              <w:fldChar w:fldCharType="separate"/>
            </w:r>
          </w:del>
          <w:del w:id="305" w:author="David Conklin" w:date="2020-08-19T16:00:00Z">
            <w:r w:rsidR="005B5E46" w:rsidDel="00037790">
              <w:rPr>
                <w:noProof/>
                <w:webHidden/>
              </w:rPr>
              <w:delText>15</w:delText>
            </w:r>
          </w:del>
          <w:del w:id="306" w:author="David Conklin" w:date="2020-09-10T15:08:00Z">
            <w:r w:rsidR="005B5E46" w:rsidDel="00DF349B">
              <w:rPr>
                <w:noProof/>
                <w:webHidden/>
              </w:rPr>
              <w:fldChar w:fldCharType="end"/>
            </w:r>
            <w:r w:rsidDel="00DF349B">
              <w:rPr>
                <w:noProof/>
              </w:rPr>
              <w:fldChar w:fldCharType="end"/>
            </w:r>
          </w:del>
        </w:p>
        <w:p w14:paraId="440C250A" w14:textId="4A74A184" w:rsidR="005B5E46" w:rsidDel="00DF349B" w:rsidRDefault="00037790">
          <w:pPr>
            <w:pStyle w:val="TOC2"/>
            <w:tabs>
              <w:tab w:val="right" w:leader="dot" w:pos="9350"/>
            </w:tabs>
            <w:rPr>
              <w:del w:id="307" w:author="David Conklin" w:date="2020-09-10T15:08:00Z"/>
              <w:rFonts w:eastAsiaTheme="minorEastAsia"/>
              <w:noProof/>
            </w:rPr>
          </w:pPr>
          <w:del w:id="308" w:author="David Conklin" w:date="2020-09-10T15:08:00Z">
            <w:r w:rsidDel="00DF349B">
              <w:rPr>
                <w:noProof/>
              </w:rPr>
              <w:fldChar w:fldCharType="begin"/>
            </w:r>
            <w:r w:rsidDel="00DF349B">
              <w:rPr>
                <w:noProof/>
              </w:rPr>
              <w:delInstrText xml:space="preserve"> HYPERLINK \l "_Toc48289484" </w:delInstrText>
            </w:r>
            <w:r w:rsidDel="00DF349B">
              <w:rPr>
                <w:noProof/>
              </w:rPr>
              <w:fldChar w:fldCharType="separate"/>
            </w:r>
          </w:del>
          <w:ins w:id="309" w:author="David Conklin" w:date="2020-09-10T15:08:00Z">
            <w:r w:rsidR="00DF349B">
              <w:rPr>
                <w:b/>
                <w:bCs/>
                <w:noProof/>
              </w:rPr>
              <w:t>Error! Hyperlink reference not valid.</w:t>
            </w:r>
          </w:ins>
          <w:del w:id="310" w:author="David Conklin" w:date="2020-09-10T15:08:00Z">
            <w:r w:rsidR="005B5E46" w:rsidRPr="00C624E8" w:rsidDel="00DF349B">
              <w:rPr>
                <w:rStyle w:val="Hyperlink"/>
                <w:noProof/>
              </w:rPr>
              <w:delText>The wr_pods.csv file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_Toc48289484 \h </w:delInstrText>
            </w:r>
            <w:r w:rsidR="005B5E46" w:rsidDel="00DF349B">
              <w:rPr>
                <w:noProof/>
                <w:webHidden/>
              </w:rPr>
            </w:r>
            <w:r w:rsidR="005B5E46" w:rsidDel="00DF349B">
              <w:rPr>
                <w:noProof/>
                <w:webHidden/>
              </w:rPr>
              <w:fldChar w:fldCharType="separate"/>
            </w:r>
          </w:del>
          <w:del w:id="311" w:author="David Conklin" w:date="2020-08-19T16:00:00Z">
            <w:r w:rsidR="005B5E46" w:rsidDel="00037790">
              <w:rPr>
                <w:noProof/>
                <w:webHidden/>
              </w:rPr>
              <w:delText>16</w:delText>
            </w:r>
          </w:del>
          <w:del w:id="312" w:author="David Conklin" w:date="2020-09-10T15:08:00Z">
            <w:r w:rsidR="005B5E46" w:rsidDel="00DF349B">
              <w:rPr>
                <w:noProof/>
                <w:webHidden/>
              </w:rPr>
              <w:fldChar w:fldCharType="end"/>
            </w:r>
            <w:r w:rsidDel="00DF349B">
              <w:rPr>
                <w:noProof/>
              </w:rPr>
              <w:fldChar w:fldCharType="end"/>
            </w:r>
          </w:del>
        </w:p>
        <w:p w14:paraId="20F5C59B" w14:textId="7E6C3721" w:rsidR="005B5E46" w:rsidDel="00DF349B" w:rsidRDefault="00037790">
          <w:pPr>
            <w:pStyle w:val="TOC2"/>
            <w:tabs>
              <w:tab w:val="right" w:leader="dot" w:pos="9350"/>
            </w:tabs>
            <w:rPr>
              <w:del w:id="313" w:author="David Conklin" w:date="2020-09-10T15:08:00Z"/>
              <w:rFonts w:eastAsiaTheme="minorEastAsia"/>
              <w:noProof/>
            </w:rPr>
          </w:pPr>
          <w:del w:id="314" w:author="David Conklin" w:date="2020-09-10T15:08:00Z">
            <w:r w:rsidDel="00DF349B">
              <w:rPr>
                <w:noProof/>
              </w:rPr>
              <w:fldChar w:fldCharType="begin"/>
            </w:r>
            <w:r w:rsidDel="00DF349B">
              <w:rPr>
                <w:noProof/>
              </w:rPr>
              <w:delInstrText xml:space="preserve"> HYPERLINK \l "_Toc48289485" </w:delInstrText>
            </w:r>
            <w:r w:rsidDel="00DF349B">
              <w:rPr>
                <w:noProof/>
              </w:rPr>
              <w:fldChar w:fldCharType="separate"/>
            </w:r>
          </w:del>
          <w:ins w:id="315" w:author="David Conklin" w:date="2020-09-10T15:08:00Z">
            <w:r w:rsidR="00DF349B">
              <w:rPr>
                <w:b/>
                <w:bCs/>
                <w:noProof/>
              </w:rPr>
              <w:t>Error! Hyperlink reference not valid.</w:t>
            </w:r>
          </w:ins>
          <w:del w:id="316" w:author="David Conklin" w:date="2020-09-10T15:08:00Z">
            <w:r w:rsidR="005B5E46" w:rsidRPr="00C624E8" w:rsidDel="00DF349B">
              <w:rPr>
                <w:rStyle w:val="Hyperlink"/>
                <w:noProof/>
              </w:rPr>
              <w:delText>The wr_pous.csv file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_Toc48289485 \h </w:delInstrText>
            </w:r>
            <w:r w:rsidR="005B5E46" w:rsidDel="00DF349B">
              <w:rPr>
                <w:noProof/>
                <w:webHidden/>
              </w:rPr>
            </w:r>
            <w:r w:rsidR="005B5E46" w:rsidDel="00DF349B">
              <w:rPr>
                <w:noProof/>
                <w:webHidden/>
              </w:rPr>
              <w:fldChar w:fldCharType="separate"/>
            </w:r>
          </w:del>
          <w:del w:id="317" w:author="David Conklin" w:date="2020-08-19T16:00:00Z">
            <w:r w:rsidR="005B5E46" w:rsidDel="00037790">
              <w:rPr>
                <w:noProof/>
                <w:webHidden/>
              </w:rPr>
              <w:delText>16</w:delText>
            </w:r>
          </w:del>
          <w:del w:id="318" w:author="David Conklin" w:date="2020-09-10T15:08:00Z">
            <w:r w:rsidR="005B5E46" w:rsidDel="00DF349B">
              <w:rPr>
                <w:noProof/>
                <w:webHidden/>
              </w:rPr>
              <w:fldChar w:fldCharType="end"/>
            </w:r>
            <w:r w:rsidDel="00DF349B">
              <w:rPr>
                <w:noProof/>
              </w:rPr>
              <w:fldChar w:fldCharType="end"/>
            </w:r>
          </w:del>
        </w:p>
        <w:p w14:paraId="0FAA7E0A" w14:textId="49DB10C6" w:rsidR="005B5E46" w:rsidDel="00DF349B" w:rsidRDefault="00037790">
          <w:pPr>
            <w:pStyle w:val="TOC2"/>
            <w:tabs>
              <w:tab w:val="right" w:leader="dot" w:pos="9350"/>
            </w:tabs>
            <w:rPr>
              <w:del w:id="319" w:author="David Conklin" w:date="2020-09-10T15:08:00Z"/>
              <w:rFonts w:eastAsiaTheme="minorEastAsia"/>
              <w:noProof/>
            </w:rPr>
          </w:pPr>
          <w:del w:id="320" w:author="David Conklin" w:date="2020-09-10T15:08:00Z">
            <w:r w:rsidDel="00DF349B">
              <w:rPr>
                <w:noProof/>
              </w:rPr>
              <w:fldChar w:fldCharType="begin"/>
            </w:r>
            <w:r w:rsidDel="00DF349B">
              <w:rPr>
                <w:noProof/>
              </w:rPr>
              <w:delInstrText xml:space="preserve"> HYPERLINK \l "_Toc48289486" </w:delInstrText>
            </w:r>
            <w:r w:rsidDel="00DF349B">
              <w:rPr>
                <w:noProof/>
              </w:rPr>
              <w:fldChar w:fldCharType="separate"/>
            </w:r>
          </w:del>
          <w:ins w:id="321" w:author="David Conklin" w:date="2020-09-10T15:08:00Z">
            <w:r w:rsidR="00DF349B">
              <w:rPr>
                <w:b/>
                <w:bCs/>
                <w:noProof/>
              </w:rPr>
              <w:t>Error! Hyperlink reference not valid.</w:t>
            </w:r>
          </w:ins>
          <w:del w:id="322" w:author="David Conklin" w:date="2020-09-10T15:08:00Z">
            <w:r w:rsidR="005B5E46" w:rsidRPr="00C624E8" w:rsidDel="00DF349B">
              <w:rPr>
                <w:rStyle w:val="Hyperlink"/>
                <w:noProof/>
              </w:rPr>
              <w:delText>Adding a water right</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_Toc48289486 \h </w:delInstrText>
            </w:r>
            <w:r w:rsidR="005B5E46" w:rsidDel="00DF349B">
              <w:rPr>
                <w:noProof/>
                <w:webHidden/>
              </w:rPr>
            </w:r>
            <w:r w:rsidR="005B5E46" w:rsidDel="00DF349B">
              <w:rPr>
                <w:noProof/>
                <w:webHidden/>
              </w:rPr>
              <w:fldChar w:fldCharType="separate"/>
            </w:r>
          </w:del>
          <w:del w:id="323" w:author="David Conklin" w:date="2020-08-19T16:00:00Z">
            <w:r w:rsidR="005B5E46" w:rsidDel="00037790">
              <w:rPr>
                <w:noProof/>
                <w:webHidden/>
              </w:rPr>
              <w:delText>17</w:delText>
            </w:r>
          </w:del>
          <w:del w:id="324" w:author="David Conklin" w:date="2020-09-10T15:08:00Z">
            <w:r w:rsidR="005B5E46" w:rsidDel="00DF349B">
              <w:rPr>
                <w:noProof/>
                <w:webHidden/>
              </w:rPr>
              <w:fldChar w:fldCharType="end"/>
            </w:r>
            <w:r w:rsidDel="00DF349B">
              <w:rPr>
                <w:noProof/>
              </w:rPr>
              <w:fldChar w:fldCharType="end"/>
            </w:r>
          </w:del>
        </w:p>
        <w:p w14:paraId="1AB1F7FD" w14:textId="71161924" w:rsidR="005B5E46" w:rsidDel="00DF349B" w:rsidRDefault="00037790">
          <w:pPr>
            <w:pStyle w:val="TOC1"/>
            <w:tabs>
              <w:tab w:val="right" w:leader="dot" w:pos="9350"/>
            </w:tabs>
            <w:rPr>
              <w:del w:id="325" w:author="David Conklin" w:date="2020-09-10T15:08:00Z"/>
              <w:rFonts w:eastAsiaTheme="minorEastAsia"/>
              <w:noProof/>
            </w:rPr>
          </w:pPr>
          <w:del w:id="326" w:author="David Conklin" w:date="2020-09-10T15:08:00Z">
            <w:r w:rsidDel="00DF349B">
              <w:rPr>
                <w:noProof/>
              </w:rPr>
              <w:fldChar w:fldCharType="begin"/>
            </w:r>
            <w:r w:rsidDel="00DF349B">
              <w:rPr>
                <w:noProof/>
              </w:rPr>
              <w:delInstrText xml:space="preserve"> HYPERLINK \l "_Toc48289487" </w:delInstrText>
            </w:r>
            <w:r w:rsidDel="00DF349B">
              <w:rPr>
                <w:noProof/>
              </w:rPr>
              <w:fldChar w:fldCharType="separate"/>
            </w:r>
          </w:del>
          <w:ins w:id="327" w:author="David Conklin" w:date="2020-09-10T15:08:00Z">
            <w:r w:rsidR="00DF349B">
              <w:rPr>
                <w:b/>
                <w:bCs/>
                <w:noProof/>
              </w:rPr>
              <w:t>Error! Hyperlink reference not valid.</w:t>
            </w:r>
          </w:ins>
          <w:del w:id="328" w:author="David Conklin" w:date="2020-09-10T15:08:00Z">
            <w:r w:rsidR="005B5E46" w:rsidRPr="00C624E8" w:rsidDel="00DF349B">
              <w:rPr>
                <w:rStyle w:val="Hyperlink"/>
                <w:noProof/>
              </w:rPr>
              <w:delText>Water parcels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_Toc48289487 \h </w:delInstrText>
            </w:r>
            <w:r w:rsidR="005B5E46" w:rsidDel="00DF349B">
              <w:rPr>
                <w:noProof/>
                <w:webHidden/>
              </w:rPr>
            </w:r>
            <w:r w:rsidR="005B5E46" w:rsidDel="00DF349B">
              <w:rPr>
                <w:noProof/>
                <w:webHidden/>
              </w:rPr>
              <w:fldChar w:fldCharType="separate"/>
            </w:r>
          </w:del>
          <w:del w:id="329" w:author="David Conklin" w:date="2020-08-19T16:00:00Z">
            <w:r w:rsidR="005B5E46" w:rsidDel="00037790">
              <w:rPr>
                <w:noProof/>
                <w:webHidden/>
              </w:rPr>
              <w:delText>18</w:delText>
            </w:r>
          </w:del>
          <w:del w:id="330" w:author="David Conklin" w:date="2020-09-10T15:08:00Z">
            <w:r w:rsidR="005B5E46" w:rsidDel="00DF349B">
              <w:rPr>
                <w:noProof/>
                <w:webHidden/>
              </w:rPr>
              <w:fldChar w:fldCharType="end"/>
            </w:r>
            <w:r w:rsidDel="00DF349B">
              <w:rPr>
                <w:noProof/>
              </w:rPr>
              <w:fldChar w:fldCharType="end"/>
            </w:r>
          </w:del>
        </w:p>
        <w:p w14:paraId="38835AC9" w14:textId="6C177EF9" w:rsidR="005B5E46" w:rsidDel="00DF349B" w:rsidRDefault="00037790">
          <w:pPr>
            <w:pStyle w:val="TOC1"/>
            <w:tabs>
              <w:tab w:val="right" w:leader="dot" w:pos="9350"/>
            </w:tabs>
            <w:rPr>
              <w:del w:id="331" w:author="David Conklin" w:date="2020-09-10T15:08:00Z"/>
              <w:rFonts w:eastAsiaTheme="minorEastAsia"/>
              <w:noProof/>
            </w:rPr>
          </w:pPr>
          <w:del w:id="332" w:author="David Conklin" w:date="2020-09-10T15:08:00Z">
            <w:r w:rsidDel="00DF349B">
              <w:rPr>
                <w:noProof/>
              </w:rPr>
              <w:fldChar w:fldCharType="begin"/>
            </w:r>
            <w:r w:rsidDel="00DF349B">
              <w:rPr>
                <w:noProof/>
              </w:rPr>
              <w:delInstrText xml:space="preserve"> HYPERLINK \l "_Toc48289488" </w:delInstrText>
            </w:r>
            <w:r w:rsidDel="00DF349B">
              <w:rPr>
                <w:noProof/>
              </w:rPr>
              <w:fldChar w:fldCharType="separate"/>
            </w:r>
          </w:del>
          <w:ins w:id="333" w:author="David Conklin" w:date="2020-09-10T15:08:00Z">
            <w:r w:rsidR="00DF349B">
              <w:rPr>
                <w:b/>
                <w:bCs/>
                <w:noProof/>
              </w:rPr>
              <w:t>Error! Hyperlink reference not valid.</w:t>
            </w:r>
          </w:ins>
          <w:del w:id="334" w:author="David Conklin" w:date="2020-09-10T15:08:00Z">
            <w:r w:rsidR="005B5E46" w:rsidRPr="00C624E8" w:rsidDel="00DF349B">
              <w:rPr>
                <w:rStyle w:val="Hyperlink"/>
                <w:noProof/>
              </w:rPr>
              <w:delText>Daily water mass and energy balance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_Toc48289488 \h </w:delInstrText>
            </w:r>
            <w:r w:rsidR="005B5E46" w:rsidDel="00DF349B">
              <w:rPr>
                <w:noProof/>
                <w:webHidden/>
              </w:rPr>
            </w:r>
            <w:r w:rsidR="005B5E46" w:rsidDel="00DF349B">
              <w:rPr>
                <w:noProof/>
                <w:webHidden/>
              </w:rPr>
              <w:fldChar w:fldCharType="separate"/>
            </w:r>
          </w:del>
          <w:del w:id="335" w:author="David Conklin" w:date="2020-08-19T16:00:00Z">
            <w:r w:rsidR="005B5E46" w:rsidDel="00037790">
              <w:rPr>
                <w:noProof/>
                <w:webHidden/>
              </w:rPr>
              <w:delText>18</w:delText>
            </w:r>
          </w:del>
          <w:del w:id="336" w:author="David Conklin" w:date="2020-09-10T15:08:00Z">
            <w:r w:rsidR="005B5E46" w:rsidDel="00DF349B">
              <w:rPr>
                <w:noProof/>
                <w:webHidden/>
              </w:rPr>
              <w:fldChar w:fldCharType="end"/>
            </w:r>
            <w:r w:rsidDel="00DF349B">
              <w:rPr>
                <w:noProof/>
              </w:rPr>
              <w:fldChar w:fldCharType="end"/>
            </w:r>
          </w:del>
        </w:p>
        <w:p w14:paraId="223E9B80" w14:textId="290ACE14" w:rsidR="005B5E46" w:rsidDel="00DF349B" w:rsidRDefault="00037790">
          <w:pPr>
            <w:pStyle w:val="TOC1"/>
            <w:tabs>
              <w:tab w:val="right" w:leader="dot" w:pos="9350"/>
            </w:tabs>
            <w:rPr>
              <w:del w:id="337" w:author="David Conklin" w:date="2020-09-10T15:08:00Z"/>
              <w:rFonts w:eastAsiaTheme="minorEastAsia"/>
              <w:noProof/>
            </w:rPr>
          </w:pPr>
          <w:del w:id="338" w:author="David Conklin" w:date="2020-09-10T15:08:00Z">
            <w:r w:rsidDel="00DF349B">
              <w:rPr>
                <w:noProof/>
              </w:rPr>
              <w:fldChar w:fldCharType="begin"/>
            </w:r>
            <w:r w:rsidDel="00DF349B">
              <w:rPr>
                <w:noProof/>
              </w:rPr>
              <w:delInstrText xml:space="preserve"> HYPERLINK \l "_Toc48289489" </w:delInstrText>
            </w:r>
            <w:r w:rsidDel="00DF349B">
              <w:rPr>
                <w:noProof/>
              </w:rPr>
              <w:fldChar w:fldCharType="separate"/>
            </w:r>
          </w:del>
          <w:ins w:id="339" w:author="David Conklin" w:date="2020-09-10T15:08:00Z">
            <w:r w:rsidR="00DF349B">
              <w:rPr>
                <w:b/>
                <w:bCs/>
                <w:noProof/>
              </w:rPr>
              <w:t>Error! Hyperlink reference not valid.</w:t>
            </w:r>
          </w:ins>
          <w:del w:id="340" w:author="David Conklin" w:date="2020-09-10T15:08:00Z">
            <w:r w:rsidR="005B5E46" w:rsidRPr="00C624E8" w:rsidDel="00DF349B">
              <w:rPr>
                <w:rStyle w:val="Hyperlink"/>
                <w:noProof/>
              </w:rPr>
              <w:delText>Water temperature from thermal energy</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_Toc48289489 \h </w:delInstrText>
            </w:r>
            <w:r w:rsidR="005B5E46" w:rsidDel="00DF349B">
              <w:rPr>
                <w:noProof/>
                <w:webHidden/>
              </w:rPr>
            </w:r>
            <w:r w:rsidR="005B5E46" w:rsidDel="00DF349B">
              <w:rPr>
                <w:noProof/>
                <w:webHidden/>
              </w:rPr>
              <w:fldChar w:fldCharType="separate"/>
            </w:r>
          </w:del>
          <w:del w:id="341" w:author="David Conklin" w:date="2020-08-19T16:00:00Z">
            <w:r w:rsidR="005B5E46" w:rsidDel="00037790">
              <w:rPr>
                <w:noProof/>
                <w:webHidden/>
              </w:rPr>
              <w:delText>19</w:delText>
            </w:r>
          </w:del>
          <w:del w:id="342" w:author="David Conklin" w:date="2020-09-10T15:08:00Z">
            <w:r w:rsidR="005B5E46" w:rsidDel="00DF349B">
              <w:rPr>
                <w:noProof/>
                <w:webHidden/>
              </w:rPr>
              <w:fldChar w:fldCharType="end"/>
            </w:r>
            <w:r w:rsidDel="00DF349B">
              <w:rPr>
                <w:noProof/>
              </w:rPr>
              <w:fldChar w:fldCharType="end"/>
            </w:r>
          </w:del>
        </w:p>
        <w:p w14:paraId="56E0461B" w14:textId="2EA61B79" w:rsidR="005B5E46" w:rsidDel="00DF349B" w:rsidRDefault="00037790">
          <w:pPr>
            <w:pStyle w:val="TOC1"/>
            <w:tabs>
              <w:tab w:val="right" w:leader="dot" w:pos="9350"/>
            </w:tabs>
            <w:rPr>
              <w:del w:id="343" w:author="David Conklin" w:date="2020-09-10T15:08:00Z"/>
              <w:rFonts w:eastAsiaTheme="minorEastAsia"/>
              <w:noProof/>
            </w:rPr>
          </w:pPr>
          <w:del w:id="344" w:author="David Conklin" w:date="2020-09-10T15:08:00Z">
            <w:r w:rsidDel="00DF349B">
              <w:rPr>
                <w:noProof/>
              </w:rPr>
              <w:fldChar w:fldCharType="begin"/>
            </w:r>
            <w:r w:rsidDel="00DF349B">
              <w:rPr>
                <w:noProof/>
              </w:rPr>
              <w:delInstrText xml:space="preserve"> HYPERLINK \l "_Toc48289490" </w:delInstrText>
            </w:r>
            <w:r w:rsidDel="00DF349B">
              <w:rPr>
                <w:noProof/>
              </w:rPr>
              <w:fldChar w:fldCharType="separate"/>
            </w:r>
          </w:del>
          <w:ins w:id="345" w:author="David Conklin" w:date="2020-09-10T15:08:00Z">
            <w:r w:rsidR="00DF349B">
              <w:rPr>
                <w:b/>
                <w:bCs/>
                <w:noProof/>
              </w:rPr>
              <w:t>Error! Hyperlink reference not valid.</w:t>
            </w:r>
          </w:ins>
          <w:del w:id="346" w:author="David Conklin" w:date="2020-09-10T15:08:00Z">
            <w:r w:rsidR="005B5E46" w:rsidRPr="00C624E8" w:rsidDel="00DF349B">
              <w:rPr>
                <w:rStyle w:val="Hyperlink"/>
                <w:noProof/>
              </w:rPr>
              <w:delText>Estimating the rate of flow in a stream reach</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_Toc48289490 \h </w:delInstrText>
            </w:r>
            <w:r w:rsidR="005B5E46" w:rsidDel="00DF349B">
              <w:rPr>
                <w:noProof/>
                <w:webHidden/>
              </w:rPr>
            </w:r>
            <w:r w:rsidR="005B5E46" w:rsidDel="00DF349B">
              <w:rPr>
                <w:noProof/>
                <w:webHidden/>
              </w:rPr>
              <w:fldChar w:fldCharType="separate"/>
            </w:r>
          </w:del>
          <w:del w:id="347" w:author="David Conklin" w:date="2020-08-19T16:00:00Z">
            <w:r w:rsidR="005B5E46" w:rsidDel="00037790">
              <w:rPr>
                <w:noProof/>
                <w:webHidden/>
              </w:rPr>
              <w:delText>19</w:delText>
            </w:r>
          </w:del>
          <w:del w:id="348" w:author="David Conklin" w:date="2020-09-10T15:08:00Z">
            <w:r w:rsidR="005B5E46" w:rsidDel="00DF349B">
              <w:rPr>
                <w:noProof/>
                <w:webHidden/>
              </w:rPr>
              <w:fldChar w:fldCharType="end"/>
            </w:r>
            <w:r w:rsidDel="00DF349B">
              <w:rPr>
                <w:noProof/>
              </w:rPr>
              <w:fldChar w:fldCharType="end"/>
            </w:r>
          </w:del>
        </w:p>
        <w:p w14:paraId="74EE5405" w14:textId="76B81DE4" w:rsidR="005B5E46" w:rsidDel="00DF349B" w:rsidRDefault="00037790">
          <w:pPr>
            <w:pStyle w:val="TOC1"/>
            <w:tabs>
              <w:tab w:val="right" w:leader="dot" w:pos="9350"/>
            </w:tabs>
            <w:rPr>
              <w:del w:id="349" w:author="David Conklin" w:date="2020-09-10T15:08:00Z"/>
              <w:rFonts w:eastAsiaTheme="minorEastAsia"/>
              <w:noProof/>
            </w:rPr>
          </w:pPr>
          <w:del w:id="350" w:author="David Conklin" w:date="2020-09-10T15:08:00Z">
            <w:r w:rsidDel="00DF349B">
              <w:rPr>
                <w:noProof/>
              </w:rPr>
              <w:fldChar w:fldCharType="begin"/>
            </w:r>
            <w:r w:rsidDel="00DF349B">
              <w:rPr>
                <w:noProof/>
              </w:rPr>
              <w:delInstrText xml:space="preserve"> HYPERLINK \l "_Toc48289491" </w:delInstrText>
            </w:r>
            <w:r w:rsidDel="00DF349B">
              <w:rPr>
                <w:noProof/>
              </w:rPr>
              <w:fldChar w:fldCharType="separate"/>
            </w:r>
          </w:del>
          <w:ins w:id="351" w:author="David Conklin" w:date="2020-09-10T15:08:00Z">
            <w:r w:rsidR="00DF349B">
              <w:rPr>
                <w:b/>
                <w:bCs/>
                <w:noProof/>
              </w:rPr>
              <w:t>Error! Hyperlink reference not valid.</w:t>
            </w:r>
          </w:ins>
          <w:del w:id="352" w:author="David Conklin" w:date="2020-09-10T15:08:00Z">
            <w:r w:rsidR="005B5E46" w:rsidRPr="00C624E8" w:rsidDel="00DF349B">
              <w:rPr>
                <w:rStyle w:val="Hyperlink"/>
                <w:noProof/>
              </w:rPr>
              <w:delText>Initial conditions for Flow</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_Toc48289491 \h </w:delInstrText>
            </w:r>
            <w:r w:rsidR="005B5E46" w:rsidDel="00DF349B">
              <w:rPr>
                <w:noProof/>
                <w:webHidden/>
              </w:rPr>
            </w:r>
            <w:r w:rsidR="005B5E46" w:rsidDel="00DF349B">
              <w:rPr>
                <w:noProof/>
                <w:webHidden/>
              </w:rPr>
              <w:fldChar w:fldCharType="separate"/>
            </w:r>
          </w:del>
          <w:del w:id="353" w:author="David Conklin" w:date="2020-08-19T16:00:00Z">
            <w:r w:rsidR="005B5E46" w:rsidDel="00037790">
              <w:rPr>
                <w:noProof/>
                <w:webHidden/>
              </w:rPr>
              <w:delText>20</w:delText>
            </w:r>
          </w:del>
          <w:del w:id="354" w:author="David Conklin" w:date="2020-09-10T15:08:00Z">
            <w:r w:rsidR="005B5E46" w:rsidDel="00DF349B">
              <w:rPr>
                <w:noProof/>
                <w:webHidden/>
              </w:rPr>
              <w:fldChar w:fldCharType="end"/>
            </w:r>
            <w:r w:rsidDel="00DF349B">
              <w:rPr>
                <w:noProof/>
              </w:rPr>
              <w:fldChar w:fldCharType="end"/>
            </w:r>
          </w:del>
        </w:p>
        <w:p w14:paraId="761A3854" w14:textId="3F4BAE1A" w:rsidR="005B5E46" w:rsidDel="00DF349B" w:rsidRDefault="00037790">
          <w:pPr>
            <w:pStyle w:val="TOC1"/>
            <w:tabs>
              <w:tab w:val="right" w:leader="dot" w:pos="9350"/>
            </w:tabs>
            <w:rPr>
              <w:del w:id="355" w:author="David Conklin" w:date="2020-09-10T15:08:00Z"/>
              <w:rFonts w:eastAsiaTheme="minorEastAsia"/>
              <w:noProof/>
            </w:rPr>
          </w:pPr>
          <w:del w:id="356" w:author="David Conklin" w:date="2020-09-10T15:08:00Z">
            <w:r w:rsidDel="00DF349B">
              <w:rPr>
                <w:noProof/>
              </w:rPr>
              <w:fldChar w:fldCharType="begin"/>
            </w:r>
            <w:r w:rsidDel="00DF349B">
              <w:rPr>
                <w:noProof/>
              </w:rPr>
              <w:delInstrText xml:space="preserve"> HYPERLINK \l "_Toc48289492" </w:delInstrText>
            </w:r>
            <w:r w:rsidDel="00DF349B">
              <w:rPr>
                <w:noProof/>
              </w:rPr>
              <w:fldChar w:fldCharType="separate"/>
            </w:r>
          </w:del>
          <w:ins w:id="357" w:author="David Conklin" w:date="2020-09-10T15:08:00Z">
            <w:r w:rsidR="00DF349B">
              <w:rPr>
                <w:b/>
                <w:bCs/>
                <w:noProof/>
              </w:rPr>
              <w:t>Error! Hyperlink reference not valid.</w:t>
            </w:r>
          </w:ins>
          <w:del w:id="358" w:author="David Conklin" w:date="2020-09-10T15:08:00Z">
            <w:r w:rsidR="005B5E46" w:rsidRPr="00C624E8" w:rsidDel="00DF349B">
              <w:rPr>
                <w:rStyle w:val="Hyperlink"/>
                <w:noProof/>
              </w:rPr>
              <w:delText>Creating a new study area from a watershed within the WRB</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_Toc48289492 \h </w:delInstrText>
            </w:r>
            <w:r w:rsidR="005B5E46" w:rsidDel="00DF349B">
              <w:rPr>
                <w:noProof/>
                <w:webHidden/>
              </w:rPr>
            </w:r>
            <w:r w:rsidR="005B5E46" w:rsidDel="00DF349B">
              <w:rPr>
                <w:noProof/>
                <w:webHidden/>
              </w:rPr>
              <w:fldChar w:fldCharType="separate"/>
            </w:r>
          </w:del>
          <w:del w:id="359" w:author="David Conklin" w:date="2020-08-19T16:00:00Z">
            <w:r w:rsidR="005B5E46" w:rsidDel="00037790">
              <w:rPr>
                <w:noProof/>
                <w:webHidden/>
              </w:rPr>
              <w:delText>20</w:delText>
            </w:r>
          </w:del>
          <w:del w:id="360" w:author="David Conklin" w:date="2020-09-10T15:08:00Z">
            <w:r w:rsidR="005B5E46" w:rsidDel="00DF349B">
              <w:rPr>
                <w:noProof/>
                <w:webHidden/>
              </w:rPr>
              <w:fldChar w:fldCharType="end"/>
            </w:r>
            <w:r w:rsidDel="00DF349B">
              <w:rPr>
                <w:noProof/>
              </w:rPr>
              <w:fldChar w:fldCharType="end"/>
            </w:r>
          </w:del>
        </w:p>
        <w:p w14:paraId="66EFD9BC" w14:textId="52B048F0" w:rsidR="005B5E46" w:rsidDel="00DF349B" w:rsidRDefault="00037790">
          <w:pPr>
            <w:pStyle w:val="TOC1"/>
            <w:tabs>
              <w:tab w:val="right" w:leader="dot" w:pos="9350"/>
            </w:tabs>
            <w:rPr>
              <w:del w:id="361" w:author="David Conklin" w:date="2020-09-10T15:08:00Z"/>
              <w:rFonts w:eastAsiaTheme="minorEastAsia"/>
              <w:noProof/>
            </w:rPr>
          </w:pPr>
          <w:del w:id="362" w:author="David Conklin" w:date="2020-09-10T15:08:00Z">
            <w:r w:rsidDel="00DF349B">
              <w:rPr>
                <w:noProof/>
              </w:rPr>
              <w:fldChar w:fldCharType="begin"/>
            </w:r>
            <w:r w:rsidDel="00DF349B">
              <w:rPr>
                <w:noProof/>
              </w:rPr>
              <w:delInstrText xml:space="preserve"> HYPERLINK \l "_Toc48289493" </w:delInstrText>
            </w:r>
            <w:r w:rsidDel="00DF349B">
              <w:rPr>
                <w:noProof/>
              </w:rPr>
              <w:fldChar w:fldCharType="separate"/>
            </w:r>
          </w:del>
          <w:ins w:id="363" w:author="David Conklin" w:date="2020-09-10T15:08:00Z">
            <w:r w:rsidR="00DF349B">
              <w:rPr>
                <w:b/>
                <w:bCs/>
                <w:noProof/>
              </w:rPr>
              <w:t>Error! Hyperlink reference not valid.</w:t>
            </w:r>
          </w:ins>
          <w:del w:id="364" w:author="David Conklin" w:date="2020-09-10T15:08:00Z">
            <w:r w:rsidR="005B5E46" w:rsidRPr="00C624E8" w:rsidDel="00DF349B">
              <w:rPr>
                <w:rStyle w:val="Hyperlink"/>
                <w:noProof/>
              </w:rPr>
              <w:delText>North Santiam study area</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_Toc48289493 \h </w:delInstrText>
            </w:r>
            <w:r w:rsidR="005B5E46" w:rsidDel="00DF349B">
              <w:rPr>
                <w:noProof/>
                <w:webHidden/>
              </w:rPr>
            </w:r>
            <w:r w:rsidR="005B5E46" w:rsidDel="00DF349B">
              <w:rPr>
                <w:noProof/>
                <w:webHidden/>
              </w:rPr>
              <w:fldChar w:fldCharType="separate"/>
            </w:r>
          </w:del>
          <w:del w:id="365" w:author="David Conklin" w:date="2020-08-19T16:00:00Z">
            <w:r w:rsidR="005B5E46" w:rsidDel="00037790">
              <w:rPr>
                <w:noProof/>
                <w:webHidden/>
              </w:rPr>
              <w:delText>22</w:delText>
            </w:r>
          </w:del>
          <w:del w:id="366" w:author="David Conklin" w:date="2020-09-10T15:08:00Z">
            <w:r w:rsidR="005B5E46" w:rsidDel="00DF349B">
              <w:rPr>
                <w:noProof/>
                <w:webHidden/>
              </w:rPr>
              <w:fldChar w:fldCharType="end"/>
            </w:r>
            <w:r w:rsidDel="00DF349B">
              <w:rPr>
                <w:noProof/>
              </w:rPr>
              <w:fldChar w:fldCharType="end"/>
            </w:r>
          </w:del>
        </w:p>
        <w:p w14:paraId="1A80FECE" w14:textId="056BA731" w:rsidR="005B5E46" w:rsidDel="00DF349B" w:rsidRDefault="00037790">
          <w:pPr>
            <w:pStyle w:val="TOC2"/>
            <w:tabs>
              <w:tab w:val="right" w:leader="dot" w:pos="9350"/>
            </w:tabs>
            <w:rPr>
              <w:del w:id="367" w:author="David Conklin" w:date="2020-09-10T15:08:00Z"/>
              <w:rFonts w:eastAsiaTheme="minorEastAsia"/>
              <w:noProof/>
            </w:rPr>
          </w:pPr>
          <w:del w:id="368" w:author="David Conklin" w:date="2020-09-10T15:08:00Z">
            <w:r w:rsidDel="00DF349B">
              <w:rPr>
                <w:noProof/>
              </w:rPr>
              <w:fldChar w:fldCharType="begin"/>
            </w:r>
            <w:r w:rsidDel="00DF349B">
              <w:rPr>
                <w:noProof/>
              </w:rPr>
              <w:delInstrText xml:space="preserve"> HYPERLINK \l "_Toc48289494" </w:delInstrText>
            </w:r>
            <w:r w:rsidDel="00DF349B">
              <w:rPr>
                <w:noProof/>
              </w:rPr>
              <w:fldChar w:fldCharType="separate"/>
            </w:r>
          </w:del>
          <w:ins w:id="369" w:author="David Conklin" w:date="2020-09-10T15:08:00Z">
            <w:r w:rsidR="00DF349B">
              <w:rPr>
                <w:b/>
                <w:bCs/>
                <w:noProof/>
              </w:rPr>
              <w:t>Error! Hyperlink reference not valid.</w:t>
            </w:r>
          </w:ins>
          <w:del w:id="370" w:author="David Conklin" w:date="2020-09-10T15:08:00Z">
            <w:r w:rsidR="005B5E46" w:rsidRPr="00C624E8" w:rsidDel="00DF349B">
              <w:rPr>
                <w:rStyle w:val="Hyperlink"/>
                <w:rFonts w:eastAsia="Times New Roman"/>
                <w:noProof/>
              </w:rPr>
              <w:delText>Instream water rights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_Toc48289494 \h </w:delInstrText>
            </w:r>
            <w:r w:rsidR="005B5E46" w:rsidDel="00DF349B">
              <w:rPr>
                <w:noProof/>
                <w:webHidden/>
              </w:rPr>
            </w:r>
            <w:r w:rsidR="005B5E46" w:rsidDel="00DF349B">
              <w:rPr>
                <w:noProof/>
                <w:webHidden/>
              </w:rPr>
              <w:fldChar w:fldCharType="separate"/>
            </w:r>
          </w:del>
          <w:del w:id="371" w:author="David Conklin" w:date="2020-08-19T16:00:00Z">
            <w:r w:rsidR="005B5E46" w:rsidDel="00037790">
              <w:rPr>
                <w:noProof/>
                <w:webHidden/>
              </w:rPr>
              <w:delText>22</w:delText>
            </w:r>
          </w:del>
          <w:del w:id="372" w:author="David Conklin" w:date="2020-09-10T15:08:00Z">
            <w:r w:rsidR="005B5E46" w:rsidDel="00DF349B">
              <w:rPr>
                <w:noProof/>
                <w:webHidden/>
              </w:rPr>
              <w:fldChar w:fldCharType="end"/>
            </w:r>
            <w:r w:rsidDel="00DF349B">
              <w:rPr>
                <w:noProof/>
              </w:rPr>
              <w:fldChar w:fldCharType="end"/>
            </w:r>
          </w:del>
        </w:p>
        <w:p w14:paraId="61BBE1D3" w14:textId="3FCFB398" w:rsidR="005B5E46" w:rsidDel="00DF349B" w:rsidRDefault="00037790">
          <w:pPr>
            <w:pStyle w:val="TOC2"/>
            <w:tabs>
              <w:tab w:val="right" w:leader="dot" w:pos="9350"/>
            </w:tabs>
            <w:rPr>
              <w:del w:id="373" w:author="David Conklin" w:date="2020-09-10T15:08:00Z"/>
              <w:rFonts w:eastAsiaTheme="minorEastAsia"/>
              <w:noProof/>
            </w:rPr>
          </w:pPr>
          <w:del w:id="374" w:author="David Conklin" w:date="2020-09-10T15:08:00Z">
            <w:r w:rsidDel="00DF349B">
              <w:rPr>
                <w:noProof/>
              </w:rPr>
              <w:fldChar w:fldCharType="begin"/>
            </w:r>
            <w:r w:rsidDel="00DF349B">
              <w:rPr>
                <w:noProof/>
              </w:rPr>
              <w:delInstrText xml:space="preserve"> HYPERLINK \l "_Toc48289495" </w:delInstrText>
            </w:r>
            <w:r w:rsidDel="00DF349B">
              <w:rPr>
                <w:noProof/>
              </w:rPr>
              <w:fldChar w:fldCharType="separate"/>
            </w:r>
          </w:del>
          <w:ins w:id="375" w:author="David Conklin" w:date="2020-09-10T15:08:00Z">
            <w:r w:rsidR="00DF349B">
              <w:rPr>
                <w:b/>
                <w:bCs/>
                <w:noProof/>
              </w:rPr>
              <w:t>Error! Hyperlink reference not valid.</w:t>
            </w:r>
          </w:ins>
          <w:del w:id="376" w:author="David Conklin" w:date="2020-09-10T15:08:00Z">
            <w:r w:rsidR="005B5E46" w:rsidRPr="00C624E8" w:rsidDel="00DF349B">
              <w:rPr>
                <w:rStyle w:val="Hyperlink"/>
                <w:noProof/>
              </w:rPr>
              <w:delText>Municipal water rights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_Toc48289495 \h </w:delInstrText>
            </w:r>
            <w:r w:rsidR="005B5E46" w:rsidDel="00DF349B">
              <w:rPr>
                <w:noProof/>
                <w:webHidden/>
              </w:rPr>
            </w:r>
            <w:r w:rsidR="005B5E46" w:rsidDel="00DF349B">
              <w:rPr>
                <w:noProof/>
                <w:webHidden/>
              </w:rPr>
              <w:fldChar w:fldCharType="separate"/>
            </w:r>
          </w:del>
          <w:del w:id="377" w:author="David Conklin" w:date="2020-08-19T16:00:00Z">
            <w:r w:rsidR="005B5E46" w:rsidDel="00037790">
              <w:rPr>
                <w:noProof/>
                <w:webHidden/>
              </w:rPr>
              <w:delText>24</w:delText>
            </w:r>
          </w:del>
          <w:del w:id="378" w:author="David Conklin" w:date="2020-09-10T15:08:00Z">
            <w:r w:rsidR="005B5E46" w:rsidDel="00DF349B">
              <w:rPr>
                <w:noProof/>
                <w:webHidden/>
              </w:rPr>
              <w:fldChar w:fldCharType="end"/>
            </w:r>
            <w:r w:rsidDel="00DF349B">
              <w:rPr>
                <w:noProof/>
              </w:rPr>
              <w:fldChar w:fldCharType="end"/>
            </w:r>
          </w:del>
        </w:p>
        <w:p w14:paraId="7FD3564E" w14:textId="3FADF2C9" w:rsidR="005B5E46" w:rsidDel="00DF349B" w:rsidRDefault="00037790">
          <w:pPr>
            <w:pStyle w:val="TOC1"/>
            <w:tabs>
              <w:tab w:val="right" w:leader="dot" w:pos="9350"/>
            </w:tabs>
            <w:rPr>
              <w:del w:id="379" w:author="David Conklin" w:date="2020-09-10T15:08:00Z"/>
              <w:rFonts w:eastAsiaTheme="minorEastAsia"/>
              <w:noProof/>
            </w:rPr>
          </w:pPr>
          <w:del w:id="380" w:author="David Conklin" w:date="2020-09-10T15:08:00Z">
            <w:r w:rsidDel="00DF349B">
              <w:rPr>
                <w:noProof/>
              </w:rPr>
              <w:fldChar w:fldCharType="begin"/>
            </w:r>
            <w:r w:rsidDel="00DF349B">
              <w:rPr>
                <w:noProof/>
              </w:rPr>
              <w:delInstrText xml:space="preserve"> HYPERLINK \l "_Toc48289496" </w:delInstrText>
            </w:r>
            <w:r w:rsidDel="00DF349B">
              <w:rPr>
                <w:noProof/>
              </w:rPr>
              <w:fldChar w:fldCharType="separate"/>
            </w:r>
          </w:del>
          <w:ins w:id="381" w:author="David Conklin" w:date="2020-09-10T15:08:00Z">
            <w:r w:rsidR="00DF349B">
              <w:rPr>
                <w:b/>
                <w:bCs/>
                <w:noProof/>
              </w:rPr>
              <w:t>Error! Hyperlink reference not valid.</w:t>
            </w:r>
          </w:ins>
          <w:del w:id="382" w:author="David Conklin" w:date="2020-09-10T15:08:00Z">
            <w:r w:rsidR="005B5E46" w:rsidRPr="00C624E8" w:rsidDel="00DF349B">
              <w:rPr>
                <w:rStyle w:val="Hyperlink"/>
                <w:noProof/>
              </w:rPr>
              <w:delText>McKenzie Basin Wetlands Study</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_Toc48289496 \h </w:delInstrText>
            </w:r>
            <w:r w:rsidR="005B5E46" w:rsidDel="00DF349B">
              <w:rPr>
                <w:noProof/>
                <w:webHidden/>
              </w:rPr>
            </w:r>
            <w:r w:rsidR="005B5E46" w:rsidDel="00DF349B">
              <w:rPr>
                <w:noProof/>
                <w:webHidden/>
              </w:rPr>
              <w:fldChar w:fldCharType="separate"/>
            </w:r>
          </w:del>
          <w:del w:id="383" w:author="David Conklin" w:date="2020-08-19T16:00:00Z">
            <w:r w:rsidR="005B5E46" w:rsidDel="00037790">
              <w:rPr>
                <w:noProof/>
                <w:webHidden/>
              </w:rPr>
              <w:delText>24</w:delText>
            </w:r>
          </w:del>
          <w:del w:id="384" w:author="David Conklin" w:date="2020-09-10T15:08:00Z">
            <w:r w:rsidR="005B5E46" w:rsidDel="00DF349B">
              <w:rPr>
                <w:noProof/>
                <w:webHidden/>
              </w:rPr>
              <w:fldChar w:fldCharType="end"/>
            </w:r>
            <w:r w:rsidDel="00DF349B">
              <w:rPr>
                <w:noProof/>
              </w:rPr>
              <w:fldChar w:fldCharType="end"/>
            </w:r>
          </w:del>
        </w:p>
        <w:p w14:paraId="69A2FBCC" w14:textId="524195D4" w:rsidR="005B5E46" w:rsidDel="00DF349B" w:rsidRDefault="00037790">
          <w:pPr>
            <w:pStyle w:val="TOC2"/>
            <w:tabs>
              <w:tab w:val="right" w:leader="dot" w:pos="9350"/>
            </w:tabs>
            <w:rPr>
              <w:del w:id="385" w:author="David Conklin" w:date="2020-09-10T15:08:00Z"/>
              <w:rFonts w:eastAsiaTheme="minorEastAsia"/>
              <w:noProof/>
            </w:rPr>
          </w:pPr>
          <w:del w:id="386" w:author="David Conklin" w:date="2020-09-10T15:08:00Z">
            <w:r w:rsidDel="00DF349B">
              <w:rPr>
                <w:noProof/>
              </w:rPr>
              <w:fldChar w:fldCharType="begin"/>
            </w:r>
            <w:r w:rsidDel="00DF349B">
              <w:rPr>
                <w:noProof/>
              </w:rPr>
              <w:delInstrText xml:space="preserve"> HYPERLINK \l "_Toc48289497" </w:delInstrText>
            </w:r>
            <w:r w:rsidDel="00DF349B">
              <w:rPr>
                <w:noProof/>
              </w:rPr>
              <w:fldChar w:fldCharType="separate"/>
            </w:r>
          </w:del>
          <w:ins w:id="387" w:author="David Conklin" w:date="2020-09-10T15:08:00Z">
            <w:r w:rsidR="00DF349B">
              <w:rPr>
                <w:b/>
                <w:bCs/>
                <w:noProof/>
              </w:rPr>
              <w:t>Error! Hyperlink reference not valid.</w:t>
            </w:r>
          </w:ins>
          <w:del w:id="388" w:author="David Conklin" w:date="2020-09-10T15:08:00Z">
            <w:r w:rsidR="005B5E46" w:rsidRPr="00C624E8" w:rsidDel="00DF349B">
              <w:rPr>
                <w:rStyle w:val="Hyperlink"/>
                <w:noProof/>
              </w:rPr>
              <w:delText>Project Overview</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_Toc48289497 \h </w:delInstrText>
            </w:r>
            <w:r w:rsidR="005B5E46" w:rsidDel="00DF349B">
              <w:rPr>
                <w:noProof/>
                <w:webHidden/>
              </w:rPr>
            </w:r>
            <w:r w:rsidR="005B5E46" w:rsidDel="00DF349B">
              <w:rPr>
                <w:noProof/>
                <w:webHidden/>
              </w:rPr>
              <w:fldChar w:fldCharType="separate"/>
            </w:r>
          </w:del>
          <w:del w:id="389" w:author="David Conklin" w:date="2020-08-19T16:00:00Z">
            <w:r w:rsidR="005B5E46" w:rsidDel="00037790">
              <w:rPr>
                <w:noProof/>
                <w:webHidden/>
              </w:rPr>
              <w:delText>24</w:delText>
            </w:r>
          </w:del>
          <w:del w:id="390" w:author="David Conklin" w:date="2020-09-10T15:08:00Z">
            <w:r w:rsidR="005B5E46" w:rsidDel="00DF349B">
              <w:rPr>
                <w:noProof/>
                <w:webHidden/>
              </w:rPr>
              <w:fldChar w:fldCharType="end"/>
            </w:r>
            <w:r w:rsidDel="00DF349B">
              <w:rPr>
                <w:noProof/>
              </w:rPr>
              <w:fldChar w:fldCharType="end"/>
            </w:r>
          </w:del>
        </w:p>
        <w:p w14:paraId="2CA2BEEA" w14:textId="461C5D4F" w:rsidR="005B5E46" w:rsidDel="00DF349B" w:rsidRDefault="00037790">
          <w:pPr>
            <w:pStyle w:val="TOC2"/>
            <w:tabs>
              <w:tab w:val="right" w:leader="dot" w:pos="9350"/>
            </w:tabs>
            <w:rPr>
              <w:del w:id="391" w:author="David Conklin" w:date="2020-09-10T15:08:00Z"/>
              <w:rFonts w:eastAsiaTheme="minorEastAsia"/>
              <w:noProof/>
            </w:rPr>
          </w:pPr>
          <w:del w:id="392" w:author="David Conklin" w:date="2020-09-10T15:08:00Z">
            <w:r w:rsidDel="00DF349B">
              <w:rPr>
                <w:noProof/>
              </w:rPr>
              <w:fldChar w:fldCharType="begin"/>
            </w:r>
            <w:r w:rsidDel="00DF349B">
              <w:rPr>
                <w:noProof/>
              </w:rPr>
              <w:delInstrText xml:space="preserve"> HYPERLINK \l "_Toc48289498" </w:delInstrText>
            </w:r>
            <w:r w:rsidDel="00DF349B">
              <w:rPr>
                <w:noProof/>
              </w:rPr>
              <w:fldChar w:fldCharType="separate"/>
            </w:r>
          </w:del>
          <w:ins w:id="393" w:author="David Conklin" w:date="2020-09-10T15:08:00Z">
            <w:r w:rsidR="00DF349B">
              <w:rPr>
                <w:b/>
                <w:bCs/>
                <w:noProof/>
              </w:rPr>
              <w:t>Error! Hyperlink reference not valid.</w:t>
            </w:r>
          </w:ins>
          <w:del w:id="394" w:author="David Conklin" w:date="2020-09-10T15:08:00Z">
            <w:r w:rsidR="005B5E46" w:rsidRPr="00C624E8" w:rsidDel="00DF349B">
              <w:rPr>
                <w:rStyle w:val="Hyperlink"/>
                <w:noProof/>
              </w:rPr>
              <w:delText>Model and Simulation Overview</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_Toc48289498 \h </w:delInstrText>
            </w:r>
            <w:r w:rsidR="005B5E46" w:rsidDel="00DF349B">
              <w:rPr>
                <w:noProof/>
                <w:webHidden/>
              </w:rPr>
            </w:r>
            <w:r w:rsidR="005B5E46" w:rsidDel="00DF349B">
              <w:rPr>
                <w:noProof/>
                <w:webHidden/>
              </w:rPr>
              <w:fldChar w:fldCharType="separate"/>
            </w:r>
          </w:del>
          <w:del w:id="395" w:author="David Conklin" w:date="2020-08-19T16:00:00Z">
            <w:r w:rsidR="005B5E46" w:rsidDel="00037790">
              <w:rPr>
                <w:noProof/>
                <w:webHidden/>
              </w:rPr>
              <w:delText>26</w:delText>
            </w:r>
          </w:del>
          <w:del w:id="396" w:author="David Conklin" w:date="2020-09-10T15:08:00Z">
            <w:r w:rsidR="005B5E46" w:rsidDel="00DF349B">
              <w:rPr>
                <w:noProof/>
                <w:webHidden/>
              </w:rPr>
              <w:fldChar w:fldCharType="end"/>
            </w:r>
            <w:r w:rsidDel="00DF349B">
              <w:rPr>
                <w:noProof/>
              </w:rPr>
              <w:fldChar w:fldCharType="end"/>
            </w:r>
          </w:del>
        </w:p>
        <w:p w14:paraId="7A82EFDF" w14:textId="7AB7B0DD" w:rsidR="005B5E46" w:rsidDel="00DF349B" w:rsidRDefault="00037790">
          <w:pPr>
            <w:pStyle w:val="TOC2"/>
            <w:tabs>
              <w:tab w:val="right" w:leader="dot" w:pos="9350"/>
            </w:tabs>
            <w:rPr>
              <w:del w:id="397" w:author="David Conklin" w:date="2020-09-10T15:08:00Z"/>
              <w:rFonts w:eastAsiaTheme="minorEastAsia"/>
              <w:noProof/>
            </w:rPr>
          </w:pPr>
          <w:del w:id="398" w:author="David Conklin" w:date="2020-09-10T15:08:00Z">
            <w:r w:rsidDel="00DF349B">
              <w:rPr>
                <w:noProof/>
              </w:rPr>
              <w:fldChar w:fldCharType="begin"/>
            </w:r>
            <w:r w:rsidDel="00DF349B">
              <w:rPr>
                <w:noProof/>
              </w:rPr>
              <w:delInstrText xml:space="preserve"> HYPERLINK \l "_Toc48289499" </w:delInstrText>
            </w:r>
            <w:r w:rsidDel="00DF349B">
              <w:rPr>
                <w:noProof/>
              </w:rPr>
              <w:fldChar w:fldCharType="separate"/>
            </w:r>
          </w:del>
          <w:ins w:id="399" w:author="David Conklin" w:date="2020-09-10T15:08:00Z">
            <w:r w:rsidR="00DF349B">
              <w:rPr>
                <w:b/>
                <w:bCs/>
                <w:noProof/>
              </w:rPr>
              <w:t>Error! Hyperlink reference not valid.</w:t>
            </w:r>
          </w:ins>
          <w:del w:id="400" w:author="David Conklin" w:date="2020-09-10T15:08:00Z">
            <w:r w:rsidR="005B5E46" w:rsidRPr="00C624E8" w:rsidDel="00DF349B">
              <w:rPr>
                <w:rStyle w:val="Hyperlink"/>
                <w:noProof/>
              </w:rPr>
              <w:delText>McKenzie wetlands in the initial versions of the IDU, HRU, and Reach data layers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_Toc48289499 \h </w:delInstrText>
            </w:r>
            <w:r w:rsidR="005B5E46" w:rsidDel="00DF349B">
              <w:rPr>
                <w:noProof/>
                <w:webHidden/>
              </w:rPr>
            </w:r>
            <w:r w:rsidR="005B5E46" w:rsidDel="00DF349B">
              <w:rPr>
                <w:noProof/>
                <w:webHidden/>
              </w:rPr>
              <w:fldChar w:fldCharType="separate"/>
            </w:r>
          </w:del>
          <w:del w:id="401" w:author="David Conklin" w:date="2020-08-19T16:00:00Z">
            <w:r w:rsidR="005B5E46" w:rsidDel="00037790">
              <w:rPr>
                <w:noProof/>
                <w:webHidden/>
              </w:rPr>
              <w:delText>27</w:delText>
            </w:r>
          </w:del>
          <w:del w:id="402" w:author="David Conklin" w:date="2020-09-10T15:08:00Z">
            <w:r w:rsidR="005B5E46" w:rsidDel="00DF349B">
              <w:rPr>
                <w:noProof/>
                <w:webHidden/>
              </w:rPr>
              <w:fldChar w:fldCharType="end"/>
            </w:r>
            <w:r w:rsidDel="00DF349B">
              <w:rPr>
                <w:noProof/>
              </w:rPr>
              <w:fldChar w:fldCharType="end"/>
            </w:r>
          </w:del>
        </w:p>
        <w:p w14:paraId="0C392830" w14:textId="1C356F4C" w:rsidR="005B5E46" w:rsidDel="00DF349B" w:rsidRDefault="00037790">
          <w:pPr>
            <w:pStyle w:val="TOC2"/>
            <w:tabs>
              <w:tab w:val="right" w:leader="dot" w:pos="9350"/>
            </w:tabs>
            <w:rPr>
              <w:del w:id="403" w:author="David Conklin" w:date="2020-09-10T15:08:00Z"/>
              <w:rFonts w:eastAsiaTheme="minorEastAsia"/>
              <w:noProof/>
            </w:rPr>
          </w:pPr>
          <w:del w:id="404" w:author="David Conklin" w:date="2020-09-10T15:08:00Z">
            <w:r w:rsidDel="00DF349B">
              <w:rPr>
                <w:noProof/>
              </w:rPr>
              <w:fldChar w:fldCharType="begin"/>
            </w:r>
            <w:r w:rsidDel="00DF349B">
              <w:rPr>
                <w:noProof/>
              </w:rPr>
              <w:delInstrText xml:space="preserve"> HYPERLINK \l "_Toc48289500" </w:delInstrText>
            </w:r>
            <w:r w:rsidDel="00DF349B">
              <w:rPr>
                <w:noProof/>
              </w:rPr>
              <w:fldChar w:fldCharType="separate"/>
            </w:r>
          </w:del>
          <w:ins w:id="405" w:author="David Conklin" w:date="2020-09-10T15:08:00Z">
            <w:r w:rsidR="00DF349B">
              <w:rPr>
                <w:b/>
                <w:bCs/>
                <w:noProof/>
              </w:rPr>
              <w:t>Error! Hyperlink reference not valid.</w:t>
            </w:r>
          </w:ins>
          <w:del w:id="406" w:author="David Conklin" w:date="2020-09-10T15:08:00Z">
            <w:r w:rsidR="005B5E46" w:rsidRPr="00C624E8" w:rsidDel="00DF349B">
              <w:rPr>
                <w:rStyle w:val="Hyperlink"/>
                <w:noProof/>
              </w:rPr>
              <w:delText>Projection, Calendar, and Units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_Toc48289500 \h </w:delInstrText>
            </w:r>
            <w:r w:rsidR="005B5E46" w:rsidDel="00DF349B">
              <w:rPr>
                <w:noProof/>
                <w:webHidden/>
              </w:rPr>
            </w:r>
            <w:r w:rsidR="005B5E46" w:rsidDel="00DF349B">
              <w:rPr>
                <w:noProof/>
                <w:webHidden/>
              </w:rPr>
              <w:fldChar w:fldCharType="separate"/>
            </w:r>
          </w:del>
          <w:del w:id="407" w:author="David Conklin" w:date="2020-08-19T16:00:00Z">
            <w:r w:rsidR="005B5E46" w:rsidDel="00037790">
              <w:rPr>
                <w:noProof/>
                <w:webHidden/>
              </w:rPr>
              <w:delText>27</w:delText>
            </w:r>
          </w:del>
          <w:del w:id="408" w:author="David Conklin" w:date="2020-09-10T15:08:00Z">
            <w:r w:rsidR="005B5E46" w:rsidDel="00DF349B">
              <w:rPr>
                <w:noProof/>
                <w:webHidden/>
              </w:rPr>
              <w:fldChar w:fldCharType="end"/>
            </w:r>
            <w:r w:rsidDel="00DF349B">
              <w:rPr>
                <w:noProof/>
              </w:rPr>
              <w:fldChar w:fldCharType="end"/>
            </w:r>
          </w:del>
        </w:p>
        <w:p w14:paraId="07C77BC1" w14:textId="7351FAEF" w:rsidR="005B5E46" w:rsidDel="00DF349B" w:rsidRDefault="00037790">
          <w:pPr>
            <w:pStyle w:val="TOC2"/>
            <w:tabs>
              <w:tab w:val="right" w:leader="dot" w:pos="9350"/>
            </w:tabs>
            <w:rPr>
              <w:del w:id="409" w:author="David Conklin" w:date="2020-09-10T15:08:00Z"/>
              <w:rFonts w:eastAsiaTheme="minorEastAsia"/>
              <w:noProof/>
            </w:rPr>
          </w:pPr>
          <w:del w:id="410" w:author="David Conklin" w:date="2020-09-10T15:08:00Z">
            <w:r w:rsidDel="00DF349B">
              <w:rPr>
                <w:noProof/>
              </w:rPr>
              <w:fldChar w:fldCharType="begin"/>
            </w:r>
            <w:r w:rsidDel="00DF349B">
              <w:rPr>
                <w:noProof/>
              </w:rPr>
              <w:delInstrText xml:space="preserve"> HYPERLINK \l "_Toc48289501" </w:delInstrText>
            </w:r>
            <w:r w:rsidDel="00DF349B">
              <w:rPr>
                <w:noProof/>
              </w:rPr>
              <w:fldChar w:fldCharType="separate"/>
            </w:r>
          </w:del>
          <w:ins w:id="411" w:author="David Conklin" w:date="2020-09-10T15:08:00Z">
            <w:r w:rsidR="00DF349B">
              <w:rPr>
                <w:b/>
                <w:bCs/>
                <w:noProof/>
              </w:rPr>
              <w:t>Error! Hyperlink reference not valid.</w:t>
            </w:r>
          </w:ins>
          <w:del w:id="412" w:author="David Conklin" w:date="2020-09-10T15:08:00Z">
            <w:r w:rsidR="005B5E46" w:rsidRPr="00C624E8" w:rsidDel="00DF349B">
              <w:rPr>
                <w:rStyle w:val="Hyperlink"/>
                <w:noProof/>
              </w:rPr>
              <w:delText>Simulation of changes in wetlands over time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_Toc48289501 \h </w:delInstrText>
            </w:r>
            <w:r w:rsidR="005B5E46" w:rsidDel="00DF349B">
              <w:rPr>
                <w:noProof/>
                <w:webHidden/>
              </w:rPr>
            </w:r>
            <w:r w:rsidR="005B5E46" w:rsidDel="00DF349B">
              <w:rPr>
                <w:noProof/>
                <w:webHidden/>
              </w:rPr>
              <w:fldChar w:fldCharType="separate"/>
            </w:r>
          </w:del>
          <w:del w:id="413" w:author="David Conklin" w:date="2020-08-19T16:00:00Z">
            <w:r w:rsidR="005B5E46" w:rsidDel="00037790">
              <w:rPr>
                <w:noProof/>
                <w:webHidden/>
              </w:rPr>
              <w:delText>28</w:delText>
            </w:r>
          </w:del>
          <w:del w:id="414" w:author="David Conklin" w:date="2020-09-10T15:08:00Z">
            <w:r w:rsidR="005B5E46" w:rsidDel="00DF349B">
              <w:rPr>
                <w:noProof/>
                <w:webHidden/>
              </w:rPr>
              <w:fldChar w:fldCharType="end"/>
            </w:r>
            <w:r w:rsidDel="00DF349B">
              <w:rPr>
                <w:noProof/>
              </w:rPr>
              <w:fldChar w:fldCharType="end"/>
            </w:r>
          </w:del>
        </w:p>
        <w:p w14:paraId="0AE34514" w14:textId="4EC277B1" w:rsidR="005B5E46" w:rsidDel="00DF349B" w:rsidRDefault="00037790">
          <w:pPr>
            <w:pStyle w:val="TOC2"/>
            <w:tabs>
              <w:tab w:val="right" w:leader="dot" w:pos="9350"/>
            </w:tabs>
            <w:rPr>
              <w:del w:id="415" w:author="David Conklin" w:date="2020-09-10T15:08:00Z"/>
              <w:rFonts w:eastAsiaTheme="minorEastAsia"/>
              <w:noProof/>
            </w:rPr>
          </w:pPr>
          <w:del w:id="416" w:author="David Conklin" w:date="2020-09-10T15:08:00Z">
            <w:r w:rsidDel="00DF349B">
              <w:rPr>
                <w:noProof/>
              </w:rPr>
              <w:fldChar w:fldCharType="begin"/>
            </w:r>
            <w:r w:rsidDel="00DF349B">
              <w:rPr>
                <w:noProof/>
              </w:rPr>
              <w:delInstrText xml:space="preserve"> HYPERLINK \l "_Toc48289502" </w:delInstrText>
            </w:r>
            <w:r w:rsidDel="00DF349B">
              <w:rPr>
                <w:noProof/>
              </w:rPr>
              <w:fldChar w:fldCharType="separate"/>
            </w:r>
          </w:del>
          <w:ins w:id="417" w:author="David Conklin" w:date="2020-09-10T15:08:00Z">
            <w:r w:rsidR="00DF349B">
              <w:rPr>
                <w:b/>
                <w:bCs/>
                <w:noProof/>
              </w:rPr>
              <w:t>Error! Hyperlink reference not valid.</w:t>
            </w:r>
          </w:ins>
          <w:del w:id="418" w:author="David Conklin" w:date="2020-09-10T15:08:00Z">
            <w:r w:rsidR="005B5E46" w:rsidRPr="00C624E8" w:rsidDel="00DF349B">
              <w:rPr>
                <w:rStyle w:val="Hyperlink"/>
                <w:noProof/>
              </w:rPr>
              <w:delText>How wetlands are represented in the model</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_Toc48289502 \h </w:delInstrText>
            </w:r>
            <w:r w:rsidR="005B5E46" w:rsidDel="00DF349B">
              <w:rPr>
                <w:noProof/>
                <w:webHidden/>
              </w:rPr>
            </w:r>
            <w:r w:rsidR="005B5E46" w:rsidDel="00DF349B">
              <w:rPr>
                <w:noProof/>
                <w:webHidden/>
              </w:rPr>
              <w:fldChar w:fldCharType="separate"/>
            </w:r>
          </w:del>
          <w:del w:id="419" w:author="David Conklin" w:date="2020-08-19T16:00:00Z">
            <w:r w:rsidR="005B5E46" w:rsidDel="00037790">
              <w:rPr>
                <w:noProof/>
                <w:webHidden/>
              </w:rPr>
              <w:delText>28</w:delText>
            </w:r>
          </w:del>
          <w:del w:id="420" w:author="David Conklin" w:date="2020-09-10T15:08:00Z">
            <w:r w:rsidR="005B5E46" w:rsidDel="00DF349B">
              <w:rPr>
                <w:noProof/>
                <w:webHidden/>
              </w:rPr>
              <w:fldChar w:fldCharType="end"/>
            </w:r>
            <w:r w:rsidDel="00DF349B">
              <w:rPr>
                <w:noProof/>
              </w:rPr>
              <w:fldChar w:fldCharType="end"/>
            </w:r>
          </w:del>
        </w:p>
        <w:p w14:paraId="4BDDB8F4" w14:textId="00B1F6B2" w:rsidR="005B5E46" w:rsidDel="00DF349B" w:rsidRDefault="00037790">
          <w:pPr>
            <w:pStyle w:val="TOC2"/>
            <w:tabs>
              <w:tab w:val="right" w:leader="dot" w:pos="9350"/>
            </w:tabs>
            <w:rPr>
              <w:del w:id="421" w:author="David Conklin" w:date="2020-09-10T15:08:00Z"/>
              <w:rFonts w:eastAsiaTheme="minorEastAsia"/>
              <w:noProof/>
            </w:rPr>
          </w:pPr>
          <w:del w:id="422" w:author="David Conklin" w:date="2020-09-10T15:08:00Z">
            <w:r w:rsidDel="00DF349B">
              <w:rPr>
                <w:noProof/>
              </w:rPr>
              <w:fldChar w:fldCharType="begin"/>
            </w:r>
            <w:r w:rsidDel="00DF349B">
              <w:rPr>
                <w:noProof/>
              </w:rPr>
              <w:delInstrText xml:space="preserve"> HYPERLINK \l "_Toc48289503" </w:delInstrText>
            </w:r>
            <w:r w:rsidDel="00DF349B">
              <w:rPr>
                <w:noProof/>
              </w:rPr>
              <w:fldChar w:fldCharType="separate"/>
            </w:r>
          </w:del>
          <w:ins w:id="423" w:author="David Conklin" w:date="2020-09-10T15:08:00Z">
            <w:r w:rsidR="00DF349B">
              <w:rPr>
                <w:b/>
                <w:bCs/>
                <w:noProof/>
              </w:rPr>
              <w:t>Error! Hyperlink reference not valid.</w:t>
            </w:r>
          </w:ins>
          <w:del w:id="424" w:author="David Conklin" w:date="2020-09-10T15:08:00Z">
            <w:r w:rsidR="005B5E46" w:rsidRPr="00C624E8" w:rsidDel="00DF349B">
              <w:rPr>
                <w:rStyle w:val="Hyperlink"/>
                <w:noProof/>
              </w:rPr>
              <w:delText>Attributes of interest in the wetlands study</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_Toc48289503 \h </w:delInstrText>
            </w:r>
            <w:r w:rsidR="005B5E46" w:rsidDel="00DF349B">
              <w:rPr>
                <w:noProof/>
                <w:webHidden/>
              </w:rPr>
            </w:r>
            <w:r w:rsidR="005B5E46" w:rsidDel="00DF349B">
              <w:rPr>
                <w:noProof/>
                <w:webHidden/>
              </w:rPr>
              <w:fldChar w:fldCharType="separate"/>
            </w:r>
          </w:del>
          <w:del w:id="425" w:author="David Conklin" w:date="2020-08-19T16:00:00Z">
            <w:r w:rsidR="005B5E46" w:rsidDel="00037790">
              <w:rPr>
                <w:noProof/>
                <w:webHidden/>
              </w:rPr>
              <w:delText>29</w:delText>
            </w:r>
          </w:del>
          <w:del w:id="426" w:author="David Conklin" w:date="2020-09-10T15:08:00Z">
            <w:r w:rsidR="005B5E46" w:rsidDel="00DF349B">
              <w:rPr>
                <w:noProof/>
                <w:webHidden/>
              </w:rPr>
              <w:fldChar w:fldCharType="end"/>
            </w:r>
            <w:r w:rsidDel="00DF349B">
              <w:rPr>
                <w:noProof/>
              </w:rPr>
              <w:fldChar w:fldCharType="end"/>
            </w:r>
          </w:del>
        </w:p>
        <w:p w14:paraId="140D3452" w14:textId="495158BE" w:rsidR="005B5E46" w:rsidDel="00DF349B" w:rsidRDefault="00037790">
          <w:pPr>
            <w:pStyle w:val="TOC2"/>
            <w:tabs>
              <w:tab w:val="right" w:leader="dot" w:pos="9350"/>
            </w:tabs>
            <w:rPr>
              <w:del w:id="427" w:author="David Conklin" w:date="2020-09-10T15:08:00Z"/>
              <w:rFonts w:eastAsiaTheme="minorEastAsia"/>
              <w:noProof/>
            </w:rPr>
          </w:pPr>
          <w:del w:id="428" w:author="David Conklin" w:date="2020-09-10T15:08:00Z">
            <w:r w:rsidDel="00DF349B">
              <w:rPr>
                <w:noProof/>
              </w:rPr>
              <w:fldChar w:fldCharType="begin"/>
            </w:r>
            <w:r w:rsidDel="00DF349B">
              <w:rPr>
                <w:noProof/>
              </w:rPr>
              <w:delInstrText xml:space="preserve"> HYPERLINK \l "_Toc48289504" </w:delInstrText>
            </w:r>
            <w:r w:rsidDel="00DF349B">
              <w:rPr>
                <w:noProof/>
              </w:rPr>
              <w:fldChar w:fldCharType="separate"/>
            </w:r>
          </w:del>
          <w:ins w:id="429" w:author="David Conklin" w:date="2020-09-10T15:08:00Z">
            <w:r w:rsidR="00DF349B">
              <w:rPr>
                <w:b/>
                <w:bCs/>
                <w:noProof/>
              </w:rPr>
              <w:t>Error! Hyperlink reference not valid.</w:t>
            </w:r>
          </w:ins>
          <w:del w:id="430" w:author="David Conklin" w:date="2020-09-10T15:08:00Z">
            <w:r w:rsidR="005B5E46" w:rsidRPr="00C624E8" w:rsidDel="00DF349B">
              <w:rPr>
                <w:rStyle w:val="Hyperlink"/>
                <w:noProof/>
              </w:rPr>
              <w:delText>A WETNESS attribute</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_Toc48289504 \h </w:delInstrText>
            </w:r>
            <w:r w:rsidR="005B5E46" w:rsidDel="00DF349B">
              <w:rPr>
                <w:noProof/>
                <w:webHidden/>
              </w:rPr>
            </w:r>
            <w:r w:rsidR="005B5E46" w:rsidDel="00DF349B">
              <w:rPr>
                <w:noProof/>
                <w:webHidden/>
              </w:rPr>
              <w:fldChar w:fldCharType="separate"/>
            </w:r>
          </w:del>
          <w:del w:id="431" w:author="David Conklin" w:date="2020-08-19T16:00:00Z">
            <w:r w:rsidR="005B5E46" w:rsidDel="00037790">
              <w:rPr>
                <w:noProof/>
                <w:webHidden/>
              </w:rPr>
              <w:delText>30</w:delText>
            </w:r>
          </w:del>
          <w:del w:id="432" w:author="David Conklin" w:date="2020-09-10T15:08:00Z">
            <w:r w:rsidR="005B5E46" w:rsidDel="00DF349B">
              <w:rPr>
                <w:noProof/>
                <w:webHidden/>
              </w:rPr>
              <w:fldChar w:fldCharType="end"/>
            </w:r>
            <w:r w:rsidDel="00DF349B">
              <w:rPr>
                <w:noProof/>
              </w:rPr>
              <w:fldChar w:fldCharType="end"/>
            </w:r>
          </w:del>
        </w:p>
        <w:p w14:paraId="599CF2CC" w14:textId="61F394CD" w:rsidR="005B5E46" w:rsidDel="00DF349B" w:rsidRDefault="00037790">
          <w:pPr>
            <w:pStyle w:val="TOC2"/>
            <w:tabs>
              <w:tab w:val="right" w:leader="dot" w:pos="9350"/>
            </w:tabs>
            <w:rPr>
              <w:del w:id="433" w:author="David Conklin" w:date="2020-09-10T15:08:00Z"/>
              <w:rFonts w:eastAsiaTheme="minorEastAsia"/>
              <w:noProof/>
            </w:rPr>
          </w:pPr>
          <w:del w:id="434" w:author="David Conklin" w:date="2020-09-10T15:08:00Z">
            <w:r w:rsidDel="00DF349B">
              <w:rPr>
                <w:noProof/>
              </w:rPr>
              <w:fldChar w:fldCharType="begin"/>
            </w:r>
            <w:r w:rsidDel="00DF349B">
              <w:rPr>
                <w:noProof/>
              </w:rPr>
              <w:delInstrText xml:space="preserve"> HYPERLINK \l "_Toc48289505" </w:delInstrText>
            </w:r>
            <w:r w:rsidDel="00DF349B">
              <w:rPr>
                <w:noProof/>
              </w:rPr>
              <w:fldChar w:fldCharType="separate"/>
            </w:r>
          </w:del>
          <w:ins w:id="435" w:author="David Conklin" w:date="2020-09-10T15:08:00Z">
            <w:r w:rsidR="00DF349B">
              <w:rPr>
                <w:b/>
                <w:bCs/>
                <w:noProof/>
              </w:rPr>
              <w:t>Error! Hyperlink reference not valid.</w:t>
            </w:r>
          </w:ins>
          <w:del w:id="436" w:author="David Conklin" w:date="2020-09-10T15:08:00Z">
            <w:r w:rsidR="005B5E46" w:rsidRPr="00C624E8" w:rsidDel="00DF349B">
              <w:rPr>
                <w:rStyle w:val="Hyperlink"/>
                <w:noProof/>
              </w:rPr>
              <w:delText>Calculating the exchange of water between the wetland and the reach</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_Toc48289505 \h </w:delInstrText>
            </w:r>
            <w:r w:rsidR="005B5E46" w:rsidDel="00DF349B">
              <w:rPr>
                <w:noProof/>
                <w:webHidden/>
              </w:rPr>
            </w:r>
            <w:r w:rsidR="005B5E46" w:rsidDel="00DF349B">
              <w:rPr>
                <w:noProof/>
                <w:webHidden/>
              </w:rPr>
              <w:fldChar w:fldCharType="separate"/>
            </w:r>
          </w:del>
          <w:del w:id="437" w:author="David Conklin" w:date="2020-08-19T16:00:00Z">
            <w:r w:rsidR="005B5E46" w:rsidDel="00037790">
              <w:rPr>
                <w:noProof/>
                <w:webHidden/>
              </w:rPr>
              <w:delText>31</w:delText>
            </w:r>
          </w:del>
          <w:del w:id="438" w:author="David Conklin" w:date="2020-09-10T15:08:00Z">
            <w:r w:rsidR="005B5E46" w:rsidDel="00DF349B">
              <w:rPr>
                <w:noProof/>
                <w:webHidden/>
              </w:rPr>
              <w:fldChar w:fldCharType="end"/>
            </w:r>
            <w:r w:rsidDel="00DF349B">
              <w:rPr>
                <w:noProof/>
              </w:rPr>
              <w:fldChar w:fldCharType="end"/>
            </w:r>
          </w:del>
        </w:p>
        <w:p w14:paraId="751B611C" w14:textId="1C217575" w:rsidR="005B5E46" w:rsidDel="00DF349B" w:rsidRDefault="00037790">
          <w:pPr>
            <w:pStyle w:val="TOC3"/>
            <w:tabs>
              <w:tab w:val="right" w:leader="dot" w:pos="9350"/>
            </w:tabs>
            <w:rPr>
              <w:del w:id="439" w:author="David Conklin" w:date="2020-09-10T15:08:00Z"/>
              <w:rFonts w:eastAsiaTheme="minorEastAsia"/>
              <w:noProof/>
            </w:rPr>
          </w:pPr>
          <w:del w:id="440" w:author="David Conklin" w:date="2020-09-10T15:08:00Z">
            <w:r w:rsidDel="00DF349B">
              <w:rPr>
                <w:noProof/>
              </w:rPr>
              <w:fldChar w:fldCharType="begin"/>
            </w:r>
            <w:r w:rsidDel="00DF349B">
              <w:rPr>
                <w:noProof/>
              </w:rPr>
              <w:delInstrText xml:space="preserve"> HYPERLINK \l "_Toc48289506" </w:delInstrText>
            </w:r>
            <w:r w:rsidDel="00DF349B">
              <w:rPr>
                <w:noProof/>
              </w:rPr>
              <w:fldChar w:fldCharType="separate"/>
            </w:r>
          </w:del>
          <w:ins w:id="441" w:author="David Conklin" w:date="2020-09-10T15:08:00Z">
            <w:r w:rsidR="00DF349B">
              <w:rPr>
                <w:b/>
                <w:bCs/>
                <w:noProof/>
              </w:rPr>
              <w:t>Error! Hyperlink reference not valid.</w:t>
            </w:r>
          </w:ins>
          <w:del w:id="442" w:author="David Conklin" w:date="2020-09-10T15:08:00Z">
            <w:r w:rsidR="005B5E46" w:rsidRPr="00C624E8" w:rsidDel="00DF349B">
              <w:rPr>
                <w:rStyle w:val="Hyperlink"/>
                <w:noProof/>
              </w:rPr>
              <w:delText>Wetland IDU parameters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_Toc48289506 \h </w:delInstrText>
            </w:r>
            <w:r w:rsidR="005B5E46" w:rsidDel="00DF349B">
              <w:rPr>
                <w:noProof/>
                <w:webHidden/>
              </w:rPr>
            </w:r>
            <w:r w:rsidR="005B5E46" w:rsidDel="00DF349B">
              <w:rPr>
                <w:noProof/>
                <w:webHidden/>
              </w:rPr>
              <w:fldChar w:fldCharType="separate"/>
            </w:r>
          </w:del>
          <w:del w:id="443" w:author="David Conklin" w:date="2020-08-19T16:00:00Z">
            <w:r w:rsidR="005B5E46" w:rsidDel="00037790">
              <w:rPr>
                <w:noProof/>
                <w:webHidden/>
              </w:rPr>
              <w:delText>31</w:delText>
            </w:r>
          </w:del>
          <w:del w:id="444" w:author="David Conklin" w:date="2020-09-10T15:08:00Z">
            <w:r w:rsidR="005B5E46" w:rsidDel="00DF349B">
              <w:rPr>
                <w:noProof/>
                <w:webHidden/>
              </w:rPr>
              <w:fldChar w:fldCharType="end"/>
            </w:r>
            <w:r w:rsidDel="00DF349B">
              <w:rPr>
                <w:noProof/>
              </w:rPr>
              <w:fldChar w:fldCharType="end"/>
            </w:r>
          </w:del>
        </w:p>
        <w:p w14:paraId="366969AE" w14:textId="0A55CFAA" w:rsidR="005B5E46" w:rsidDel="00DF349B" w:rsidRDefault="00037790">
          <w:pPr>
            <w:pStyle w:val="TOC3"/>
            <w:tabs>
              <w:tab w:val="right" w:leader="dot" w:pos="9350"/>
            </w:tabs>
            <w:rPr>
              <w:del w:id="445" w:author="David Conklin" w:date="2020-09-10T15:08:00Z"/>
              <w:rFonts w:eastAsiaTheme="minorEastAsia"/>
              <w:noProof/>
            </w:rPr>
          </w:pPr>
          <w:del w:id="446" w:author="David Conklin" w:date="2020-09-10T15:08:00Z">
            <w:r w:rsidDel="00DF349B">
              <w:rPr>
                <w:noProof/>
              </w:rPr>
              <w:fldChar w:fldCharType="begin"/>
            </w:r>
            <w:r w:rsidDel="00DF349B">
              <w:rPr>
                <w:noProof/>
              </w:rPr>
              <w:delInstrText xml:space="preserve"> HYPERLINK \l "_Toc48289507" </w:delInstrText>
            </w:r>
            <w:r w:rsidDel="00DF349B">
              <w:rPr>
                <w:noProof/>
              </w:rPr>
              <w:fldChar w:fldCharType="separate"/>
            </w:r>
          </w:del>
          <w:ins w:id="447" w:author="David Conklin" w:date="2020-09-10T15:08:00Z">
            <w:r w:rsidR="00DF349B">
              <w:rPr>
                <w:b/>
                <w:bCs/>
                <w:noProof/>
              </w:rPr>
              <w:t>Error! Hyperlink reference not valid.</w:t>
            </w:r>
          </w:ins>
          <w:del w:id="448" w:author="David Conklin" w:date="2020-09-10T15:08:00Z">
            <w:r w:rsidR="005B5E46" w:rsidRPr="00C624E8" w:rsidDel="00DF349B">
              <w:rPr>
                <w:rStyle w:val="Hyperlink"/>
                <w:noProof/>
              </w:rPr>
              <w:delText>Reach parameters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_Toc48289507 \h </w:delInstrText>
            </w:r>
            <w:r w:rsidR="005B5E46" w:rsidDel="00DF349B">
              <w:rPr>
                <w:noProof/>
                <w:webHidden/>
              </w:rPr>
            </w:r>
            <w:r w:rsidR="005B5E46" w:rsidDel="00DF349B">
              <w:rPr>
                <w:noProof/>
                <w:webHidden/>
              </w:rPr>
              <w:fldChar w:fldCharType="separate"/>
            </w:r>
          </w:del>
          <w:del w:id="449" w:author="David Conklin" w:date="2020-08-19T16:00:00Z">
            <w:r w:rsidR="005B5E46" w:rsidDel="00037790">
              <w:rPr>
                <w:noProof/>
                <w:webHidden/>
              </w:rPr>
              <w:delText>31</w:delText>
            </w:r>
          </w:del>
          <w:del w:id="450" w:author="David Conklin" w:date="2020-09-10T15:08:00Z">
            <w:r w:rsidR="005B5E46" w:rsidDel="00DF349B">
              <w:rPr>
                <w:noProof/>
                <w:webHidden/>
              </w:rPr>
              <w:fldChar w:fldCharType="end"/>
            </w:r>
            <w:r w:rsidDel="00DF349B">
              <w:rPr>
                <w:noProof/>
              </w:rPr>
              <w:fldChar w:fldCharType="end"/>
            </w:r>
          </w:del>
        </w:p>
        <w:p w14:paraId="05081174" w14:textId="0B75A83B" w:rsidR="005B5E46" w:rsidDel="00DF349B" w:rsidRDefault="00037790">
          <w:pPr>
            <w:pStyle w:val="TOC2"/>
            <w:tabs>
              <w:tab w:val="right" w:leader="dot" w:pos="9350"/>
            </w:tabs>
            <w:rPr>
              <w:del w:id="451" w:author="David Conklin" w:date="2020-09-10T15:08:00Z"/>
              <w:rFonts w:eastAsiaTheme="minorEastAsia"/>
              <w:noProof/>
            </w:rPr>
          </w:pPr>
          <w:del w:id="452" w:author="David Conklin" w:date="2020-09-10T15:08:00Z">
            <w:r w:rsidDel="00DF349B">
              <w:rPr>
                <w:noProof/>
              </w:rPr>
              <w:fldChar w:fldCharType="begin"/>
            </w:r>
            <w:r w:rsidDel="00DF349B">
              <w:rPr>
                <w:noProof/>
              </w:rPr>
              <w:delInstrText xml:space="preserve"> HYPERLINK \l "_Toc48289508" </w:delInstrText>
            </w:r>
            <w:r w:rsidDel="00DF349B">
              <w:rPr>
                <w:noProof/>
              </w:rPr>
              <w:fldChar w:fldCharType="separate"/>
            </w:r>
          </w:del>
          <w:ins w:id="453" w:author="David Conklin" w:date="2020-09-10T15:08:00Z">
            <w:r w:rsidR="00DF349B">
              <w:rPr>
                <w:b/>
                <w:bCs/>
                <w:noProof/>
              </w:rPr>
              <w:t>Error! Hyperlink reference not valid.</w:t>
            </w:r>
          </w:ins>
          <w:del w:id="454" w:author="David Conklin" w:date="2020-09-10T15:08:00Z">
            <w:r w:rsidR="005B5E46" w:rsidRPr="00C624E8" w:rsidDel="00DF349B">
              <w:rPr>
                <w:rStyle w:val="Hyperlink"/>
                <w:noProof/>
              </w:rPr>
              <w:delText>Loss (or gain) of wetlands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_Toc48289508 \h </w:delInstrText>
            </w:r>
            <w:r w:rsidR="005B5E46" w:rsidDel="00DF349B">
              <w:rPr>
                <w:noProof/>
                <w:webHidden/>
              </w:rPr>
            </w:r>
            <w:r w:rsidR="005B5E46" w:rsidDel="00DF349B">
              <w:rPr>
                <w:noProof/>
                <w:webHidden/>
              </w:rPr>
              <w:fldChar w:fldCharType="separate"/>
            </w:r>
          </w:del>
          <w:del w:id="455" w:author="David Conklin" w:date="2020-08-19T16:00:00Z">
            <w:r w:rsidR="005B5E46" w:rsidDel="00037790">
              <w:rPr>
                <w:noProof/>
                <w:webHidden/>
              </w:rPr>
              <w:delText>31</w:delText>
            </w:r>
          </w:del>
          <w:del w:id="456" w:author="David Conklin" w:date="2020-09-10T15:08:00Z">
            <w:r w:rsidR="005B5E46" w:rsidDel="00DF349B">
              <w:rPr>
                <w:noProof/>
                <w:webHidden/>
              </w:rPr>
              <w:fldChar w:fldCharType="end"/>
            </w:r>
            <w:r w:rsidDel="00DF349B">
              <w:rPr>
                <w:noProof/>
              </w:rPr>
              <w:fldChar w:fldCharType="end"/>
            </w:r>
          </w:del>
        </w:p>
        <w:p w14:paraId="21924F6E" w14:textId="58BF8820" w:rsidR="005B5E46" w:rsidDel="00DF349B" w:rsidRDefault="00037790">
          <w:pPr>
            <w:pStyle w:val="TOC2"/>
            <w:tabs>
              <w:tab w:val="right" w:leader="dot" w:pos="9350"/>
            </w:tabs>
            <w:rPr>
              <w:del w:id="457" w:author="David Conklin" w:date="2020-09-10T15:08:00Z"/>
              <w:rFonts w:eastAsiaTheme="minorEastAsia"/>
              <w:noProof/>
            </w:rPr>
          </w:pPr>
          <w:del w:id="458" w:author="David Conklin" w:date="2020-09-10T15:08:00Z">
            <w:r w:rsidDel="00DF349B">
              <w:rPr>
                <w:noProof/>
              </w:rPr>
              <w:fldChar w:fldCharType="begin"/>
            </w:r>
            <w:r w:rsidDel="00DF349B">
              <w:rPr>
                <w:noProof/>
              </w:rPr>
              <w:delInstrText xml:space="preserve"> HYPERLINK \l "_Toc48289509" </w:delInstrText>
            </w:r>
            <w:r w:rsidDel="00DF349B">
              <w:rPr>
                <w:noProof/>
              </w:rPr>
              <w:fldChar w:fldCharType="separate"/>
            </w:r>
          </w:del>
          <w:ins w:id="459" w:author="David Conklin" w:date="2020-09-10T15:08:00Z">
            <w:r w:rsidR="00DF349B">
              <w:rPr>
                <w:b/>
                <w:bCs/>
                <w:noProof/>
              </w:rPr>
              <w:t>Error! Hyperlink reference not valid.</w:t>
            </w:r>
          </w:ins>
          <w:del w:id="460" w:author="David Conklin" w:date="2020-09-10T15:08:00Z">
            <w:r w:rsidR="005B5E46" w:rsidRPr="00C624E8" w:rsidDel="00DF349B">
              <w:rPr>
                <w:rStyle w:val="Hyperlink"/>
                <w:noProof/>
              </w:rPr>
              <w:delText>Reality check</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_Toc48289509 \h </w:delInstrText>
            </w:r>
            <w:r w:rsidR="005B5E46" w:rsidDel="00DF349B">
              <w:rPr>
                <w:noProof/>
                <w:webHidden/>
              </w:rPr>
            </w:r>
            <w:r w:rsidR="005B5E46" w:rsidDel="00DF349B">
              <w:rPr>
                <w:noProof/>
                <w:webHidden/>
              </w:rPr>
              <w:fldChar w:fldCharType="separate"/>
            </w:r>
          </w:del>
          <w:del w:id="461" w:author="David Conklin" w:date="2020-08-19T16:00:00Z">
            <w:r w:rsidR="005B5E46" w:rsidDel="00037790">
              <w:rPr>
                <w:noProof/>
                <w:webHidden/>
              </w:rPr>
              <w:delText>31</w:delText>
            </w:r>
          </w:del>
          <w:del w:id="462" w:author="David Conklin" w:date="2020-09-10T15:08:00Z">
            <w:r w:rsidR="005B5E46" w:rsidDel="00DF349B">
              <w:rPr>
                <w:noProof/>
                <w:webHidden/>
              </w:rPr>
              <w:fldChar w:fldCharType="end"/>
            </w:r>
            <w:r w:rsidDel="00DF349B">
              <w:rPr>
                <w:noProof/>
              </w:rPr>
              <w:fldChar w:fldCharType="end"/>
            </w:r>
          </w:del>
        </w:p>
        <w:p w14:paraId="04FE02F6" w14:textId="1FA3BF51" w:rsidR="005B5E46" w:rsidDel="00DF349B" w:rsidRDefault="00037790">
          <w:pPr>
            <w:pStyle w:val="TOC2"/>
            <w:tabs>
              <w:tab w:val="right" w:leader="dot" w:pos="9350"/>
            </w:tabs>
            <w:rPr>
              <w:del w:id="463" w:author="David Conklin" w:date="2020-09-10T15:08:00Z"/>
              <w:rFonts w:eastAsiaTheme="minorEastAsia"/>
              <w:noProof/>
            </w:rPr>
          </w:pPr>
          <w:del w:id="464" w:author="David Conklin" w:date="2020-09-10T15:08:00Z">
            <w:r w:rsidDel="00DF349B">
              <w:rPr>
                <w:noProof/>
              </w:rPr>
              <w:fldChar w:fldCharType="begin"/>
            </w:r>
            <w:r w:rsidDel="00DF349B">
              <w:rPr>
                <w:noProof/>
              </w:rPr>
              <w:delInstrText xml:space="preserve"> HYPERLINK \l "_Toc48289510" </w:delInstrText>
            </w:r>
            <w:r w:rsidDel="00DF349B">
              <w:rPr>
                <w:noProof/>
              </w:rPr>
              <w:fldChar w:fldCharType="separate"/>
            </w:r>
          </w:del>
          <w:ins w:id="465" w:author="David Conklin" w:date="2020-09-10T15:08:00Z">
            <w:r w:rsidR="00DF349B">
              <w:rPr>
                <w:b/>
                <w:bCs/>
                <w:noProof/>
              </w:rPr>
              <w:t>Error! Hyperlink reference not valid.</w:t>
            </w:r>
          </w:ins>
          <w:del w:id="466" w:author="David Conklin" w:date="2020-09-10T15:08:00Z">
            <w:r w:rsidR="005B5E46" w:rsidRPr="00C624E8" w:rsidDel="00DF349B">
              <w:rPr>
                <w:rStyle w:val="Hyperlink"/>
                <w:noProof/>
              </w:rPr>
              <w:delText>Clackamas wetlands v. McKenzie wetlands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_Toc48289510 \h </w:delInstrText>
            </w:r>
            <w:r w:rsidR="005B5E46" w:rsidDel="00DF349B">
              <w:rPr>
                <w:noProof/>
                <w:webHidden/>
              </w:rPr>
            </w:r>
            <w:r w:rsidR="005B5E46" w:rsidDel="00DF349B">
              <w:rPr>
                <w:noProof/>
                <w:webHidden/>
              </w:rPr>
              <w:fldChar w:fldCharType="separate"/>
            </w:r>
          </w:del>
          <w:del w:id="467" w:author="David Conklin" w:date="2020-08-19T16:00:00Z">
            <w:r w:rsidR="005B5E46" w:rsidDel="00037790">
              <w:rPr>
                <w:noProof/>
                <w:webHidden/>
              </w:rPr>
              <w:delText>32</w:delText>
            </w:r>
          </w:del>
          <w:del w:id="468" w:author="David Conklin" w:date="2020-09-10T15:08:00Z">
            <w:r w:rsidR="005B5E46" w:rsidDel="00DF349B">
              <w:rPr>
                <w:noProof/>
                <w:webHidden/>
              </w:rPr>
              <w:fldChar w:fldCharType="end"/>
            </w:r>
            <w:r w:rsidDel="00DF349B">
              <w:rPr>
                <w:noProof/>
              </w:rPr>
              <w:fldChar w:fldCharType="end"/>
            </w:r>
          </w:del>
        </w:p>
        <w:p w14:paraId="1FC43C3C" w14:textId="5F146A05" w:rsidR="005B5E46" w:rsidDel="00DF349B" w:rsidRDefault="00037790">
          <w:pPr>
            <w:pStyle w:val="TOC1"/>
            <w:tabs>
              <w:tab w:val="right" w:leader="dot" w:pos="9350"/>
            </w:tabs>
            <w:rPr>
              <w:del w:id="469" w:author="David Conklin" w:date="2020-09-10T15:08:00Z"/>
              <w:rFonts w:eastAsiaTheme="minorEastAsia"/>
              <w:noProof/>
            </w:rPr>
          </w:pPr>
          <w:del w:id="470" w:author="David Conklin" w:date="2020-09-10T15:08:00Z">
            <w:r w:rsidDel="00DF349B">
              <w:rPr>
                <w:noProof/>
              </w:rPr>
              <w:fldChar w:fldCharType="begin"/>
            </w:r>
            <w:r w:rsidDel="00DF349B">
              <w:rPr>
                <w:noProof/>
              </w:rPr>
              <w:delInstrText xml:space="preserve"> HYPERLINK \l "_Toc48289511" </w:delInstrText>
            </w:r>
            <w:r w:rsidDel="00DF349B">
              <w:rPr>
                <w:noProof/>
              </w:rPr>
              <w:fldChar w:fldCharType="separate"/>
            </w:r>
          </w:del>
          <w:ins w:id="471" w:author="David Conklin" w:date="2020-09-10T15:08:00Z">
            <w:r w:rsidR="00DF349B">
              <w:rPr>
                <w:b/>
                <w:bCs/>
                <w:noProof/>
              </w:rPr>
              <w:t>Error! Hyperlink reference not valid.</w:t>
            </w:r>
          </w:ins>
          <w:del w:id="472" w:author="David Conklin" w:date="2020-09-10T15:08:00Z">
            <w:r w:rsidR="005B5E46" w:rsidRPr="00C624E8" w:rsidDel="00DF349B">
              <w:rPr>
                <w:rStyle w:val="Hyperlink"/>
                <w:noProof/>
              </w:rPr>
              <w:delText>The Clackamas Basin</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_Toc48289511 \h </w:delInstrText>
            </w:r>
            <w:r w:rsidR="005B5E46" w:rsidDel="00DF349B">
              <w:rPr>
                <w:noProof/>
                <w:webHidden/>
              </w:rPr>
            </w:r>
            <w:r w:rsidR="005B5E46" w:rsidDel="00DF349B">
              <w:rPr>
                <w:noProof/>
                <w:webHidden/>
              </w:rPr>
              <w:fldChar w:fldCharType="separate"/>
            </w:r>
          </w:del>
          <w:del w:id="473" w:author="David Conklin" w:date="2020-08-19T16:00:00Z">
            <w:r w:rsidR="005B5E46" w:rsidDel="00037790">
              <w:rPr>
                <w:noProof/>
                <w:webHidden/>
              </w:rPr>
              <w:delText>33</w:delText>
            </w:r>
          </w:del>
          <w:del w:id="474" w:author="David Conklin" w:date="2020-09-10T15:08:00Z">
            <w:r w:rsidR="005B5E46" w:rsidDel="00DF349B">
              <w:rPr>
                <w:noProof/>
                <w:webHidden/>
              </w:rPr>
              <w:fldChar w:fldCharType="end"/>
            </w:r>
            <w:r w:rsidDel="00DF349B">
              <w:rPr>
                <w:noProof/>
              </w:rPr>
              <w:fldChar w:fldCharType="end"/>
            </w:r>
          </w:del>
        </w:p>
        <w:p w14:paraId="46478B5C" w14:textId="45F5AC98" w:rsidR="005B5E46" w:rsidDel="00DF349B" w:rsidRDefault="00037790">
          <w:pPr>
            <w:pStyle w:val="TOC1"/>
            <w:tabs>
              <w:tab w:val="right" w:leader="dot" w:pos="9350"/>
            </w:tabs>
            <w:rPr>
              <w:del w:id="475" w:author="David Conklin" w:date="2020-09-10T15:08:00Z"/>
              <w:rFonts w:eastAsiaTheme="minorEastAsia"/>
              <w:noProof/>
            </w:rPr>
          </w:pPr>
          <w:del w:id="476" w:author="David Conklin" w:date="2020-09-10T15:08:00Z">
            <w:r w:rsidDel="00DF349B">
              <w:rPr>
                <w:noProof/>
              </w:rPr>
              <w:fldChar w:fldCharType="begin"/>
            </w:r>
            <w:r w:rsidDel="00DF349B">
              <w:rPr>
                <w:noProof/>
              </w:rPr>
              <w:delInstrText xml:space="preserve"> HYPERLINK \l "_Toc48289512" </w:delInstrText>
            </w:r>
            <w:r w:rsidDel="00DF349B">
              <w:rPr>
                <w:noProof/>
              </w:rPr>
              <w:fldChar w:fldCharType="separate"/>
            </w:r>
          </w:del>
          <w:ins w:id="477" w:author="David Conklin" w:date="2020-09-10T15:08:00Z">
            <w:r w:rsidR="00DF349B">
              <w:rPr>
                <w:b/>
                <w:bCs/>
                <w:noProof/>
              </w:rPr>
              <w:t>Error! Hyperlink reference not valid.</w:t>
            </w:r>
          </w:ins>
          <w:del w:id="478" w:author="David Conklin" w:date="2020-09-10T15:08:00Z">
            <w:r w:rsidR="005B5E46" w:rsidRPr="00C624E8" w:rsidDel="00DF349B">
              <w:rPr>
                <w:rStyle w:val="Hyperlink"/>
                <w:noProof/>
              </w:rPr>
              <w:delText>Directory structure and file names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_Toc48289512 \h </w:delInstrText>
            </w:r>
            <w:r w:rsidR="005B5E46" w:rsidDel="00DF349B">
              <w:rPr>
                <w:noProof/>
                <w:webHidden/>
              </w:rPr>
            </w:r>
            <w:r w:rsidR="005B5E46" w:rsidDel="00DF349B">
              <w:rPr>
                <w:noProof/>
                <w:webHidden/>
              </w:rPr>
              <w:fldChar w:fldCharType="separate"/>
            </w:r>
          </w:del>
          <w:del w:id="479" w:author="David Conklin" w:date="2020-08-19T16:00:00Z">
            <w:r w:rsidR="005B5E46" w:rsidDel="00037790">
              <w:rPr>
                <w:noProof/>
                <w:webHidden/>
              </w:rPr>
              <w:delText>34</w:delText>
            </w:r>
          </w:del>
          <w:del w:id="480" w:author="David Conklin" w:date="2020-09-10T15:08:00Z">
            <w:r w:rsidR="005B5E46" w:rsidDel="00DF349B">
              <w:rPr>
                <w:noProof/>
                <w:webHidden/>
              </w:rPr>
              <w:fldChar w:fldCharType="end"/>
            </w:r>
            <w:r w:rsidDel="00DF349B">
              <w:rPr>
                <w:noProof/>
              </w:rPr>
              <w:fldChar w:fldCharType="end"/>
            </w:r>
          </w:del>
        </w:p>
        <w:p w14:paraId="41BA1FCA" w14:textId="659539CA" w:rsidR="005B5E46" w:rsidDel="00DF349B" w:rsidRDefault="00037790">
          <w:pPr>
            <w:pStyle w:val="TOC1"/>
            <w:tabs>
              <w:tab w:val="right" w:leader="dot" w:pos="9350"/>
            </w:tabs>
            <w:rPr>
              <w:del w:id="481" w:author="David Conklin" w:date="2020-09-10T15:08:00Z"/>
              <w:rFonts w:eastAsiaTheme="minorEastAsia"/>
              <w:noProof/>
            </w:rPr>
          </w:pPr>
          <w:del w:id="482" w:author="David Conklin" w:date="2020-09-10T15:08:00Z">
            <w:r w:rsidDel="00DF349B">
              <w:rPr>
                <w:noProof/>
              </w:rPr>
              <w:fldChar w:fldCharType="begin"/>
            </w:r>
            <w:r w:rsidDel="00DF349B">
              <w:rPr>
                <w:noProof/>
              </w:rPr>
              <w:delInstrText xml:space="preserve"> HYPERLINK \l "_Toc48289513" </w:delInstrText>
            </w:r>
            <w:r w:rsidDel="00DF349B">
              <w:rPr>
                <w:noProof/>
              </w:rPr>
              <w:fldChar w:fldCharType="separate"/>
            </w:r>
          </w:del>
          <w:ins w:id="483" w:author="David Conklin" w:date="2020-09-10T15:08:00Z">
            <w:r w:rsidR="00DF349B">
              <w:rPr>
                <w:b/>
                <w:bCs/>
                <w:noProof/>
              </w:rPr>
              <w:t>Error! Hyperlink reference not valid.</w:t>
            </w:r>
          </w:ins>
          <w:del w:id="484" w:author="David Conklin" w:date="2020-09-10T15:08:00Z">
            <w:r w:rsidR="005B5E46" w:rsidRPr="00C624E8" w:rsidDel="00DF349B">
              <w:rPr>
                <w:rStyle w:val="Hyperlink"/>
                <w:noProof/>
              </w:rPr>
              <w:delText>Release Log</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_Toc48289513 \h </w:delInstrText>
            </w:r>
            <w:r w:rsidR="005B5E46" w:rsidDel="00DF349B">
              <w:rPr>
                <w:noProof/>
                <w:webHidden/>
              </w:rPr>
            </w:r>
            <w:r w:rsidR="005B5E46" w:rsidDel="00DF349B">
              <w:rPr>
                <w:noProof/>
                <w:webHidden/>
              </w:rPr>
              <w:fldChar w:fldCharType="separate"/>
            </w:r>
          </w:del>
          <w:del w:id="485" w:author="David Conklin" w:date="2020-08-19T16:00:00Z">
            <w:r w:rsidR="005B5E46" w:rsidDel="00037790">
              <w:rPr>
                <w:noProof/>
                <w:webHidden/>
              </w:rPr>
              <w:delText>34</w:delText>
            </w:r>
          </w:del>
          <w:del w:id="486" w:author="David Conklin" w:date="2020-09-10T15:08:00Z">
            <w:r w:rsidR="005B5E46" w:rsidDel="00DF349B">
              <w:rPr>
                <w:noProof/>
                <w:webHidden/>
              </w:rPr>
              <w:fldChar w:fldCharType="end"/>
            </w:r>
            <w:r w:rsidDel="00DF349B">
              <w:rPr>
                <w:noProof/>
              </w:rPr>
              <w:fldChar w:fldCharType="end"/>
            </w:r>
          </w:del>
        </w:p>
        <w:p w14:paraId="1C625A48" w14:textId="555BD795" w:rsidR="005B5E46" w:rsidDel="00DF349B" w:rsidRDefault="00037790">
          <w:pPr>
            <w:pStyle w:val="TOC1"/>
            <w:tabs>
              <w:tab w:val="right" w:leader="dot" w:pos="9350"/>
            </w:tabs>
            <w:rPr>
              <w:del w:id="487" w:author="David Conklin" w:date="2020-09-10T15:08:00Z"/>
              <w:rFonts w:eastAsiaTheme="minorEastAsia"/>
              <w:noProof/>
            </w:rPr>
          </w:pPr>
          <w:del w:id="488" w:author="David Conklin" w:date="2020-09-10T15:08:00Z">
            <w:r w:rsidDel="00DF349B">
              <w:rPr>
                <w:noProof/>
              </w:rPr>
              <w:fldChar w:fldCharType="begin"/>
            </w:r>
            <w:r w:rsidDel="00DF349B">
              <w:rPr>
                <w:noProof/>
              </w:rPr>
              <w:delInstrText xml:space="preserve"> HYPERLINK \l "_Toc48289514" </w:delInstrText>
            </w:r>
            <w:r w:rsidDel="00DF349B">
              <w:rPr>
                <w:noProof/>
              </w:rPr>
              <w:fldChar w:fldCharType="separate"/>
            </w:r>
          </w:del>
          <w:ins w:id="489" w:author="David Conklin" w:date="2020-09-10T15:08:00Z">
            <w:r w:rsidR="00DF349B">
              <w:rPr>
                <w:b/>
                <w:bCs/>
                <w:noProof/>
              </w:rPr>
              <w:t>Error! Hyperlink reference not valid.</w:t>
            </w:r>
          </w:ins>
          <w:del w:id="490" w:author="David Conklin" w:date="2020-09-10T15:08:00Z">
            <w:r w:rsidR="005B5E46" w:rsidRPr="00C624E8" w:rsidDel="00DF349B">
              <w:rPr>
                <w:rStyle w:val="Hyperlink"/>
                <w:noProof/>
              </w:rPr>
              <w:delText>References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_Toc48289514 \h </w:delInstrText>
            </w:r>
            <w:r w:rsidR="005B5E46" w:rsidDel="00DF349B">
              <w:rPr>
                <w:noProof/>
                <w:webHidden/>
              </w:rPr>
            </w:r>
            <w:r w:rsidR="005B5E46" w:rsidDel="00DF349B">
              <w:rPr>
                <w:noProof/>
                <w:webHidden/>
              </w:rPr>
              <w:fldChar w:fldCharType="separate"/>
            </w:r>
          </w:del>
          <w:del w:id="491" w:author="David Conklin" w:date="2020-08-19T16:00:00Z">
            <w:r w:rsidR="005B5E46" w:rsidDel="00037790">
              <w:rPr>
                <w:noProof/>
                <w:webHidden/>
              </w:rPr>
              <w:delText>37</w:delText>
            </w:r>
          </w:del>
          <w:del w:id="492" w:author="David Conklin" w:date="2020-09-10T15:08:00Z">
            <w:r w:rsidR="005B5E46" w:rsidDel="00DF349B">
              <w:rPr>
                <w:noProof/>
                <w:webHidden/>
              </w:rPr>
              <w:fldChar w:fldCharType="end"/>
            </w:r>
            <w:r w:rsidDel="00DF349B">
              <w:rPr>
                <w:noProof/>
              </w:rPr>
              <w:fldChar w:fldCharType="end"/>
            </w:r>
          </w:del>
        </w:p>
        <w:p w14:paraId="042E4417" w14:textId="6F6C3680" w:rsidR="005B5E46" w:rsidDel="00DF349B" w:rsidRDefault="00037790">
          <w:pPr>
            <w:pStyle w:val="TOC1"/>
            <w:tabs>
              <w:tab w:val="right" w:leader="dot" w:pos="9350"/>
            </w:tabs>
            <w:rPr>
              <w:del w:id="493" w:author="David Conklin" w:date="2020-09-10T15:08:00Z"/>
              <w:rFonts w:eastAsiaTheme="minorEastAsia"/>
              <w:noProof/>
            </w:rPr>
          </w:pPr>
          <w:del w:id="494" w:author="David Conklin" w:date="2020-09-10T15:08:00Z">
            <w:r w:rsidDel="00DF349B">
              <w:rPr>
                <w:noProof/>
              </w:rPr>
              <w:fldChar w:fldCharType="begin"/>
            </w:r>
            <w:r w:rsidDel="00DF349B">
              <w:rPr>
                <w:noProof/>
              </w:rPr>
              <w:delInstrText xml:space="preserve"> HYPERLINK \l "_Toc48289515" </w:delInstrText>
            </w:r>
            <w:r w:rsidDel="00DF349B">
              <w:rPr>
                <w:noProof/>
              </w:rPr>
              <w:fldChar w:fldCharType="separate"/>
            </w:r>
          </w:del>
          <w:ins w:id="495" w:author="David Conklin" w:date="2020-09-10T15:08:00Z">
            <w:r w:rsidR="00DF349B">
              <w:rPr>
                <w:b/>
                <w:bCs/>
                <w:noProof/>
              </w:rPr>
              <w:t>Error! Hyperlink reference not valid.</w:t>
            </w:r>
          </w:ins>
          <w:del w:id="496" w:author="David Conklin" w:date="2020-09-10T15:08:00Z">
            <w:r w:rsidR="005B5E46" w:rsidRPr="00C624E8" w:rsidDel="00DF349B">
              <w:rPr>
                <w:rStyle w:val="Hyperlink"/>
                <w:noProof/>
              </w:rPr>
              <w:delText>Acronyms and Abbreviations</w:delText>
            </w:r>
            <w:r w:rsidR="005B5E46" w:rsidDel="00DF349B">
              <w:rPr>
                <w:noProof/>
                <w:webHidden/>
              </w:rPr>
              <w:tab/>
            </w:r>
            <w:r w:rsidR="005B5E46" w:rsidDel="00DF349B">
              <w:rPr>
                <w:noProof/>
                <w:webHidden/>
              </w:rPr>
              <w:fldChar w:fldCharType="begin"/>
            </w:r>
            <w:r w:rsidR="005B5E46" w:rsidDel="00DF349B">
              <w:rPr>
                <w:noProof/>
                <w:webHidden/>
              </w:rPr>
              <w:delInstrText xml:space="preserve"> PAGEREF _Toc48289515 \h </w:delInstrText>
            </w:r>
            <w:r w:rsidR="005B5E46" w:rsidDel="00DF349B">
              <w:rPr>
                <w:noProof/>
                <w:webHidden/>
              </w:rPr>
            </w:r>
            <w:r w:rsidR="005B5E46" w:rsidDel="00DF349B">
              <w:rPr>
                <w:noProof/>
                <w:webHidden/>
              </w:rPr>
              <w:fldChar w:fldCharType="separate"/>
            </w:r>
          </w:del>
          <w:del w:id="497" w:author="David Conklin" w:date="2020-08-19T16:00:00Z">
            <w:r w:rsidR="005B5E46" w:rsidDel="00037790">
              <w:rPr>
                <w:noProof/>
                <w:webHidden/>
              </w:rPr>
              <w:delText>37</w:delText>
            </w:r>
          </w:del>
          <w:del w:id="498" w:author="David Conklin" w:date="2020-09-10T15:08:00Z">
            <w:r w:rsidR="005B5E46" w:rsidDel="00DF349B">
              <w:rPr>
                <w:noProof/>
                <w:webHidden/>
              </w:rPr>
              <w:fldChar w:fldCharType="end"/>
            </w:r>
            <w:r w:rsidDel="00DF349B">
              <w:rPr>
                <w:noProof/>
              </w:rPr>
              <w:fldChar w:fldCharType="end"/>
            </w:r>
          </w:del>
        </w:p>
        <w:p w14:paraId="673DAD96" w14:textId="5552041B" w:rsidR="005B5E46" w:rsidRDefault="005B5E46">
          <w:r>
            <w:rPr>
              <w:b/>
              <w:bCs/>
              <w:noProof/>
            </w:rPr>
            <w:fldChar w:fldCharType="end"/>
          </w:r>
        </w:p>
      </w:sdtContent>
    </w:sdt>
    <w:p w14:paraId="3285C167" w14:textId="50595147" w:rsidR="00054B65" w:rsidRDefault="00054B65">
      <w:r>
        <w:br w:type="page"/>
      </w:r>
    </w:p>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lastRenderedPageBreak/>
        <w:t>Figures</w:t>
      </w:r>
    </w:p>
    <w:p w14:paraId="209C22E7" w14:textId="19BF1767" w:rsidR="005B5E46"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8289340" w:history="1">
        <w:r w:rsidR="005B5E46" w:rsidRPr="007E1B43">
          <w:rPr>
            <w:rStyle w:val="Hyperlink"/>
            <w:noProof/>
          </w:rPr>
          <w:t>Figure 1. Willamette River basin study area; embedded study areas are colored other than gray.  The 2 lighter blues together make up the upper Willamette basin study area.</w:t>
        </w:r>
        <w:r w:rsidR="005B5E46">
          <w:rPr>
            <w:noProof/>
            <w:webHidden/>
          </w:rPr>
          <w:tab/>
        </w:r>
        <w:r w:rsidR="005B5E46">
          <w:rPr>
            <w:noProof/>
            <w:webHidden/>
          </w:rPr>
          <w:fldChar w:fldCharType="begin"/>
        </w:r>
        <w:r w:rsidR="005B5E46">
          <w:rPr>
            <w:noProof/>
            <w:webHidden/>
          </w:rPr>
          <w:instrText xml:space="preserve"> PAGEREF _Toc48289340 \h </w:instrText>
        </w:r>
        <w:r w:rsidR="005B5E46">
          <w:rPr>
            <w:noProof/>
            <w:webHidden/>
          </w:rPr>
        </w:r>
        <w:r w:rsidR="005B5E46">
          <w:rPr>
            <w:noProof/>
            <w:webHidden/>
          </w:rPr>
          <w:fldChar w:fldCharType="separate"/>
        </w:r>
        <w:r w:rsidR="00037790">
          <w:rPr>
            <w:noProof/>
            <w:webHidden/>
          </w:rPr>
          <w:t>7</w:t>
        </w:r>
        <w:r w:rsidR="005B5E46">
          <w:rPr>
            <w:noProof/>
            <w:webHidden/>
          </w:rPr>
          <w:fldChar w:fldCharType="end"/>
        </w:r>
      </w:hyperlink>
    </w:p>
    <w:p w14:paraId="20F3CA1E" w14:textId="19545F61" w:rsidR="005B5E46" w:rsidRDefault="00E23D8D">
      <w:pPr>
        <w:pStyle w:val="TableofFigures"/>
        <w:tabs>
          <w:tab w:val="right" w:leader="dot" w:pos="9350"/>
        </w:tabs>
        <w:rPr>
          <w:rFonts w:eastAsiaTheme="minorEastAsia"/>
          <w:noProof/>
        </w:rPr>
      </w:pPr>
      <w:hyperlink w:anchor="_Toc48289341" w:history="1">
        <w:r w:rsidR="005B5E46" w:rsidRPr="007E1B43">
          <w:rPr>
            <w:rStyle w:val="Hyperlink"/>
            <w:noProof/>
          </w:rPr>
          <w:t>Figure 2. Tualatin basin study area; Chicken Creek watershed is highlighted.</w:t>
        </w:r>
        <w:r w:rsidR="005B5E46">
          <w:rPr>
            <w:noProof/>
            <w:webHidden/>
          </w:rPr>
          <w:tab/>
        </w:r>
        <w:r w:rsidR="005B5E46">
          <w:rPr>
            <w:noProof/>
            <w:webHidden/>
          </w:rPr>
          <w:fldChar w:fldCharType="begin"/>
        </w:r>
        <w:r w:rsidR="005B5E46">
          <w:rPr>
            <w:noProof/>
            <w:webHidden/>
          </w:rPr>
          <w:instrText xml:space="preserve"> PAGEREF _Toc48289341 \h </w:instrText>
        </w:r>
        <w:r w:rsidR="005B5E46">
          <w:rPr>
            <w:noProof/>
            <w:webHidden/>
          </w:rPr>
        </w:r>
        <w:r w:rsidR="005B5E46">
          <w:rPr>
            <w:noProof/>
            <w:webHidden/>
          </w:rPr>
          <w:fldChar w:fldCharType="separate"/>
        </w:r>
        <w:r w:rsidR="00037790">
          <w:rPr>
            <w:noProof/>
            <w:webHidden/>
          </w:rPr>
          <w:t>8</w:t>
        </w:r>
        <w:r w:rsidR="005B5E46">
          <w:rPr>
            <w:noProof/>
            <w:webHidden/>
          </w:rPr>
          <w:fldChar w:fldCharType="end"/>
        </w:r>
      </w:hyperlink>
    </w:p>
    <w:p w14:paraId="439D9E57" w14:textId="0D8A5ED4" w:rsidR="005B5E46" w:rsidRDefault="00E23D8D">
      <w:pPr>
        <w:pStyle w:val="TableofFigures"/>
        <w:tabs>
          <w:tab w:val="right" w:leader="dot" w:pos="9350"/>
        </w:tabs>
        <w:rPr>
          <w:rFonts w:eastAsiaTheme="minorEastAsia"/>
          <w:noProof/>
        </w:rPr>
      </w:pPr>
      <w:hyperlink w:anchor="_Toc48289342" w:history="1">
        <w:r w:rsidR="005B5E46" w:rsidRPr="007E1B43">
          <w:rPr>
            <w:rStyle w:val="Hyperlink"/>
            <w:noProof/>
          </w:rPr>
          <w:t>Figure 3. North Santiam watershed study area.</w:t>
        </w:r>
        <w:r w:rsidR="005B5E46">
          <w:rPr>
            <w:noProof/>
            <w:webHidden/>
          </w:rPr>
          <w:tab/>
        </w:r>
        <w:r w:rsidR="005B5E46">
          <w:rPr>
            <w:noProof/>
            <w:webHidden/>
          </w:rPr>
          <w:fldChar w:fldCharType="begin"/>
        </w:r>
        <w:r w:rsidR="005B5E46">
          <w:rPr>
            <w:noProof/>
            <w:webHidden/>
          </w:rPr>
          <w:instrText xml:space="preserve"> PAGEREF _Toc48289342 \h </w:instrText>
        </w:r>
        <w:r w:rsidR="005B5E46">
          <w:rPr>
            <w:noProof/>
            <w:webHidden/>
          </w:rPr>
        </w:r>
        <w:r w:rsidR="005B5E46">
          <w:rPr>
            <w:noProof/>
            <w:webHidden/>
          </w:rPr>
          <w:fldChar w:fldCharType="separate"/>
        </w:r>
        <w:r w:rsidR="00037790">
          <w:rPr>
            <w:noProof/>
            <w:webHidden/>
          </w:rPr>
          <w:t>9</w:t>
        </w:r>
        <w:r w:rsidR="005B5E46">
          <w:rPr>
            <w:noProof/>
            <w:webHidden/>
          </w:rPr>
          <w:fldChar w:fldCharType="end"/>
        </w:r>
      </w:hyperlink>
    </w:p>
    <w:p w14:paraId="10D0475A" w14:textId="7F7195D2" w:rsidR="005B5E46" w:rsidRDefault="00E23D8D">
      <w:pPr>
        <w:pStyle w:val="TableofFigures"/>
        <w:tabs>
          <w:tab w:val="right" w:leader="dot" w:pos="9350"/>
        </w:tabs>
        <w:rPr>
          <w:rFonts w:eastAsiaTheme="minorEastAsia"/>
          <w:noProof/>
        </w:rPr>
      </w:pPr>
      <w:hyperlink w:anchor="_Toc48289343" w:history="1">
        <w:r w:rsidR="005B5E46" w:rsidRPr="007E1B43">
          <w:rPr>
            <w:rStyle w:val="Hyperlink"/>
            <w:noProof/>
          </w:rPr>
          <w:t>Figure 4. Upper Willamette study area.</w:t>
        </w:r>
        <w:r w:rsidR="005B5E46">
          <w:rPr>
            <w:noProof/>
            <w:webHidden/>
          </w:rPr>
          <w:tab/>
        </w:r>
        <w:r w:rsidR="005B5E46">
          <w:rPr>
            <w:noProof/>
            <w:webHidden/>
          </w:rPr>
          <w:fldChar w:fldCharType="begin"/>
        </w:r>
        <w:r w:rsidR="005B5E46">
          <w:rPr>
            <w:noProof/>
            <w:webHidden/>
          </w:rPr>
          <w:instrText xml:space="preserve"> PAGEREF _Toc48289343 \h </w:instrText>
        </w:r>
        <w:r w:rsidR="005B5E46">
          <w:rPr>
            <w:noProof/>
            <w:webHidden/>
          </w:rPr>
        </w:r>
        <w:r w:rsidR="005B5E46">
          <w:rPr>
            <w:noProof/>
            <w:webHidden/>
          </w:rPr>
          <w:fldChar w:fldCharType="separate"/>
        </w:r>
        <w:r w:rsidR="00037790">
          <w:rPr>
            <w:noProof/>
            <w:webHidden/>
          </w:rPr>
          <w:t>10</w:t>
        </w:r>
        <w:r w:rsidR="005B5E46">
          <w:rPr>
            <w:noProof/>
            <w:webHidden/>
          </w:rPr>
          <w:fldChar w:fldCharType="end"/>
        </w:r>
      </w:hyperlink>
    </w:p>
    <w:p w14:paraId="214DEFB6" w14:textId="2A2989D1" w:rsidR="005B5E46" w:rsidRDefault="00E23D8D">
      <w:pPr>
        <w:pStyle w:val="TableofFigures"/>
        <w:tabs>
          <w:tab w:val="right" w:leader="dot" w:pos="9350"/>
        </w:tabs>
        <w:rPr>
          <w:rFonts w:eastAsiaTheme="minorEastAsia"/>
          <w:noProof/>
        </w:rPr>
      </w:pPr>
      <w:hyperlink w:anchor="_Toc48289344" w:history="1">
        <w:r w:rsidR="005B5E46" w:rsidRPr="007E1B43">
          <w:rPr>
            <w:rStyle w:val="Hyperlink"/>
            <w:noProof/>
          </w:rPr>
          <w:t>Figure 5. Chicken Creek watershed study area.</w:t>
        </w:r>
        <w:r w:rsidR="005B5E46">
          <w:rPr>
            <w:noProof/>
            <w:webHidden/>
          </w:rPr>
          <w:tab/>
        </w:r>
        <w:r w:rsidR="005B5E46">
          <w:rPr>
            <w:noProof/>
            <w:webHidden/>
          </w:rPr>
          <w:fldChar w:fldCharType="begin"/>
        </w:r>
        <w:r w:rsidR="005B5E46">
          <w:rPr>
            <w:noProof/>
            <w:webHidden/>
          </w:rPr>
          <w:instrText xml:space="preserve"> PAGEREF _Toc48289344 \h </w:instrText>
        </w:r>
        <w:r w:rsidR="005B5E46">
          <w:rPr>
            <w:noProof/>
            <w:webHidden/>
          </w:rPr>
        </w:r>
        <w:r w:rsidR="005B5E46">
          <w:rPr>
            <w:noProof/>
            <w:webHidden/>
          </w:rPr>
          <w:fldChar w:fldCharType="separate"/>
        </w:r>
        <w:r w:rsidR="00037790">
          <w:rPr>
            <w:noProof/>
            <w:webHidden/>
          </w:rPr>
          <w:t>11</w:t>
        </w:r>
        <w:r w:rsidR="005B5E46">
          <w:rPr>
            <w:noProof/>
            <w:webHidden/>
          </w:rPr>
          <w:fldChar w:fldCharType="end"/>
        </w:r>
      </w:hyperlink>
    </w:p>
    <w:p w14:paraId="45F1CC71" w14:textId="0000F2EE" w:rsidR="005B5E46" w:rsidRDefault="00E23D8D">
      <w:pPr>
        <w:pStyle w:val="TableofFigures"/>
        <w:tabs>
          <w:tab w:val="right" w:leader="dot" w:pos="9350"/>
        </w:tabs>
        <w:rPr>
          <w:rFonts w:eastAsiaTheme="minorEastAsia"/>
          <w:noProof/>
        </w:rPr>
      </w:pPr>
      <w:hyperlink w:anchor="_Toc48289345" w:history="1">
        <w:r w:rsidR="005B5E46" w:rsidRPr="007E1B43">
          <w:rPr>
            <w:rStyle w:val="Hyperlink"/>
            <w:noProof/>
          </w:rPr>
          <w:t>Figure 6. Instream water rights in the North Santiam watershed</w:t>
        </w:r>
        <w:r w:rsidR="005B5E46">
          <w:rPr>
            <w:noProof/>
            <w:webHidden/>
          </w:rPr>
          <w:tab/>
        </w:r>
        <w:r w:rsidR="005B5E46">
          <w:rPr>
            <w:noProof/>
            <w:webHidden/>
          </w:rPr>
          <w:fldChar w:fldCharType="begin"/>
        </w:r>
        <w:r w:rsidR="005B5E46">
          <w:rPr>
            <w:noProof/>
            <w:webHidden/>
          </w:rPr>
          <w:instrText xml:space="preserve"> PAGEREF _Toc48289345 \h </w:instrText>
        </w:r>
        <w:r w:rsidR="005B5E46">
          <w:rPr>
            <w:noProof/>
            <w:webHidden/>
          </w:rPr>
        </w:r>
        <w:r w:rsidR="005B5E46">
          <w:rPr>
            <w:noProof/>
            <w:webHidden/>
          </w:rPr>
          <w:fldChar w:fldCharType="separate"/>
        </w:r>
        <w:r w:rsidR="00037790">
          <w:rPr>
            <w:noProof/>
            <w:webHidden/>
          </w:rPr>
          <w:t>25</w:t>
        </w:r>
        <w:r w:rsidR="005B5E46">
          <w:rPr>
            <w:noProof/>
            <w:webHidden/>
          </w:rPr>
          <w:fldChar w:fldCharType="end"/>
        </w:r>
      </w:hyperlink>
    </w:p>
    <w:p w14:paraId="683CF526" w14:textId="6871D0F5" w:rsidR="005B5E46" w:rsidRDefault="00E23D8D">
      <w:pPr>
        <w:pStyle w:val="TableofFigures"/>
        <w:tabs>
          <w:tab w:val="right" w:leader="dot" w:pos="9350"/>
        </w:tabs>
        <w:rPr>
          <w:rFonts w:eastAsiaTheme="minorEastAsia"/>
          <w:noProof/>
        </w:rPr>
      </w:pPr>
      <w:hyperlink w:anchor="_Toc48289346" w:history="1">
        <w:r w:rsidR="005B5E46" w:rsidRPr="007E1B43">
          <w:rPr>
            <w:rStyle w:val="Hyperlink"/>
            <w:noProof/>
          </w:rPr>
          <w:t>Figure 7. McKenzie basin in CW3M screen capture</w:t>
        </w:r>
        <w:r w:rsidR="005B5E46">
          <w:rPr>
            <w:noProof/>
            <w:webHidden/>
          </w:rPr>
          <w:tab/>
        </w:r>
        <w:r w:rsidR="005B5E46">
          <w:rPr>
            <w:noProof/>
            <w:webHidden/>
          </w:rPr>
          <w:fldChar w:fldCharType="begin"/>
        </w:r>
        <w:r w:rsidR="005B5E46">
          <w:rPr>
            <w:noProof/>
            <w:webHidden/>
          </w:rPr>
          <w:instrText xml:space="preserve"> PAGEREF _Toc48289346 \h </w:instrText>
        </w:r>
        <w:r w:rsidR="005B5E46">
          <w:rPr>
            <w:noProof/>
            <w:webHidden/>
          </w:rPr>
        </w:r>
        <w:r w:rsidR="005B5E46">
          <w:rPr>
            <w:noProof/>
            <w:webHidden/>
          </w:rPr>
          <w:fldChar w:fldCharType="separate"/>
        </w:r>
        <w:r w:rsidR="00037790">
          <w:rPr>
            <w:noProof/>
            <w:webHidden/>
          </w:rPr>
          <w:t>26</w:t>
        </w:r>
        <w:r w:rsidR="005B5E46">
          <w:rPr>
            <w:noProof/>
            <w:webHidden/>
          </w:rPr>
          <w:fldChar w:fldCharType="end"/>
        </w:r>
      </w:hyperlink>
    </w:p>
    <w:p w14:paraId="05959471" w14:textId="12748DDF" w:rsidR="005B5E46" w:rsidRDefault="00E23D8D">
      <w:pPr>
        <w:pStyle w:val="TableofFigures"/>
        <w:tabs>
          <w:tab w:val="right" w:leader="dot" w:pos="9350"/>
        </w:tabs>
        <w:rPr>
          <w:rFonts w:eastAsiaTheme="minorEastAsia"/>
          <w:noProof/>
        </w:rPr>
      </w:pPr>
      <w:hyperlink w:anchor="_Toc48289347" w:history="1">
        <w:r w:rsidR="005B5E46" w:rsidRPr="007E1B43">
          <w:rPr>
            <w:rStyle w:val="Hyperlink"/>
            <w:noProof/>
          </w:rPr>
          <w:t>Figure 8. Wetlands in the lower McKenzie basin, with their WETL_ID attribute values</w:t>
        </w:r>
        <w:r w:rsidR="005B5E46">
          <w:rPr>
            <w:noProof/>
            <w:webHidden/>
          </w:rPr>
          <w:tab/>
        </w:r>
        <w:r w:rsidR="005B5E46">
          <w:rPr>
            <w:noProof/>
            <w:webHidden/>
          </w:rPr>
          <w:fldChar w:fldCharType="begin"/>
        </w:r>
        <w:r w:rsidR="005B5E46">
          <w:rPr>
            <w:noProof/>
            <w:webHidden/>
          </w:rPr>
          <w:instrText xml:space="preserve"> PAGEREF _Toc48289347 \h </w:instrText>
        </w:r>
        <w:r w:rsidR="005B5E46">
          <w:rPr>
            <w:noProof/>
            <w:webHidden/>
          </w:rPr>
        </w:r>
        <w:r w:rsidR="005B5E46">
          <w:rPr>
            <w:noProof/>
            <w:webHidden/>
          </w:rPr>
          <w:fldChar w:fldCharType="separate"/>
        </w:r>
        <w:r w:rsidR="00037790">
          <w:rPr>
            <w:noProof/>
            <w:webHidden/>
          </w:rPr>
          <w:t>27</w:t>
        </w:r>
        <w:r w:rsidR="005B5E46">
          <w:rPr>
            <w:noProof/>
            <w:webHidden/>
          </w:rPr>
          <w:fldChar w:fldCharType="end"/>
        </w:r>
      </w:hyperlink>
    </w:p>
    <w:p w14:paraId="566C5A2A" w14:textId="12F2856D" w:rsidR="005B5E46" w:rsidRDefault="005B5E46">
      <w:pPr>
        <w:pStyle w:val="TableofFigures"/>
        <w:tabs>
          <w:tab w:val="right" w:leader="dot" w:pos="9350"/>
        </w:tabs>
        <w:rPr>
          <w:rFonts w:eastAsiaTheme="minorEastAsia"/>
          <w:noProof/>
        </w:rPr>
      </w:pPr>
      <w:r w:rsidRPr="007E1B43">
        <w:rPr>
          <w:rStyle w:val="Hyperlink"/>
          <w:noProof/>
        </w:rPr>
        <w:fldChar w:fldCharType="begin"/>
      </w:r>
      <w:r w:rsidRPr="007E1B43">
        <w:rPr>
          <w:rStyle w:val="Hyperlink"/>
          <w:noProof/>
        </w:rPr>
        <w:instrText xml:space="preserve"> </w:instrText>
      </w:r>
      <w:r>
        <w:rPr>
          <w:noProof/>
        </w:rPr>
        <w:instrText>HYPERLINK \l "_Toc48289348"</w:instrText>
      </w:r>
      <w:r w:rsidRPr="007E1B43">
        <w:rPr>
          <w:rStyle w:val="Hyperlink"/>
          <w:noProof/>
        </w:rPr>
        <w:instrText xml:space="preserve"> </w:instrText>
      </w:r>
      <w:r w:rsidRPr="007E1B43">
        <w:rPr>
          <w:rStyle w:val="Hyperlink"/>
          <w:noProof/>
        </w:rPr>
        <w:fldChar w:fldCharType="separate"/>
      </w:r>
      <w:r w:rsidRPr="007E1B43">
        <w:rPr>
          <w:rStyle w:val="Hyperlink"/>
          <w:noProof/>
        </w:rPr>
        <w:t>Figure 9. Clackamas basin in CW3M screen capture</w:t>
      </w:r>
      <w:r>
        <w:rPr>
          <w:noProof/>
          <w:webHidden/>
        </w:rPr>
        <w:tab/>
      </w:r>
      <w:r>
        <w:rPr>
          <w:noProof/>
          <w:webHidden/>
        </w:rPr>
        <w:fldChar w:fldCharType="begin"/>
      </w:r>
      <w:r>
        <w:rPr>
          <w:noProof/>
          <w:webHidden/>
        </w:rPr>
        <w:instrText xml:space="preserve"> PAGEREF _Toc48289348 \h </w:instrText>
      </w:r>
      <w:r>
        <w:rPr>
          <w:noProof/>
          <w:webHidden/>
        </w:rPr>
      </w:r>
      <w:r>
        <w:rPr>
          <w:noProof/>
          <w:webHidden/>
        </w:rPr>
        <w:fldChar w:fldCharType="separate"/>
      </w:r>
      <w:ins w:id="499" w:author="David Conklin" w:date="2020-08-19T16:00:00Z">
        <w:r w:rsidR="00037790">
          <w:rPr>
            <w:noProof/>
            <w:webHidden/>
          </w:rPr>
          <w:t>34</w:t>
        </w:r>
      </w:ins>
      <w:del w:id="500" w:author="David Conklin" w:date="2020-08-14T09:25:00Z">
        <w:r w:rsidDel="00474F6A">
          <w:rPr>
            <w:noProof/>
            <w:webHidden/>
          </w:rPr>
          <w:delText>35</w:delText>
        </w:r>
      </w:del>
      <w:r>
        <w:rPr>
          <w:noProof/>
          <w:webHidden/>
        </w:rPr>
        <w:fldChar w:fldCharType="end"/>
      </w:r>
      <w:r w:rsidRPr="007E1B43">
        <w:rPr>
          <w:rStyle w:val="Hyperlink"/>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501" w:name="_Toc50642933"/>
      <w:r>
        <w:t>What is a digital handbook?</w:t>
      </w:r>
      <w:bookmarkEnd w:id="501"/>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502" w:name="_Toc50642934"/>
      <w:r>
        <w:t>CW3M c</w:t>
      </w:r>
      <w:r w:rsidR="00C70B81">
        <w:t>oncept</w:t>
      </w:r>
      <w:bookmarkEnd w:id="502"/>
      <w:r>
        <w:t xml:space="preserve"> </w:t>
      </w:r>
    </w:p>
    <w:p w14:paraId="7E41CEB8" w14:textId="77777777" w:rsidR="000D6396" w:rsidRDefault="000D6396" w:rsidP="00A43D30"/>
    <w:p w14:paraId="3DA45CFC" w14:textId="77777777" w:rsidR="000D6396" w:rsidRDefault="00C46F0A" w:rsidP="00C46F0A">
      <w:pPr>
        <w:pStyle w:val="Heading2"/>
      </w:pPr>
      <w:bookmarkStart w:id="503" w:name="_Toc50642935"/>
      <w:r>
        <w:t>A different kind of community model</w:t>
      </w:r>
      <w:bookmarkEnd w:id="503"/>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04" w:name="_Toc50642936"/>
      <w:r>
        <w:t>What CW3M is for</w:t>
      </w:r>
      <w:bookmarkEnd w:id="504"/>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 xml:space="preserve">A second objective of the CW3M project is to improve the model's skill through reconciliation with available independent datasets.  This is a continuation of work already started at the regional scale, </w:t>
      </w:r>
      <w:r w:rsidRPr="00EC7B8F">
        <w:rPr>
          <w:rFonts w:cstheme="minorHAnsi"/>
        </w:rPr>
        <w:lastRenderedPageBreak/>
        <w:t>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505" w:name="_Toc50642937"/>
      <w:r>
        <w:t>Management and maintenance</w:t>
      </w:r>
      <w:bookmarkEnd w:id="505"/>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3C71EA77"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0EDF7406" w14:textId="77777777" w:rsidR="00E11E6C" w:rsidRPr="007E3C93" w:rsidRDefault="00E11E6C" w:rsidP="007E3C93">
      <w:pPr>
        <w:ind w:firstLine="720"/>
      </w:pPr>
    </w:p>
    <w:p w14:paraId="3112A3CF" w14:textId="77777777" w:rsidR="00867943" w:rsidRDefault="00D37681" w:rsidP="00D37681">
      <w:pPr>
        <w:pStyle w:val="Heading1"/>
      </w:pPr>
      <w:bookmarkStart w:id="506" w:name="_Toc50642938"/>
      <w:r>
        <w:t>Study areas</w:t>
      </w:r>
      <w:bookmarkEnd w:id="50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235D44A9"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037790">
        <w:t xml:space="preserve">Figure </w:t>
      </w:r>
      <w:r w:rsidR="00037790">
        <w:rPr>
          <w:noProof/>
        </w:rPr>
        <w:t>1</w:t>
      </w:r>
      <w:r w:rsidR="00064E77">
        <w:fldChar w:fldCharType="end"/>
      </w:r>
      <w:r w:rsidR="00064E77">
        <w:t>)</w:t>
      </w:r>
    </w:p>
    <w:p w14:paraId="03CAE907" w14:textId="605E6F85"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037790">
        <w:t xml:space="preserve">Figure </w:t>
      </w:r>
      <w:r w:rsidR="00037790">
        <w:rPr>
          <w:noProof/>
        </w:rPr>
        <w:t>2</w:t>
      </w:r>
      <w:r w:rsidR="00064E77">
        <w:fldChar w:fldCharType="end"/>
      </w:r>
      <w:r w:rsidR="00064E77">
        <w:t>)</w:t>
      </w:r>
    </w:p>
    <w:p w14:paraId="1A5A767B" w14:textId="6413913D"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037790">
        <w:t xml:space="preserve">Figure </w:t>
      </w:r>
      <w:r w:rsidR="00037790">
        <w:rPr>
          <w:noProof/>
        </w:rPr>
        <w:t>5</w:t>
      </w:r>
      <w:r w:rsidR="00893F4B">
        <w:fldChar w:fldCharType="end"/>
      </w:r>
      <w:r>
        <w:t>)</w:t>
      </w:r>
    </w:p>
    <w:p w14:paraId="1B80045C" w14:textId="50A16E48"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037790">
        <w:t xml:space="preserve">Figure </w:t>
      </w:r>
      <w:r w:rsidR="00037790">
        <w:rPr>
          <w:noProof/>
        </w:rPr>
        <w:t>3</w:t>
      </w:r>
      <w:r w:rsidR="00064E77">
        <w:fldChar w:fldCharType="end"/>
      </w:r>
      <w:r w:rsidR="00064E77">
        <w:t>)</w:t>
      </w:r>
    </w:p>
    <w:p w14:paraId="1933EF54" w14:textId="5843C1D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037790">
        <w:t xml:space="preserve">Figure </w:t>
      </w:r>
      <w:r w:rsidR="00037790">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07" w:name="_Toc50642939"/>
      <w:r>
        <w:t>Data</w:t>
      </w:r>
      <w:r w:rsidR="00A92F06">
        <w:t>CW3M</w:t>
      </w:r>
      <w:r>
        <w:t xml:space="preserve"> directory structure</w:t>
      </w:r>
      <w:bookmarkEnd w:id="507"/>
    </w:p>
    <w:p w14:paraId="3BB7EB3D" w14:textId="43BA0F3B" w:rsidR="00403174" w:rsidRDefault="00A57AB6" w:rsidP="00A57AB6">
      <w:r>
        <w:tab/>
        <w:t xml:space="preserve">Installation of CW3M using a turnkey installer package such as </w:t>
      </w:r>
      <w:r w:rsidRPr="00A57AB6">
        <w:t>CW3M_0.1.</w:t>
      </w:r>
      <w:r w:rsidR="001051D3">
        <w:t>4</w:t>
      </w:r>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lastRenderedPageBreak/>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08" w:name="_Toc50642940"/>
      <w:r>
        <w:t>DataCW3M\ScenarioData directory structure</w:t>
      </w:r>
      <w:bookmarkEnd w:id="50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lastRenderedPageBreak/>
        <w:tab/>
      </w:r>
      <w:r>
        <w:tab/>
        <w:t>wr_pous.csv</w:t>
      </w:r>
    </w:p>
    <w:p w14:paraId="653EE1A6" w14:textId="77777777" w:rsidR="009C1707" w:rsidRDefault="009C1707" w:rsidP="009C1707"/>
    <w:p w14:paraId="38637AE4" w14:textId="77777777" w:rsidR="009C1707" w:rsidRDefault="009C1707" w:rsidP="009C1707">
      <w:pPr>
        <w:pStyle w:val="Heading2"/>
      </w:pPr>
      <w:bookmarkStart w:id="509" w:name="_Toc50642941"/>
      <w:r>
        <w:t>DataCW3M\ScenarioData\&lt;scenario&gt; folder contents</w:t>
      </w:r>
      <w:bookmarkEnd w:id="50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10" w:name="_Toc50642942"/>
      <w:r>
        <w:t>DataCW3M\&lt;study area&gt; folder contents</w:t>
      </w:r>
      <w:bookmarkEnd w:id="51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767CABA" w:rsidR="00D37681" w:rsidRDefault="00D37681" w:rsidP="00D37681">
      <w:pPr>
        <w:pStyle w:val="Caption"/>
      </w:pPr>
      <w:bookmarkStart w:id="511" w:name="_Ref529607484"/>
      <w:bookmarkStart w:id="512" w:name="_Toc48289340"/>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1</w:t>
      </w:r>
      <w:r w:rsidR="006C64CF">
        <w:rPr>
          <w:noProof/>
        </w:rPr>
        <w:fldChar w:fldCharType="end"/>
      </w:r>
      <w:bookmarkEnd w:id="511"/>
      <w:r>
        <w:t xml:space="preserve">. Willamette River basin study area; embedded study areas are </w:t>
      </w:r>
      <w:r w:rsidR="0005603B">
        <w:t>colored</w:t>
      </w:r>
      <w:r w:rsidR="0097392C">
        <w:t xml:space="preserve"> other than gray.  The 2 lighter blues together make up the upper Willamette basin study area.</w:t>
      </w:r>
      <w:bookmarkEnd w:id="51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4AB1E15" w:rsidR="00D37681" w:rsidRDefault="00D37681" w:rsidP="00D37681">
      <w:pPr>
        <w:pStyle w:val="Caption"/>
      </w:pPr>
      <w:bookmarkStart w:id="513" w:name="_Ref529607514"/>
      <w:bookmarkStart w:id="514" w:name="_Toc48289341"/>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2</w:t>
      </w:r>
      <w:r w:rsidR="006C64CF">
        <w:rPr>
          <w:noProof/>
        </w:rPr>
        <w:fldChar w:fldCharType="end"/>
      </w:r>
      <w:bookmarkEnd w:id="513"/>
      <w:r>
        <w:t>. Tualatin basin study area; Chicken Creek watershed is highlighted.</w:t>
      </w:r>
      <w:bookmarkEnd w:id="51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7DD3F9A1" w:rsidR="00D37681" w:rsidRDefault="00064E77" w:rsidP="00064E77">
      <w:pPr>
        <w:pStyle w:val="Caption"/>
      </w:pPr>
      <w:bookmarkStart w:id="515" w:name="_Ref529607587"/>
      <w:bookmarkStart w:id="516" w:name="_Toc4828934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3</w:t>
      </w:r>
      <w:r w:rsidR="006C64CF">
        <w:rPr>
          <w:noProof/>
        </w:rPr>
        <w:fldChar w:fldCharType="end"/>
      </w:r>
      <w:bookmarkEnd w:id="515"/>
      <w:r>
        <w:t>. North Santiam watershed study area.</w:t>
      </w:r>
      <w:bookmarkEnd w:id="51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6BF3E3CF" w:rsidR="00C70B81" w:rsidRDefault="00064E77" w:rsidP="00064E77">
      <w:pPr>
        <w:pStyle w:val="Caption"/>
      </w:pPr>
      <w:bookmarkStart w:id="517" w:name="_Ref529607628"/>
      <w:bookmarkStart w:id="518" w:name="_Toc4828934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4</w:t>
      </w:r>
      <w:r w:rsidR="006C64CF">
        <w:rPr>
          <w:noProof/>
        </w:rPr>
        <w:fldChar w:fldCharType="end"/>
      </w:r>
      <w:bookmarkEnd w:id="517"/>
      <w:r>
        <w:t>. Upper Willamette study area.</w:t>
      </w:r>
      <w:bookmarkEnd w:id="51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6BE9E0C" w:rsidR="00E66BC2" w:rsidRDefault="006F30D2" w:rsidP="006F30D2">
      <w:pPr>
        <w:pStyle w:val="Caption"/>
      </w:pPr>
      <w:bookmarkStart w:id="519" w:name="_Ref529611388"/>
      <w:bookmarkStart w:id="520" w:name="_Toc4828934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037790">
        <w:rPr>
          <w:noProof/>
        </w:rPr>
        <w:t>5</w:t>
      </w:r>
      <w:r w:rsidR="006C64CF">
        <w:rPr>
          <w:noProof/>
        </w:rPr>
        <w:fldChar w:fldCharType="end"/>
      </w:r>
      <w:bookmarkEnd w:id="519"/>
      <w:r>
        <w:t>. Chicken Creek watershed study area.</w:t>
      </w:r>
      <w:bookmarkEnd w:id="52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521" w:name="_Toc50642943"/>
      <w:r>
        <w:t>Calendar conventions</w:t>
      </w:r>
      <w:bookmarkEnd w:id="52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522" w:name="_Toc50642944"/>
      <w:r>
        <w:t>Water years</w:t>
      </w:r>
      <w:bookmarkEnd w:id="52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523" w:name="_Toc50642945"/>
      <w:r>
        <w:t>Climate data</w:t>
      </w:r>
      <w:bookmarkEnd w:id="523"/>
    </w:p>
    <w:p w14:paraId="4E201698" w14:textId="77777777" w:rsidR="00CB152A" w:rsidRPr="00A06758" w:rsidRDefault="00CB152A" w:rsidP="00A06758"/>
    <w:p w14:paraId="400F9551" w14:textId="77777777" w:rsidR="00CB152A" w:rsidRDefault="00CB152A" w:rsidP="00CB152A">
      <w:pPr>
        <w:pStyle w:val="Heading2"/>
      </w:pPr>
      <w:bookmarkStart w:id="524" w:name="_Toc2858729"/>
      <w:bookmarkStart w:id="525" w:name="_Toc50642946"/>
      <w:r>
        <w:t>Numbered climate scenarios in the model</w:t>
      </w:r>
      <w:bookmarkEnd w:id="524"/>
      <w:bookmarkEnd w:id="525"/>
    </w:p>
    <w:p w14:paraId="30E024EF" w14:textId="77777777" w:rsidR="00823D41" w:rsidRDefault="00823D41" w:rsidP="00823D41">
      <w:pPr>
        <w:pStyle w:val="Body"/>
      </w:pPr>
    </w:p>
    <w:p w14:paraId="21F5BCDE" w14:textId="46D2F3AF"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r w:rsidR="00037790">
        <w:t xml:space="preserve">Table </w:t>
      </w:r>
      <w:r>
        <w:fldChar w:fldCharType="end"/>
      </w:r>
      <w:r>
        <w:t xml:space="preserve"> identifies the numbered climate scenarios.</w:t>
      </w:r>
    </w:p>
    <w:p w14:paraId="6B5B5488" w14:textId="21B666E5"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r w:rsidR="00037790">
        <w:rPr>
          <w:b/>
          <w:bCs/>
        </w:rPr>
        <w:t>Error! Reference source not found.</w:t>
      </w:r>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526" w:name="_Ref6032062"/>
      <w:bookmarkStart w:id="527" w:name="_Ref6033311"/>
      <w:bookmarkStart w:id="528" w:name="_Toc6121576"/>
      <w:r>
        <w:t xml:space="preserve">Table </w:t>
      </w:r>
      <w:bookmarkEnd w:id="526"/>
      <w:r>
        <w:t>1. Numbered climate scenarios</w:t>
      </w:r>
      <w:bookmarkEnd w:id="527"/>
      <w:bookmarkEnd w:id="528"/>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529" w:name="_Toc7759621"/>
      <w:bookmarkStart w:id="530" w:name="_Toc50642947"/>
      <w:r>
        <w:t>Monthly and seasonal weather data</w:t>
      </w:r>
      <w:bookmarkEnd w:id="529"/>
      <w:bookmarkEnd w:id="530"/>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531" w:name="_Toc50642948"/>
      <w:r>
        <w:t>Climate data grid</w:t>
      </w:r>
      <w:r w:rsidR="009F132A">
        <w:t>s</w:t>
      </w:r>
      <w:bookmarkEnd w:id="53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532" w:name="_Toc50642949"/>
      <w:r>
        <w:t>The WW2100 climate grid</w:t>
      </w:r>
      <w:bookmarkEnd w:id="53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533" w:name="_Toc50642950"/>
      <w:r>
        <w:t>The v2 climate grid</w:t>
      </w:r>
      <w:bookmarkEnd w:id="53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534" w:name="_Toc50642951"/>
      <w:r>
        <w:t>How climate data is looked up</w:t>
      </w:r>
      <w:bookmarkEnd w:id="53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535" w:name="_Toc50642952"/>
      <w:r>
        <w:t>What is in a climate dataset</w:t>
      </w:r>
      <w:bookmarkEnd w:id="53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536" w:name="_Toc50642953"/>
      <w:r>
        <w:t>Water rights</w:t>
      </w:r>
      <w:bookmarkEnd w:id="536"/>
    </w:p>
    <w:p w14:paraId="7ECEE8A5" w14:textId="77777777" w:rsidR="00D35AF7" w:rsidRDefault="00D35AF7" w:rsidP="00D35AF7">
      <w:pPr>
        <w:pStyle w:val="Heading2"/>
      </w:pPr>
      <w:bookmarkStart w:id="537" w:name="_Toc50642954"/>
      <w:r>
        <w:t>Water rights data</w:t>
      </w:r>
      <w:bookmarkEnd w:id="537"/>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538" w:name="_Toc50642955"/>
      <w:r>
        <w:lastRenderedPageBreak/>
        <w:t>The wr_pods.csv file</w:t>
      </w:r>
      <w:bookmarkEnd w:id="538"/>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539" w:name="_Toc50642956"/>
      <w:r>
        <w:t>The wr_pous.csv file</w:t>
      </w:r>
      <w:bookmarkEnd w:id="539"/>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40" w:name="_Toc50642957"/>
      <w:r>
        <w:t>Adding a water right</w:t>
      </w:r>
      <w:bookmarkEnd w:id="540"/>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541" w:name="_Toc50642958"/>
      <w:r>
        <w:lastRenderedPageBreak/>
        <w:t>Water parcels</w:t>
      </w:r>
      <w:bookmarkEnd w:id="541"/>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542" w:name="_Toc50642959"/>
      <w:r>
        <w:t>Daily water mass and energy balance</w:t>
      </w:r>
      <w:bookmarkEnd w:id="542"/>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543" w:name="_Toc50642960"/>
      <w:r>
        <w:t>Water temperature from thermal energy</w:t>
      </w:r>
      <w:bookmarkEnd w:id="543"/>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312305E8" w14:textId="7DEA934E" w:rsidR="007512E5" w:rsidRDefault="007512E5" w:rsidP="009123A7">
      <w:pPr>
        <w:rPr>
          <w:ins w:id="544" w:author="David Conklin" w:date="2020-09-10T14:51:00Z"/>
          <w:rFonts w:ascii="Times New Roman" w:hAnsi="Times New Roman" w:cs="Times New Roman"/>
          <w:sz w:val="24"/>
          <w:szCs w:val="24"/>
        </w:rPr>
      </w:pPr>
    </w:p>
    <w:p w14:paraId="57244CE9" w14:textId="77777777" w:rsidR="007E2AF3" w:rsidRDefault="007E2AF3" w:rsidP="007E2AF3">
      <w:pPr>
        <w:pStyle w:val="Heading1"/>
        <w:rPr>
          <w:ins w:id="545" w:author="David Conklin" w:date="2020-09-10T14:51:00Z"/>
        </w:rPr>
      </w:pPr>
      <w:bookmarkStart w:id="546" w:name="_Toc50642961"/>
      <w:ins w:id="547" w:author="David Conklin" w:date="2020-09-10T14:51:00Z">
        <w:r>
          <w:t>Initial conditions for Flow: the IC file</w:t>
        </w:r>
        <w:bookmarkEnd w:id="546"/>
      </w:ins>
    </w:p>
    <w:p w14:paraId="26A7764A" w14:textId="77777777" w:rsidR="007E2AF3" w:rsidRDefault="007E2AF3" w:rsidP="007E2AF3">
      <w:pPr>
        <w:rPr>
          <w:ins w:id="548" w:author="David Conklin" w:date="2020-09-10T14:51:00Z"/>
        </w:rPr>
      </w:pPr>
    </w:p>
    <w:p w14:paraId="0171C117" w14:textId="77777777" w:rsidR="007E2AF3" w:rsidRDefault="007E2AF3" w:rsidP="007E2AF3">
      <w:pPr>
        <w:pStyle w:val="Body"/>
        <w:rPr>
          <w:ins w:id="549" w:author="David Conklin" w:date="2020-09-10T14:51:00Z"/>
        </w:rPr>
      </w:pPr>
      <w:ins w:id="550" w:author="David Conklin" w:date="2020-09-10T14:51:00Z">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ins>
    </w:p>
    <w:p w14:paraId="0409386C" w14:textId="77777777" w:rsidR="007E2AF3" w:rsidRDefault="007E2AF3" w:rsidP="007E2AF3">
      <w:pPr>
        <w:rPr>
          <w:ins w:id="551" w:author="David Conklin" w:date="2020-09-10T14:51:00Z"/>
        </w:rPr>
      </w:pP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512E5">
      <w:pPr>
        <w:pStyle w:val="Heading1"/>
        <w:rPr>
          <w:ins w:id="552" w:author="David Conklin" w:date="2020-09-10T11:24:00Z"/>
        </w:rPr>
      </w:pPr>
      <w:bookmarkStart w:id="553" w:name="_Toc50642962"/>
      <w:ins w:id="554" w:author="David Conklin" w:date="2020-09-10T11:23:00Z">
        <w:r>
          <w:lastRenderedPageBreak/>
          <w:t>Boundary conditions for stream water te</w:t>
        </w:r>
      </w:ins>
      <w:ins w:id="555" w:author="David Conklin" w:date="2020-09-10T11:24:00Z">
        <w:r>
          <w:t>mperature</w:t>
        </w:r>
        <w:bookmarkEnd w:id="553"/>
      </w:ins>
    </w:p>
    <w:p w14:paraId="766A03D7" w14:textId="575EBD5C" w:rsidR="007E2AF3" w:rsidRDefault="007512E5" w:rsidP="007512E5">
      <w:pPr>
        <w:rPr>
          <w:ins w:id="556" w:author="David Conklin" w:date="2020-09-10T14:44:00Z"/>
        </w:rPr>
      </w:pPr>
      <w:ins w:id="557" w:author="David Conklin" w:date="2020-09-10T11:24:00Z">
        <w:r>
          <w:tab/>
          <w:t>Water enters stream reaches from upstream and fro</w:t>
        </w:r>
      </w:ins>
      <w:ins w:id="558" w:author="David Conklin" w:date="2020-09-10T11:25:00Z">
        <w:r>
          <w:t xml:space="preserve">m lateral flow.  </w:t>
        </w:r>
      </w:ins>
      <w:ins w:id="559" w:author="David Conklin" w:date="2020-09-10T14:44:00Z">
        <w:r w:rsidR="007E2AF3">
          <w:t>As of 9/10/20, two</w:t>
        </w:r>
      </w:ins>
      <w:ins w:id="560" w:author="David Conklin" w:date="2020-09-10T14:45:00Z">
        <w:r w:rsidR="007E2AF3">
          <w:t xml:space="preserve"> symbols are used in the source code to parameterize the temperature of water entering the s</w:t>
        </w:r>
      </w:ins>
      <w:ins w:id="561" w:author="David Conklin" w:date="2020-09-10T14:46:00Z">
        <w:r w:rsidR="007E2AF3">
          <w:t>treams:</w:t>
        </w:r>
      </w:ins>
    </w:p>
    <w:p w14:paraId="3AC83FBD" w14:textId="6660ECB9" w:rsidR="007512E5" w:rsidRDefault="007512E5" w:rsidP="00DF349B">
      <w:pPr>
        <w:autoSpaceDE w:val="0"/>
        <w:autoSpaceDN w:val="0"/>
        <w:adjustRightInd w:val="0"/>
        <w:ind w:firstLine="720"/>
        <w:rPr>
          <w:ins w:id="562" w:author="David Conklin" w:date="2020-09-10T11:36:00Z"/>
          <w:rFonts w:ascii="Consolas" w:hAnsi="Consolas" w:cs="Consolas"/>
          <w:color w:val="000000"/>
          <w:sz w:val="19"/>
          <w:szCs w:val="19"/>
        </w:rPr>
      </w:pPr>
      <w:ins w:id="563" w:author="David Conklin" w:date="2020-09-10T11:36:00Z">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ins>
    </w:p>
    <w:p w14:paraId="3D40E129" w14:textId="77777777" w:rsidR="007512E5" w:rsidRDefault="007512E5" w:rsidP="007512E5">
      <w:pPr>
        <w:autoSpaceDE w:val="0"/>
        <w:autoSpaceDN w:val="0"/>
        <w:adjustRightInd w:val="0"/>
        <w:ind w:firstLine="720"/>
        <w:rPr>
          <w:ins w:id="564" w:author="David Conklin" w:date="2020-09-10T11:37:00Z"/>
          <w:rFonts w:ascii="Consolas" w:hAnsi="Consolas" w:cs="Consolas"/>
          <w:color w:val="000000"/>
          <w:sz w:val="19"/>
          <w:szCs w:val="19"/>
        </w:rPr>
        <w:pPrChange w:id="565" w:author="David Conklin" w:date="2020-09-10T11:37:00Z">
          <w:pPr>
            <w:autoSpaceDE w:val="0"/>
            <w:autoSpaceDN w:val="0"/>
            <w:adjustRightInd w:val="0"/>
          </w:pPr>
        </w:pPrChange>
      </w:pPr>
      <w:ins w:id="566" w:author="David Conklin" w:date="2020-09-10T11:37:00Z">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10.</w:t>
        </w:r>
      </w:ins>
    </w:p>
    <w:p w14:paraId="119932DC" w14:textId="70C62907" w:rsidR="007512E5" w:rsidRDefault="007E2AF3" w:rsidP="007E2AF3">
      <w:pPr>
        <w:autoSpaceDE w:val="0"/>
        <w:autoSpaceDN w:val="0"/>
        <w:adjustRightInd w:val="0"/>
        <w:rPr>
          <w:ins w:id="567" w:author="David Conklin" w:date="2020-09-10T14:51:00Z"/>
          <w:rFonts w:cstheme="minorHAnsi"/>
          <w:color w:val="000000"/>
        </w:rPr>
      </w:pPr>
      <w:ins w:id="568" w:author="David Conklin" w:date="2020-09-10T14:46:00Z">
        <w:r w:rsidRPr="007E2AF3">
          <w:rPr>
            <w:rFonts w:cstheme="minorHAnsi"/>
            <w:color w:val="000000"/>
            <w:rPrChange w:id="569" w:author="David Conklin" w:date="2020-09-10T14:47:00Z">
              <w:rPr>
                <w:rFonts w:ascii="Consolas" w:hAnsi="Consolas" w:cs="Consolas"/>
                <w:color w:val="000000"/>
                <w:sz w:val="19"/>
                <w:szCs w:val="19"/>
              </w:rPr>
            </w:rPrChange>
          </w:rPr>
          <w:t>The</w:t>
        </w:r>
      </w:ins>
      <w:ins w:id="570" w:author="David Conklin" w:date="2020-09-10T14:47:00Z">
        <w:r>
          <w:rPr>
            <w:rFonts w:cstheme="minorHAnsi"/>
            <w:color w:val="000000"/>
          </w:rPr>
          <w:t xml:space="preserve"> soil temperature parameter value is used for water ent</w:t>
        </w:r>
      </w:ins>
      <w:ins w:id="571" w:author="David Conklin" w:date="2020-09-10T14:48:00Z">
        <w:r>
          <w:rPr>
            <w:rFonts w:cstheme="minorHAnsi"/>
            <w:color w:val="000000"/>
          </w:rPr>
          <w:t>ering through the stream banks</w:t>
        </w:r>
      </w:ins>
      <w:ins w:id="572" w:author="David Conklin" w:date="2020-09-10T14:49:00Z">
        <w:r>
          <w:rPr>
            <w:rFonts w:cstheme="minorHAnsi"/>
            <w:color w:val="000000"/>
          </w:rPr>
          <w:t xml:space="preserve"> in the HBV submodel.  The reach water temperature is used </w:t>
        </w:r>
      </w:ins>
      <w:ins w:id="573" w:author="David Conklin" w:date="2020-09-10T14:50:00Z">
        <w:r>
          <w:rPr>
            <w:rFonts w:cstheme="minorHAnsi"/>
            <w:color w:val="000000"/>
          </w:rPr>
          <w:t>when initializing flow data in the absence of an IC file.</w:t>
        </w:r>
      </w:ins>
    </w:p>
    <w:p w14:paraId="7D20D3CE" w14:textId="74325F03" w:rsidR="007E2AF3" w:rsidRPr="007E2AF3" w:rsidRDefault="007E2AF3" w:rsidP="00DF349B">
      <w:pPr>
        <w:autoSpaceDE w:val="0"/>
        <w:autoSpaceDN w:val="0"/>
        <w:adjustRightInd w:val="0"/>
        <w:rPr>
          <w:ins w:id="574" w:author="David Conklin" w:date="2020-09-10T11:36:00Z"/>
          <w:rFonts w:cstheme="minorHAnsi"/>
          <w:color w:val="000000"/>
          <w:rPrChange w:id="575" w:author="David Conklin" w:date="2020-09-10T14:47:00Z">
            <w:rPr>
              <w:ins w:id="576" w:author="David Conklin" w:date="2020-09-10T11:36:00Z"/>
              <w:rFonts w:ascii="Consolas" w:hAnsi="Consolas" w:cs="Consolas"/>
              <w:color w:val="000000"/>
              <w:sz w:val="19"/>
              <w:szCs w:val="19"/>
            </w:rPr>
          </w:rPrChange>
        </w:rPr>
      </w:pPr>
      <w:ins w:id="577" w:author="David Conklin" w:date="2020-09-10T14:51:00Z">
        <w:r>
          <w:rPr>
            <w:rFonts w:cstheme="minorHAnsi"/>
            <w:color w:val="000000"/>
          </w:rPr>
          <w:tab/>
        </w:r>
      </w:ins>
      <w:ins w:id="578" w:author="David Conklin" w:date="2020-09-10T14:52:00Z">
        <w:r>
          <w:rPr>
            <w:rFonts w:cstheme="minorHAnsi"/>
            <w:color w:val="000000"/>
          </w:rPr>
          <w:t>Further elaboration of water temperature boundary conditions is necessary.  Water returns to str</w:t>
        </w:r>
      </w:ins>
      <w:ins w:id="579" w:author="David Conklin" w:date="2020-09-10T14:53:00Z">
        <w:r>
          <w:rPr>
            <w:rFonts w:cstheme="minorHAnsi"/>
            <w:color w:val="000000"/>
          </w:rPr>
          <w:t xml:space="preserve">eam reaches from municipal water systems at points of central discharge.  </w:t>
        </w:r>
      </w:ins>
      <w:ins w:id="580" w:author="David Conklin" w:date="2020-09-10T14:54:00Z">
        <w:r>
          <w:rPr>
            <w:rFonts w:cstheme="minorHAnsi"/>
            <w:color w:val="000000"/>
          </w:rPr>
          <w:t>Municipal d</w:t>
        </w:r>
      </w:ins>
      <w:ins w:id="581" w:author="David Conklin" w:date="2020-09-10T14:53:00Z">
        <w:r>
          <w:rPr>
            <w:rFonts w:cstheme="minorHAnsi"/>
            <w:color w:val="000000"/>
          </w:rPr>
          <w:t>ischarge water is typical</w:t>
        </w:r>
      </w:ins>
      <w:ins w:id="582" w:author="David Conklin" w:date="2020-09-10T14:54:00Z">
        <w:r>
          <w:rPr>
            <w:rFonts w:cstheme="minorHAnsi"/>
            <w:color w:val="000000"/>
          </w:rPr>
          <w:t xml:space="preserve">ly warmer than stream water, and its temperature may vary seasonally.  </w:t>
        </w:r>
      </w:ins>
      <w:ins w:id="583" w:author="David Conklin" w:date="2020-09-10T14:55:00Z">
        <w:r>
          <w:rPr>
            <w:rFonts w:cstheme="minorHAnsi"/>
            <w:color w:val="000000"/>
          </w:rPr>
          <w:t>The temperature of the water reaching the streams</w:t>
        </w:r>
      </w:ins>
      <w:ins w:id="584" w:author="David Conklin" w:date="2020-09-10T14:56:00Z">
        <w:r>
          <w:rPr>
            <w:rFonts w:cstheme="minorHAnsi"/>
            <w:color w:val="000000"/>
          </w:rPr>
          <w:t xml:space="preserve"> via the stream banks also varies seasonally (e.g. cold streams in spring from snow</w:t>
        </w:r>
      </w:ins>
      <w:ins w:id="585" w:author="David Conklin" w:date="2020-09-10T14:57:00Z">
        <w:r>
          <w:rPr>
            <w:rFonts w:cstheme="minorHAnsi"/>
            <w:color w:val="000000"/>
          </w:rPr>
          <w:t xml:space="preserve"> melt).  </w:t>
        </w:r>
      </w:ins>
      <w:ins w:id="586" w:author="David Conklin" w:date="2020-09-10T14:58:00Z">
        <w:r>
          <w:rPr>
            <w:rFonts w:cstheme="minorHAnsi"/>
            <w:color w:val="000000"/>
          </w:rPr>
          <w:t>A 2019 article by Leach and Moore in Water</w:t>
        </w:r>
      </w:ins>
      <w:ins w:id="587" w:author="David Conklin" w:date="2020-09-10T14:59:00Z">
        <w:r>
          <w:rPr>
            <w:rFonts w:cstheme="minorHAnsi"/>
            <w:color w:val="000000"/>
          </w:rPr>
          <w:t xml:space="preserve"> Resources Research provides some clues and further references for improving </w:t>
        </w:r>
      </w:ins>
      <w:ins w:id="588" w:author="David Conklin" w:date="2020-09-10T15:00:00Z">
        <w:r>
          <w:rPr>
            <w:rFonts w:cstheme="minorHAnsi"/>
            <w:color w:val="000000"/>
          </w:rPr>
          <w:t>the representation of the temperature of water entering via the stream banks.</w:t>
        </w:r>
      </w:ins>
    </w:p>
    <w:p w14:paraId="37A1187C" w14:textId="77777777" w:rsidR="007512E5" w:rsidRPr="00DF349B" w:rsidRDefault="007512E5" w:rsidP="007512E5">
      <w:pPr>
        <w:rPr>
          <w:ins w:id="589" w:author="David Conklin" w:date="2020-09-10T11:23:00Z"/>
        </w:rPr>
        <w:pPrChange w:id="590" w:author="David Conklin" w:date="2020-09-10T11:24:00Z">
          <w:pPr>
            <w:pStyle w:val="Heading1"/>
          </w:pPr>
        </w:pPrChange>
      </w:pPr>
    </w:p>
    <w:p w14:paraId="4D4F2432" w14:textId="77777777" w:rsidR="007512E5" w:rsidRPr="007512E5" w:rsidRDefault="007512E5" w:rsidP="007512E5">
      <w:pPr>
        <w:rPr>
          <w:ins w:id="591" w:author="David Conklin" w:date="2020-09-10T11:23:00Z"/>
          <w:rPrChange w:id="592" w:author="David Conklin" w:date="2020-09-10T11:23:00Z">
            <w:rPr>
              <w:ins w:id="593" w:author="David Conklin" w:date="2020-09-10T11:23:00Z"/>
            </w:rPr>
          </w:rPrChange>
        </w:rPr>
        <w:pPrChange w:id="594" w:author="David Conklin" w:date="2020-09-10T11:23:00Z">
          <w:pPr>
            <w:pStyle w:val="Heading1"/>
          </w:pPr>
        </w:pPrChange>
      </w:pPr>
    </w:p>
    <w:p w14:paraId="4873A026" w14:textId="1E6FC7CD" w:rsidR="002C16CA" w:rsidRDefault="002C16CA" w:rsidP="002C16CA">
      <w:pPr>
        <w:pStyle w:val="Heading1"/>
      </w:pPr>
      <w:bookmarkStart w:id="595" w:name="_Toc50642963"/>
      <w:r>
        <w:t>Estimating the rate of flow in a stream reach</w:t>
      </w:r>
      <w:bookmarkEnd w:id="595"/>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281A1B48" w:rsidR="00DB423F" w:rsidDel="007E2AF3" w:rsidRDefault="00DB423F" w:rsidP="00DB423F">
      <w:pPr>
        <w:pStyle w:val="Heading1"/>
        <w:rPr>
          <w:del w:id="596" w:author="David Conklin" w:date="2020-09-10T14:51:00Z"/>
        </w:rPr>
      </w:pPr>
      <w:del w:id="597" w:author="David Conklin" w:date="2020-09-10T14:51:00Z">
        <w:r w:rsidDel="007E2AF3">
          <w:delText>Initial conditions for Flow</w:delText>
        </w:r>
      </w:del>
    </w:p>
    <w:p w14:paraId="5786D475" w14:textId="0C955660" w:rsidR="00DB423F" w:rsidDel="007E2AF3" w:rsidRDefault="00DB423F" w:rsidP="00DB423F">
      <w:pPr>
        <w:rPr>
          <w:del w:id="598" w:author="David Conklin" w:date="2020-09-10T14:51:00Z"/>
        </w:rPr>
      </w:pPr>
    </w:p>
    <w:p w14:paraId="6A916B49" w14:textId="0E1C9803" w:rsidR="001426A7" w:rsidDel="007E2AF3" w:rsidRDefault="001426A7" w:rsidP="001426A7">
      <w:pPr>
        <w:pStyle w:val="Body"/>
        <w:rPr>
          <w:del w:id="599" w:author="David Conklin" w:date="2020-09-10T14:51:00Z"/>
        </w:rPr>
      </w:pPr>
      <w:del w:id="600" w:author="David Conklin" w:date="2020-09-10T14:51:00Z">
        <w:r w:rsidDel="007E2AF3">
          <w:tab/>
          <w:delText xml:space="preserve">The Flow model has the ability to read initial values for the water in the stream network from an IC file.  The name and location of the IC file are specified in the </w:delText>
        </w:r>
        <w:r w:rsidDel="007E2AF3">
          <w:rPr>
            <w:rFonts w:ascii="Consolas" w:hAnsi="Consolas" w:cs="Consolas"/>
            <w:color w:val="auto"/>
            <w:sz w:val="19"/>
            <w:szCs w:val="19"/>
          </w:rPr>
          <w:delText>initial_conditions</w:delText>
        </w:r>
        <w:r w:rsidDel="007E2AF3">
          <w:rPr>
            <w:color w:val="auto"/>
          </w:rPr>
          <w:delText xml:space="preserve"> </w:delText>
        </w:r>
        <w:r w:rsidDel="007E2AF3">
          <w:delText xml:space="preserve">field of the </w:delText>
        </w:r>
        <w:r w:rsidDel="007E2AF3">
          <w:rPr>
            <w:rFonts w:ascii="Consolas" w:hAnsi="Consolas" w:cs="Consolas"/>
            <w:color w:val="auto"/>
            <w:sz w:val="19"/>
            <w:szCs w:val="19"/>
          </w:rPr>
          <w:delText>&lt;flow_model&gt;</w:delText>
        </w:r>
        <w:r w:rsidDel="007E2AF3">
          <w:rPr>
            <w:color w:val="auto"/>
          </w:rPr>
          <w:delText xml:space="preserve"> </w:delText>
        </w:r>
        <w:r w:rsidDel="007E2AF3">
          <w:delTex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delText>
        </w:r>
      </w:del>
    </w:p>
    <w:p w14:paraId="67CDC71A" w14:textId="7A00708C" w:rsidR="001426A7" w:rsidDel="007E2AF3" w:rsidRDefault="001426A7" w:rsidP="001426A7">
      <w:pPr>
        <w:rPr>
          <w:del w:id="601" w:author="David Conklin" w:date="2020-09-10T14:51:00Z"/>
        </w:rPr>
      </w:pPr>
    </w:p>
    <w:p w14:paraId="5C5C2CC0" w14:textId="77777777" w:rsidR="00F30940" w:rsidRPr="00967B0D" w:rsidRDefault="00F30940" w:rsidP="004C2384">
      <w:pPr>
        <w:pStyle w:val="Body"/>
      </w:pPr>
    </w:p>
    <w:p w14:paraId="572DA8B3" w14:textId="77777777" w:rsidR="00C70B81" w:rsidRDefault="00C70B81" w:rsidP="00A55502">
      <w:pPr>
        <w:pStyle w:val="Heading1"/>
      </w:pPr>
      <w:bookmarkStart w:id="602" w:name="_Toc50642964"/>
      <w:r>
        <w:lastRenderedPageBreak/>
        <w:t>Creating a new study area</w:t>
      </w:r>
      <w:r w:rsidR="00A55502">
        <w:t xml:space="preserve"> from a watershed within the WRB</w:t>
      </w:r>
      <w:bookmarkEnd w:id="60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A45AB25"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037790">
        <w:t xml:space="preserve">Figure </w:t>
      </w:r>
      <w:r w:rsidR="00037790">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03" w:name="_Toc50642965"/>
      <w:r>
        <w:t>North Santiam study area</w:t>
      </w:r>
      <w:bookmarkEnd w:id="603"/>
    </w:p>
    <w:p w14:paraId="24DE991F" w14:textId="77777777" w:rsidR="000C5A18" w:rsidRDefault="000C5A18" w:rsidP="000C5A18"/>
    <w:p w14:paraId="0AA4F828" w14:textId="096F2D7E" w:rsidR="000C5A18" w:rsidRDefault="000C5A18" w:rsidP="000C5A18">
      <w:pPr>
        <w:rPr>
          <w:rFonts w:ascii="Calibri" w:eastAsia="Times New Roman" w:hAnsi="Calibri" w:cs="Calibri"/>
          <w:color w:val="000000"/>
        </w:rPr>
      </w:pPr>
      <w:r>
        <w:lastRenderedPageBreak/>
        <w:t xml:space="preserve">The North Santiam </w:t>
      </w:r>
      <w:r w:rsidR="000266FC">
        <w:t xml:space="preserve">(NSantiam) </w:t>
      </w:r>
      <w:r>
        <w:t>study area (</w:t>
      </w:r>
      <w:r>
        <w:fldChar w:fldCharType="begin"/>
      </w:r>
      <w:r>
        <w:instrText xml:space="preserve"> REF _Ref529607587 \h </w:instrText>
      </w:r>
      <w:r>
        <w:fldChar w:fldCharType="separate"/>
      </w:r>
      <w:r w:rsidR="00037790">
        <w:t xml:space="preserve">Figure </w:t>
      </w:r>
      <w:r w:rsidR="00037790">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04" w:name="_Toc50642966"/>
      <w:r>
        <w:rPr>
          <w:rFonts w:eastAsia="Times New Roman"/>
        </w:rPr>
        <w:t>Instream water rights</w:t>
      </w:r>
      <w:bookmarkEnd w:id="604"/>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lastRenderedPageBreak/>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3CC34B6" w:rsidR="00AE364B" w:rsidRDefault="005C1A69" w:rsidP="005C1A69">
      <w:pPr>
        <w:pStyle w:val="Caption"/>
      </w:pPr>
      <w:bookmarkStart w:id="605" w:name="_Toc48289345"/>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037790">
        <w:rPr>
          <w:noProof/>
        </w:rPr>
        <w:t>6</w:t>
      </w:r>
      <w:r w:rsidR="000B183E">
        <w:rPr>
          <w:noProof/>
        </w:rPr>
        <w:fldChar w:fldCharType="end"/>
      </w:r>
      <w:r>
        <w:t xml:space="preserve">. Instream water rights in </w:t>
      </w:r>
      <w:r w:rsidR="00077987">
        <w:t>the North Santiam watershed</w:t>
      </w:r>
      <w:bookmarkEnd w:id="605"/>
    </w:p>
    <w:p w14:paraId="0FD5899C" w14:textId="77777777" w:rsidR="0092040E" w:rsidRDefault="0092040E" w:rsidP="0092040E"/>
    <w:p w14:paraId="0E0CDFE5" w14:textId="77777777" w:rsidR="00B91F45" w:rsidRDefault="00B47486" w:rsidP="00B91F45">
      <w:pPr>
        <w:pStyle w:val="Heading2"/>
      </w:pPr>
      <w:bookmarkStart w:id="606" w:name="_Toc50642967"/>
      <w:r>
        <w:t xml:space="preserve">Municipal </w:t>
      </w:r>
      <w:r w:rsidR="00057A5D">
        <w:t>w</w:t>
      </w:r>
      <w:r>
        <w:t xml:space="preserve">ater </w:t>
      </w:r>
      <w:r w:rsidR="00D97755">
        <w:t>r</w:t>
      </w:r>
      <w:r>
        <w:t>ights</w:t>
      </w:r>
      <w:bookmarkEnd w:id="606"/>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07" w:name="_Toc50642968"/>
      <w:r>
        <w:t>McKenzie Basin Wetlands Study</w:t>
      </w:r>
      <w:bookmarkEnd w:id="607"/>
    </w:p>
    <w:p w14:paraId="79498AD8" w14:textId="77777777" w:rsidR="00736461" w:rsidRPr="00D97CDA" w:rsidRDefault="00736461" w:rsidP="00A8214A"/>
    <w:p w14:paraId="2403DDA0" w14:textId="063D759E" w:rsidR="00275338" w:rsidRDefault="003613A1" w:rsidP="00A8214A">
      <w:pPr>
        <w:pStyle w:val="Heading2"/>
      </w:pPr>
      <w:bookmarkStart w:id="608" w:name="_Toc50642969"/>
      <w:r>
        <w:t xml:space="preserve">Project </w:t>
      </w:r>
      <w:r w:rsidR="00DC262D">
        <w:t>Overview</w:t>
      </w:r>
      <w:bookmarkEnd w:id="608"/>
    </w:p>
    <w:p w14:paraId="6C66CC56" w14:textId="05D37E04" w:rsidR="002C303A" w:rsidRDefault="008E6C13" w:rsidP="00275338">
      <w:pPr>
        <w:rPr>
          <w:ins w:id="609" w:author="David Conklin" w:date="2020-08-19T16:27:00Z"/>
        </w:rPr>
      </w:pPr>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037790">
        <w:t xml:space="preserve">Figure </w:t>
      </w:r>
      <w:r w:rsidR="00037790">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 xml:space="preserve">water returning to the stream network from the downstream end of the wetlands.  As of </w:t>
      </w:r>
      <w:r w:rsidR="00031F81">
        <w:lastRenderedPageBreak/>
        <w:t>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p>
    <w:p w14:paraId="1D96159F" w14:textId="21C8257F" w:rsidR="00B707C3" w:rsidRDefault="00B707C3" w:rsidP="00275338">
      <w:pPr>
        <w:rPr>
          <w:ins w:id="610" w:author="David Conklin" w:date="2020-08-19T16:27:00Z"/>
        </w:rPr>
      </w:pPr>
    </w:p>
    <w:p w14:paraId="16533695" w14:textId="6CC5165E" w:rsidR="00B707C3" w:rsidRDefault="00B707C3" w:rsidP="00275338">
      <w:ins w:id="611" w:author="David Conklin" w:date="2020-08-19T16:29:00Z">
        <w:r>
          <w:t>Some earlier sections in this document (“Daily water mass and ener</w:t>
        </w:r>
      </w:ins>
      <w:ins w:id="612" w:author="David Conklin" w:date="2020-08-19T16:30:00Z">
        <w:r>
          <w:t>gy balance” and “Water temperature from thermal ener</w:t>
        </w:r>
      </w:ins>
      <w:ins w:id="613" w:author="David Conklin" w:date="2020-08-19T16:31:00Z">
        <w:r>
          <w:t xml:space="preserve">gy”) describe </w:t>
        </w:r>
      </w:ins>
      <w:ins w:id="614" w:author="David Conklin" w:date="2020-08-19T16:33:00Z">
        <w:r>
          <w:t xml:space="preserve">a </w:t>
        </w:r>
      </w:ins>
      <w:ins w:id="615" w:author="David Conklin" w:date="2020-08-19T16:31:00Z">
        <w:r>
          <w:t>stream temperature submodel based on B</w:t>
        </w:r>
      </w:ins>
      <w:ins w:id="616" w:author="David Conklin" w:date="2020-08-19T16:32:00Z">
        <w:r>
          <w:t>oyd &amp; Kasper 2003.  Those sections were written a year before the EPA</w:t>
        </w:r>
      </w:ins>
      <w:ins w:id="617" w:author="David Conklin" w:date="2020-08-19T16:33:00Z">
        <w:r>
          <w:t xml:space="preserve"> funding came through.  T</w:t>
        </w:r>
      </w:ins>
      <w:ins w:id="618" w:author="David Conklin" w:date="2020-08-19T16:34:00Z">
        <w:r>
          <w:t>he submodel that they describe was not implemented at that time</w:t>
        </w:r>
      </w:ins>
      <w:ins w:id="619" w:author="David Conklin" w:date="2020-08-19T16:35:00Z">
        <w:r>
          <w:t>.  Those sections</w:t>
        </w:r>
      </w:ins>
      <w:ins w:id="620" w:author="David Conklin" w:date="2020-08-19T16:36:00Z">
        <w:r>
          <w:t xml:space="preserve"> will be further developed and used as the specification for the stream temperature submo</w:t>
        </w:r>
      </w:ins>
      <w:ins w:id="621" w:author="David Conklin" w:date="2020-08-19T16:37:00Z">
        <w:r>
          <w:t>del in the McKenzie wetlands study.</w:t>
        </w:r>
      </w:ins>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4EBD34A5" w:rsidR="00275338" w:rsidRDefault="009767A5" w:rsidP="00A8214A">
      <w:pPr>
        <w:pStyle w:val="Caption"/>
      </w:pPr>
      <w:bookmarkStart w:id="622" w:name="_Ref48282850"/>
      <w:bookmarkStart w:id="623" w:name="_Toc48289346"/>
      <w:r>
        <w:t xml:space="preserve">Figure </w:t>
      </w:r>
      <w:r w:rsidR="00E23D8D">
        <w:fldChar w:fldCharType="begin"/>
      </w:r>
      <w:r w:rsidR="00E23D8D">
        <w:instrText xml:space="preserve"> SEQ Figure \* ARABIC </w:instrText>
      </w:r>
      <w:r w:rsidR="00E23D8D">
        <w:fldChar w:fldCharType="separate"/>
      </w:r>
      <w:r w:rsidR="00037790">
        <w:rPr>
          <w:noProof/>
        </w:rPr>
        <w:t>7</w:t>
      </w:r>
      <w:r w:rsidR="00E23D8D">
        <w:rPr>
          <w:noProof/>
        </w:rPr>
        <w:fldChar w:fldCharType="end"/>
      </w:r>
      <w:bookmarkEnd w:id="622"/>
      <w:r>
        <w:t>. McKenzie basin in CW3M screen capture</w:t>
      </w:r>
      <w:bookmarkEnd w:id="623"/>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20E993D9" w:rsidR="004D33B7" w:rsidRDefault="009767A5" w:rsidP="00A8214A">
      <w:pPr>
        <w:pStyle w:val="Caption"/>
      </w:pPr>
      <w:bookmarkStart w:id="624" w:name="_Ref48282776"/>
      <w:bookmarkStart w:id="625" w:name="_Ref48282732"/>
      <w:bookmarkStart w:id="626" w:name="_Toc48289347"/>
      <w:r>
        <w:t xml:space="preserve">Figure </w:t>
      </w:r>
      <w:r w:rsidR="00E23D8D">
        <w:fldChar w:fldCharType="begin"/>
      </w:r>
      <w:r w:rsidR="00E23D8D">
        <w:instrText xml:space="preserve"> SEQ Figure </w:instrText>
      </w:r>
      <w:r w:rsidR="00E23D8D">
        <w:instrText xml:space="preserve">\* ARABIC </w:instrText>
      </w:r>
      <w:r w:rsidR="00E23D8D">
        <w:fldChar w:fldCharType="separate"/>
      </w:r>
      <w:r w:rsidR="00037790">
        <w:rPr>
          <w:noProof/>
        </w:rPr>
        <w:t>8</w:t>
      </w:r>
      <w:r w:rsidR="00E23D8D">
        <w:rPr>
          <w:noProof/>
        </w:rPr>
        <w:fldChar w:fldCharType="end"/>
      </w:r>
      <w:bookmarkEnd w:id="624"/>
      <w:r>
        <w:t>. Wetlands in the lower McKenzie basin, with their WETL_ID attribute values</w:t>
      </w:r>
      <w:bookmarkEnd w:id="625"/>
      <w:bookmarkEnd w:id="626"/>
    </w:p>
    <w:p w14:paraId="364BDC9E" w14:textId="77777777" w:rsidR="004D33B7" w:rsidRDefault="004D33B7" w:rsidP="00275338"/>
    <w:p w14:paraId="6EF95807" w14:textId="5E566C26" w:rsidR="003613A1" w:rsidRDefault="003613A1" w:rsidP="00A8214A">
      <w:pPr>
        <w:pStyle w:val="Heading2"/>
      </w:pPr>
      <w:bookmarkStart w:id="627" w:name="_Toc50642970"/>
      <w:r>
        <w:t>Model and Simulation Overview</w:t>
      </w:r>
      <w:bookmarkEnd w:id="627"/>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509682FC" w14:textId="455ADC22" w:rsidR="00815A18"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49BBD8DF" w14:textId="467BB8A8" w:rsidR="009767A5" w:rsidRDefault="009767A5"/>
    <w:p w14:paraId="10A79C2A" w14:textId="77777777" w:rsidR="009767A5" w:rsidRDefault="009767A5" w:rsidP="009767A5"/>
    <w:p w14:paraId="091EB082" w14:textId="77777777" w:rsidR="009767A5" w:rsidRDefault="009767A5" w:rsidP="009767A5">
      <w:pPr>
        <w:pStyle w:val="Heading2"/>
      </w:pPr>
      <w:bookmarkStart w:id="628" w:name="_Toc50642971"/>
      <w:r>
        <w:t>McKenzie wetlands in the initial versions of the IDU, HRU, and Reach data layers</w:t>
      </w:r>
      <w:bookmarkEnd w:id="628"/>
    </w:p>
    <w:p w14:paraId="79661602" w14:textId="5C717BAD"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037790">
        <w:t xml:space="preserve">Figure </w:t>
      </w:r>
      <w:r w:rsidR="00037790">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137CB14B" w14:textId="31AA4045" w:rsidR="009D540F" w:rsidRDefault="009D540F"/>
    <w:p w14:paraId="6B706F7B" w14:textId="67F4DDE6" w:rsidR="009D540F" w:rsidRDefault="00815A18" w:rsidP="009D540F">
      <w:pPr>
        <w:pStyle w:val="Heading2"/>
      </w:pPr>
      <w:bookmarkStart w:id="629" w:name="_Toc50642972"/>
      <w:r>
        <w:t xml:space="preserve">Projection, </w:t>
      </w:r>
      <w:r w:rsidR="006F174A">
        <w:t>Calendar</w:t>
      </w:r>
      <w:r>
        <w:t>,</w:t>
      </w:r>
      <w:r w:rsidR="006F174A">
        <w:t xml:space="preserve"> and </w:t>
      </w:r>
      <w:r w:rsidR="009D540F">
        <w:t>Units</w:t>
      </w:r>
      <w:bookmarkEnd w:id="629"/>
    </w:p>
    <w:p w14:paraId="6D7BB496" w14:textId="18E7BD8D" w:rsidR="009D540F" w:rsidRDefault="009D540F" w:rsidP="009D540F"/>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xml:space="preserve">, regardless of whether the simulation results are aggregated on a calendar basis or water year basis.  This has the consequence that when a 51-year simulation run is carried out, water year results are presented for only </w:t>
      </w:r>
      <w:r>
        <w:lastRenderedPageBreak/>
        <w:t>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3344D82C" w14:textId="630F4C0D" w:rsidR="00AD412A" w:rsidRDefault="00AD412A" w:rsidP="00AD412A">
      <w:pPr>
        <w:pStyle w:val="Heading2"/>
      </w:pPr>
      <w:bookmarkStart w:id="630" w:name="_Toc50642973"/>
      <w:r>
        <w:t>Simulation of changes in wetlands over time</w:t>
      </w:r>
      <w:bookmarkEnd w:id="630"/>
    </w:p>
    <w:p w14:paraId="5CE58170" w14:textId="6BA3830C" w:rsidR="00AD412A" w:rsidRDefault="00AD412A" w:rsidP="00AD412A"/>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31" w:name="_Toc50642974"/>
      <w:r>
        <w:t xml:space="preserve">How wetlands </w:t>
      </w:r>
      <w:r w:rsidR="000806A1">
        <w:t>are</w:t>
      </w:r>
      <w:r>
        <w:t xml:space="preserve"> represented</w:t>
      </w:r>
      <w:r w:rsidR="006D6388">
        <w:t xml:space="preserve"> in the model</w:t>
      </w:r>
      <w:bookmarkEnd w:id="631"/>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32" w:name="_Toc50642975"/>
      <w:r>
        <w:t>Attributes of interest in the wetlands study</w:t>
      </w:r>
      <w:bookmarkEnd w:id="632"/>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lastRenderedPageBreak/>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33" w:name="_Toc50642976"/>
      <w:r>
        <w:t>A WETNESS attribute</w:t>
      </w:r>
      <w:bookmarkEnd w:id="633"/>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lastRenderedPageBreak/>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34" w:name="_Toc50642977"/>
      <w:r>
        <w:t>Calculating the exchange of water between the wetland and the reach</w:t>
      </w:r>
      <w:bookmarkEnd w:id="634"/>
    </w:p>
    <w:p w14:paraId="71419F3E" w14:textId="001ADEBC" w:rsidR="00871F69" w:rsidRDefault="00871F69" w:rsidP="00871F69">
      <w:pPr>
        <w:pStyle w:val="Heading3"/>
      </w:pPr>
      <w:bookmarkStart w:id="635" w:name="_Toc50642978"/>
      <w:r>
        <w:t xml:space="preserve">Wetland </w:t>
      </w:r>
      <w:r w:rsidR="007A55EC">
        <w:t xml:space="preserve">IDU </w:t>
      </w:r>
      <w:r>
        <w:t>parameters</w:t>
      </w:r>
      <w:bookmarkEnd w:id="635"/>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636" w:name="_Toc50642979"/>
      <w:r>
        <w:t>Reach parameters</w:t>
      </w:r>
      <w:bookmarkEnd w:id="636"/>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It will be necessary to add logic to HBV::HBVdailyProcess() to use SOILH2OEST 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637" w:name="_Toc50642980"/>
      <w:r>
        <w:t>Loss (or gain) of wetlands</w:t>
      </w:r>
      <w:bookmarkEnd w:id="637"/>
    </w:p>
    <w:p w14:paraId="02592FBF" w14:textId="5ED439E1" w:rsidR="00037790" w:rsidDel="00F54E41" w:rsidRDefault="002432E4" w:rsidP="004D33B7">
      <w:pPr>
        <w:rPr>
          <w:del w:id="638" w:author="David Conklin" w:date="2020-08-19T16:37:00Z"/>
        </w:rPr>
      </w:pPr>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0EBD6035" w14:textId="77777777" w:rsidR="00F54E41" w:rsidRPr="00037790" w:rsidRDefault="00F54E41">
      <w:pPr>
        <w:rPr>
          <w:ins w:id="639" w:author="David Conklin" w:date="2020-08-19T16:38:00Z"/>
        </w:rPr>
      </w:pPr>
    </w:p>
    <w:p w14:paraId="177789C5" w14:textId="77777777" w:rsidR="002432E4" w:rsidRPr="004D33B7" w:rsidRDefault="002432E4" w:rsidP="004D33B7"/>
    <w:p w14:paraId="230ECBD5" w14:textId="6B27D59E" w:rsidR="006D6388" w:rsidRDefault="006D6388" w:rsidP="006D6388">
      <w:pPr>
        <w:pStyle w:val="Heading2"/>
      </w:pPr>
      <w:bookmarkStart w:id="640" w:name="_Toc50642981"/>
      <w:r>
        <w:t>Reality check</w:t>
      </w:r>
      <w:bookmarkEnd w:id="640"/>
    </w:p>
    <w:p w14:paraId="09AE7AA1" w14:textId="0020FDEB" w:rsidR="006D6388" w:rsidRDefault="006D6388" w:rsidP="006D6388">
      <w:r>
        <w:t xml:space="preserve">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w:t>
      </w:r>
      <w:r>
        <w:lastRenderedPageBreak/>
        <w:t>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372EF613" w:rsidR="006D6388" w:rsidRDefault="006D6388" w:rsidP="00A8214A">
      <w:pPr>
        <w:ind w:left="720"/>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6"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5FF408D3" w14:textId="77777777" w:rsidR="006D6388" w:rsidRDefault="006D6388" w:rsidP="006D6388"/>
    <w:p w14:paraId="30035DF2" w14:textId="77777777" w:rsidR="006D6388" w:rsidRDefault="006D6388" w:rsidP="006D6388"/>
    <w:p w14:paraId="2C48710D" w14:textId="1B938C52" w:rsidR="00E90646" w:rsidRDefault="00E90646" w:rsidP="00E90646">
      <w:pPr>
        <w:pStyle w:val="Heading2"/>
      </w:pPr>
      <w:bookmarkStart w:id="641" w:name="_Toc50642982"/>
      <w:r>
        <w:t>Clackamas wetlands v. McKenzie wetlands</w:t>
      </w:r>
      <w:bookmarkEnd w:id="641"/>
    </w:p>
    <w:p w14:paraId="067AD90B" w14:textId="474217AE" w:rsidR="00E90646" w:rsidRDefault="00E90646" w:rsidP="00E90646">
      <w:r>
        <w:t>At least in the initial phase of the study, simulations of the Clackamas basin</w:t>
      </w:r>
      <w:r w:rsidR="005C537E">
        <w:t xml:space="preserve"> (</w:t>
      </w:r>
      <w:r w:rsidR="005C537E">
        <w:fldChar w:fldCharType="begin"/>
      </w:r>
      <w:r w:rsidR="005C537E">
        <w:instrText xml:space="preserve"> REF _Ref48286765 \h </w:instrText>
      </w:r>
      <w:r w:rsidR="005C537E">
        <w:fldChar w:fldCharType="separate"/>
      </w:r>
      <w:r w:rsidR="00037790">
        <w:t xml:space="preserve">Figure </w:t>
      </w:r>
      <w:r w:rsidR="00037790">
        <w:rPr>
          <w:noProof/>
        </w:rPr>
        <w:t>9</w:t>
      </w:r>
      <w:r w:rsidR="005C537E">
        <w:fldChar w:fldCharType="end"/>
      </w:r>
      <w:r w:rsidR="005C537E">
        <w:t>)</w:t>
      </w:r>
      <w:r>
        <w:t xml:space="preserve"> and its wetlands will be run in addition to those of the McKenzie basin, for comparison and calibration purposes.  The Clackamas basin study area and simulations are described in a separate chapter of this document.</w:t>
      </w:r>
    </w:p>
    <w:p w14:paraId="32370016" w14:textId="1FA30AE6" w:rsidR="005C537E" w:rsidRDefault="005C537E">
      <w:r>
        <w:br w:type="page"/>
      </w:r>
    </w:p>
    <w:p w14:paraId="42309989" w14:textId="5C0FBB29" w:rsidR="00B76B73" w:rsidRDefault="00B76B73" w:rsidP="00E90646"/>
    <w:p w14:paraId="03783116" w14:textId="08EA9A84" w:rsidR="005C537E" w:rsidRDefault="005C537E" w:rsidP="009D249C"/>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D0D287B" w:rsidR="005C537E" w:rsidRDefault="005C537E" w:rsidP="005C537E">
      <w:pPr>
        <w:pStyle w:val="Caption"/>
      </w:pPr>
      <w:bookmarkStart w:id="642" w:name="_Ref48286765"/>
      <w:bookmarkStart w:id="643" w:name="_Toc48289348"/>
      <w:r>
        <w:t xml:space="preserve">Figure </w:t>
      </w:r>
      <w:r w:rsidR="00E23D8D">
        <w:fldChar w:fldCharType="begin"/>
      </w:r>
      <w:r w:rsidR="00E23D8D">
        <w:instrText xml:space="preserve"> SEQ Figure \* ARABIC </w:instrText>
      </w:r>
      <w:r w:rsidR="00E23D8D">
        <w:fldChar w:fldCharType="separate"/>
      </w:r>
      <w:r w:rsidR="00037790">
        <w:rPr>
          <w:noProof/>
        </w:rPr>
        <w:t>9</w:t>
      </w:r>
      <w:r w:rsidR="00E23D8D">
        <w:rPr>
          <w:noProof/>
        </w:rPr>
        <w:fldChar w:fldCharType="end"/>
      </w:r>
      <w:bookmarkEnd w:id="642"/>
      <w:r>
        <w:t>. Clackamas basin in CW3M screen capture</w:t>
      </w:r>
      <w:bookmarkEnd w:id="643"/>
    </w:p>
    <w:p w14:paraId="13AA1DA9" w14:textId="77777777" w:rsidR="005C537E" w:rsidRPr="00E04B96" w:rsidRDefault="005C537E" w:rsidP="005C537E"/>
    <w:p w14:paraId="0040A215" w14:textId="77777777" w:rsidR="005C537E" w:rsidRDefault="005C537E" w:rsidP="005C537E">
      <w:pPr>
        <w:pStyle w:val="Heading1"/>
      </w:pPr>
      <w:bookmarkStart w:id="644" w:name="_Toc50642983"/>
      <w:r>
        <w:t>The Clackamas Basin</w:t>
      </w:r>
      <w:bookmarkEnd w:id="644"/>
    </w:p>
    <w:p w14:paraId="4A96B042" w14:textId="77777777" w:rsidR="005C537E" w:rsidRPr="000E6A65" w:rsidRDefault="005C537E" w:rsidP="005C537E"/>
    <w:p w14:paraId="11F4A966" w14:textId="336A6254" w:rsidR="005C537E" w:rsidRDefault="005C537E" w:rsidP="005C537E">
      <w:r>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037790">
        <w:t xml:space="preserve">Figure </w:t>
      </w:r>
      <w:r w:rsidR="00037790">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645" w:name="_Toc50642984"/>
      <w:r>
        <w:lastRenderedPageBreak/>
        <w:t>Directory structure and file names</w:t>
      </w:r>
      <w:bookmarkEnd w:id="645"/>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646" w:name="_Toc50642985"/>
      <w:r>
        <w:t xml:space="preserve">Release </w:t>
      </w:r>
      <w:r w:rsidR="00E735F4">
        <w:t>Log</w:t>
      </w:r>
      <w:bookmarkEnd w:id="646"/>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lastRenderedPageBreak/>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 xml:space="preserve">CW3M_Installer_0.2.7.exe 6/4/19 from CW3M ver. 184. Fix a bug in GetJulianDay() which was causing the 365dayBaseline scenario to crash in 2005.  The Baseline and 365dayBaseline scenarios are both working now, but precip from the multi-year v2metdata climate files used by </w:t>
      </w:r>
      <w:r>
        <w:lastRenderedPageBreak/>
        <w:t>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FC8B33D" w14:textId="48573834" w:rsidR="002E6A03" w:rsidRDefault="002E6A03" w:rsidP="002E6A0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2CE246F3" w14:textId="77777777" w:rsidR="002E6A03" w:rsidRDefault="002E6A03" w:rsidP="00632DCA">
      <w:pPr>
        <w:pStyle w:val="Body"/>
      </w:pPr>
    </w:p>
    <w:p w14:paraId="7840B9A7" w14:textId="77777777" w:rsidR="005F3D22" w:rsidRDefault="005F3D22" w:rsidP="005F3D22">
      <w:pPr>
        <w:pStyle w:val="Heading1"/>
      </w:pPr>
      <w:bookmarkStart w:id="647" w:name="_Toc50642986"/>
      <w:r>
        <w:t>References</w:t>
      </w:r>
      <w:bookmarkEnd w:id="647"/>
    </w:p>
    <w:p w14:paraId="661F2AEF" w14:textId="77777777" w:rsidR="005F3D22" w:rsidRDefault="005F3D22" w:rsidP="005F3D22"/>
    <w:p w14:paraId="635B6B03" w14:textId="64705300" w:rsidR="0047053B" w:rsidRDefault="0047053B">
      <w:pPr>
        <w:rPr>
          <w:ins w:id="648" w:author="David Conklin" w:date="2020-09-10T15:34:00Z"/>
        </w:rPr>
      </w:pPr>
      <w:ins w:id="649" w:author="David Conklin" w:date="2020-09-10T15:34:00Z">
        <w:r>
          <w:t>Annear R</w:t>
        </w:r>
      </w:ins>
      <w:ins w:id="650" w:author="David Conklin" w:date="2020-09-10T15:35:00Z">
        <w:r>
          <w:t>, McKillip M, Khan SJ, Berger C, Wells S (2004). Willamette R</w:t>
        </w:r>
      </w:ins>
      <w:ins w:id="651" w:author="David Conklin" w:date="2020-09-10T15:36:00Z">
        <w:r>
          <w:t xml:space="preserve">iver Basin Temperature TMDL Model: Boundary Conditions and Model Setup. </w:t>
        </w:r>
      </w:ins>
      <w:ins w:id="652" w:author="David Conklin" w:date="2020-09-10T15:38:00Z">
        <w:r>
          <w:t xml:space="preserve">Portland State University </w:t>
        </w:r>
      </w:ins>
      <w:ins w:id="653" w:author="David Conklin" w:date="2020-09-10T15:37:00Z">
        <w:r>
          <w:t>School of Engineering</w:t>
        </w:r>
      </w:ins>
      <w:ins w:id="654" w:author="David Conklin" w:date="2020-09-10T15:38:00Z">
        <w:r>
          <w:t xml:space="preserve"> and Applied Science, Department of Civil and Environmental Engineering.</w:t>
        </w:r>
      </w:ins>
      <w:ins w:id="655" w:author="David Conklin" w:date="2020-09-10T15:37:00Z">
        <w:r>
          <w:t xml:space="preserve"> </w:t>
        </w:r>
      </w:ins>
      <w:ins w:id="656" w:author="David Conklin" w:date="2020-09-10T15:36:00Z">
        <w:r>
          <w:t>Technical Report EWR-01-04</w:t>
        </w:r>
      </w:ins>
      <w:ins w:id="657" w:author="David Conklin" w:date="2020-09-10T15:37:00Z">
        <w:r>
          <w:t>.</w:t>
        </w:r>
      </w:ins>
      <w:ins w:id="658" w:author="David Conklin" w:date="2020-09-10T15:40:00Z">
        <w:r>
          <w:t xml:space="preserve"> 522 pages.</w:t>
        </w:r>
      </w:ins>
    </w:p>
    <w:p w14:paraId="3EF910C9" w14:textId="77777777" w:rsidR="0047053B" w:rsidRDefault="0047053B">
      <w:pPr>
        <w:rPr>
          <w:ins w:id="659" w:author="David Conklin" w:date="2020-09-10T15:34:00Z"/>
        </w:rPr>
      </w:pPr>
    </w:p>
    <w:p w14:paraId="54BF08FC" w14:textId="452531EC"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18" w:history="1">
        <w:r w:rsidRPr="007A4A6E">
          <w:rPr>
            <w:rStyle w:val="Hyperlink"/>
          </w:rPr>
          <w:t>https://www.oregon.gov/deq/FilterDocs/heatsourcemanual.pdf</w:t>
        </w:r>
      </w:hyperlink>
      <w:r>
        <w:t xml:space="preserve"> </w:t>
      </w:r>
    </w:p>
    <w:p w14:paraId="7EA27044" w14:textId="38B9DA8A" w:rsidR="006F5915" w:rsidRDefault="006F5915"/>
    <w:p w14:paraId="240485A0" w14:textId="4B73F757" w:rsidR="006B6EE1" w:rsidRDefault="006B6EE1" w:rsidP="006B6EE1">
      <w:pPr>
        <w:autoSpaceDE w:val="0"/>
        <w:autoSpaceDN w:val="0"/>
        <w:adjustRightInd w:val="0"/>
        <w:rPr>
          <w:ins w:id="660" w:author="David Conklin" w:date="2020-09-10T15:01:00Z"/>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19" w:history="1">
        <w:r w:rsidRPr="007E053D">
          <w:rPr>
            <w:rStyle w:val="Hyperlink"/>
            <w:rFonts w:cstheme="minorHAnsi"/>
          </w:rPr>
          <w:t>https://doi.org/10.1007/BF00045196</w:t>
        </w:r>
      </w:hyperlink>
    </w:p>
    <w:p w14:paraId="3AE4AB2F" w14:textId="7187F719" w:rsidR="007E2AF3" w:rsidRDefault="007E2AF3" w:rsidP="006B6EE1">
      <w:pPr>
        <w:autoSpaceDE w:val="0"/>
        <w:autoSpaceDN w:val="0"/>
        <w:adjustRightInd w:val="0"/>
        <w:rPr>
          <w:ins w:id="661" w:author="David Conklin" w:date="2020-09-10T15:01:00Z"/>
          <w:rStyle w:val="Hyperlink"/>
          <w:rFonts w:cstheme="minorHAnsi"/>
        </w:rPr>
      </w:pPr>
    </w:p>
    <w:p w14:paraId="081F6FCC" w14:textId="72BD96FF" w:rsidR="007E2AF3" w:rsidRPr="007E2AF3" w:rsidRDefault="007E2AF3" w:rsidP="006B6EE1">
      <w:pPr>
        <w:autoSpaceDE w:val="0"/>
        <w:autoSpaceDN w:val="0"/>
        <w:adjustRightInd w:val="0"/>
        <w:rPr>
          <w:rStyle w:val="Hyperlink"/>
          <w:rFonts w:cstheme="minorHAnsi"/>
          <w:color w:val="auto"/>
          <w:u w:val="none"/>
          <w:rPrChange w:id="662" w:author="David Conklin" w:date="2020-09-10T15:02:00Z">
            <w:rPr>
              <w:rStyle w:val="Hyperlink"/>
              <w:rFonts w:cstheme="minorHAnsi"/>
            </w:rPr>
          </w:rPrChange>
        </w:rPr>
      </w:pPr>
      <w:ins w:id="663" w:author="David Conklin" w:date="2020-09-10T15:01:00Z">
        <w:r w:rsidRPr="007E2AF3">
          <w:rPr>
            <w:rStyle w:val="Hyperlink"/>
            <w:rFonts w:cstheme="minorHAnsi"/>
            <w:color w:val="auto"/>
            <w:u w:val="none"/>
            <w:rPrChange w:id="664" w:author="David Conklin" w:date="2020-09-10T15:02:00Z">
              <w:rPr>
                <w:rStyle w:val="Hyperlink"/>
                <w:rFonts w:cstheme="minorHAnsi"/>
                <w:u w:val="none"/>
              </w:rPr>
            </w:rPrChange>
          </w:rPr>
          <w:t>Leach JA and Moore RD</w:t>
        </w:r>
      </w:ins>
      <w:ins w:id="665" w:author="David Conklin" w:date="2020-09-10T15:02:00Z">
        <w:r>
          <w:rPr>
            <w:rStyle w:val="Hyperlink"/>
            <w:rFonts w:cstheme="minorHAnsi"/>
            <w:color w:val="auto"/>
            <w:u w:val="none"/>
          </w:rPr>
          <w:t xml:space="preserve"> (2019). Empirical Stream Thermal Sensitivities May U</w:t>
        </w:r>
      </w:ins>
      <w:ins w:id="666" w:author="David Conklin" w:date="2020-09-10T15:03:00Z">
        <w:r>
          <w:rPr>
            <w:rStyle w:val="Hyperlink"/>
            <w:rFonts w:cstheme="minorHAnsi"/>
            <w:color w:val="auto"/>
            <w:u w:val="none"/>
          </w:rPr>
          <w:t>nderestimate Stream Temperature Response to Climate Warming. Water Resources Research</w:t>
        </w:r>
      </w:ins>
      <w:ins w:id="667" w:author="David Conklin" w:date="2020-09-10T15:04:00Z">
        <w:r>
          <w:rPr>
            <w:rStyle w:val="Hyperlink"/>
            <w:rFonts w:cstheme="minorHAnsi"/>
            <w:color w:val="auto"/>
            <w:u w:val="none"/>
          </w:rPr>
          <w:t xml:space="preserve">, 55. </w:t>
        </w:r>
      </w:ins>
      <w:ins w:id="668" w:author="David Conklin" w:date="2020-09-10T15:05:00Z">
        <w:r>
          <w:rPr>
            <w:rStyle w:val="Hyperlink"/>
            <w:rFonts w:cstheme="minorHAnsi"/>
            <w:color w:val="auto"/>
            <w:u w:val="none"/>
          </w:rPr>
          <w:fldChar w:fldCharType="begin"/>
        </w:r>
        <w:r>
          <w:rPr>
            <w:rStyle w:val="Hyperlink"/>
            <w:rFonts w:cstheme="minorHAnsi"/>
            <w:color w:val="auto"/>
            <w:u w:val="none"/>
          </w:rPr>
          <w:instrText xml:space="preserve"> HYPERLINK "https://doi.org/10.1029/2018WR024236" </w:instrText>
        </w:r>
        <w:r>
          <w:rPr>
            <w:rStyle w:val="Hyperlink"/>
            <w:rFonts w:cstheme="minorHAnsi"/>
            <w:color w:val="auto"/>
            <w:u w:val="none"/>
          </w:rPr>
        </w:r>
        <w:r>
          <w:rPr>
            <w:rStyle w:val="Hyperlink"/>
            <w:rFonts w:cstheme="minorHAnsi"/>
            <w:color w:val="auto"/>
            <w:u w:val="none"/>
          </w:rPr>
          <w:fldChar w:fldCharType="separate"/>
        </w:r>
        <w:r w:rsidRPr="007E2AF3">
          <w:rPr>
            <w:rStyle w:val="Hyperlink"/>
            <w:rFonts w:cstheme="minorHAnsi"/>
          </w:rPr>
          <w:t>https://doi.org/10.1029/2018WR024236</w:t>
        </w:r>
        <w:r>
          <w:rPr>
            <w:rStyle w:val="Hyperlink"/>
            <w:rFonts w:cstheme="minorHAnsi"/>
            <w:color w:val="auto"/>
            <w:u w:val="none"/>
          </w:rPr>
          <w:fldChar w:fldCharType="end"/>
        </w:r>
      </w:ins>
    </w:p>
    <w:p w14:paraId="627852A8" w14:textId="3D07EB78" w:rsidR="005F629F" w:rsidRDefault="005F629F" w:rsidP="006B6EE1">
      <w:pPr>
        <w:autoSpaceDE w:val="0"/>
        <w:autoSpaceDN w:val="0"/>
        <w:adjustRightInd w:val="0"/>
        <w:rPr>
          <w:rStyle w:val="Hyperlink"/>
          <w:rFonts w:cstheme="minorHAnsi"/>
        </w:rPr>
      </w:pPr>
    </w:p>
    <w:p w14:paraId="73E13EC5" w14:textId="44E3E475" w:rsidR="005F629F" w:rsidRPr="00A8214A" w:rsidRDefault="005F629F" w:rsidP="006B6EE1">
      <w:pPr>
        <w:autoSpaceDE w:val="0"/>
        <w:autoSpaceDN w:val="0"/>
        <w:adjustRightInd w:val="0"/>
        <w:rPr>
          <w:rFonts w:cstheme="minorHAnsi"/>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20" w:history="1">
        <w:r w:rsidRPr="00F746EE">
          <w:rPr>
            <w:rStyle w:val="Hyperlink"/>
            <w:rFonts w:cstheme="minorHAnsi"/>
          </w:rPr>
          <w:t>http://www.jstor.com/stable/1941831</w:t>
        </w:r>
      </w:hyperlink>
      <w:r>
        <w:rPr>
          <w:rStyle w:val="Hyperlink"/>
          <w:rFonts w:cstheme="minorHAnsi"/>
          <w:color w:val="auto"/>
          <w:u w:val="none"/>
        </w:rP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669" w:name="_Toc50642987"/>
      <w:r>
        <w:rPr>
          <w:rFonts w:eastAsiaTheme="minorHAnsi"/>
        </w:rPr>
        <w:t>Acronyms</w:t>
      </w:r>
      <w:r w:rsidR="009D540F">
        <w:rPr>
          <w:rFonts w:eastAsiaTheme="minorHAnsi"/>
        </w:rPr>
        <w:t xml:space="preserve"> and Abbreviations</w:t>
      </w:r>
      <w:bookmarkEnd w:id="669"/>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21" w:history="1">
        <w:r w:rsidR="00275338" w:rsidRPr="00F444DE">
          <w:rPr>
            <w:rStyle w:val="Hyperlink"/>
          </w:rPr>
          <w:t>http://www.climatologylab.org/gridmet.html</w:t>
        </w:r>
      </w:hyperlink>
    </w:p>
    <w:p w14:paraId="6FDA26A5" w14:textId="79B65A7B" w:rsidR="00275338" w:rsidRDefault="00275338" w:rsidP="00A06758"/>
    <w:p w14:paraId="3E04093F" w14:textId="172EB24B" w:rsidR="00672FFF" w:rsidRDefault="00672FFF" w:rsidP="00A06758">
      <w:r>
        <w:rPr>
          <w:b/>
          <w:bCs/>
        </w:rPr>
        <w:lastRenderedPageBreak/>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53281CC4" w:rsidR="004F54A5" w:rsidRDefault="004F54A5" w:rsidP="00A06758">
      <w:r>
        <w:rPr>
          <w:b/>
          <w:bCs/>
        </w:rPr>
        <w:t>MOU</w:t>
      </w:r>
      <w:r>
        <w:t xml:space="preserve"> – Memorandum of Understanding</w:t>
      </w:r>
    </w:p>
    <w:p w14:paraId="44E47ED1" w14:textId="0CE1FC2F" w:rsidR="00CB7A37" w:rsidRDefault="00CB7A37" w:rsidP="00A06758"/>
    <w:p w14:paraId="54944BE6" w14:textId="4EA3966D" w:rsidR="00CB7A37" w:rsidRPr="00D97CDA" w:rsidRDefault="00CB7A37" w:rsidP="00A06758">
      <w:pPr>
        <w:rPr>
          <w:rFonts w:cstheme="minorHAnsi"/>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sectPr w:rsidR="00CB7A37" w:rsidRPr="00D97CDA">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A1E80" w14:textId="77777777" w:rsidR="00E23D8D" w:rsidRDefault="00E23D8D" w:rsidP="00064E77">
      <w:r>
        <w:separator/>
      </w:r>
    </w:p>
  </w:endnote>
  <w:endnote w:type="continuationSeparator" w:id="0">
    <w:p w14:paraId="7DDBEDBA" w14:textId="77777777" w:rsidR="00E23D8D" w:rsidRDefault="00E23D8D"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037790" w:rsidRDefault="000377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037790" w:rsidRDefault="0003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1E931" w14:textId="77777777" w:rsidR="00E23D8D" w:rsidRDefault="00E23D8D" w:rsidP="00064E77">
      <w:r>
        <w:separator/>
      </w:r>
    </w:p>
  </w:footnote>
  <w:footnote w:type="continuationSeparator" w:id="0">
    <w:p w14:paraId="64DA699A" w14:textId="77777777" w:rsidR="00E23D8D" w:rsidRDefault="00E23D8D"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19DD"/>
    <w:rsid w:val="000266FC"/>
    <w:rsid w:val="00031F81"/>
    <w:rsid w:val="000336D8"/>
    <w:rsid w:val="00033F57"/>
    <w:rsid w:val="0003534E"/>
    <w:rsid w:val="00037790"/>
    <w:rsid w:val="0004200C"/>
    <w:rsid w:val="000433C1"/>
    <w:rsid w:val="000462BF"/>
    <w:rsid w:val="0005085B"/>
    <w:rsid w:val="00054B41"/>
    <w:rsid w:val="00054B65"/>
    <w:rsid w:val="00054BDD"/>
    <w:rsid w:val="00054FCC"/>
    <w:rsid w:val="0005603B"/>
    <w:rsid w:val="00057A5D"/>
    <w:rsid w:val="0006062B"/>
    <w:rsid w:val="00061D96"/>
    <w:rsid w:val="00064E77"/>
    <w:rsid w:val="000756EF"/>
    <w:rsid w:val="00077987"/>
    <w:rsid w:val="000806A1"/>
    <w:rsid w:val="00084A31"/>
    <w:rsid w:val="00097361"/>
    <w:rsid w:val="00097976"/>
    <w:rsid w:val="000A28C2"/>
    <w:rsid w:val="000A466E"/>
    <w:rsid w:val="000B183E"/>
    <w:rsid w:val="000B2249"/>
    <w:rsid w:val="000C3E29"/>
    <w:rsid w:val="000C5A18"/>
    <w:rsid w:val="000C5B61"/>
    <w:rsid w:val="000D6396"/>
    <w:rsid w:val="000E342D"/>
    <w:rsid w:val="000E53D1"/>
    <w:rsid w:val="000E6A65"/>
    <w:rsid w:val="000F3107"/>
    <w:rsid w:val="001051D3"/>
    <w:rsid w:val="00130043"/>
    <w:rsid w:val="00136B9C"/>
    <w:rsid w:val="00140959"/>
    <w:rsid w:val="00141BA9"/>
    <w:rsid w:val="001426A7"/>
    <w:rsid w:val="001511F4"/>
    <w:rsid w:val="00154AFB"/>
    <w:rsid w:val="00156AFB"/>
    <w:rsid w:val="001602E1"/>
    <w:rsid w:val="00165835"/>
    <w:rsid w:val="00173147"/>
    <w:rsid w:val="00174337"/>
    <w:rsid w:val="00176FFA"/>
    <w:rsid w:val="00192A0B"/>
    <w:rsid w:val="00195906"/>
    <w:rsid w:val="001B6B33"/>
    <w:rsid w:val="001C0FE8"/>
    <w:rsid w:val="001C227C"/>
    <w:rsid w:val="001C68ED"/>
    <w:rsid w:val="00201EB4"/>
    <w:rsid w:val="002036EA"/>
    <w:rsid w:val="00213464"/>
    <w:rsid w:val="00221F0F"/>
    <w:rsid w:val="00223E80"/>
    <w:rsid w:val="00224E69"/>
    <w:rsid w:val="00230BDE"/>
    <w:rsid w:val="00232699"/>
    <w:rsid w:val="00232CB2"/>
    <w:rsid w:val="00234CF9"/>
    <w:rsid w:val="002432E4"/>
    <w:rsid w:val="00255861"/>
    <w:rsid w:val="00267FD4"/>
    <w:rsid w:val="00272344"/>
    <w:rsid w:val="00273B32"/>
    <w:rsid w:val="00275338"/>
    <w:rsid w:val="002770CE"/>
    <w:rsid w:val="00287358"/>
    <w:rsid w:val="002971E8"/>
    <w:rsid w:val="002A34F3"/>
    <w:rsid w:val="002B1A1D"/>
    <w:rsid w:val="002B7117"/>
    <w:rsid w:val="002C16CA"/>
    <w:rsid w:val="002C303A"/>
    <w:rsid w:val="002C3E17"/>
    <w:rsid w:val="002C4C7A"/>
    <w:rsid w:val="002D2159"/>
    <w:rsid w:val="002D4074"/>
    <w:rsid w:val="002D6657"/>
    <w:rsid w:val="002E0FEC"/>
    <w:rsid w:val="002E1CD4"/>
    <w:rsid w:val="002E6A03"/>
    <w:rsid w:val="002E747C"/>
    <w:rsid w:val="002F13AD"/>
    <w:rsid w:val="002F5005"/>
    <w:rsid w:val="00304172"/>
    <w:rsid w:val="00312039"/>
    <w:rsid w:val="00312BD4"/>
    <w:rsid w:val="00312D50"/>
    <w:rsid w:val="00313184"/>
    <w:rsid w:val="00314F62"/>
    <w:rsid w:val="00320791"/>
    <w:rsid w:val="00321E8A"/>
    <w:rsid w:val="003248C7"/>
    <w:rsid w:val="003271F0"/>
    <w:rsid w:val="00327CA3"/>
    <w:rsid w:val="00334570"/>
    <w:rsid w:val="00334BEF"/>
    <w:rsid w:val="0033601E"/>
    <w:rsid w:val="003410F4"/>
    <w:rsid w:val="003426E9"/>
    <w:rsid w:val="0034623E"/>
    <w:rsid w:val="003500F7"/>
    <w:rsid w:val="003613A1"/>
    <w:rsid w:val="0036489E"/>
    <w:rsid w:val="00364BDC"/>
    <w:rsid w:val="00382B0B"/>
    <w:rsid w:val="00390417"/>
    <w:rsid w:val="00393586"/>
    <w:rsid w:val="003A61FF"/>
    <w:rsid w:val="003A7CFD"/>
    <w:rsid w:val="003B3B98"/>
    <w:rsid w:val="003B5FA8"/>
    <w:rsid w:val="003D56B3"/>
    <w:rsid w:val="003F21D3"/>
    <w:rsid w:val="003F360E"/>
    <w:rsid w:val="00403174"/>
    <w:rsid w:val="00406032"/>
    <w:rsid w:val="00407672"/>
    <w:rsid w:val="004107FB"/>
    <w:rsid w:val="004111AF"/>
    <w:rsid w:val="00411AA2"/>
    <w:rsid w:val="00415923"/>
    <w:rsid w:val="004168B8"/>
    <w:rsid w:val="00427566"/>
    <w:rsid w:val="0044336B"/>
    <w:rsid w:val="00446DD1"/>
    <w:rsid w:val="00451A73"/>
    <w:rsid w:val="004604E0"/>
    <w:rsid w:val="004613B3"/>
    <w:rsid w:val="00462D80"/>
    <w:rsid w:val="004650FC"/>
    <w:rsid w:val="0047053B"/>
    <w:rsid w:val="00474F6A"/>
    <w:rsid w:val="00485E18"/>
    <w:rsid w:val="004966FD"/>
    <w:rsid w:val="004A5E49"/>
    <w:rsid w:val="004B3A38"/>
    <w:rsid w:val="004B556A"/>
    <w:rsid w:val="004C14AB"/>
    <w:rsid w:val="004C20CD"/>
    <w:rsid w:val="004C2384"/>
    <w:rsid w:val="004C3A29"/>
    <w:rsid w:val="004D33B7"/>
    <w:rsid w:val="004D53D7"/>
    <w:rsid w:val="004E5E65"/>
    <w:rsid w:val="004F2098"/>
    <w:rsid w:val="004F54A5"/>
    <w:rsid w:val="0050511E"/>
    <w:rsid w:val="005107A7"/>
    <w:rsid w:val="00525BEB"/>
    <w:rsid w:val="00527425"/>
    <w:rsid w:val="00531AC5"/>
    <w:rsid w:val="005343D4"/>
    <w:rsid w:val="005369C0"/>
    <w:rsid w:val="0054028D"/>
    <w:rsid w:val="0055476E"/>
    <w:rsid w:val="00581BEB"/>
    <w:rsid w:val="00585C7E"/>
    <w:rsid w:val="00593C5F"/>
    <w:rsid w:val="00595105"/>
    <w:rsid w:val="005A2A0B"/>
    <w:rsid w:val="005A6F58"/>
    <w:rsid w:val="005B4DD9"/>
    <w:rsid w:val="005B5E46"/>
    <w:rsid w:val="005C01BD"/>
    <w:rsid w:val="005C1A69"/>
    <w:rsid w:val="005C2F4A"/>
    <w:rsid w:val="005C537E"/>
    <w:rsid w:val="005F3D22"/>
    <w:rsid w:val="005F46C8"/>
    <w:rsid w:val="005F629F"/>
    <w:rsid w:val="005F7F6C"/>
    <w:rsid w:val="006076FE"/>
    <w:rsid w:val="006313A1"/>
    <w:rsid w:val="00632DCA"/>
    <w:rsid w:val="00645753"/>
    <w:rsid w:val="00647F96"/>
    <w:rsid w:val="00655BC7"/>
    <w:rsid w:val="006569CE"/>
    <w:rsid w:val="00672FFF"/>
    <w:rsid w:val="006764F3"/>
    <w:rsid w:val="00683502"/>
    <w:rsid w:val="00684B5F"/>
    <w:rsid w:val="00691D6A"/>
    <w:rsid w:val="006A06E4"/>
    <w:rsid w:val="006A1CF2"/>
    <w:rsid w:val="006B20AF"/>
    <w:rsid w:val="006B5B79"/>
    <w:rsid w:val="006B6EE1"/>
    <w:rsid w:val="006C2435"/>
    <w:rsid w:val="006C64CF"/>
    <w:rsid w:val="006D28E9"/>
    <w:rsid w:val="006D40C9"/>
    <w:rsid w:val="006D4FDF"/>
    <w:rsid w:val="006D6388"/>
    <w:rsid w:val="006F174A"/>
    <w:rsid w:val="006F30D2"/>
    <w:rsid w:val="006F5915"/>
    <w:rsid w:val="007063C8"/>
    <w:rsid w:val="00717D5B"/>
    <w:rsid w:val="00722BBC"/>
    <w:rsid w:val="007257C6"/>
    <w:rsid w:val="00732C63"/>
    <w:rsid w:val="00736461"/>
    <w:rsid w:val="00742BBC"/>
    <w:rsid w:val="007441D2"/>
    <w:rsid w:val="00751211"/>
    <w:rsid w:val="007512E5"/>
    <w:rsid w:val="007534AF"/>
    <w:rsid w:val="00767641"/>
    <w:rsid w:val="00785F2A"/>
    <w:rsid w:val="007861B3"/>
    <w:rsid w:val="00791547"/>
    <w:rsid w:val="007A07CC"/>
    <w:rsid w:val="007A1AB6"/>
    <w:rsid w:val="007A55EC"/>
    <w:rsid w:val="007A5CBA"/>
    <w:rsid w:val="007B2879"/>
    <w:rsid w:val="007D47B3"/>
    <w:rsid w:val="007D61AE"/>
    <w:rsid w:val="007D6672"/>
    <w:rsid w:val="007D6B56"/>
    <w:rsid w:val="007D6ECA"/>
    <w:rsid w:val="007E053D"/>
    <w:rsid w:val="007E2AF3"/>
    <w:rsid w:val="007E3B3F"/>
    <w:rsid w:val="007E3C93"/>
    <w:rsid w:val="007E51F7"/>
    <w:rsid w:val="007F4C1F"/>
    <w:rsid w:val="008009EB"/>
    <w:rsid w:val="008026E7"/>
    <w:rsid w:val="00810296"/>
    <w:rsid w:val="00815A18"/>
    <w:rsid w:val="00822953"/>
    <w:rsid w:val="00823D41"/>
    <w:rsid w:val="0082582D"/>
    <w:rsid w:val="00826A6C"/>
    <w:rsid w:val="00827338"/>
    <w:rsid w:val="00834EE4"/>
    <w:rsid w:val="00842485"/>
    <w:rsid w:val="0084628D"/>
    <w:rsid w:val="008567FC"/>
    <w:rsid w:val="008575BA"/>
    <w:rsid w:val="00861163"/>
    <w:rsid w:val="00867943"/>
    <w:rsid w:val="00867B2E"/>
    <w:rsid w:val="00871F69"/>
    <w:rsid w:val="008770E3"/>
    <w:rsid w:val="00881DF0"/>
    <w:rsid w:val="00882C17"/>
    <w:rsid w:val="0088329B"/>
    <w:rsid w:val="00885D48"/>
    <w:rsid w:val="00885DEF"/>
    <w:rsid w:val="00887D92"/>
    <w:rsid w:val="008920B1"/>
    <w:rsid w:val="00893F4B"/>
    <w:rsid w:val="00894992"/>
    <w:rsid w:val="008A2C49"/>
    <w:rsid w:val="008A493C"/>
    <w:rsid w:val="008B095E"/>
    <w:rsid w:val="008B7F8E"/>
    <w:rsid w:val="008C0B03"/>
    <w:rsid w:val="008E4511"/>
    <w:rsid w:val="008E6C13"/>
    <w:rsid w:val="008E7929"/>
    <w:rsid w:val="008F3962"/>
    <w:rsid w:val="008F7342"/>
    <w:rsid w:val="0090110A"/>
    <w:rsid w:val="00906BBF"/>
    <w:rsid w:val="00906CF9"/>
    <w:rsid w:val="00906F5B"/>
    <w:rsid w:val="009123A7"/>
    <w:rsid w:val="00916DC9"/>
    <w:rsid w:val="0092040E"/>
    <w:rsid w:val="009265EA"/>
    <w:rsid w:val="00940A74"/>
    <w:rsid w:val="009425BC"/>
    <w:rsid w:val="00943389"/>
    <w:rsid w:val="00950F74"/>
    <w:rsid w:val="00953D2B"/>
    <w:rsid w:val="00954D4B"/>
    <w:rsid w:val="0095647E"/>
    <w:rsid w:val="00967B0D"/>
    <w:rsid w:val="00971FD7"/>
    <w:rsid w:val="0097392C"/>
    <w:rsid w:val="0097591A"/>
    <w:rsid w:val="009767A5"/>
    <w:rsid w:val="00980016"/>
    <w:rsid w:val="0098253A"/>
    <w:rsid w:val="00990AF3"/>
    <w:rsid w:val="00993602"/>
    <w:rsid w:val="00993916"/>
    <w:rsid w:val="009A1DC8"/>
    <w:rsid w:val="009A327B"/>
    <w:rsid w:val="009B218C"/>
    <w:rsid w:val="009C1707"/>
    <w:rsid w:val="009C4FBC"/>
    <w:rsid w:val="009D0358"/>
    <w:rsid w:val="009D249C"/>
    <w:rsid w:val="009D540F"/>
    <w:rsid w:val="009F0E39"/>
    <w:rsid w:val="009F132A"/>
    <w:rsid w:val="009F16B9"/>
    <w:rsid w:val="009F6E43"/>
    <w:rsid w:val="00A06758"/>
    <w:rsid w:val="00A0759A"/>
    <w:rsid w:val="00A112B7"/>
    <w:rsid w:val="00A20B4A"/>
    <w:rsid w:val="00A20FF9"/>
    <w:rsid w:val="00A21124"/>
    <w:rsid w:val="00A24D01"/>
    <w:rsid w:val="00A35AEA"/>
    <w:rsid w:val="00A37865"/>
    <w:rsid w:val="00A43D30"/>
    <w:rsid w:val="00A51BEA"/>
    <w:rsid w:val="00A5284D"/>
    <w:rsid w:val="00A55502"/>
    <w:rsid w:val="00A57AB6"/>
    <w:rsid w:val="00A63C5B"/>
    <w:rsid w:val="00A63DAE"/>
    <w:rsid w:val="00A72932"/>
    <w:rsid w:val="00A8214A"/>
    <w:rsid w:val="00A827C4"/>
    <w:rsid w:val="00A928D9"/>
    <w:rsid w:val="00A92F06"/>
    <w:rsid w:val="00AA220A"/>
    <w:rsid w:val="00AB1E51"/>
    <w:rsid w:val="00AB4A43"/>
    <w:rsid w:val="00AC6CF6"/>
    <w:rsid w:val="00AD22DC"/>
    <w:rsid w:val="00AD412A"/>
    <w:rsid w:val="00AE355A"/>
    <w:rsid w:val="00AE364B"/>
    <w:rsid w:val="00AF7701"/>
    <w:rsid w:val="00B0089C"/>
    <w:rsid w:val="00B01693"/>
    <w:rsid w:val="00B10B8F"/>
    <w:rsid w:val="00B20483"/>
    <w:rsid w:val="00B216A9"/>
    <w:rsid w:val="00B2572B"/>
    <w:rsid w:val="00B273FF"/>
    <w:rsid w:val="00B37892"/>
    <w:rsid w:val="00B447EE"/>
    <w:rsid w:val="00B47486"/>
    <w:rsid w:val="00B5577C"/>
    <w:rsid w:val="00B62984"/>
    <w:rsid w:val="00B65B7C"/>
    <w:rsid w:val="00B707C3"/>
    <w:rsid w:val="00B764D6"/>
    <w:rsid w:val="00B76B73"/>
    <w:rsid w:val="00B879F8"/>
    <w:rsid w:val="00B91F45"/>
    <w:rsid w:val="00B939DE"/>
    <w:rsid w:val="00BA7163"/>
    <w:rsid w:val="00BB1179"/>
    <w:rsid w:val="00BD0A05"/>
    <w:rsid w:val="00BD0F8C"/>
    <w:rsid w:val="00BD5610"/>
    <w:rsid w:val="00C13229"/>
    <w:rsid w:val="00C163DA"/>
    <w:rsid w:val="00C26282"/>
    <w:rsid w:val="00C34EBD"/>
    <w:rsid w:val="00C364E7"/>
    <w:rsid w:val="00C4199C"/>
    <w:rsid w:val="00C46F0A"/>
    <w:rsid w:val="00C551F9"/>
    <w:rsid w:val="00C66A50"/>
    <w:rsid w:val="00C67CA6"/>
    <w:rsid w:val="00C70B81"/>
    <w:rsid w:val="00C74675"/>
    <w:rsid w:val="00C76427"/>
    <w:rsid w:val="00C77A33"/>
    <w:rsid w:val="00C91B08"/>
    <w:rsid w:val="00C93662"/>
    <w:rsid w:val="00C97C9B"/>
    <w:rsid w:val="00CA1F9F"/>
    <w:rsid w:val="00CA564C"/>
    <w:rsid w:val="00CA57D5"/>
    <w:rsid w:val="00CB152A"/>
    <w:rsid w:val="00CB4C46"/>
    <w:rsid w:val="00CB7A37"/>
    <w:rsid w:val="00CF4732"/>
    <w:rsid w:val="00D07292"/>
    <w:rsid w:val="00D139AA"/>
    <w:rsid w:val="00D23CD9"/>
    <w:rsid w:val="00D33A9A"/>
    <w:rsid w:val="00D35AF7"/>
    <w:rsid w:val="00D35D53"/>
    <w:rsid w:val="00D37681"/>
    <w:rsid w:val="00D4091B"/>
    <w:rsid w:val="00D42CAC"/>
    <w:rsid w:val="00D51F6E"/>
    <w:rsid w:val="00D5623E"/>
    <w:rsid w:val="00D62A8A"/>
    <w:rsid w:val="00D717A3"/>
    <w:rsid w:val="00D74473"/>
    <w:rsid w:val="00D76EDD"/>
    <w:rsid w:val="00D81915"/>
    <w:rsid w:val="00D81BAE"/>
    <w:rsid w:val="00D824EC"/>
    <w:rsid w:val="00D95F90"/>
    <w:rsid w:val="00D97755"/>
    <w:rsid w:val="00D97CDA"/>
    <w:rsid w:val="00DA2F14"/>
    <w:rsid w:val="00DA6D1B"/>
    <w:rsid w:val="00DB423F"/>
    <w:rsid w:val="00DB51E5"/>
    <w:rsid w:val="00DB520F"/>
    <w:rsid w:val="00DB7E71"/>
    <w:rsid w:val="00DC262D"/>
    <w:rsid w:val="00DC2EF1"/>
    <w:rsid w:val="00DD2AF6"/>
    <w:rsid w:val="00DD61F9"/>
    <w:rsid w:val="00DD71D6"/>
    <w:rsid w:val="00DE1B0B"/>
    <w:rsid w:val="00DE5480"/>
    <w:rsid w:val="00DE569D"/>
    <w:rsid w:val="00DF1805"/>
    <w:rsid w:val="00DF2362"/>
    <w:rsid w:val="00DF349B"/>
    <w:rsid w:val="00DF5ECA"/>
    <w:rsid w:val="00E0306D"/>
    <w:rsid w:val="00E04B96"/>
    <w:rsid w:val="00E11E6C"/>
    <w:rsid w:val="00E148C3"/>
    <w:rsid w:val="00E148E2"/>
    <w:rsid w:val="00E23D8D"/>
    <w:rsid w:val="00E27506"/>
    <w:rsid w:val="00E3424C"/>
    <w:rsid w:val="00E40F75"/>
    <w:rsid w:val="00E4269C"/>
    <w:rsid w:val="00E42C86"/>
    <w:rsid w:val="00E44C5F"/>
    <w:rsid w:val="00E45D19"/>
    <w:rsid w:val="00E5024C"/>
    <w:rsid w:val="00E66595"/>
    <w:rsid w:val="00E66BC2"/>
    <w:rsid w:val="00E675D5"/>
    <w:rsid w:val="00E705B6"/>
    <w:rsid w:val="00E72638"/>
    <w:rsid w:val="00E735F4"/>
    <w:rsid w:val="00E7709F"/>
    <w:rsid w:val="00E82496"/>
    <w:rsid w:val="00E85A4D"/>
    <w:rsid w:val="00E90646"/>
    <w:rsid w:val="00E91BC9"/>
    <w:rsid w:val="00E965AC"/>
    <w:rsid w:val="00EA30D9"/>
    <w:rsid w:val="00EA5C3A"/>
    <w:rsid w:val="00EB66B0"/>
    <w:rsid w:val="00EC2225"/>
    <w:rsid w:val="00EC7B8F"/>
    <w:rsid w:val="00ED2ABA"/>
    <w:rsid w:val="00ED5EB4"/>
    <w:rsid w:val="00ED6238"/>
    <w:rsid w:val="00EE1735"/>
    <w:rsid w:val="00EE44D6"/>
    <w:rsid w:val="00F01A67"/>
    <w:rsid w:val="00F11A3C"/>
    <w:rsid w:val="00F11AF0"/>
    <w:rsid w:val="00F20635"/>
    <w:rsid w:val="00F30940"/>
    <w:rsid w:val="00F31665"/>
    <w:rsid w:val="00F40120"/>
    <w:rsid w:val="00F45CDF"/>
    <w:rsid w:val="00F47B71"/>
    <w:rsid w:val="00F54E41"/>
    <w:rsid w:val="00F666D4"/>
    <w:rsid w:val="00F66D95"/>
    <w:rsid w:val="00F77810"/>
    <w:rsid w:val="00F80218"/>
    <w:rsid w:val="00F8477A"/>
    <w:rsid w:val="00F9474B"/>
    <w:rsid w:val="00F94E7F"/>
    <w:rsid w:val="00F95AB4"/>
    <w:rsid w:val="00FB2FA9"/>
    <w:rsid w:val="00FB5588"/>
    <w:rsid w:val="00FC0533"/>
    <w:rsid w:val="00FC290B"/>
    <w:rsid w:val="00FE728D"/>
    <w:rsid w:val="00FF071C"/>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www.oregon.gov/deq/FilterDocs/heatsourcemanual.pdf" TargetMode="External"/><Relationship Id="rId3" Type="http://schemas.openxmlformats.org/officeDocument/2006/relationships/settings" Target="settings.xml"/><Relationship Id="rId21" Type="http://schemas.openxmlformats.org/officeDocument/2006/relationships/hyperlink" Target="http://www.climatologylab.org/gridmet.html" TargetMode="Externa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pa.gov/national-aquatic-resource-surveys/what-national-wetland-condition-assessment" TargetMode="External"/><Relationship Id="rId20" Type="http://schemas.openxmlformats.org/officeDocument/2006/relationships/hyperlink" Target="http://www.jstor.com/stable/1941831"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yperlink" Target="https://doi.org/10.1007/BF00045196"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46676</TotalTime>
  <Pages>40</Pages>
  <Words>13463</Words>
  <Characters>76743</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208</cp:revision>
  <cp:lastPrinted>2020-08-19T23:00:00Z</cp:lastPrinted>
  <dcterms:created xsi:type="dcterms:W3CDTF">2018-11-09T13:56:00Z</dcterms:created>
  <dcterms:modified xsi:type="dcterms:W3CDTF">2020-09-10T22:40:00Z</dcterms:modified>
</cp:coreProperties>
</file>