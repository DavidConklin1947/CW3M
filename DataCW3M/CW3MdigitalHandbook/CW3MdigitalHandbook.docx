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78CA3AA" w:rsidR="00064E77" w:rsidRPr="00064E77" w:rsidRDefault="00484223" w:rsidP="00484223">
      <w:pPr>
        <w:pStyle w:val="Subtitle"/>
        <w:tabs>
          <w:tab w:val="left" w:pos="7950"/>
          <w:tab w:val="right" w:pos="9360"/>
        </w:tabs>
      </w:pPr>
      <w:ins w:id="0" w:author="David Conklin" w:date="2021-04-07T06:23:00Z">
        <w:r>
          <w:t>4/</w:t>
        </w:r>
      </w:ins>
      <w:ins w:id="1" w:author="David Conklin" w:date="2021-04-14T07:00:00Z">
        <w:r w:rsidR="001D27E9">
          <w:t>14</w:t>
        </w:r>
      </w:ins>
      <w:del w:id="2"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3" w:author="David Conklin" w:date="2021-04-07T06:23:00Z">
        <w:r w:rsidR="00484223">
          <w:rPr>
            <w:rStyle w:val="Hyperlink"/>
            <w:color w:val="auto"/>
          </w:rPr>
          <w:t>3/25</w:t>
        </w:r>
      </w:ins>
      <w:del w:id="4"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57E801E8" w:rsidR="003F7628" w:rsidDel="001D27E9" w:rsidRDefault="00484223">
      <w:pPr>
        <w:ind w:left="288" w:hanging="288"/>
        <w:rPr>
          <w:del w:id="5" w:author="David Conklin" w:date="2021-04-07T06:23:00Z"/>
          <w:rStyle w:val="Hyperlink"/>
          <w:color w:val="auto"/>
          <w:u w:val="none"/>
        </w:rPr>
      </w:pPr>
      <w:ins w:id="6" w:author="David Conklin" w:date="2021-04-07T06:24:00Z">
        <w:r>
          <w:rPr>
            <w:rStyle w:val="Hyperlink"/>
            <w:color w:val="auto"/>
            <w:u w:val="none"/>
          </w:rPr>
          <w:t xml:space="preserve">Add a subsection on autonomous processes and </w:t>
        </w:r>
      </w:ins>
      <w:ins w:id="7" w:author="David Conklin" w:date="2021-04-07T06:25:00Z">
        <w:r>
          <w:rPr>
            <w:rStyle w:val="Hyperlink"/>
            <w:color w:val="auto"/>
            <w:u w:val="none"/>
          </w:rPr>
          <w:t>global methods to the section on the Envision framework</w:t>
        </w:r>
      </w:ins>
      <w:del w:id="8"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7A9DFF76" w14:textId="77777777" w:rsidR="001D27E9" w:rsidRDefault="001D27E9">
      <w:pPr>
        <w:ind w:left="288" w:hanging="288"/>
        <w:rPr>
          <w:ins w:id="9" w:author="David Conklin" w:date="2021-04-14T06:59:00Z"/>
          <w:rStyle w:val="Hyperlink"/>
          <w:color w:val="auto"/>
          <w:u w:val="none"/>
        </w:rPr>
      </w:pPr>
    </w:p>
    <w:p w14:paraId="1C074EBC" w14:textId="1BD50A55" w:rsidR="002E2334" w:rsidDel="00484223" w:rsidRDefault="001D27E9">
      <w:pPr>
        <w:ind w:left="288" w:hanging="288"/>
        <w:rPr>
          <w:del w:id="10" w:author="David Conklin" w:date="2021-04-07T06:23:00Z"/>
          <w:rStyle w:val="Hyperlink"/>
          <w:color w:val="auto"/>
          <w:u w:val="none"/>
        </w:rPr>
        <w:pPrChange w:id="11" w:author="David Conklin" w:date="2021-04-07T06:26:00Z">
          <w:pPr/>
        </w:pPrChange>
      </w:pPr>
      <w:ins w:id="12" w:author="David Conklin" w:date="2021-04-14T07:00:00Z">
        <w:r>
          <w:rPr>
            <w:rStyle w:val="Hyperlink"/>
            <w:color w:val="auto"/>
            <w:u w:val="none"/>
          </w:rPr>
          <w:t>Add release notes for 0.4.12</w:t>
        </w:r>
      </w:ins>
      <w:del w:id="13" w:author="David Conklin" w:date="2021-04-07T06:23:00Z">
        <w:r w:rsidR="002E2334"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04A0A5C6" w14:textId="7EE2803F" w:rsidR="00C83F9F" w:rsidDel="00484223" w:rsidRDefault="00C83F9F">
      <w:pPr>
        <w:ind w:left="288" w:hanging="288"/>
        <w:rPr>
          <w:del w:id="14" w:author="David Conklin" w:date="2021-04-07T06:23:00Z"/>
          <w:rStyle w:val="Hyperlink"/>
          <w:color w:val="auto"/>
          <w:u w:val="none"/>
        </w:rPr>
      </w:pPr>
      <w:del w:id="15" w:author="David Conklin" w:date="2021-04-07T06:23:00Z">
        <w:r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pPr>
        <w:ind w:left="288" w:hanging="288"/>
        <w:rPr>
          <w:del w:id="16" w:author="David Conklin" w:date="2021-04-07T06:23:00Z"/>
          <w:rStyle w:val="Hyperlink"/>
          <w:color w:val="auto"/>
          <w:u w:val="none"/>
        </w:rPr>
      </w:pPr>
      <w:del w:id="17"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pPr>
        <w:ind w:left="288" w:hanging="288"/>
        <w:rPr>
          <w:del w:id="18" w:author="David Conklin" w:date="2021-04-07T06:23:00Z"/>
        </w:rPr>
      </w:pPr>
      <w:del w:id="19"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pPr>
        <w:ind w:left="288" w:hanging="288"/>
        <w:rPr>
          <w:del w:id="20" w:author="David Conklin" w:date="2021-04-07T06:23:00Z"/>
        </w:rPr>
        <w:pPrChange w:id="21" w:author="David Conklin" w:date="2021-04-07T06:26:00Z">
          <w:pPr/>
        </w:pPrChange>
      </w:pPr>
    </w:p>
    <w:p w14:paraId="3327E607" w14:textId="77777777" w:rsidR="006636CC" w:rsidRPr="00A8214A" w:rsidRDefault="006636CC">
      <w:pPr>
        <w:ind w:left="288" w:hanging="288"/>
        <w:rPr>
          <w:rStyle w:val="Hyperlink"/>
          <w:color w:val="auto"/>
          <w:u w:val="none"/>
        </w:rPr>
        <w:pPrChange w:id="22"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6E41B21" w14:textId="7C8A31D3" w:rsidR="00B86E24" w:rsidRDefault="006636CC">
          <w:pPr>
            <w:pStyle w:val="TOC1"/>
            <w:tabs>
              <w:tab w:val="right" w:leader="dot" w:pos="9350"/>
            </w:tabs>
            <w:rPr>
              <w:ins w:id="23" w:author="David Conklin" w:date="2021-04-12T14:55:00Z"/>
              <w:rFonts w:eastAsiaTheme="minorEastAsia"/>
              <w:noProof/>
            </w:rPr>
          </w:pPr>
          <w:r>
            <w:fldChar w:fldCharType="begin"/>
          </w:r>
          <w:r>
            <w:instrText xml:space="preserve"> TOC \o "1-3" \h \z \u </w:instrText>
          </w:r>
          <w:r>
            <w:fldChar w:fldCharType="separate"/>
          </w:r>
          <w:ins w:id="24" w:author="David Conklin" w:date="2021-04-12T14:55:00Z">
            <w:r w:rsidR="00B86E24" w:rsidRPr="00D9624F">
              <w:rPr>
                <w:rStyle w:val="Hyperlink"/>
                <w:noProof/>
              </w:rPr>
              <w:fldChar w:fldCharType="begin"/>
            </w:r>
            <w:r w:rsidR="00B86E24" w:rsidRPr="00D9624F">
              <w:rPr>
                <w:rStyle w:val="Hyperlink"/>
                <w:noProof/>
              </w:rPr>
              <w:instrText xml:space="preserve"> </w:instrText>
            </w:r>
            <w:r w:rsidR="00B86E24">
              <w:rPr>
                <w:noProof/>
              </w:rPr>
              <w:instrText>HYPERLINK \l "_Toc69131761"</w:instrText>
            </w:r>
            <w:r w:rsidR="00B86E24" w:rsidRPr="00D9624F">
              <w:rPr>
                <w:rStyle w:val="Hyperlink"/>
                <w:noProof/>
              </w:rPr>
              <w:instrText xml:space="preserve"> </w:instrText>
            </w:r>
            <w:r w:rsidR="00B86E24" w:rsidRPr="00D9624F">
              <w:rPr>
                <w:rStyle w:val="Hyperlink"/>
                <w:noProof/>
              </w:rPr>
              <w:fldChar w:fldCharType="separate"/>
            </w:r>
            <w:r w:rsidR="00B86E24" w:rsidRPr="00D9624F">
              <w:rPr>
                <w:rStyle w:val="Hyperlink"/>
                <w:noProof/>
              </w:rPr>
              <w:t>What is a digital handbook?</w:t>
            </w:r>
            <w:r w:rsidR="00B86E24">
              <w:rPr>
                <w:noProof/>
                <w:webHidden/>
              </w:rPr>
              <w:tab/>
            </w:r>
            <w:r w:rsidR="00B86E24">
              <w:rPr>
                <w:noProof/>
                <w:webHidden/>
              </w:rPr>
              <w:fldChar w:fldCharType="begin"/>
            </w:r>
            <w:r w:rsidR="00B86E24">
              <w:rPr>
                <w:noProof/>
                <w:webHidden/>
              </w:rPr>
              <w:instrText xml:space="preserve"> PAGEREF _Toc69131761 \h </w:instrText>
            </w:r>
          </w:ins>
          <w:r w:rsidR="00B86E24">
            <w:rPr>
              <w:noProof/>
              <w:webHidden/>
            </w:rPr>
          </w:r>
          <w:r w:rsidR="00B86E24">
            <w:rPr>
              <w:noProof/>
              <w:webHidden/>
            </w:rPr>
            <w:fldChar w:fldCharType="separate"/>
          </w:r>
          <w:ins w:id="25" w:author="David Conklin" w:date="2021-04-14T15:51:00Z">
            <w:r w:rsidR="00A06517">
              <w:rPr>
                <w:noProof/>
                <w:webHidden/>
              </w:rPr>
              <w:t>4</w:t>
            </w:r>
          </w:ins>
          <w:ins w:id="26" w:author="David Conklin" w:date="2021-04-12T14:55:00Z">
            <w:r w:rsidR="00B86E24">
              <w:rPr>
                <w:noProof/>
                <w:webHidden/>
              </w:rPr>
              <w:fldChar w:fldCharType="end"/>
            </w:r>
            <w:r w:rsidR="00B86E24" w:rsidRPr="00D9624F">
              <w:rPr>
                <w:rStyle w:val="Hyperlink"/>
                <w:noProof/>
              </w:rPr>
              <w:fldChar w:fldCharType="end"/>
            </w:r>
          </w:ins>
        </w:p>
        <w:p w14:paraId="77F164F3" w14:textId="4C5BA50F" w:rsidR="00B86E24" w:rsidRDefault="00B86E24">
          <w:pPr>
            <w:pStyle w:val="TOC1"/>
            <w:tabs>
              <w:tab w:val="right" w:leader="dot" w:pos="9350"/>
            </w:tabs>
            <w:rPr>
              <w:ins w:id="27" w:author="David Conklin" w:date="2021-04-12T14:55:00Z"/>
              <w:rFonts w:eastAsiaTheme="minorEastAsia"/>
              <w:noProof/>
            </w:rPr>
          </w:pPr>
          <w:ins w:id="2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"_Toc69131762"</w:instrText>
            </w:r>
            <w:r w:rsidRPr="00D9624F">
              <w:rPr>
                <w:rStyle w:val="Hyperlink"/>
                <w:noProof/>
              </w:rPr>
              <w:instrText xml:space="preserve"> </w:instrText>
            </w:r>
            <w:r w:rsidRPr="00D9624F">
              <w:rPr>
                <w:rStyle w:val="Hyperlink"/>
                <w:noProof/>
              </w:rPr>
              <w:fldChar w:fldCharType="separate"/>
            </w:r>
            <w:r w:rsidRPr="00D9624F">
              <w:rPr>
                <w:rStyle w:val="Hyperlink"/>
                <w:noProof/>
              </w:rPr>
              <w:t>CW3M concept</w:t>
            </w:r>
            <w:r>
              <w:rPr>
                <w:noProof/>
                <w:webHidden/>
              </w:rPr>
              <w:tab/>
            </w:r>
            <w:r>
              <w:rPr>
                <w:noProof/>
                <w:webHidden/>
              </w:rPr>
              <w:fldChar w:fldCharType="begin"/>
            </w:r>
            <w:r>
              <w:rPr>
                <w:noProof/>
                <w:webHidden/>
              </w:rPr>
              <w:instrText xml:space="preserve"> PAGEREF _Toc69131762 \h </w:instrText>
            </w:r>
          </w:ins>
          <w:r>
            <w:rPr>
              <w:noProof/>
              <w:webHidden/>
            </w:rPr>
          </w:r>
          <w:r>
            <w:rPr>
              <w:noProof/>
              <w:webHidden/>
            </w:rPr>
            <w:fldChar w:fldCharType="separate"/>
          </w:r>
          <w:ins w:id="29" w:author="David Conklin" w:date="2021-04-14T15:51:00Z">
            <w:r w:rsidR="00A06517">
              <w:rPr>
                <w:noProof/>
                <w:webHidden/>
              </w:rPr>
              <w:t>4</w:t>
            </w:r>
          </w:ins>
          <w:ins w:id="30" w:author="David Conklin" w:date="2021-04-12T14:55:00Z">
            <w:r>
              <w:rPr>
                <w:noProof/>
                <w:webHidden/>
              </w:rPr>
              <w:fldChar w:fldCharType="end"/>
            </w:r>
            <w:r w:rsidRPr="00D9624F">
              <w:rPr>
                <w:rStyle w:val="Hyperlink"/>
                <w:noProof/>
              </w:rPr>
              <w:fldChar w:fldCharType="end"/>
            </w:r>
          </w:ins>
        </w:p>
        <w:p w14:paraId="02BAC5AD" w14:textId="648B5080" w:rsidR="00B86E24" w:rsidRDefault="00B86E24">
          <w:pPr>
            <w:pStyle w:val="TOC2"/>
            <w:tabs>
              <w:tab w:val="right" w:leader="dot" w:pos="9350"/>
            </w:tabs>
            <w:rPr>
              <w:ins w:id="31" w:author="David Conklin" w:date="2021-04-12T14:55:00Z"/>
              <w:rFonts w:eastAsiaTheme="minorEastAsia"/>
              <w:noProof/>
            </w:rPr>
          </w:pPr>
          <w:ins w:id="3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"_Toc69131763"</w:instrText>
            </w:r>
            <w:r w:rsidRPr="00D9624F">
              <w:rPr>
                <w:rStyle w:val="Hyperlink"/>
                <w:noProof/>
              </w:rPr>
              <w:instrText xml:space="preserve"> </w:instrText>
            </w:r>
            <w:r w:rsidRPr="00D9624F">
              <w:rPr>
                <w:rStyle w:val="Hyperlink"/>
                <w:noProof/>
              </w:rPr>
              <w:fldChar w:fldCharType="separate"/>
            </w:r>
            <w:r w:rsidRPr="00D9624F">
              <w:rPr>
                <w:rStyle w:val="Hyperlink"/>
                <w:noProof/>
              </w:rPr>
              <w:t>A different kind of community model</w:t>
            </w:r>
            <w:r>
              <w:rPr>
                <w:noProof/>
                <w:webHidden/>
              </w:rPr>
              <w:tab/>
            </w:r>
            <w:r>
              <w:rPr>
                <w:noProof/>
                <w:webHidden/>
              </w:rPr>
              <w:fldChar w:fldCharType="begin"/>
            </w:r>
            <w:r>
              <w:rPr>
                <w:noProof/>
                <w:webHidden/>
              </w:rPr>
              <w:instrText xml:space="preserve"> PAGEREF _Toc69131763 \h </w:instrText>
            </w:r>
          </w:ins>
          <w:r>
            <w:rPr>
              <w:noProof/>
              <w:webHidden/>
            </w:rPr>
          </w:r>
          <w:r>
            <w:rPr>
              <w:noProof/>
              <w:webHidden/>
            </w:rPr>
            <w:fldChar w:fldCharType="separate"/>
          </w:r>
          <w:ins w:id="33" w:author="David Conklin" w:date="2021-04-14T15:51:00Z">
            <w:r w:rsidR="00A06517">
              <w:rPr>
                <w:noProof/>
                <w:webHidden/>
              </w:rPr>
              <w:t>4</w:t>
            </w:r>
          </w:ins>
          <w:ins w:id="34" w:author="David Conklin" w:date="2021-04-12T14:55:00Z">
            <w:r>
              <w:rPr>
                <w:noProof/>
                <w:webHidden/>
              </w:rPr>
              <w:fldChar w:fldCharType="end"/>
            </w:r>
            <w:r w:rsidRPr="00D9624F">
              <w:rPr>
                <w:rStyle w:val="Hyperlink"/>
                <w:noProof/>
              </w:rPr>
              <w:fldChar w:fldCharType="end"/>
            </w:r>
          </w:ins>
        </w:p>
        <w:p w14:paraId="523E3A04" w14:textId="37B6D5B8" w:rsidR="00B86E24" w:rsidRDefault="00B86E24">
          <w:pPr>
            <w:pStyle w:val="TOC2"/>
            <w:tabs>
              <w:tab w:val="right" w:leader="dot" w:pos="9350"/>
            </w:tabs>
            <w:rPr>
              <w:ins w:id="35" w:author="David Conklin" w:date="2021-04-12T14:55:00Z"/>
              <w:rFonts w:eastAsiaTheme="minorEastAsia"/>
              <w:noProof/>
            </w:rPr>
          </w:pPr>
          <w:ins w:id="3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"_Toc69131764"</w:instrText>
            </w:r>
            <w:r w:rsidRPr="00D9624F">
              <w:rPr>
                <w:rStyle w:val="Hyperlink"/>
                <w:noProof/>
              </w:rPr>
              <w:instrText xml:space="preserve"> </w:instrText>
            </w:r>
            <w:r w:rsidRPr="00D9624F">
              <w:rPr>
                <w:rStyle w:val="Hyperlink"/>
                <w:noProof/>
              </w:rPr>
              <w:fldChar w:fldCharType="separate"/>
            </w:r>
            <w:r w:rsidRPr="00D9624F">
              <w:rPr>
                <w:rStyle w:val="Hyperlink"/>
                <w:noProof/>
              </w:rPr>
              <w:t>What CW3M is for</w:t>
            </w:r>
            <w:r>
              <w:rPr>
                <w:noProof/>
                <w:webHidden/>
              </w:rPr>
              <w:tab/>
            </w:r>
            <w:r>
              <w:rPr>
                <w:noProof/>
                <w:webHidden/>
              </w:rPr>
              <w:fldChar w:fldCharType="begin"/>
            </w:r>
            <w:r>
              <w:rPr>
                <w:noProof/>
                <w:webHidden/>
              </w:rPr>
              <w:instrText xml:space="preserve"> PAGEREF _Toc69131764 \h </w:instrText>
            </w:r>
          </w:ins>
          <w:r>
            <w:rPr>
              <w:noProof/>
              <w:webHidden/>
            </w:rPr>
          </w:r>
          <w:r>
            <w:rPr>
              <w:noProof/>
              <w:webHidden/>
            </w:rPr>
            <w:fldChar w:fldCharType="separate"/>
          </w:r>
          <w:ins w:id="37" w:author="David Conklin" w:date="2021-04-14T15:51:00Z">
            <w:r w:rsidR="00A06517">
              <w:rPr>
                <w:noProof/>
                <w:webHidden/>
              </w:rPr>
              <w:t>4</w:t>
            </w:r>
          </w:ins>
          <w:ins w:id="38" w:author="David Conklin" w:date="2021-04-12T14:55:00Z">
            <w:r>
              <w:rPr>
                <w:noProof/>
                <w:webHidden/>
              </w:rPr>
              <w:fldChar w:fldCharType="end"/>
            </w:r>
            <w:r w:rsidRPr="00D9624F">
              <w:rPr>
                <w:rStyle w:val="Hyperlink"/>
                <w:noProof/>
              </w:rPr>
              <w:fldChar w:fldCharType="end"/>
            </w:r>
          </w:ins>
        </w:p>
        <w:p w14:paraId="38447FD3" w14:textId="1CD7CDD2" w:rsidR="00B86E24" w:rsidRDefault="00B86E24">
          <w:pPr>
            <w:pStyle w:val="TOC2"/>
            <w:tabs>
              <w:tab w:val="right" w:leader="dot" w:pos="9350"/>
            </w:tabs>
            <w:rPr>
              <w:ins w:id="39" w:author="David Conklin" w:date="2021-04-12T14:55:00Z"/>
              <w:rFonts w:eastAsiaTheme="minorEastAsia"/>
              <w:noProof/>
            </w:rPr>
          </w:pPr>
          <w:ins w:id="4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"_Toc69131765"</w:instrText>
            </w:r>
            <w:r w:rsidRPr="00D9624F">
              <w:rPr>
                <w:rStyle w:val="Hyperlink"/>
                <w:noProof/>
              </w:rPr>
              <w:instrText xml:space="preserve"> </w:instrText>
            </w:r>
            <w:r w:rsidRPr="00D9624F">
              <w:rPr>
                <w:rStyle w:val="Hyperlink"/>
                <w:noProof/>
              </w:rPr>
              <w:fldChar w:fldCharType="separate"/>
            </w:r>
            <w:r w:rsidRPr="00D9624F">
              <w:rPr>
                <w:rStyle w:val="Hyperlink"/>
                <w:noProof/>
              </w:rPr>
              <w:t>Management and maintenance</w:t>
            </w:r>
            <w:r>
              <w:rPr>
                <w:noProof/>
                <w:webHidden/>
              </w:rPr>
              <w:tab/>
            </w:r>
            <w:r>
              <w:rPr>
                <w:noProof/>
                <w:webHidden/>
              </w:rPr>
              <w:fldChar w:fldCharType="begin"/>
            </w:r>
            <w:r>
              <w:rPr>
                <w:noProof/>
                <w:webHidden/>
              </w:rPr>
              <w:instrText xml:space="preserve"> PAGEREF _Toc69131765 \h </w:instrText>
            </w:r>
          </w:ins>
          <w:r>
            <w:rPr>
              <w:noProof/>
              <w:webHidden/>
            </w:rPr>
          </w:r>
          <w:r>
            <w:rPr>
              <w:noProof/>
              <w:webHidden/>
            </w:rPr>
            <w:fldChar w:fldCharType="separate"/>
          </w:r>
          <w:ins w:id="41" w:author="David Conklin" w:date="2021-04-14T15:51:00Z">
            <w:r w:rsidR="00A06517">
              <w:rPr>
                <w:noProof/>
                <w:webHidden/>
              </w:rPr>
              <w:t>5</w:t>
            </w:r>
          </w:ins>
          <w:ins w:id="42" w:author="David Conklin" w:date="2021-04-12T14:55:00Z">
            <w:r>
              <w:rPr>
                <w:noProof/>
                <w:webHidden/>
              </w:rPr>
              <w:fldChar w:fldCharType="end"/>
            </w:r>
            <w:r w:rsidRPr="00D9624F">
              <w:rPr>
                <w:rStyle w:val="Hyperlink"/>
                <w:noProof/>
              </w:rPr>
              <w:fldChar w:fldCharType="end"/>
            </w:r>
          </w:ins>
        </w:p>
        <w:p w14:paraId="36E8A05D" w14:textId="7304C903" w:rsidR="00B86E24" w:rsidRDefault="00B86E24">
          <w:pPr>
            <w:pStyle w:val="TOC1"/>
            <w:tabs>
              <w:tab w:val="right" w:leader="dot" w:pos="9350"/>
            </w:tabs>
            <w:rPr>
              <w:ins w:id="43" w:author="David Conklin" w:date="2021-04-12T14:55:00Z"/>
              <w:rFonts w:eastAsiaTheme="minorEastAsia"/>
              <w:noProof/>
            </w:rPr>
          </w:pPr>
          <w:ins w:id="4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"_Toc69131766"</w:instrText>
            </w:r>
            <w:r w:rsidRPr="00D9624F">
              <w:rPr>
                <w:rStyle w:val="Hyperlink"/>
                <w:noProof/>
              </w:rPr>
              <w:instrText xml:space="preserve"> </w:instrText>
            </w:r>
            <w:r w:rsidRPr="00D9624F">
              <w:rPr>
                <w:rStyle w:val="Hyperlink"/>
                <w:noProof/>
              </w:rPr>
              <w:fldChar w:fldCharType="separate"/>
            </w:r>
            <w:r w:rsidRPr="00D9624F">
              <w:rPr>
                <w:rStyle w:val="Hyperlink"/>
                <w:noProof/>
              </w:rPr>
              <w:t>CW3M – A “first principles” model with tuning knobs</w:t>
            </w:r>
            <w:r>
              <w:rPr>
                <w:noProof/>
                <w:webHidden/>
              </w:rPr>
              <w:tab/>
            </w:r>
            <w:r>
              <w:rPr>
                <w:noProof/>
                <w:webHidden/>
              </w:rPr>
              <w:fldChar w:fldCharType="begin"/>
            </w:r>
            <w:r>
              <w:rPr>
                <w:noProof/>
                <w:webHidden/>
              </w:rPr>
              <w:instrText xml:space="preserve"> PAGEREF _Toc69131766 \h </w:instrText>
            </w:r>
          </w:ins>
          <w:r>
            <w:rPr>
              <w:noProof/>
              <w:webHidden/>
            </w:rPr>
          </w:r>
          <w:r>
            <w:rPr>
              <w:noProof/>
              <w:webHidden/>
            </w:rPr>
            <w:fldChar w:fldCharType="separate"/>
          </w:r>
          <w:ins w:id="45" w:author="David Conklin" w:date="2021-04-14T15:51:00Z">
            <w:r w:rsidR="00A06517">
              <w:rPr>
                <w:noProof/>
                <w:webHidden/>
              </w:rPr>
              <w:t>5</w:t>
            </w:r>
          </w:ins>
          <w:ins w:id="46" w:author="David Conklin" w:date="2021-04-12T14:55:00Z">
            <w:r>
              <w:rPr>
                <w:noProof/>
                <w:webHidden/>
              </w:rPr>
              <w:fldChar w:fldCharType="end"/>
            </w:r>
            <w:r w:rsidRPr="00D9624F">
              <w:rPr>
                <w:rStyle w:val="Hyperlink"/>
                <w:noProof/>
              </w:rPr>
              <w:fldChar w:fldCharType="end"/>
            </w:r>
          </w:ins>
        </w:p>
        <w:p w14:paraId="155CDA0B" w14:textId="38E68D04" w:rsidR="00B86E24" w:rsidRDefault="00B86E24">
          <w:pPr>
            <w:pStyle w:val="TOC1"/>
            <w:tabs>
              <w:tab w:val="right" w:leader="dot" w:pos="9350"/>
            </w:tabs>
            <w:rPr>
              <w:ins w:id="47" w:author="David Conklin" w:date="2021-04-12T14:55:00Z"/>
              <w:rFonts w:eastAsiaTheme="minorEastAsia"/>
              <w:noProof/>
            </w:rPr>
          </w:pPr>
          <w:ins w:id="4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"_Toc69131767"</w:instrText>
            </w:r>
            <w:r w:rsidRPr="00D9624F">
              <w:rPr>
                <w:rStyle w:val="Hyperlink"/>
                <w:noProof/>
              </w:rPr>
              <w:instrText xml:space="preserve"> </w:instrText>
            </w:r>
            <w:r w:rsidRPr="00D9624F">
              <w:rPr>
                <w:rStyle w:val="Hyperlink"/>
                <w:noProof/>
              </w:rPr>
              <w:fldChar w:fldCharType="separate"/>
            </w:r>
            <w:r w:rsidRPr="00D9624F">
              <w:rPr>
                <w:rStyle w:val="Hyperlink"/>
                <w:noProof/>
              </w:rPr>
              <w:t>The tuning knobs</w:t>
            </w:r>
            <w:r>
              <w:rPr>
                <w:noProof/>
                <w:webHidden/>
              </w:rPr>
              <w:tab/>
            </w:r>
            <w:r>
              <w:rPr>
                <w:noProof/>
                <w:webHidden/>
              </w:rPr>
              <w:fldChar w:fldCharType="begin"/>
            </w:r>
            <w:r>
              <w:rPr>
                <w:noProof/>
                <w:webHidden/>
              </w:rPr>
              <w:instrText xml:space="preserve"> PAGEREF _Toc69131767 \h </w:instrText>
            </w:r>
          </w:ins>
          <w:r>
            <w:rPr>
              <w:noProof/>
              <w:webHidden/>
            </w:rPr>
          </w:r>
          <w:r>
            <w:rPr>
              <w:noProof/>
              <w:webHidden/>
            </w:rPr>
            <w:fldChar w:fldCharType="separate"/>
          </w:r>
          <w:ins w:id="49" w:author="David Conklin" w:date="2021-04-14T15:51:00Z">
            <w:r w:rsidR="00A06517">
              <w:rPr>
                <w:noProof/>
                <w:webHidden/>
              </w:rPr>
              <w:t>6</w:t>
            </w:r>
          </w:ins>
          <w:ins w:id="50" w:author="David Conklin" w:date="2021-04-12T14:55:00Z">
            <w:r>
              <w:rPr>
                <w:noProof/>
                <w:webHidden/>
              </w:rPr>
              <w:fldChar w:fldCharType="end"/>
            </w:r>
            <w:r w:rsidRPr="00D9624F">
              <w:rPr>
                <w:rStyle w:val="Hyperlink"/>
                <w:noProof/>
              </w:rPr>
              <w:fldChar w:fldCharType="end"/>
            </w:r>
          </w:ins>
        </w:p>
        <w:p w14:paraId="26258BB3" w14:textId="02BD7B59" w:rsidR="00B86E24" w:rsidRDefault="00B86E24">
          <w:pPr>
            <w:pStyle w:val="TOC2"/>
            <w:tabs>
              <w:tab w:val="right" w:leader="dot" w:pos="9350"/>
            </w:tabs>
            <w:rPr>
              <w:ins w:id="51" w:author="David Conklin" w:date="2021-04-12T14:55:00Z"/>
              <w:rFonts w:eastAsiaTheme="minorEastAsia"/>
              <w:noProof/>
            </w:rPr>
          </w:pPr>
          <w:ins w:id="5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"_Toc69131768"</w:instrText>
            </w:r>
            <w:r w:rsidRPr="00D9624F">
              <w:rPr>
                <w:rStyle w:val="Hyperlink"/>
                <w:noProof/>
              </w:rPr>
              <w:instrText xml:space="preserve"> </w:instrText>
            </w:r>
            <w:r w:rsidRPr="00D9624F">
              <w:rPr>
                <w:rStyle w:val="Hyperlink"/>
                <w:noProof/>
              </w:rPr>
              <w:fldChar w:fldCharType="separate"/>
            </w:r>
            <w:r w:rsidRPr="00D9624F">
              <w:rPr>
                <w:rStyle w:val="Hyperlink"/>
                <w:noProof/>
              </w:rPr>
              <w:t>ET_MULT – forest evapotranspiration</w:t>
            </w:r>
            <w:r>
              <w:rPr>
                <w:noProof/>
                <w:webHidden/>
              </w:rPr>
              <w:tab/>
            </w:r>
            <w:r>
              <w:rPr>
                <w:noProof/>
                <w:webHidden/>
              </w:rPr>
              <w:fldChar w:fldCharType="begin"/>
            </w:r>
            <w:r>
              <w:rPr>
                <w:noProof/>
                <w:webHidden/>
              </w:rPr>
              <w:instrText xml:space="preserve"> PAGEREF _Toc69131768 \h </w:instrText>
            </w:r>
          </w:ins>
          <w:r>
            <w:rPr>
              <w:noProof/>
              <w:webHidden/>
            </w:rPr>
          </w:r>
          <w:r>
            <w:rPr>
              <w:noProof/>
              <w:webHidden/>
            </w:rPr>
            <w:fldChar w:fldCharType="separate"/>
          </w:r>
          <w:ins w:id="53" w:author="David Conklin" w:date="2021-04-14T15:51:00Z">
            <w:r w:rsidR="00A06517">
              <w:rPr>
                <w:noProof/>
                <w:webHidden/>
              </w:rPr>
              <w:t>6</w:t>
            </w:r>
          </w:ins>
          <w:ins w:id="54" w:author="David Conklin" w:date="2021-04-12T14:55:00Z">
            <w:r>
              <w:rPr>
                <w:noProof/>
                <w:webHidden/>
              </w:rPr>
              <w:fldChar w:fldCharType="end"/>
            </w:r>
            <w:r w:rsidRPr="00D9624F">
              <w:rPr>
                <w:rStyle w:val="Hyperlink"/>
                <w:noProof/>
              </w:rPr>
              <w:fldChar w:fldCharType="end"/>
            </w:r>
          </w:ins>
        </w:p>
        <w:p w14:paraId="096D123F" w14:textId="1E6F4730" w:rsidR="00B86E24" w:rsidRDefault="00B86E24">
          <w:pPr>
            <w:pStyle w:val="TOC2"/>
            <w:tabs>
              <w:tab w:val="right" w:leader="dot" w:pos="9350"/>
            </w:tabs>
            <w:rPr>
              <w:ins w:id="55" w:author="David Conklin" w:date="2021-04-12T14:55:00Z"/>
              <w:rFonts w:eastAsiaTheme="minorEastAsia"/>
              <w:noProof/>
            </w:rPr>
          </w:pPr>
          <w:ins w:id="5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"_Toc69131769"</w:instrText>
            </w:r>
            <w:r w:rsidRPr="00D9624F">
              <w:rPr>
                <w:rStyle w:val="Hyperlink"/>
                <w:noProof/>
              </w:rPr>
              <w:instrText xml:space="preserve"> </w:instrText>
            </w:r>
            <w:r w:rsidRPr="00D9624F">
              <w:rPr>
                <w:rStyle w:val="Hyperlink"/>
                <w:noProof/>
              </w:rPr>
              <w:fldChar w:fldCharType="separate"/>
            </w:r>
            <w:r w:rsidRPr="00D9624F">
              <w:rPr>
                <w:rStyle w:val="Hyperlink"/>
                <w:noProof/>
              </w:rPr>
              <w:t>SOLAR_RADIATION_MULTIPLIER – reservoir insolation</w:t>
            </w:r>
            <w:r>
              <w:rPr>
                <w:noProof/>
                <w:webHidden/>
              </w:rPr>
              <w:tab/>
            </w:r>
            <w:r>
              <w:rPr>
                <w:noProof/>
                <w:webHidden/>
              </w:rPr>
              <w:fldChar w:fldCharType="begin"/>
            </w:r>
            <w:r>
              <w:rPr>
                <w:noProof/>
                <w:webHidden/>
              </w:rPr>
              <w:instrText xml:space="preserve"> PAGEREF _Toc69131769 \h </w:instrText>
            </w:r>
          </w:ins>
          <w:r>
            <w:rPr>
              <w:noProof/>
              <w:webHidden/>
            </w:rPr>
          </w:r>
          <w:r>
            <w:rPr>
              <w:noProof/>
              <w:webHidden/>
            </w:rPr>
            <w:fldChar w:fldCharType="separate"/>
          </w:r>
          <w:ins w:id="57" w:author="David Conklin" w:date="2021-04-14T15:51:00Z">
            <w:r w:rsidR="00A06517">
              <w:rPr>
                <w:noProof/>
                <w:webHidden/>
              </w:rPr>
              <w:t>6</w:t>
            </w:r>
          </w:ins>
          <w:ins w:id="58" w:author="David Conklin" w:date="2021-04-12T14:55:00Z">
            <w:r>
              <w:rPr>
                <w:noProof/>
                <w:webHidden/>
              </w:rPr>
              <w:fldChar w:fldCharType="end"/>
            </w:r>
            <w:r w:rsidRPr="00D9624F">
              <w:rPr>
                <w:rStyle w:val="Hyperlink"/>
                <w:noProof/>
              </w:rPr>
              <w:fldChar w:fldCharType="end"/>
            </w:r>
          </w:ins>
        </w:p>
        <w:p w14:paraId="3861A18D" w14:textId="6F8C21D1" w:rsidR="00B86E24" w:rsidRDefault="00B86E24">
          <w:pPr>
            <w:pStyle w:val="TOC2"/>
            <w:tabs>
              <w:tab w:val="right" w:leader="dot" w:pos="9350"/>
            </w:tabs>
            <w:rPr>
              <w:ins w:id="59" w:author="David Conklin" w:date="2021-04-12T14:55:00Z"/>
              <w:rFonts w:eastAsiaTheme="minorEastAsia"/>
              <w:noProof/>
            </w:rPr>
          </w:pPr>
          <w:ins w:id="6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"_Toc69131770"</w:instrText>
            </w:r>
            <w:r w:rsidRPr="00D9624F">
              <w:rPr>
                <w:rStyle w:val="Hyperlink"/>
                <w:noProof/>
              </w:rPr>
              <w:instrText xml:space="preserve"> </w:instrText>
            </w:r>
            <w:r w:rsidRPr="00D9624F">
              <w:rPr>
                <w:rStyle w:val="Hyperlink"/>
                <w:noProof/>
              </w:rPr>
              <w:fldChar w:fldCharType="separate"/>
            </w:r>
            <w:r w:rsidRPr="00D9624F">
              <w:rPr>
                <w:rStyle w:val="Hyperlink"/>
                <w:noProof/>
              </w:rPr>
              <w:t>FLOW_CMS – Discharge from High Cascade springs</w:t>
            </w:r>
            <w:r>
              <w:rPr>
                <w:noProof/>
                <w:webHidden/>
              </w:rPr>
              <w:tab/>
            </w:r>
            <w:r>
              <w:rPr>
                <w:noProof/>
                <w:webHidden/>
              </w:rPr>
              <w:fldChar w:fldCharType="begin"/>
            </w:r>
            <w:r>
              <w:rPr>
                <w:noProof/>
                <w:webHidden/>
              </w:rPr>
              <w:instrText xml:space="preserve"> PAGEREF _Toc69131770 \h </w:instrText>
            </w:r>
          </w:ins>
          <w:r>
            <w:rPr>
              <w:noProof/>
              <w:webHidden/>
            </w:rPr>
          </w:r>
          <w:r>
            <w:rPr>
              <w:noProof/>
              <w:webHidden/>
            </w:rPr>
            <w:fldChar w:fldCharType="separate"/>
          </w:r>
          <w:ins w:id="61" w:author="David Conklin" w:date="2021-04-14T15:51:00Z">
            <w:r w:rsidR="00A06517">
              <w:rPr>
                <w:noProof/>
                <w:webHidden/>
              </w:rPr>
              <w:t>6</w:t>
            </w:r>
          </w:ins>
          <w:ins w:id="62" w:author="David Conklin" w:date="2021-04-12T14:55:00Z">
            <w:r>
              <w:rPr>
                <w:noProof/>
                <w:webHidden/>
              </w:rPr>
              <w:fldChar w:fldCharType="end"/>
            </w:r>
            <w:r w:rsidRPr="00D9624F">
              <w:rPr>
                <w:rStyle w:val="Hyperlink"/>
                <w:noProof/>
              </w:rPr>
              <w:fldChar w:fldCharType="end"/>
            </w:r>
          </w:ins>
        </w:p>
        <w:p w14:paraId="147F6D93" w14:textId="36391CA1" w:rsidR="00B86E24" w:rsidRDefault="00B86E24">
          <w:pPr>
            <w:pStyle w:val="TOC1"/>
            <w:tabs>
              <w:tab w:val="right" w:leader="dot" w:pos="9350"/>
            </w:tabs>
            <w:rPr>
              <w:ins w:id="63" w:author="David Conklin" w:date="2021-04-12T14:55:00Z"/>
              <w:rFonts w:eastAsiaTheme="minorEastAsia"/>
              <w:noProof/>
            </w:rPr>
          </w:pPr>
          <w:ins w:id="6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"_Toc69131771"</w:instrText>
            </w:r>
            <w:r w:rsidRPr="00D9624F">
              <w:rPr>
                <w:rStyle w:val="Hyperlink"/>
                <w:noProof/>
              </w:rPr>
              <w:instrText xml:space="preserve"> </w:instrText>
            </w:r>
            <w:r w:rsidRPr="00D9624F">
              <w:rPr>
                <w:rStyle w:val="Hyperlink"/>
                <w:noProof/>
              </w:rPr>
              <w:fldChar w:fldCharType="separate"/>
            </w:r>
            <w:r w:rsidRPr="00D9624F">
              <w:rPr>
                <w:rStyle w:val="Hyperlink"/>
                <w:noProof/>
              </w:rPr>
              <w:t>The Envision framework and the GIS Layers</w:t>
            </w:r>
            <w:r>
              <w:rPr>
                <w:noProof/>
                <w:webHidden/>
              </w:rPr>
              <w:tab/>
            </w:r>
            <w:r>
              <w:rPr>
                <w:noProof/>
                <w:webHidden/>
              </w:rPr>
              <w:fldChar w:fldCharType="begin"/>
            </w:r>
            <w:r>
              <w:rPr>
                <w:noProof/>
                <w:webHidden/>
              </w:rPr>
              <w:instrText xml:space="preserve"> PAGEREF _Toc69131771 \h </w:instrText>
            </w:r>
          </w:ins>
          <w:r>
            <w:rPr>
              <w:noProof/>
              <w:webHidden/>
            </w:rPr>
          </w:r>
          <w:r>
            <w:rPr>
              <w:noProof/>
              <w:webHidden/>
            </w:rPr>
            <w:fldChar w:fldCharType="separate"/>
          </w:r>
          <w:ins w:id="65" w:author="David Conklin" w:date="2021-04-14T15:51:00Z">
            <w:r w:rsidR="00A06517">
              <w:rPr>
                <w:noProof/>
                <w:webHidden/>
              </w:rPr>
              <w:t>6</w:t>
            </w:r>
          </w:ins>
          <w:ins w:id="66" w:author="David Conklin" w:date="2021-04-12T14:55:00Z">
            <w:r>
              <w:rPr>
                <w:noProof/>
                <w:webHidden/>
              </w:rPr>
              <w:fldChar w:fldCharType="end"/>
            </w:r>
            <w:r w:rsidRPr="00D9624F">
              <w:rPr>
                <w:rStyle w:val="Hyperlink"/>
                <w:noProof/>
              </w:rPr>
              <w:fldChar w:fldCharType="end"/>
            </w:r>
          </w:ins>
        </w:p>
        <w:p w14:paraId="779B6196" w14:textId="163B29C6" w:rsidR="00B86E24" w:rsidRDefault="00B86E24">
          <w:pPr>
            <w:pStyle w:val="TOC2"/>
            <w:tabs>
              <w:tab w:val="right" w:leader="dot" w:pos="9350"/>
            </w:tabs>
            <w:rPr>
              <w:ins w:id="67" w:author="David Conklin" w:date="2021-04-12T14:55:00Z"/>
              <w:rFonts w:eastAsiaTheme="minorEastAsia"/>
              <w:noProof/>
            </w:rPr>
          </w:pPr>
          <w:ins w:id="6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"_Toc69131772"</w:instrText>
            </w:r>
            <w:r w:rsidRPr="00D9624F">
              <w:rPr>
                <w:rStyle w:val="Hyperlink"/>
                <w:noProof/>
              </w:rPr>
              <w:instrText xml:space="preserve"> </w:instrText>
            </w:r>
            <w:r w:rsidRPr="00D9624F">
              <w:rPr>
                <w:rStyle w:val="Hyperlink"/>
                <w:noProof/>
              </w:rPr>
              <w:fldChar w:fldCharType="separate"/>
            </w:r>
            <w:r w:rsidRPr="00D9624F">
              <w:rPr>
                <w:rStyle w:val="Hyperlink"/>
                <w:noProof/>
              </w:rPr>
              <w:t>The Reach Layer</w:t>
            </w:r>
            <w:r>
              <w:rPr>
                <w:noProof/>
                <w:webHidden/>
              </w:rPr>
              <w:tab/>
            </w:r>
            <w:r>
              <w:rPr>
                <w:noProof/>
                <w:webHidden/>
              </w:rPr>
              <w:fldChar w:fldCharType="begin"/>
            </w:r>
            <w:r>
              <w:rPr>
                <w:noProof/>
                <w:webHidden/>
              </w:rPr>
              <w:instrText xml:space="preserve"> PAGEREF _Toc69131772 \h </w:instrText>
            </w:r>
          </w:ins>
          <w:r>
            <w:rPr>
              <w:noProof/>
              <w:webHidden/>
            </w:rPr>
          </w:r>
          <w:r>
            <w:rPr>
              <w:noProof/>
              <w:webHidden/>
            </w:rPr>
            <w:fldChar w:fldCharType="separate"/>
          </w:r>
          <w:ins w:id="69" w:author="David Conklin" w:date="2021-04-14T15:51:00Z">
            <w:r w:rsidR="00A06517">
              <w:rPr>
                <w:noProof/>
                <w:webHidden/>
              </w:rPr>
              <w:t>7</w:t>
            </w:r>
          </w:ins>
          <w:ins w:id="70" w:author="David Conklin" w:date="2021-04-12T14:55:00Z">
            <w:r>
              <w:rPr>
                <w:noProof/>
                <w:webHidden/>
              </w:rPr>
              <w:fldChar w:fldCharType="end"/>
            </w:r>
            <w:r w:rsidRPr="00D9624F">
              <w:rPr>
                <w:rStyle w:val="Hyperlink"/>
                <w:noProof/>
              </w:rPr>
              <w:fldChar w:fldCharType="end"/>
            </w:r>
          </w:ins>
        </w:p>
        <w:p w14:paraId="1EFBB8BF" w14:textId="0035AEB6" w:rsidR="00B86E24" w:rsidRDefault="00B86E24">
          <w:pPr>
            <w:pStyle w:val="TOC2"/>
            <w:tabs>
              <w:tab w:val="right" w:leader="dot" w:pos="9350"/>
            </w:tabs>
            <w:rPr>
              <w:ins w:id="71" w:author="David Conklin" w:date="2021-04-12T14:55:00Z"/>
              <w:rFonts w:eastAsiaTheme="minorEastAsia"/>
              <w:noProof/>
            </w:rPr>
          </w:pPr>
          <w:ins w:id="7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"_Toc69131773"</w:instrText>
            </w:r>
            <w:r w:rsidRPr="00D9624F">
              <w:rPr>
                <w:rStyle w:val="Hyperlink"/>
                <w:noProof/>
              </w:rPr>
              <w:instrText xml:space="preserve"> </w:instrText>
            </w:r>
            <w:r w:rsidRPr="00D9624F">
              <w:rPr>
                <w:rStyle w:val="Hyperlink"/>
                <w:noProof/>
              </w:rPr>
              <w:fldChar w:fldCharType="separate"/>
            </w:r>
            <w:r w:rsidRPr="00D9624F">
              <w:rPr>
                <w:rStyle w:val="Hyperlink"/>
                <w:noProof/>
              </w:rPr>
              <w:t>Time steps, autonomous processes, and global methods</w:t>
            </w:r>
            <w:r>
              <w:rPr>
                <w:noProof/>
                <w:webHidden/>
              </w:rPr>
              <w:tab/>
            </w:r>
            <w:r>
              <w:rPr>
                <w:noProof/>
                <w:webHidden/>
              </w:rPr>
              <w:fldChar w:fldCharType="begin"/>
            </w:r>
            <w:r>
              <w:rPr>
                <w:noProof/>
                <w:webHidden/>
              </w:rPr>
              <w:instrText xml:space="preserve"> PAGEREF _Toc69131773 \h </w:instrText>
            </w:r>
          </w:ins>
          <w:r>
            <w:rPr>
              <w:noProof/>
              <w:webHidden/>
            </w:rPr>
          </w:r>
          <w:r>
            <w:rPr>
              <w:noProof/>
              <w:webHidden/>
            </w:rPr>
            <w:fldChar w:fldCharType="separate"/>
          </w:r>
          <w:ins w:id="73" w:author="David Conklin" w:date="2021-04-14T15:51:00Z">
            <w:r w:rsidR="00A06517">
              <w:rPr>
                <w:noProof/>
                <w:webHidden/>
              </w:rPr>
              <w:t>7</w:t>
            </w:r>
          </w:ins>
          <w:ins w:id="74" w:author="David Conklin" w:date="2021-04-12T14:55:00Z">
            <w:r>
              <w:rPr>
                <w:noProof/>
                <w:webHidden/>
              </w:rPr>
              <w:fldChar w:fldCharType="end"/>
            </w:r>
            <w:r w:rsidRPr="00D9624F">
              <w:rPr>
                <w:rStyle w:val="Hyperlink"/>
                <w:noProof/>
              </w:rPr>
              <w:fldChar w:fldCharType="end"/>
            </w:r>
          </w:ins>
        </w:p>
        <w:p w14:paraId="39EB379A" w14:textId="043237CB" w:rsidR="00B86E24" w:rsidRDefault="00B86E24">
          <w:pPr>
            <w:pStyle w:val="TOC2"/>
            <w:tabs>
              <w:tab w:val="right" w:leader="dot" w:pos="9350"/>
            </w:tabs>
            <w:rPr>
              <w:ins w:id="75" w:author="David Conklin" w:date="2021-04-12T14:55:00Z"/>
              <w:rFonts w:eastAsiaTheme="minorEastAsia"/>
              <w:noProof/>
            </w:rPr>
          </w:pPr>
          <w:ins w:id="7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"_Toc69131774"</w:instrText>
            </w:r>
            <w:r w:rsidRPr="00D9624F">
              <w:rPr>
                <w:rStyle w:val="Hyperlink"/>
                <w:noProof/>
              </w:rPr>
              <w:instrText xml:space="preserve"> </w:instrText>
            </w:r>
            <w:r w:rsidRPr="00D9624F">
              <w:rPr>
                <w:rStyle w:val="Hyperlink"/>
                <w:noProof/>
              </w:rPr>
              <w:fldChar w:fldCharType="separate"/>
            </w:r>
            <w:r w:rsidRPr="00D9624F">
              <w:rPr>
                <w:rStyle w:val="Hyperlink"/>
                <w:noProof/>
              </w:rPr>
              <w:t>Some global method details</w:t>
            </w:r>
            <w:r>
              <w:rPr>
                <w:noProof/>
                <w:webHidden/>
              </w:rPr>
              <w:tab/>
            </w:r>
            <w:r>
              <w:rPr>
                <w:noProof/>
                <w:webHidden/>
              </w:rPr>
              <w:fldChar w:fldCharType="begin"/>
            </w:r>
            <w:r>
              <w:rPr>
                <w:noProof/>
                <w:webHidden/>
              </w:rPr>
              <w:instrText xml:space="preserve"> PAGEREF _Toc69131774 \h </w:instrText>
            </w:r>
          </w:ins>
          <w:r>
            <w:rPr>
              <w:noProof/>
              <w:webHidden/>
            </w:rPr>
          </w:r>
          <w:r>
            <w:rPr>
              <w:noProof/>
              <w:webHidden/>
            </w:rPr>
            <w:fldChar w:fldCharType="separate"/>
          </w:r>
          <w:ins w:id="77" w:author="David Conklin" w:date="2021-04-14T15:51:00Z">
            <w:r w:rsidR="00A06517">
              <w:rPr>
                <w:noProof/>
                <w:webHidden/>
              </w:rPr>
              <w:t>8</w:t>
            </w:r>
          </w:ins>
          <w:ins w:id="78" w:author="David Conklin" w:date="2021-04-12T14:55:00Z">
            <w:r>
              <w:rPr>
                <w:noProof/>
                <w:webHidden/>
              </w:rPr>
              <w:fldChar w:fldCharType="end"/>
            </w:r>
            <w:r w:rsidRPr="00D9624F">
              <w:rPr>
                <w:rStyle w:val="Hyperlink"/>
                <w:noProof/>
              </w:rPr>
              <w:fldChar w:fldCharType="end"/>
            </w:r>
          </w:ins>
        </w:p>
        <w:p w14:paraId="0FC0DBFA" w14:textId="48CBFE15" w:rsidR="00B86E24" w:rsidRDefault="00B86E24">
          <w:pPr>
            <w:pStyle w:val="TOC1"/>
            <w:tabs>
              <w:tab w:val="right" w:leader="dot" w:pos="9350"/>
            </w:tabs>
            <w:rPr>
              <w:ins w:id="79" w:author="David Conklin" w:date="2021-04-12T14:55:00Z"/>
              <w:rFonts w:eastAsiaTheme="minorEastAsia"/>
              <w:noProof/>
            </w:rPr>
          </w:pPr>
          <w:ins w:id="8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"_Toc69131775"</w:instrText>
            </w:r>
            <w:r w:rsidRPr="00D9624F">
              <w:rPr>
                <w:rStyle w:val="Hyperlink"/>
                <w:noProof/>
              </w:rPr>
              <w:instrText xml:space="preserve"> </w:instrText>
            </w:r>
            <w:r w:rsidRPr="00D9624F">
              <w:rPr>
                <w:rStyle w:val="Hyperlink"/>
                <w:noProof/>
              </w:rPr>
              <w:fldChar w:fldCharType="separate"/>
            </w:r>
            <w:r w:rsidRPr="00D9624F">
              <w:rPr>
                <w:rStyle w:val="Hyperlink"/>
                <w:noProof/>
              </w:rPr>
              <w:t>Study areas</w:t>
            </w:r>
            <w:r>
              <w:rPr>
                <w:noProof/>
                <w:webHidden/>
              </w:rPr>
              <w:tab/>
            </w:r>
            <w:r>
              <w:rPr>
                <w:noProof/>
                <w:webHidden/>
              </w:rPr>
              <w:fldChar w:fldCharType="begin"/>
            </w:r>
            <w:r>
              <w:rPr>
                <w:noProof/>
                <w:webHidden/>
              </w:rPr>
              <w:instrText xml:space="preserve"> PAGEREF _Toc69131775 \h </w:instrText>
            </w:r>
          </w:ins>
          <w:r>
            <w:rPr>
              <w:noProof/>
              <w:webHidden/>
            </w:rPr>
          </w:r>
          <w:r>
            <w:rPr>
              <w:noProof/>
              <w:webHidden/>
            </w:rPr>
            <w:fldChar w:fldCharType="separate"/>
          </w:r>
          <w:ins w:id="81" w:author="David Conklin" w:date="2021-04-14T15:51:00Z">
            <w:r w:rsidR="00A06517">
              <w:rPr>
                <w:noProof/>
                <w:webHidden/>
              </w:rPr>
              <w:t>8</w:t>
            </w:r>
          </w:ins>
          <w:ins w:id="82" w:author="David Conklin" w:date="2021-04-12T14:55:00Z">
            <w:r>
              <w:rPr>
                <w:noProof/>
                <w:webHidden/>
              </w:rPr>
              <w:fldChar w:fldCharType="end"/>
            </w:r>
            <w:r w:rsidRPr="00D9624F">
              <w:rPr>
                <w:rStyle w:val="Hyperlink"/>
                <w:noProof/>
              </w:rPr>
              <w:fldChar w:fldCharType="end"/>
            </w:r>
          </w:ins>
        </w:p>
        <w:p w14:paraId="74C3AECE" w14:textId="1713C044" w:rsidR="00B86E24" w:rsidRDefault="00B86E24">
          <w:pPr>
            <w:pStyle w:val="TOC2"/>
            <w:tabs>
              <w:tab w:val="right" w:leader="dot" w:pos="9350"/>
            </w:tabs>
            <w:rPr>
              <w:ins w:id="83" w:author="David Conklin" w:date="2021-04-12T14:55:00Z"/>
              <w:rFonts w:eastAsiaTheme="minorEastAsia"/>
              <w:noProof/>
            </w:rPr>
          </w:pPr>
          <w:ins w:id="8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"_Toc69131776"</w:instrText>
            </w:r>
            <w:r w:rsidRPr="00D9624F">
              <w:rPr>
                <w:rStyle w:val="Hyperlink"/>
                <w:noProof/>
              </w:rPr>
              <w:instrText xml:space="preserve"> </w:instrText>
            </w:r>
            <w:r w:rsidRPr="00D9624F">
              <w:rPr>
                <w:rStyle w:val="Hyperlink"/>
                <w:noProof/>
              </w:rPr>
              <w:fldChar w:fldCharType="separate"/>
            </w:r>
            <w:r w:rsidRPr="00D9624F">
              <w:rPr>
                <w:rStyle w:val="Hyperlink"/>
                <w:noProof/>
              </w:rPr>
              <w:t>DataCW3M directory structure</w:t>
            </w:r>
            <w:r>
              <w:rPr>
                <w:noProof/>
                <w:webHidden/>
              </w:rPr>
              <w:tab/>
            </w:r>
            <w:r>
              <w:rPr>
                <w:noProof/>
                <w:webHidden/>
              </w:rPr>
              <w:fldChar w:fldCharType="begin"/>
            </w:r>
            <w:r>
              <w:rPr>
                <w:noProof/>
                <w:webHidden/>
              </w:rPr>
              <w:instrText xml:space="preserve"> PAGEREF _Toc69131776 \h </w:instrText>
            </w:r>
          </w:ins>
          <w:r>
            <w:rPr>
              <w:noProof/>
              <w:webHidden/>
            </w:rPr>
          </w:r>
          <w:r>
            <w:rPr>
              <w:noProof/>
              <w:webHidden/>
            </w:rPr>
            <w:fldChar w:fldCharType="separate"/>
          </w:r>
          <w:ins w:id="85" w:author="David Conklin" w:date="2021-04-14T15:51:00Z">
            <w:r w:rsidR="00A06517">
              <w:rPr>
                <w:noProof/>
                <w:webHidden/>
              </w:rPr>
              <w:t>9</w:t>
            </w:r>
          </w:ins>
          <w:ins w:id="86" w:author="David Conklin" w:date="2021-04-12T14:55:00Z">
            <w:r>
              <w:rPr>
                <w:noProof/>
                <w:webHidden/>
              </w:rPr>
              <w:fldChar w:fldCharType="end"/>
            </w:r>
            <w:r w:rsidRPr="00D9624F">
              <w:rPr>
                <w:rStyle w:val="Hyperlink"/>
                <w:noProof/>
              </w:rPr>
              <w:fldChar w:fldCharType="end"/>
            </w:r>
          </w:ins>
        </w:p>
        <w:p w14:paraId="1215FC64" w14:textId="4BE005FC" w:rsidR="00B86E24" w:rsidRDefault="00B86E24">
          <w:pPr>
            <w:pStyle w:val="TOC2"/>
            <w:tabs>
              <w:tab w:val="right" w:leader="dot" w:pos="9350"/>
            </w:tabs>
            <w:rPr>
              <w:ins w:id="87" w:author="David Conklin" w:date="2021-04-12T14:55:00Z"/>
              <w:rFonts w:eastAsiaTheme="minorEastAsia"/>
              <w:noProof/>
            </w:rPr>
          </w:pPr>
          <w:ins w:id="8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"_Toc69131777"</w:instrText>
            </w:r>
            <w:r w:rsidRPr="00D9624F">
              <w:rPr>
                <w:rStyle w:val="Hyperlink"/>
                <w:noProof/>
              </w:rPr>
              <w:instrText xml:space="preserve"> </w:instrText>
            </w:r>
            <w:r w:rsidRPr="00D9624F">
              <w:rPr>
                <w:rStyle w:val="Hyperlink"/>
                <w:noProof/>
              </w:rPr>
              <w:fldChar w:fldCharType="separate"/>
            </w:r>
            <w:r w:rsidRPr="00D9624F">
              <w:rPr>
                <w:rStyle w:val="Hyperlink"/>
                <w:noProof/>
              </w:rPr>
              <w:t>DataCW3M\ScenarioData directory structure</w:t>
            </w:r>
            <w:r>
              <w:rPr>
                <w:noProof/>
                <w:webHidden/>
              </w:rPr>
              <w:tab/>
            </w:r>
            <w:r>
              <w:rPr>
                <w:noProof/>
                <w:webHidden/>
              </w:rPr>
              <w:fldChar w:fldCharType="begin"/>
            </w:r>
            <w:r>
              <w:rPr>
                <w:noProof/>
                <w:webHidden/>
              </w:rPr>
              <w:instrText xml:space="preserve"> PAGEREF _Toc69131777 \h </w:instrText>
            </w:r>
          </w:ins>
          <w:r>
            <w:rPr>
              <w:noProof/>
              <w:webHidden/>
            </w:rPr>
          </w:r>
          <w:r>
            <w:rPr>
              <w:noProof/>
              <w:webHidden/>
            </w:rPr>
            <w:fldChar w:fldCharType="separate"/>
          </w:r>
          <w:ins w:id="89" w:author="David Conklin" w:date="2021-04-14T15:51:00Z">
            <w:r w:rsidR="00A06517">
              <w:rPr>
                <w:noProof/>
                <w:webHidden/>
              </w:rPr>
              <w:t>10</w:t>
            </w:r>
          </w:ins>
          <w:ins w:id="90" w:author="David Conklin" w:date="2021-04-12T14:55:00Z">
            <w:r>
              <w:rPr>
                <w:noProof/>
                <w:webHidden/>
              </w:rPr>
              <w:fldChar w:fldCharType="end"/>
            </w:r>
            <w:r w:rsidRPr="00D9624F">
              <w:rPr>
                <w:rStyle w:val="Hyperlink"/>
                <w:noProof/>
              </w:rPr>
              <w:fldChar w:fldCharType="end"/>
            </w:r>
          </w:ins>
        </w:p>
        <w:p w14:paraId="70803D00" w14:textId="33500765" w:rsidR="00B86E24" w:rsidRDefault="00B86E24">
          <w:pPr>
            <w:pStyle w:val="TOC2"/>
            <w:tabs>
              <w:tab w:val="right" w:leader="dot" w:pos="9350"/>
            </w:tabs>
            <w:rPr>
              <w:ins w:id="91" w:author="David Conklin" w:date="2021-04-12T14:55:00Z"/>
              <w:rFonts w:eastAsiaTheme="minorEastAsia"/>
              <w:noProof/>
            </w:rPr>
          </w:pPr>
          <w:ins w:id="9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"_Toc69131778"</w:instrText>
            </w:r>
            <w:r w:rsidRPr="00D9624F">
              <w:rPr>
                <w:rStyle w:val="Hyperlink"/>
                <w:noProof/>
              </w:rPr>
              <w:instrText xml:space="preserve"> </w:instrText>
            </w:r>
            <w:r w:rsidRPr="00D9624F">
              <w:rPr>
                <w:rStyle w:val="Hyperlink"/>
                <w:noProof/>
              </w:rPr>
              <w:fldChar w:fldCharType="separate"/>
            </w:r>
            <w:r w:rsidRPr="00D9624F">
              <w:rPr>
                <w:rStyle w:val="Hyperlink"/>
                <w:noProof/>
              </w:rPr>
              <w:t>DataCW3M\ScenarioData\&lt;scenario&gt; folder contents</w:t>
            </w:r>
            <w:r>
              <w:rPr>
                <w:noProof/>
                <w:webHidden/>
              </w:rPr>
              <w:tab/>
            </w:r>
            <w:r>
              <w:rPr>
                <w:noProof/>
                <w:webHidden/>
              </w:rPr>
              <w:fldChar w:fldCharType="begin"/>
            </w:r>
            <w:r>
              <w:rPr>
                <w:noProof/>
                <w:webHidden/>
              </w:rPr>
              <w:instrText xml:space="preserve"> PAGEREF _Toc69131778 \h </w:instrText>
            </w:r>
          </w:ins>
          <w:r>
            <w:rPr>
              <w:noProof/>
              <w:webHidden/>
            </w:rPr>
          </w:r>
          <w:r>
            <w:rPr>
              <w:noProof/>
              <w:webHidden/>
            </w:rPr>
            <w:fldChar w:fldCharType="separate"/>
          </w:r>
          <w:ins w:id="93" w:author="David Conklin" w:date="2021-04-14T15:51:00Z">
            <w:r w:rsidR="00A06517">
              <w:rPr>
                <w:noProof/>
                <w:webHidden/>
              </w:rPr>
              <w:t>10</w:t>
            </w:r>
          </w:ins>
          <w:ins w:id="94" w:author="David Conklin" w:date="2021-04-12T14:55:00Z">
            <w:r>
              <w:rPr>
                <w:noProof/>
                <w:webHidden/>
              </w:rPr>
              <w:fldChar w:fldCharType="end"/>
            </w:r>
            <w:r w:rsidRPr="00D9624F">
              <w:rPr>
                <w:rStyle w:val="Hyperlink"/>
                <w:noProof/>
              </w:rPr>
              <w:fldChar w:fldCharType="end"/>
            </w:r>
          </w:ins>
        </w:p>
        <w:p w14:paraId="02B11D71" w14:textId="30EB5E27" w:rsidR="00B86E24" w:rsidRDefault="00B86E24">
          <w:pPr>
            <w:pStyle w:val="TOC2"/>
            <w:tabs>
              <w:tab w:val="right" w:leader="dot" w:pos="9350"/>
            </w:tabs>
            <w:rPr>
              <w:ins w:id="95" w:author="David Conklin" w:date="2021-04-12T14:55:00Z"/>
              <w:rFonts w:eastAsiaTheme="minorEastAsia"/>
              <w:noProof/>
            </w:rPr>
          </w:pPr>
          <w:ins w:id="9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"_Toc69131779"</w:instrText>
            </w:r>
            <w:r w:rsidRPr="00D9624F">
              <w:rPr>
                <w:rStyle w:val="Hyperlink"/>
                <w:noProof/>
              </w:rPr>
              <w:instrText xml:space="preserve"> </w:instrText>
            </w:r>
            <w:r w:rsidRPr="00D9624F">
              <w:rPr>
                <w:rStyle w:val="Hyperlink"/>
                <w:noProof/>
              </w:rPr>
              <w:fldChar w:fldCharType="separate"/>
            </w:r>
            <w:r w:rsidRPr="00D9624F">
              <w:rPr>
                <w:rStyle w:val="Hyperlink"/>
                <w:noProof/>
              </w:rPr>
              <w:t>DataCW3M\&lt;study area&gt; folder contents</w:t>
            </w:r>
            <w:r>
              <w:rPr>
                <w:noProof/>
                <w:webHidden/>
              </w:rPr>
              <w:tab/>
            </w:r>
            <w:r>
              <w:rPr>
                <w:noProof/>
                <w:webHidden/>
              </w:rPr>
              <w:fldChar w:fldCharType="begin"/>
            </w:r>
            <w:r>
              <w:rPr>
                <w:noProof/>
                <w:webHidden/>
              </w:rPr>
              <w:instrText xml:space="preserve"> PAGEREF _Toc69131779 \h </w:instrText>
            </w:r>
          </w:ins>
          <w:r>
            <w:rPr>
              <w:noProof/>
              <w:webHidden/>
            </w:rPr>
          </w:r>
          <w:r>
            <w:rPr>
              <w:noProof/>
              <w:webHidden/>
            </w:rPr>
            <w:fldChar w:fldCharType="separate"/>
          </w:r>
          <w:ins w:id="97" w:author="David Conklin" w:date="2021-04-14T15:51:00Z">
            <w:r w:rsidR="00A06517">
              <w:rPr>
                <w:noProof/>
                <w:webHidden/>
              </w:rPr>
              <w:t>10</w:t>
            </w:r>
          </w:ins>
          <w:ins w:id="98" w:author="David Conklin" w:date="2021-04-12T14:55:00Z">
            <w:r>
              <w:rPr>
                <w:noProof/>
                <w:webHidden/>
              </w:rPr>
              <w:fldChar w:fldCharType="end"/>
            </w:r>
            <w:r w:rsidRPr="00D9624F">
              <w:rPr>
                <w:rStyle w:val="Hyperlink"/>
                <w:noProof/>
              </w:rPr>
              <w:fldChar w:fldCharType="end"/>
            </w:r>
          </w:ins>
        </w:p>
        <w:p w14:paraId="5FC33604" w14:textId="04546EF9" w:rsidR="00B86E24" w:rsidRDefault="00B86E24">
          <w:pPr>
            <w:pStyle w:val="TOC1"/>
            <w:tabs>
              <w:tab w:val="right" w:leader="dot" w:pos="9350"/>
            </w:tabs>
            <w:rPr>
              <w:ins w:id="99" w:author="David Conklin" w:date="2021-04-12T14:55:00Z"/>
              <w:rFonts w:eastAsiaTheme="minorEastAsia"/>
              <w:noProof/>
            </w:rPr>
          </w:pPr>
          <w:ins w:id="10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"_Toc69131780"</w:instrText>
            </w:r>
            <w:r w:rsidRPr="00D9624F">
              <w:rPr>
                <w:rStyle w:val="Hyperlink"/>
                <w:noProof/>
              </w:rPr>
              <w:instrText xml:space="preserve"> </w:instrText>
            </w:r>
            <w:r w:rsidRPr="00D9624F">
              <w:rPr>
                <w:rStyle w:val="Hyperlink"/>
                <w:noProof/>
              </w:rPr>
              <w:fldChar w:fldCharType="separate"/>
            </w:r>
            <w:r w:rsidRPr="00D9624F">
              <w:rPr>
                <w:rStyle w:val="Hyperlink"/>
                <w:noProof/>
              </w:rPr>
              <w:t>Calendar conventions</w:t>
            </w:r>
            <w:r>
              <w:rPr>
                <w:noProof/>
                <w:webHidden/>
              </w:rPr>
              <w:tab/>
            </w:r>
            <w:r>
              <w:rPr>
                <w:noProof/>
                <w:webHidden/>
              </w:rPr>
              <w:fldChar w:fldCharType="begin"/>
            </w:r>
            <w:r>
              <w:rPr>
                <w:noProof/>
                <w:webHidden/>
              </w:rPr>
              <w:instrText xml:space="preserve"> PAGEREF _Toc69131780 \h </w:instrText>
            </w:r>
          </w:ins>
          <w:r>
            <w:rPr>
              <w:noProof/>
              <w:webHidden/>
            </w:rPr>
          </w:r>
          <w:r>
            <w:rPr>
              <w:noProof/>
              <w:webHidden/>
            </w:rPr>
            <w:fldChar w:fldCharType="separate"/>
          </w:r>
          <w:ins w:id="101" w:author="David Conklin" w:date="2021-04-14T15:51:00Z">
            <w:r w:rsidR="00A06517">
              <w:rPr>
                <w:noProof/>
                <w:webHidden/>
              </w:rPr>
              <w:t>16</w:t>
            </w:r>
          </w:ins>
          <w:ins w:id="102" w:author="David Conklin" w:date="2021-04-12T14:55:00Z">
            <w:r>
              <w:rPr>
                <w:noProof/>
                <w:webHidden/>
              </w:rPr>
              <w:fldChar w:fldCharType="end"/>
            </w:r>
            <w:r w:rsidRPr="00D9624F">
              <w:rPr>
                <w:rStyle w:val="Hyperlink"/>
                <w:noProof/>
              </w:rPr>
              <w:fldChar w:fldCharType="end"/>
            </w:r>
          </w:ins>
        </w:p>
        <w:p w14:paraId="5EFC199C" w14:textId="38987D1D" w:rsidR="00B86E24" w:rsidRDefault="00B86E24">
          <w:pPr>
            <w:pStyle w:val="TOC2"/>
            <w:tabs>
              <w:tab w:val="right" w:leader="dot" w:pos="9350"/>
            </w:tabs>
            <w:rPr>
              <w:ins w:id="103" w:author="David Conklin" w:date="2021-04-12T14:55:00Z"/>
              <w:rFonts w:eastAsiaTheme="minorEastAsia"/>
              <w:noProof/>
            </w:rPr>
          </w:pPr>
          <w:ins w:id="10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"_Toc69131781"</w:instrText>
            </w:r>
            <w:r w:rsidRPr="00D9624F">
              <w:rPr>
                <w:rStyle w:val="Hyperlink"/>
                <w:noProof/>
              </w:rPr>
              <w:instrText xml:space="preserve"> </w:instrText>
            </w:r>
            <w:r w:rsidRPr="00D9624F">
              <w:rPr>
                <w:rStyle w:val="Hyperlink"/>
                <w:noProof/>
              </w:rPr>
              <w:fldChar w:fldCharType="separate"/>
            </w:r>
            <w:r w:rsidRPr="00D9624F">
              <w:rPr>
                <w:rStyle w:val="Hyperlink"/>
                <w:noProof/>
              </w:rPr>
              <w:t>Water years</w:t>
            </w:r>
            <w:r>
              <w:rPr>
                <w:noProof/>
                <w:webHidden/>
              </w:rPr>
              <w:tab/>
            </w:r>
            <w:r>
              <w:rPr>
                <w:noProof/>
                <w:webHidden/>
              </w:rPr>
              <w:fldChar w:fldCharType="begin"/>
            </w:r>
            <w:r>
              <w:rPr>
                <w:noProof/>
                <w:webHidden/>
              </w:rPr>
              <w:instrText xml:space="preserve"> PAGEREF _Toc69131781 \h </w:instrText>
            </w:r>
          </w:ins>
          <w:r>
            <w:rPr>
              <w:noProof/>
              <w:webHidden/>
            </w:rPr>
          </w:r>
          <w:r>
            <w:rPr>
              <w:noProof/>
              <w:webHidden/>
            </w:rPr>
            <w:fldChar w:fldCharType="separate"/>
          </w:r>
          <w:ins w:id="105" w:author="David Conklin" w:date="2021-04-14T15:51:00Z">
            <w:r w:rsidR="00A06517">
              <w:rPr>
                <w:noProof/>
                <w:webHidden/>
              </w:rPr>
              <w:t>16</w:t>
            </w:r>
          </w:ins>
          <w:ins w:id="106" w:author="David Conklin" w:date="2021-04-12T14:55:00Z">
            <w:r>
              <w:rPr>
                <w:noProof/>
                <w:webHidden/>
              </w:rPr>
              <w:fldChar w:fldCharType="end"/>
            </w:r>
            <w:r w:rsidRPr="00D9624F">
              <w:rPr>
                <w:rStyle w:val="Hyperlink"/>
                <w:noProof/>
              </w:rPr>
              <w:fldChar w:fldCharType="end"/>
            </w:r>
          </w:ins>
        </w:p>
        <w:p w14:paraId="086F6492" w14:textId="4536BEA2" w:rsidR="00B86E24" w:rsidRDefault="00B86E24">
          <w:pPr>
            <w:pStyle w:val="TOC1"/>
            <w:tabs>
              <w:tab w:val="right" w:leader="dot" w:pos="9350"/>
            </w:tabs>
            <w:rPr>
              <w:ins w:id="107" w:author="David Conklin" w:date="2021-04-12T14:55:00Z"/>
              <w:rFonts w:eastAsiaTheme="minorEastAsia"/>
              <w:noProof/>
            </w:rPr>
          </w:pPr>
          <w:ins w:id="10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"_Toc69131782"</w:instrText>
            </w:r>
            <w:r w:rsidRPr="00D9624F">
              <w:rPr>
                <w:rStyle w:val="Hyperlink"/>
                <w:noProof/>
              </w:rPr>
              <w:instrText xml:space="preserve"> </w:instrText>
            </w:r>
            <w:r w:rsidRPr="00D9624F">
              <w:rPr>
                <w:rStyle w:val="Hyperlink"/>
                <w:noProof/>
              </w:rPr>
              <w:fldChar w:fldCharType="separate"/>
            </w:r>
            <w:r w:rsidRPr="00D9624F">
              <w:rPr>
                <w:rStyle w:val="Hyperlink"/>
                <w:noProof/>
              </w:rPr>
              <w:t>Climate data</w:t>
            </w:r>
            <w:r>
              <w:rPr>
                <w:noProof/>
                <w:webHidden/>
              </w:rPr>
              <w:tab/>
            </w:r>
            <w:r>
              <w:rPr>
                <w:noProof/>
                <w:webHidden/>
              </w:rPr>
              <w:fldChar w:fldCharType="begin"/>
            </w:r>
            <w:r>
              <w:rPr>
                <w:noProof/>
                <w:webHidden/>
              </w:rPr>
              <w:instrText xml:space="preserve"> PAGEREF _Toc69131782 \h </w:instrText>
            </w:r>
          </w:ins>
          <w:r>
            <w:rPr>
              <w:noProof/>
              <w:webHidden/>
            </w:rPr>
          </w:r>
          <w:r>
            <w:rPr>
              <w:noProof/>
              <w:webHidden/>
            </w:rPr>
            <w:fldChar w:fldCharType="separate"/>
          </w:r>
          <w:ins w:id="109" w:author="David Conklin" w:date="2021-04-14T15:51:00Z">
            <w:r w:rsidR="00A06517">
              <w:rPr>
                <w:noProof/>
                <w:webHidden/>
              </w:rPr>
              <w:t>16</w:t>
            </w:r>
          </w:ins>
          <w:ins w:id="110" w:author="David Conklin" w:date="2021-04-12T14:55:00Z">
            <w:r>
              <w:rPr>
                <w:noProof/>
                <w:webHidden/>
              </w:rPr>
              <w:fldChar w:fldCharType="end"/>
            </w:r>
            <w:r w:rsidRPr="00D9624F">
              <w:rPr>
                <w:rStyle w:val="Hyperlink"/>
                <w:noProof/>
              </w:rPr>
              <w:fldChar w:fldCharType="end"/>
            </w:r>
          </w:ins>
        </w:p>
        <w:p w14:paraId="3471E1EC" w14:textId="7E1B2C2D" w:rsidR="00B86E24" w:rsidRDefault="00B86E24">
          <w:pPr>
            <w:pStyle w:val="TOC2"/>
            <w:tabs>
              <w:tab w:val="right" w:leader="dot" w:pos="9350"/>
            </w:tabs>
            <w:rPr>
              <w:ins w:id="111" w:author="David Conklin" w:date="2021-04-12T14:55:00Z"/>
              <w:rFonts w:eastAsiaTheme="minorEastAsia"/>
              <w:noProof/>
            </w:rPr>
          </w:pPr>
          <w:ins w:id="11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"_Toc69131783"</w:instrText>
            </w:r>
            <w:r w:rsidRPr="00D9624F">
              <w:rPr>
                <w:rStyle w:val="Hyperlink"/>
                <w:noProof/>
              </w:rPr>
              <w:instrText xml:space="preserve"> </w:instrText>
            </w:r>
            <w:r w:rsidRPr="00D9624F">
              <w:rPr>
                <w:rStyle w:val="Hyperlink"/>
                <w:noProof/>
              </w:rPr>
              <w:fldChar w:fldCharType="separate"/>
            </w:r>
            <w:r w:rsidRPr="00D9624F">
              <w:rPr>
                <w:rStyle w:val="Hyperlink"/>
                <w:noProof/>
              </w:rPr>
              <w:t>Numbered climate scenarios in the model</w:t>
            </w:r>
            <w:r>
              <w:rPr>
                <w:noProof/>
                <w:webHidden/>
              </w:rPr>
              <w:tab/>
            </w:r>
            <w:r>
              <w:rPr>
                <w:noProof/>
                <w:webHidden/>
              </w:rPr>
              <w:fldChar w:fldCharType="begin"/>
            </w:r>
            <w:r>
              <w:rPr>
                <w:noProof/>
                <w:webHidden/>
              </w:rPr>
              <w:instrText xml:space="preserve"> PAGEREF _Toc69131783 \h </w:instrText>
            </w:r>
          </w:ins>
          <w:r>
            <w:rPr>
              <w:noProof/>
              <w:webHidden/>
            </w:rPr>
          </w:r>
          <w:r>
            <w:rPr>
              <w:noProof/>
              <w:webHidden/>
            </w:rPr>
            <w:fldChar w:fldCharType="separate"/>
          </w:r>
          <w:ins w:id="113" w:author="David Conklin" w:date="2021-04-14T15:51:00Z">
            <w:r w:rsidR="00A06517">
              <w:rPr>
                <w:noProof/>
                <w:webHidden/>
              </w:rPr>
              <w:t>16</w:t>
            </w:r>
          </w:ins>
          <w:ins w:id="114" w:author="David Conklin" w:date="2021-04-12T14:55:00Z">
            <w:r>
              <w:rPr>
                <w:noProof/>
                <w:webHidden/>
              </w:rPr>
              <w:fldChar w:fldCharType="end"/>
            </w:r>
            <w:r w:rsidRPr="00D9624F">
              <w:rPr>
                <w:rStyle w:val="Hyperlink"/>
                <w:noProof/>
              </w:rPr>
              <w:fldChar w:fldCharType="end"/>
            </w:r>
          </w:ins>
        </w:p>
        <w:p w14:paraId="0FF4ED02" w14:textId="47283B66" w:rsidR="00B86E24" w:rsidRDefault="00B86E24">
          <w:pPr>
            <w:pStyle w:val="TOC2"/>
            <w:tabs>
              <w:tab w:val="right" w:leader="dot" w:pos="9350"/>
            </w:tabs>
            <w:rPr>
              <w:ins w:id="115" w:author="David Conklin" w:date="2021-04-12T14:55:00Z"/>
              <w:rFonts w:eastAsiaTheme="minorEastAsia"/>
              <w:noProof/>
            </w:rPr>
          </w:pPr>
          <w:ins w:id="11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"_Toc69131784"</w:instrText>
            </w:r>
            <w:r w:rsidRPr="00D9624F">
              <w:rPr>
                <w:rStyle w:val="Hyperlink"/>
                <w:noProof/>
              </w:rPr>
              <w:instrText xml:space="preserve"> </w:instrText>
            </w:r>
            <w:r w:rsidRPr="00D9624F">
              <w:rPr>
                <w:rStyle w:val="Hyperlink"/>
                <w:noProof/>
              </w:rPr>
              <w:fldChar w:fldCharType="separate"/>
            </w:r>
            <w:r w:rsidRPr="00D9624F">
              <w:rPr>
                <w:rStyle w:val="Hyperlink"/>
                <w:noProof/>
              </w:rPr>
              <w:t>Monthly and seasonal weather data</w:t>
            </w:r>
            <w:r>
              <w:rPr>
                <w:noProof/>
                <w:webHidden/>
              </w:rPr>
              <w:tab/>
            </w:r>
            <w:r>
              <w:rPr>
                <w:noProof/>
                <w:webHidden/>
              </w:rPr>
              <w:fldChar w:fldCharType="begin"/>
            </w:r>
            <w:r>
              <w:rPr>
                <w:noProof/>
                <w:webHidden/>
              </w:rPr>
              <w:instrText xml:space="preserve"> PAGEREF _Toc69131784 \h </w:instrText>
            </w:r>
          </w:ins>
          <w:r>
            <w:rPr>
              <w:noProof/>
              <w:webHidden/>
            </w:rPr>
          </w:r>
          <w:r>
            <w:rPr>
              <w:noProof/>
              <w:webHidden/>
            </w:rPr>
            <w:fldChar w:fldCharType="separate"/>
          </w:r>
          <w:ins w:id="117" w:author="David Conklin" w:date="2021-04-14T15:51:00Z">
            <w:r w:rsidR="00A06517">
              <w:rPr>
                <w:noProof/>
                <w:webHidden/>
              </w:rPr>
              <w:t>17</w:t>
            </w:r>
          </w:ins>
          <w:ins w:id="118" w:author="David Conklin" w:date="2021-04-12T14:55:00Z">
            <w:r>
              <w:rPr>
                <w:noProof/>
                <w:webHidden/>
              </w:rPr>
              <w:fldChar w:fldCharType="end"/>
            </w:r>
            <w:r w:rsidRPr="00D9624F">
              <w:rPr>
                <w:rStyle w:val="Hyperlink"/>
                <w:noProof/>
              </w:rPr>
              <w:fldChar w:fldCharType="end"/>
            </w:r>
          </w:ins>
        </w:p>
        <w:p w14:paraId="42352A23" w14:textId="39E0811F" w:rsidR="00B86E24" w:rsidRDefault="00B86E24">
          <w:pPr>
            <w:pStyle w:val="TOC2"/>
            <w:tabs>
              <w:tab w:val="right" w:leader="dot" w:pos="9350"/>
            </w:tabs>
            <w:rPr>
              <w:ins w:id="119" w:author="David Conklin" w:date="2021-04-12T14:55:00Z"/>
              <w:rFonts w:eastAsiaTheme="minorEastAsia"/>
              <w:noProof/>
            </w:rPr>
          </w:pPr>
          <w:ins w:id="120" w:author="David Conklin" w:date="2021-04-12T14:55:00Z">
            <w:r w:rsidRPr="00D9624F">
              <w:rPr>
                <w:rStyle w:val="Hyperlink"/>
                <w:noProof/>
              </w:rPr>
              <w:lastRenderedPageBreak/>
              <w:fldChar w:fldCharType="begin"/>
            </w:r>
            <w:r w:rsidRPr="00D9624F">
              <w:rPr>
                <w:rStyle w:val="Hyperlink"/>
                <w:noProof/>
              </w:rPr>
              <w:instrText xml:space="preserve"> </w:instrText>
            </w:r>
            <w:r>
              <w:rPr>
                <w:noProof/>
              </w:rPr>
              <w:instrText>HYPERLINK \l "_Toc69131785"</w:instrText>
            </w:r>
            <w:r w:rsidRPr="00D9624F">
              <w:rPr>
                <w:rStyle w:val="Hyperlink"/>
                <w:noProof/>
              </w:rPr>
              <w:instrText xml:space="preserve"> </w:instrText>
            </w:r>
            <w:r w:rsidRPr="00D9624F">
              <w:rPr>
                <w:rStyle w:val="Hyperlink"/>
                <w:noProof/>
              </w:rPr>
              <w:fldChar w:fldCharType="separate"/>
            </w:r>
            <w:r w:rsidRPr="00D9624F">
              <w:rPr>
                <w:rStyle w:val="Hyperlink"/>
                <w:noProof/>
              </w:rPr>
              <w:t>Climate data grids</w:t>
            </w:r>
            <w:r>
              <w:rPr>
                <w:noProof/>
                <w:webHidden/>
              </w:rPr>
              <w:tab/>
            </w:r>
            <w:r>
              <w:rPr>
                <w:noProof/>
                <w:webHidden/>
              </w:rPr>
              <w:fldChar w:fldCharType="begin"/>
            </w:r>
            <w:r>
              <w:rPr>
                <w:noProof/>
                <w:webHidden/>
              </w:rPr>
              <w:instrText xml:space="preserve"> PAGEREF _Toc69131785 \h </w:instrText>
            </w:r>
          </w:ins>
          <w:r>
            <w:rPr>
              <w:noProof/>
              <w:webHidden/>
            </w:rPr>
          </w:r>
          <w:r>
            <w:rPr>
              <w:noProof/>
              <w:webHidden/>
            </w:rPr>
            <w:fldChar w:fldCharType="separate"/>
          </w:r>
          <w:ins w:id="121" w:author="David Conklin" w:date="2021-04-14T15:51:00Z">
            <w:r w:rsidR="00A06517">
              <w:rPr>
                <w:noProof/>
                <w:webHidden/>
              </w:rPr>
              <w:t>18</w:t>
            </w:r>
          </w:ins>
          <w:ins w:id="122" w:author="David Conklin" w:date="2021-04-12T14:55:00Z">
            <w:r>
              <w:rPr>
                <w:noProof/>
                <w:webHidden/>
              </w:rPr>
              <w:fldChar w:fldCharType="end"/>
            </w:r>
            <w:r w:rsidRPr="00D9624F">
              <w:rPr>
                <w:rStyle w:val="Hyperlink"/>
                <w:noProof/>
              </w:rPr>
              <w:fldChar w:fldCharType="end"/>
            </w:r>
          </w:ins>
        </w:p>
        <w:p w14:paraId="0C9E5457" w14:textId="774CB42F" w:rsidR="00B86E24" w:rsidRDefault="00B86E24">
          <w:pPr>
            <w:pStyle w:val="TOC3"/>
            <w:tabs>
              <w:tab w:val="right" w:leader="dot" w:pos="9350"/>
            </w:tabs>
            <w:rPr>
              <w:ins w:id="123" w:author="David Conklin" w:date="2021-04-12T14:55:00Z"/>
              <w:rFonts w:eastAsiaTheme="minorEastAsia"/>
              <w:noProof/>
            </w:rPr>
          </w:pPr>
          <w:ins w:id="12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"_Toc69131786"</w:instrText>
            </w:r>
            <w:r w:rsidRPr="00D9624F">
              <w:rPr>
                <w:rStyle w:val="Hyperlink"/>
                <w:noProof/>
              </w:rPr>
              <w:instrText xml:space="preserve"> </w:instrText>
            </w:r>
            <w:r w:rsidRPr="00D9624F">
              <w:rPr>
                <w:rStyle w:val="Hyperlink"/>
                <w:noProof/>
              </w:rPr>
              <w:fldChar w:fldCharType="separate"/>
            </w:r>
            <w:r w:rsidRPr="00D9624F">
              <w:rPr>
                <w:rStyle w:val="Hyperlink"/>
                <w:noProof/>
              </w:rPr>
              <w:t>The WW2100 climate grid</w:t>
            </w:r>
            <w:r>
              <w:rPr>
                <w:noProof/>
                <w:webHidden/>
              </w:rPr>
              <w:tab/>
            </w:r>
            <w:r>
              <w:rPr>
                <w:noProof/>
                <w:webHidden/>
              </w:rPr>
              <w:fldChar w:fldCharType="begin"/>
            </w:r>
            <w:r>
              <w:rPr>
                <w:noProof/>
                <w:webHidden/>
              </w:rPr>
              <w:instrText xml:space="preserve"> PAGEREF _Toc69131786 \h </w:instrText>
            </w:r>
          </w:ins>
          <w:r>
            <w:rPr>
              <w:noProof/>
              <w:webHidden/>
            </w:rPr>
          </w:r>
          <w:r>
            <w:rPr>
              <w:noProof/>
              <w:webHidden/>
            </w:rPr>
            <w:fldChar w:fldCharType="separate"/>
          </w:r>
          <w:ins w:id="125" w:author="David Conklin" w:date="2021-04-14T15:51:00Z">
            <w:r w:rsidR="00A06517">
              <w:rPr>
                <w:noProof/>
                <w:webHidden/>
              </w:rPr>
              <w:t>18</w:t>
            </w:r>
          </w:ins>
          <w:ins w:id="126" w:author="David Conklin" w:date="2021-04-12T14:55:00Z">
            <w:r>
              <w:rPr>
                <w:noProof/>
                <w:webHidden/>
              </w:rPr>
              <w:fldChar w:fldCharType="end"/>
            </w:r>
            <w:r w:rsidRPr="00D9624F">
              <w:rPr>
                <w:rStyle w:val="Hyperlink"/>
                <w:noProof/>
              </w:rPr>
              <w:fldChar w:fldCharType="end"/>
            </w:r>
          </w:ins>
        </w:p>
        <w:p w14:paraId="311635FE" w14:textId="041BBD2A" w:rsidR="00B86E24" w:rsidRDefault="00B86E24">
          <w:pPr>
            <w:pStyle w:val="TOC3"/>
            <w:tabs>
              <w:tab w:val="right" w:leader="dot" w:pos="9350"/>
            </w:tabs>
            <w:rPr>
              <w:ins w:id="127" w:author="David Conklin" w:date="2021-04-12T14:55:00Z"/>
              <w:rFonts w:eastAsiaTheme="minorEastAsia"/>
              <w:noProof/>
            </w:rPr>
          </w:pPr>
          <w:ins w:id="12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"_Toc69131787"</w:instrText>
            </w:r>
            <w:r w:rsidRPr="00D9624F">
              <w:rPr>
                <w:rStyle w:val="Hyperlink"/>
                <w:noProof/>
              </w:rPr>
              <w:instrText xml:space="preserve"> </w:instrText>
            </w:r>
            <w:r w:rsidRPr="00D9624F">
              <w:rPr>
                <w:rStyle w:val="Hyperlink"/>
                <w:noProof/>
              </w:rPr>
              <w:fldChar w:fldCharType="separate"/>
            </w:r>
            <w:r w:rsidRPr="00D9624F">
              <w:rPr>
                <w:rStyle w:val="Hyperlink"/>
                <w:noProof/>
              </w:rPr>
              <w:t>The v2 climate grid</w:t>
            </w:r>
            <w:r>
              <w:rPr>
                <w:noProof/>
                <w:webHidden/>
              </w:rPr>
              <w:tab/>
            </w:r>
            <w:r>
              <w:rPr>
                <w:noProof/>
                <w:webHidden/>
              </w:rPr>
              <w:fldChar w:fldCharType="begin"/>
            </w:r>
            <w:r>
              <w:rPr>
                <w:noProof/>
                <w:webHidden/>
              </w:rPr>
              <w:instrText xml:space="preserve"> PAGEREF _Toc69131787 \h </w:instrText>
            </w:r>
          </w:ins>
          <w:r>
            <w:rPr>
              <w:noProof/>
              <w:webHidden/>
            </w:rPr>
          </w:r>
          <w:r>
            <w:rPr>
              <w:noProof/>
              <w:webHidden/>
            </w:rPr>
            <w:fldChar w:fldCharType="separate"/>
          </w:r>
          <w:ins w:id="129" w:author="David Conklin" w:date="2021-04-14T15:51:00Z">
            <w:r w:rsidR="00A06517">
              <w:rPr>
                <w:noProof/>
                <w:webHidden/>
              </w:rPr>
              <w:t>19</w:t>
            </w:r>
          </w:ins>
          <w:ins w:id="130" w:author="David Conklin" w:date="2021-04-12T14:55:00Z">
            <w:r>
              <w:rPr>
                <w:noProof/>
                <w:webHidden/>
              </w:rPr>
              <w:fldChar w:fldCharType="end"/>
            </w:r>
            <w:r w:rsidRPr="00D9624F">
              <w:rPr>
                <w:rStyle w:val="Hyperlink"/>
                <w:noProof/>
              </w:rPr>
              <w:fldChar w:fldCharType="end"/>
            </w:r>
          </w:ins>
        </w:p>
        <w:p w14:paraId="3C222771" w14:textId="7872DBB8" w:rsidR="00B86E24" w:rsidRDefault="00B86E24">
          <w:pPr>
            <w:pStyle w:val="TOC2"/>
            <w:tabs>
              <w:tab w:val="right" w:leader="dot" w:pos="9350"/>
            </w:tabs>
            <w:rPr>
              <w:ins w:id="131" w:author="David Conklin" w:date="2021-04-12T14:55:00Z"/>
              <w:rFonts w:eastAsiaTheme="minorEastAsia"/>
              <w:noProof/>
            </w:rPr>
          </w:pPr>
          <w:ins w:id="13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"_Toc69131788"</w:instrText>
            </w:r>
            <w:r w:rsidRPr="00D9624F">
              <w:rPr>
                <w:rStyle w:val="Hyperlink"/>
                <w:noProof/>
              </w:rPr>
              <w:instrText xml:space="preserve"> </w:instrText>
            </w:r>
            <w:r w:rsidRPr="00D9624F">
              <w:rPr>
                <w:rStyle w:val="Hyperlink"/>
                <w:noProof/>
              </w:rPr>
              <w:fldChar w:fldCharType="separate"/>
            </w:r>
            <w:r w:rsidRPr="00D9624F">
              <w:rPr>
                <w:rStyle w:val="Hyperlink"/>
                <w:noProof/>
              </w:rPr>
              <w:t>How climate data is looked up</w:t>
            </w:r>
            <w:r>
              <w:rPr>
                <w:noProof/>
                <w:webHidden/>
              </w:rPr>
              <w:tab/>
            </w:r>
            <w:r>
              <w:rPr>
                <w:noProof/>
                <w:webHidden/>
              </w:rPr>
              <w:fldChar w:fldCharType="begin"/>
            </w:r>
            <w:r>
              <w:rPr>
                <w:noProof/>
                <w:webHidden/>
              </w:rPr>
              <w:instrText xml:space="preserve"> PAGEREF _Toc69131788 \h </w:instrText>
            </w:r>
          </w:ins>
          <w:r>
            <w:rPr>
              <w:noProof/>
              <w:webHidden/>
            </w:rPr>
          </w:r>
          <w:r>
            <w:rPr>
              <w:noProof/>
              <w:webHidden/>
            </w:rPr>
            <w:fldChar w:fldCharType="separate"/>
          </w:r>
          <w:ins w:id="133" w:author="David Conklin" w:date="2021-04-14T15:51:00Z">
            <w:r w:rsidR="00A06517">
              <w:rPr>
                <w:noProof/>
                <w:webHidden/>
              </w:rPr>
              <w:t>19</w:t>
            </w:r>
          </w:ins>
          <w:ins w:id="134" w:author="David Conklin" w:date="2021-04-12T14:55:00Z">
            <w:r>
              <w:rPr>
                <w:noProof/>
                <w:webHidden/>
              </w:rPr>
              <w:fldChar w:fldCharType="end"/>
            </w:r>
            <w:r w:rsidRPr="00D9624F">
              <w:rPr>
                <w:rStyle w:val="Hyperlink"/>
                <w:noProof/>
              </w:rPr>
              <w:fldChar w:fldCharType="end"/>
            </w:r>
          </w:ins>
        </w:p>
        <w:p w14:paraId="054FEF8C" w14:textId="3EF9F4DF" w:rsidR="00B86E24" w:rsidRDefault="00B86E24">
          <w:pPr>
            <w:pStyle w:val="TOC2"/>
            <w:tabs>
              <w:tab w:val="right" w:leader="dot" w:pos="9350"/>
            </w:tabs>
            <w:rPr>
              <w:ins w:id="135" w:author="David Conklin" w:date="2021-04-12T14:55:00Z"/>
              <w:rFonts w:eastAsiaTheme="minorEastAsia"/>
              <w:noProof/>
            </w:rPr>
          </w:pPr>
          <w:ins w:id="13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"_Toc69131789"</w:instrText>
            </w:r>
            <w:r w:rsidRPr="00D9624F">
              <w:rPr>
                <w:rStyle w:val="Hyperlink"/>
                <w:noProof/>
              </w:rPr>
              <w:instrText xml:space="preserve"> </w:instrText>
            </w:r>
            <w:r w:rsidRPr="00D9624F">
              <w:rPr>
                <w:rStyle w:val="Hyperlink"/>
                <w:noProof/>
              </w:rPr>
              <w:fldChar w:fldCharType="separate"/>
            </w:r>
            <w:r w:rsidRPr="00D9624F">
              <w:rPr>
                <w:rStyle w:val="Hyperlink"/>
                <w:noProof/>
              </w:rPr>
              <w:t>What is in a climate dataset</w:t>
            </w:r>
            <w:r>
              <w:rPr>
                <w:noProof/>
                <w:webHidden/>
              </w:rPr>
              <w:tab/>
            </w:r>
            <w:r>
              <w:rPr>
                <w:noProof/>
                <w:webHidden/>
              </w:rPr>
              <w:fldChar w:fldCharType="begin"/>
            </w:r>
            <w:r>
              <w:rPr>
                <w:noProof/>
                <w:webHidden/>
              </w:rPr>
              <w:instrText xml:space="preserve"> PAGEREF _Toc69131789 \h </w:instrText>
            </w:r>
          </w:ins>
          <w:r>
            <w:rPr>
              <w:noProof/>
              <w:webHidden/>
            </w:rPr>
          </w:r>
          <w:r>
            <w:rPr>
              <w:noProof/>
              <w:webHidden/>
            </w:rPr>
            <w:fldChar w:fldCharType="separate"/>
          </w:r>
          <w:ins w:id="137" w:author="David Conklin" w:date="2021-04-14T15:51:00Z">
            <w:r w:rsidR="00A06517">
              <w:rPr>
                <w:noProof/>
                <w:webHidden/>
              </w:rPr>
              <w:t>20</w:t>
            </w:r>
          </w:ins>
          <w:ins w:id="138" w:author="David Conklin" w:date="2021-04-12T14:55:00Z">
            <w:r>
              <w:rPr>
                <w:noProof/>
                <w:webHidden/>
              </w:rPr>
              <w:fldChar w:fldCharType="end"/>
            </w:r>
            <w:r w:rsidRPr="00D9624F">
              <w:rPr>
                <w:rStyle w:val="Hyperlink"/>
                <w:noProof/>
              </w:rPr>
              <w:fldChar w:fldCharType="end"/>
            </w:r>
          </w:ins>
        </w:p>
        <w:p w14:paraId="66A58B00" w14:textId="6025689E" w:rsidR="00B86E24" w:rsidRDefault="00B86E24">
          <w:pPr>
            <w:pStyle w:val="TOC1"/>
            <w:tabs>
              <w:tab w:val="right" w:leader="dot" w:pos="9350"/>
            </w:tabs>
            <w:rPr>
              <w:ins w:id="139" w:author="David Conklin" w:date="2021-04-12T14:55:00Z"/>
              <w:rFonts w:eastAsiaTheme="minorEastAsia"/>
              <w:noProof/>
            </w:rPr>
          </w:pPr>
          <w:ins w:id="14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"_Toc69131790"</w:instrText>
            </w:r>
            <w:r w:rsidRPr="00D9624F">
              <w:rPr>
                <w:rStyle w:val="Hyperlink"/>
                <w:noProof/>
              </w:rPr>
              <w:instrText xml:space="preserve"> </w:instrText>
            </w:r>
            <w:r w:rsidRPr="00D9624F">
              <w:rPr>
                <w:rStyle w:val="Hyperlink"/>
                <w:noProof/>
              </w:rPr>
              <w:fldChar w:fldCharType="separate"/>
            </w:r>
            <w:r w:rsidRPr="00D9624F">
              <w:rPr>
                <w:rStyle w:val="Hyperlink"/>
                <w:noProof/>
              </w:rPr>
              <w:t>Water rights</w:t>
            </w:r>
            <w:r>
              <w:rPr>
                <w:noProof/>
                <w:webHidden/>
              </w:rPr>
              <w:tab/>
            </w:r>
            <w:r>
              <w:rPr>
                <w:noProof/>
                <w:webHidden/>
              </w:rPr>
              <w:fldChar w:fldCharType="begin"/>
            </w:r>
            <w:r>
              <w:rPr>
                <w:noProof/>
                <w:webHidden/>
              </w:rPr>
              <w:instrText xml:space="preserve"> PAGEREF _Toc69131790 \h </w:instrText>
            </w:r>
          </w:ins>
          <w:r>
            <w:rPr>
              <w:noProof/>
              <w:webHidden/>
            </w:rPr>
          </w:r>
          <w:r>
            <w:rPr>
              <w:noProof/>
              <w:webHidden/>
            </w:rPr>
            <w:fldChar w:fldCharType="separate"/>
          </w:r>
          <w:ins w:id="141" w:author="David Conklin" w:date="2021-04-14T15:51:00Z">
            <w:r w:rsidR="00A06517">
              <w:rPr>
                <w:noProof/>
                <w:webHidden/>
              </w:rPr>
              <w:t>20</w:t>
            </w:r>
          </w:ins>
          <w:ins w:id="142" w:author="David Conklin" w:date="2021-04-12T14:55:00Z">
            <w:r>
              <w:rPr>
                <w:noProof/>
                <w:webHidden/>
              </w:rPr>
              <w:fldChar w:fldCharType="end"/>
            </w:r>
            <w:r w:rsidRPr="00D9624F">
              <w:rPr>
                <w:rStyle w:val="Hyperlink"/>
                <w:noProof/>
              </w:rPr>
              <w:fldChar w:fldCharType="end"/>
            </w:r>
          </w:ins>
        </w:p>
        <w:p w14:paraId="77D2613A" w14:textId="172401FB" w:rsidR="00B86E24" w:rsidRDefault="00B86E24">
          <w:pPr>
            <w:pStyle w:val="TOC2"/>
            <w:tabs>
              <w:tab w:val="right" w:leader="dot" w:pos="9350"/>
            </w:tabs>
            <w:rPr>
              <w:ins w:id="143" w:author="David Conklin" w:date="2021-04-12T14:55:00Z"/>
              <w:rFonts w:eastAsiaTheme="minorEastAsia"/>
              <w:noProof/>
            </w:rPr>
          </w:pPr>
          <w:ins w:id="14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"_Toc69131791"</w:instrText>
            </w:r>
            <w:r w:rsidRPr="00D9624F">
              <w:rPr>
                <w:rStyle w:val="Hyperlink"/>
                <w:noProof/>
              </w:rPr>
              <w:instrText xml:space="preserve"> </w:instrText>
            </w:r>
            <w:r w:rsidRPr="00D9624F">
              <w:rPr>
                <w:rStyle w:val="Hyperlink"/>
                <w:noProof/>
              </w:rPr>
              <w:fldChar w:fldCharType="separate"/>
            </w:r>
            <w:r w:rsidRPr="00D9624F">
              <w:rPr>
                <w:rStyle w:val="Hyperlink"/>
                <w:noProof/>
              </w:rPr>
              <w:t>Water rights data</w:t>
            </w:r>
            <w:r>
              <w:rPr>
                <w:noProof/>
                <w:webHidden/>
              </w:rPr>
              <w:tab/>
            </w:r>
            <w:r>
              <w:rPr>
                <w:noProof/>
                <w:webHidden/>
              </w:rPr>
              <w:fldChar w:fldCharType="begin"/>
            </w:r>
            <w:r>
              <w:rPr>
                <w:noProof/>
                <w:webHidden/>
              </w:rPr>
              <w:instrText xml:space="preserve"> PAGEREF _Toc69131791 \h </w:instrText>
            </w:r>
          </w:ins>
          <w:r>
            <w:rPr>
              <w:noProof/>
              <w:webHidden/>
            </w:rPr>
          </w:r>
          <w:r>
            <w:rPr>
              <w:noProof/>
              <w:webHidden/>
            </w:rPr>
            <w:fldChar w:fldCharType="separate"/>
          </w:r>
          <w:ins w:id="145" w:author="David Conklin" w:date="2021-04-14T15:51:00Z">
            <w:r w:rsidR="00A06517">
              <w:rPr>
                <w:noProof/>
                <w:webHidden/>
              </w:rPr>
              <w:t>20</w:t>
            </w:r>
          </w:ins>
          <w:ins w:id="146" w:author="David Conklin" w:date="2021-04-12T14:55:00Z">
            <w:r>
              <w:rPr>
                <w:noProof/>
                <w:webHidden/>
              </w:rPr>
              <w:fldChar w:fldCharType="end"/>
            </w:r>
            <w:r w:rsidRPr="00D9624F">
              <w:rPr>
                <w:rStyle w:val="Hyperlink"/>
                <w:noProof/>
              </w:rPr>
              <w:fldChar w:fldCharType="end"/>
            </w:r>
          </w:ins>
        </w:p>
        <w:p w14:paraId="5CE8F34B" w14:textId="75010A89" w:rsidR="00B86E24" w:rsidRDefault="00B86E24">
          <w:pPr>
            <w:pStyle w:val="TOC2"/>
            <w:tabs>
              <w:tab w:val="right" w:leader="dot" w:pos="9350"/>
            </w:tabs>
            <w:rPr>
              <w:ins w:id="147" w:author="David Conklin" w:date="2021-04-12T14:55:00Z"/>
              <w:rFonts w:eastAsiaTheme="minorEastAsia"/>
              <w:noProof/>
            </w:rPr>
          </w:pPr>
          <w:ins w:id="14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"_Toc69131792"</w:instrText>
            </w:r>
            <w:r w:rsidRPr="00D9624F">
              <w:rPr>
                <w:rStyle w:val="Hyperlink"/>
                <w:noProof/>
              </w:rPr>
              <w:instrText xml:space="preserve"> </w:instrText>
            </w:r>
            <w:r w:rsidRPr="00D9624F">
              <w:rPr>
                <w:rStyle w:val="Hyperlink"/>
                <w:noProof/>
              </w:rPr>
              <w:fldChar w:fldCharType="separate"/>
            </w:r>
            <w:r w:rsidRPr="00D9624F">
              <w:rPr>
                <w:rStyle w:val="Hyperlink"/>
                <w:noProof/>
              </w:rPr>
              <w:t>The wr_pods.csv file</w:t>
            </w:r>
            <w:r>
              <w:rPr>
                <w:noProof/>
                <w:webHidden/>
              </w:rPr>
              <w:tab/>
            </w:r>
            <w:r>
              <w:rPr>
                <w:noProof/>
                <w:webHidden/>
              </w:rPr>
              <w:fldChar w:fldCharType="begin"/>
            </w:r>
            <w:r>
              <w:rPr>
                <w:noProof/>
                <w:webHidden/>
              </w:rPr>
              <w:instrText xml:space="preserve"> PAGEREF _Toc69131792 \h </w:instrText>
            </w:r>
          </w:ins>
          <w:r>
            <w:rPr>
              <w:noProof/>
              <w:webHidden/>
            </w:rPr>
          </w:r>
          <w:r>
            <w:rPr>
              <w:noProof/>
              <w:webHidden/>
            </w:rPr>
            <w:fldChar w:fldCharType="separate"/>
          </w:r>
          <w:ins w:id="149" w:author="David Conklin" w:date="2021-04-14T15:51:00Z">
            <w:r w:rsidR="00A06517">
              <w:rPr>
                <w:noProof/>
                <w:webHidden/>
              </w:rPr>
              <w:t>21</w:t>
            </w:r>
          </w:ins>
          <w:ins w:id="150" w:author="David Conklin" w:date="2021-04-12T14:55:00Z">
            <w:r>
              <w:rPr>
                <w:noProof/>
                <w:webHidden/>
              </w:rPr>
              <w:fldChar w:fldCharType="end"/>
            </w:r>
            <w:r w:rsidRPr="00D9624F">
              <w:rPr>
                <w:rStyle w:val="Hyperlink"/>
                <w:noProof/>
              </w:rPr>
              <w:fldChar w:fldCharType="end"/>
            </w:r>
          </w:ins>
        </w:p>
        <w:p w14:paraId="6FCA5C95" w14:textId="0746F686" w:rsidR="00B86E24" w:rsidRDefault="00B86E24">
          <w:pPr>
            <w:pStyle w:val="TOC2"/>
            <w:tabs>
              <w:tab w:val="right" w:leader="dot" w:pos="9350"/>
            </w:tabs>
            <w:rPr>
              <w:ins w:id="151" w:author="David Conklin" w:date="2021-04-12T14:55:00Z"/>
              <w:rFonts w:eastAsiaTheme="minorEastAsia"/>
              <w:noProof/>
            </w:rPr>
          </w:pPr>
          <w:ins w:id="15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"_Toc69131793"</w:instrText>
            </w:r>
            <w:r w:rsidRPr="00D9624F">
              <w:rPr>
                <w:rStyle w:val="Hyperlink"/>
                <w:noProof/>
              </w:rPr>
              <w:instrText xml:space="preserve"> </w:instrText>
            </w:r>
            <w:r w:rsidRPr="00D9624F">
              <w:rPr>
                <w:rStyle w:val="Hyperlink"/>
                <w:noProof/>
              </w:rPr>
              <w:fldChar w:fldCharType="separate"/>
            </w:r>
            <w:r w:rsidRPr="00D9624F">
              <w:rPr>
                <w:rStyle w:val="Hyperlink"/>
                <w:noProof/>
              </w:rPr>
              <w:t>The wr_pous.csv file</w:t>
            </w:r>
            <w:r>
              <w:rPr>
                <w:noProof/>
                <w:webHidden/>
              </w:rPr>
              <w:tab/>
            </w:r>
            <w:r>
              <w:rPr>
                <w:noProof/>
                <w:webHidden/>
              </w:rPr>
              <w:fldChar w:fldCharType="begin"/>
            </w:r>
            <w:r>
              <w:rPr>
                <w:noProof/>
                <w:webHidden/>
              </w:rPr>
              <w:instrText xml:space="preserve"> PAGEREF _Toc69131793 \h </w:instrText>
            </w:r>
          </w:ins>
          <w:r>
            <w:rPr>
              <w:noProof/>
              <w:webHidden/>
            </w:rPr>
          </w:r>
          <w:r>
            <w:rPr>
              <w:noProof/>
              <w:webHidden/>
            </w:rPr>
            <w:fldChar w:fldCharType="separate"/>
          </w:r>
          <w:ins w:id="153" w:author="David Conklin" w:date="2021-04-14T15:51:00Z">
            <w:r w:rsidR="00A06517">
              <w:rPr>
                <w:noProof/>
                <w:webHidden/>
              </w:rPr>
              <w:t>21</w:t>
            </w:r>
          </w:ins>
          <w:ins w:id="154" w:author="David Conklin" w:date="2021-04-12T14:55:00Z">
            <w:r>
              <w:rPr>
                <w:noProof/>
                <w:webHidden/>
              </w:rPr>
              <w:fldChar w:fldCharType="end"/>
            </w:r>
            <w:r w:rsidRPr="00D9624F">
              <w:rPr>
                <w:rStyle w:val="Hyperlink"/>
                <w:noProof/>
              </w:rPr>
              <w:fldChar w:fldCharType="end"/>
            </w:r>
          </w:ins>
        </w:p>
        <w:p w14:paraId="414EC640" w14:textId="76B04D55" w:rsidR="00B86E24" w:rsidRDefault="00B86E24">
          <w:pPr>
            <w:pStyle w:val="TOC2"/>
            <w:tabs>
              <w:tab w:val="right" w:leader="dot" w:pos="9350"/>
            </w:tabs>
            <w:rPr>
              <w:ins w:id="155" w:author="David Conklin" w:date="2021-04-12T14:55:00Z"/>
              <w:rFonts w:eastAsiaTheme="minorEastAsia"/>
              <w:noProof/>
            </w:rPr>
          </w:pPr>
          <w:ins w:id="15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"_Toc69131794"</w:instrText>
            </w:r>
            <w:r w:rsidRPr="00D9624F">
              <w:rPr>
                <w:rStyle w:val="Hyperlink"/>
                <w:noProof/>
              </w:rPr>
              <w:instrText xml:space="preserve"> </w:instrText>
            </w:r>
            <w:r w:rsidRPr="00D9624F">
              <w:rPr>
                <w:rStyle w:val="Hyperlink"/>
                <w:noProof/>
              </w:rPr>
              <w:fldChar w:fldCharType="separate"/>
            </w:r>
            <w:r w:rsidRPr="00D9624F">
              <w:rPr>
                <w:rStyle w:val="Hyperlink"/>
                <w:noProof/>
              </w:rPr>
              <w:t>Adding a water right</w:t>
            </w:r>
            <w:r>
              <w:rPr>
                <w:noProof/>
                <w:webHidden/>
              </w:rPr>
              <w:tab/>
            </w:r>
            <w:r>
              <w:rPr>
                <w:noProof/>
                <w:webHidden/>
              </w:rPr>
              <w:fldChar w:fldCharType="begin"/>
            </w:r>
            <w:r>
              <w:rPr>
                <w:noProof/>
                <w:webHidden/>
              </w:rPr>
              <w:instrText xml:space="preserve"> PAGEREF _Toc69131794 \h </w:instrText>
            </w:r>
          </w:ins>
          <w:r>
            <w:rPr>
              <w:noProof/>
              <w:webHidden/>
            </w:rPr>
          </w:r>
          <w:r>
            <w:rPr>
              <w:noProof/>
              <w:webHidden/>
            </w:rPr>
            <w:fldChar w:fldCharType="separate"/>
          </w:r>
          <w:ins w:id="157" w:author="David Conklin" w:date="2021-04-14T15:51:00Z">
            <w:r w:rsidR="00A06517">
              <w:rPr>
                <w:noProof/>
                <w:webHidden/>
              </w:rPr>
              <w:t>22</w:t>
            </w:r>
          </w:ins>
          <w:ins w:id="158" w:author="David Conklin" w:date="2021-04-12T14:55:00Z">
            <w:r>
              <w:rPr>
                <w:noProof/>
                <w:webHidden/>
              </w:rPr>
              <w:fldChar w:fldCharType="end"/>
            </w:r>
            <w:r w:rsidRPr="00D9624F">
              <w:rPr>
                <w:rStyle w:val="Hyperlink"/>
                <w:noProof/>
              </w:rPr>
              <w:fldChar w:fldCharType="end"/>
            </w:r>
          </w:ins>
        </w:p>
        <w:p w14:paraId="0618647D" w14:textId="0F3092A9" w:rsidR="00B86E24" w:rsidRDefault="00B86E24">
          <w:pPr>
            <w:pStyle w:val="TOC1"/>
            <w:tabs>
              <w:tab w:val="right" w:leader="dot" w:pos="9350"/>
            </w:tabs>
            <w:rPr>
              <w:ins w:id="159" w:author="David Conklin" w:date="2021-04-12T14:55:00Z"/>
              <w:rFonts w:eastAsiaTheme="minorEastAsia"/>
              <w:noProof/>
            </w:rPr>
          </w:pPr>
          <w:ins w:id="16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"_Toc69131795"</w:instrText>
            </w:r>
            <w:r w:rsidRPr="00D9624F">
              <w:rPr>
                <w:rStyle w:val="Hyperlink"/>
                <w:noProof/>
              </w:rPr>
              <w:instrText xml:space="preserve"> </w:instrText>
            </w:r>
            <w:r w:rsidRPr="00D9624F">
              <w:rPr>
                <w:rStyle w:val="Hyperlink"/>
                <w:noProof/>
              </w:rPr>
              <w:fldChar w:fldCharType="separate"/>
            </w:r>
            <w:r w:rsidRPr="00D9624F">
              <w:rPr>
                <w:rStyle w:val="Hyperlink"/>
                <w:noProof/>
              </w:rPr>
              <w:t>Stream flow and stream temperature</w:t>
            </w:r>
            <w:r>
              <w:rPr>
                <w:noProof/>
                <w:webHidden/>
              </w:rPr>
              <w:tab/>
            </w:r>
            <w:r>
              <w:rPr>
                <w:noProof/>
                <w:webHidden/>
              </w:rPr>
              <w:fldChar w:fldCharType="begin"/>
            </w:r>
            <w:r>
              <w:rPr>
                <w:noProof/>
                <w:webHidden/>
              </w:rPr>
              <w:instrText xml:space="preserve"> PAGEREF _Toc69131795 \h </w:instrText>
            </w:r>
          </w:ins>
          <w:r>
            <w:rPr>
              <w:noProof/>
              <w:webHidden/>
            </w:rPr>
          </w:r>
          <w:r>
            <w:rPr>
              <w:noProof/>
              <w:webHidden/>
            </w:rPr>
            <w:fldChar w:fldCharType="separate"/>
          </w:r>
          <w:ins w:id="161" w:author="David Conklin" w:date="2021-04-14T15:51:00Z">
            <w:r w:rsidR="00A06517">
              <w:rPr>
                <w:noProof/>
                <w:webHidden/>
              </w:rPr>
              <w:t>23</w:t>
            </w:r>
          </w:ins>
          <w:ins w:id="162" w:author="David Conklin" w:date="2021-04-12T14:55:00Z">
            <w:r>
              <w:rPr>
                <w:noProof/>
                <w:webHidden/>
              </w:rPr>
              <w:fldChar w:fldCharType="end"/>
            </w:r>
            <w:r w:rsidRPr="00D9624F">
              <w:rPr>
                <w:rStyle w:val="Hyperlink"/>
                <w:noProof/>
              </w:rPr>
              <w:fldChar w:fldCharType="end"/>
            </w:r>
          </w:ins>
        </w:p>
        <w:p w14:paraId="70D3BDB7" w14:textId="55F413FB" w:rsidR="00B86E24" w:rsidRDefault="00B86E24">
          <w:pPr>
            <w:pStyle w:val="TOC2"/>
            <w:tabs>
              <w:tab w:val="right" w:leader="dot" w:pos="9350"/>
            </w:tabs>
            <w:rPr>
              <w:ins w:id="163" w:author="David Conklin" w:date="2021-04-12T14:55:00Z"/>
              <w:rFonts w:eastAsiaTheme="minorEastAsia"/>
              <w:noProof/>
            </w:rPr>
          </w:pPr>
          <w:ins w:id="16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"_Toc69131796"</w:instrText>
            </w:r>
            <w:r w:rsidRPr="00D9624F">
              <w:rPr>
                <w:rStyle w:val="Hyperlink"/>
                <w:noProof/>
              </w:rPr>
              <w:instrText xml:space="preserve"> </w:instrText>
            </w:r>
            <w:r w:rsidRPr="00D9624F">
              <w:rPr>
                <w:rStyle w:val="Hyperlink"/>
                <w:noProof/>
              </w:rPr>
              <w:fldChar w:fldCharType="separate"/>
            </w:r>
            <w:r w:rsidRPr="00D9624F">
              <w:rPr>
                <w:rStyle w:val="Hyperlink"/>
                <w:noProof/>
              </w:rPr>
              <w:t>Water parcels</w:t>
            </w:r>
            <w:r>
              <w:rPr>
                <w:noProof/>
                <w:webHidden/>
              </w:rPr>
              <w:tab/>
            </w:r>
            <w:r>
              <w:rPr>
                <w:noProof/>
                <w:webHidden/>
              </w:rPr>
              <w:fldChar w:fldCharType="begin"/>
            </w:r>
            <w:r>
              <w:rPr>
                <w:noProof/>
                <w:webHidden/>
              </w:rPr>
              <w:instrText xml:space="preserve"> PAGEREF _Toc69131796 \h </w:instrText>
            </w:r>
          </w:ins>
          <w:r>
            <w:rPr>
              <w:noProof/>
              <w:webHidden/>
            </w:rPr>
          </w:r>
          <w:r>
            <w:rPr>
              <w:noProof/>
              <w:webHidden/>
            </w:rPr>
            <w:fldChar w:fldCharType="separate"/>
          </w:r>
          <w:ins w:id="165" w:author="David Conklin" w:date="2021-04-14T15:51:00Z">
            <w:r w:rsidR="00A06517">
              <w:rPr>
                <w:noProof/>
                <w:webHidden/>
              </w:rPr>
              <w:t>23</w:t>
            </w:r>
          </w:ins>
          <w:ins w:id="166" w:author="David Conklin" w:date="2021-04-12T14:55:00Z">
            <w:r>
              <w:rPr>
                <w:noProof/>
                <w:webHidden/>
              </w:rPr>
              <w:fldChar w:fldCharType="end"/>
            </w:r>
            <w:r w:rsidRPr="00D9624F">
              <w:rPr>
                <w:rStyle w:val="Hyperlink"/>
                <w:noProof/>
              </w:rPr>
              <w:fldChar w:fldCharType="end"/>
            </w:r>
          </w:ins>
        </w:p>
        <w:p w14:paraId="0621F910" w14:textId="586B9EAF" w:rsidR="00B86E24" w:rsidRDefault="00B86E24">
          <w:pPr>
            <w:pStyle w:val="TOC2"/>
            <w:tabs>
              <w:tab w:val="right" w:leader="dot" w:pos="9350"/>
            </w:tabs>
            <w:rPr>
              <w:ins w:id="167" w:author="David Conklin" w:date="2021-04-12T14:55:00Z"/>
              <w:rFonts w:eastAsiaTheme="minorEastAsia"/>
              <w:noProof/>
            </w:rPr>
          </w:pPr>
          <w:ins w:id="16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"_Toc69131797"</w:instrText>
            </w:r>
            <w:r w:rsidRPr="00D9624F">
              <w:rPr>
                <w:rStyle w:val="Hyperlink"/>
                <w:noProof/>
              </w:rPr>
              <w:instrText xml:space="preserve"> </w:instrText>
            </w:r>
            <w:r w:rsidRPr="00D9624F">
              <w:rPr>
                <w:rStyle w:val="Hyperlink"/>
                <w:noProof/>
              </w:rPr>
              <w:fldChar w:fldCharType="separate"/>
            </w:r>
            <w:r w:rsidRPr="00D9624F">
              <w:rPr>
                <w:rStyle w:val="Hyperlink"/>
                <w:noProof/>
              </w:rPr>
              <w:t>Daily water mass and energy balance</w:t>
            </w:r>
            <w:r>
              <w:rPr>
                <w:noProof/>
                <w:webHidden/>
              </w:rPr>
              <w:tab/>
            </w:r>
            <w:r>
              <w:rPr>
                <w:noProof/>
                <w:webHidden/>
              </w:rPr>
              <w:fldChar w:fldCharType="begin"/>
            </w:r>
            <w:r>
              <w:rPr>
                <w:noProof/>
                <w:webHidden/>
              </w:rPr>
              <w:instrText xml:space="preserve"> PAGEREF _Toc69131797 \h </w:instrText>
            </w:r>
          </w:ins>
          <w:r>
            <w:rPr>
              <w:noProof/>
              <w:webHidden/>
            </w:rPr>
          </w:r>
          <w:r>
            <w:rPr>
              <w:noProof/>
              <w:webHidden/>
            </w:rPr>
            <w:fldChar w:fldCharType="separate"/>
          </w:r>
          <w:ins w:id="169" w:author="David Conklin" w:date="2021-04-14T15:51:00Z">
            <w:r w:rsidR="00A06517">
              <w:rPr>
                <w:noProof/>
                <w:webHidden/>
              </w:rPr>
              <w:t>23</w:t>
            </w:r>
          </w:ins>
          <w:ins w:id="170" w:author="David Conklin" w:date="2021-04-12T14:55:00Z">
            <w:r>
              <w:rPr>
                <w:noProof/>
                <w:webHidden/>
              </w:rPr>
              <w:fldChar w:fldCharType="end"/>
            </w:r>
            <w:r w:rsidRPr="00D9624F">
              <w:rPr>
                <w:rStyle w:val="Hyperlink"/>
                <w:noProof/>
              </w:rPr>
              <w:fldChar w:fldCharType="end"/>
            </w:r>
          </w:ins>
        </w:p>
        <w:p w14:paraId="605C9DB9" w14:textId="07D84296" w:rsidR="00B86E24" w:rsidRDefault="00B86E24">
          <w:pPr>
            <w:pStyle w:val="TOC2"/>
            <w:tabs>
              <w:tab w:val="right" w:leader="dot" w:pos="9350"/>
            </w:tabs>
            <w:rPr>
              <w:ins w:id="171" w:author="David Conklin" w:date="2021-04-12T14:55:00Z"/>
              <w:rFonts w:eastAsiaTheme="minorEastAsia"/>
              <w:noProof/>
            </w:rPr>
          </w:pPr>
          <w:ins w:id="17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"_Toc69131798"</w:instrText>
            </w:r>
            <w:r w:rsidRPr="00D9624F">
              <w:rPr>
                <w:rStyle w:val="Hyperlink"/>
                <w:noProof/>
              </w:rPr>
              <w:instrText xml:space="preserve"> </w:instrText>
            </w:r>
            <w:r w:rsidRPr="00D9624F">
              <w:rPr>
                <w:rStyle w:val="Hyperlink"/>
                <w:noProof/>
              </w:rPr>
              <w:fldChar w:fldCharType="separate"/>
            </w:r>
            <w:r w:rsidRPr="00D9624F">
              <w:rPr>
                <w:rStyle w:val="Hyperlink"/>
                <w:noProof/>
              </w:rPr>
              <w:t>Estimating the rate of flow in a stream reach</w:t>
            </w:r>
            <w:r>
              <w:rPr>
                <w:noProof/>
                <w:webHidden/>
              </w:rPr>
              <w:tab/>
            </w:r>
            <w:r>
              <w:rPr>
                <w:noProof/>
                <w:webHidden/>
              </w:rPr>
              <w:fldChar w:fldCharType="begin"/>
            </w:r>
            <w:r>
              <w:rPr>
                <w:noProof/>
                <w:webHidden/>
              </w:rPr>
              <w:instrText xml:space="preserve"> PAGEREF _Toc69131798 \h </w:instrText>
            </w:r>
          </w:ins>
          <w:r>
            <w:rPr>
              <w:noProof/>
              <w:webHidden/>
            </w:rPr>
          </w:r>
          <w:r>
            <w:rPr>
              <w:noProof/>
              <w:webHidden/>
            </w:rPr>
            <w:fldChar w:fldCharType="separate"/>
          </w:r>
          <w:ins w:id="173" w:author="David Conklin" w:date="2021-04-14T15:51:00Z">
            <w:r w:rsidR="00A06517">
              <w:rPr>
                <w:noProof/>
                <w:webHidden/>
              </w:rPr>
              <w:t>24</w:t>
            </w:r>
          </w:ins>
          <w:ins w:id="174" w:author="David Conklin" w:date="2021-04-12T14:55:00Z">
            <w:r>
              <w:rPr>
                <w:noProof/>
                <w:webHidden/>
              </w:rPr>
              <w:fldChar w:fldCharType="end"/>
            </w:r>
            <w:r w:rsidRPr="00D9624F">
              <w:rPr>
                <w:rStyle w:val="Hyperlink"/>
                <w:noProof/>
              </w:rPr>
              <w:fldChar w:fldCharType="end"/>
            </w:r>
          </w:ins>
        </w:p>
        <w:p w14:paraId="5C1BA3EA" w14:textId="421B6503" w:rsidR="00B86E24" w:rsidRDefault="00B86E24">
          <w:pPr>
            <w:pStyle w:val="TOC2"/>
            <w:tabs>
              <w:tab w:val="right" w:leader="dot" w:pos="9350"/>
            </w:tabs>
            <w:rPr>
              <w:ins w:id="175" w:author="David Conklin" w:date="2021-04-12T14:55:00Z"/>
              <w:rFonts w:eastAsiaTheme="minorEastAsia"/>
              <w:noProof/>
            </w:rPr>
          </w:pPr>
          <w:ins w:id="17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"_Toc69131799"</w:instrText>
            </w:r>
            <w:r w:rsidRPr="00D9624F">
              <w:rPr>
                <w:rStyle w:val="Hyperlink"/>
                <w:noProof/>
              </w:rPr>
              <w:instrText xml:space="preserve"> </w:instrText>
            </w:r>
            <w:r w:rsidRPr="00D9624F">
              <w:rPr>
                <w:rStyle w:val="Hyperlink"/>
                <w:noProof/>
              </w:rPr>
              <w:fldChar w:fldCharType="separate"/>
            </w:r>
            <w:r w:rsidRPr="00D9624F">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_Toc69131799 \h </w:instrText>
            </w:r>
          </w:ins>
          <w:r>
            <w:rPr>
              <w:noProof/>
              <w:webHidden/>
            </w:rPr>
          </w:r>
          <w:r>
            <w:rPr>
              <w:noProof/>
              <w:webHidden/>
            </w:rPr>
            <w:fldChar w:fldCharType="separate"/>
          </w:r>
          <w:ins w:id="177" w:author="David Conklin" w:date="2021-04-14T15:51:00Z">
            <w:r w:rsidR="00A06517">
              <w:rPr>
                <w:noProof/>
                <w:webHidden/>
              </w:rPr>
              <w:t>27</w:t>
            </w:r>
          </w:ins>
          <w:ins w:id="178" w:author="David Conklin" w:date="2021-04-12T14:55:00Z">
            <w:r>
              <w:rPr>
                <w:noProof/>
                <w:webHidden/>
              </w:rPr>
              <w:fldChar w:fldCharType="end"/>
            </w:r>
            <w:r w:rsidRPr="00D9624F">
              <w:rPr>
                <w:rStyle w:val="Hyperlink"/>
                <w:noProof/>
              </w:rPr>
              <w:fldChar w:fldCharType="end"/>
            </w:r>
          </w:ins>
        </w:p>
        <w:p w14:paraId="2B6C1C74" w14:textId="6418885D" w:rsidR="00B86E24" w:rsidRDefault="00B86E24">
          <w:pPr>
            <w:pStyle w:val="TOC2"/>
            <w:tabs>
              <w:tab w:val="right" w:leader="dot" w:pos="9350"/>
            </w:tabs>
            <w:rPr>
              <w:ins w:id="179" w:author="David Conklin" w:date="2021-04-12T14:55:00Z"/>
              <w:rFonts w:eastAsiaTheme="minorEastAsia"/>
              <w:noProof/>
            </w:rPr>
          </w:pPr>
          <w:ins w:id="18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"_Toc69131800"</w:instrText>
            </w:r>
            <w:r w:rsidRPr="00D9624F">
              <w:rPr>
                <w:rStyle w:val="Hyperlink"/>
                <w:noProof/>
              </w:rPr>
              <w:instrText xml:space="preserve"> </w:instrText>
            </w:r>
            <w:r w:rsidRPr="00D9624F">
              <w:rPr>
                <w:rStyle w:val="Hyperlink"/>
                <w:noProof/>
              </w:rPr>
              <w:fldChar w:fldCharType="separate"/>
            </w:r>
            <w:r w:rsidRPr="00D9624F">
              <w:rPr>
                <w:rStyle w:val="Hyperlink"/>
                <w:noProof/>
              </w:rPr>
              <w:t>Water temperature from thermal energy</w:t>
            </w:r>
            <w:r>
              <w:rPr>
                <w:noProof/>
                <w:webHidden/>
              </w:rPr>
              <w:tab/>
            </w:r>
            <w:r>
              <w:rPr>
                <w:noProof/>
                <w:webHidden/>
              </w:rPr>
              <w:fldChar w:fldCharType="begin"/>
            </w:r>
            <w:r>
              <w:rPr>
                <w:noProof/>
                <w:webHidden/>
              </w:rPr>
              <w:instrText xml:space="preserve"> PAGEREF _Toc69131800 \h </w:instrText>
            </w:r>
          </w:ins>
          <w:r>
            <w:rPr>
              <w:noProof/>
              <w:webHidden/>
            </w:rPr>
          </w:r>
          <w:r>
            <w:rPr>
              <w:noProof/>
              <w:webHidden/>
            </w:rPr>
            <w:fldChar w:fldCharType="separate"/>
          </w:r>
          <w:ins w:id="181" w:author="David Conklin" w:date="2021-04-14T15:51:00Z">
            <w:r w:rsidR="00A06517">
              <w:rPr>
                <w:noProof/>
                <w:webHidden/>
              </w:rPr>
              <w:t>28</w:t>
            </w:r>
          </w:ins>
          <w:ins w:id="182" w:author="David Conklin" w:date="2021-04-12T14:55:00Z">
            <w:r>
              <w:rPr>
                <w:noProof/>
                <w:webHidden/>
              </w:rPr>
              <w:fldChar w:fldCharType="end"/>
            </w:r>
            <w:r w:rsidRPr="00D9624F">
              <w:rPr>
                <w:rStyle w:val="Hyperlink"/>
                <w:noProof/>
              </w:rPr>
              <w:fldChar w:fldCharType="end"/>
            </w:r>
          </w:ins>
        </w:p>
        <w:p w14:paraId="6D8C5CD0" w14:textId="1D404C2F" w:rsidR="00B86E24" w:rsidRDefault="00B86E24">
          <w:pPr>
            <w:pStyle w:val="TOC2"/>
            <w:tabs>
              <w:tab w:val="right" w:leader="dot" w:pos="9350"/>
            </w:tabs>
            <w:rPr>
              <w:ins w:id="183" w:author="David Conklin" w:date="2021-04-12T14:55:00Z"/>
              <w:rFonts w:eastAsiaTheme="minorEastAsia"/>
              <w:noProof/>
            </w:rPr>
          </w:pPr>
          <w:ins w:id="18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"_Toc69131801"</w:instrText>
            </w:r>
            <w:r w:rsidRPr="00D9624F">
              <w:rPr>
                <w:rStyle w:val="Hyperlink"/>
                <w:noProof/>
              </w:rPr>
              <w:instrText xml:space="preserve"> </w:instrText>
            </w:r>
            <w:r w:rsidRPr="00D9624F">
              <w:rPr>
                <w:rStyle w:val="Hyperlink"/>
                <w:noProof/>
              </w:rPr>
              <w:fldChar w:fldCharType="separate"/>
            </w:r>
            <w:r w:rsidRPr="00D9624F">
              <w:rPr>
                <w:rStyle w:val="Hyperlink"/>
                <w:noProof/>
              </w:rPr>
              <w:t>Initial conditions for Flow: the IC file</w:t>
            </w:r>
            <w:r>
              <w:rPr>
                <w:noProof/>
                <w:webHidden/>
              </w:rPr>
              <w:tab/>
            </w:r>
            <w:r>
              <w:rPr>
                <w:noProof/>
                <w:webHidden/>
              </w:rPr>
              <w:fldChar w:fldCharType="begin"/>
            </w:r>
            <w:r>
              <w:rPr>
                <w:noProof/>
                <w:webHidden/>
              </w:rPr>
              <w:instrText xml:space="preserve"> PAGEREF _Toc69131801 \h </w:instrText>
            </w:r>
          </w:ins>
          <w:r>
            <w:rPr>
              <w:noProof/>
              <w:webHidden/>
            </w:rPr>
          </w:r>
          <w:r>
            <w:rPr>
              <w:noProof/>
              <w:webHidden/>
            </w:rPr>
            <w:fldChar w:fldCharType="separate"/>
          </w:r>
          <w:ins w:id="185" w:author="David Conklin" w:date="2021-04-14T15:51:00Z">
            <w:r w:rsidR="00A06517">
              <w:rPr>
                <w:noProof/>
                <w:webHidden/>
              </w:rPr>
              <w:t>28</w:t>
            </w:r>
          </w:ins>
          <w:ins w:id="186" w:author="David Conklin" w:date="2021-04-12T14:55:00Z">
            <w:r>
              <w:rPr>
                <w:noProof/>
                <w:webHidden/>
              </w:rPr>
              <w:fldChar w:fldCharType="end"/>
            </w:r>
            <w:r w:rsidRPr="00D9624F">
              <w:rPr>
                <w:rStyle w:val="Hyperlink"/>
                <w:noProof/>
              </w:rPr>
              <w:fldChar w:fldCharType="end"/>
            </w:r>
          </w:ins>
        </w:p>
        <w:p w14:paraId="3CD18D20" w14:textId="02AF49AF" w:rsidR="00B86E24" w:rsidRDefault="00B86E24">
          <w:pPr>
            <w:pStyle w:val="TOC2"/>
            <w:tabs>
              <w:tab w:val="right" w:leader="dot" w:pos="9350"/>
            </w:tabs>
            <w:rPr>
              <w:ins w:id="187" w:author="David Conklin" w:date="2021-04-12T14:55:00Z"/>
              <w:rFonts w:eastAsiaTheme="minorEastAsia"/>
              <w:noProof/>
            </w:rPr>
          </w:pPr>
          <w:ins w:id="18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"_Toc69131802"</w:instrText>
            </w:r>
            <w:r w:rsidRPr="00D9624F">
              <w:rPr>
                <w:rStyle w:val="Hyperlink"/>
                <w:noProof/>
              </w:rPr>
              <w:instrText xml:space="preserve"> </w:instrText>
            </w:r>
            <w:r w:rsidRPr="00D9624F">
              <w:rPr>
                <w:rStyle w:val="Hyperlink"/>
                <w:noProof/>
              </w:rPr>
              <w:fldChar w:fldCharType="separate"/>
            </w:r>
            <w:r w:rsidRPr="00D9624F">
              <w:rPr>
                <w:rStyle w:val="Hyperlink"/>
                <w:noProof/>
              </w:rPr>
              <w:t>Boundary conditions for stream water temperature</w:t>
            </w:r>
            <w:r>
              <w:rPr>
                <w:noProof/>
                <w:webHidden/>
              </w:rPr>
              <w:tab/>
            </w:r>
            <w:r>
              <w:rPr>
                <w:noProof/>
                <w:webHidden/>
              </w:rPr>
              <w:fldChar w:fldCharType="begin"/>
            </w:r>
            <w:r>
              <w:rPr>
                <w:noProof/>
                <w:webHidden/>
              </w:rPr>
              <w:instrText xml:space="preserve"> PAGEREF _Toc69131802 \h </w:instrText>
            </w:r>
          </w:ins>
          <w:r>
            <w:rPr>
              <w:noProof/>
              <w:webHidden/>
            </w:rPr>
          </w:r>
          <w:r>
            <w:rPr>
              <w:noProof/>
              <w:webHidden/>
            </w:rPr>
            <w:fldChar w:fldCharType="separate"/>
          </w:r>
          <w:ins w:id="189" w:author="David Conklin" w:date="2021-04-14T15:51:00Z">
            <w:r w:rsidR="00A06517">
              <w:rPr>
                <w:noProof/>
                <w:webHidden/>
              </w:rPr>
              <w:t>28</w:t>
            </w:r>
          </w:ins>
          <w:ins w:id="190" w:author="David Conklin" w:date="2021-04-12T14:55:00Z">
            <w:r>
              <w:rPr>
                <w:noProof/>
                <w:webHidden/>
              </w:rPr>
              <w:fldChar w:fldCharType="end"/>
            </w:r>
            <w:r w:rsidRPr="00D9624F">
              <w:rPr>
                <w:rStyle w:val="Hyperlink"/>
                <w:noProof/>
              </w:rPr>
              <w:fldChar w:fldCharType="end"/>
            </w:r>
          </w:ins>
        </w:p>
        <w:p w14:paraId="4E1FDE50" w14:textId="3AAF90DB" w:rsidR="00B86E24" w:rsidRDefault="00B86E24">
          <w:pPr>
            <w:pStyle w:val="TOC2"/>
            <w:tabs>
              <w:tab w:val="right" w:leader="dot" w:pos="9350"/>
            </w:tabs>
            <w:rPr>
              <w:ins w:id="191" w:author="David Conklin" w:date="2021-04-12T14:55:00Z"/>
              <w:rFonts w:eastAsiaTheme="minorEastAsia"/>
              <w:noProof/>
            </w:rPr>
          </w:pPr>
          <w:ins w:id="19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"_Toc69131803"</w:instrText>
            </w:r>
            <w:r w:rsidRPr="00D9624F">
              <w:rPr>
                <w:rStyle w:val="Hyperlink"/>
                <w:noProof/>
              </w:rPr>
              <w:instrText xml:space="preserve"> </w:instrText>
            </w:r>
            <w:r w:rsidRPr="00D9624F">
              <w:rPr>
                <w:rStyle w:val="Hyperlink"/>
                <w:noProof/>
              </w:rPr>
              <w:fldChar w:fldCharType="separate"/>
            </w:r>
            <w:r w:rsidRPr="00D9624F">
              <w:rPr>
                <w:rStyle w:val="Hyperlink"/>
                <w:noProof/>
              </w:rPr>
              <w:t>Thermal stratification in reservoirs</w:t>
            </w:r>
            <w:r>
              <w:rPr>
                <w:noProof/>
                <w:webHidden/>
              </w:rPr>
              <w:tab/>
            </w:r>
            <w:r>
              <w:rPr>
                <w:noProof/>
                <w:webHidden/>
              </w:rPr>
              <w:fldChar w:fldCharType="begin"/>
            </w:r>
            <w:r>
              <w:rPr>
                <w:noProof/>
                <w:webHidden/>
              </w:rPr>
              <w:instrText xml:space="preserve"> PAGEREF _Toc69131803 \h </w:instrText>
            </w:r>
          </w:ins>
          <w:r>
            <w:rPr>
              <w:noProof/>
              <w:webHidden/>
            </w:rPr>
          </w:r>
          <w:r>
            <w:rPr>
              <w:noProof/>
              <w:webHidden/>
            </w:rPr>
            <w:fldChar w:fldCharType="separate"/>
          </w:r>
          <w:ins w:id="193" w:author="David Conklin" w:date="2021-04-14T15:51:00Z">
            <w:r w:rsidR="00A06517">
              <w:rPr>
                <w:noProof/>
                <w:webHidden/>
              </w:rPr>
              <w:t>29</w:t>
            </w:r>
          </w:ins>
          <w:ins w:id="194" w:author="David Conklin" w:date="2021-04-12T14:55:00Z">
            <w:r>
              <w:rPr>
                <w:noProof/>
                <w:webHidden/>
              </w:rPr>
              <w:fldChar w:fldCharType="end"/>
            </w:r>
            <w:r w:rsidRPr="00D9624F">
              <w:rPr>
                <w:rStyle w:val="Hyperlink"/>
                <w:noProof/>
              </w:rPr>
              <w:fldChar w:fldCharType="end"/>
            </w:r>
          </w:ins>
        </w:p>
        <w:p w14:paraId="37A08D29" w14:textId="611B224C" w:rsidR="00B86E24" w:rsidRDefault="00B86E24">
          <w:pPr>
            <w:pStyle w:val="TOC2"/>
            <w:tabs>
              <w:tab w:val="right" w:leader="dot" w:pos="9350"/>
            </w:tabs>
            <w:rPr>
              <w:ins w:id="195" w:author="David Conklin" w:date="2021-04-12T14:55:00Z"/>
              <w:rFonts w:eastAsiaTheme="minorEastAsia"/>
              <w:noProof/>
            </w:rPr>
          </w:pPr>
          <w:ins w:id="19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"_Toc69131804"</w:instrText>
            </w:r>
            <w:r w:rsidRPr="00D9624F">
              <w:rPr>
                <w:rStyle w:val="Hyperlink"/>
                <w:noProof/>
              </w:rPr>
              <w:instrText xml:space="preserve"> </w:instrText>
            </w:r>
            <w:r w:rsidRPr="00D9624F">
              <w:rPr>
                <w:rStyle w:val="Hyperlink"/>
                <w:noProof/>
              </w:rPr>
              <w:fldChar w:fldCharType="separate"/>
            </w:r>
            <w:r w:rsidRPr="00D9624F">
              <w:rPr>
                <w:rStyle w:val="Hyperlink"/>
                <w:noProof/>
              </w:rPr>
              <w:t>Thermal loading</w:t>
            </w:r>
            <w:r>
              <w:rPr>
                <w:noProof/>
                <w:webHidden/>
              </w:rPr>
              <w:tab/>
            </w:r>
            <w:r>
              <w:rPr>
                <w:noProof/>
                <w:webHidden/>
              </w:rPr>
              <w:fldChar w:fldCharType="begin"/>
            </w:r>
            <w:r>
              <w:rPr>
                <w:noProof/>
                <w:webHidden/>
              </w:rPr>
              <w:instrText xml:space="preserve"> PAGEREF _Toc69131804 \h </w:instrText>
            </w:r>
          </w:ins>
          <w:r>
            <w:rPr>
              <w:noProof/>
              <w:webHidden/>
            </w:rPr>
          </w:r>
          <w:r>
            <w:rPr>
              <w:noProof/>
              <w:webHidden/>
            </w:rPr>
            <w:fldChar w:fldCharType="separate"/>
          </w:r>
          <w:ins w:id="197" w:author="David Conklin" w:date="2021-04-14T15:51:00Z">
            <w:r w:rsidR="00A06517">
              <w:rPr>
                <w:noProof/>
                <w:webHidden/>
              </w:rPr>
              <w:t>29</w:t>
            </w:r>
          </w:ins>
          <w:ins w:id="198" w:author="David Conklin" w:date="2021-04-12T14:55:00Z">
            <w:r>
              <w:rPr>
                <w:noProof/>
                <w:webHidden/>
              </w:rPr>
              <w:fldChar w:fldCharType="end"/>
            </w:r>
            <w:r w:rsidRPr="00D9624F">
              <w:rPr>
                <w:rStyle w:val="Hyperlink"/>
                <w:noProof/>
              </w:rPr>
              <w:fldChar w:fldCharType="end"/>
            </w:r>
          </w:ins>
        </w:p>
        <w:p w14:paraId="25543F87" w14:textId="32AC4E11" w:rsidR="00B86E24" w:rsidRDefault="00B86E24">
          <w:pPr>
            <w:pStyle w:val="TOC1"/>
            <w:tabs>
              <w:tab w:val="right" w:leader="dot" w:pos="9350"/>
            </w:tabs>
            <w:rPr>
              <w:ins w:id="199" w:author="David Conklin" w:date="2021-04-12T14:55:00Z"/>
              <w:rFonts w:eastAsiaTheme="minorEastAsia"/>
              <w:noProof/>
            </w:rPr>
          </w:pPr>
          <w:ins w:id="20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"_Toc69131805"</w:instrText>
            </w:r>
            <w:r w:rsidRPr="00D9624F">
              <w:rPr>
                <w:rStyle w:val="Hyperlink"/>
                <w:noProof/>
              </w:rPr>
              <w:instrText xml:space="preserve"> </w:instrText>
            </w:r>
            <w:r w:rsidRPr="00D9624F">
              <w:rPr>
                <w:rStyle w:val="Hyperlink"/>
                <w:noProof/>
              </w:rPr>
              <w:fldChar w:fldCharType="separate"/>
            </w:r>
            <w:r w:rsidRPr="00D9624F">
              <w:rPr>
                <w:rStyle w:val="Hyperlink"/>
                <w:noProof/>
              </w:rPr>
              <w:t>Reservoirs</w:t>
            </w:r>
            <w:r>
              <w:rPr>
                <w:noProof/>
                <w:webHidden/>
              </w:rPr>
              <w:tab/>
            </w:r>
            <w:r>
              <w:rPr>
                <w:noProof/>
                <w:webHidden/>
              </w:rPr>
              <w:fldChar w:fldCharType="begin"/>
            </w:r>
            <w:r>
              <w:rPr>
                <w:noProof/>
                <w:webHidden/>
              </w:rPr>
              <w:instrText xml:space="preserve"> PAGEREF _Toc69131805 \h </w:instrText>
            </w:r>
          </w:ins>
          <w:r>
            <w:rPr>
              <w:noProof/>
              <w:webHidden/>
            </w:rPr>
          </w:r>
          <w:r>
            <w:rPr>
              <w:noProof/>
              <w:webHidden/>
            </w:rPr>
            <w:fldChar w:fldCharType="separate"/>
          </w:r>
          <w:ins w:id="201" w:author="David Conklin" w:date="2021-04-14T15:51:00Z">
            <w:r w:rsidR="00A06517">
              <w:rPr>
                <w:noProof/>
                <w:webHidden/>
              </w:rPr>
              <w:t>30</w:t>
            </w:r>
          </w:ins>
          <w:ins w:id="202" w:author="David Conklin" w:date="2021-04-12T14:55:00Z">
            <w:r>
              <w:rPr>
                <w:noProof/>
                <w:webHidden/>
              </w:rPr>
              <w:fldChar w:fldCharType="end"/>
            </w:r>
            <w:r w:rsidRPr="00D9624F">
              <w:rPr>
                <w:rStyle w:val="Hyperlink"/>
                <w:noProof/>
              </w:rPr>
              <w:fldChar w:fldCharType="end"/>
            </w:r>
          </w:ins>
        </w:p>
        <w:p w14:paraId="2C15EB85" w14:textId="6A15F235" w:rsidR="00B86E24" w:rsidRDefault="00B86E24">
          <w:pPr>
            <w:pStyle w:val="TOC2"/>
            <w:tabs>
              <w:tab w:val="right" w:leader="dot" w:pos="9350"/>
            </w:tabs>
            <w:rPr>
              <w:ins w:id="203" w:author="David Conklin" w:date="2021-04-12T14:55:00Z"/>
              <w:rFonts w:eastAsiaTheme="minorEastAsia"/>
              <w:noProof/>
            </w:rPr>
          </w:pPr>
          <w:ins w:id="20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"_Toc69131806"</w:instrText>
            </w:r>
            <w:r w:rsidRPr="00D9624F">
              <w:rPr>
                <w:rStyle w:val="Hyperlink"/>
                <w:noProof/>
              </w:rPr>
              <w:instrText xml:space="preserve"> </w:instrText>
            </w:r>
            <w:r w:rsidRPr="00D9624F">
              <w:rPr>
                <w:rStyle w:val="Hyperlink"/>
                <w:noProof/>
              </w:rPr>
              <w:fldChar w:fldCharType="separate"/>
            </w:r>
            <w:r w:rsidRPr="00D9624F">
              <w:rPr>
                <w:rStyle w:val="Hyperlink"/>
                <w:noProof/>
              </w:rPr>
              <w:t>Reservoir data</w:t>
            </w:r>
            <w:r>
              <w:rPr>
                <w:noProof/>
                <w:webHidden/>
              </w:rPr>
              <w:tab/>
            </w:r>
            <w:r>
              <w:rPr>
                <w:noProof/>
                <w:webHidden/>
              </w:rPr>
              <w:fldChar w:fldCharType="begin"/>
            </w:r>
            <w:r>
              <w:rPr>
                <w:noProof/>
                <w:webHidden/>
              </w:rPr>
              <w:instrText xml:space="preserve"> PAGEREF _Toc69131806 \h </w:instrText>
            </w:r>
          </w:ins>
          <w:r>
            <w:rPr>
              <w:noProof/>
              <w:webHidden/>
            </w:rPr>
          </w:r>
          <w:r>
            <w:rPr>
              <w:noProof/>
              <w:webHidden/>
            </w:rPr>
            <w:fldChar w:fldCharType="separate"/>
          </w:r>
          <w:ins w:id="205" w:author="David Conklin" w:date="2021-04-14T15:51:00Z">
            <w:r w:rsidR="00A06517">
              <w:rPr>
                <w:noProof/>
                <w:webHidden/>
              </w:rPr>
              <w:t>31</w:t>
            </w:r>
          </w:ins>
          <w:ins w:id="206" w:author="David Conklin" w:date="2021-04-12T14:55:00Z">
            <w:r>
              <w:rPr>
                <w:noProof/>
                <w:webHidden/>
              </w:rPr>
              <w:fldChar w:fldCharType="end"/>
            </w:r>
            <w:r w:rsidRPr="00D9624F">
              <w:rPr>
                <w:rStyle w:val="Hyperlink"/>
                <w:noProof/>
              </w:rPr>
              <w:fldChar w:fldCharType="end"/>
            </w:r>
          </w:ins>
        </w:p>
        <w:p w14:paraId="5FF9201C" w14:textId="19DAEF63" w:rsidR="00B86E24" w:rsidRDefault="00B86E24">
          <w:pPr>
            <w:pStyle w:val="TOC2"/>
            <w:tabs>
              <w:tab w:val="right" w:leader="dot" w:pos="9350"/>
            </w:tabs>
            <w:rPr>
              <w:ins w:id="207" w:author="David Conklin" w:date="2021-04-12T14:55:00Z"/>
              <w:rFonts w:eastAsiaTheme="minorEastAsia"/>
              <w:noProof/>
            </w:rPr>
          </w:pPr>
          <w:ins w:id="20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"_Toc69131807"</w:instrText>
            </w:r>
            <w:r w:rsidRPr="00D9624F">
              <w:rPr>
                <w:rStyle w:val="Hyperlink"/>
                <w:noProof/>
              </w:rPr>
              <w:instrText xml:space="preserve"> </w:instrText>
            </w:r>
            <w:r w:rsidRPr="00D9624F">
              <w:rPr>
                <w:rStyle w:val="Hyperlink"/>
                <w:noProof/>
              </w:rPr>
              <w:fldChar w:fldCharType="separate"/>
            </w:r>
            <w:r w:rsidRPr="00D9624F">
              <w:rPr>
                <w:rStyle w:val="Hyperlink"/>
                <w:noProof/>
              </w:rPr>
              <w:t>Reservoir data sources</w:t>
            </w:r>
            <w:r>
              <w:rPr>
                <w:noProof/>
                <w:webHidden/>
              </w:rPr>
              <w:tab/>
            </w:r>
            <w:r>
              <w:rPr>
                <w:noProof/>
                <w:webHidden/>
              </w:rPr>
              <w:fldChar w:fldCharType="begin"/>
            </w:r>
            <w:r>
              <w:rPr>
                <w:noProof/>
                <w:webHidden/>
              </w:rPr>
              <w:instrText xml:space="preserve"> PAGEREF _Toc69131807 \h </w:instrText>
            </w:r>
          </w:ins>
          <w:r>
            <w:rPr>
              <w:noProof/>
              <w:webHidden/>
            </w:rPr>
          </w:r>
          <w:r>
            <w:rPr>
              <w:noProof/>
              <w:webHidden/>
            </w:rPr>
            <w:fldChar w:fldCharType="separate"/>
          </w:r>
          <w:ins w:id="209" w:author="David Conklin" w:date="2021-04-14T15:51:00Z">
            <w:r w:rsidR="00A06517">
              <w:rPr>
                <w:noProof/>
                <w:webHidden/>
              </w:rPr>
              <w:t>33</w:t>
            </w:r>
          </w:ins>
          <w:ins w:id="210" w:author="David Conklin" w:date="2021-04-12T14:55:00Z">
            <w:r>
              <w:rPr>
                <w:noProof/>
                <w:webHidden/>
              </w:rPr>
              <w:fldChar w:fldCharType="end"/>
            </w:r>
            <w:r w:rsidRPr="00D9624F">
              <w:rPr>
                <w:rStyle w:val="Hyperlink"/>
                <w:noProof/>
              </w:rPr>
              <w:fldChar w:fldCharType="end"/>
            </w:r>
          </w:ins>
        </w:p>
        <w:p w14:paraId="7351C75B" w14:textId="4BA1E327" w:rsidR="00B86E24" w:rsidRDefault="00B86E24">
          <w:pPr>
            <w:pStyle w:val="TOC1"/>
            <w:tabs>
              <w:tab w:val="right" w:leader="dot" w:pos="9350"/>
            </w:tabs>
            <w:rPr>
              <w:ins w:id="211" w:author="David Conklin" w:date="2021-04-12T14:55:00Z"/>
              <w:rFonts w:eastAsiaTheme="minorEastAsia"/>
              <w:noProof/>
            </w:rPr>
          </w:pPr>
          <w:ins w:id="21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"_Toc69131808"</w:instrText>
            </w:r>
            <w:r w:rsidRPr="00D9624F">
              <w:rPr>
                <w:rStyle w:val="Hyperlink"/>
                <w:noProof/>
              </w:rPr>
              <w:instrText xml:space="preserve"> </w:instrText>
            </w:r>
            <w:r w:rsidRPr="00D9624F">
              <w:rPr>
                <w:rStyle w:val="Hyperlink"/>
                <w:noProof/>
              </w:rPr>
              <w:fldChar w:fldCharType="separate"/>
            </w:r>
            <w:r w:rsidRPr="00D9624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_Toc69131808 \h </w:instrText>
            </w:r>
          </w:ins>
          <w:r>
            <w:rPr>
              <w:noProof/>
              <w:webHidden/>
            </w:rPr>
          </w:r>
          <w:r>
            <w:rPr>
              <w:noProof/>
              <w:webHidden/>
            </w:rPr>
            <w:fldChar w:fldCharType="separate"/>
          </w:r>
          <w:ins w:id="213" w:author="David Conklin" w:date="2021-04-14T15:51:00Z">
            <w:r w:rsidR="00A06517">
              <w:rPr>
                <w:noProof/>
                <w:webHidden/>
              </w:rPr>
              <w:t>33</w:t>
            </w:r>
          </w:ins>
          <w:ins w:id="214" w:author="David Conklin" w:date="2021-04-12T14:55:00Z">
            <w:r>
              <w:rPr>
                <w:noProof/>
                <w:webHidden/>
              </w:rPr>
              <w:fldChar w:fldCharType="end"/>
            </w:r>
            <w:r w:rsidRPr="00D9624F">
              <w:rPr>
                <w:rStyle w:val="Hyperlink"/>
                <w:noProof/>
              </w:rPr>
              <w:fldChar w:fldCharType="end"/>
            </w:r>
          </w:ins>
        </w:p>
        <w:p w14:paraId="2359F18F" w14:textId="7B2F80CF" w:rsidR="00B86E24" w:rsidRDefault="00B86E24">
          <w:pPr>
            <w:pStyle w:val="TOC2"/>
            <w:tabs>
              <w:tab w:val="right" w:leader="dot" w:pos="9350"/>
            </w:tabs>
            <w:rPr>
              <w:ins w:id="215" w:author="David Conklin" w:date="2021-04-12T14:55:00Z"/>
              <w:rFonts w:eastAsiaTheme="minorEastAsia"/>
              <w:noProof/>
            </w:rPr>
          </w:pPr>
          <w:ins w:id="21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"_Toc69131809"</w:instrText>
            </w:r>
            <w:r w:rsidRPr="00D9624F">
              <w:rPr>
                <w:rStyle w:val="Hyperlink"/>
                <w:noProof/>
              </w:rPr>
              <w:instrText xml:space="preserve"> </w:instrText>
            </w:r>
            <w:r w:rsidRPr="00D9624F">
              <w:rPr>
                <w:rStyle w:val="Hyperlink"/>
                <w:noProof/>
              </w:rPr>
              <w:fldChar w:fldCharType="separate"/>
            </w:r>
            <w:r w:rsidRPr="00D9624F">
              <w:rPr>
                <w:rStyle w:val="Hyperlink"/>
                <w:noProof/>
              </w:rPr>
              <w:t>Limitations of subbasin simulations</w:t>
            </w:r>
            <w:r>
              <w:rPr>
                <w:noProof/>
                <w:webHidden/>
              </w:rPr>
              <w:tab/>
            </w:r>
            <w:r>
              <w:rPr>
                <w:noProof/>
                <w:webHidden/>
              </w:rPr>
              <w:fldChar w:fldCharType="begin"/>
            </w:r>
            <w:r>
              <w:rPr>
                <w:noProof/>
                <w:webHidden/>
              </w:rPr>
              <w:instrText xml:space="preserve"> PAGEREF _Toc69131809 \h </w:instrText>
            </w:r>
          </w:ins>
          <w:r>
            <w:rPr>
              <w:noProof/>
              <w:webHidden/>
            </w:rPr>
          </w:r>
          <w:r>
            <w:rPr>
              <w:noProof/>
              <w:webHidden/>
            </w:rPr>
            <w:fldChar w:fldCharType="separate"/>
          </w:r>
          <w:ins w:id="217" w:author="David Conklin" w:date="2021-04-14T15:51:00Z">
            <w:r w:rsidR="00A06517">
              <w:rPr>
                <w:noProof/>
                <w:webHidden/>
              </w:rPr>
              <w:t>35</w:t>
            </w:r>
          </w:ins>
          <w:ins w:id="218" w:author="David Conklin" w:date="2021-04-12T14:55:00Z">
            <w:r>
              <w:rPr>
                <w:noProof/>
                <w:webHidden/>
              </w:rPr>
              <w:fldChar w:fldCharType="end"/>
            </w:r>
            <w:r w:rsidRPr="00D9624F">
              <w:rPr>
                <w:rStyle w:val="Hyperlink"/>
                <w:noProof/>
              </w:rPr>
              <w:fldChar w:fldCharType="end"/>
            </w:r>
          </w:ins>
        </w:p>
        <w:p w14:paraId="4C94CC65" w14:textId="4BB7DCC5" w:rsidR="00B86E24" w:rsidRDefault="00B86E24">
          <w:pPr>
            <w:pStyle w:val="TOC1"/>
            <w:tabs>
              <w:tab w:val="right" w:leader="dot" w:pos="9350"/>
            </w:tabs>
            <w:rPr>
              <w:ins w:id="219" w:author="David Conklin" w:date="2021-04-12T14:55:00Z"/>
              <w:rFonts w:eastAsiaTheme="minorEastAsia"/>
              <w:noProof/>
            </w:rPr>
          </w:pPr>
          <w:ins w:id="22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"_Toc69131810"</w:instrText>
            </w:r>
            <w:r w:rsidRPr="00D9624F">
              <w:rPr>
                <w:rStyle w:val="Hyperlink"/>
                <w:noProof/>
              </w:rPr>
              <w:instrText xml:space="preserve"> </w:instrText>
            </w:r>
            <w:r w:rsidRPr="00D9624F">
              <w:rPr>
                <w:rStyle w:val="Hyperlink"/>
                <w:noProof/>
              </w:rPr>
              <w:fldChar w:fldCharType="separate"/>
            </w:r>
            <w:r w:rsidRPr="00D9624F">
              <w:rPr>
                <w:rStyle w:val="Hyperlink"/>
                <w:noProof/>
              </w:rPr>
              <w:t>Calibration procedure</w:t>
            </w:r>
            <w:r>
              <w:rPr>
                <w:noProof/>
                <w:webHidden/>
              </w:rPr>
              <w:tab/>
            </w:r>
            <w:r>
              <w:rPr>
                <w:noProof/>
                <w:webHidden/>
              </w:rPr>
              <w:fldChar w:fldCharType="begin"/>
            </w:r>
            <w:r>
              <w:rPr>
                <w:noProof/>
                <w:webHidden/>
              </w:rPr>
              <w:instrText xml:space="preserve"> PAGEREF _Toc69131810 \h </w:instrText>
            </w:r>
          </w:ins>
          <w:r>
            <w:rPr>
              <w:noProof/>
              <w:webHidden/>
            </w:rPr>
          </w:r>
          <w:r>
            <w:rPr>
              <w:noProof/>
              <w:webHidden/>
            </w:rPr>
            <w:fldChar w:fldCharType="separate"/>
          </w:r>
          <w:ins w:id="221" w:author="David Conklin" w:date="2021-04-14T15:51:00Z">
            <w:r w:rsidR="00A06517">
              <w:rPr>
                <w:noProof/>
                <w:webHidden/>
              </w:rPr>
              <w:t>35</w:t>
            </w:r>
          </w:ins>
          <w:ins w:id="222" w:author="David Conklin" w:date="2021-04-12T14:55:00Z">
            <w:r>
              <w:rPr>
                <w:noProof/>
                <w:webHidden/>
              </w:rPr>
              <w:fldChar w:fldCharType="end"/>
            </w:r>
            <w:r w:rsidRPr="00D9624F">
              <w:rPr>
                <w:rStyle w:val="Hyperlink"/>
                <w:noProof/>
              </w:rPr>
              <w:fldChar w:fldCharType="end"/>
            </w:r>
          </w:ins>
        </w:p>
        <w:p w14:paraId="0372298B" w14:textId="184307E1" w:rsidR="00B86E24" w:rsidRDefault="00B86E24">
          <w:pPr>
            <w:pStyle w:val="TOC2"/>
            <w:tabs>
              <w:tab w:val="right" w:leader="dot" w:pos="9350"/>
            </w:tabs>
            <w:rPr>
              <w:ins w:id="223" w:author="David Conklin" w:date="2021-04-12T14:55:00Z"/>
              <w:rFonts w:eastAsiaTheme="minorEastAsia"/>
              <w:noProof/>
            </w:rPr>
          </w:pPr>
          <w:ins w:id="22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"_Toc69131811"</w:instrText>
            </w:r>
            <w:r w:rsidRPr="00D9624F">
              <w:rPr>
                <w:rStyle w:val="Hyperlink"/>
                <w:noProof/>
              </w:rPr>
              <w:instrText xml:space="preserve"> </w:instrText>
            </w:r>
            <w:r w:rsidRPr="00D9624F">
              <w:rPr>
                <w:rStyle w:val="Hyperlink"/>
                <w:noProof/>
              </w:rPr>
              <w:fldChar w:fldCharType="separate"/>
            </w:r>
            <w:r w:rsidRPr="00D9624F">
              <w:rPr>
                <w:rStyle w:val="Hyperlink"/>
                <w:noProof/>
              </w:rPr>
              <w:t>Using PEST to determine HBV parameter values</w:t>
            </w:r>
            <w:r>
              <w:rPr>
                <w:noProof/>
                <w:webHidden/>
              </w:rPr>
              <w:tab/>
            </w:r>
            <w:r>
              <w:rPr>
                <w:noProof/>
                <w:webHidden/>
              </w:rPr>
              <w:fldChar w:fldCharType="begin"/>
            </w:r>
            <w:r>
              <w:rPr>
                <w:noProof/>
                <w:webHidden/>
              </w:rPr>
              <w:instrText xml:space="preserve"> PAGEREF _Toc69131811 \h </w:instrText>
            </w:r>
          </w:ins>
          <w:r>
            <w:rPr>
              <w:noProof/>
              <w:webHidden/>
            </w:rPr>
          </w:r>
          <w:r>
            <w:rPr>
              <w:noProof/>
              <w:webHidden/>
            </w:rPr>
            <w:fldChar w:fldCharType="separate"/>
          </w:r>
          <w:ins w:id="225" w:author="David Conklin" w:date="2021-04-14T15:51:00Z">
            <w:r w:rsidR="00A06517">
              <w:rPr>
                <w:noProof/>
                <w:webHidden/>
              </w:rPr>
              <w:t>36</w:t>
            </w:r>
          </w:ins>
          <w:ins w:id="226" w:author="David Conklin" w:date="2021-04-12T14:55:00Z">
            <w:r>
              <w:rPr>
                <w:noProof/>
                <w:webHidden/>
              </w:rPr>
              <w:fldChar w:fldCharType="end"/>
            </w:r>
            <w:r w:rsidRPr="00D9624F">
              <w:rPr>
                <w:rStyle w:val="Hyperlink"/>
                <w:noProof/>
              </w:rPr>
              <w:fldChar w:fldCharType="end"/>
            </w:r>
          </w:ins>
        </w:p>
        <w:p w14:paraId="4DB06DB8" w14:textId="21998267" w:rsidR="00B86E24" w:rsidRDefault="00B86E24">
          <w:pPr>
            <w:pStyle w:val="TOC2"/>
            <w:tabs>
              <w:tab w:val="right" w:leader="dot" w:pos="9350"/>
            </w:tabs>
            <w:rPr>
              <w:ins w:id="227" w:author="David Conklin" w:date="2021-04-12T14:55:00Z"/>
              <w:rFonts w:eastAsiaTheme="minorEastAsia"/>
              <w:noProof/>
            </w:rPr>
          </w:pPr>
          <w:ins w:id="22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"_Toc69131812"</w:instrText>
            </w:r>
            <w:r w:rsidRPr="00D9624F">
              <w:rPr>
                <w:rStyle w:val="Hyperlink"/>
                <w:noProof/>
              </w:rPr>
              <w:instrText xml:space="preserve"> </w:instrText>
            </w:r>
            <w:r w:rsidRPr="00D9624F">
              <w:rPr>
                <w:rStyle w:val="Hyperlink"/>
                <w:noProof/>
              </w:rPr>
              <w:fldChar w:fldCharType="separate"/>
            </w:r>
            <w:r w:rsidRPr="00D9624F">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_Toc69131812 \h </w:instrText>
            </w:r>
          </w:ins>
          <w:r>
            <w:rPr>
              <w:noProof/>
              <w:webHidden/>
            </w:rPr>
          </w:r>
          <w:r>
            <w:rPr>
              <w:noProof/>
              <w:webHidden/>
            </w:rPr>
            <w:fldChar w:fldCharType="separate"/>
          </w:r>
          <w:ins w:id="229" w:author="David Conklin" w:date="2021-04-14T15:51:00Z">
            <w:r w:rsidR="00A06517">
              <w:rPr>
                <w:noProof/>
                <w:webHidden/>
              </w:rPr>
              <w:t>36</w:t>
            </w:r>
          </w:ins>
          <w:ins w:id="230" w:author="David Conklin" w:date="2021-04-12T14:55:00Z">
            <w:r>
              <w:rPr>
                <w:noProof/>
                <w:webHidden/>
              </w:rPr>
              <w:fldChar w:fldCharType="end"/>
            </w:r>
            <w:r w:rsidRPr="00D9624F">
              <w:rPr>
                <w:rStyle w:val="Hyperlink"/>
                <w:noProof/>
              </w:rPr>
              <w:fldChar w:fldCharType="end"/>
            </w:r>
          </w:ins>
        </w:p>
        <w:p w14:paraId="046E1CD7" w14:textId="59A64450" w:rsidR="00B86E24" w:rsidRDefault="00B86E24">
          <w:pPr>
            <w:pStyle w:val="TOC2"/>
            <w:tabs>
              <w:tab w:val="right" w:leader="dot" w:pos="9350"/>
            </w:tabs>
            <w:rPr>
              <w:ins w:id="231" w:author="David Conklin" w:date="2021-04-12T14:55:00Z"/>
              <w:rFonts w:eastAsiaTheme="minorEastAsia"/>
              <w:noProof/>
            </w:rPr>
          </w:pPr>
          <w:ins w:id="23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"_Toc69131813"</w:instrText>
            </w:r>
            <w:r w:rsidRPr="00D9624F">
              <w:rPr>
                <w:rStyle w:val="Hyperlink"/>
                <w:noProof/>
              </w:rPr>
              <w:instrText xml:space="preserve"> </w:instrText>
            </w:r>
            <w:r w:rsidRPr="00D9624F">
              <w:rPr>
                <w:rStyle w:val="Hyperlink"/>
                <w:noProof/>
              </w:rPr>
              <w:fldChar w:fldCharType="separate"/>
            </w:r>
            <w:r w:rsidRPr="00D9624F">
              <w:rPr>
                <w:rStyle w:val="Hyperlink"/>
                <w:noProof/>
              </w:rPr>
              <w:t>Calibrating stream temperatures</w:t>
            </w:r>
            <w:r>
              <w:rPr>
                <w:noProof/>
                <w:webHidden/>
              </w:rPr>
              <w:tab/>
            </w:r>
            <w:r>
              <w:rPr>
                <w:noProof/>
                <w:webHidden/>
              </w:rPr>
              <w:fldChar w:fldCharType="begin"/>
            </w:r>
            <w:r>
              <w:rPr>
                <w:noProof/>
                <w:webHidden/>
              </w:rPr>
              <w:instrText xml:space="preserve"> PAGEREF _Toc69131813 \h </w:instrText>
            </w:r>
          </w:ins>
          <w:r>
            <w:rPr>
              <w:noProof/>
              <w:webHidden/>
            </w:rPr>
          </w:r>
          <w:r>
            <w:rPr>
              <w:noProof/>
              <w:webHidden/>
            </w:rPr>
            <w:fldChar w:fldCharType="separate"/>
          </w:r>
          <w:ins w:id="233" w:author="David Conklin" w:date="2021-04-14T15:51:00Z">
            <w:r w:rsidR="00A06517">
              <w:rPr>
                <w:noProof/>
                <w:webHidden/>
              </w:rPr>
              <w:t>37</w:t>
            </w:r>
          </w:ins>
          <w:ins w:id="234" w:author="David Conklin" w:date="2021-04-12T14:55:00Z">
            <w:r>
              <w:rPr>
                <w:noProof/>
                <w:webHidden/>
              </w:rPr>
              <w:fldChar w:fldCharType="end"/>
            </w:r>
            <w:r w:rsidRPr="00D9624F">
              <w:rPr>
                <w:rStyle w:val="Hyperlink"/>
                <w:noProof/>
              </w:rPr>
              <w:fldChar w:fldCharType="end"/>
            </w:r>
          </w:ins>
        </w:p>
        <w:p w14:paraId="0F55144A" w14:textId="067006C9" w:rsidR="00B86E24" w:rsidRDefault="00B86E24">
          <w:pPr>
            <w:pStyle w:val="TOC1"/>
            <w:tabs>
              <w:tab w:val="right" w:leader="dot" w:pos="9350"/>
            </w:tabs>
            <w:rPr>
              <w:ins w:id="235" w:author="David Conklin" w:date="2021-04-12T14:55:00Z"/>
              <w:rFonts w:eastAsiaTheme="minorEastAsia"/>
              <w:noProof/>
            </w:rPr>
          </w:pPr>
          <w:ins w:id="23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"_Toc69131814"</w:instrText>
            </w:r>
            <w:r w:rsidRPr="00D9624F">
              <w:rPr>
                <w:rStyle w:val="Hyperlink"/>
                <w:noProof/>
              </w:rPr>
              <w:instrText xml:space="preserve"> </w:instrText>
            </w:r>
            <w:r w:rsidRPr="00D9624F">
              <w:rPr>
                <w:rStyle w:val="Hyperlink"/>
                <w:noProof/>
              </w:rPr>
              <w:fldChar w:fldCharType="separate"/>
            </w:r>
            <w:r w:rsidRPr="00D9624F">
              <w:rPr>
                <w:rStyle w:val="Hyperlink"/>
                <w:noProof/>
              </w:rPr>
              <w:t>North Santiam study area</w:t>
            </w:r>
            <w:r>
              <w:rPr>
                <w:noProof/>
                <w:webHidden/>
              </w:rPr>
              <w:tab/>
            </w:r>
            <w:r>
              <w:rPr>
                <w:noProof/>
                <w:webHidden/>
              </w:rPr>
              <w:fldChar w:fldCharType="begin"/>
            </w:r>
            <w:r>
              <w:rPr>
                <w:noProof/>
                <w:webHidden/>
              </w:rPr>
              <w:instrText xml:space="preserve"> PAGEREF _Toc69131814 \h </w:instrText>
            </w:r>
          </w:ins>
          <w:r>
            <w:rPr>
              <w:noProof/>
              <w:webHidden/>
            </w:rPr>
          </w:r>
          <w:r>
            <w:rPr>
              <w:noProof/>
              <w:webHidden/>
            </w:rPr>
            <w:fldChar w:fldCharType="separate"/>
          </w:r>
          <w:ins w:id="237" w:author="David Conklin" w:date="2021-04-14T15:51:00Z">
            <w:r w:rsidR="00A06517">
              <w:rPr>
                <w:noProof/>
                <w:webHidden/>
              </w:rPr>
              <w:t>38</w:t>
            </w:r>
          </w:ins>
          <w:ins w:id="238" w:author="David Conklin" w:date="2021-04-12T14:55:00Z">
            <w:r>
              <w:rPr>
                <w:noProof/>
                <w:webHidden/>
              </w:rPr>
              <w:fldChar w:fldCharType="end"/>
            </w:r>
            <w:r w:rsidRPr="00D9624F">
              <w:rPr>
                <w:rStyle w:val="Hyperlink"/>
                <w:noProof/>
              </w:rPr>
              <w:fldChar w:fldCharType="end"/>
            </w:r>
          </w:ins>
        </w:p>
        <w:p w14:paraId="4DF8067E" w14:textId="13B81D3B" w:rsidR="00B86E24" w:rsidRDefault="00B86E24">
          <w:pPr>
            <w:pStyle w:val="TOC2"/>
            <w:tabs>
              <w:tab w:val="right" w:leader="dot" w:pos="9350"/>
            </w:tabs>
            <w:rPr>
              <w:ins w:id="239" w:author="David Conklin" w:date="2021-04-12T14:55:00Z"/>
              <w:rFonts w:eastAsiaTheme="minorEastAsia"/>
              <w:noProof/>
            </w:rPr>
          </w:pPr>
          <w:ins w:id="24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"_Toc69131815"</w:instrText>
            </w:r>
            <w:r w:rsidRPr="00D9624F">
              <w:rPr>
                <w:rStyle w:val="Hyperlink"/>
                <w:noProof/>
              </w:rPr>
              <w:instrText xml:space="preserve"> </w:instrText>
            </w:r>
            <w:r w:rsidRPr="00D9624F">
              <w:rPr>
                <w:rStyle w:val="Hyperlink"/>
                <w:noProof/>
              </w:rPr>
              <w:fldChar w:fldCharType="separate"/>
            </w:r>
            <w:r w:rsidRPr="00D9624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_Toc69131815 \h </w:instrText>
            </w:r>
          </w:ins>
          <w:r>
            <w:rPr>
              <w:noProof/>
              <w:webHidden/>
            </w:rPr>
          </w:r>
          <w:r>
            <w:rPr>
              <w:noProof/>
              <w:webHidden/>
            </w:rPr>
            <w:fldChar w:fldCharType="separate"/>
          </w:r>
          <w:ins w:id="241" w:author="David Conklin" w:date="2021-04-14T15:51:00Z">
            <w:r w:rsidR="00A06517">
              <w:rPr>
                <w:noProof/>
                <w:webHidden/>
              </w:rPr>
              <w:t>38</w:t>
            </w:r>
          </w:ins>
          <w:ins w:id="242" w:author="David Conklin" w:date="2021-04-12T14:55:00Z">
            <w:r>
              <w:rPr>
                <w:noProof/>
                <w:webHidden/>
              </w:rPr>
              <w:fldChar w:fldCharType="end"/>
            </w:r>
            <w:r w:rsidRPr="00D9624F">
              <w:rPr>
                <w:rStyle w:val="Hyperlink"/>
                <w:noProof/>
              </w:rPr>
              <w:fldChar w:fldCharType="end"/>
            </w:r>
          </w:ins>
        </w:p>
        <w:p w14:paraId="3F1DDEAC" w14:textId="31E3B2E5" w:rsidR="00B86E24" w:rsidRDefault="00B86E24">
          <w:pPr>
            <w:pStyle w:val="TOC2"/>
            <w:tabs>
              <w:tab w:val="right" w:leader="dot" w:pos="9350"/>
            </w:tabs>
            <w:rPr>
              <w:ins w:id="243" w:author="David Conklin" w:date="2021-04-12T14:55:00Z"/>
              <w:rFonts w:eastAsiaTheme="minorEastAsia"/>
              <w:noProof/>
            </w:rPr>
          </w:pPr>
          <w:ins w:id="24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"_Toc69131816"</w:instrText>
            </w:r>
            <w:r w:rsidRPr="00D9624F">
              <w:rPr>
                <w:rStyle w:val="Hyperlink"/>
                <w:noProof/>
              </w:rPr>
              <w:instrText xml:space="preserve"> </w:instrText>
            </w:r>
            <w:r w:rsidRPr="00D9624F">
              <w:rPr>
                <w:rStyle w:val="Hyperlink"/>
                <w:noProof/>
              </w:rPr>
              <w:fldChar w:fldCharType="separate"/>
            </w:r>
            <w:r w:rsidRPr="00D9624F">
              <w:rPr>
                <w:rStyle w:val="Hyperlink"/>
                <w:noProof/>
              </w:rPr>
              <w:t>Municipal water rights</w:t>
            </w:r>
            <w:r>
              <w:rPr>
                <w:noProof/>
                <w:webHidden/>
              </w:rPr>
              <w:tab/>
            </w:r>
            <w:r>
              <w:rPr>
                <w:noProof/>
                <w:webHidden/>
              </w:rPr>
              <w:fldChar w:fldCharType="begin"/>
            </w:r>
            <w:r>
              <w:rPr>
                <w:noProof/>
                <w:webHidden/>
              </w:rPr>
              <w:instrText xml:space="preserve"> PAGEREF _Toc69131816 \h </w:instrText>
            </w:r>
          </w:ins>
          <w:r>
            <w:rPr>
              <w:noProof/>
              <w:webHidden/>
            </w:rPr>
          </w:r>
          <w:r>
            <w:rPr>
              <w:noProof/>
              <w:webHidden/>
            </w:rPr>
            <w:fldChar w:fldCharType="separate"/>
          </w:r>
          <w:ins w:id="245" w:author="David Conklin" w:date="2021-04-14T15:51:00Z">
            <w:r w:rsidR="00A06517">
              <w:rPr>
                <w:noProof/>
                <w:webHidden/>
              </w:rPr>
              <w:t>39</w:t>
            </w:r>
          </w:ins>
          <w:ins w:id="246" w:author="David Conklin" w:date="2021-04-12T14:55:00Z">
            <w:r>
              <w:rPr>
                <w:noProof/>
                <w:webHidden/>
              </w:rPr>
              <w:fldChar w:fldCharType="end"/>
            </w:r>
            <w:r w:rsidRPr="00D9624F">
              <w:rPr>
                <w:rStyle w:val="Hyperlink"/>
                <w:noProof/>
              </w:rPr>
              <w:fldChar w:fldCharType="end"/>
            </w:r>
          </w:ins>
        </w:p>
        <w:p w14:paraId="77F45096" w14:textId="0C0070E8" w:rsidR="00B86E24" w:rsidRDefault="00B86E24">
          <w:pPr>
            <w:pStyle w:val="TOC1"/>
            <w:tabs>
              <w:tab w:val="right" w:leader="dot" w:pos="9350"/>
            </w:tabs>
            <w:rPr>
              <w:ins w:id="247" w:author="David Conklin" w:date="2021-04-12T14:55:00Z"/>
              <w:rFonts w:eastAsiaTheme="minorEastAsia"/>
              <w:noProof/>
            </w:rPr>
          </w:pPr>
          <w:ins w:id="24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"_Toc69131817"</w:instrText>
            </w:r>
            <w:r w:rsidRPr="00D9624F">
              <w:rPr>
                <w:rStyle w:val="Hyperlink"/>
                <w:noProof/>
              </w:rPr>
              <w:instrText xml:space="preserve"> </w:instrText>
            </w:r>
            <w:r w:rsidRPr="00D9624F">
              <w:rPr>
                <w:rStyle w:val="Hyperlink"/>
                <w:noProof/>
              </w:rPr>
              <w:fldChar w:fldCharType="separate"/>
            </w:r>
            <w:r w:rsidRPr="00D9624F">
              <w:rPr>
                <w:rStyle w:val="Hyperlink"/>
                <w:noProof/>
              </w:rPr>
              <w:t>McKenzie Basin Wetlands Study</w:t>
            </w:r>
            <w:r>
              <w:rPr>
                <w:noProof/>
                <w:webHidden/>
              </w:rPr>
              <w:tab/>
            </w:r>
            <w:r>
              <w:rPr>
                <w:noProof/>
                <w:webHidden/>
              </w:rPr>
              <w:fldChar w:fldCharType="begin"/>
            </w:r>
            <w:r>
              <w:rPr>
                <w:noProof/>
                <w:webHidden/>
              </w:rPr>
              <w:instrText xml:space="preserve"> PAGEREF _Toc69131817 \h </w:instrText>
            </w:r>
          </w:ins>
          <w:r>
            <w:rPr>
              <w:noProof/>
              <w:webHidden/>
            </w:rPr>
          </w:r>
          <w:r>
            <w:rPr>
              <w:noProof/>
              <w:webHidden/>
            </w:rPr>
            <w:fldChar w:fldCharType="separate"/>
          </w:r>
          <w:ins w:id="249" w:author="David Conklin" w:date="2021-04-14T15:51:00Z">
            <w:r w:rsidR="00A06517">
              <w:rPr>
                <w:noProof/>
                <w:webHidden/>
              </w:rPr>
              <w:t>39</w:t>
            </w:r>
          </w:ins>
          <w:ins w:id="250" w:author="David Conklin" w:date="2021-04-12T14:55:00Z">
            <w:r>
              <w:rPr>
                <w:noProof/>
                <w:webHidden/>
              </w:rPr>
              <w:fldChar w:fldCharType="end"/>
            </w:r>
            <w:r w:rsidRPr="00D9624F">
              <w:rPr>
                <w:rStyle w:val="Hyperlink"/>
                <w:noProof/>
              </w:rPr>
              <w:fldChar w:fldCharType="end"/>
            </w:r>
          </w:ins>
        </w:p>
        <w:p w14:paraId="72C47E1B" w14:textId="55F4B0D4" w:rsidR="00B86E24" w:rsidRDefault="00B86E24">
          <w:pPr>
            <w:pStyle w:val="TOC2"/>
            <w:tabs>
              <w:tab w:val="right" w:leader="dot" w:pos="9350"/>
            </w:tabs>
            <w:rPr>
              <w:ins w:id="251" w:author="David Conklin" w:date="2021-04-12T14:55:00Z"/>
              <w:rFonts w:eastAsiaTheme="minorEastAsia"/>
              <w:noProof/>
            </w:rPr>
          </w:pPr>
          <w:ins w:id="25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"_Toc69131818"</w:instrText>
            </w:r>
            <w:r w:rsidRPr="00D9624F">
              <w:rPr>
                <w:rStyle w:val="Hyperlink"/>
                <w:noProof/>
              </w:rPr>
              <w:instrText xml:space="preserve"> </w:instrText>
            </w:r>
            <w:r w:rsidRPr="00D9624F">
              <w:rPr>
                <w:rStyle w:val="Hyperlink"/>
                <w:noProof/>
              </w:rPr>
              <w:fldChar w:fldCharType="separate"/>
            </w:r>
            <w:r w:rsidRPr="00D9624F">
              <w:rPr>
                <w:rStyle w:val="Hyperlink"/>
                <w:noProof/>
              </w:rPr>
              <w:t>Project Overview</w:t>
            </w:r>
            <w:r>
              <w:rPr>
                <w:noProof/>
                <w:webHidden/>
              </w:rPr>
              <w:tab/>
            </w:r>
            <w:r>
              <w:rPr>
                <w:noProof/>
                <w:webHidden/>
              </w:rPr>
              <w:fldChar w:fldCharType="begin"/>
            </w:r>
            <w:r>
              <w:rPr>
                <w:noProof/>
                <w:webHidden/>
              </w:rPr>
              <w:instrText xml:space="preserve"> PAGEREF _Toc69131818 \h </w:instrText>
            </w:r>
          </w:ins>
          <w:r>
            <w:rPr>
              <w:noProof/>
              <w:webHidden/>
            </w:rPr>
          </w:r>
          <w:r>
            <w:rPr>
              <w:noProof/>
              <w:webHidden/>
            </w:rPr>
            <w:fldChar w:fldCharType="separate"/>
          </w:r>
          <w:ins w:id="253" w:author="David Conklin" w:date="2021-04-14T15:51:00Z">
            <w:r w:rsidR="00A06517">
              <w:rPr>
                <w:noProof/>
                <w:webHidden/>
              </w:rPr>
              <w:t>39</w:t>
            </w:r>
          </w:ins>
          <w:ins w:id="254" w:author="David Conklin" w:date="2021-04-12T14:55:00Z">
            <w:r>
              <w:rPr>
                <w:noProof/>
                <w:webHidden/>
              </w:rPr>
              <w:fldChar w:fldCharType="end"/>
            </w:r>
            <w:r w:rsidRPr="00D9624F">
              <w:rPr>
                <w:rStyle w:val="Hyperlink"/>
                <w:noProof/>
              </w:rPr>
              <w:fldChar w:fldCharType="end"/>
            </w:r>
          </w:ins>
        </w:p>
        <w:p w14:paraId="7726B622" w14:textId="0F1B7FC2" w:rsidR="00B86E24" w:rsidRDefault="00B86E24">
          <w:pPr>
            <w:pStyle w:val="TOC2"/>
            <w:tabs>
              <w:tab w:val="right" w:leader="dot" w:pos="9350"/>
            </w:tabs>
            <w:rPr>
              <w:ins w:id="255" w:author="David Conklin" w:date="2021-04-12T14:55:00Z"/>
              <w:rFonts w:eastAsiaTheme="minorEastAsia"/>
              <w:noProof/>
            </w:rPr>
          </w:pPr>
          <w:ins w:id="25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"_Toc69131819"</w:instrText>
            </w:r>
            <w:r w:rsidRPr="00D9624F">
              <w:rPr>
                <w:rStyle w:val="Hyperlink"/>
                <w:noProof/>
              </w:rPr>
              <w:instrText xml:space="preserve"> </w:instrText>
            </w:r>
            <w:r w:rsidRPr="00D9624F">
              <w:rPr>
                <w:rStyle w:val="Hyperlink"/>
                <w:noProof/>
              </w:rPr>
              <w:fldChar w:fldCharType="separate"/>
            </w:r>
            <w:r w:rsidRPr="00D9624F">
              <w:rPr>
                <w:rStyle w:val="Hyperlink"/>
                <w:noProof/>
              </w:rPr>
              <w:t>Model and Simulation Overview</w:t>
            </w:r>
            <w:r>
              <w:rPr>
                <w:noProof/>
                <w:webHidden/>
              </w:rPr>
              <w:tab/>
            </w:r>
            <w:r>
              <w:rPr>
                <w:noProof/>
                <w:webHidden/>
              </w:rPr>
              <w:fldChar w:fldCharType="begin"/>
            </w:r>
            <w:r>
              <w:rPr>
                <w:noProof/>
                <w:webHidden/>
              </w:rPr>
              <w:instrText xml:space="preserve"> PAGEREF _Toc69131819 \h </w:instrText>
            </w:r>
          </w:ins>
          <w:r>
            <w:rPr>
              <w:noProof/>
              <w:webHidden/>
            </w:rPr>
          </w:r>
          <w:r>
            <w:rPr>
              <w:noProof/>
              <w:webHidden/>
            </w:rPr>
            <w:fldChar w:fldCharType="separate"/>
          </w:r>
          <w:ins w:id="257" w:author="David Conklin" w:date="2021-04-14T15:51:00Z">
            <w:r w:rsidR="00A06517">
              <w:rPr>
                <w:noProof/>
                <w:webHidden/>
              </w:rPr>
              <w:t>42</w:t>
            </w:r>
          </w:ins>
          <w:ins w:id="258" w:author="David Conklin" w:date="2021-04-12T14:55:00Z">
            <w:r>
              <w:rPr>
                <w:noProof/>
                <w:webHidden/>
              </w:rPr>
              <w:fldChar w:fldCharType="end"/>
            </w:r>
            <w:r w:rsidRPr="00D9624F">
              <w:rPr>
                <w:rStyle w:val="Hyperlink"/>
                <w:noProof/>
              </w:rPr>
              <w:fldChar w:fldCharType="end"/>
            </w:r>
          </w:ins>
        </w:p>
        <w:p w14:paraId="23263EF3" w14:textId="15F5D5D3" w:rsidR="00B86E24" w:rsidRDefault="00B86E24">
          <w:pPr>
            <w:pStyle w:val="TOC2"/>
            <w:tabs>
              <w:tab w:val="right" w:leader="dot" w:pos="9350"/>
            </w:tabs>
            <w:rPr>
              <w:ins w:id="259" w:author="David Conklin" w:date="2021-04-12T14:55:00Z"/>
              <w:rFonts w:eastAsiaTheme="minorEastAsia"/>
              <w:noProof/>
            </w:rPr>
          </w:pPr>
          <w:ins w:id="260" w:author="David Conklin" w:date="2021-04-12T14:55:00Z">
            <w:r w:rsidRPr="00D9624F">
              <w:rPr>
                <w:rStyle w:val="Hyperlink"/>
                <w:noProof/>
              </w:rPr>
              <w:lastRenderedPageBreak/>
              <w:fldChar w:fldCharType="begin"/>
            </w:r>
            <w:r w:rsidRPr="00D9624F">
              <w:rPr>
                <w:rStyle w:val="Hyperlink"/>
                <w:noProof/>
              </w:rPr>
              <w:instrText xml:space="preserve"> </w:instrText>
            </w:r>
            <w:r>
              <w:rPr>
                <w:noProof/>
              </w:rPr>
              <w:instrText>HYPERLINK \l "_Toc69131820"</w:instrText>
            </w:r>
            <w:r w:rsidRPr="00D9624F">
              <w:rPr>
                <w:rStyle w:val="Hyperlink"/>
                <w:noProof/>
              </w:rPr>
              <w:instrText xml:space="preserve"> </w:instrText>
            </w:r>
            <w:r w:rsidRPr="00D9624F">
              <w:rPr>
                <w:rStyle w:val="Hyperlink"/>
                <w:noProof/>
              </w:rPr>
              <w:fldChar w:fldCharType="separate"/>
            </w:r>
            <w:r w:rsidRPr="00D9624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_Toc69131820 \h </w:instrText>
            </w:r>
          </w:ins>
          <w:r>
            <w:rPr>
              <w:noProof/>
              <w:webHidden/>
            </w:rPr>
          </w:r>
          <w:r>
            <w:rPr>
              <w:noProof/>
              <w:webHidden/>
            </w:rPr>
            <w:fldChar w:fldCharType="separate"/>
          </w:r>
          <w:ins w:id="261" w:author="David Conklin" w:date="2021-04-14T15:51:00Z">
            <w:r w:rsidR="00A06517">
              <w:rPr>
                <w:noProof/>
                <w:webHidden/>
              </w:rPr>
              <w:t>43</w:t>
            </w:r>
          </w:ins>
          <w:ins w:id="262" w:author="David Conklin" w:date="2021-04-12T14:55:00Z">
            <w:r>
              <w:rPr>
                <w:noProof/>
                <w:webHidden/>
              </w:rPr>
              <w:fldChar w:fldCharType="end"/>
            </w:r>
            <w:r w:rsidRPr="00D9624F">
              <w:rPr>
                <w:rStyle w:val="Hyperlink"/>
                <w:noProof/>
              </w:rPr>
              <w:fldChar w:fldCharType="end"/>
            </w:r>
          </w:ins>
        </w:p>
        <w:p w14:paraId="0D49A8DA" w14:textId="38C48652" w:rsidR="00B86E24" w:rsidRDefault="00B86E24">
          <w:pPr>
            <w:pStyle w:val="TOC2"/>
            <w:tabs>
              <w:tab w:val="right" w:leader="dot" w:pos="9350"/>
            </w:tabs>
            <w:rPr>
              <w:ins w:id="263" w:author="David Conklin" w:date="2021-04-12T14:55:00Z"/>
              <w:rFonts w:eastAsiaTheme="minorEastAsia"/>
              <w:noProof/>
            </w:rPr>
          </w:pPr>
          <w:ins w:id="26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"_Toc69131821"</w:instrText>
            </w:r>
            <w:r w:rsidRPr="00D9624F">
              <w:rPr>
                <w:rStyle w:val="Hyperlink"/>
                <w:noProof/>
              </w:rPr>
              <w:instrText xml:space="preserve"> </w:instrText>
            </w:r>
            <w:r w:rsidRPr="00D9624F">
              <w:rPr>
                <w:rStyle w:val="Hyperlink"/>
                <w:noProof/>
              </w:rPr>
              <w:fldChar w:fldCharType="separate"/>
            </w:r>
            <w:r w:rsidRPr="00D9624F">
              <w:rPr>
                <w:rStyle w:val="Hyperlink"/>
                <w:noProof/>
              </w:rPr>
              <w:t>Data changes for better representation of wetlands</w:t>
            </w:r>
            <w:r>
              <w:rPr>
                <w:noProof/>
                <w:webHidden/>
              </w:rPr>
              <w:tab/>
            </w:r>
            <w:r>
              <w:rPr>
                <w:noProof/>
                <w:webHidden/>
              </w:rPr>
              <w:fldChar w:fldCharType="begin"/>
            </w:r>
            <w:r>
              <w:rPr>
                <w:noProof/>
                <w:webHidden/>
              </w:rPr>
              <w:instrText xml:space="preserve"> PAGEREF _Toc69131821 \h </w:instrText>
            </w:r>
          </w:ins>
          <w:r>
            <w:rPr>
              <w:noProof/>
              <w:webHidden/>
            </w:rPr>
          </w:r>
          <w:r>
            <w:rPr>
              <w:noProof/>
              <w:webHidden/>
            </w:rPr>
            <w:fldChar w:fldCharType="separate"/>
          </w:r>
          <w:ins w:id="265" w:author="David Conklin" w:date="2021-04-14T15:51:00Z">
            <w:r w:rsidR="00A06517">
              <w:rPr>
                <w:noProof/>
                <w:webHidden/>
              </w:rPr>
              <w:t>43</w:t>
            </w:r>
          </w:ins>
          <w:ins w:id="266" w:author="David Conklin" w:date="2021-04-12T14:55:00Z">
            <w:r>
              <w:rPr>
                <w:noProof/>
                <w:webHidden/>
              </w:rPr>
              <w:fldChar w:fldCharType="end"/>
            </w:r>
            <w:r w:rsidRPr="00D9624F">
              <w:rPr>
                <w:rStyle w:val="Hyperlink"/>
                <w:noProof/>
              </w:rPr>
              <w:fldChar w:fldCharType="end"/>
            </w:r>
          </w:ins>
        </w:p>
        <w:p w14:paraId="5DDF6BFD" w14:textId="50918C39" w:rsidR="00B86E24" w:rsidRDefault="00B86E24">
          <w:pPr>
            <w:pStyle w:val="TOC2"/>
            <w:tabs>
              <w:tab w:val="right" w:leader="dot" w:pos="9350"/>
            </w:tabs>
            <w:rPr>
              <w:ins w:id="267" w:author="David Conklin" w:date="2021-04-12T14:55:00Z"/>
              <w:rFonts w:eastAsiaTheme="minorEastAsia"/>
              <w:noProof/>
            </w:rPr>
          </w:pPr>
          <w:ins w:id="26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"_Toc69131822"</w:instrText>
            </w:r>
            <w:r w:rsidRPr="00D9624F">
              <w:rPr>
                <w:rStyle w:val="Hyperlink"/>
                <w:noProof/>
              </w:rPr>
              <w:instrText xml:space="preserve"> </w:instrText>
            </w:r>
            <w:r w:rsidRPr="00D9624F">
              <w:rPr>
                <w:rStyle w:val="Hyperlink"/>
                <w:noProof/>
              </w:rPr>
              <w:fldChar w:fldCharType="separate"/>
            </w:r>
            <w:r w:rsidRPr="00D9624F">
              <w:rPr>
                <w:rStyle w:val="Hyperlink"/>
                <w:noProof/>
              </w:rPr>
              <w:t>Projection, Calendar, and Units</w:t>
            </w:r>
            <w:r>
              <w:rPr>
                <w:noProof/>
                <w:webHidden/>
              </w:rPr>
              <w:tab/>
            </w:r>
            <w:r>
              <w:rPr>
                <w:noProof/>
                <w:webHidden/>
              </w:rPr>
              <w:fldChar w:fldCharType="begin"/>
            </w:r>
            <w:r>
              <w:rPr>
                <w:noProof/>
                <w:webHidden/>
              </w:rPr>
              <w:instrText xml:space="preserve"> PAGEREF _Toc69131822 \h </w:instrText>
            </w:r>
          </w:ins>
          <w:r>
            <w:rPr>
              <w:noProof/>
              <w:webHidden/>
            </w:rPr>
          </w:r>
          <w:r>
            <w:rPr>
              <w:noProof/>
              <w:webHidden/>
            </w:rPr>
            <w:fldChar w:fldCharType="separate"/>
          </w:r>
          <w:ins w:id="269" w:author="David Conklin" w:date="2021-04-14T15:51:00Z">
            <w:r w:rsidR="00A06517">
              <w:rPr>
                <w:noProof/>
                <w:webHidden/>
              </w:rPr>
              <w:t>44</w:t>
            </w:r>
          </w:ins>
          <w:ins w:id="270" w:author="David Conklin" w:date="2021-04-12T14:55:00Z">
            <w:r>
              <w:rPr>
                <w:noProof/>
                <w:webHidden/>
              </w:rPr>
              <w:fldChar w:fldCharType="end"/>
            </w:r>
            <w:r w:rsidRPr="00D9624F">
              <w:rPr>
                <w:rStyle w:val="Hyperlink"/>
                <w:noProof/>
              </w:rPr>
              <w:fldChar w:fldCharType="end"/>
            </w:r>
          </w:ins>
        </w:p>
        <w:p w14:paraId="5F3EBCF9" w14:textId="48737744" w:rsidR="00B86E24" w:rsidRDefault="00B86E24">
          <w:pPr>
            <w:pStyle w:val="TOC2"/>
            <w:tabs>
              <w:tab w:val="right" w:leader="dot" w:pos="9350"/>
            </w:tabs>
            <w:rPr>
              <w:ins w:id="271" w:author="David Conklin" w:date="2021-04-12T14:55:00Z"/>
              <w:rFonts w:eastAsiaTheme="minorEastAsia"/>
              <w:noProof/>
            </w:rPr>
          </w:pPr>
          <w:ins w:id="27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"_Toc69131823"</w:instrText>
            </w:r>
            <w:r w:rsidRPr="00D9624F">
              <w:rPr>
                <w:rStyle w:val="Hyperlink"/>
                <w:noProof/>
              </w:rPr>
              <w:instrText xml:space="preserve"> </w:instrText>
            </w:r>
            <w:r w:rsidRPr="00D9624F">
              <w:rPr>
                <w:rStyle w:val="Hyperlink"/>
                <w:noProof/>
              </w:rPr>
              <w:fldChar w:fldCharType="separate"/>
            </w:r>
            <w:r w:rsidRPr="00D9624F">
              <w:rPr>
                <w:rStyle w:val="Hyperlink"/>
                <w:noProof/>
              </w:rPr>
              <w:t>Simulation of changes in wetlands over time</w:t>
            </w:r>
            <w:r>
              <w:rPr>
                <w:noProof/>
                <w:webHidden/>
              </w:rPr>
              <w:tab/>
            </w:r>
            <w:r>
              <w:rPr>
                <w:noProof/>
                <w:webHidden/>
              </w:rPr>
              <w:fldChar w:fldCharType="begin"/>
            </w:r>
            <w:r>
              <w:rPr>
                <w:noProof/>
                <w:webHidden/>
              </w:rPr>
              <w:instrText xml:space="preserve"> PAGEREF _Toc69131823 \h </w:instrText>
            </w:r>
          </w:ins>
          <w:r>
            <w:rPr>
              <w:noProof/>
              <w:webHidden/>
            </w:rPr>
          </w:r>
          <w:r>
            <w:rPr>
              <w:noProof/>
              <w:webHidden/>
            </w:rPr>
            <w:fldChar w:fldCharType="separate"/>
          </w:r>
          <w:ins w:id="273" w:author="David Conklin" w:date="2021-04-14T15:51:00Z">
            <w:r w:rsidR="00A06517">
              <w:rPr>
                <w:noProof/>
                <w:webHidden/>
              </w:rPr>
              <w:t>44</w:t>
            </w:r>
          </w:ins>
          <w:ins w:id="274" w:author="David Conklin" w:date="2021-04-12T14:55:00Z">
            <w:r>
              <w:rPr>
                <w:noProof/>
                <w:webHidden/>
              </w:rPr>
              <w:fldChar w:fldCharType="end"/>
            </w:r>
            <w:r w:rsidRPr="00D9624F">
              <w:rPr>
                <w:rStyle w:val="Hyperlink"/>
                <w:noProof/>
              </w:rPr>
              <w:fldChar w:fldCharType="end"/>
            </w:r>
          </w:ins>
        </w:p>
        <w:p w14:paraId="04E48429" w14:textId="47F5BD60" w:rsidR="00B86E24" w:rsidRDefault="00B86E24">
          <w:pPr>
            <w:pStyle w:val="TOC2"/>
            <w:tabs>
              <w:tab w:val="right" w:leader="dot" w:pos="9350"/>
            </w:tabs>
            <w:rPr>
              <w:ins w:id="275" w:author="David Conklin" w:date="2021-04-12T14:55:00Z"/>
              <w:rFonts w:eastAsiaTheme="minorEastAsia"/>
              <w:noProof/>
            </w:rPr>
          </w:pPr>
          <w:ins w:id="27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"_Toc69131824"</w:instrText>
            </w:r>
            <w:r w:rsidRPr="00D9624F">
              <w:rPr>
                <w:rStyle w:val="Hyperlink"/>
                <w:noProof/>
              </w:rPr>
              <w:instrText xml:space="preserve"> </w:instrText>
            </w:r>
            <w:r w:rsidRPr="00D9624F">
              <w:rPr>
                <w:rStyle w:val="Hyperlink"/>
                <w:noProof/>
              </w:rPr>
              <w:fldChar w:fldCharType="separate"/>
            </w:r>
            <w:r w:rsidRPr="00D9624F">
              <w:rPr>
                <w:rStyle w:val="Hyperlink"/>
                <w:noProof/>
              </w:rPr>
              <w:t>How wetlands are represented in the model</w:t>
            </w:r>
            <w:r>
              <w:rPr>
                <w:noProof/>
                <w:webHidden/>
              </w:rPr>
              <w:tab/>
            </w:r>
            <w:r>
              <w:rPr>
                <w:noProof/>
                <w:webHidden/>
              </w:rPr>
              <w:fldChar w:fldCharType="begin"/>
            </w:r>
            <w:r>
              <w:rPr>
                <w:noProof/>
                <w:webHidden/>
              </w:rPr>
              <w:instrText xml:space="preserve"> PAGEREF _Toc69131824 \h </w:instrText>
            </w:r>
          </w:ins>
          <w:r>
            <w:rPr>
              <w:noProof/>
              <w:webHidden/>
            </w:rPr>
          </w:r>
          <w:r>
            <w:rPr>
              <w:noProof/>
              <w:webHidden/>
            </w:rPr>
            <w:fldChar w:fldCharType="separate"/>
          </w:r>
          <w:ins w:id="277" w:author="David Conklin" w:date="2021-04-14T15:51:00Z">
            <w:r w:rsidR="00A06517">
              <w:rPr>
                <w:noProof/>
                <w:webHidden/>
              </w:rPr>
              <w:t>44</w:t>
            </w:r>
          </w:ins>
          <w:ins w:id="278" w:author="David Conklin" w:date="2021-04-12T14:55:00Z">
            <w:r>
              <w:rPr>
                <w:noProof/>
                <w:webHidden/>
              </w:rPr>
              <w:fldChar w:fldCharType="end"/>
            </w:r>
            <w:r w:rsidRPr="00D9624F">
              <w:rPr>
                <w:rStyle w:val="Hyperlink"/>
                <w:noProof/>
              </w:rPr>
              <w:fldChar w:fldCharType="end"/>
            </w:r>
          </w:ins>
        </w:p>
        <w:p w14:paraId="4DAEDB5B" w14:textId="6F442594" w:rsidR="00B86E24" w:rsidRDefault="00B86E24">
          <w:pPr>
            <w:pStyle w:val="TOC2"/>
            <w:tabs>
              <w:tab w:val="right" w:leader="dot" w:pos="9350"/>
            </w:tabs>
            <w:rPr>
              <w:ins w:id="279" w:author="David Conklin" w:date="2021-04-12T14:55:00Z"/>
              <w:rFonts w:eastAsiaTheme="minorEastAsia"/>
              <w:noProof/>
            </w:rPr>
          </w:pPr>
          <w:ins w:id="28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"_Toc69131825"</w:instrText>
            </w:r>
            <w:r w:rsidRPr="00D9624F">
              <w:rPr>
                <w:rStyle w:val="Hyperlink"/>
                <w:noProof/>
              </w:rPr>
              <w:instrText xml:space="preserve"> </w:instrText>
            </w:r>
            <w:r w:rsidRPr="00D9624F">
              <w:rPr>
                <w:rStyle w:val="Hyperlink"/>
                <w:noProof/>
              </w:rPr>
              <w:fldChar w:fldCharType="separate"/>
            </w:r>
            <w:r w:rsidRPr="00D9624F">
              <w:rPr>
                <w:rStyle w:val="Hyperlink"/>
                <w:noProof/>
              </w:rPr>
              <w:t>The Wetland class and Wetland objects in the C++ code</w:t>
            </w:r>
            <w:r>
              <w:rPr>
                <w:noProof/>
                <w:webHidden/>
              </w:rPr>
              <w:tab/>
            </w:r>
            <w:r>
              <w:rPr>
                <w:noProof/>
                <w:webHidden/>
              </w:rPr>
              <w:fldChar w:fldCharType="begin"/>
            </w:r>
            <w:r>
              <w:rPr>
                <w:noProof/>
                <w:webHidden/>
              </w:rPr>
              <w:instrText xml:space="preserve"> PAGEREF _Toc69131825 \h </w:instrText>
            </w:r>
          </w:ins>
          <w:r>
            <w:rPr>
              <w:noProof/>
              <w:webHidden/>
            </w:rPr>
          </w:r>
          <w:r>
            <w:rPr>
              <w:noProof/>
              <w:webHidden/>
            </w:rPr>
            <w:fldChar w:fldCharType="separate"/>
          </w:r>
          <w:ins w:id="281" w:author="David Conklin" w:date="2021-04-14T15:51:00Z">
            <w:r w:rsidR="00A06517">
              <w:rPr>
                <w:noProof/>
                <w:webHidden/>
              </w:rPr>
              <w:t>46</w:t>
            </w:r>
          </w:ins>
          <w:ins w:id="282" w:author="David Conklin" w:date="2021-04-12T14:55:00Z">
            <w:r>
              <w:rPr>
                <w:noProof/>
                <w:webHidden/>
              </w:rPr>
              <w:fldChar w:fldCharType="end"/>
            </w:r>
            <w:r w:rsidRPr="00D9624F">
              <w:rPr>
                <w:rStyle w:val="Hyperlink"/>
                <w:noProof/>
              </w:rPr>
              <w:fldChar w:fldCharType="end"/>
            </w:r>
          </w:ins>
        </w:p>
        <w:p w14:paraId="48221051" w14:textId="76B2DF40" w:rsidR="00B86E24" w:rsidRDefault="00B86E24">
          <w:pPr>
            <w:pStyle w:val="TOC2"/>
            <w:tabs>
              <w:tab w:val="right" w:leader="dot" w:pos="9350"/>
            </w:tabs>
            <w:rPr>
              <w:ins w:id="283" w:author="David Conklin" w:date="2021-04-12T14:55:00Z"/>
              <w:rFonts w:eastAsiaTheme="minorEastAsia"/>
              <w:noProof/>
            </w:rPr>
          </w:pPr>
          <w:ins w:id="28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"_Toc69131826"</w:instrText>
            </w:r>
            <w:r w:rsidRPr="00D9624F">
              <w:rPr>
                <w:rStyle w:val="Hyperlink"/>
                <w:noProof/>
              </w:rPr>
              <w:instrText xml:space="preserve"> </w:instrText>
            </w:r>
            <w:r w:rsidRPr="00D9624F">
              <w:rPr>
                <w:rStyle w:val="Hyperlink"/>
                <w:noProof/>
              </w:rPr>
              <w:fldChar w:fldCharType="separate"/>
            </w:r>
            <w:r w:rsidRPr="00D9624F">
              <w:rPr>
                <w:rStyle w:val="Hyperlink"/>
                <w:noProof/>
              </w:rPr>
              <w:t>Attributes of interest in the wetlands study</w:t>
            </w:r>
            <w:r>
              <w:rPr>
                <w:noProof/>
                <w:webHidden/>
              </w:rPr>
              <w:tab/>
            </w:r>
            <w:r>
              <w:rPr>
                <w:noProof/>
                <w:webHidden/>
              </w:rPr>
              <w:fldChar w:fldCharType="begin"/>
            </w:r>
            <w:r>
              <w:rPr>
                <w:noProof/>
                <w:webHidden/>
              </w:rPr>
              <w:instrText xml:space="preserve"> PAGEREF _Toc69131826 \h </w:instrText>
            </w:r>
          </w:ins>
          <w:r>
            <w:rPr>
              <w:noProof/>
              <w:webHidden/>
            </w:rPr>
          </w:r>
          <w:r>
            <w:rPr>
              <w:noProof/>
              <w:webHidden/>
            </w:rPr>
            <w:fldChar w:fldCharType="separate"/>
          </w:r>
          <w:ins w:id="285" w:author="David Conklin" w:date="2021-04-14T15:51:00Z">
            <w:r w:rsidR="00A06517">
              <w:rPr>
                <w:noProof/>
                <w:webHidden/>
              </w:rPr>
              <w:t>46</w:t>
            </w:r>
          </w:ins>
          <w:ins w:id="286" w:author="David Conklin" w:date="2021-04-12T14:55:00Z">
            <w:r>
              <w:rPr>
                <w:noProof/>
                <w:webHidden/>
              </w:rPr>
              <w:fldChar w:fldCharType="end"/>
            </w:r>
            <w:r w:rsidRPr="00D9624F">
              <w:rPr>
                <w:rStyle w:val="Hyperlink"/>
                <w:noProof/>
              </w:rPr>
              <w:fldChar w:fldCharType="end"/>
            </w:r>
          </w:ins>
        </w:p>
        <w:p w14:paraId="5DD8E098" w14:textId="6EF0C48A" w:rsidR="00B86E24" w:rsidRDefault="00B86E24">
          <w:pPr>
            <w:pStyle w:val="TOC2"/>
            <w:tabs>
              <w:tab w:val="right" w:leader="dot" w:pos="9350"/>
            </w:tabs>
            <w:rPr>
              <w:ins w:id="287" w:author="David Conklin" w:date="2021-04-12T14:55:00Z"/>
              <w:rFonts w:eastAsiaTheme="minorEastAsia"/>
              <w:noProof/>
            </w:rPr>
          </w:pPr>
          <w:ins w:id="28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"_Toc69131827"</w:instrText>
            </w:r>
            <w:r w:rsidRPr="00D9624F">
              <w:rPr>
                <w:rStyle w:val="Hyperlink"/>
                <w:noProof/>
              </w:rPr>
              <w:instrText xml:space="preserve"> </w:instrText>
            </w:r>
            <w:r w:rsidRPr="00D9624F">
              <w:rPr>
                <w:rStyle w:val="Hyperlink"/>
                <w:noProof/>
              </w:rPr>
              <w:fldChar w:fldCharType="separate"/>
            </w:r>
            <w:r w:rsidRPr="00D9624F">
              <w:rPr>
                <w:rStyle w:val="Hyperlink"/>
                <w:noProof/>
              </w:rPr>
              <w:t>A WETNESS attribute</w:t>
            </w:r>
            <w:r>
              <w:rPr>
                <w:noProof/>
                <w:webHidden/>
              </w:rPr>
              <w:tab/>
            </w:r>
            <w:r>
              <w:rPr>
                <w:noProof/>
                <w:webHidden/>
              </w:rPr>
              <w:fldChar w:fldCharType="begin"/>
            </w:r>
            <w:r>
              <w:rPr>
                <w:noProof/>
                <w:webHidden/>
              </w:rPr>
              <w:instrText xml:space="preserve"> PAGEREF _Toc69131827 \h </w:instrText>
            </w:r>
          </w:ins>
          <w:r>
            <w:rPr>
              <w:noProof/>
              <w:webHidden/>
            </w:rPr>
          </w:r>
          <w:r>
            <w:rPr>
              <w:noProof/>
              <w:webHidden/>
            </w:rPr>
            <w:fldChar w:fldCharType="separate"/>
          </w:r>
          <w:ins w:id="289" w:author="David Conklin" w:date="2021-04-14T15:51:00Z">
            <w:r w:rsidR="00A06517">
              <w:rPr>
                <w:noProof/>
                <w:webHidden/>
              </w:rPr>
              <w:t>46</w:t>
            </w:r>
          </w:ins>
          <w:ins w:id="290" w:author="David Conklin" w:date="2021-04-12T14:55:00Z">
            <w:r>
              <w:rPr>
                <w:noProof/>
                <w:webHidden/>
              </w:rPr>
              <w:fldChar w:fldCharType="end"/>
            </w:r>
            <w:r w:rsidRPr="00D9624F">
              <w:rPr>
                <w:rStyle w:val="Hyperlink"/>
                <w:noProof/>
              </w:rPr>
              <w:fldChar w:fldCharType="end"/>
            </w:r>
          </w:ins>
        </w:p>
        <w:p w14:paraId="642D1A02" w14:textId="09222608" w:rsidR="00B86E24" w:rsidRDefault="00B86E24">
          <w:pPr>
            <w:pStyle w:val="TOC2"/>
            <w:tabs>
              <w:tab w:val="right" w:leader="dot" w:pos="9350"/>
            </w:tabs>
            <w:rPr>
              <w:ins w:id="291" w:author="David Conklin" w:date="2021-04-12T14:55:00Z"/>
              <w:rFonts w:eastAsiaTheme="minorEastAsia"/>
              <w:noProof/>
            </w:rPr>
          </w:pPr>
          <w:ins w:id="29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"_Toc69131828"</w:instrText>
            </w:r>
            <w:r w:rsidRPr="00D9624F">
              <w:rPr>
                <w:rStyle w:val="Hyperlink"/>
                <w:noProof/>
              </w:rPr>
              <w:instrText xml:space="preserve"> </w:instrText>
            </w:r>
            <w:r w:rsidRPr="00D9624F">
              <w:rPr>
                <w:rStyle w:val="Hyperlink"/>
                <w:noProof/>
              </w:rPr>
              <w:fldChar w:fldCharType="separate"/>
            </w:r>
            <w:r w:rsidRPr="00D9624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_Toc69131828 \h </w:instrText>
            </w:r>
          </w:ins>
          <w:r>
            <w:rPr>
              <w:noProof/>
              <w:webHidden/>
            </w:rPr>
          </w:r>
          <w:r>
            <w:rPr>
              <w:noProof/>
              <w:webHidden/>
            </w:rPr>
            <w:fldChar w:fldCharType="separate"/>
          </w:r>
          <w:ins w:id="293" w:author="David Conklin" w:date="2021-04-14T15:51:00Z">
            <w:r w:rsidR="00A06517">
              <w:rPr>
                <w:noProof/>
                <w:webHidden/>
              </w:rPr>
              <w:t>47</w:t>
            </w:r>
          </w:ins>
          <w:ins w:id="294" w:author="David Conklin" w:date="2021-04-12T14:55:00Z">
            <w:r>
              <w:rPr>
                <w:noProof/>
                <w:webHidden/>
              </w:rPr>
              <w:fldChar w:fldCharType="end"/>
            </w:r>
            <w:r w:rsidRPr="00D9624F">
              <w:rPr>
                <w:rStyle w:val="Hyperlink"/>
                <w:noProof/>
              </w:rPr>
              <w:fldChar w:fldCharType="end"/>
            </w:r>
          </w:ins>
        </w:p>
        <w:p w14:paraId="314BA30F" w14:textId="3B3284E3" w:rsidR="00B86E24" w:rsidRDefault="00B86E24">
          <w:pPr>
            <w:pStyle w:val="TOC3"/>
            <w:tabs>
              <w:tab w:val="right" w:leader="dot" w:pos="9350"/>
            </w:tabs>
            <w:rPr>
              <w:ins w:id="295" w:author="David Conklin" w:date="2021-04-12T14:55:00Z"/>
              <w:rFonts w:eastAsiaTheme="minorEastAsia"/>
              <w:noProof/>
            </w:rPr>
          </w:pPr>
          <w:ins w:id="29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"_Toc69131829"</w:instrText>
            </w:r>
            <w:r w:rsidRPr="00D9624F">
              <w:rPr>
                <w:rStyle w:val="Hyperlink"/>
                <w:noProof/>
              </w:rPr>
              <w:instrText xml:space="preserve"> </w:instrText>
            </w:r>
            <w:r w:rsidRPr="00D9624F">
              <w:rPr>
                <w:rStyle w:val="Hyperlink"/>
                <w:noProof/>
              </w:rPr>
              <w:fldChar w:fldCharType="separate"/>
            </w:r>
            <w:r w:rsidRPr="00D9624F">
              <w:rPr>
                <w:rStyle w:val="Hyperlink"/>
                <w:noProof/>
              </w:rPr>
              <w:t>Wetland IDU parameters</w:t>
            </w:r>
            <w:r>
              <w:rPr>
                <w:noProof/>
                <w:webHidden/>
              </w:rPr>
              <w:tab/>
            </w:r>
            <w:r>
              <w:rPr>
                <w:noProof/>
                <w:webHidden/>
              </w:rPr>
              <w:fldChar w:fldCharType="begin"/>
            </w:r>
            <w:r>
              <w:rPr>
                <w:noProof/>
                <w:webHidden/>
              </w:rPr>
              <w:instrText xml:space="preserve"> PAGEREF _Toc69131829 \h </w:instrText>
            </w:r>
          </w:ins>
          <w:r>
            <w:rPr>
              <w:noProof/>
              <w:webHidden/>
            </w:rPr>
          </w:r>
          <w:r>
            <w:rPr>
              <w:noProof/>
              <w:webHidden/>
            </w:rPr>
            <w:fldChar w:fldCharType="separate"/>
          </w:r>
          <w:ins w:id="297" w:author="David Conklin" w:date="2021-04-14T15:51:00Z">
            <w:r w:rsidR="00A06517">
              <w:rPr>
                <w:noProof/>
                <w:webHidden/>
              </w:rPr>
              <w:t>47</w:t>
            </w:r>
          </w:ins>
          <w:ins w:id="298" w:author="David Conklin" w:date="2021-04-12T14:55:00Z">
            <w:r>
              <w:rPr>
                <w:noProof/>
                <w:webHidden/>
              </w:rPr>
              <w:fldChar w:fldCharType="end"/>
            </w:r>
            <w:r w:rsidRPr="00D9624F">
              <w:rPr>
                <w:rStyle w:val="Hyperlink"/>
                <w:noProof/>
              </w:rPr>
              <w:fldChar w:fldCharType="end"/>
            </w:r>
          </w:ins>
        </w:p>
        <w:p w14:paraId="3DBB323E" w14:textId="304821FF" w:rsidR="00B86E24" w:rsidRDefault="00B86E24">
          <w:pPr>
            <w:pStyle w:val="TOC3"/>
            <w:tabs>
              <w:tab w:val="right" w:leader="dot" w:pos="9350"/>
            </w:tabs>
            <w:rPr>
              <w:ins w:id="299" w:author="David Conklin" w:date="2021-04-12T14:55:00Z"/>
              <w:rFonts w:eastAsiaTheme="minorEastAsia"/>
              <w:noProof/>
            </w:rPr>
          </w:pPr>
          <w:ins w:id="30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"_Toc69131830"</w:instrText>
            </w:r>
            <w:r w:rsidRPr="00D9624F">
              <w:rPr>
                <w:rStyle w:val="Hyperlink"/>
                <w:noProof/>
              </w:rPr>
              <w:instrText xml:space="preserve"> </w:instrText>
            </w:r>
            <w:r w:rsidRPr="00D9624F">
              <w:rPr>
                <w:rStyle w:val="Hyperlink"/>
                <w:noProof/>
              </w:rPr>
              <w:fldChar w:fldCharType="separate"/>
            </w:r>
            <w:r w:rsidRPr="00D9624F">
              <w:rPr>
                <w:rStyle w:val="Hyperlink"/>
                <w:noProof/>
              </w:rPr>
              <w:t>Reach parameters</w:t>
            </w:r>
            <w:r>
              <w:rPr>
                <w:noProof/>
                <w:webHidden/>
              </w:rPr>
              <w:tab/>
            </w:r>
            <w:r>
              <w:rPr>
                <w:noProof/>
                <w:webHidden/>
              </w:rPr>
              <w:fldChar w:fldCharType="begin"/>
            </w:r>
            <w:r>
              <w:rPr>
                <w:noProof/>
                <w:webHidden/>
              </w:rPr>
              <w:instrText xml:space="preserve"> PAGEREF _Toc69131830 \h </w:instrText>
            </w:r>
          </w:ins>
          <w:r>
            <w:rPr>
              <w:noProof/>
              <w:webHidden/>
            </w:rPr>
          </w:r>
          <w:r>
            <w:rPr>
              <w:noProof/>
              <w:webHidden/>
            </w:rPr>
            <w:fldChar w:fldCharType="separate"/>
          </w:r>
          <w:ins w:id="301" w:author="David Conklin" w:date="2021-04-14T15:51:00Z">
            <w:r w:rsidR="00A06517">
              <w:rPr>
                <w:noProof/>
                <w:webHidden/>
              </w:rPr>
              <w:t>47</w:t>
            </w:r>
          </w:ins>
          <w:ins w:id="302" w:author="David Conklin" w:date="2021-04-12T14:55:00Z">
            <w:r>
              <w:rPr>
                <w:noProof/>
                <w:webHidden/>
              </w:rPr>
              <w:fldChar w:fldCharType="end"/>
            </w:r>
            <w:r w:rsidRPr="00D9624F">
              <w:rPr>
                <w:rStyle w:val="Hyperlink"/>
                <w:noProof/>
              </w:rPr>
              <w:fldChar w:fldCharType="end"/>
            </w:r>
          </w:ins>
        </w:p>
        <w:p w14:paraId="51834C6A" w14:textId="54BB04A7" w:rsidR="00B86E24" w:rsidRDefault="00B86E24">
          <w:pPr>
            <w:pStyle w:val="TOC2"/>
            <w:tabs>
              <w:tab w:val="right" w:leader="dot" w:pos="9350"/>
            </w:tabs>
            <w:rPr>
              <w:ins w:id="303" w:author="David Conklin" w:date="2021-04-12T14:55:00Z"/>
              <w:rFonts w:eastAsiaTheme="minorEastAsia"/>
              <w:noProof/>
            </w:rPr>
          </w:pPr>
          <w:ins w:id="30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"_Toc69131831"</w:instrText>
            </w:r>
            <w:r w:rsidRPr="00D9624F">
              <w:rPr>
                <w:rStyle w:val="Hyperlink"/>
                <w:noProof/>
              </w:rPr>
              <w:instrText xml:space="preserve"> </w:instrText>
            </w:r>
            <w:r w:rsidRPr="00D9624F">
              <w:rPr>
                <w:rStyle w:val="Hyperlink"/>
                <w:noProof/>
              </w:rPr>
              <w:fldChar w:fldCharType="separate"/>
            </w:r>
            <w:r w:rsidRPr="00D9624F">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_Toc69131831 \h </w:instrText>
            </w:r>
          </w:ins>
          <w:r>
            <w:rPr>
              <w:noProof/>
              <w:webHidden/>
            </w:rPr>
          </w:r>
          <w:r>
            <w:rPr>
              <w:noProof/>
              <w:webHidden/>
            </w:rPr>
            <w:fldChar w:fldCharType="separate"/>
          </w:r>
          <w:ins w:id="305" w:author="David Conklin" w:date="2021-04-14T15:51:00Z">
            <w:r w:rsidR="00A06517">
              <w:rPr>
                <w:noProof/>
                <w:webHidden/>
              </w:rPr>
              <w:t>48</w:t>
            </w:r>
          </w:ins>
          <w:ins w:id="306" w:author="David Conklin" w:date="2021-04-12T14:55:00Z">
            <w:r>
              <w:rPr>
                <w:noProof/>
                <w:webHidden/>
              </w:rPr>
              <w:fldChar w:fldCharType="end"/>
            </w:r>
            <w:r w:rsidRPr="00D9624F">
              <w:rPr>
                <w:rStyle w:val="Hyperlink"/>
                <w:noProof/>
              </w:rPr>
              <w:fldChar w:fldCharType="end"/>
            </w:r>
          </w:ins>
        </w:p>
        <w:p w14:paraId="35175AD2" w14:textId="2D4B811F" w:rsidR="00B86E24" w:rsidRDefault="00B86E24">
          <w:pPr>
            <w:pStyle w:val="TOC2"/>
            <w:tabs>
              <w:tab w:val="right" w:leader="dot" w:pos="9350"/>
            </w:tabs>
            <w:rPr>
              <w:ins w:id="307" w:author="David Conklin" w:date="2021-04-12T14:55:00Z"/>
              <w:rFonts w:eastAsiaTheme="minorEastAsia"/>
              <w:noProof/>
            </w:rPr>
          </w:pPr>
          <w:ins w:id="30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"_Toc69131832"</w:instrText>
            </w:r>
            <w:r w:rsidRPr="00D9624F">
              <w:rPr>
                <w:rStyle w:val="Hyperlink"/>
                <w:noProof/>
              </w:rPr>
              <w:instrText xml:space="preserve"> </w:instrText>
            </w:r>
            <w:r w:rsidRPr="00D9624F">
              <w:rPr>
                <w:rStyle w:val="Hyperlink"/>
                <w:noProof/>
              </w:rPr>
              <w:fldChar w:fldCharType="separate"/>
            </w:r>
            <w:r w:rsidRPr="00D9624F">
              <w:rPr>
                <w:rStyle w:val="Hyperlink"/>
                <w:noProof/>
              </w:rPr>
              <w:t>Standing water temperature</w:t>
            </w:r>
            <w:r>
              <w:rPr>
                <w:noProof/>
                <w:webHidden/>
              </w:rPr>
              <w:tab/>
            </w:r>
            <w:r>
              <w:rPr>
                <w:noProof/>
                <w:webHidden/>
              </w:rPr>
              <w:fldChar w:fldCharType="begin"/>
            </w:r>
            <w:r>
              <w:rPr>
                <w:noProof/>
                <w:webHidden/>
              </w:rPr>
              <w:instrText xml:space="preserve"> PAGEREF _Toc69131832 \h </w:instrText>
            </w:r>
          </w:ins>
          <w:r>
            <w:rPr>
              <w:noProof/>
              <w:webHidden/>
            </w:rPr>
          </w:r>
          <w:r>
            <w:rPr>
              <w:noProof/>
              <w:webHidden/>
            </w:rPr>
            <w:fldChar w:fldCharType="separate"/>
          </w:r>
          <w:ins w:id="309" w:author="David Conklin" w:date="2021-04-14T15:51:00Z">
            <w:r w:rsidR="00A06517">
              <w:rPr>
                <w:noProof/>
                <w:webHidden/>
              </w:rPr>
              <w:t>49</w:t>
            </w:r>
          </w:ins>
          <w:ins w:id="310" w:author="David Conklin" w:date="2021-04-12T14:55:00Z">
            <w:r>
              <w:rPr>
                <w:noProof/>
                <w:webHidden/>
              </w:rPr>
              <w:fldChar w:fldCharType="end"/>
            </w:r>
            <w:r w:rsidRPr="00D9624F">
              <w:rPr>
                <w:rStyle w:val="Hyperlink"/>
                <w:noProof/>
              </w:rPr>
              <w:fldChar w:fldCharType="end"/>
            </w:r>
          </w:ins>
        </w:p>
        <w:p w14:paraId="5C03FBBC" w14:textId="161EAAE1" w:rsidR="00B86E24" w:rsidRDefault="00B86E24">
          <w:pPr>
            <w:pStyle w:val="TOC2"/>
            <w:tabs>
              <w:tab w:val="right" w:leader="dot" w:pos="9350"/>
            </w:tabs>
            <w:rPr>
              <w:ins w:id="311" w:author="David Conklin" w:date="2021-04-12T14:55:00Z"/>
              <w:rFonts w:eastAsiaTheme="minorEastAsia"/>
              <w:noProof/>
            </w:rPr>
          </w:pPr>
          <w:ins w:id="31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"_Toc69131833"</w:instrText>
            </w:r>
            <w:r w:rsidRPr="00D9624F">
              <w:rPr>
                <w:rStyle w:val="Hyperlink"/>
                <w:noProof/>
              </w:rPr>
              <w:instrText xml:space="preserve"> </w:instrText>
            </w:r>
            <w:r w:rsidRPr="00D9624F">
              <w:rPr>
                <w:rStyle w:val="Hyperlink"/>
                <w:noProof/>
              </w:rPr>
              <w:fldChar w:fldCharType="separate"/>
            </w:r>
            <w:r w:rsidRPr="00D9624F">
              <w:rPr>
                <w:rStyle w:val="Hyperlink"/>
                <w:noProof/>
              </w:rPr>
              <w:t>Evapotranspiration from wetlands</w:t>
            </w:r>
            <w:r>
              <w:rPr>
                <w:noProof/>
                <w:webHidden/>
              </w:rPr>
              <w:tab/>
            </w:r>
            <w:r>
              <w:rPr>
                <w:noProof/>
                <w:webHidden/>
              </w:rPr>
              <w:fldChar w:fldCharType="begin"/>
            </w:r>
            <w:r>
              <w:rPr>
                <w:noProof/>
                <w:webHidden/>
              </w:rPr>
              <w:instrText xml:space="preserve"> PAGEREF _Toc69131833 \h </w:instrText>
            </w:r>
          </w:ins>
          <w:r>
            <w:rPr>
              <w:noProof/>
              <w:webHidden/>
            </w:rPr>
          </w:r>
          <w:r>
            <w:rPr>
              <w:noProof/>
              <w:webHidden/>
            </w:rPr>
            <w:fldChar w:fldCharType="separate"/>
          </w:r>
          <w:ins w:id="313" w:author="David Conklin" w:date="2021-04-14T15:51:00Z">
            <w:r w:rsidR="00A06517">
              <w:rPr>
                <w:noProof/>
                <w:webHidden/>
              </w:rPr>
              <w:t>49</w:t>
            </w:r>
          </w:ins>
          <w:ins w:id="314" w:author="David Conklin" w:date="2021-04-12T14:55:00Z">
            <w:r>
              <w:rPr>
                <w:noProof/>
                <w:webHidden/>
              </w:rPr>
              <w:fldChar w:fldCharType="end"/>
            </w:r>
            <w:r w:rsidRPr="00D9624F">
              <w:rPr>
                <w:rStyle w:val="Hyperlink"/>
                <w:noProof/>
              </w:rPr>
              <w:fldChar w:fldCharType="end"/>
            </w:r>
          </w:ins>
        </w:p>
        <w:p w14:paraId="1FDD4626" w14:textId="38E78BF1" w:rsidR="00B86E24" w:rsidRDefault="00B86E24">
          <w:pPr>
            <w:pStyle w:val="TOC2"/>
            <w:tabs>
              <w:tab w:val="right" w:leader="dot" w:pos="9350"/>
            </w:tabs>
            <w:rPr>
              <w:ins w:id="315" w:author="David Conklin" w:date="2021-04-12T14:55:00Z"/>
              <w:rFonts w:eastAsiaTheme="minorEastAsia"/>
              <w:noProof/>
            </w:rPr>
          </w:pPr>
          <w:ins w:id="31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"_Toc69131834"</w:instrText>
            </w:r>
            <w:r w:rsidRPr="00D9624F">
              <w:rPr>
                <w:rStyle w:val="Hyperlink"/>
                <w:noProof/>
              </w:rPr>
              <w:instrText xml:space="preserve"> </w:instrText>
            </w:r>
            <w:r w:rsidRPr="00D9624F">
              <w:rPr>
                <w:rStyle w:val="Hyperlink"/>
                <w:noProof/>
              </w:rPr>
              <w:fldChar w:fldCharType="separate"/>
            </w:r>
            <w:r w:rsidRPr="00D9624F">
              <w:rPr>
                <w:rStyle w:val="Hyperlink"/>
                <w:noProof/>
              </w:rPr>
              <w:t>Loss (or gain) of wetlands</w:t>
            </w:r>
            <w:r>
              <w:rPr>
                <w:noProof/>
                <w:webHidden/>
              </w:rPr>
              <w:tab/>
            </w:r>
            <w:r>
              <w:rPr>
                <w:noProof/>
                <w:webHidden/>
              </w:rPr>
              <w:fldChar w:fldCharType="begin"/>
            </w:r>
            <w:r>
              <w:rPr>
                <w:noProof/>
                <w:webHidden/>
              </w:rPr>
              <w:instrText xml:space="preserve"> PAGEREF _Toc69131834 \h </w:instrText>
            </w:r>
          </w:ins>
          <w:r>
            <w:rPr>
              <w:noProof/>
              <w:webHidden/>
            </w:rPr>
          </w:r>
          <w:r>
            <w:rPr>
              <w:noProof/>
              <w:webHidden/>
            </w:rPr>
            <w:fldChar w:fldCharType="separate"/>
          </w:r>
          <w:ins w:id="317" w:author="David Conklin" w:date="2021-04-14T15:51:00Z">
            <w:r w:rsidR="00A06517">
              <w:rPr>
                <w:noProof/>
                <w:webHidden/>
              </w:rPr>
              <w:t>49</w:t>
            </w:r>
          </w:ins>
          <w:ins w:id="318" w:author="David Conklin" w:date="2021-04-12T14:55:00Z">
            <w:r>
              <w:rPr>
                <w:noProof/>
                <w:webHidden/>
              </w:rPr>
              <w:fldChar w:fldCharType="end"/>
            </w:r>
            <w:r w:rsidRPr="00D9624F">
              <w:rPr>
                <w:rStyle w:val="Hyperlink"/>
                <w:noProof/>
              </w:rPr>
              <w:fldChar w:fldCharType="end"/>
            </w:r>
          </w:ins>
        </w:p>
        <w:p w14:paraId="06D8D409" w14:textId="15C9A2B1" w:rsidR="00B86E24" w:rsidRDefault="00B86E24">
          <w:pPr>
            <w:pStyle w:val="TOC2"/>
            <w:tabs>
              <w:tab w:val="right" w:leader="dot" w:pos="9350"/>
            </w:tabs>
            <w:rPr>
              <w:ins w:id="319" w:author="David Conklin" w:date="2021-04-12T14:55:00Z"/>
              <w:rFonts w:eastAsiaTheme="minorEastAsia"/>
              <w:noProof/>
            </w:rPr>
          </w:pPr>
          <w:ins w:id="32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"_Toc69131835"</w:instrText>
            </w:r>
            <w:r w:rsidRPr="00D9624F">
              <w:rPr>
                <w:rStyle w:val="Hyperlink"/>
                <w:noProof/>
              </w:rPr>
              <w:instrText xml:space="preserve"> </w:instrText>
            </w:r>
            <w:r w:rsidRPr="00D9624F">
              <w:rPr>
                <w:rStyle w:val="Hyperlink"/>
                <w:noProof/>
              </w:rPr>
              <w:fldChar w:fldCharType="separate"/>
            </w:r>
            <w:r w:rsidRPr="00D9624F">
              <w:rPr>
                <w:rStyle w:val="Hyperlink"/>
                <w:noProof/>
              </w:rPr>
              <w:t>Reality check</w:t>
            </w:r>
            <w:r>
              <w:rPr>
                <w:noProof/>
                <w:webHidden/>
              </w:rPr>
              <w:tab/>
            </w:r>
            <w:r>
              <w:rPr>
                <w:noProof/>
                <w:webHidden/>
              </w:rPr>
              <w:fldChar w:fldCharType="begin"/>
            </w:r>
            <w:r>
              <w:rPr>
                <w:noProof/>
                <w:webHidden/>
              </w:rPr>
              <w:instrText xml:space="preserve"> PAGEREF _Toc69131835 \h </w:instrText>
            </w:r>
          </w:ins>
          <w:r>
            <w:rPr>
              <w:noProof/>
              <w:webHidden/>
            </w:rPr>
          </w:r>
          <w:r>
            <w:rPr>
              <w:noProof/>
              <w:webHidden/>
            </w:rPr>
            <w:fldChar w:fldCharType="separate"/>
          </w:r>
          <w:ins w:id="321" w:author="David Conklin" w:date="2021-04-14T15:51:00Z">
            <w:r w:rsidR="00A06517">
              <w:rPr>
                <w:noProof/>
                <w:webHidden/>
              </w:rPr>
              <w:t>50</w:t>
            </w:r>
          </w:ins>
          <w:ins w:id="322" w:author="David Conklin" w:date="2021-04-12T14:55:00Z">
            <w:r>
              <w:rPr>
                <w:noProof/>
                <w:webHidden/>
              </w:rPr>
              <w:fldChar w:fldCharType="end"/>
            </w:r>
            <w:r w:rsidRPr="00D9624F">
              <w:rPr>
                <w:rStyle w:val="Hyperlink"/>
                <w:noProof/>
              </w:rPr>
              <w:fldChar w:fldCharType="end"/>
            </w:r>
          </w:ins>
        </w:p>
        <w:p w14:paraId="474B0189" w14:textId="22403A28" w:rsidR="00B86E24" w:rsidRDefault="00B86E24">
          <w:pPr>
            <w:pStyle w:val="TOC2"/>
            <w:tabs>
              <w:tab w:val="right" w:leader="dot" w:pos="9350"/>
            </w:tabs>
            <w:rPr>
              <w:ins w:id="323" w:author="David Conklin" w:date="2021-04-12T14:55:00Z"/>
              <w:rFonts w:eastAsiaTheme="minorEastAsia"/>
              <w:noProof/>
            </w:rPr>
          </w:pPr>
          <w:ins w:id="32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"_Toc69131836"</w:instrText>
            </w:r>
            <w:r w:rsidRPr="00D9624F">
              <w:rPr>
                <w:rStyle w:val="Hyperlink"/>
                <w:noProof/>
              </w:rPr>
              <w:instrText xml:space="preserve"> </w:instrText>
            </w:r>
            <w:r w:rsidRPr="00D9624F">
              <w:rPr>
                <w:rStyle w:val="Hyperlink"/>
                <w:noProof/>
              </w:rPr>
              <w:fldChar w:fldCharType="separate"/>
            </w:r>
            <w:r w:rsidRPr="00D9624F">
              <w:rPr>
                <w:rStyle w:val="Hyperlink"/>
                <w:noProof/>
              </w:rPr>
              <w:t>High Cascades Springs</w:t>
            </w:r>
            <w:r>
              <w:rPr>
                <w:noProof/>
                <w:webHidden/>
              </w:rPr>
              <w:tab/>
            </w:r>
            <w:r>
              <w:rPr>
                <w:noProof/>
                <w:webHidden/>
              </w:rPr>
              <w:fldChar w:fldCharType="begin"/>
            </w:r>
            <w:r>
              <w:rPr>
                <w:noProof/>
                <w:webHidden/>
              </w:rPr>
              <w:instrText xml:space="preserve"> PAGEREF _Toc69131836 \h </w:instrText>
            </w:r>
          </w:ins>
          <w:r>
            <w:rPr>
              <w:noProof/>
              <w:webHidden/>
            </w:rPr>
          </w:r>
          <w:r>
            <w:rPr>
              <w:noProof/>
              <w:webHidden/>
            </w:rPr>
            <w:fldChar w:fldCharType="separate"/>
          </w:r>
          <w:ins w:id="325" w:author="David Conklin" w:date="2021-04-14T15:51:00Z">
            <w:r w:rsidR="00A06517">
              <w:rPr>
                <w:noProof/>
                <w:webHidden/>
              </w:rPr>
              <w:t>52</w:t>
            </w:r>
          </w:ins>
          <w:ins w:id="326" w:author="David Conklin" w:date="2021-04-12T14:55:00Z">
            <w:r>
              <w:rPr>
                <w:noProof/>
                <w:webHidden/>
              </w:rPr>
              <w:fldChar w:fldCharType="end"/>
            </w:r>
            <w:r w:rsidRPr="00D9624F">
              <w:rPr>
                <w:rStyle w:val="Hyperlink"/>
                <w:noProof/>
              </w:rPr>
              <w:fldChar w:fldCharType="end"/>
            </w:r>
          </w:ins>
        </w:p>
        <w:p w14:paraId="2386BB50" w14:textId="4CA5D0D9" w:rsidR="00B86E24" w:rsidRDefault="00B86E24">
          <w:pPr>
            <w:pStyle w:val="TOC2"/>
            <w:tabs>
              <w:tab w:val="right" w:leader="dot" w:pos="9350"/>
            </w:tabs>
            <w:rPr>
              <w:ins w:id="327" w:author="David Conklin" w:date="2021-04-12T14:55:00Z"/>
              <w:rFonts w:eastAsiaTheme="minorEastAsia"/>
              <w:noProof/>
            </w:rPr>
          </w:pPr>
          <w:ins w:id="32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"_Toc69131837"</w:instrText>
            </w:r>
            <w:r w:rsidRPr="00D9624F">
              <w:rPr>
                <w:rStyle w:val="Hyperlink"/>
                <w:noProof/>
              </w:rPr>
              <w:instrText xml:space="preserve"> </w:instrText>
            </w:r>
            <w:r w:rsidRPr="00D9624F">
              <w:rPr>
                <w:rStyle w:val="Hyperlink"/>
                <w:noProof/>
              </w:rPr>
              <w:fldChar w:fldCharType="separate"/>
            </w:r>
            <w:r w:rsidRPr="00D9624F">
              <w:rPr>
                <w:rStyle w:val="Hyperlink"/>
                <w:noProof/>
              </w:rPr>
              <w:t>Calibration and simulation skill</w:t>
            </w:r>
            <w:r>
              <w:rPr>
                <w:noProof/>
                <w:webHidden/>
              </w:rPr>
              <w:tab/>
            </w:r>
            <w:r>
              <w:rPr>
                <w:noProof/>
                <w:webHidden/>
              </w:rPr>
              <w:fldChar w:fldCharType="begin"/>
            </w:r>
            <w:r>
              <w:rPr>
                <w:noProof/>
                <w:webHidden/>
              </w:rPr>
              <w:instrText xml:space="preserve"> PAGEREF _Toc69131837 \h </w:instrText>
            </w:r>
          </w:ins>
          <w:r>
            <w:rPr>
              <w:noProof/>
              <w:webHidden/>
            </w:rPr>
          </w:r>
          <w:r>
            <w:rPr>
              <w:noProof/>
              <w:webHidden/>
            </w:rPr>
            <w:fldChar w:fldCharType="separate"/>
          </w:r>
          <w:ins w:id="329" w:author="David Conklin" w:date="2021-04-14T15:51:00Z">
            <w:r w:rsidR="00A06517">
              <w:rPr>
                <w:noProof/>
                <w:webHidden/>
              </w:rPr>
              <w:t>53</w:t>
            </w:r>
          </w:ins>
          <w:ins w:id="330" w:author="David Conklin" w:date="2021-04-12T14:55:00Z">
            <w:r>
              <w:rPr>
                <w:noProof/>
                <w:webHidden/>
              </w:rPr>
              <w:fldChar w:fldCharType="end"/>
            </w:r>
            <w:r w:rsidRPr="00D9624F">
              <w:rPr>
                <w:rStyle w:val="Hyperlink"/>
                <w:noProof/>
              </w:rPr>
              <w:fldChar w:fldCharType="end"/>
            </w:r>
          </w:ins>
        </w:p>
        <w:p w14:paraId="02CCBE0A" w14:textId="7D9B6212" w:rsidR="00B86E24" w:rsidRDefault="00B86E24">
          <w:pPr>
            <w:pStyle w:val="TOC2"/>
            <w:tabs>
              <w:tab w:val="right" w:leader="dot" w:pos="9350"/>
            </w:tabs>
            <w:rPr>
              <w:ins w:id="331" w:author="David Conklin" w:date="2021-04-12T14:55:00Z"/>
              <w:rFonts w:eastAsiaTheme="minorEastAsia"/>
              <w:noProof/>
            </w:rPr>
          </w:pPr>
          <w:ins w:id="33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"_Toc69131838"</w:instrText>
            </w:r>
            <w:r w:rsidRPr="00D9624F">
              <w:rPr>
                <w:rStyle w:val="Hyperlink"/>
                <w:noProof/>
              </w:rPr>
              <w:instrText xml:space="preserve"> </w:instrText>
            </w:r>
            <w:r w:rsidRPr="00D9624F">
              <w:rPr>
                <w:rStyle w:val="Hyperlink"/>
                <w:noProof/>
              </w:rPr>
              <w:fldChar w:fldCharType="separate"/>
            </w:r>
            <w:r w:rsidRPr="00D9624F">
              <w:rPr>
                <w:rStyle w:val="Hyperlink"/>
                <w:noProof/>
              </w:rPr>
              <w:t>Analysis of locations where the model has low skill</w:t>
            </w:r>
            <w:r>
              <w:rPr>
                <w:noProof/>
                <w:webHidden/>
              </w:rPr>
              <w:tab/>
            </w:r>
            <w:r>
              <w:rPr>
                <w:noProof/>
                <w:webHidden/>
              </w:rPr>
              <w:fldChar w:fldCharType="begin"/>
            </w:r>
            <w:r>
              <w:rPr>
                <w:noProof/>
                <w:webHidden/>
              </w:rPr>
              <w:instrText xml:space="preserve"> PAGEREF _Toc69131838 \h </w:instrText>
            </w:r>
          </w:ins>
          <w:r>
            <w:rPr>
              <w:noProof/>
              <w:webHidden/>
            </w:rPr>
          </w:r>
          <w:r>
            <w:rPr>
              <w:noProof/>
              <w:webHidden/>
            </w:rPr>
            <w:fldChar w:fldCharType="separate"/>
          </w:r>
          <w:ins w:id="333" w:author="David Conklin" w:date="2021-04-14T15:51:00Z">
            <w:r w:rsidR="00A06517">
              <w:rPr>
                <w:noProof/>
                <w:webHidden/>
              </w:rPr>
              <w:t>56</w:t>
            </w:r>
          </w:ins>
          <w:ins w:id="334" w:author="David Conklin" w:date="2021-04-12T14:55:00Z">
            <w:r>
              <w:rPr>
                <w:noProof/>
                <w:webHidden/>
              </w:rPr>
              <w:fldChar w:fldCharType="end"/>
            </w:r>
            <w:r w:rsidRPr="00D9624F">
              <w:rPr>
                <w:rStyle w:val="Hyperlink"/>
                <w:noProof/>
              </w:rPr>
              <w:fldChar w:fldCharType="end"/>
            </w:r>
          </w:ins>
        </w:p>
        <w:p w14:paraId="03A32E2C" w14:textId="35F105CF" w:rsidR="00B86E24" w:rsidRDefault="00B86E24">
          <w:pPr>
            <w:pStyle w:val="TOC2"/>
            <w:tabs>
              <w:tab w:val="right" w:leader="dot" w:pos="9350"/>
            </w:tabs>
            <w:rPr>
              <w:ins w:id="335" w:author="David Conklin" w:date="2021-04-12T14:55:00Z"/>
              <w:rFonts w:eastAsiaTheme="minorEastAsia"/>
              <w:noProof/>
            </w:rPr>
          </w:pPr>
          <w:ins w:id="33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"_Toc69131839"</w:instrText>
            </w:r>
            <w:r w:rsidRPr="00D9624F">
              <w:rPr>
                <w:rStyle w:val="Hyperlink"/>
                <w:noProof/>
              </w:rPr>
              <w:instrText xml:space="preserve"> </w:instrText>
            </w:r>
            <w:r w:rsidRPr="00D9624F">
              <w:rPr>
                <w:rStyle w:val="Hyperlink"/>
                <w:noProof/>
              </w:rPr>
              <w:fldChar w:fldCharType="separate"/>
            </w:r>
            <w:r w:rsidRPr="00D9624F">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_Toc69131839 \h </w:instrText>
            </w:r>
          </w:ins>
          <w:r>
            <w:rPr>
              <w:noProof/>
              <w:webHidden/>
            </w:rPr>
          </w:r>
          <w:r>
            <w:rPr>
              <w:noProof/>
              <w:webHidden/>
            </w:rPr>
            <w:fldChar w:fldCharType="separate"/>
          </w:r>
          <w:ins w:id="337" w:author="David Conklin" w:date="2021-04-14T15:51:00Z">
            <w:r w:rsidR="00A06517">
              <w:rPr>
                <w:noProof/>
                <w:webHidden/>
              </w:rPr>
              <w:t>58</w:t>
            </w:r>
          </w:ins>
          <w:ins w:id="338" w:author="David Conklin" w:date="2021-04-12T14:55:00Z">
            <w:r>
              <w:rPr>
                <w:noProof/>
                <w:webHidden/>
              </w:rPr>
              <w:fldChar w:fldCharType="end"/>
            </w:r>
            <w:r w:rsidRPr="00D9624F">
              <w:rPr>
                <w:rStyle w:val="Hyperlink"/>
                <w:noProof/>
              </w:rPr>
              <w:fldChar w:fldCharType="end"/>
            </w:r>
          </w:ins>
        </w:p>
        <w:p w14:paraId="262F0BBB" w14:textId="02BE648B" w:rsidR="00B86E24" w:rsidRDefault="00B86E24">
          <w:pPr>
            <w:pStyle w:val="TOC2"/>
            <w:tabs>
              <w:tab w:val="right" w:leader="dot" w:pos="9350"/>
            </w:tabs>
            <w:rPr>
              <w:ins w:id="339" w:author="David Conklin" w:date="2021-04-12T14:55:00Z"/>
              <w:rFonts w:eastAsiaTheme="minorEastAsia"/>
              <w:noProof/>
            </w:rPr>
          </w:pPr>
          <w:ins w:id="34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"_Toc69131840"</w:instrText>
            </w:r>
            <w:r w:rsidRPr="00D9624F">
              <w:rPr>
                <w:rStyle w:val="Hyperlink"/>
                <w:noProof/>
              </w:rPr>
              <w:instrText xml:space="preserve"> </w:instrText>
            </w:r>
            <w:r w:rsidRPr="00D9624F">
              <w:rPr>
                <w:rStyle w:val="Hyperlink"/>
                <w:noProof/>
              </w:rPr>
              <w:fldChar w:fldCharType="separate"/>
            </w:r>
            <w:r w:rsidRPr="00D9624F">
              <w:rPr>
                <w:rStyle w:val="Hyperlink"/>
                <w:noProof/>
              </w:rPr>
              <w:t>CW3M v. Shade-a-lator</w:t>
            </w:r>
            <w:r>
              <w:rPr>
                <w:noProof/>
                <w:webHidden/>
              </w:rPr>
              <w:tab/>
            </w:r>
            <w:r>
              <w:rPr>
                <w:noProof/>
                <w:webHidden/>
              </w:rPr>
              <w:fldChar w:fldCharType="begin"/>
            </w:r>
            <w:r>
              <w:rPr>
                <w:noProof/>
                <w:webHidden/>
              </w:rPr>
              <w:instrText xml:space="preserve"> PAGEREF _Toc69131840 \h </w:instrText>
            </w:r>
          </w:ins>
          <w:r>
            <w:rPr>
              <w:noProof/>
              <w:webHidden/>
            </w:rPr>
          </w:r>
          <w:r>
            <w:rPr>
              <w:noProof/>
              <w:webHidden/>
            </w:rPr>
            <w:fldChar w:fldCharType="separate"/>
          </w:r>
          <w:ins w:id="341" w:author="David Conklin" w:date="2021-04-14T15:51:00Z">
            <w:r w:rsidR="00A06517">
              <w:rPr>
                <w:noProof/>
                <w:webHidden/>
              </w:rPr>
              <w:t>59</w:t>
            </w:r>
          </w:ins>
          <w:ins w:id="342" w:author="David Conklin" w:date="2021-04-12T14:55:00Z">
            <w:r>
              <w:rPr>
                <w:noProof/>
                <w:webHidden/>
              </w:rPr>
              <w:fldChar w:fldCharType="end"/>
            </w:r>
            <w:r w:rsidRPr="00D9624F">
              <w:rPr>
                <w:rStyle w:val="Hyperlink"/>
                <w:noProof/>
              </w:rPr>
              <w:fldChar w:fldCharType="end"/>
            </w:r>
          </w:ins>
        </w:p>
        <w:p w14:paraId="75E1C2D0" w14:textId="41DD8699" w:rsidR="00B86E24" w:rsidRDefault="00B86E24">
          <w:pPr>
            <w:pStyle w:val="TOC2"/>
            <w:tabs>
              <w:tab w:val="right" w:leader="dot" w:pos="9350"/>
            </w:tabs>
            <w:rPr>
              <w:ins w:id="343" w:author="David Conklin" w:date="2021-04-12T14:55:00Z"/>
              <w:rFonts w:eastAsiaTheme="minorEastAsia"/>
              <w:noProof/>
            </w:rPr>
          </w:pPr>
          <w:ins w:id="34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"_Toc69131841"</w:instrText>
            </w:r>
            <w:r w:rsidRPr="00D9624F">
              <w:rPr>
                <w:rStyle w:val="Hyperlink"/>
                <w:noProof/>
              </w:rPr>
              <w:instrText xml:space="preserve"> </w:instrText>
            </w:r>
            <w:r w:rsidRPr="00D9624F">
              <w:rPr>
                <w:rStyle w:val="Hyperlink"/>
                <w:noProof/>
              </w:rPr>
              <w:fldChar w:fldCharType="separate"/>
            </w:r>
            <w:r w:rsidRPr="00D9624F">
              <w:rPr>
                <w:rStyle w:val="Hyperlink"/>
                <w:noProof/>
              </w:rPr>
              <w:t>Comparison of CW3M results to Shade-a-lator results</w:t>
            </w:r>
            <w:r>
              <w:rPr>
                <w:noProof/>
                <w:webHidden/>
              </w:rPr>
              <w:tab/>
            </w:r>
            <w:r>
              <w:rPr>
                <w:noProof/>
                <w:webHidden/>
              </w:rPr>
              <w:fldChar w:fldCharType="begin"/>
            </w:r>
            <w:r>
              <w:rPr>
                <w:noProof/>
                <w:webHidden/>
              </w:rPr>
              <w:instrText xml:space="preserve"> PAGEREF _Toc69131841 \h </w:instrText>
            </w:r>
          </w:ins>
          <w:r>
            <w:rPr>
              <w:noProof/>
              <w:webHidden/>
            </w:rPr>
          </w:r>
          <w:r>
            <w:rPr>
              <w:noProof/>
              <w:webHidden/>
            </w:rPr>
            <w:fldChar w:fldCharType="separate"/>
          </w:r>
          <w:ins w:id="345" w:author="David Conklin" w:date="2021-04-14T15:51:00Z">
            <w:r w:rsidR="00A06517">
              <w:rPr>
                <w:noProof/>
                <w:webHidden/>
              </w:rPr>
              <w:t>61</w:t>
            </w:r>
          </w:ins>
          <w:ins w:id="346" w:author="David Conklin" w:date="2021-04-12T14:55:00Z">
            <w:r>
              <w:rPr>
                <w:noProof/>
                <w:webHidden/>
              </w:rPr>
              <w:fldChar w:fldCharType="end"/>
            </w:r>
            <w:r w:rsidRPr="00D9624F">
              <w:rPr>
                <w:rStyle w:val="Hyperlink"/>
                <w:noProof/>
              </w:rPr>
              <w:fldChar w:fldCharType="end"/>
            </w:r>
          </w:ins>
        </w:p>
        <w:p w14:paraId="70FB97DD" w14:textId="05EC861B" w:rsidR="00B86E24" w:rsidRDefault="00B86E24">
          <w:pPr>
            <w:pStyle w:val="TOC1"/>
            <w:tabs>
              <w:tab w:val="right" w:leader="dot" w:pos="9350"/>
            </w:tabs>
            <w:rPr>
              <w:ins w:id="347" w:author="David Conklin" w:date="2021-04-12T14:55:00Z"/>
              <w:rFonts w:eastAsiaTheme="minorEastAsia"/>
              <w:noProof/>
            </w:rPr>
          </w:pPr>
          <w:ins w:id="34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"_Toc69131842"</w:instrText>
            </w:r>
            <w:r w:rsidRPr="00D9624F">
              <w:rPr>
                <w:rStyle w:val="Hyperlink"/>
                <w:noProof/>
              </w:rPr>
              <w:instrText xml:space="preserve"> </w:instrText>
            </w:r>
            <w:r w:rsidRPr="00D9624F">
              <w:rPr>
                <w:rStyle w:val="Hyperlink"/>
                <w:noProof/>
              </w:rPr>
              <w:fldChar w:fldCharType="separate"/>
            </w:r>
            <w:r w:rsidRPr="00D9624F">
              <w:rPr>
                <w:rStyle w:val="Hyperlink"/>
                <w:noProof/>
              </w:rPr>
              <w:t>The Clackamas Basin</w:t>
            </w:r>
            <w:r>
              <w:rPr>
                <w:noProof/>
                <w:webHidden/>
              </w:rPr>
              <w:tab/>
            </w:r>
            <w:r>
              <w:rPr>
                <w:noProof/>
                <w:webHidden/>
              </w:rPr>
              <w:fldChar w:fldCharType="begin"/>
            </w:r>
            <w:r>
              <w:rPr>
                <w:noProof/>
                <w:webHidden/>
              </w:rPr>
              <w:instrText xml:space="preserve"> PAGEREF _Toc69131842 \h </w:instrText>
            </w:r>
          </w:ins>
          <w:r>
            <w:rPr>
              <w:noProof/>
              <w:webHidden/>
            </w:rPr>
          </w:r>
          <w:r>
            <w:rPr>
              <w:noProof/>
              <w:webHidden/>
            </w:rPr>
            <w:fldChar w:fldCharType="separate"/>
          </w:r>
          <w:ins w:id="349" w:author="David Conklin" w:date="2021-04-14T15:51:00Z">
            <w:r w:rsidR="00A06517">
              <w:rPr>
                <w:noProof/>
                <w:webHidden/>
              </w:rPr>
              <w:t>63</w:t>
            </w:r>
          </w:ins>
          <w:ins w:id="350" w:author="David Conklin" w:date="2021-04-12T14:55:00Z">
            <w:r>
              <w:rPr>
                <w:noProof/>
                <w:webHidden/>
              </w:rPr>
              <w:fldChar w:fldCharType="end"/>
            </w:r>
            <w:r w:rsidRPr="00D9624F">
              <w:rPr>
                <w:rStyle w:val="Hyperlink"/>
                <w:noProof/>
              </w:rPr>
              <w:fldChar w:fldCharType="end"/>
            </w:r>
          </w:ins>
        </w:p>
        <w:p w14:paraId="7EFDE9E6" w14:textId="2B8C424E" w:rsidR="00B86E24" w:rsidRDefault="00B86E24">
          <w:pPr>
            <w:pStyle w:val="TOC1"/>
            <w:tabs>
              <w:tab w:val="right" w:leader="dot" w:pos="9350"/>
            </w:tabs>
            <w:rPr>
              <w:ins w:id="351" w:author="David Conklin" w:date="2021-04-12T14:55:00Z"/>
              <w:rFonts w:eastAsiaTheme="minorEastAsia"/>
              <w:noProof/>
            </w:rPr>
          </w:pPr>
          <w:ins w:id="35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"_Toc69131843"</w:instrText>
            </w:r>
            <w:r w:rsidRPr="00D9624F">
              <w:rPr>
                <w:rStyle w:val="Hyperlink"/>
                <w:noProof/>
              </w:rPr>
              <w:instrText xml:space="preserve"> </w:instrText>
            </w:r>
            <w:r w:rsidRPr="00D9624F">
              <w:rPr>
                <w:rStyle w:val="Hyperlink"/>
                <w:noProof/>
              </w:rPr>
              <w:fldChar w:fldCharType="separate"/>
            </w:r>
            <w:r w:rsidRPr="00D9624F">
              <w:rPr>
                <w:rStyle w:val="Hyperlink"/>
                <w:noProof/>
              </w:rPr>
              <w:t>Directory structure and file names</w:t>
            </w:r>
            <w:r>
              <w:rPr>
                <w:noProof/>
                <w:webHidden/>
              </w:rPr>
              <w:tab/>
            </w:r>
            <w:r>
              <w:rPr>
                <w:noProof/>
                <w:webHidden/>
              </w:rPr>
              <w:fldChar w:fldCharType="begin"/>
            </w:r>
            <w:r>
              <w:rPr>
                <w:noProof/>
                <w:webHidden/>
              </w:rPr>
              <w:instrText xml:space="preserve"> PAGEREF _Toc69131843 \h </w:instrText>
            </w:r>
          </w:ins>
          <w:r>
            <w:rPr>
              <w:noProof/>
              <w:webHidden/>
            </w:rPr>
          </w:r>
          <w:r>
            <w:rPr>
              <w:noProof/>
              <w:webHidden/>
            </w:rPr>
            <w:fldChar w:fldCharType="separate"/>
          </w:r>
          <w:ins w:id="353" w:author="David Conklin" w:date="2021-04-14T15:51:00Z">
            <w:r w:rsidR="00A06517">
              <w:rPr>
                <w:noProof/>
                <w:webHidden/>
              </w:rPr>
              <w:t>64</w:t>
            </w:r>
          </w:ins>
          <w:ins w:id="354" w:author="David Conklin" w:date="2021-04-12T14:55:00Z">
            <w:r>
              <w:rPr>
                <w:noProof/>
                <w:webHidden/>
              </w:rPr>
              <w:fldChar w:fldCharType="end"/>
            </w:r>
            <w:r w:rsidRPr="00D9624F">
              <w:rPr>
                <w:rStyle w:val="Hyperlink"/>
                <w:noProof/>
              </w:rPr>
              <w:fldChar w:fldCharType="end"/>
            </w:r>
          </w:ins>
        </w:p>
        <w:p w14:paraId="6E031D0E" w14:textId="12BB2AE0" w:rsidR="00B86E24" w:rsidRDefault="00B86E24">
          <w:pPr>
            <w:pStyle w:val="TOC1"/>
            <w:tabs>
              <w:tab w:val="right" w:leader="dot" w:pos="9350"/>
            </w:tabs>
            <w:rPr>
              <w:ins w:id="355" w:author="David Conklin" w:date="2021-04-12T14:55:00Z"/>
              <w:rFonts w:eastAsiaTheme="minorEastAsia"/>
              <w:noProof/>
            </w:rPr>
          </w:pPr>
          <w:ins w:id="35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"_Toc69131844"</w:instrText>
            </w:r>
            <w:r w:rsidRPr="00D9624F">
              <w:rPr>
                <w:rStyle w:val="Hyperlink"/>
                <w:noProof/>
              </w:rPr>
              <w:instrText xml:space="preserve"> </w:instrText>
            </w:r>
            <w:r w:rsidRPr="00D9624F">
              <w:rPr>
                <w:rStyle w:val="Hyperlink"/>
                <w:noProof/>
              </w:rPr>
              <w:fldChar w:fldCharType="separate"/>
            </w:r>
            <w:r w:rsidRPr="00D9624F">
              <w:rPr>
                <w:rStyle w:val="Hyperlink"/>
                <w:noProof/>
              </w:rPr>
              <w:t>Release Log</w:t>
            </w:r>
            <w:r>
              <w:rPr>
                <w:noProof/>
                <w:webHidden/>
              </w:rPr>
              <w:tab/>
            </w:r>
            <w:r>
              <w:rPr>
                <w:noProof/>
                <w:webHidden/>
              </w:rPr>
              <w:fldChar w:fldCharType="begin"/>
            </w:r>
            <w:r>
              <w:rPr>
                <w:noProof/>
                <w:webHidden/>
              </w:rPr>
              <w:instrText xml:space="preserve"> PAGEREF _Toc69131844 \h </w:instrText>
            </w:r>
          </w:ins>
          <w:r>
            <w:rPr>
              <w:noProof/>
              <w:webHidden/>
            </w:rPr>
          </w:r>
          <w:r>
            <w:rPr>
              <w:noProof/>
              <w:webHidden/>
            </w:rPr>
            <w:fldChar w:fldCharType="separate"/>
          </w:r>
          <w:ins w:id="357" w:author="David Conklin" w:date="2021-04-14T15:51:00Z">
            <w:r w:rsidR="00A06517">
              <w:rPr>
                <w:noProof/>
                <w:webHidden/>
              </w:rPr>
              <w:t>65</w:t>
            </w:r>
          </w:ins>
          <w:ins w:id="358" w:author="David Conklin" w:date="2021-04-12T14:55:00Z">
            <w:r>
              <w:rPr>
                <w:noProof/>
                <w:webHidden/>
              </w:rPr>
              <w:fldChar w:fldCharType="end"/>
            </w:r>
            <w:r w:rsidRPr="00D9624F">
              <w:rPr>
                <w:rStyle w:val="Hyperlink"/>
                <w:noProof/>
              </w:rPr>
              <w:fldChar w:fldCharType="end"/>
            </w:r>
          </w:ins>
        </w:p>
        <w:p w14:paraId="087E8FB6" w14:textId="15F55DBC" w:rsidR="00B86E24" w:rsidRDefault="00B86E24">
          <w:pPr>
            <w:pStyle w:val="TOC1"/>
            <w:tabs>
              <w:tab w:val="right" w:leader="dot" w:pos="9350"/>
            </w:tabs>
            <w:rPr>
              <w:ins w:id="359" w:author="David Conklin" w:date="2021-04-12T14:55:00Z"/>
              <w:rFonts w:eastAsiaTheme="minorEastAsia"/>
              <w:noProof/>
            </w:rPr>
          </w:pPr>
          <w:ins w:id="36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"_Toc69131845"</w:instrText>
            </w:r>
            <w:r w:rsidRPr="00D9624F">
              <w:rPr>
                <w:rStyle w:val="Hyperlink"/>
                <w:noProof/>
              </w:rPr>
              <w:instrText xml:space="preserve"> </w:instrText>
            </w:r>
            <w:r w:rsidRPr="00D9624F">
              <w:rPr>
                <w:rStyle w:val="Hyperlink"/>
                <w:noProof/>
              </w:rPr>
              <w:fldChar w:fldCharType="separate"/>
            </w:r>
            <w:r w:rsidRPr="00D9624F">
              <w:rPr>
                <w:rStyle w:val="Hyperlink"/>
                <w:noProof/>
              </w:rPr>
              <w:t>References</w:t>
            </w:r>
            <w:r>
              <w:rPr>
                <w:noProof/>
                <w:webHidden/>
              </w:rPr>
              <w:tab/>
            </w:r>
            <w:r>
              <w:rPr>
                <w:noProof/>
                <w:webHidden/>
              </w:rPr>
              <w:fldChar w:fldCharType="begin"/>
            </w:r>
            <w:r>
              <w:rPr>
                <w:noProof/>
                <w:webHidden/>
              </w:rPr>
              <w:instrText xml:space="preserve"> PAGEREF _Toc69131845 \h </w:instrText>
            </w:r>
          </w:ins>
          <w:r>
            <w:rPr>
              <w:noProof/>
              <w:webHidden/>
            </w:rPr>
          </w:r>
          <w:r>
            <w:rPr>
              <w:noProof/>
              <w:webHidden/>
            </w:rPr>
            <w:fldChar w:fldCharType="separate"/>
          </w:r>
          <w:ins w:id="361" w:author="David Conklin" w:date="2021-04-14T15:51:00Z">
            <w:r w:rsidR="00A06517">
              <w:rPr>
                <w:noProof/>
                <w:webHidden/>
              </w:rPr>
              <w:t>68</w:t>
            </w:r>
          </w:ins>
          <w:ins w:id="362" w:author="David Conklin" w:date="2021-04-12T14:55:00Z">
            <w:r>
              <w:rPr>
                <w:noProof/>
                <w:webHidden/>
              </w:rPr>
              <w:fldChar w:fldCharType="end"/>
            </w:r>
            <w:r w:rsidRPr="00D9624F">
              <w:rPr>
                <w:rStyle w:val="Hyperlink"/>
                <w:noProof/>
              </w:rPr>
              <w:fldChar w:fldCharType="end"/>
            </w:r>
          </w:ins>
        </w:p>
        <w:p w14:paraId="7A5BE2B3" w14:textId="5349849F" w:rsidR="00B86E24" w:rsidRDefault="00B86E24">
          <w:pPr>
            <w:pStyle w:val="TOC1"/>
            <w:tabs>
              <w:tab w:val="right" w:leader="dot" w:pos="9350"/>
            </w:tabs>
            <w:rPr>
              <w:ins w:id="363" w:author="David Conklin" w:date="2021-04-12T14:55:00Z"/>
              <w:rFonts w:eastAsiaTheme="minorEastAsia"/>
              <w:noProof/>
            </w:rPr>
          </w:pPr>
          <w:ins w:id="36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"_Toc69131846"</w:instrText>
            </w:r>
            <w:r w:rsidRPr="00D9624F">
              <w:rPr>
                <w:rStyle w:val="Hyperlink"/>
                <w:noProof/>
              </w:rPr>
              <w:instrText xml:space="preserve"> </w:instrText>
            </w:r>
            <w:r w:rsidRPr="00D9624F">
              <w:rPr>
                <w:rStyle w:val="Hyperlink"/>
                <w:noProof/>
              </w:rPr>
              <w:fldChar w:fldCharType="separate"/>
            </w:r>
            <w:r w:rsidRPr="00D9624F">
              <w:rPr>
                <w:rStyle w:val="Hyperlink"/>
                <w:noProof/>
              </w:rPr>
              <w:t>Acronyms and Abbreviations</w:t>
            </w:r>
            <w:r>
              <w:rPr>
                <w:noProof/>
                <w:webHidden/>
              </w:rPr>
              <w:tab/>
            </w:r>
            <w:r>
              <w:rPr>
                <w:noProof/>
                <w:webHidden/>
              </w:rPr>
              <w:fldChar w:fldCharType="begin"/>
            </w:r>
            <w:r>
              <w:rPr>
                <w:noProof/>
                <w:webHidden/>
              </w:rPr>
              <w:instrText xml:space="preserve"> PAGEREF _Toc69131846 \h </w:instrText>
            </w:r>
          </w:ins>
          <w:r>
            <w:rPr>
              <w:noProof/>
              <w:webHidden/>
            </w:rPr>
          </w:r>
          <w:r>
            <w:rPr>
              <w:noProof/>
              <w:webHidden/>
            </w:rPr>
            <w:fldChar w:fldCharType="separate"/>
          </w:r>
          <w:ins w:id="365" w:author="David Conklin" w:date="2021-04-14T15:51:00Z">
            <w:r w:rsidR="00A06517">
              <w:rPr>
                <w:noProof/>
                <w:webHidden/>
              </w:rPr>
              <w:t>70</w:t>
            </w:r>
          </w:ins>
          <w:ins w:id="366" w:author="David Conklin" w:date="2021-04-12T14:55:00Z">
            <w:r>
              <w:rPr>
                <w:noProof/>
                <w:webHidden/>
              </w:rPr>
              <w:fldChar w:fldCharType="end"/>
            </w:r>
            <w:r w:rsidRPr="00D9624F">
              <w:rPr>
                <w:rStyle w:val="Hyperlink"/>
                <w:noProof/>
              </w:rPr>
              <w:fldChar w:fldCharType="end"/>
            </w:r>
          </w:ins>
        </w:p>
        <w:p w14:paraId="0C4581E5" w14:textId="00DD15A8" w:rsidR="000E6390" w:rsidDel="002C300B" w:rsidRDefault="000E6390">
          <w:pPr>
            <w:pStyle w:val="TOC1"/>
            <w:tabs>
              <w:tab w:val="right" w:leader="dot" w:pos="9350"/>
            </w:tabs>
            <w:rPr>
              <w:del w:id="367" w:author="David Conklin" w:date="2021-04-07T06:46:00Z"/>
              <w:rFonts w:eastAsiaTheme="minorEastAsia"/>
              <w:noProof/>
            </w:rPr>
          </w:pPr>
          <w:del w:id="3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369" w:author="David Conklin" w:date="2021-04-12T14:55:00Z">
            <w:r w:rsidR="00B86E24">
              <w:rPr>
                <w:rStyle w:val="Hyperlink"/>
                <w:b/>
                <w:bCs/>
                <w:noProof/>
              </w:rPr>
              <w:t>Error! Hyperlink reference not valid.</w:t>
            </w:r>
          </w:ins>
          <w:del w:id="370"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fldChar w:fldCharType="separate"/>
            </w:r>
          </w:del>
          <w:ins w:id="371" w:author="David Conklin" w:date="2021-04-14T15:51:00Z">
            <w:r w:rsidR="00A06517">
              <w:rPr>
                <w:b/>
                <w:bCs/>
                <w:noProof/>
                <w:webHidden/>
              </w:rPr>
              <w:t>Error! Bookmark not defined.</w:t>
            </w:r>
          </w:ins>
          <w:del w:id="372"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2FDE21F6" w:rsidR="000E6390" w:rsidDel="002C300B" w:rsidRDefault="000E6390">
          <w:pPr>
            <w:pStyle w:val="TOC1"/>
            <w:tabs>
              <w:tab w:val="right" w:leader="dot" w:pos="9350"/>
            </w:tabs>
            <w:rPr>
              <w:del w:id="373" w:author="David Conklin" w:date="2021-04-07T06:46:00Z"/>
              <w:rFonts w:eastAsiaTheme="minorEastAsia"/>
              <w:noProof/>
            </w:rPr>
          </w:pPr>
          <w:del w:id="3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375" w:author="David Conklin" w:date="2021-04-12T14:55:00Z">
            <w:r w:rsidR="00B86E24">
              <w:rPr>
                <w:rStyle w:val="Hyperlink"/>
                <w:b/>
                <w:bCs/>
                <w:noProof/>
              </w:rPr>
              <w:t>Error! Hyperlink reference not valid.</w:t>
            </w:r>
          </w:ins>
          <w:del w:id="376"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fldChar w:fldCharType="separate"/>
            </w:r>
          </w:del>
          <w:ins w:id="377" w:author="David Conklin" w:date="2021-04-14T15:51:00Z">
            <w:r w:rsidR="00A06517">
              <w:rPr>
                <w:b/>
                <w:bCs/>
                <w:noProof/>
                <w:webHidden/>
              </w:rPr>
              <w:t>Error! Bookmark not defined.</w:t>
            </w:r>
          </w:ins>
          <w:del w:id="378"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4C0D66F2" w:rsidR="000E6390" w:rsidDel="002C300B" w:rsidRDefault="000E6390">
          <w:pPr>
            <w:pStyle w:val="TOC2"/>
            <w:tabs>
              <w:tab w:val="right" w:leader="dot" w:pos="9350"/>
            </w:tabs>
            <w:rPr>
              <w:del w:id="379" w:author="David Conklin" w:date="2021-04-07T06:46:00Z"/>
              <w:rFonts w:eastAsiaTheme="minorEastAsia"/>
              <w:noProof/>
            </w:rPr>
          </w:pPr>
          <w:del w:id="3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381" w:author="David Conklin" w:date="2021-04-12T14:55:00Z">
            <w:r w:rsidR="00B86E24">
              <w:rPr>
                <w:rStyle w:val="Hyperlink"/>
                <w:b/>
                <w:bCs/>
                <w:noProof/>
              </w:rPr>
              <w:t>Error! Hyperlink reference not valid.</w:t>
            </w:r>
          </w:ins>
          <w:del w:id="382"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fldChar w:fldCharType="separate"/>
            </w:r>
          </w:del>
          <w:ins w:id="383" w:author="David Conklin" w:date="2021-04-14T15:51:00Z">
            <w:r w:rsidR="00A06517">
              <w:rPr>
                <w:b/>
                <w:bCs/>
                <w:noProof/>
                <w:webHidden/>
              </w:rPr>
              <w:t>Error! Bookmark not defined.</w:t>
            </w:r>
          </w:ins>
          <w:del w:id="384"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603D7826" w:rsidR="000E6390" w:rsidDel="002C300B" w:rsidRDefault="000E6390">
          <w:pPr>
            <w:pStyle w:val="TOC2"/>
            <w:tabs>
              <w:tab w:val="right" w:leader="dot" w:pos="9350"/>
            </w:tabs>
            <w:rPr>
              <w:del w:id="385" w:author="David Conklin" w:date="2021-04-07T06:46:00Z"/>
              <w:rFonts w:eastAsiaTheme="minorEastAsia"/>
              <w:noProof/>
            </w:rPr>
          </w:pPr>
          <w:del w:id="3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387" w:author="David Conklin" w:date="2021-04-12T14:55:00Z">
            <w:r w:rsidR="00B86E24">
              <w:rPr>
                <w:rStyle w:val="Hyperlink"/>
                <w:b/>
                <w:bCs/>
                <w:noProof/>
              </w:rPr>
              <w:t>Error! Hyperlink reference not valid.</w:t>
            </w:r>
          </w:ins>
          <w:del w:id="388"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fldChar w:fldCharType="separate"/>
            </w:r>
          </w:del>
          <w:ins w:id="389" w:author="David Conklin" w:date="2021-04-14T15:51:00Z">
            <w:r w:rsidR="00A06517">
              <w:rPr>
                <w:b/>
                <w:bCs/>
                <w:noProof/>
                <w:webHidden/>
              </w:rPr>
              <w:t>Error! Bookmark not defined.</w:t>
            </w:r>
          </w:ins>
          <w:del w:id="390"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5EC0D80E" w:rsidR="000E6390" w:rsidDel="002C300B" w:rsidRDefault="000E6390">
          <w:pPr>
            <w:pStyle w:val="TOC2"/>
            <w:tabs>
              <w:tab w:val="right" w:leader="dot" w:pos="9350"/>
            </w:tabs>
            <w:rPr>
              <w:del w:id="391" w:author="David Conklin" w:date="2021-04-07T06:46:00Z"/>
              <w:rFonts w:eastAsiaTheme="minorEastAsia"/>
              <w:noProof/>
            </w:rPr>
          </w:pPr>
          <w:del w:id="3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393" w:author="David Conklin" w:date="2021-04-12T14:55:00Z">
            <w:r w:rsidR="00B86E24">
              <w:rPr>
                <w:rStyle w:val="Hyperlink"/>
                <w:b/>
                <w:bCs/>
                <w:noProof/>
              </w:rPr>
              <w:t>Error! Hyperlink reference not valid.</w:t>
            </w:r>
          </w:ins>
          <w:del w:id="394"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fldChar w:fldCharType="separate"/>
            </w:r>
          </w:del>
          <w:ins w:id="395" w:author="David Conklin" w:date="2021-04-14T15:51:00Z">
            <w:r w:rsidR="00A06517">
              <w:rPr>
                <w:b/>
                <w:bCs/>
                <w:noProof/>
                <w:webHidden/>
              </w:rPr>
              <w:t>Error! Bookmark not defined.</w:t>
            </w:r>
          </w:ins>
          <w:del w:id="396" w:author="David Conklin" w:date="2021-04-07T06:46:00Z">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0DD7090B" w:rsidR="000E6390" w:rsidDel="002C300B" w:rsidRDefault="000E6390">
          <w:pPr>
            <w:pStyle w:val="TOC1"/>
            <w:tabs>
              <w:tab w:val="right" w:leader="dot" w:pos="9350"/>
            </w:tabs>
            <w:rPr>
              <w:del w:id="397" w:author="David Conklin" w:date="2021-04-07T06:46:00Z"/>
              <w:rFonts w:eastAsiaTheme="minorEastAsia"/>
              <w:noProof/>
            </w:rPr>
          </w:pPr>
          <w:del w:id="3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399" w:author="David Conklin" w:date="2021-04-12T14:55:00Z">
            <w:r w:rsidR="00B86E24">
              <w:rPr>
                <w:rStyle w:val="Hyperlink"/>
                <w:b/>
                <w:bCs/>
                <w:noProof/>
              </w:rPr>
              <w:t>Error! Hyperlink reference not valid.</w:t>
            </w:r>
          </w:ins>
          <w:del w:id="400"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fldChar w:fldCharType="separate"/>
            </w:r>
          </w:del>
          <w:ins w:id="401" w:author="David Conklin" w:date="2021-04-14T15:51:00Z">
            <w:r w:rsidR="00A06517">
              <w:rPr>
                <w:b/>
                <w:bCs/>
                <w:noProof/>
                <w:webHidden/>
              </w:rPr>
              <w:t>Error! Bookmark not defined.</w:t>
            </w:r>
          </w:ins>
          <w:del w:id="402" w:author="David Conklin" w:date="2021-04-07T06:46:00Z">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441F353B" w:rsidR="000E6390" w:rsidDel="002C300B" w:rsidRDefault="000E6390">
          <w:pPr>
            <w:pStyle w:val="TOC1"/>
            <w:tabs>
              <w:tab w:val="right" w:leader="dot" w:pos="9350"/>
            </w:tabs>
            <w:rPr>
              <w:del w:id="403" w:author="David Conklin" w:date="2021-04-07T06:46:00Z"/>
              <w:rFonts w:eastAsiaTheme="minorEastAsia"/>
              <w:noProof/>
            </w:rPr>
          </w:pPr>
          <w:del w:id="4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405" w:author="David Conklin" w:date="2021-04-12T14:55:00Z">
            <w:r w:rsidR="00B86E24">
              <w:rPr>
                <w:rStyle w:val="Hyperlink"/>
                <w:b/>
                <w:bCs/>
                <w:noProof/>
              </w:rPr>
              <w:t>Error! Hyperlink reference not valid.</w:t>
            </w:r>
          </w:ins>
          <w:del w:id="406"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fldChar w:fldCharType="separate"/>
            </w:r>
          </w:del>
          <w:ins w:id="407" w:author="David Conklin" w:date="2021-04-14T15:51:00Z">
            <w:r w:rsidR="00A06517">
              <w:rPr>
                <w:b/>
                <w:bCs/>
                <w:noProof/>
                <w:webHidden/>
              </w:rPr>
              <w:t>Error! Bookmark not defined.</w:t>
            </w:r>
          </w:ins>
          <w:del w:id="408"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11435085" w:rsidR="000E6390" w:rsidDel="002C300B" w:rsidRDefault="000E6390">
          <w:pPr>
            <w:pStyle w:val="TOC2"/>
            <w:tabs>
              <w:tab w:val="right" w:leader="dot" w:pos="9350"/>
            </w:tabs>
            <w:rPr>
              <w:del w:id="409" w:author="David Conklin" w:date="2021-04-07T06:46:00Z"/>
              <w:rFonts w:eastAsiaTheme="minorEastAsia"/>
              <w:noProof/>
            </w:rPr>
          </w:pPr>
          <w:del w:id="4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411" w:author="David Conklin" w:date="2021-04-12T14:55:00Z">
            <w:r w:rsidR="00B86E24">
              <w:rPr>
                <w:rStyle w:val="Hyperlink"/>
                <w:b/>
                <w:bCs/>
                <w:noProof/>
              </w:rPr>
              <w:t>Error! Hyperlink reference not valid.</w:t>
            </w:r>
          </w:ins>
          <w:del w:id="412"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fldChar w:fldCharType="separate"/>
            </w:r>
          </w:del>
          <w:ins w:id="413" w:author="David Conklin" w:date="2021-04-14T15:51:00Z">
            <w:r w:rsidR="00A06517">
              <w:rPr>
                <w:b/>
                <w:bCs/>
                <w:noProof/>
                <w:webHidden/>
              </w:rPr>
              <w:t>Error! Bookmark not defined.</w:t>
            </w:r>
          </w:ins>
          <w:del w:id="414"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32918B42" w:rsidR="000E6390" w:rsidDel="002C300B" w:rsidRDefault="000E6390">
          <w:pPr>
            <w:pStyle w:val="TOC2"/>
            <w:tabs>
              <w:tab w:val="right" w:leader="dot" w:pos="9350"/>
            </w:tabs>
            <w:rPr>
              <w:del w:id="415" w:author="David Conklin" w:date="2021-04-07T06:46:00Z"/>
              <w:rFonts w:eastAsiaTheme="minorEastAsia"/>
              <w:noProof/>
            </w:rPr>
          </w:pPr>
          <w:del w:id="4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417" w:author="David Conklin" w:date="2021-04-12T14:55:00Z">
            <w:r w:rsidR="00B86E24">
              <w:rPr>
                <w:rStyle w:val="Hyperlink"/>
                <w:b/>
                <w:bCs/>
                <w:noProof/>
              </w:rPr>
              <w:t>Error! Hyperlink reference not valid.</w:t>
            </w:r>
          </w:ins>
          <w:del w:id="418"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fldChar w:fldCharType="separate"/>
            </w:r>
          </w:del>
          <w:ins w:id="419" w:author="David Conklin" w:date="2021-04-14T15:51:00Z">
            <w:r w:rsidR="00A06517">
              <w:rPr>
                <w:b/>
                <w:bCs/>
                <w:noProof/>
                <w:webHidden/>
              </w:rPr>
              <w:t>Error! Bookmark not defined.</w:t>
            </w:r>
          </w:ins>
          <w:del w:id="420"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4B5EE7ED" w:rsidR="000E6390" w:rsidDel="002C300B" w:rsidRDefault="000E6390">
          <w:pPr>
            <w:pStyle w:val="TOC2"/>
            <w:tabs>
              <w:tab w:val="right" w:leader="dot" w:pos="9350"/>
            </w:tabs>
            <w:rPr>
              <w:del w:id="421" w:author="David Conklin" w:date="2021-04-07T06:46:00Z"/>
              <w:rFonts w:eastAsiaTheme="minorEastAsia"/>
              <w:noProof/>
            </w:rPr>
          </w:pPr>
          <w:del w:id="4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423" w:author="David Conklin" w:date="2021-04-12T14:55:00Z">
            <w:r w:rsidR="00B86E24">
              <w:rPr>
                <w:rStyle w:val="Hyperlink"/>
                <w:b/>
                <w:bCs/>
                <w:noProof/>
              </w:rPr>
              <w:t>Error! Hyperlink reference not valid.</w:t>
            </w:r>
          </w:ins>
          <w:del w:id="424"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fldChar w:fldCharType="separate"/>
            </w:r>
          </w:del>
          <w:ins w:id="425" w:author="David Conklin" w:date="2021-04-14T15:51:00Z">
            <w:r w:rsidR="00A06517">
              <w:rPr>
                <w:b/>
                <w:bCs/>
                <w:noProof/>
                <w:webHidden/>
              </w:rPr>
              <w:t>Error! Bookmark not defined.</w:t>
            </w:r>
          </w:ins>
          <w:del w:id="426"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18CB6A09" w:rsidR="000E6390" w:rsidDel="002C300B" w:rsidRDefault="000E6390">
          <w:pPr>
            <w:pStyle w:val="TOC1"/>
            <w:tabs>
              <w:tab w:val="right" w:leader="dot" w:pos="9350"/>
            </w:tabs>
            <w:rPr>
              <w:del w:id="427" w:author="David Conklin" w:date="2021-04-07T06:46:00Z"/>
              <w:rFonts w:eastAsiaTheme="minorEastAsia"/>
              <w:noProof/>
            </w:rPr>
          </w:pPr>
          <w:del w:id="4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429" w:author="David Conklin" w:date="2021-04-12T14:55:00Z">
            <w:r w:rsidR="00B86E24">
              <w:rPr>
                <w:rStyle w:val="Hyperlink"/>
                <w:b/>
                <w:bCs/>
                <w:noProof/>
              </w:rPr>
              <w:t>Error! Hyperlink reference not valid.</w:t>
            </w:r>
          </w:ins>
          <w:del w:id="430"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fldChar w:fldCharType="separate"/>
            </w:r>
          </w:del>
          <w:ins w:id="431" w:author="David Conklin" w:date="2021-04-14T15:51:00Z">
            <w:r w:rsidR="00A06517">
              <w:rPr>
                <w:b/>
                <w:bCs/>
                <w:noProof/>
                <w:webHidden/>
              </w:rPr>
              <w:t>Error! Bookmark not defined.</w:t>
            </w:r>
          </w:ins>
          <w:del w:id="432"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4E2F9263" w:rsidR="000E6390" w:rsidDel="002C300B" w:rsidRDefault="000E6390">
          <w:pPr>
            <w:pStyle w:val="TOC2"/>
            <w:tabs>
              <w:tab w:val="right" w:leader="dot" w:pos="9350"/>
            </w:tabs>
            <w:rPr>
              <w:del w:id="433" w:author="David Conklin" w:date="2021-04-07T06:46:00Z"/>
              <w:rFonts w:eastAsiaTheme="minorEastAsia"/>
              <w:noProof/>
            </w:rPr>
          </w:pPr>
          <w:del w:id="4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435" w:author="David Conklin" w:date="2021-04-12T14:55:00Z">
            <w:r w:rsidR="00B86E24">
              <w:rPr>
                <w:rStyle w:val="Hyperlink"/>
                <w:b/>
                <w:bCs/>
                <w:noProof/>
              </w:rPr>
              <w:t>Error! Hyperlink reference not valid.</w:t>
            </w:r>
          </w:ins>
          <w:del w:id="436"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fldChar w:fldCharType="separate"/>
            </w:r>
          </w:del>
          <w:ins w:id="437" w:author="David Conklin" w:date="2021-04-14T15:51:00Z">
            <w:r w:rsidR="00A06517">
              <w:rPr>
                <w:b/>
                <w:bCs/>
                <w:noProof/>
                <w:webHidden/>
              </w:rPr>
              <w:t>Error! Bookmark not defined.</w:t>
            </w:r>
          </w:ins>
          <w:del w:id="438"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3D8A114C" w:rsidR="000E6390" w:rsidDel="002C300B" w:rsidRDefault="000E6390">
          <w:pPr>
            <w:pStyle w:val="TOC1"/>
            <w:tabs>
              <w:tab w:val="right" w:leader="dot" w:pos="9350"/>
            </w:tabs>
            <w:rPr>
              <w:del w:id="439" w:author="David Conklin" w:date="2021-04-07T06:46:00Z"/>
              <w:rFonts w:eastAsiaTheme="minorEastAsia"/>
              <w:noProof/>
            </w:rPr>
          </w:pPr>
          <w:del w:id="4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441" w:author="David Conklin" w:date="2021-04-12T14:55:00Z">
            <w:r w:rsidR="00B86E24">
              <w:rPr>
                <w:rStyle w:val="Hyperlink"/>
                <w:b/>
                <w:bCs/>
                <w:noProof/>
              </w:rPr>
              <w:t>Error! Hyperlink reference not valid.</w:t>
            </w:r>
          </w:ins>
          <w:del w:id="442"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fldChar w:fldCharType="separate"/>
            </w:r>
          </w:del>
          <w:ins w:id="443" w:author="David Conklin" w:date="2021-04-14T15:51:00Z">
            <w:r w:rsidR="00A06517">
              <w:rPr>
                <w:b/>
                <w:bCs/>
                <w:noProof/>
                <w:webHidden/>
              </w:rPr>
              <w:t>Error! Bookmark not defined.</w:t>
            </w:r>
          </w:ins>
          <w:del w:id="444"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40C19F72" w:rsidR="000E6390" w:rsidDel="002C300B" w:rsidRDefault="000E6390">
          <w:pPr>
            <w:pStyle w:val="TOC2"/>
            <w:tabs>
              <w:tab w:val="right" w:leader="dot" w:pos="9350"/>
            </w:tabs>
            <w:rPr>
              <w:del w:id="445" w:author="David Conklin" w:date="2021-04-07T06:46:00Z"/>
              <w:rFonts w:eastAsiaTheme="minorEastAsia"/>
              <w:noProof/>
            </w:rPr>
          </w:pPr>
          <w:del w:id="4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447" w:author="David Conklin" w:date="2021-04-12T14:55:00Z">
            <w:r w:rsidR="00B86E24">
              <w:rPr>
                <w:rStyle w:val="Hyperlink"/>
                <w:b/>
                <w:bCs/>
                <w:noProof/>
              </w:rPr>
              <w:t>Error! Hyperlink reference not valid.</w:t>
            </w:r>
          </w:ins>
          <w:del w:id="448"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fldChar w:fldCharType="separate"/>
            </w:r>
          </w:del>
          <w:ins w:id="449" w:author="David Conklin" w:date="2021-04-14T15:51:00Z">
            <w:r w:rsidR="00A06517">
              <w:rPr>
                <w:b/>
                <w:bCs/>
                <w:noProof/>
                <w:webHidden/>
              </w:rPr>
              <w:t>Error! Bookmark not defined.</w:t>
            </w:r>
          </w:ins>
          <w:del w:id="450" w:author="David Conklin" w:date="2021-04-07T06:46:00Z">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2EAD882B" w:rsidR="000E6390" w:rsidDel="002C300B" w:rsidRDefault="000E6390">
          <w:pPr>
            <w:pStyle w:val="TOC2"/>
            <w:tabs>
              <w:tab w:val="right" w:leader="dot" w:pos="9350"/>
            </w:tabs>
            <w:rPr>
              <w:del w:id="451" w:author="David Conklin" w:date="2021-04-07T06:46:00Z"/>
              <w:rFonts w:eastAsiaTheme="minorEastAsia"/>
              <w:noProof/>
            </w:rPr>
          </w:pPr>
          <w:del w:id="4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453" w:author="David Conklin" w:date="2021-04-12T14:55:00Z">
            <w:r w:rsidR="00B86E24">
              <w:rPr>
                <w:rStyle w:val="Hyperlink"/>
                <w:b/>
                <w:bCs/>
                <w:noProof/>
              </w:rPr>
              <w:t>Error! Hyperlink reference not valid.</w:t>
            </w:r>
          </w:ins>
          <w:del w:id="454"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fldChar w:fldCharType="separate"/>
            </w:r>
          </w:del>
          <w:ins w:id="455" w:author="David Conklin" w:date="2021-04-14T15:51:00Z">
            <w:r w:rsidR="00A06517">
              <w:rPr>
                <w:b/>
                <w:bCs/>
                <w:noProof/>
                <w:webHidden/>
              </w:rPr>
              <w:t>Error! Bookmark not defined.</w:t>
            </w:r>
          </w:ins>
          <w:del w:id="456"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252313B9" w:rsidR="000E6390" w:rsidDel="002C300B" w:rsidRDefault="000E6390">
          <w:pPr>
            <w:pStyle w:val="TOC2"/>
            <w:tabs>
              <w:tab w:val="right" w:leader="dot" w:pos="9350"/>
            </w:tabs>
            <w:rPr>
              <w:del w:id="457" w:author="David Conklin" w:date="2021-04-07T06:46:00Z"/>
              <w:rFonts w:eastAsiaTheme="minorEastAsia"/>
              <w:noProof/>
            </w:rPr>
          </w:pPr>
          <w:del w:id="4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459" w:author="David Conklin" w:date="2021-04-12T14:55:00Z">
            <w:r w:rsidR="00B86E24">
              <w:rPr>
                <w:rStyle w:val="Hyperlink"/>
                <w:b/>
                <w:bCs/>
                <w:noProof/>
              </w:rPr>
              <w:t>Error! Hyperlink reference not valid.</w:t>
            </w:r>
          </w:ins>
          <w:del w:id="460"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fldChar w:fldCharType="separate"/>
            </w:r>
          </w:del>
          <w:ins w:id="461" w:author="David Conklin" w:date="2021-04-14T15:51:00Z">
            <w:r w:rsidR="00A06517">
              <w:rPr>
                <w:b/>
                <w:bCs/>
                <w:noProof/>
                <w:webHidden/>
              </w:rPr>
              <w:t>Error! Bookmark not defined.</w:t>
            </w:r>
          </w:ins>
          <w:del w:id="462"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4743194D" w:rsidR="000E6390" w:rsidDel="002C300B" w:rsidRDefault="000E6390">
          <w:pPr>
            <w:pStyle w:val="TOC2"/>
            <w:tabs>
              <w:tab w:val="right" w:leader="dot" w:pos="9350"/>
            </w:tabs>
            <w:rPr>
              <w:del w:id="463" w:author="David Conklin" w:date="2021-04-07T06:46:00Z"/>
              <w:rFonts w:eastAsiaTheme="minorEastAsia"/>
              <w:noProof/>
            </w:rPr>
          </w:pPr>
          <w:del w:id="4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465" w:author="David Conklin" w:date="2021-04-12T14:55:00Z">
            <w:r w:rsidR="00B86E24">
              <w:rPr>
                <w:rStyle w:val="Hyperlink"/>
                <w:b/>
                <w:bCs/>
                <w:noProof/>
              </w:rPr>
              <w:t>Error! Hyperlink reference not valid.</w:t>
            </w:r>
          </w:ins>
          <w:del w:id="466"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fldChar w:fldCharType="separate"/>
            </w:r>
          </w:del>
          <w:ins w:id="467" w:author="David Conklin" w:date="2021-04-14T15:51:00Z">
            <w:r w:rsidR="00A06517">
              <w:rPr>
                <w:b/>
                <w:bCs/>
                <w:noProof/>
                <w:webHidden/>
              </w:rPr>
              <w:t>Error! Bookmark not defined.</w:t>
            </w:r>
          </w:ins>
          <w:del w:id="468"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1CD6FF37" w:rsidR="000E6390" w:rsidDel="002C300B" w:rsidRDefault="000E6390">
          <w:pPr>
            <w:pStyle w:val="TOC1"/>
            <w:tabs>
              <w:tab w:val="right" w:leader="dot" w:pos="9350"/>
            </w:tabs>
            <w:rPr>
              <w:del w:id="469" w:author="David Conklin" w:date="2021-04-07T06:46:00Z"/>
              <w:rFonts w:eastAsiaTheme="minorEastAsia"/>
              <w:noProof/>
            </w:rPr>
          </w:pPr>
          <w:del w:id="4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471" w:author="David Conklin" w:date="2021-04-12T14:55:00Z">
            <w:r w:rsidR="00B86E24">
              <w:rPr>
                <w:rStyle w:val="Hyperlink"/>
                <w:b/>
                <w:bCs/>
                <w:noProof/>
              </w:rPr>
              <w:t>Error! Hyperlink reference not valid.</w:t>
            </w:r>
          </w:ins>
          <w:del w:id="472"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fldChar w:fldCharType="separate"/>
            </w:r>
          </w:del>
          <w:ins w:id="473" w:author="David Conklin" w:date="2021-04-14T15:51:00Z">
            <w:r w:rsidR="00A06517">
              <w:rPr>
                <w:b/>
                <w:bCs/>
                <w:noProof/>
                <w:webHidden/>
              </w:rPr>
              <w:t>Error! Bookmark not defined.</w:t>
            </w:r>
          </w:ins>
          <w:del w:id="474"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44F913EC" w:rsidR="000E6390" w:rsidDel="002C300B" w:rsidRDefault="000E6390">
          <w:pPr>
            <w:pStyle w:val="TOC2"/>
            <w:tabs>
              <w:tab w:val="right" w:leader="dot" w:pos="9350"/>
            </w:tabs>
            <w:rPr>
              <w:del w:id="475" w:author="David Conklin" w:date="2021-04-07T06:46:00Z"/>
              <w:rFonts w:eastAsiaTheme="minorEastAsia"/>
              <w:noProof/>
            </w:rPr>
          </w:pPr>
          <w:del w:id="4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477" w:author="David Conklin" w:date="2021-04-12T14:55:00Z">
            <w:r w:rsidR="00B86E24">
              <w:rPr>
                <w:rStyle w:val="Hyperlink"/>
                <w:b/>
                <w:bCs/>
                <w:noProof/>
              </w:rPr>
              <w:t>Error! Hyperlink reference not valid.</w:t>
            </w:r>
          </w:ins>
          <w:del w:id="478"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fldChar w:fldCharType="separate"/>
            </w:r>
          </w:del>
          <w:ins w:id="479" w:author="David Conklin" w:date="2021-04-14T15:51:00Z">
            <w:r w:rsidR="00A06517">
              <w:rPr>
                <w:b/>
                <w:bCs/>
                <w:noProof/>
                <w:webHidden/>
              </w:rPr>
              <w:t>Error! Bookmark not defined.</w:t>
            </w:r>
          </w:ins>
          <w:del w:id="480"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59AC5E9E" w:rsidR="000E6390" w:rsidDel="002C300B" w:rsidRDefault="000E6390">
          <w:pPr>
            <w:pStyle w:val="TOC1"/>
            <w:tabs>
              <w:tab w:val="right" w:leader="dot" w:pos="9350"/>
            </w:tabs>
            <w:rPr>
              <w:del w:id="481" w:author="David Conklin" w:date="2021-04-07T06:46:00Z"/>
              <w:rFonts w:eastAsiaTheme="minorEastAsia"/>
              <w:noProof/>
            </w:rPr>
          </w:pPr>
          <w:del w:id="4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483" w:author="David Conklin" w:date="2021-04-12T14:55:00Z">
            <w:r w:rsidR="00B86E24">
              <w:rPr>
                <w:rStyle w:val="Hyperlink"/>
                <w:b/>
                <w:bCs/>
                <w:noProof/>
              </w:rPr>
              <w:t>Error! Hyperlink reference not valid.</w:t>
            </w:r>
          </w:ins>
          <w:del w:id="484"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fldChar w:fldCharType="separate"/>
            </w:r>
          </w:del>
          <w:ins w:id="485" w:author="David Conklin" w:date="2021-04-14T15:51:00Z">
            <w:r w:rsidR="00A06517">
              <w:rPr>
                <w:b/>
                <w:bCs/>
                <w:noProof/>
                <w:webHidden/>
              </w:rPr>
              <w:t>Error! Bookmark not defined.</w:t>
            </w:r>
          </w:ins>
          <w:del w:id="486"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12B8B45E" w:rsidR="000E6390" w:rsidDel="002C300B" w:rsidRDefault="000E6390">
          <w:pPr>
            <w:pStyle w:val="TOC2"/>
            <w:tabs>
              <w:tab w:val="right" w:leader="dot" w:pos="9350"/>
            </w:tabs>
            <w:rPr>
              <w:del w:id="487" w:author="David Conklin" w:date="2021-04-07T06:46:00Z"/>
              <w:rFonts w:eastAsiaTheme="minorEastAsia"/>
              <w:noProof/>
            </w:rPr>
          </w:pPr>
          <w:del w:id="4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489" w:author="David Conklin" w:date="2021-04-12T14:55:00Z">
            <w:r w:rsidR="00B86E24">
              <w:rPr>
                <w:rStyle w:val="Hyperlink"/>
                <w:b/>
                <w:bCs/>
                <w:noProof/>
              </w:rPr>
              <w:t>Error! Hyperlink reference not valid.</w:t>
            </w:r>
          </w:ins>
          <w:del w:id="490"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fldChar w:fldCharType="separate"/>
            </w:r>
          </w:del>
          <w:ins w:id="491" w:author="David Conklin" w:date="2021-04-14T15:51:00Z">
            <w:r w:rsidR="00A06517">
              <w:rPr>
                <w:b/>
                <w:bCs/>
                <w:noProof/>
                <w:webHidden/>
              </w:rPr>
              <w:t>Error! Bookmark not defined.</w:t>
            </w:r>
          </w:ins>
          <w:del w:id="492"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16F2E26C" w:rsidR="000E6390" w:rsidDel="002C300B" w:rsidRDefault="000E6390">
          <w:pPr>
            <w:pStyle w:val="TOC2"/>
            <w:tabs>
              <w:tab w:val="right" w:leader="dot" w:pos="9350"/>
            </w:tabs>
            <w:rPr>
              <w:del w:id="493" w:author="David Conklin" w:date="2021-04-07T06:46:00Z"/>
              <w:rFonts w:eastAsiaTheme="minorEastAsia"/>
              <w:noProof/>
            </w:rPr>
          </w:pPr>
          <w:del w:id="4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495" w:author="David Conklin" w:date="2021-04-12T14:55:00Z">
            <w:r w:rsidR="00B86E24">
              <w:rPr>
                <w:rStyle w:val="Hyperlink"/>
                <w:b/>
                <w:bCs/>
                <w:noProof/>
              </w:rPr>
              <w:t>Error! Hyperlink reference not valid.</w:t>
            </w:r>
          </w:ins>
          <w:del w:id="496"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fldChar w:fldCharType="separate"/>
            </w:r>
          </w:del>
          <w:ins w:id="497" w:author="David Conklin" w:date="2021-04-14T15:51:00Z">
            <w:r w:rsidR="00A06517">
              <w:rPr>
                <w:b/>
                <w:bCs/>
                <w:noProof/>
                <w:webHidden/>
              </w:rPr>
              <w:t>Error! Bookmark not defined.</w:t>
            </w:r>
          </w:ins>
          <w:del w:id="498" w:author="David Conklin" w:date="2021-04-07T06:46:00Z">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7C49EF7C" w:rsidR="000E6390" w:rsidDel="002C300B" w:rsidRDefault="000E6390">
          <w:pPr>
            <w:pStyle w:val="TOC2"/>
            <w:tabs>
              <w:tab w:val="right" w:leader="dot" w:pos="9350"/>
            </w:tabs>
            <w:rPr>
              <w:del w:id="499" w:author="David Conklin" w:date="2021-04-07T06:46:00Z"/>
              <w:rFonts w:eastAsiaTheme="minorEastAsia"/>
              <w:noProof/>
            </w:rPr>
          </w:pPr>
          <w:del w:id="5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501" w:author="David Conklin" w:date="2021-04-12T14:55:00Z">
            <w:r w:rsidR="00B86E24">
              <w:rPr>
                <w:rStyle w:val="Hyperlink"/>
                <w:b/>
                <w:bCs/>
                <w:noProof/>
              </w:rPr>
              <w:t>Error! Hyperlink reference not valid.</w:t>
            </w:r>
          </w:ins>
          <w:del w:id="502"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fldChar w:fldCharType="separate"/>
            </w:r>
          </w:del>
          <w:ins w:id="503" w:author="David Conklin" w:date="2021-04-14T15:51:00Z">
            <w:r w:rsidR="00A06517">
              <w:rPr>
                <w:b/>
                <w:bCs/>
                <w:noProof/>
                <w:webHidden/>
              </w:rPr>
              <w:t>Error! Bookmark not defined.</w:t>
            </w:r>
          </w:ins>
          <w:del w:id="504" w:author="David Conklin" w:date="2021-04-07T06:46:00Z">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55FC714B" w:rsidR="000E6390" w:rsidDel="002C300B" w:rsidRDefault="000E6390">
          <w:pPr>
            <w:pStyle w:val="TOC3"/>
            <w:tabs>
              <w:tab w:val="right" w:leader="dot" w:pos="9350"/>
            </w:tabs>
            <w:rPr>
              <w:del w:id="505" w:author="David Conklin" w:date="2021-04-07T06:46:00Z"/>
              <w:rFonts w:eastAsiaTheme="minorEastAsia"/>
              <w:noProof/>
            </w:rPr>
          </w:pPr>
          <w:del w:id="5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507" w:author="David Conklin" w:date="2021-04-12T14:55:00Z">
            <w:r w:rsidR="00B86E24">
              <w:rPr>
                <w:rStyle w:val="Hyperlink"/>
                <w:b/>
                <w:bCs/>
                <w:noProof/>
              </w:rPr>
              <w:t>Error! Hyperlink reference not valid.</w:t>
            </w:r>
          </w:ins>
          <w:del w:id="508"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fldChar w:fldCharType="separate"/>
            </w:r>
          </w:del>
          <w:ins w:id="509" w:author="David Conklin" w:date="2021-04-14T15:51:00Z">
            <w:r w:rsidR="00A06517">
              <w:rPr>
                <w:b/>
                <w:bCs/>
                <w:noProof/>
                <w:webHidden/>
              </w:rPr>
              <w:t>Error! Bookmark not defined.</w:t>
            </w:r>
          </w:ins>
          <w:del w:id="510" w:author="David Conklin" w:date="2021-04-07T06:46:00Z">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69DEEF3E" w:rsidR="000E6390" w:rsidDel="002C300B" w:rsidRDefault="000E6390">
          <w:pPr>
            <w:pStyle w:val="TOC3"/>
            <w:tabs>
              <w:tab w:val="right" w:leader="dot" w:pos="9350"/>
            </w:tabs>
            <w:rPr>
              <w:del w:id="511" w:author="David Conklin" w:date="2021-04-07T06:46:00Z"/>
              <w:rFonts w:eastAsiaTheme="minorEastAsia"/>
              <w:noProof/>
            </w:rPr>
          </w:pPr>
          <w:del w:id="5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513" w:author="David Conklin" w:date="2021-04-12T14:55:00Z">
            <w:r w:rsidR="00B86E24">
              <w:rPr>
                <w:rStyle w:val="Hyperlink"/>
                <w:b/>
                <w:bCs/>
                <w:noProof/>
              </w:rPr>
              <w:t>Error! Hyperlink reference not valid.</w:t>
            </w:r>
          </w:ins>
          <w:del w:id="514"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fldChar w:fldCharType="separate"/>
            </w:r>
          </w:del>
          <w:ins w:id="515" w:author="David Conklin" w:date="2021-04-14T15:51:00Z">
            <w:r w:rsidR="00A06517">
              <w:rPr>
                <w:b/>
                <w:bCs/>
                <w:noProof/>
                <w:webHidden/>
              </w:rPr>
              <w:t>Error! Bookmark not defined.</w:t>
            </w:r>
          </w:ins>
          <w:del w:id="516" w:author="David Conklin" w:date="2021-04-07T06:46:00Z">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1A82009F" w:rsidR="000E6390" w:rsidDel="002C300B" w:rsidRDefault="000E6390">
          <w:pPr>
            <w:pStyle w:val="TOC2"/>
            <w:tabs>
              <w:tab w:val="right" w:leader="dot" w:pos="9350"/>
            </w:tabs>
            <w:rPr>
              <w:del w:id="517" w:author="David Conklin" w:date="2021-04-07T06:46:00Z"/>
              <w:rFonts w:eastAsiaTheme="minorEastAsia"/>
              <w:noProof/>
            </w:rPr>
          </w:pPr>
          <w:del w:id="5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519" w:author="David Conklin" w:date="2021-04-12T14:55:00Z">
            <w:r w:rsidR="00B86E24">
              <w:rPr>
                <w:rStyle w:val="Hyperlink"/>
                <w:b/>
                <w:bCs/>
                <w:noProof/>
              </w:rPr>
              <w:t>Error! Hyperlink reference not valid.</w:t>
            </w:r>
          </w:ins>
          <w:del w:id="520"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fldChar w:fldCharType="separate"/>
            </w:r>
          </w:del>
          <w:ins w:id="521" w:author="David Conklin" w:date="2021-04-14T15:51:00Z">
            <w:r w:rsidR="00A06517">
              <w:rPr>
                <w:b/>
                <w:bCs/>
                <w:noProof/>
                <w:webHidden/>
              </w:rPr>
              <w:t>Error! Bookmark not defined.</w:t>
            </w:r>
          </w:ins>
          <w:del w:id="522" w:author="David Conklin" w:date="2021-04-07T06:46:00Z">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704D72B7" w:rsidR="000E6390" w:rsidDel="002C300B" w:rsidRDefault="000E6390">
          <w:pPr>
            <w:pStyle w:val="TOC2"/>
            <w:tabs>
              <w:tab w:val="right" w:leader="dot" w:pos="9350"/>
            </w:tabs>
            <w:rPr>
              <w:del w:id="523" w:author="David Conklin" w:date="2021-04-07T06:46:00Z"/>
              <w:rFonts w:eastAsiaTheme="minorEastAsia"/>
              <w:noProof/>
            </w:rPr>
          </w:pPr>
          <w:del w:id="5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525" w:author="David Conklin" w:date="2021-04-12T14:55:00Z">
            <w:r w:rsidR="00B86E24">
              <w:rPr>
                <w:rStyle w:val="Hyperlink"/>
                <w:b/>
                <w:bCs/>
                <w:noProof/>
              </w:rPr>
              <w:t>Error! Hyperlink reference not valid.</w:t>
            </w:r>
          </w:ins>
          <w:del w:id="526"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fldChar w:fldCharType="separate"/>
            </w:r>
          </w:del>
          <w:ins w:id="527" w:author="David Conklin" w:date="2021-04-14T15:51:00Z">
            <w:r w:rsidR="00A06517">
              <w:rPr>
                <w:b/>
                <w:bCs/>
                <w:noProof/>
                <w:webHidden/>
              </w:rPr>
              <w:t>Error! Bookmark not defined.</w:t>
            </w:r>
          </w:ins>
          <w:del w:id="528"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4A9B933D" w:rsidR="000E6390" w:rsidDel="002C300B" w:rsidRDefault="000E6390">
          <w:pPr>
            <w:pStyle w:val="TOC1"/>
            <w:tabs>
              <w:tab w:val="right" w:leader="dot" w:pos="9350"/>
            </w:tabs>
            <w:rPr>
              <w:del w:id="529" w:author="David Conklin" w:date="2021-04-07T06:46:00Z"/>
              <w:rFonts w:eastAsiaTheme="minorEastAsia"/>
              <w:noProof/>
            </w:rPr>
          </w:pPr>
          <w:del w:id="5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531" w:author="David Conklin" w:date="2021-04-12T14:55:00Z">
            <w:r w:rsidR="00B86E24">
              <w:rPr>
                <w:rStyle w:val="Hyperlink"/>
                <w:b/>
                <w:bCs/>
                <w:noProof/>
              </w:rPr>
              <w:t>Error! Hyperlink reference not valid.</w:t>
            </w:r>
          </w:ins>
          <w:del w:id="532"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fldChar w:fldCharType="separate"/>
            </w:r>
          </w:del>
          <w:ins w:id="533" w:author="David Conklin" w:date="2021-04-14T15:51:00Z">
            <w:r w:rsidR="00A06517">
              <w:rPr>
                <w:b/>
                <w:bCs/>
                <w:noProof/>
                <w:webHidden/>
              </w:rPr>
              <w:t>Error! Bookmark not defined.</w:t>
            </w:r>
          </w:ins>
          <w:del w:id="534"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36CCB94F" w:rsidR="000E6390" w:rsidDel="002C300B" w:rsidRDefault="000E6390">
          <w:pPr>
            <w:pStyle w:val="TOC2"/>
            <w:tabs>
              <w:tab w:val="right" w:leader="dot" w:pos="9350"/>
            </w:tabs>
            <w:rPr>
              <w:del w:id="535" w:author="David Conklin" w:date="2021-04-07T06:46:00Z"/>
              <w:rFonts w:eastAsiaTheme="minorEastAsia"/>
              <w:noProof/>
            </w:rPr>
          </w:pPr>
          <w:del w:id="5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537" w:author="David Conklin" w:date="2021-04-12T14:55:00Z">
            <w:r w:rsidR="00B86E24">
              <w:rPr>
                <w:rStyle w:val="Hyperlink"/>
                <w:b/>
                <w:bCs/>
                <w:noProof/>
              </w:rPr>
              <w:t>Error! Hyperlink reference not valid.</w:t>
            </w:r>
          </w:ins>
          <w:del w:id="538"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fldChar w:fldCharType="separate"/>
            </w:r>
          </w:del>
          <w:ins w:id="539" w:author="David Conklin" w:date="2021-04-14T15:51:00Z">
            <w:r w:rsidR="00A06517">
              <w:rPr>
                <w:b/>
                <w:bCs/>
                <w:noProof/>
                <w:webHidden/>
              </w:rPr>
              <w:t>Error! Bookmark not defined.</w:t>
            </w:r>
          </w:ins>
          <w:del w:id="540"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0FB7B05F" w:rsidR="000E6390" w:rsidDel="002C300B" w:rsidRDefault="000E6390">
          <w:pPr>
            <w:pStyle w:val="TOC2"/>
            <w:tabs>
              <w:tab w:val="right" w:leader="dot" w:pos="9350"/>
            </w:tabs>
            <w:rPr>
              <w:del w:id="541" w:author="David Conklin" w:date="2021-04-07T06:46:00Z"/>
              <w:rFonts w:eastAsiaTheme="minorEastAsia"/>
              <w:noProof/>
            </w:rPr>
          </w:pPr>
          <w:del w:id="5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543" w:author="David Conklin" w:date="2021-04-12T14:55:00Z">
            <w:r w:rsidR="00B86E24">
              <w:rPr>
                <w:rStyle w:val="Hyperlink"/>
                <w:b/>
                <w:bCs/>
                <w:noProof/>
              </w:rPr>
              <w:t>Error! Hyperlink reference not valid.</w:t>
            </w:r>
          </w:ins>
          <w:del w:id="544"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fldChar w:fldCharType="separate"/>
            </w:r>
          </w:del>
          <w:ins w:id="545" w:author="David Conklin" w:date="2021-04-14T15:51:00Z">
            <w:r w:rsidR="00A06517">
              <w:rPr>
                <w:b/>
                <w:bCs/>
                <w:noProof/>
                <w:webHidden/>
              </w:rPr>
              <w:t>Error! Bookmark not defined.</w:t>
            </w:r>
          </w:ins>
          <w:del w:id="546" w:author="David Conklin" w:date="2021-04-07T06:46:00Z">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38C13F2C" w:rsidR="000E6390" w:rsidDel="002C300B" w:rsidRDefault="000E6390">
          <w:pPr>
            <w:pStyle w:val="TOC2"/>
            <w:tabs>
              <w:tab w:val="right" w:leader="dot" w:pos="9350"/>
            </w:tabs>
            <w:rPr>
              <w:del w:id="547" w:author="David Conklin" w:date="2021-04-07T06:46:00Z"/>
              <w:rFonts w:eastAsiaTheme="minorEastAsia"/>
              <w:noProof/>
            </w:rPr>
          </w:pPr>
          <w:del w:id="5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549" w:author="David Conklin" w:date="2021-04-12T14:55:00Z">
            <w:r w:rsidR="00B86E24">
              <w:rPr>
                <w:rStyle w:val="Hyperlink"/>
                <w:b/>
                <w:bCs/>
                <w:noProof/>
              </w:rPr>
              <w:t>Error! Hyperlink reference not valid.</w:t>
            </w:r>
          </w:ins>
          <w:del w:id="550"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fldChar w:fldCharType="separate"/>
            </w:r>
          </w:del>
          <w:ins w:id="551" w:author="David Conklin" w:date="2021-04-14T15:51:00Z">
            <w:r w:rsidR="00A06517">
              <w:rPr>
                <w:b/>
                <w:bCs/>
                <w:noProof/>
                <w:webHidden/>
              </w:rPr>
              <w:t>Error! Bookmark not defined.</w:t>
            </w:r>
          </w:ins>
          <w:del w:id="552" w:author="David Conklin" w:date="2021-04-07T06:46:00Z">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0479D2C8" w:rsidR="000E6390" w:rsidDel="002C300B" w:rsidRDefault="000E6390">
          <w:pPr>
            <w:pStyle w:val="TOC2"/>
            <w:tabs>
              <w:tab w:val="right" w:leader="dot" w:pos="9350"/>
            </w:tabs>
            <w:rPr>
              <w:del w:id="553" w:author="David Conklin" w:date="2021-04-07T06:46:00Z"/>
              <w:rFonts w:eastAsiaTheme="minorEastAsia"/>
              <w:noProof/>
            </w:rPr>
          </w:pPr>
          <w:del w:id="5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555" w:author="David Conklin" w:date="2021-04-12T14:55:00Z">
            <w:r w:rsidR="00B86E24">
              <w:rPr>
                <w:rStyle w:val="Hyperlink"/>
                <w:b/>
                <w:bCs/>
                <w:noProof/>
              </w:rPr>
              <w:t>Error! Hyperlink reference not valid.</w:t>
            </w:r>
          </w:ins>
          <w:del w:id="556"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fldChar w:fldCharType="separate"/>
            </w:r>
          </w:del>
          <w:ins w:id="557" w:author="David Conklin" w:date="2021-04-14T15:51:00Z">
            <w:r w:rsidR="00A06517">
              <w:rPr>
                <w:b/>
                <w:bCs/>
                <w:noProof/>
                <w:webHidden/>
              </w:rPr>
              <w:t>Error! Bookmark not defined.</w:t>
            </w:r>
          </w:ins>
          <w:del w:id="558" w:author="David Conklin" w:date="2021-04-07T06:46:00Z">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6A3844B0" w:rsidR="000E6390" w:rsidDel="002C300B" w:rsidRDefault="000E6390">
          <w:pPr>
            <w:pStyle w:val="TOC1"/>
            <w:tabs>
              <w:tab w:val="right" w:leader="dot" w:pos="9350"/>
            </w:tabs>
            <w:rPr>
              <w:del w:id="559" w:author="David Conklin" w:date="2021-04-07T06:46:00Z"/>
              <w:rFonts w:eastAsiaTheme="minorEastAsia"/>
              <w:noProof/>
            </w:rPr>
          </w:pPr>
          <w:del w:id="5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561" w:author="David Conklin" w:date="2021-04-12T14:55:00Z">
            <w:r w:rsidR="00B86E24">
              <w:rPr>
                <w:rStyle w:val="Hyperlink"/>
                <w:b/>
                <w:bCs/>
                <w:noProof/>
              </w:rPr>
              <w:t>Error! Hyperlink reference not valid.</w:t>
            </w:r>
          </w:ins>
          <w:del w:id="562"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fldChar w:fldCharType="separate"/>
            </w:r>
          </w:del>
          <w:ins w:id="563" w:author="David Conklin" w:date="2021-04-14T15:51:00Z">
            <w:r w:rsidR="00A06517">
              <w:rPr>
                <w:b/>
                <w:bCs/>
                <w:noProof/>
                <w:webHidden/>
              </w:rPr>
              <w:t>Error! Bookmark not defined.</w:t>
            </w:r>
          </w:ins>
          <w:del w:id="564"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7E3ED798" w:rsidR="000E6390" w:rsidDel="002C300B" w:rsidRDefault="000E6390">
          <w:pPr>
            <w:pStyle w:val="TOC2"/>
            <w:tabs>
              <w:tab w:val="right" w:leader="dot" w:pos="9350"/>
            </w:tabs>
            <w:rPr>
              <w:del w:id="565" w:author="David Conklin" w:date="2021-04-07T06:46:00Z"/>
              <w:rFonts w:eastAsiaTheme="minorEastAsia"/>
              <w:noProof/>
            </w:rPr>
          </w:pPr>
          <w:del w:id="5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567" w:author="David Conklin" w:date="2021-04-12T14:55:00Z">
            <w:r w:rsidR="00B86E24">
              <w:rPr>
                <w:rStyle w:val="Hyperlink"/>
                <w:b/>
                <w:bCs/>
                <w:noProof/>
              </w:rPr>
              <w:t>Error! Hyperlink reference not valid.</w:t>
            </w:r>
          </w:ins>
          <w:del w:id="568"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fldChar w:fldCharType="separate"/>
            </w:r>
          </w:del>
          <w:ins w:id="569" w:author="David Conklin" w:date="2021-04-14T15:51:00Z">
            <w:r w:rsidR="00A06517">
              <w:rPr>
                <w:b/>
                <w:bCs/>
                <w:noProof/>
                <w:webHidden/>
              </w:rPr>
              <w:t>Error! Bookmark not defined.</w:t>
            </w:r>
          </w:ins>
          <w:del w:id="570"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1F0B547A" w:rsidR="000E6390" w:rsidDel="002C300B" w:rsidRDefault="000E6390">
          <w:pPr>
            <w:pStyle w:val="TOC2"/>
            <w:tabs>
              <w:tab w:val="right" w:leader="dot" w:pos="9350"/>
            </w:tabs>
            <w:rPr>
              <w:del w:id="571" w:author="David Conklin" w:date="2021-04-07T06:46:00Z"/>
              <w:rFonts w:eastAsiaTheme="minorEastAsia"/>
              <w:noProof/>
            </w:rPr>
          </w:pPr>
          <w:del w:id="5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573" w:author="David Conklin" w:date="2021-04-12T14:55:00Z">
            <w:r w:rsidR="00B86E24">
              <w:rPr>
                <w:rStyle w:val="Hyperlink"/>
                <w:b/>
                <w:bCs/>
                <w:noProof/>
              </w:rPr>
              <w:t>Error! Hyperlink reference not valid.</w:t>
            </w:r>
          </w:ins>
          <w:del w:id="574"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fldChar w:fldCharType="separate"/>
            </w:r>
          </w:del>
          <w:ins w:id="575" w:author="David Conklin" w:date="2021-04-14T15:51:00Z">
            <w:r w:rsidR="00A06517">
              <w:rPr>
                <w:b/>
                <w:bCs/>
                <w:noProof/>
                <w:webHidden/>
              </w:rPr>
              <w:t>Error! Bookmark not defined.</w:t>
            </w:r>
          </w:ins>
          <w:del w:id="576"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494D4244" w:rsidR="000E6390" w:rsidDel="002C300B" w:rsidRDefault="000E6390">
          <w:pPr>
            <w:pStyle w:val="TOC2"/>
            <w:tabs>
              <w:tab w:val="right" w:leader="dot" w:pos="9350"/>
            </w:tabs>
            <w:rPr>
              <w:del w:id="577" w:author="David Conklin" w:date="2021-04-07T06:46:00Z"/>
              <w:rFonts w:eastAsiaTheme="minorEastAsia"/>
              <w:noProof/>
            </w:rPr>
          </w:pPr>
          <w:del w:id="5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579" w:author="David Conklin" w:date="2021-04-12T14:55:00Z">
            <w:r w:rsidR="00B86E24">
              <w:rPr>
                <w:rStyle w:val="Hyperlink"/>
                <w:b/>
                <w:bCs/>
                <w:noProof/>
              </w:rPr>
              <w:t>Error! Hyperlink reference not valid.</w:t>
            </w:r>
          </w:ins>
          <w:del w:id="580"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fldChar w:fldCharType="separate"/>
            </w:r>
          </w:del>
          <w:ins w:id="581" w:author="David Conklin" w:date="2021-04-14T15:51:00Z">
            <w:r w:rsidR="00A06517">
              <w:rPr>
                <w:b/>
                <w:bCs/>
                <w:noProof/>
                <w:webHidden/>
              </w:rPr>
              <w:t>Error! Bookmark not defined.</w:t>
            </w:r>
          </w:ins>
          <w:del w:id="582" w:author="David Conklin" w:date="2021-04-07T06:46:00Z">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7E151EC2" w:rsidR="000E6390" w:rsidDel="002C300B" w:rsidRDefault="000E6390">
          <w:pPr>
            <w:pStyle w:val="TOC2"/>
            <w:tabs>
              <w:tab w:val="right" w:leader="dot" w:pos="9350"/>
            </w:tabs>
            <w:rPr>
              <w:del w:id="583" w:author="David Conklin" w:date="2021-04-07T06:46:00Z"/>
              <w:rFonts w:eastAsiaTheme="minorEastAsia"/>
              <w:noProof/>
            </w:rPr>
          </w:pPr>
          <w:del w:id="5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585" w:author="David Conklin" w:date="2021-04-12T14:55:00Z">
            <w:r w:rsidR="00B86E24">
              <w:rPr>
                <w:rStyle w:val="Hyperlink"/>
                <w:b/>
                <w:bCs/>
                <w:noProof/>
              </w:rPr>
              <w:t>Error! Hyperlink reference not valid.</w:t>
            </w:r>
          </w:ins>
          <w:del w:id="586"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fldChar w:fldCharType="separate"/>
            </w:r>
          </w:del>
          <w:ins w:id="587" w:author="David Conklin" w:date="2021-04-14T15:51:00Z">
            <w:r w:rsidR="00A06517">
              <w:rPr>
                <w:b/>
                <w:bCs/>
                <w:noProof/>
                <w:webHidden/>
              </w:rPr>
              <w:t>Error! Bookmark not defined.</w:t>
            </w:r>
          </w:ins>
          <w:del w:id="588" w:author="David Conklin" w:date="2021-04-07T06:46:00Z">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04B00F30" w:rsidR="000E6390" w:rsidDel="002C300B" w:rsidRDefault="000E6390">
          <w:pPr>
            <w:pStyle w:val="TOC2"/>
            <w:tabs>
              <w:tab w:val="right" w:leader="dot" w:pos="9350"/>
            </w:tabs>
            <w:rPr>
              <w:del w:id="589" w:author="David Conklin" w:date="2021-04-07T06:46:00Z"/>
              <w:rFonts w:eastAsiaTheme="minorEastAsia"/>
              <w:noProof/>
            </w:rPr>
          </w:pPr>
          <w:del w:id="5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591" w:author="David Conklin" w:date="2021-04-12T14:55:00Z">
            <w:r w:rsidR="00B86E24">
              <w:rPr>
                <w:rStyle w:val="Hyperlink"/>
                <w:b/>
                <w:bCs/>
                <w:noProof/>
              </w:rPr>
              <w:t>Error! Hyperlink reference not valid.</w:t>
            </w:r>
          </w:ins>
          <w:del w:id="592"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fldChar w:fldCharType="separate"/>
            </w:r>
          </w:del>
          <w:ins w:id="593" w:author="David Conklin" w:date="2021-04-14T15:51:00Z">
            <w:r w:rsidR="00A06517">
              <w:rPr>
                <w:b/>
                <w:bCs/>
                <w:noProof/>
                <w:webHidden/>
              </w:rPr>
              <w:t>Error! Bookmark not defined.</w:t>
            </w:r>
          </w:ins>
          <w:del w:id="594" w:author="David Conklin" w:date="2021-04-07T06:46:00Z">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61DB8B13" w:rsidR="000E6390" w:rsidDel="002C300B" w:rsidRDefault="000E6390">
          <w:pPr>
            <w:pStyle w:val="TOC2"/>
            <w:tabs>
              <w:tab w:val="right" w:leader="dot" w:pos="9350"/>
            </w:tabs>
            <w:rPr>
              <w:del w:id="595" w:author="David Conklin" w:date="2021-04-07T06:46:00Z"/>
              <w:rFonts w:eastAsiaTheme="minorEastAsia"/>
              <w:noProof/>
            </w:rPr>
          </w:pPr>
          <w:del w:id="5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597" w:author="David Conklin" w:date="2021-04-12T14:55:00Z">
            <w:r w:rsidR="00B86E24">
              <w:rPr>
                <w:rStyle w:val="Hyperlink"/>
                <w:b/>
                <w:bCs/>
                <w:noProof/>
              </w:rPr>
              <w:t>Error! Hyperlink reference not valid.</w:t>
            </w:r>
          </w:ins>
          <w:del w:id="598"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fldChar w:fldCharType="separate"/>
            </w:r>
          </w:del>
          <w:ins w:id="599" w:author="David Conklin" w:date="2021-04-14T15:51:00Z">
            <w:r w:rsidR="00A06517">
              <w:rPr>
                <w:b/>
                <w:bCs/>
                <w:noProof/>
                <w:webHidden/>
              </w:rPr>
              <w:t>Error! Bookmark not defined.</w:t>
            </w:r>
          </w:ins>
          <w:del w:id="600" w:author="David Conklin" w:date="2021-04-07T06:46:00Z">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1A9A075E" w:rsidR="000E6390" w:rsidDel="002C300B" w:rsidRDefault="000E6390">
          <w:pPr>
            <w:pStyle w:val="TOC2"/>
            <w:tabs>
              <w:tab w:val="right" w:leader="dot" w:pos="9350"/>
            </w:tabs>
            <w:rPr>
              <w:del w:id="601" w:author="David Conklin" w:date="2021-04-07T06:46:00Z"/>
              <w:rFonts w:eastAsiaTheme="minorEastAsia"/>
              <w:noProof/>
            </w:rPr>
          </w:pPr>
          <w:del w:id="6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603" w:author="David Conklin" w:date="2021-04-12T14:55:00Z">
            <w:r w:rsidR="00B86E24">
              <w:rPr>
                <w:rStyle w:val="Hyperlink"/>
                <w:b/>
                <w:bCs/>
                <w:noProof/>
              </w:rPr>
              <w:t>Error! Hyperlink reference not valid.</w:t>
            </w:r>
          </w:ins>
          <w:del w:id="604"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fldChar w:fldCharType="separate"/>
            </w:r>
          </w:del>
          <w:ins w:id="605" w:author="David Conklin" w:date="2021-04-14T15:51:00Z">
            <w:r w:rsidR="00A06517">
              <w:rPr>
                <w:b/>
                <w:bCs/>
                <w:noProof/>
                <w:webHidden/>
              </w:rPr>
              <w:t>Error! Bookmark not defined.</w:t>
            </w:r>
          </w:ins>
          <w:del w:id="606" w:author="David Conklin" w:date="2021-04-07T06:46:00Z">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7CAD68F0" w:rsidR="000E6390" w:rsidDel="002C300B" w:rsidRDefault="000E6390">
          <w:pPr>
            <w:pStyle w:val="TOC2"/>
            <w:tabs>
              <w:tab w:val="right" w:leader="dot" w:pos="9350"/>
            </w:tabs>
            <w:rPr>
              <w:del w:id="607" w:author="David Conklin" w:date="2021-04-07T06:46:00Z"/>
              <w:rFonts w:eastAsiaTheme="minorEastAsia"/>
              <w:noProof/>
            </w:rPr>
          </w:pPr>
          <w:del w:id="6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609" w:author="David Conklin" w:date="2021-04-12T14:55:00Z">
            <w:r w:rsidR="00B86E24">
              <w:rPr>
                <w:rStyle w:val="Hyperlink"/>
                <w:b/>
                <w:bCs/>
                <w:noProof/>
              </w:rPr>
              <w:t>Error! Hyperlink reference not valid.</w:t>
            </w:r>
          </w:ins>
          <w:del w:id="610"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fldChar w:fldCharType="separate"/>
            </w:r>
          </w:del>
          <w:ins w:id="611" w:author="David Conklin" w:date="2021-04-14T15:51:00Z">
            <w:r w:rsidR="00A06517">
              <w:rPr>
                <w:b/>
                <w:bCs/>
                <w:noProof/>
                <w:webHidden/>
              </w:rPr>
              <w:t>Error! Bookmark not defined.</w:t>
            </w:r>
          </w:ins>
          <w:del w:id="612" w:author="David Conklin" w:date="2021-04-07T06:46:00Z">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3F3D3587" w:rsidR="000E6390" w:rsidDel="002C300B" w:rsidRDefault="000E6390">
          <w:pPr>
            <w:pStyle w:val="TOC2"/>
            <w:tabs>
              <w:tab w:val="right" w:leader="dot" w:pos="9350"/>
            </w:tabs>
            <w:rPr>
              <w:del w:id="613" w:author="David Conklin" w:date="2021-04-07T06:46:00Z"/>
              <w:rFonts w:eastAsiaTheme="minorEastAsia"/>
              <w:noProof/>
            </w:rPr>
          </w:pPr>
          <w:del w:id="6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615" w:author="David Conklin" w:date="2021-04-12T14:55:00Z">
            <w:r w:rsidR="00B86E24">
              <w:rPr>
                <w:rStyle w:val="Hyperlink"/>
                <w:b/>
                <w:bCs/>
                <w:noProof/>
              </w:rPr>
              <w:t>Error! Hyperlink reference not valid.</w:t>
            </w:r>
          </w:ins>
          <w:del w:id="616"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fldChar w:fldCharType="separate"/>
            </w:r>
          </w:del>
          <w:ins w:id="617" w:author="David Conklin" w:date="2021-04-14T15:51:00Z">
            <w:r w:rsidR="00A06517">
              <w:rPr>
                <w:b/>
                <w:bCs/>
                <w:noProof/>
                <w:webHidden/>
              </w:rPr>
              <w:t>Error! Bookmark not defined.</w:t>
            </w:r>
          </w:ins>
          <w:del w:id="618" w:author="David Conklin" w:date="2021-04-07T06:46:00Z">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57FF4BFB" w:rsidR="000E6390" w:rsidDel="002C300B" w:rsidRDefault="000E6390">
          <w:pPr>
            <w:pStyle w:val="TOC1"/>
            <w:tabs>
              <w:tab w:val="right" w:leader="dot" w:pos="9350"/>
            </w:tabs>
            <w:rPr>
              <w:del w:id="619" w:author="David Conklin" w:date="2021-04-07T06:46:00Z"/>
              <w:rFonts w:eastAsiaTheme="minorEastAsia"/>
              <w:noProof/>
            </w:rPr>
          </w:pPr>
          <w:del w:id="6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621" w:author="David Conklin" w:date="2021-04-12T14:55:00Z">
            <w:r w:rsidR="00B86E24">
              <w:rPr>
                <w:rStyle w:val="Hyperlink"/>
                <w:b/>
                <w:bCs/>
                <w:noProof/>
              </w:rPr>
              <w:t>Error! Hyperlink reference not valid.</w:t>
            </w:r>
          </w:ins>
          <w:del w:id="622"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fldChar w:fldCharType="separate"/>
            </w:r>
          </w:del>
          <w:ins w:id="623" w:author="David Conklin" w:date="2021-04-14T15:51:00Z">
            <w:r w:rsidR="00A06517">
              <w:rPr>
                <w:b/>
                <w:bCs/>
                <w:noProof/>
                <w:webHidden/>
              </w:rPr>
              <w:t>Error! Bookmark not defined.</w:t>
            </w:r>
          </w:ins>
          <w:del w:id="624" w:author="David Conklin" w:date="2021-04-07T06:46:00Z">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5FB67E08" w:rsidR="000E6390" w:rsidDel="002C300B" w:rsidRDefault="000E6390">
          <w:pPr>
            <w:pStyle w:val="TOC2"/>
            <w:tabs>
              <w:tab w:val="right" w:leader="dot" w:pos="9350"/>
            </w:tabs>
            <w:rPr>
              <w:del w:id="625" w:author="David Conklin" w:date="2021-04-07T06:46:00Z"/>
              <w:rFonts w:eastAsiaTheme="minorEastAsia"/>
              <w:noProof/>
            </w:rPr>
          </w:pPr>
          <w:del w:id="6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627" w:author="David Conklin" w:date="2021-04-12T14:55:00Z">
            <w:r w:rsidR="00B86E24">
              <w:rPr>
                <w:rStyle w:val="Hyperlink"/>
                <w:b/>
                <w:bCs/>
                <w:noProof/>
              </w:rPr>
              <w:t>Error! Hyperlink reference not valid.</w:t>
            </w:r>
          </w:ins>
          <w:del w:id="628"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fldChar w:fldCharType="separate"/>
            </w:r>
          </w:del>
          <w:ins w:id="629" w:author="David Conklin" w:date="2021-04-14T15:51:00Z">
            <w:r w:rsidR="00A06517">
              <w:rPr>
                <w:b/>
                <w:bCs/>
                <w:noProof/>
                <w:webHidden/>
              </w:rPr>
              <w:t>Error! Bookmark not defined.</w:t>
            </w:r>
          </w:ins>
          <w:del w:id="630" w:author="David Conklin" w:date="2021-04-07T06:46:00Z">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467B288E" w:rsidR="000E6390" w:rsidDel="002C300B" w:rsidRDefault="000E6390">
          <w:pPr>
            <w:pStyle w:val="TOC2"/>
            <w:tabs>
              <w:tab w:val="right" w:leader="dot" w:pos="9350"/>
            </w:tabs>
            <w:rPr>
              <w:del w:id="631" w:author="David Conklin" w:date="2021-04-07T06:46:00Z"/>
              <w:rFonts w:eastAsiaTheme="minorEastAsia"/>
              <w:noProof/>
            </w:rPr>
          </w:pPr>
          <w:del w:id="6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633" w:author="David Conklin" w:date="2021-04-12T14:55:00Z">
            <w:r w:rsidR="00B86E24">
              <w:rPr>
                <w:rStyle w:val="Hyperlink"/>
                <w:b/>
                <w:bCs/>
                <w:noProof/>
              </w:rPr>
              <w:t>Error! Hyperlink reference not valid.</w:t>
            </w:r>
          </w:ins>
          <w:del w:id="634"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fldChar w:fldCharType="separate"/>
            </w:r>
          </w:del>
          <w:ins w:id="635" w:author="David Conklin" w:date="2021-04-14T15:51:00Z">
            <w:r w:rsidR="00A06517">
              <w:rPr>
                <w:b/>
                <w:bCs/>
                <w:noProof/>
                <w:webHidden/>
              </w:rPr>
              <w:t>Error! Bookmark not defined.</w:t>
            </w:r>
          </w:ins>
          <w:del w:id="636" w:author="David Conklin" w:date="2021-04-07T06:46:00Z">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3A80B9F3" w:rsidR="000E6390" w:rsidDel="002C300B" w:rsidRDefault="000E6390">
          <w:pPr>
            <w:pStyle w:val="TOC1"/>
            <w:tabs>
              <w:tab w:val="right" w:leader="dot" w:pos="9350"/>
            </w:tabs>
            <w:rPr>
              <w:del w:id="637" w:author="David Conklin" w:date="2021-04-07T06:46:00Z"/>
              <w:rFonts w:eastAsiaTheme="minorEastAsia"/>
              <w:noProof/>
            </w:rPr>
          </w:pPr>
          <w:del w:id="6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639" w:author="David Conklin" w:date="2021-04-12T14:55:00Z">
            <w:r w:rsidR="00B86E24">
              <w:rPr>
                <w:rStyle w:val="Hyperlink"/>
                <w:b/>
                <w:bCs/>
                <w:noProof/>
              </w:rPr>
              <w:t>Error! Hyperlink reference not valid.</w:t>
            </w:r>
          </w:ins>
          <w:del w:id="640"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fldChar w:fldCharType="separate"/>
            </w:r>
          </w:del>
          <w:ins w:id="641" w:author="David Conklin" w:date="2021-04-14T15:51:00Z">
            <w:r w:rsidR="00A06517">
              <w:rPr>
                <w:b/>
                <w:bCs/>
                <w:noProof/>
                <w:webHidden/>
              </w:rPr>
              <w:t>Error! Bookmark not defined.</w:t>
            </w:r>
          </w:ins>
          <w:del w:id="642" w:author="David Conklin" w:date="2021-04-07T06:46:00Z">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4F175162" w:rsidR="000E6390" w:rsidDel="002C300B" w:rsidRDefault="000E6390">
          <w:pPr>
            <w:pStyle w:val="TOC2"/>
            <w:tabs>
              <w:tab w:val="right" w:leader="dot" w:pos="9350"/>
            </w:tabs>
            <w:rPr>
              <w:del w:id="643" w:author="David Conklin" w:date="2021-04-07T06:46:00Z"/>
              <w:rFonts w:eastAsiaTheme="minorEastAsia"/>
              <w:noProof/>
            </w:rPr>
          </w:pPr>
          <w:del w:id="6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645" w:author="David Conklin" w:date="2021-04-12T14:55:00Z">
            <w:r w:rsidR="00B86E24">
              <w:rPr>
                <w:rStyle w:val="Hyperlink"/>
                <w:b/>
                <w:bCs/>
                <w:noProof/>
              </w:rPr>
              <w:t>Error! Hyperlink reference not valid.</w:t>
            </w:r>
          </w:ins>
          <w:del w:id="646"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fldChar w:fldCharType="separate"/>
            </w:r>
          </w:del>
          <w:ins w:id="647" w:author="David Conklin" w:date="2021-04-14T15:51:00Z">
            <w:r w:rsidR="00A06517">
              <w:rPr>
                <w:b/>
                <w:bCs/>
                <w:noProof/>
                <w:webHidden/>
              </w:rPr>
              <w:t>Error! Bookmark not defined.</w:t>
            </w:r>
          </w:ins>
          <w:del w:id="648" w:author="David Conklin" w:date="2021-04-07T06:46:00Z">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71B3C8D6" w:rsidR="000E6390" w:rsidDel="002C300B" w:rsidRDefault="000E6390">
          <w:pPr>
            <w:pStyle w:val="TOC1"/>
            <w:tabs>
              <w:tab w:val="right" w:leader="dot" w:pos="9350"/>
            </w:tabs>
            <w:rPr>
              <w:del w:id="649" w:author="David Conklin" w:date="2021-04-07T06:46:00Z"/>
              <w:rFonts w:eastAsiaTheme="minorEastAsia"/>
              <w:noProof/>
            </w:rPr>
          </w:pPr>
          <w:del w:id="6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651" w:author="David Conklin" w:date="2021-04-12T14:55:00Z">
            <w:r w:rsidR="00B86E24">
              <w:rPr>
                <w:rStyle w:val="Hyperlink"/>
                <w:b/>
                <w:bCs/>
                <w:noProof/>
              </w:rPr>
              <w:t>Error! Hyperlink reference not valid.</w:t>
            </w:r>
          </w:ins>
          <w:del w:id="652"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fldChar w:fldCharType="separate"/>
            </w:r>
          </w:del>
          <w:ins w:id="653" w:author="David Conklin" w:date="2021-04-14T15:51:00Z">
            <w:r w:rsidR="00A06517">
              <w:rPr>
                <w:b/>
                <w:bCs/>
                <w:noProof/>
                <w:webHidden/>
              </w:rPr>
              <w:t>Error! Bookmark not defined.</w:t>
            </w:r>
          </w:ins>
          <w:del w:id="654" w:author="David Conklin" w:date="2021-04-07T06:46:00Z">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522EF9DF" w:rsidR="000E6390" w:rsidDel="002C300B" w:rsidRDefault="000E6390">
          <w:pPr>
            <w:pStyle w:val="TOC2"/>
            <w:tabs>
              <w:tab w:val="right" w:leader="dot" w:pos="9350"/>
            </w:tabs>
            <w:rPr>
              <w:del w:id="655" w:author="David Conklin" w:date="2021-04-07T06:46:00Z"/>
              <w:rFonts w:eastAsiaTheme="minorEastAsia"/>
              <w:noProof/>
            </w:rPr>
          </w:pPr>
          <w:del w:id="6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657" w:author="David Conklin" w:date="2021-04-12T14:55:00Z">
            <w:r w:rsidR="00B86E24">
              <w:rPr>
                <w:rStyle w:val="Hyperlink"/>
                <w:b/>
                <w:bCs/>
                <w:noProof/>
              </w:rPr>
              <w:t>Error! Hyperlink reference not valid.</w:t>
            </w:r>
          </w:ins>
          <w:del w:id="658"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fldChar w:fldCharType="separate"/>
            </w:r>
          </w:del>
          <w:ins w:id="659" w:author="David Conklin" w:date="2021-04-14T15:51:00Z">
            <w:r w:rsidR="00A06517">
              <w:rPr>
                <w:b/>
                <w:bCs/>
                <w:noProof/>
                <w:webHidden/>
              </w:rPr>
              <w:t>Error! Bookmark not defined.</w:t>
            </w:r>
          </w:ins>
          <w:del w:id="660" w:author="David Conklin" w:date="2021-04-07T06:46:00Z">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55EE92A0" w:rsidR="000E6390" w:rsidDel="002C300B" w:rsidRDefault="000E6390">
          <w:pPr>
            <w:pStyle w:val="TOC2"/>
            <w:tabs>
              <w:tab w:val="right" w:leader="dot" w:pos="9350"/>
            </w:tabs>
            <w:rPr>
              <w:del w:id="661" w:author="David Conklin" w:date="2021-04-07T06:46:00Z"/>
              <w:rFonts w:eastAsiaTheme="minorEastAsia"/>
              <w:noProof/>
            </w:rPr>
          </w:pPr>
          <w:del w:id="6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663" w:author="David Conklin" w:date="2021-04-12T14:55:00Z">
            <w:r w:rsidR="00B86E24">
              <w:rPr>
                <w:rStyle w:val="Hyperlink"/>
                <w:b/>
                <w:bCs/>
                <w:noProof/>
              </w:rPr>
              <w:t>Error! Hyperlink reference not valid.</w:t>
            </w:r>
          </w:ins>
          <w:del w:id="664"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fldChar w:fldCharType="separate"/>
            </w:r>
          </w:del>
          <w:ins w:id="665" w:author="David Conklin" w:date="2021-04-14T15:51:00Z">
            <w:r w:rsidR="00A06517">
              <w:rPr>
                <w:b/>
                <w:bCs/>
                <w:noProof/>
                <w:webHidden/>
              </w:rPr>
              <w:t>Error! Bookmark not defined.</w:t>
            </w:r>
          </w:ins>
          <w:del w:id="666" w:author="David Conklin" w:date="2021-04-07T06:46:00Z">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3B7C67BE" w:rsidR="000E6390" w:rsidDel="002C300B" w:rsidRDefault="000E6390">
          <w:pPr>
            <w:pStyle w:val="TOC2"/>
            <w:tabs>
              <w:tab w:val="right" w:leader="dot" w:pos="9350"/>
            </w:tabs>
            <w:rPr>
              <w:del w:id="667" w:author="David Conklin" w:date="2021-04-07T06:46:00Z"/>
              <w:rFonts w:eastAsiaTheme="minorEastAsia"/>
              <w:noProof/>
            </w:rPr>
          </w:pPr>
          <w:del w:id="6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669" w:author="David Conklin" w:date="2021-04-12T14:55:00Z">
            <w:r w:rsidR="00B86E24">
              <w:rPr>
                <w:rStyle w:val="Hyperlink"/>
                <w:b/>
                <w:bCs/>
                <w:noProof/>
              </w:rPr>
              <w:t>Error! Hyperlink reference not valid.</w:t>
            </w:r>
          </w:ins>
          <w:del w:id="670"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fldChar w:fldCharType="separate"/>
            </w:r>
          </w:del>
          <w:ins w:id="671" w:author="David Conklin" w:date="2021-04-14T15:51:00Z">
            <w:r w:rsidR="00A06517">
              <w:rPr>
                <w:b/>
                <w:bCs/>
                <w:noProof/>
                <w:webHidden/>
              </w:rPr>
              <w:t>Error! Bookmark not defined.</w:t>
            </w:r>
          </w:ins>
          <w:del w:id="672" w:author="David Conklin" w:date="2021-04-07T06:46:00Z">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47566FF5" w:rsidR="000E6390" w:rsidDel="002C300B" w:rsidRDefault="000E6390">
          <w:pPr>
            <w:pStyle w:val="TOC1"/>
            <w:tabs>
              <w:tab w:val="right" w:leader="dot" w:pos="9350"/>
            </w:tabs>
            <w:rPr>
              <w:del w:id="673" w:author="David Conklin" w:date="2021-04-07T06:46:00Z"/>
              <w:rFonts w:eastAsiaTheme="minorEastAsia"/>
              <w:noProof/>
            </w:rPr>
          </w:pPr>
          <w:del w:id="6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675" w:author="David Conklin" w:date="2021-04-12T14:55:00Z">
            <w:r w:rsidR="00B86E24">
              <w:rPr>
                <w:rStyle w:val="Hyperlink"/>
                <w:b/>
                <w:bCs/>
                <w:noProof/>
              </w:rPr>
              <w:t>Error! Hyperlink reference not valid.</w:t>
            </w:r>
          </w:ins>
          <w:del w:id="676"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fldChar w:fldCharType="separate"/>
            </w:r>
          </w:del>
          <w:ins w:id="677" w:author="David Conklin" w:date="2021-04-14T15:51:00Z">
            <w:r w:rsidR="00A06517">
              <w:rPr>
                <w:b/>
                <w:bCs/>
                <w:noProof/>
                <w:webHidden/>
              </w:rPr>
              <w:t>Error! Bookmark not defined.</w:t>
            </w:r>
          </w:ins>
          <w:del w:id="678" w:author="David Conklin" w:date="2021-04-07T06:46:00Z">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28666CCB" w:rsidR="000E6390" w:rsidDel="002C300B" w:rsidRDefault="000E6390">
          <w:pPr>
            <w:pStyle w:val="TOC2"/>
            <w:tabs>
              <w:tab w:val="right" w:leader="dot" w:pos="9350"/>
            </w:tabs>
            <w:rPr>
              <w:del w:id="679" w:author="David Conklin" w:date="2021-04-07T06:46:00Z"/>
              <w:rFonts w:eastAsiaTheme="minorEastAsia"/>
              <w:noProof/>
            </w:rPr>
          </w:pPr>
          <w:del w:id="6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681" w:author="David Conklin" w:date="2021-04-12T14:55:00Z">
            <w:r w:rsidR="00B86E24">
              <w:rPr>
                <w:rStyle w:val="Hyperlink"/>
                <w:b/>
                <w:bCs/>
                <w:noProof/>
              </w:rPr>
              <w:t>Error! Hyperlink reference not valid.</w:t>
            </w:r>
          </w:ins>
          <w:del w:id="682"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fldChar w:fldCharType="separate"/>
            </w:r>
          </w:del>
          <w:ins w:id="683" w:author="David Conklin" w:date="2021-04-14T15:51:00Z">
            <w:r w:rsidR="00A06517">
              <w:rPr>
                <w:b/>
                <w:bCs/>
                <w:noProof/>
                <w:webHidden/>
              </w:rPr>
              <w:t>Error! Bookmark not defined.</w:t>
            </w:r>
          </w:ins>
          <w:del w:id="684" w:author="David Conklin" w:date="2021-04-07T06:46:00Z">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6062C073" w:rsidR="000E6390" w:rsidDel="002C300B" w:rsidRDefault="000E6390">
          <w:pPr>
            <w:pStyle w:val="TOC2"/>
            <w:tabs>
              <w:tab w:val="right" w:leader="dot" w:pos="9350"/>
            </w:tabs>
            <w:rPr>
              <w:del w:id="685" w:author="David Conklin" w:date="2021-04-07T06:46:00Z"/>
              <w:rFonts w:eastAsiaTheme="minorEastAsia"/>
              <w:noProof/>
            </w:rPr>
          </w:pPr>
          <w:del w:id="6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687" w:author="David Conklin" w:date="2021-04-12T14:55:00Z">
            <w:r w:rsidR="00B86E24">
              <w:rPr>
                <w:rStyle w:val="Hyperlink"/>
                <w:b/>
                <w:bCs/>
                <w:noProof/>
              </w:rPr>
              <w:t>Error! Hyperlink reference not valid.</w:t>
            </w:r>
          </w:ins>
          <w:del w:id="688"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fldChar w:fldCharType="separate"/>
            </w:r>
          </w:del>
          <w:ins w:id="689" w:author="David Conklin" w:date="2021-04-14T15:51:00Z">
            <w:r w:rsidR="00A06517">
              <w:rPr>
                <w:b/>
                <w:bCs/>
                <w:noProof/>
                <w:webHidden/>
              </w:rPr>
              <w:t>Error! Bookmark not defined.</w:t>
            </w:r>
          </w:ins>
          <w:del w:id="690"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31686864" w:rsidR="000E6390" w:rsidDel="002C300B" w:rsidRDefault="000E6390">
          <w:pPr>
            <w:pStyle w:val="TOC1"/>
            <w:tabs>
              <w:tab w:val="right" w:leader="dot" w:pos="9350"/>
            </w:tabs>
            <w:rPr>
              <w:del w:id="691" w:author="David Conklin" w:date="2021-04-07T06:46:00Z"/>
              <w:rFonts w:eastAsiaTheme="minorEastAsia"/>
              <w:noProof/>
            </w:rPr>
          </w:pPr>
          <w:del w:id="6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693" w:author="David Conklin" w:date="2021-04-12T14:55:00Z">
            <w:r w:rsidR="00B86E24">
              <w:rPr>
                <w:rStyle w:val="Hyperlink"/>
                <w:b/>
                <w:bCs/>
                <w:noProof/>
              </w:rPr>
              <w:t>Error! Hyperlink reference not valid.</w:t>
            </w:r>
          </w:ins>
          <w:del w:id="694"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fldChar w:fldCharType="separate"/>
            </w:r>
          </w:del>
          <w:ins w:id="695" w:author="David Conklin" w:date="2021-04-14T15:51:00Z">
            <w:r w:rsidR="00A06517">
              <w:rPr>
                <w:b/>
                <w:bCs/>
                <w:noProof/>
                <w:webHidden/>
              </w:rPr>
              <w:t>Error! Bookmark not defined.</w:t>
            </w:r>
          </w:ins>
          <w:del w:id="696"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7BD03CD8" w:rsidR="000E6390" w:rsidDel="002C300B" w:rsidRDefault="000E6390">
          <w:pPr>
            <w:pStyle w:val="TOC2"/>
            <w:tabs>
              <w:tab w:val="right" w:leader="dot" w:pos="9350"/>
            </w:tabs>
            <w:rPr>
              <w:del w:id="697" w:author="David Conklin" w:date="2021-04-07T06:46:00Z"/>
              <w:rFonts w:eastAsiaTheme="minorEastAsia"/>
              <w:noProof/>
            </w:rPr>
          </w:pPr>
          <w:del w:id="6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699" w:author="David Conklin" w:date="2021-04-12T14:55:00Z">
            <w:r w:rsidR="00B86E24">
              <w:rPr>
                <w:rStyle w:val="Hyperlink"/>
                <w:b/>
                <w:bCs/>
                <w:noProof/>
              </w:rPr>
              <w:t>Error! Hyperlink reference not valid.</w:t>
            </w:r>
          </w:ins>
          <w:del w:id="700"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fldChar w:fldCharType="separate"/>
            </w:r>
          </w:del>
          <w:ins w:id="701" w:author="David Conklin" w:date="2021-04-14T15:51:00Z">
            <w:r w:rsidR="00A06517">
              <w:rPr>
                <w:b/>
                <w:bCs/>
                <w:noProof/>
                <w:webHidden/>
              </w:rPr>
              <w:t>Error! Bookmark not defined.</w:t>
            </w:r>
          </w:ins>
          <w:del w:id="702"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35DC02C8" w:rsidR="000E6390" w:rsidDel="002C300B" w:rsidRDefault="000E6390">
          <w:pPr>
            <w:pStyle w:val="TOC2"/>
            <w:tabs>
              <w:tab w:val="right" w:leader="dot" w:pos="9350"/>
            </w:tabs>
            <w:rPr>
              <w:del w:id="703" w:author="David Conklin" w:date="2021-04-07T06:46:00Z"/>
              <w:rFonts w:eastAsiaTheme="minorEastAsia"/>
              <w:noProof/>
            </w:rPr>
          </w:pPr>
          <w:del w:id="7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705" w:author="David Conklin" w:date="2021-04-12T14:55:00Z">
            <w:r w:rsidR="00B86E24">
              <w:rPr>
                <w:rStyle w:val="Hyperlink"/>
                <w:b/>
                <w:bCs/>
                <w:noProof/>
              </w:rPr>
              <w:t>Error! Hyperlink reference not valid.</w:t>
            </w:r>
          </w:ins>
          <w:del w:id="706"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fldChar w:fldCharType="separate"/>
            </w:r>
          </w:del>
          <w:ins w:id="707" w:author="David Conklin" w:date="2021-04-14T15:51:00Z">
            <w:r w:rsidR="00A06517">
              <w:rPr>
                <w:b/>
                <w:bCs/>
                <w:noProof/>
                <w:webHidden/>
              </w:rPr>
              <w:t>Error! Bookmark not defined.</w:t>
            </w:r>
          </w:ins>
          <w:del w:id="708" w:author="David Conklin" w:date="2021-04-07T06:46:00Z">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3F5CC985" w:rsidR="000E6390" w:rsidDel="002C300B" w:rsidRDefault="000E6390">
          <w:pPr>
            <w:pStyle w:val="TOC2"/>
            <w:tabs>
              <w:tab w:val="right" w:leader="dot" w:pos="9350"/>
            </w:tabs>
            <w:rPr>
              <w:del w:id="709" w:author="David Conklin" w:date="2021-04-07T06:46:00Z"/>
              <w:rFonts w:eastAsiaTheme="minorEastAsia"/>
              <w:noProof/>
            </w:rPr>
          </w:pPr>
          <w:del w:id="7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711" w:author="David Conklin" w:date="2021-04-12T14:55:00Z">
            <w:r w:rsidR="00B86E24">
              <w:rPr>
                <w:rStyle w:val="Hyperlink"/>
                <w:b/>
                <w:bCs/>
                <w:noProof/>
              </w:rPr>
              <w:t>Error! Hyperlink reference not valid.</w:t>
            </w:r>
          </w:ins>
          <w:del w:id="712"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fldChar w:fldCharType="separate"/>
            </w:r>
          </w:del>
          <w:ins w:id="713" w:author="David Conklin" w:date="2021-04-14T15:51:00Z">
            <w:r w:rsidR="00A06517">
              <w:rPr>
                <w:b/>
                <w:bCs/>
                <w:noProof/>
                <w:webHidden/>
              </w:rPr>
              <w:t>Error! Bookmark not defined.</w:t>
            </w:r>
          </w:ins>
          <w:del w:id="714" w:author="David Conklin" w:date="2021-04-07T06:46:00Z">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74816DEB" w:rsidR="000E6390" w:rsidDel="002C300B" w:rsidRDefault="000E6390">
          <w:pPr>
            <w:pStyle w:val="TOC2"/>
            <w:tabs>
              <w:tab w:val="right" w:leader="dot" w:pos="9350"/>
            </w:tabs>
            <w:rPr>
              <w:del w:id="715" w:author="David Conklin" w:date="2021-04-07T06:46:00Z"/>
              <w:rFonts w:eastAsiaTheme="minorEastAsia"/>
              <w:noProof/>
            </w:rPr>
          </w:pPr>
          <w:del w:id="7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717" w:author="David Conklin" w:date="2021-04-12T14:55:00Z">
            <w:r w:rsidR="00B86E24">
              <w:rPr>
                <w:rStyle w:val="Hyperlink"/>
                <w:b/>
                <w:bCs/>
                <w:noProof/>
              </w:rPr>
              <w:t>Error! Hyperlink reference not valid.</w:t>
            </w:r>
          </w:ins>
          <w:del w:id="718"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fldChar w:fldCharType="separate"/>
            </w:r>
          </w:del>
          <w:ins w:id="719" w:author="David Conklin" w:date="2021-04-14T15:51:00Z">
            <w:r w:rsidR="00A06517">
              <w:rPr>
                <w:b/>
                <w:bCs/>
                <w:noProof/>
                <w:webHidden/>
              </w:rPr>
              <w:t>Error! Bookmark not defined.</w:t>
            </w:r>
          </w:ins>
          <w:del w:id="720" w:author="David Conklin" w:date="2021-04-07T06:46:00Z">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1CD7F153" w:rsidR="000E6390" w:rsidDel="002C300B" w:rsidRDefault="000E6390">
          <w:pPr>
            <w:pStyle w:val="TOC2"/>
            <w:tabs>
              <w:tab w:val="right" w:leader="dot" w:pos="9350"/>
            </w:tabs>
            <w:rPr>
              <w:del w:id="721" w:author="David Conklin" w:date="2021-04-07T06:46:00Z"/>
              <w:rFonts w:eastAsiaTheme="minorEastAsia"/>
              <w:noProof/>
            </w:rPr>
          </w:pPr>
          <w:del w:id="7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723" w:author="David Conklin" w:date="2021-04-12T14:55:00Z">
            <w:r w:rsidR="00B86E24">
              <w:rPr>
                <w:rStyle w:val="Hyperlink"/>
                <w:b/>
                <w:bCs/>
                <w:noProof/>
              </w:rPr>
              <w:t>Error! Hyperlink reference not valid.</w:t>
            </w:r>
          </w:ins>
          <w:del w:id="724"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fldChar w:fldCharType="separate"/>
            </w:r>
          </w:del>
          <w:ins w:id="725" w:author="David Conklin" w:date="2021-04-14T15:51:00Z">
            <w:r w:rsidR="00A06517">
              <w:rPr>
                <w:b/>
                <w:bCs/>
                <w:noProof/>
                <w:webHidden/>
              </w:rPr>
              <w:t>Error! Bookmark not defined.</w:t>
            </w:r>
          </w:ins>
          <w:del w:id="726"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2F815E0B" w:rsidR="000E6390" w:rsidDel="002C300B" w:rsidRDefault="000E6390">
          <w:pPr>
            <w:pStyle w:val="TOC2"/>
            <w:tabs>
              <w:tab w:val="right" w:leader="dot" w:pos="9350"/>
            </w:tabs>
            <w:rPr>
              <w:del w:id="727" w:author="David Conklin" w:date="2021-04-07T06:46:00Z"/>
              <w:rFonts w:eastAsiaTheme="minorEastAsia"/>
              <w:noProof/>
            </w:rPr>
          </w:pPr>
          <w:del w:id="7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729" w:author="David Conklin" w:date="2021-04-12T14:55:00Z">
            <w:r w:rsidR="00B86E24">
              <w:rPr>
                <w:rStyle w:val="Hyperlink"/>
                <w:b/>
                <w:bCs/>
                <w:noProof/>
              </w:rPr>
              <w:t>Error! Hyperlink reference not valid.</w:t>
            </w:r>
          </w:ins>
          <w:del w:id="730"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fldChar w:fldCharType="separate"/>
            </w:r>
          </w:del>
          <w:ins w:id="731" w:author="David Conklin" w:date="2021-04-14T15:51:00Z">
            <w:r w:rsidR="00A06517">
              <w:rPr>
                <w:b/>
                <w:bCs/>
                <w:noProof/>
                <w:webHidden/>
              </w:rPr>
              <w:t>Error! Bookmark not defined.</w:t>
            </w:r>
          </w:ins>
          <w:del w:id="732"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5BFF6F9A" w:rsidR="000E6390" w:rsidDel="002C300B" w:rsidRDefault="000E6390">
          <w:pPr>
            <w:pStyle w:val="TOC2"/>
            <w:tabs>
              <w:tab w:val="right" w:leader="dot" w:pos="9350"/>
            </w:tabs>
            <w:rPr>
              <w:del w:id="733" w:author="David Conklin" w:date="2021-04-07T06:46:00Z"/>
              <w:rFonts w:eastAsiaTheme="minorEastAsia"/>
              <w:noProof/>
            </w:rPr>
          </w:pPr>
          <w:del w:id="7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735" w:author="David Conklin" w:date="2021-04-12T14:55:00Z">
            <w:r w:rsidR="00B86E24">
              <w:rPr>
                <w:rStyle w:val="Hyperlink"/>
                <w:b/>
                <w:bCs/>
                <w:noProof/>
              </w:rPr>
              <w:t>Error! Hyperlink reference not valid.</w:t>
            </w:r>
          </w:ins>
          <w:del w:id="736"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fldChar w:fldCharType="separate"/>
            </w:r>
          </w:del>
          <w:ins w:id="737" w:author="David Conklin" w:date="2021-04-14T15:51:00Z">
            <w:r w:rsidR="00A06517">
              <w:rPr>
                <w:b/>
                <w:bCs/>
                <w:noProof/>
                <w:webHidden/>
              </w:rPr>
              <w:t>Error! Bookmark not defined.</w:t>
            </w:r>
          </w:ins>
          <w:del w:id="738"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4F832128" w:rsidR="000E6390" w:rsidDel="002C300B" w:rsidRDefault="000E6390">
          <w:pPr>
            <w:pStyle w:val="TOC2"/>
            <w:tabs>
              <w:tab w:val="right" w:leader="dot" w:pos="9350"/>
            </w:tabs>
            <w:rPr>
              <w:del w:id="739" w:author="David Conklin" w:date="2021-04-07T06:46:00Z"/>
              <w:rFonts w:eastAsiaTheme="minorEastAsia"/>
              <w:noProof/>
            </w:rPr>
          </w:pPr>
          <w:del w:id="7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741" w:author="David Conklin" w:date="2021-04-12T14:55:00Z">
            <w:r w:rsidR="00B86E24">
              <w:rPr>
                <w:rStyle w:val="Hyperlink"/>
                <w:b/>
                <w:bCs/>
                <w:noProof/>
              </w:rPr>
              <w:t>Error! Hyperlink reference not valid.</w:t>
            </w:r>
          </w:ins>
          <w:del w:id="742"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fldChar w:fldCharType="separate"/>
            </w:r>
          </w:del>
          <w:ins w:id="743" w:author="David Conklin" w:date="2021-04-14T15:51:00Z">
            <w:r w:rsidR="00A06517">
              <w:rPr>
                <w:b/>
                <w:bCs/>
                <w:noProof/>
                <w:webHidden/>
              </w:rPr>
              <w:t>Error! Bookmark not defined.</w:t>
            </w:r>
          </w:ins>
          <w:del w:id="744"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034BE3CF" w:rsidR="000E6390" w:rsidDel="002C300B" w:rsidRDefault="000E6390">
          <w:pPr>
            <w:pStyle w:val="TOC2"/>
            <w:tabs>
              <w:tab w:val="right" w:leader="dot" w:pos="9350"/>
            </w:tabs>
            <w:rPr>
              <w:del w:id="745" w:author="David Conklin" w:date="2021-04-07T06:46:00Z"/>
              <w:rFonts w:eastAsiaTheme="minorEastAsia"/>
              <w:noProof/>
            </w:rPr>
          </w:pPr>
          <w:del w:id="7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747" w:author="David Conklin" w:date="2021-04-12T14:55:00Z">
            <w:r w:rsidR="00B86E24">
              <w:rPr>
                <w:rStyle w:val="Hyperlink"/>
                <w:b/>
                <w:bCs/>
                <w:noProof/>
              </w:rPr>
              <w:t>Error! Hyperlink reference not valid.</w:t>
            </w:r>
          </w:ins>
          <w:del w:id="748"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fldChar w:fldCharType="separate"/>
            </w:r>
          </w:del>
          <w:ins w:id="749" w:author="David Conklin" w:date="2021-04-14T15:51:00Z">
            <w:r w:rsidR="00A06517">
              <w:rPr>
                <w:b/>
                <w:bCs/>
                <w:noProof/>
                <w:webHidden/>
              </w:rPr>
              <w:t>Error! Bookmark not defined.</w:t>
            </w:r>
          </w:ins>
          <w:del w:id="750"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79A13341" w:rsidR="000E6390" w:rsidDel="002C300B" w:rsidRDefault="000E6390">
          <w:pPr>
            <w:pStyle w:val="TOC2"/>
            <w:tabs>
              <w:tab w:val="right" w:leader="dot" w:pos="9350"/>
            </w:tabs>
            <w:rPr>
              <w:del w:id="751" w:author="David Conklin" w:date="2021-04-07T06:46:00Z"/>
              <w:rFonts w:eastAsiaTheme="minorEastAsia"/>
              <w:noProof/>
            </w:rPr>
          </w:pPr>
          <w:del w:id="7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753" w:author="David Conklin" w:date="2021-04-12T14:55:00Z">
            <w:r w:rsidR="00B86E24">
              <w:rPr>
                <w:rStyle w:val="Hyperlink"/>
                <w:b/>
                <w:bCs/>
                <w:noProof/>
              </w:rPr>
              <w:t>Error! Hyperlink reference not valid.</w:t>
            </w:r>
          </w:ins>
          <w:del w:id="754"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fldChar w:fldCharType="separate"/>
            </w:r>
          </w:del>
          <w:ins w:id="755" w:author="David Conklin" w:date="2021-04-14T15:51:00Z">
            <w:r w:rsidR="00A06517">
              <w:rPr>
                <w:b/>
                <w:bCs/>
                <w:noProof/>
                <w:webHidden/>
              </w:rPr>
              <w:t>Error! Bookmark not defined.</w:t>
            </w:r>
          </w:ins>
          <w:del w:id="756"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0F4307A9" w:rsidR="000E6390" w:rsidDel="002C300B" w:rsidRDefault="000E6390">
          <w:pPr>
            <w:pStyle w:val="TOC2"/>
            <w:tabs>
              <w:tab w:val="right" w:leader="dot" w:pos="9350"/>
            </w:tabs>
            <w:rPr>
              <w:del w:id="757" w:author="David Conklin" w:date="2021-04-07T06:46:00Z"/>
              <w:rFonts w:eastAsiaTheme="minorEastAsia"/>
              <w:noProof/>
            </w:rPr>
          </w:pPr>
          <w:del w:id="7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759" w:author="David Conklin" w:date="2021-04-12T14:55:00Z">
            <w:r w:rsidR="00B86E24">
              <w:rPr>
                <w:rStyle w:val="Hyperlink"/>
                <w:b/>
                <w:bCs/>
                <w:noProof/>
              </w:rPr>
              <w:t>Error! Hyperlink reference not valid.</w:t>
            </w:r>
          </w:ins>
          <w:del w:id="760"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fldChar w:fldCharType="separate"/>
            </w:r>
          </w:del>
          <w:ins w:id="761" w:author="David Conklin" w:date="2021-04-14T15:51:00Z">
            <w:r w:rsidR="00A06517">
              <w:rPr>
                <w:b/>
                <w:bCs/>
                <w:noProof/>
                <w:webHidden/>
              </w:rPr>
              <w:t>Error! Bookmark not defined.</w:t>
            </w:r>
          </w:ins>
          <w:del w:id="762"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41A937FE" w:rsidR="000E6390" w:rsidDel="002C300B" w:rsidRDefault="000E6390">
          <w:pPr>
            <w:pStyle w:val="TOC3"/>
            <w:tabs>
              <w:tab w:val="right" w:leader="dot" w:pos="9350"/>
            </w:tabs>
            <w:rPr>
              <w:del w:id="763" w:author="David Conklin" w:date="2021-04-07T06:46:00Z"/>
              <w:rFonts w:eastAsiaTheme="minorEastAsia"/>
              <w:noProof/>
            </w:rPr>
          </w:pPr>
          <w:del w:id="7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765" w:author="David Conklin" w:date="2021-04-12T14:55:00Z">
            <w:r w:rsidR="00B86E24">
              <w:rPr>
                <w:rStyle w:val="Hyperlink"/>
                <w:b/>
                <w:bCs/>
                <w:noProof/>
              </w:rPr>
              <w:t>Error! Hyperlink reference not valid.</w:t>
            </w:r>
          </w:ins>
          <w:del w:id="766"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fldChar w:fldCharType="separate"/>
            </w:r>
          </w:del>
          <w:ins w:id="767" w:author="David Conklin" w:date="2021-04-14T15:51:00Z">
            <w:r w:rsidR="00A06517">
              <w:rPr>
                <w:b/>
                <w:bCs/>
                <w:noProof/>
                <w:webHidden/>
              </w:rPr>
              <w:t>Error! Bookmark not defined.</w:t>
            </w:r>
          </w:ins>
          <w:del w:id="768"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317904BF" w:rsidR="000E6390" w:rsidDel="002C300B" w:rsidRDefault="000E6390">
          <w:pPr>
            <w:pStyle w:val="TOC3"/>
            <w:tabs>
              <w:tab w:val="right" w:leader="dot" w:pos="9350"/>
            </w:tabs>
            <w:rPr>
              <w:del w:id="769" w:author="David Conklin" w:date="2021-04-07T06:46:00Z"/>
              <w:rFonts w:eastAsiaTheme="minorEastAsia"/>
              <w:noProof/>
            </w:rPr>
          </w:pPr>
          <w:del w:id="7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771" w:author="David Conklin" w:date="2021-04-12T14:55:00Z">
            <w:r w:rsidR="00B86E24">
              <w:rPr>
                <w:rStyle w:val="Hyperlink"/>
                <w:b/>
                <w:bCs/>
                <w:noProof/>
              </w:rPr>
              <w:t>Error! Hyperlink reference not valid.</w:t>
            </w:r>
          </w:ins>
          <w:del w:id="772"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fldChar w:fldCharType="separate"/>
            </w:r>
          </w:del>
          <w:ins w:id="773" w:author="David Conklin" w:date="2021-04-14T15:51:00Z">
            <w:r w:rsidR="00A06517">
              <w:rPr>
                <w:b/>
                <w:bCs/>
                <w:noProof/>
                <w:webHidden/>
              </w:rPr>
              <w:t>Error! Bookmark not defined.</w:t>
            </w:r>
          </w:ins>
          <w:del w:id="774"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503FEBE9" w:rsidR="000E6390" w:rsidDel="002C300B" w:rsidRDefault="000E6390">
          <w:pPr>
            <w:pStyle w:val="TOC2"/>
            <w:tabs>
              <w:tab w:val="right" w:leader="dot" w:pos="9350"/>
            </w:tabs>
            <w:rPr>
              <w:del w:id="775" w:author="David Conklin" w:date="2021-04-07T06:46:00Z"/>
              <w:rFonts w:eastAsiaTheme="minorEastAsia"/>
              <w:noProof/>
            </w:rPr>
          </w:pPr>
          <w:del w:id="7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777" w:author="David Conklin" w:date="2021-04-12T14:55:00Z">
            <w:r w:rsidR="00B86E24">
              <w:rPr>
                <w:rStyle w:val="Hyperlink"/>
                <w:b/>
                <w:bCs/>
                <w:noProof/>
              </w:rPr>
              <w:t>Error! Hyperlink reference not valid.</w:t>
            </w:r>
          </w:ins>
          <w:del w:id="778"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fldChar w:fldCharType="separate"/>
            </w:r>
          </w:del>
          <w:ins w:id="779" w:author="David Conklin" w:date="2021-04-14T15:51:00Z">
            <w:r w:rsidR="00A06517">
              <w:rPr>
                <w:b/>
                <w:bCs/>
                <w:noProof/>
                <w:webHidden/>
              </w:rPr>
              <w:t>Error! Bookmark not defined.</w:t>
            </w:r>
          </w:ins>
          <w:del w:id="780" w:author="David Conklin" w:date="2021-04-07T06:46:00Z">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2CEC14AF" w:rsidR="000E6390" w:rsidDel="002C300B" w:rsidRDefault="000E6390">
          <w:pPr>
            <w:pStyle w:val="TOC2"/>
            <w:tabs>
              <w:tab w:val="right" w:leader="dot" w:pos="9350"/>
            </w:tabs>
            <w:rPr>
              <w:del w:id="781" w:author="David Conklin" w:date="2021-04-07T06:46:00Z"/>
              <w:rFonts w:eastAsiaTheme="minorEastAsia"/>
              <w:noProof/>
            </w:rPr>
          </w:pPr>
          <w:del w:id="7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783" w:author="David Conklin" w:date="2021-04-12T14:55:00Z">
            <w:r w:rsidR="00B86E24">
              <w:rPr>
                <w:rStyle w:val="Hyperlink"/>
                <w:b/>
                <w:bCs/>
                <w:noProof/>
              </w:rPr>
              <w:t>Error! Hyperlink reference not valid.</w:t>
            </w:r>
          </w:ins>
          <w:del w:id="784"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fldChar w:fldCharType="separate"/>
            </w:r>
          </w:del>
          <w:ins w:id="785" w:author="David Conklin" w:date="2021-04-14T15:51:00Z">
            <w:r w:rsidR="00A06517">
              <w:rPr>
                <w:b/>
                <w:bCs/>
                <w:noProof/>
                <w:webHidden/>
              </w:rPr>
              <w:t>Error! Bookmark not defined.</w:t>
            </w:r>
          </w:ins>
          <w:del w:id="786"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3833B94F" w:rsidR="000E6390" w:rsidDel="002C300B" w:rsidRDefault="000E6390">
          <w:pPr>
            <w:pStyle w:val="TOC2"/>
            <w:tabs>
              <w:tab w:val="right" w:leader="dot" w:pos="9350"/>
            </w:tabs>
            <w:rPr>
              <w:del w:id="787" w:author="David Conklin" w:date="2021-04-07T06:46:00Z"/>
              <w:rFonts w:eastAsiaTheme="minorEastAsia"/>
              <w:noProof/>
            </w:rPr>
          </w:pPr>
          <w:del w:id="7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789" w:author="David Conklin" w:date="2021-04-12T14:55:00Z">
            <w:r w:rsidR="00B86E24">
              <w:rPr>
                <w:rStyle w:val="Hyperlink"/>
                <w:b/>
                <w:bCs/>
                <w:noProof/>
              </w:rPr>
              <w:t>Error! Hyperlink reference not valid.</w:t>
            </w:r>
          </w:ins>
          <w:del w:id="790"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fldChar w:fldCharType="separate"/>
            </w:r>
          </w:del>
          <w:ins w:id="791" w:author="David Conklin" w:date="2021-04-14T15:51:00Z">
            <w:r w:rsidR="00A06517">
              <w:rPr>
                <w:b/>
                <w:bCs/>
                <w:noProof/>
                <w:webHidden/>
              </w:rPr>
              <w:t>Error! Bookmark not defined.</w:t>
            </w:r>
          </w:ins>
          <w:del w:id="792"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1F1C09C0" w:rsidR="000E6390" w:rsidDel="002C300B" w:rsidRDefault="000E6390">
          <w:pPr>
            <w:pStyle w:val="TOC2"/>
            <w:tabs>
              <w:tab w:val="right" w:leader="dot" w:pos="9350"/>
            </w:tabs>
            <w:rPr>
              <w:del w:id="793" w:author="David Conklin" w:date="2021-04-07T06:46:00Z"/>
              <w:rFonts w:eastAsiaTheme="minorEastAsia"/>
              <w:noProof/>
            </w:rPr>
          </w:pPr>
          <w:del w:id="7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795" w:author="David Conklin" w:date="2021-04-12T14:55:00Z">
            <w:r w:rsidR="00B86E24">
              <w:rPr>
                <w:rStyle w:val="Hyperlink"/>
                <w:b/>
                <w:bCs/>
                <w:noProof/>
              </w:rPr>
              <w:t>Error! Hyperlink reference not valid.</w:t>
            </w:r>
          </w:ins>
          <w:del w:id="796"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fldChar w:fldCharType="separate"/>
            </w:r>
          </w:del>
          <w:ins w:id="797" w:author="David Conklin" w:date="2021-04-14T15:51:00Z">
            <w:r w:rsidR="00A06517">
              <w:rPr>
                <w:b/>
                <w:bCs/>
                <w:noProof/>
                <w:webHidden/>
              </w:rPr>
              <w:t>Error! Bookmark not defined.</w:t>
            </w:r>
          </w:ins>
          <w:del w:id="798"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515A4AAB" w:rsidR="000E6390" w:rsidDel="002C300B" w:rsidRDefault="000E6390">
          <w:pPr>
            <w:pStyle w:val="TOC2"/>
            <w:tabs>
              <w:tab w:val="right" w:leader="dot" w:pos="9350"/>
            </w:tabs>
            <w:rPr>
              <w:del w:id="799" w:author="David Conklin" w:date="2021-04-07T06:46:00Z"/>
              <w:rFonts w:eastAsiaTheme="minorEastAsia"/>
              <w:noProof/>
            </w:rPr>
          </w:pPr>
          <w:del w:id="8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801" w:author="David Conklin" w:date="2021-04-12T14:55:00Z">
            <w:r w:rsidR="00B86E24">
              <w:rPr>
                <w:rStyle w:val="Hyperlink"/>
                <w:b/>
                <w:bCs/>
                <w:noProof/>
              </w:rPr>
              <w:t>Error! Hyperlink reference not valid.</w:t>
            </w:r>
          </w:ins>
          <w:del w:id="802"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fldChar w:fldCharType="separate"/>
            </w:r>
          </w:del>
          <w:ins w:id="803" w:author="David Conklin" w:date="2021-04-14T15:51:00Z">
            <w:r w:rsidR="00A06517">
              <w:rPr>
                <w:b/>
                <w:bCs/>
                <w:noProof/>
                <w:webHidden/>
              </w:rPr>
              <w:t>Error! Bookmark not defined.</w:t>
            </w:r>
          </w:ins>
          <w:del w:id="804" w:author="David Conklin" w:date="2021-04-07T06:46:00Z">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3D0CB51E" w:rsidR="000E6390" w:rsidDel="002C300B" w:rsidRDefault="000E6390">
          <w:pPr>
            <w:pStyle w:val="TOC2"/>
            <w:tabs>
              <w:tab w:val="right" w:leader="dot" w:pos="9350"/>
            </w:tabs>
            <w:rPr>
              <w:del w:id="805" w:author="David Conklin" w:date="2021-04-07T06:46:00Z"/>
              <w:rFonts w:eastAsiaTheme="minorEastAsia"/>
              <w:noProof/>
            </w:rPr>
          </w:pPr>
          <w:del w:id="8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807" w:author="David Conklin" w:date="2021-04-12T14:55:00Z">
            <w:r w:rsidR="00B86E24">
              <w:rPr>
                <w:rStyle w:val="Hyperlink"/>
                <w:b/>
                <w:bCs/>
                <w:noProof/>
              </w:rPr>
              <w:t>Error! Hyperlink reference not valid.</w:t>
            </w:r>
          </w:ins>
          <w:del w:id="808"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fldChar w:fldCharType="separate"/>
            </w:r>
          </w:del>
          <w:ins w:id="809" w:author="David Conklin" w:date="2021-04-14T15:51:00Z">
            <w:r w:rsidR="00A06517">
              <w:rPr>
                <w:b/>
                <w:bCs/>
                <w:noProof/>
                <w:webHidden/>
              </w:rPr>
              <w:t>Error! Bookmark not defined.</w:t>
            </w:r>
          </w:ins>
          <w:del w:id="810" w:author="David Conklin" w:date="2021-04-07T06:46:00Z">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10894697" w:rsidR="000E6390" w:rsidDel="002C300B" w:rsidRDefault="000E6390">
          <w:pPr>
            <w:pStyle w:val="TOC2"/>
            <w:tabs>
              <w:tab w:val="right" w:leader="dot" w:pos="9350"/>
            </w:tabs>
            <w:rPr>
              <w:del w:id="811" w:author="David Conklin" w:date="2021-04-07T06:46:00Z"/>
              <w:rFonts w:eastAsiaTheme="minorEastAsia"/>
              <w:noProof/>
            </w:rPr>
          </w:pPr>
          <w:del w:id="8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813" w:author="David Conklin" w:date="2021-04-12T14:55:00Z">
            <w:r w:rsidR="00B86E24">
              <w:rPr>
                <w:rStyle w:val="Hyperlink"/>
                <w:b/>
                <w:bCs/>
                <w:noProof/>
              </w:rPr>
              <w:t>Error! Hyperlink reference not valid.</w:t>
            </w:r>
          </w:ins>
          <w:del w:id="814"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fldChar w:fldCharType="separate"/>
            </w:r>
          </w:del>
          <w:ins w:id="815" w:author="David Conklin" w:date="2021-04-14T15:51:00Z">
            <w:r w:rsidR="00A06517">
              <w:rPr>
                <w:b/>
                <w:bCs/>
                <w:noProof/>
                <w:webHidden/>
              </w:rPr>
              <w:t>Error! Bookmark not defined.</w:t>
            </w:r>
          </w:ins>
          <w:del w:id="816" w:author="David Conklin" w:date="2021-04-07T06:46:00Z">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17AFE634" w:rsidR="000E6390" w:rsidDel="002C300B" w:rsidRDefault="000E6390">
          <w:pPr>
            <w:pStyle w:val="TOC2"/>
            <w:tabs>
              <w:tab w:val="right" w:leader="dot" w:pos="9350"/>
            </w:tabs>
            <w:rPr>
              <w:del w:id="817" w:author="David Conklin" w:date="2021-04-07T06:46:00Z"/>
              <w:rFonts w:eastAsiaTheme="minorEastAsia"/>
              <w:noProof/>
            </w:rPr>
          </w:pPr>
          <w:del w:id="8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819" w:author="David Conklin" w:date="2021-04-12T14:55:00Z">
            <w:r w:rsidR="00B86E24">
              <w:rPr>
                <w:rStyle w:val="Hyperlink"/>
                <w:b/>
                <w:bCs/>
                <w:noProof/>
              </w:rPr>
              <w:t>Error! Hyperlink reference not valid.</w:t>
            </w:r>
          </w:ins>
          <w:del w:id="820"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fldChar w:fldCharType="separate"/>
            </w:r>
          </w:del>
          <w:ins w:id="821" w:author="David Conklin" w:date="2021-04-14T15:51:00Z">
            <w:r w:rsidR="00A06517">
              <w:rPr>
                <w:b/>
                <w:bCs/>
                <w:noProof/>
                <w:webHidden/>
              </w:rPr>
              <w:t>Error! Bookmark not defined.</w:t>
            </w:r>
          </w:ins>
          <w:del w:id="822" w:author="David Conklin" w:date="2021-04-07T06:46:00Z">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4298DD0A" w:rsidR="000E6390" w:rsidDel="002C300B" w:rsidRDefault="000E6390">
          <w:pPr>
            <w:pStyle w:val="TOC2"/>
            <w:tabs>
              <w:tab w:val="right" w:leader="dot" w:pos="9350"/>
            </w:tabs>
            <w:rPr>
              <w:del w:id="823" w:author="David Conklin" w:date="2021-04-07T06:46:00Z"/>
              <w:rFonts w:eastAsiaTheme="minorEastAsia"/>
              <w:noProof/>
            </w:rPr>
          </w:pPr>
          <w:del w:id="8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825" w:author="David Conklin" w:date="2021-04-12T14:55:00Z">
            <w:r w:rsidR="00B86E24">
              <w:rPr>
                <w:rStyle w:val="Hyperlink"/>
                <w:b/>
                <w:bCs/>
                <w:noProof/>
              </w:rPr>
              <w:t>Error! Hyperlink reference not valid.</w:t>
            </w:r>
          </w:ins>
          <w:del w:id="826"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fldChar w:fldCharType="separate"/>
            </w:r>
          </w:del>
          <w:ins w:id="827" w:author="David Conklin" w:date="2021-04-14T15:51:00Z">
            <w:r w:rsidR="00A06517">
              <w:rPr>
                <w:b/>
                <w:bCs/>
                <w:noProof/>
                <w:webHidden/>
              </w:rPr>
              <w:t>Error! Bookmark not defined.</w:t>
            </w:r>
          </w:ins>
          <w:del w:id="828" w:author="David Conklin" w:date="2021-04-07T06:46:00Z">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35115BC7" w:rsidR="000E6390" w:rsidDel="002C300B" w:rsidRDefault="000E6390">
          <w:pPr>
            <w:pStyle w:val="TOC2"/>
            <w:tabs>
              <w:tab w:val="right" w:leader="dot" w:pos="9350"/>
            </w:tabs>
            <w:rPr>
              <w:del w:id="829" w:author="David Conklin" w:date="2021-04-07T06:46:00Z"/>
              <w:rFonts w:eastAsiaTheme="minorEastAsia"/>
              <w:noProof/>
            </w:rPr>
          </w:pPr>
          <w:del w:id="8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831" w:author="David Conklin" w:date="2021-04-12T14:55:00Z">
            <w:r w:rsidR="00B86E24">
              <w:rPr>
                <w:rStyle w:val="Hyperlink"/>
                <w:b/>
                <w:bCs/>
                <w:noProof/>
              </w:rPr>
              <w:t>Error! Hyperlink reference not valid.</w:t>
            </w:r>
          </w:ins>
          <w:del w:id="832"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fldChar w:fldCharType="separate"/>
            </w:r>
          </w:del>
          <w:ins w:id="833" w:author="David Conklin" w:date="2021-04-14T15:51:00Z">
            <w:r w:rsidR="00A06517">
              <w:rPr>
                <w:b/>
                <w:bCs/>
                <w:noProof/>
                <w:webHidden/>
              </w:rPr>
              <w:t>Error! Bookmark not defined.</w:t>
            </w:r>
          </w:ins>
          <w:del w:id="834" w:author="David Conklin" w:date="2021-04-07T06:46:00Z">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68B8F2FD" w:rsidR="000E6390" w:rsidDel="002C300B" w:rsidRDefault="000E6390">
          <w:pPr>
            <w:pStyle w:val="TOC2"/>
            <w:tabs>
              <w:tab w:val="right" w:leader="dot" w:pos="9350"/>
            </w:tabs>
            <w:rPr>
              <w:del w:id="835" w:author="David Conklin" w:date="2021-04-07T06:46:00Z"/>
              <w:rFonts w:eastAsiaTheme="minorEastAsia"/>
              <w:noProof/>
            </w:rPr>
          </w:pPr>
          <w:del w:id="8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837" w:author="David Conklin" w:date="2021-04-12T14:55:00Z">
            <w:r w:rsidR="00B86E24">
              <w:rPr>
                <w:rStyle w:val="Hyperlink"/>
                <w:b/>
                <w:bCs/>
                <w:noProof/>
              </w:rPr>
              <w:t>Error! Hyperlink reference not valid.</w:t>
            </w:r>
          </w:ins>
          <w:del w:id="838"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fldChar w:fldCharType="separate"/>
            </w:r>
          </w:del>
          <w:ins w:id="839" w:author="David Conklin" w:date="2021-04-14T15:51:00Z">
            <w:r w:rsidR="00A06517">
              <w:rPr>
                <w:b/>
                <w:bCs/>
                <w:noProof/>
                <w:webHidden/>
              </w:rPr>
              <w:t>Error! Bookmark not defined.</w:t>
            </w:r>
          </w:ins>
          <w:del w:id="840" w:author="David Conklin" w:date="2021-04-07T06:46:00Z">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32EA0B35" w:rsidR="000E6390" w:rsidDel="002C300B" w:rsidRDefault="000E6390">
          <w:pPr>
            <w:pStyle w:val="TOC1"/>
            <w:tabs>
              <w:tab w:val="right" w:leader="dot" w:pos="9350"/>
            </w:tabs>
            <w:rPr>
              <w:del w:id="841" w:author="David Conklin" w:date="2021-04-07T06:46:00Z"/>
              <w:rFonts w:eastAsiaTheme="minorEastAsia"/>
              <w:noProof/>
            </w:rPr>
          </w:pPr>
          <w:del w:id="8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843" w:author="David Conklin" w:date="2021-04-12T14:55:00Z">
            <w:r w:rsidR="00B86E24">
              <w:rPr>
                <w:rStyle w:val="Hyperlink"/>
                <w:b/>
                <w:bCs/>
                <w:noProof/>
              </w:rPr>
              <w:t>Error! Hyperlink reference not valid.</w:t>
            </w:r>
          </w:ins>
          <w:del w:id="844"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fldChar w:fldCharType="separate"/>
            </w:r>
          </w:del>
          <w:ins w:id="845" w:author="David Conklin" w:date="2021-04-14T15:51:00Z">
            <w:r w:rsidR="00A06517">
              <w:rPr>
                <w:b/>
                <w:bCs/>
                <w:noProof/>
                <w:webHidden/>
              </w:rPr>
              <w:t>Error! Bookmark not defined.</w:t>
            </w:r>
          </w:ins>
          <w:del w:id="846" w:author="David Conklin" w:date="2021-04-07T06:46:00Z">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39DBD5C7" w:rsidR="000E6390" w:rsidDel="002C300B" w:rsidRDefault="000E6390">
          <w:pPr>
            <w:pStyle w:val="TOC1"/>
            <w:tabs>
              <w:tab w:val="right" w:leader="dot" w:pos="9350"/>
            </w:tabs>
            <w:rPr>
              <w:del w:id="847" w:author="David Conklin" w:date="2021-04-07T06:46:00Z"/>
              <w:rFonts w:eastAsiaTheme="minorEastAsia"/>
              <w:noProof/>
            </w:rPr>
          </w:pPr>
          <w:del w:id="8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849" w:author="David Conklin" w:date="2021-04-12T14:55:00Z">
            <w:r w:rsidR="00B86E24">
              <w:rPr>
                <w:rStyle w:val="Hyperlink"/>
                <w:b/>
                <w:bCs/>
                <w:noProof/>
              </w:rPr>
              <w:t>Error! Hyperlink reference not valid.</w:t>
            </w:r>
          </w:ins>
          <w:del w:id="850"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fldChar w:fldCharType="separate"/>
            </w:r>
          </w:del>
          <w:ins w:id="851" w:author="David Conklin" w:date="2021-04-14T15:51:00Z">
            <w:r w:rsidR="00A06517">
              <w:rPr>
                <w:b/>
                <w:bCs/>
                <w:noProof/>
                <w:webHidden/>
              </w:rPr>
              <w:t>Error! Bookmark not defined.</w:t>
            </w:r>
          </w:ins>
          <w:del w:id="852" w:author="David Conklin" w:date="2021-04-07T06:46:00Z">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6D1813BA" w:rsidR="000E6390" w:rsidDel="002C300B" w:rsidRDefault="000E6390">
          <w:pPr>
            <w:pStyle w:val="TOC1"/>
            <w:tabs>
              <w:tab w:val="right" w:leader="dot" w:pos="9350"/>
            </w:tabs>
            <w:rPr>
              <w:del w:id="853" w:author="David Conklin" w:date="2021-04-07T06:46:00Z"/>
              <w:rFonts w:eastAsiaTheme="minorEastAsia"/>
              <w:noProof/>
            </w:rPr>
          </w:pPr>
          <w:del w:id="8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855" w:author="David Conklin" w:date="2021-04-12T14:55:00Z">
            <w:r w:rsidR="00B86E24">
              <w:rPr>
                <w:rStyle w:val="Hyperlink"/>
                <w:b/>
                <w:bCs/>
                <w:noProof/>
              </w:rPr>
              <w:t>Error! Hyperlink reference not valid.</w:t>
            </w:r>
          </w:ins>
          <w:del w:id="856"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fldChar w:fldCharType="separate"/>
            </w:r>
          </w:del>
          <w:ins w:id="857" w:author="David Conklin" w:date="2021-04-14T15:51:00Z">
            <w:r w:rsidR="00A06517">
              <w:rPr>
                <w:b/>
                <w:bCs/>
                <w:noProof/>
                <w:webHidden/>
              </w:rPr>
              <w:t>Error! Bookmark not defined.</w:t>
            </w:r>
          </w:ins>
          <w:del w:id="858" w:author="David Conklin" w:date="2021-04-07T06:46:00Z">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4E147904" w:rsidR="000E6390" w:rsidDel="002C300B" w:rsidRDefault="000E6390">
          <w:pPr>
            <w:pStyle w:val="TOC1"/>
            <w:tabs>
              <w:tab w:val="right" w:leader="dot" w:pos="9350"/>
            </w:tabs>
            <w:rPr>
              <w:del w:id="859" w:author="David Conklin" w:date="2021-04-07T06:46:00Z"/>
              <w:rFonts w:eastAsiaTheme="minorEastAsia"/>
              <w:noProof/>
            </w:rPr>
          </w:pPr>
          <w:del w:id="8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861" w:author="David Conklin" w:date="2021-04-12T14:55:00Z">
            <w:r w:rsidR="00B86E24">
              <w:rPr>
                <w:rStyle w:val="Hyperlink"/>
                <w:b/>
                <w:bCs/>
                <w:noProof/>
              </w:rPr>
              <w:t>Error! Hyperlink reference not valid.</w:t>
            </w:r>
          </w:ins>
          <w:del w:id="862"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fldChar w:fldCharType="separate"/>
            </w:r>
          </w:del>
          <w:ins w:id="863" w:author="David Conklin" w:date="2021-04-14T15:51:00Z">
            <w:r w:rsidR="00A06517">
              <w:rPr>
                <w:b/>
                <w:bCs/>
                <w:noProof/>
                <w:webHidden/>
              </w:rPr>
              <w:t>Error! Bookmark not defined.</w:t>
            </w:r>
          </w:ins>
          <w:del w:id="864" w:author="David Conklin" w:date="2021-04-07T06:46:00Z">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0FF3B9CD" w:rsidR="000E6390" w:rsidDel="002C300B" w:rsidRDefault="000E6390">
          <w:pPr>
            <w:pStyle w:val="TOC1"/>
            <w:tabs>
              <w:tab w:val="right" w:leader="dot" w:pos="9350"/>
            </w:tabs>
            <w:rPr>
              <w:del w:id="865" w:author="David Conklin" w:date="2021-04-07T06:46:00Z"/>
              <w:rFonts w:eastAsiaTheme="minorEastAsia"/>
              <w:noProof/>
            </w:rPr>
          </w:pPr>
          <w:del w:id="8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867" w:author="David Conklin" w:date="2021-04-12T14:55:00Z">
            <w:r w:rsidR="00B86E24">
              <w:rPr>
                <w:rStyle w:val="Hyperlink"/>
                <w:b/>
                <w:bCs/>
                <w:noProof/>
              </w:rPr>
              <w:t>Error! Hyperlink reference not valid.</w:t>
            </w:r>
          </w:ins>
          <w:del w:id="868"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fldChar w:fldCharType="separate"/>
            </w:r>
          </w:del>
          <w:ins w:id="869" w:author="David Conklin" w:date="2021-04-14T15:51:00Z">
            <w:r w:rsidR="00A06517">
              <w:rPr>
                <w:b/>
                <w:bCs/>
                <w:noProof/>
                <w:webHidden/>
              </w:rPr>
              <w:t>Error! Bookmark not defined.</w:t>
            </w:r>
          </w:ins>
          <w:del w:id="870" w:author="David Conklin" w:date="2021-04-07T06:46:00Z">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008B10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871" w:author="David Conklin" w:date="2021-04-14T15:51:00Z">
        <w:r w:rsidR="00A06517">
          <w:rPr>
            <w:noProof/>
            <w:webHidden/>
          </w:rPr>
          <w:t>11</w:t>
        </w:r>
      </w:ins>
      <w:del w:id="872" w:author="David Conklin" w:date="2021-04-12T14:56:00Z">
        <w:r w:rsidR="00151332" w:rsidDel="00B86E24">
          <w:rPr>
            <w:noProof/>
            <w:webHidden/>
          </w:rPr>
          <w:delText>10</w:delText>
        </w:r>
      </w:del>
      <w:r w:rsidR="006A13B7">
        <w:rPr>
          <w:noProof/>
          <w:webHidden/>
        </w:rPr>
        <w:fldChar w:fldCharType="end"/>
      </w:r>
      <w:r w:rsidR="006C0136">
        <w:rPr>
          <w:noProof/>
        </w:rPr>
        <w:fldChar w:fldCharType="end"/>
      </w:r>
    </w:p>
    <w:p w14:paraId="4268C92E" w14:textId="7175C48D"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873" w:author="David Conklin" w:date="2021-04-14T15:51:00Z">
        <w:r w:rsidR="00A06517">
          <w:rPr>
            <w:noProof/>
            <w:webHidden/>
          </w:rPr>
          <w:t>12</w:t>
        </w:r>
      </w:ins>
      <w:del w:id="874" w:author="David Conklin" w:date="2021-04-12T14:56:00Z">
        <w:r w:rsidR="00151332" w:rsidDel="00B86E24">
          <w:rPr>
            <w:noProof/>
            <w:webHidden/>
          </w:rPr>
          <w:delText>11</w:delText>
        </w:r>
      </w:del>
      <w:r w:rsidR="006A13B7">
        <w:rPr>
          <w:noProof/>
          <w:webHidden/>
        </w:rPr>
        <w:fldChar w:fldCharType="end"/>
      </w:r>
      <w:r>
        <w:rPr>
          <w:noProof/>
        </w:rPr>
        <w:fldChar w:fldCharType="end"/>
      </w:r>
    </w:p>
    <w:p w14:paraId="48FAB7CA" w14:textId="4A380C7C"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875" w:author="David Conklin" w:date="2021-04-14T15:51:00Z">
        <w:r w:rsidR="00A06517">
          <w:rPr>
            <w:noProof/>
            <w:webHidden/>
          </w:rPr>
          <w:t>13</w:t>
        </w:r>
      </w:ins>
      <w:del w:id="876" w:author="David Conklin" w:date="2021-04-12T14:56:00Z">
        <w:r w:rsidR="00151332" w:rsidDel="00B86E24">
          <w:rPr>
            <w:noProof/>
            <w:webHidden/>
          </w:rPr>
          <w:delText>12</w:delText>
        </w:r>
      </w:del>
      <w:r w:rsidR="006A13B7">
        <w:rPr>
          <w:noProof/>
          <w:webHidden/>
        </w:rPr>
        <w:fldChar w:fldCharType="end"/>
      </w:r>
      <w:r>
        <w:rPr>
          <w:noProof/>
        </w:rPr>
        <w:fldChar w:fldCharType="end"/>
      </w:r>
    </w:p>
    <w:p w14:paraId="556989A9" w14:textId="38897222"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877" w:author="David Conklin" w:date="2021-04-14T15:51:00Z">
        <w:r w:rsidR="00A06517">
          <w:rPr>
            <w:noProof/>
            <w:webHidden/>
          </w:rPr>
          <w:t>14</w:t>
        </w:r>
      </w:ins>
      <w:del w:id="878" w:author="David Conklin" w:date="2021-04-12T14:56:00Z">
        <w:r w:rsidR="00151332" w:rsidDel="00B86E24">
          <w:rPr>
            <w:noProof/>
            <w:webHidden/>
          </w:rPr>
          <w:delText>13</w:delText>
        </w:r>
      </w:del>
      <w:r w:rsidR="006A13B7">
        <w:rPr>
          <w:noProof/>
          <w:webHidden/>
        </w:rPr>
        <w:fldChar w:fldCharType="end"/>
      </w:r>
      <w:r>
        <w:rPr>
          <w:noProof/>
        </w:rPr>
        <w:fldChar w:fldCharType="end"/>
      </w:r>
    </w:p>
    <w:p w14:paraId="4CD30AF6" w14:textId="032F9148"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879" w:author="David Conklin" w:date="2021-04-14T15:51:00Z">
        <w:r w:rsidR="00A06517">
          <w:rPr>
            <w:noProof/>
            <w:webHidden/>
          </w:rPr>
          <w:t>15</w:t>
        </w:r>
      </w:ins>
      <w:del w:id="880" w:author="David Conklin" w:date="2021-04-12T14:56:00Z">
        <w:r w:rsidR="00151332" w:rsidDel="00B86E24">
          <w:rPr>
            <w:noProof/>
            <w:webHidden/>
          </w:rPr>
          <w:delText>14</w:delText>
        </w:r>
      </w:del>
      <w:r w:rsidR="006A13B7">
        <w:rPr>
          <w:noProof/>
          <w:webHidden/>
        </w:rPr>
        <w:fldChar w:fldCharType="end"/>
      </w:r>
      <w:r>
        <w:rPr>
          <w:noProof/>
        </w:rPr>
        <w:fldChar w:fldCharType="end"/>
      </w:r>
    </w:p>
    <w:p w14:paraId="57584ECA" w14:textId="3D1CF4F7"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881" w:author="David Conklin" w:date="2021-04-14T15:51:00Z">
        <w:r w:rsidR="00A06517">
          <w:rPr>
            <w:noProof/>
            <w:webHidden/>
          </w:rPr>
          <w:t>39</w:t>
        </w:r>
      </w:ins>
      <w:del w:id="882" w:author="David Conklin" w:date="2021-04-12T14:56:00Z">
        <w:r w:rsidR="00151332" w:rsidDel="00B86E24">
          <w:rPr>
            <w:noProof/>
            <w:webHidden/>
          </w:rPr>
          <w:delText>38</w:delText>
        </w:r>
      </w:del>
      <w:r w:rsidR="006A13B7">
        <w:rPr>
          <w:noProof/>
          <w:webHidden/>
        </w:rPr>
        <w:fldChar w:fldCharType="end"/>
      </w:r>
      <w:r>
        <w:rPr>
          <w:noProof/>
        </w:rPr>
        <w:fldChar w:fldCharType="end"/>
      </w:r>
    </w:p>
    <w:p w14:paraId="71D389E6" w14:textId="4ABF91C8"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883" w:author="David Conklin" w:date="2021-04-14T15:51:00Z">
        <w:r w:rsidR="00A06517">
          <w:rPr>
            <w:noProof/>
            <w:webHidden/>
          </w:rPr>
          <w:t>41</w:t>
        </w:r>
      </w:ins>
      <w:del w:id="884" w:author="David Conklin" w:date="2021-04-12T14:56:00Z">
        <w:r w:rsidR="00151332" w:rsidDel="00B86E24">
          <w:rPr>
            <w:noProof/>
            <w:webHidden/>
          </w:rPr>
          <w:delText>40</w:delText>
        </w:r>
      </w:del>
      <w:r w:rsidR="006A13B7">
        <w:rPr>
          <w:noProof/>
          <w:webHidden/>
        </w:rPr>
        <w:fldChar w:fldCharType="end"/>
      </w:r>
      <w:r>
        <w:rPr>
          <w:noProof/>
        </w:rPr>
        <w:fldChar w:fldCharType="end"/>
      </w:r>
    </w:p>
    <w:p w14:paraId="5B5E39AF" w14:textId="20A0D036"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885" w:author="David Conklin" w:date="2021-04-14T15:51:00Z">
        <w:r w:rsidR="00A06517">
          <w:rPr>
            <w:noProof/>
            <w:webHidden/>
          </w:rPr>
          <w:t>42</w:t>
        </w:r>
      </w:ins>
      <w:del w:id="886" w:author="David Conklin" w:date="2021-04-12T14:56:00Z">
        <w:r w:rsidR="00151332" w:rsidDel="00B86E24">
          <w:rPr>
            <w:noProof/>
            <w:webHidden/>
          </w:rPr>
          <w:delText>41</w:delText>
        </w:r>
      </w:del>
      <w:r w:rsidR="006A13B7">
        <w:rPr>
          <w:noProof/>
          <w:webHidden/>
        </w:rPr>
        <w:fldChar w:fldCharType="end"/>
      </w:r>
      <w:r>
        <w:rPr>
          <w:noProof/>
        </w:rPr>
        <w:fldChar w:fldCharType="end"/>
      </w:r>
    </w:p>
    <w:p w14:paraId="48D7D59A" w14:textId="1028F2AB"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887" w:author="David Conklin" w:date="2021-04-14T15:51:00Z">
        <w:r w:rsidR="00A06517">
          <w:rPr>
            <w:noProof/>
            <w:webHidden/>
          </w:rPr>
          <w:t>63</w:t>
        </w:r>
      </w:ins>
      <w:del w:id="888" w:author="David Conklin" w:date="2021-04-12T14:56:00Z">
        <w:r w:rsidR="00151332" w:rsidDel="00B86E24">
          <w:rPr>
            <w:noProof/>
            <w:webHidden/>
          </w:rPr>
          <w:delText>62</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889" w:name="_Toc69131761"/>
      <w:r>
        <w:t>What is a digital handbook?</w:t>
      </w:r>
      <w:bookmarkEnd w:id="88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890" w:name="_Toc69131762"/>
      <w:r>
        <w:t>CW3M c</w:t>
      </w:r>
      <w:r w:rsidR="00C70B81">
        <w:t>oncept</w:t>
      </w:r>
      <w:bookmarkEnd w:id="890"/>
      <w:r>
        <w:t xml:space="preserve"> </w:t>
      </w:r>
    </w:p>
    <w:p w14:paraId="7E41CEB8" w14:textId="77777777" w:rsidR="000D6396" w:rsidRDefault="000D6396" w:rsidP="00A43D30"/>
    <w:p w14:paraId="3DA45CFC" w14:textId="77777777" w:rsidR="000D6396" w:rsidRDefault="00C46F0A" w:rsidP="00C46F0A">
      <w:pPr>
        <w:pStyle w:val="Heading2"/>
      </w:pPr>
      <w:bookmarkStart w:id="891" w:name="_Toc69131763"/>
      <w:r>
        <w:t>A different kind of community model</w:t>
      </w:r>
      <w:bookmarkEnd w:id="89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92" w:name="_Toc69131764"/>
      <w:r>
        <w:t>What CW3M is for</w:t>
      </w:r>
      <w:bookmarkEnd w:id="89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lastRenderedPageBreak/>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93" w:name="_Toc69131765"/>
      <w:r>
        <w:t>Management and maintenance</w:t>
      </w:r>
      <w:bookmarkEnd w:id="89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94" w:name="_Toc69131766"/>
      <w:r>
        <w:t xml:space="preserve">CW3M – A </w:t>
      </w:r>
      <w:r w:rsidR="007E0920">
        <w:t>“</w:t>
      </w:r>
      <w:r>
        <w:t>first principles</w:t>
      </w:r>
      <w:r w:rsidR="007E0920">
        <w:t>”</w:t>
      </w:r>
      <w:r>
        <w:t xml:space="preserve"> model with tuning knobs</w:t>
      </w:r>
      <w:bookmarkEnd w:id="89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lastRenderedPageBreak/>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95" w:name="_Toc69131767"/>
      <w:r>
        <w:t>The tuning knobs</w:t>
      </w:r>
      <w:bookmarkEnd w:id="895"/>
    </w:p>
    <w:p w14:paraId="357A9712" w14:textId="3B026DD3" w:rsidR="00CF4F65" w:rsidRDefault="00CF4F65" w:rsidP="00CF4F65"/>
    <w:p w14:paraId="386F14D4" w14:textId="7E6DF33D" w:rsidR="00227342" w:rsidRDefault="00CF4F65" w:rsidP="00872B5B">
      <w:pPr>
        <w:pStyle w:val="Heading2"/>
      </w:pPr>
      <w:bookmarkStart w:id="896" w:name="_Toc69131768"/>
      <w:r>
        <w:t xml:space="preserve">ET_MULT </w:t>
      </w:r>
      <w:r w:rsidR="00227342">
        <w:t>– forest evapotranspiration</w:t>
      </w:r>
      <w:bookmarkEnd w:id="89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97" w:name="_Toc69131769"/>
      <w:r>
        <w:t>SOLAR_RADIATION_MULTIPLIER – reservoir insolation</w:t>
      </w:r>
      <w:bookmarkEnd w:id="89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98" w:name="_Toc69131770"/>
      <w:r>
        <w:t>FLOW_CMS – Discharge from High Cascade springs</w:t>
      </w:r>
      <w:bookmarkEnd w:id="89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99" w:name="_Toc69131771"/>
      <w:r>
        <w:t>The Envision framework and the GIS Layers</w:t>
      </w:r>
      <w:bookmarkEnd w:id="89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900" w:name="_Toc69131772"/>
      <w:r>
        <w:t>The Reach Layer</w:t>
      </w:r>
      <w:bookmarkEnd w:id="90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901"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902" w:author="David Conklin" w:date="2021-04-07T06:29:00Z"/>
        </w:rPr>
      </w:pPr>
    </w:p>
    <w:p w14:paraId="39904C61" w14:textId="49626078" w:rsidR="00484223" w:rsidRDefault="00484223" w:rsidP="00484223">
      <w:pPr>
        <w:pStyle w:val="Heading2"/>
        <w:rPr>
          <w:ins w:id="903" w:author="David Conklin" w:date="2021-04-07T06:30:00Z"/>
        </w:rPr>
      </w:pPr>
      <w:bookmarkStart w:id="904" w:name="_Toc69131773"/>
      <w:ins w:id="905" w:author="David Conklin" w:date="2021-04-07T06:29:00Z">
        <w:r>
          <w:t>Time ste</w:t>
        </w:r>
      </w:ins>
      <w:ins w:id="906" w:author="David Conklin" w:date="2021-04-07T06:30:00Z">
        <w:r>
          <w:t>ps, autonomous processes, and global methods</w:t>
        </w:r>
        <w:bookmarkEnd w:id="904"/>
      </w:ins>
    </w:p>
    <w:p w14:paraId="5E1BABB1" w14:textId="2045EA84" w:rsidR="00484223" w:rsidRPr="001D27E9" w:rsidRDefault="00484223">
      <w:pPr>
        <w:rPr>
          <w:ins w:id="907" w:author="David Conklin" w:date="2021-04-07T06:30:00Z"/>
        </w:rPr>
        <w:pPrChange w:id="908" w:author="David Conklin" w:date="2021-04-07T06:30:00Z">
          <w:pPr>
            <w:pStyle w:val="Heading2"/>
          </w:pPr>
        </w:pPrChange>
      </w:pPr>
      <w:ins w:id="909" w:author="David Conklin" w:date="2021-04-07T06:30:00Z">
        <w:r>
          <w:t>Envision wa</w:t>
        </w:r>
      </w:ins>
      <w:ins w:id="910" w:author="David Conklin" w:date="2021-04-07T06:31:00Z">
        <w:r>
          <w:t xml:space="preserve">s originally designed to run at a yearly timestep.  </w:t>
        </w:r>
      </w:ins>
      <w:ins w:id="911" w:author="David Conklin" w:date="2021-04-07T06:33:00Z">
        <w:r w:rsidR="002F4860">
          <w:t xml:space="preserve">Autonomous processes </w:t>
        </w:r>
      </w:ins>
      <w:ins w:id="912" w:author="David Conklin" w:date="2021-04-07T06:35:00Z">
        <w:r w:rsidR="002F4860">
          <w:t xml:space="preserve">(APs) </w:t>
        </w:r>
      </w:ins>
      <w:ins w:id="913" w:author="David Conklin" w:date="2021-04-07T06:33:00Z">
        <w:r w:rsidR="002F4860">
          <w:t xml:space="preserve">are executed </w:t>
        </w:r>
      </w:ins>
      <w:ins w:id="914" w:author="David Conklin" w:date="2021-04-07T06:40:00Z">
        <w:r w:rsidR="002F4860">
          <w:t>at the</w:t>
        </w:r>
      </w:ins>
      <w:ins w:id="915" w:author="David Conklin" w:date="2021-04-07T06:33:00Z">
        <w:r w:rsidR="002F4860">
          <w:t xml:space="preserve"> yearly timestep</w:t>
        </w:r>
      </w:ins>
      <w:ins w:id="916" w:author="David Conklin" w:date="2021-04-07T06:34:00Z">
        <w:r w:rsidR="002F4860">
          <w:t>; the order in which the APs execute is important, and is specified in the ENVX file.</w:t>
        </w:r>
      </w:ins>
    </w:p>
    <w:p w14:paraId="6858596C" w14:textId="0B1A8381" w:rsidR="00484223" w:rsidRDefault="00484223" w:rsidP="00484223">
      <w:pPr>
        <w:rPr>
          <w:ins w:id="917" w:author="David Conklin" w:date="2021-04-07T06:35:00Z"/>
        </w:rPr>
      </w:pPr>
    </w:p>
    <w:p w14:paraId="1333AE67" w14:textId="17CC5C60" w:rsidR="002F4860" w:rsidRDefault="002F4860" w:rsidP="00484223">
      <w:pPr>
        <w:rPr>
          <w:ins w:id="918" w:author="David Conklin" w:date="2021-04-07T06:41:00Z"/>
        </w:rPr>
      </w:pPr>
      <w:ins w:id="919" w:author="David Conklin" w:date="2021-04-07T06:35:00Z">
        <w:r>
          <w:t>The Flow model is an autonomous process and executes once</w:t>
        </w:r>
      </w:ins>
      <w:ins w:id="920" w:author="David Conklin" w:date="2021-04-07T06:36:00Z">
        <w:r>
          <w:t xml:space="preserve"> per yearly timestep.  Within the Flow model there is a daily timestep</w:t>
        </w:r>
      </w:ins>
      <w:ins w:id="921" w:author="David Conklin" w:date="2021-04-07T06:37:00Z">
        <w:r>
          <w:t xml:space="preserve">.  The Flow XML file </w:t>
        </w:r>
      </w:ins>
      <w:ins w:id="922" w:author="David Conklin" w:date="2021-04-07T06:38:00Z">
        <w:r>
          <w:t>determines</w:t>
        </w:r>
      </w:ins>
      <w:ins w:id="923" w:author="David Conklin" w:date="2021-04-07T06:37:00Z">
        <w:r>
          <w:t xml:space="preserve"> what happens in the daily timestep, among</w:t>
        </w:r>
      </w:ins>
      <w:ins w:id="924" w:author="David Conklin" w:date="2021-04-07T06:38:00Z">
        <w:r>
          <w:t xml:space="preserve"> other things, by specifying “global methods” w</w:t>
        </w:r>
      </w:ins>
      <w:ins w:id="925" w:author="David Conklin" w:date="2021-04-07T06:39:00Z">
        <w:r>
          <w:t xml:space="preserve">hich execute </w:t>
        </w:r>
      </w:ins>
      <w:ins w:id="926" w:author="David Conklin" w:date="2021-04-07T06:40:00Z">
        <w:r>
          <w:t>at the daily timestep.</w:t>
        </w:r>
      </w:ins>
    </w:p>
    <w:p w14:paraId="16009742" w14:textId="2FB78449" w:rsidR="002F4860" w:rsidRDefault="002F4860" w:rsidP="00484223">
      <w:pPr>
        <w:rPr>
          <w:ins w:id="927" w:author="David Conklin" w:date="2021-04-07T06:41:00Z"/>
        </w:rPr>
      </w:pPr>
    </w:p>
    <w:p w14:paraId="3D59A40B" w14:textId="422977AF" w:rsidR="00DF3307" w:rsidRDefault="002F4860" w:rsidP="00484223">
      <w:pPr>
        <w:rPr>
          <w:ins w:id="928" w:author="David Conklin" w:date="2021-04-07T06:57:00Z"/>
        </w:rPr>
      </w:pPr>
      <w:ins w:id="929" w:author="David Conklin" w:date="2021-04-07T06:41:00Z">
        <w:r>
          <w:t xml:space="preserve">It is helpful to </w:t>
        </w:r>
      </w:ins>
      <w:ins w:id="930" w:author="David Conklin" w:date="2021-04-07T06:42:00Z">
        <w:r w:rsidR="002C300B">
          <w:t>remember</w:t>
        </w:r>
      </w:ins>
      <w:ins w:id="931" w:author="David Conklin" w:date="2021-04-07T06:41:00Z">
        <w:r>
          <w:t xml:space="preserve"> the </w:t>
        </w:r>
      </w:ins>
      <w:ins w:id="932" w:author="David Conklin" w:date="2021-04-07T06:42:00Z">
        <w:r w:rsidR="002C300B">
          <w:t xml:space="preserve">APs as yearly processes and the </w:t>
        </w:r>
      </w:ins>
      <w:ins w:id="933" w:author="David Conklin" w:date="2021-04-07T06:43:00Z">
        <w:r w:rsidR="002C300B">
          <w:t>global methods as daily processes.</w:t>
        </w:r>
      </w:ins>
      <w:ins w:id="934" w:author="David Conklin" w:date="2021-04-07T06:48:00Z">
        <w:r w:rsidR="002C300B">
          <w:t xml:space="preserve">  </w:t>
        </w:r>
      </w:ins>
      <w:ins w:id="935" w:author="David Conklin" w:date="2021-04-07T07:07:00Z">
        <w:r w:rsidR="002A728C">
          <w:t>T</w:t>
        </w:r>
      </w:ins>
      <w:ins w:id="936" w:author="David Conklin" w:date="2021-04-07T06:55:00Z">
        <w:r w:rsidR="00DF3307">
          <w:t>he yearly and daily proce</w:t>
        </w:r>
      </w:ins>
      <w:ins w:id="937" w:author="David Conklin" w:date="2021-04-07T06:56:00Z">
        <w:r w:rsidR="00DF3307">
          <w:t>sses used in CW3M version 333 (April</w:t>
        </w:r>
      </w:ins>
      <w:ins w:id="938" w:author="David Conklin" w:date="2021-04-07T06:57:00Z">
        <w:r w:rsidR="00DF3307">
          <w:t xml:space="preserve"> 2021) in the McKenzie Wetlands project</w:t>
        </w:r>
      </w:ins>
      <w:ins w:id="939" w:author="David Conklin" w:date="2021-04-07T07:08:00Z">
        <w:r w:rsidR="002A728C">
          <w:t xml:space="preserve"> are listed below. </w:t>
        </w:r>
      </w:ins>
      <w:ins w:id="940" w:author="David Conklin" w:date="2021-04-07T07:05:00Z">
        <w:r w:rsidR="002A728C">
          <w:t xml:space="preserve"> The processes are grouped in the executable code e</w:t>
        </w:r>
      </w:ins>
      <w:ins w:id="941" w:author="David Conklin" w:date="2021-04-07T07:06:00Z">
        <w:r w:rsidR="002A728C">
          <w:t>lements which implement them.</w:t>
        </w:r>
      </w:ins>
    </w:p>
    <w:p w14:paraId="4C84589F" w14:textId="77777777" w:rsidR="00DF3307" w:rsidRDefault="00DF3307" w:rsidP="00484223">
      <w:pPr>
        <w:rPr>
          <w:ins w:id="942" w:author="David Conklin" w:date="2021-04-07T06:57:00Z"/>
        </w:rPr>
      </w:pPr>
    </w:p>
    <w:p w14:paraId="515D998C" w14:textId="4BE14EDD" w:rsidR="00DF3307" w:rsidRPr="002A728C" w:rsidRDefault="00DF3307" w:rsidP="00484223">
      <w:pPr>
        <w:rPr>
          <w:ins w:id="943" w:author="David Conklin" w:date="2021-04-07T07:08:00Z"/>
          <w:u w:val="single"/>
          <w:rPrChange w:id="944" w:author="David Conklin" w:date="2021-04-07T07:10:00Z">
            <w:rPr>
              <w:ins w:id="945" w:author="David Conklin" w:date="2021-04-07T07:08:00Z"/>
            </w:rPr>
          </w:rPrChange>
        </w:rPr>
      </w:pPr>
      <w:ins w:id="946" w:author="David Conklin" w:date="2021-04-07T06:57:00Z">
        <w:r w:rsidRPr="002A728C">
          <w:rPr>
            <w:u w:val="single"/>
            <w:rPrChange w:id="947" w:author="David Conklin" w:date="2021-04-07T07:10:00Z">
              <w:rPr/>
            </w:rPrChange>
          </w:rPr>
          <w:t>Yearly processes</w:t>
        </w:r>
      </w:ins>
      <w:ins w:id="948" w:author="David Conklin" w:date="2021-04-07T07:00:00Z">
        <w:r w:rsidRPr="002A728C">
          <w:rPr>
            <w:u w:val="single"/>
            <w:rPrChange w:id="949" w:author="David Conklin" w:date="2021-04-07T07:10:00Z">
              <w:rPr/>
            </w:rPrChange>
          </w:rPr>
          <w:t xml:space="preserve">, as in </w:t>
        </w:r>
      </w:ins>
      <w:ins w:id="950" w:author="David Conklin" w:date="2021-04-07T07:01:00Z">
        <w:r w:rsidRPr="002A728C">
          <w:rPr>
            <w:u w:val="single"/>
            <w:rPrChange w:id="951" w:author="David Conklin" w:date="2021-04-07T07:10:00Z">
              <w:rPr/>
            </w:rPrChange>
          </w:rPr>
          <w:t>CW3M_McKenzie.envx ver. 333</w:t>
        </w:r>
      </w:ins>
    </w:p>
    <w:p w14:paraId="5C141CEC" w14:textId="567D0A95" w:rsidR="002C300B" w:rsidRDefault="002A728C">
      <w:pPr>
        <w:ind w:left="288" w:hanging="288"/>
        <w:rPr>
          <w:ins w:id="952" w:author="David Conklin" w:date="2021-04-07T06:43:00Z"/>
        </w:rPr>
        <w:pPrChange w:id="953" w:author="David Conklin" w:date="2021-04-07T07:12:00Z">
          <w:pPr/>
        </w:pPrChange>
      </w:pPr>
      <w:ins w:id="954" w:author="David Conklin" w:date="2021-04-07T07:09:00Z">
        <w:r>
          <w:t xml:space="preserve">Modeler.dll – ResetIRRIGATION, ResetFireDISTURB, </w:t>
        </w:r>
      </w:ins>
      <w:ins w:id="955" w:author="David Conklin" w:date="2021-04-07T07:10:00Z">
        <w:r>
          <w:t>ResetCCdisturb, ResetHarvestDISTURB</w:t>
        </w:r>
      </w:ins>
      <w:ins w:id="956" w:author="David Conklin" w:date="2021-04-07T07:11:00Z">
        <w:r>
          <w:t>, ResetVEGTRNTYPE, ResetCropChoice</w:t>
        </w:r>
      </w:ins>
      <w:ins w:id="957" w:author="David Conklin" w:date="2021-04-07T07:14:00Z">
        <w:r w:rsidR="006510D4">
          <w:t>, PVTdisturb</w:t>
        </w:r>
      </w:ins>
    </w:p>
    <w:p w14:paraId="2B7219A5" w14:textId="62716336" w:rsidR="002C300B" w:rsidRDefault="002A728C" w:rsidP="002A728C">
      <w:pPr>
        <w:ind w:left="288" w:hanging="288"/>
        <w:rPr>
          <w:ins w:id="958" w:author="David Conklin" w:date="2021-04-07T07:14:00Z"/>
        </w:rPr>
      </w:pPr>
      <w:ins w:id="959" w:author="David Conklin" w:date="2021-04-07T07:12:00Z">
        <w:r>
          <w:t>APs.dll – GetWeather,</w:t>
        </w:r>
      </w:ins>
      <w:ins w:id="960" w:author="David Conklin" w:date="2021-04-07T07:13:00Z">
        <w:r>
          <w:t xml:space="preserve"> PopGrowth, IrrigationDecision, CropChoice, UrbanWater</w:t>
        </w:r>
      </w:ins>
      <w:ins w:id="961" w:author="David Conklin" w:date="2021-04-07T07:16:00Z">
        <w:r w:rsidR="006510D4">
          <w:t>, FarmlandRent, LandUseTransitions,</w:t>
        </w:r>
      </w:ins>
      <w:ins w:id="962" w:author="David Conklin" w:date="2021-04-07T07:17:00Z">
        <w:r w:rsidR="006510D4">
          <w:t xml:space="preserve"> UGAexpansion, FishModel</w:t>
        </w:r>
      </w:ins>
    </w:p>
    <w:p w14:paraId="7FBF27BF" w14:textId="58EA2B33" w:rsidR="002A728C" w:rsidRDefault="006510D4" w:rsidP="002A728C">
      <w:pPr>
        <w:ind w:left="288" w:hanging="288"/>
        <w:rPr>
          <w:ins w:id="963" w:author="David Conklin" w:date="2021-04-07T07:14:00Z"/>
        </w:rPr>
      </w:pPr>
      <w:ins w:id="964" w:author="David Conklin" w:date="2021-04-07T07:14:00Z">
        <w:r>
          <w:t>Flow.</w:t>
        </w:r>
      </w:ins>
      <w:ins w:id="965" w:author="David Conklin" w:date="2021-04-07T07:15:00Z">
        <w:r>
          <w:t>dl</w:t>
        </w:r>
      </w:ins>
      <w:ins w:id="966" w:author="David Conklin" w:date="2021-04-07T07:14:00Z">
        <w:r>
          <w:t>l – Flow</w:t>
        </w:r>
      </w:ins>
    </w:p>
    <w:p w14:paraId="60ABB271" w14:textId="268F4DE7" w:rsidR="006510D4" w:rsidRDefault="006510D4" w:rsidP="002A728C">
      <w:pPr>
        <w:ind w:left="288" w:hanging="288"/>
        <w:rPr>
          <w:ins w:id="967" w:author="David Conklin" w:date="2021-04-07T07:15:00Z"/>
        </w:rPr>
      </w:pPr>
      <w:ins w:id="968" w:author="David Conklin" w:date="2021-04-07T07:14:00Z">
        <w:r>
          <w:lastRenderedPageBreak/>
          <w:t>SpatialAllocat</w:t>
        </w:r>
      </w:ins>
      <w:ins w:id="969" w:author="David Conklin" w:date="2021-04-07T07:15:00Z">
        <w:r>
          <w:t>or.dll – StandDisturbance</w:t>
        </w:r>
      </w:ins>
    </w:p>
    <w:p w14:paraId="465F2857" w14:textId="3F43283A" w:rsidR="006510D4" w:rsidRDefault="006510D4" w:rsidP="002A728C">
      <w:pPr>
        <w:ind w:left="288" w:hanging="288"/>
        <w:rPr>
          <w:ins w:id="970" w:author="David Conklin" w:date="2021-04-07T07:17:00Z"/>
        </w:rPr>
      </w:pPr>
      <w:ins w:id="971" w:author="David Conklin" w:date="2021-04-07T07:15:00Z">
        <w:r>
          <w:t>VegSTM.dll</w:t>
        </w:r>
      </w:ins>
      <w:ins w:id="972" w:author="David Conklin" w:date="2021-04-07T07:16:00Z">
        <w:r>
          <w:t xml:space="preserve"> </w:t>
        </w:r>
      </w:ins>
      <w:ins w:id="973" w:author="David Conklin" w:date="2021-04-07T07:17:00Z">
        <w:r>
          <w:t>–</w:t>
        </w:r>
      </w:ins>
      <w:ins w:id="974" w:author="David Conklin" w:date="2021-04-07T07:16:00Z">
        <w:r>
          <w:t xml:space="preserve"> VegSTMengine</w:t>
        </w:r>
      </w:ins>
    </w:p>
    <w:p w14:paraId="6C303B94" w14:textId="0EF7492C" w:rsidR="006510D4" w:rsidRDefault="006510D4" w:rsidP="002A728C">
      <w:pPr>
        <w:ind w:left="288" w:hanging="288"/>
        <w:rPr>
          <w:ins w:id="975" w:author="David Conklin" w:date="2021-04-07T07:17:00Z"/>
        </w:rPr>
      </w:pPr>
      <w:ins w:id="976" w:author="David Conklin" w:date="2021-04-07T07:17:00Z">
        <w:r>
          <w:t>Reporter.dll – YearlyReports</w:t>
        </w:r>
      </w:ins>
    </w:p>
    <w:p w14:paraId="06C879B8" w14:textId="3CAEAF70" w:rsidR="006510D4" w:rsidRPr="002E696A" w:rsidRDefault="006510D4" w:rsidP="002A728C">
      <w:pPr>
        <w:ind w:left="288" w:hanging="288"/>
        <w:rPr>
          <w:ins w:id="977" w:author="David Conklin" w:date="2021-04-07T07:19:00Z"/>
          <w:u w:val="single"/>
          <w:rPrChange w:id="978" w:author="David Conklin" w:date="2021-04-07T12:10:00Z">
            <w:rPr>
              <w:ins w:id="979" w:author="David Conklin" w:date="2021-04-07T07:19:00Z"/>
            </w:rPr>
          </w:rPrChange>
        </w:rPr>
      </w:pPr>
      <w:ins w:id="980" w:author="David Conklin" w:date="2021-04-07T07:18:00Z">
        <w:r w:rsidRPr="002E696A">
          <w:rPr>
            <w:u w:val="single"/>
            <w:rPrChange w:id="981" w:author="David Conklin" w:date="2021-04-07T12:10:00Z">
              <w:rPr/>
            </w:rPrChange>
          </w:rPr>
          <w:t xml:space="preserve">Daily processes, as in McKenzie/Flow.xml </w:t>
        </w:r>
      </w:ins>
      <w:ins w:id="982" w:author="David Conklin" w:date="2021-04-07T07:19:00Z">
        <w:r w:rsidRPr="002E696A">
          <w:rPr>
            <w:u w:val="single"/>
            <w:rPrChange w:id="983" w:author="David Conklin" w:date="2021-04-07T12:10:00Z">
              <w:rPr/>
            </w:rPrChange>
          </w:rPr>
          <w:t>ver. 333</w:t>
        </w:r>
      </w:ins>
    </w:p>
    <w:p w14:paraId="148D3741" w14:textId="110189C4" w:rsidR="006510D4" w:rsidRDefault="006510D4" w:rsidP="002A728C">
      <w:pPr>
        <w:ind w:left="288" w:hanging="288"/>
        <w:rPr>
          <w:ins w:id="984" w:author="David Conklin" w:date="2021-04-07T07:20:00Z"/>
        </w:rPr>
      </w:pPr>
      <w:ins w:id="985" w:author="David Conklin" w:date="2021-04-07T07:19:00Z">
        <w:r>
          <w:t xml:space="preserve">Flow.dll </w:t>
        </w:r>
      </w:ins>
      <w:ins w:id="986" w:author="David Conklin" w:date="2021-04-07T07:20:00Z">
        <w:r>
          <w:t xml:space="preserve">– </w:t>
        </w:r>
      </w:ins>
      <w:ins w:id="987" w:author="David Conklin" w:date="2021-04-07T07:22:00Z">
        <w:r>
          <w:t>reach routing</w:t>
        </w:r>
      </w:ins>
      <w:ins w:id="988" w:author="David Conklin" w:date="2021-04-07T07:21:00Z">
        <w:r>
          <w:t>, evap_trans</w:t>
        </w:r>
      </w:ins>
      <w:ins w:id="989" w:author="David Conklin" w:date="2021-04-07T07:23:00Z">
        <w:r>
          <w:t xml:space="preserve"> (</w:t>
        </w:r>
      </w:ins>
      <w:ins w:id="990" w:author="David Conklin" w:date="2021-04-07T07:22:00Z">
        <w:r>
          <w:t xml:space="preserve">ForestET, </w:t>
        </w:r>
      </w:ins>
      <w:ins w:id="991" w:author="David Conklin" w:date="2021-04-07T07:23:00Z">
        <w:r>
          <w:t>AgET,</w:t>
        </w:r>
      </w:ins>
      <w:ins w:id="992" w:author="David Conklin" w:date="2021-04-07T07:24:00Z">
        <w:r w:rsidR="006B1B03">
          <w:t xml:space="preserve"> </w:t>
        </w:r>
      </w:ins>
      <w:ins w:id="993" w:author="David Conklin" w:date="2021-04-07T07:25:00Z">
        <w:r w:rsidR="006B1B03">
          <w:t>W</w:t>
        </w:r>
      </w:ins>
      <w:ins w:id="994" w:author="David Conklin" w:date="2021-04-07T07:24:00Z">
        <w:r w:rsidR="006B1B03">
          <w:t>etlandET</w:t>
        </w:r>
      </w:ins>
      <w:ins w:id="995" w:author="David Conklin" w:date="2021-04-07T07:25:00Z">
        <w:r w:rsidR="006B1B03">
          <w:t>), urban_wate</w:t>
        </w:r>
      </w:ins>
      <w:ins w:id="996" w:author="David Conklin" w:date="2021-04-07T07:26:00Z">
        <w:r w:rsidR="006B1B03">
          <w:t>r_demand, allocation, Spring (</w:t>
        </w:r>
      </w:ins>
      <w:ins w:id="997" w:author="David Conklin" w:date="2021-04-07T07:27:00Z">
        <w:r w:rsidR="006B1B03">
          <w:t>8 springs)</w:t>
        </w:r>
      </w:ins>
    </w:p>
    <w:p w14:paraId="043D8B71" w14:textId="5D2DB70D" w:rsidR="006510D4" w:rsidRDefault="006510D4" w:rsidP="002A728C">
      <w:pPr>
        <w:ind w:left="288" w:hanging="288"/>
        <w:rPr>
          <w:ins w:id="998" w:author="David Conklin" w:date="2021-04-07T07:28:00Z"/>
        </w:rPr>
      </w:pPr>
      <w:ins w:id="999" w:author="David Conklin" w:date="2021-04-07T07:20:00Z">
        <w:r>
          <w:t>HBV.dll – HBV_IrrigatedSoil</w:t>
        </w:r>
      </w:ins>
    </w:p>
    <w:p w14:paraId="3DD45ABE" w14:textId="49DF27AA" w:rsidR="006B1B03" w:rsidRDefault="006B1B03" w:rsidP="002A728C">
      <w:pPr>
        <w:ind w:left="288" w:hanging="288"/>
        <w:rPr>
          <w:ins w:id="1000" w:author="David Conklin" w:date="2021-04-07T07:20:00Z"/>
        </w:rPr>
      </w:pPr>
      <w:ins w:id="1001" w:author="David Conklin" w:date="2021-04-07T07:28:00Z">
        <w:r>
          <w:t>MCfire.dll – CW3Mfire_DailyProcess</w:t>
        </w:r>
      </w:ins>
    </w:p>
    <w:p w14:paraId="3C266303" w14:textId="77777777" w:rsidR="006510D4" w:rsidRDefault="006510D4" w:rsidP="002A728C">
      <w:pPr>
        <w:ind w:left="288" w:hanging="288"/>
        <w:rPr>
          <w:ins w:id="1002" w:author="David Conklin" w:date="2021-04-07T07:14:00Z"/>
        </w:rPr>
      </w:pPr>
    </w:p>
    <w:p w14:paraId="44EDBABC" w14:textId="77777777" w:rsidR="006510D4" w:rsidRDefault="006510D4">
      <w:pPr>
        <w:ind w:left="288" w:hanging="288"/>
        <w:rPr>
          <w:ins w:id="1003" w:author="David Conklin" w:date="2021-04-07T06:43:00Z"/>
        </w:rPr>
        <w:pPrChange w:id="1004" w:author="David Conklin" w:date="2021-04-07T07:12:00Z">
          <w:pPr/>
        </w:pPrChange>
      </w:pPr>
    </w:p>
    <w:p w14:paraId="2E5ABF09" w14:textId="00F40E68" w:rsidR="002F4860" w:rsidRDefault="002C300B" w:rsidP="00706EE7">
      <w:pPr>
        <w:pStyle w:val="Heading2"/>
        <w:rPr>
          <w:ins w:id="1005" w:author="David Conklin" w:date="2021-04-08T06:46:00Z"/>
        </w:rPr>
      </w:pPr>
      <w:ins w:id="1006" w:author="David Conklin" w:date="2021-04-07T06:42:00Z">
        <w:r>
          <w:t xml:space="preserve"> </w:t>
        </w:r>
      </w:ins>
      <w:bookmarkStart w:id="1007" w:name="_Toc69131774"/>
      <w:ins w:id="1008" w:author="David Conklin" w:date="2021-04-08T07:20:00Z">
        <w:r w:rsidR="00702439">
          <w:t>Some g</w:t>
        </w:r>
      </w:ins>
      <w:ins w:id="1009" w:author="David Conklin" w:date="2021-04-08T06:45:00Z">
        <w:r w:rsidR="00706EE7">
          <w:t>lobal method de</w:t>
        </w:r>
      </w:ins>
      <w:ins w:id="1010" w:author="David Conklin" w:date="2021-04-08T06:46:00Z">
        <w:r w:rsidR="00706EE7">
          <w:t>tails</w:t>
        </w:r>
        <w:bookmarkEnd w:id="1007"/>
      </w:ins>
    </w:p>
    <w:p w14:paraId="300D6266" w14:textId="02884042" w:rsidR="00706EE7" w:rsidRDefault="00706EE7" w:rsidP="00706EE7">
      <w:pPr>
        <w:rPr>
          <w:ins w:id="1011" w:author="David Conklin" w:date="2021-04-08T06:50:00Z"/>
        </w:rPr>
      </w:pPr>
      <w:ins w:id="1012" w:author="David Conklin" w:date="2021-04-08T06:47:00Z">
        <w:r>
          <w:t xml:space="preserve">Near the beginning of the Flow XML file, there is a </w:t>
        </w:r>
      </w:ins>
      <w:ins w:id="1013" w:author="David Conklin" w:date="2021-04-08T06:48:00Z">
        <w:r>
          <w:t>&lt;global_methods&gt; block.  Within that block, a variety of g</w:t>
        </w:r>
      </w:ins>
      <w:ins w:id="1014" w:author="David Conklin" w:date="2021-04-08T06:49:00Z">
        <w:r>
          <w:t>lobal methods are recognized; Flow.xml in CW3M ver. 335</w:t>
        </w:r>
      </w:ins>
      <w:ins w:id="1015" w:author="David Conklin" w:date="2021-04-08T06:50:00Z">
        <w:r>
          <w:t xml:space="preserve"> specifies these global methods:</w:t>
        </w:r>
      </w:ins>
    </w:p>
    <w:p w14:paraId="4015CEFC" w14:textId="69957A92" w:rsidR="00706EE7" w:rsidRDefault="00706EE7" w:rsidP="00706EE7">
      <w:pPr>
        <w:rPr>
          <w:ins w:id="1016" w:author="David Conklin" w:date="2021-04-08T06:50:00Z"/>
        </w:rPr>
      </w:pPr>
      <w:ins w:id="1017" w:author="David Conklin" w:date="2021-04-08T06:50:00Z">
        <w:r>
          <w:tab/>
        </w:r>
        <w:r>
          <w:tab/>
          <w:t>&lt;reach_routing&gt;</w:t>
        </w:r>
      </w:ins>
    </w:p>
    <w:p w14:paraId="268C3065" w14:textId="756A9702" w:rsidR="00706EE7" w:rsidRDefault="00706EE7" w:rsidP="00706EE7">
      <w:pPr>
        <w:rPr>
          <w:ins w:id="1018" w:author="David Conklin" w:date="2021-04-08T06:51:00Z"/>
        </w:rPr>
      </w:pPr>
      <w:ins w:id="1019" w:author="David Conklin" w:date="2021-04-08T06:50:00Z">
        <w:r>
          <w:tab/>
        </w:r>
        <w:r>
          <w:tab/>
          <w:t>&lt;lateral_ex</w:t>
        </w:r>
      </w:ins>
      <w:ins w:id="1020" w:author="David Conklin" w:date="2021-04-08T06:51:00Z">
        <w:r>
          <w:t>change&gt;</w:t>
        </w:r>
      </w:ins>
    </w:p>
    <w:p w14:paraId="1530174C" w14:textId="4B89021C" w:rsidR="00706EE7" w:rsidRDefault="00706EE7" w:rsidP="00706EE7">
      <w:pPr>
        <w:rPr>
          <w:ins w:id="1021" w:author="David Conklin" w:date="2021-04-08T06:51:00Z"/>
        </w:rPr>
      </w:pPr>
      <w:ins w:id="1022" w:author="David Conklin" w:date="2021-04-08T06:51:00Z">
        <w:r>
          <w:tab/>
        </w:r>
        <w:r>
          <w:tab/>
          <w:t>&lt;hru_vertical_exchange&gt;</w:t>
        </w:r>
      </w:ins>
    </w:p>
    <w:p w14:paraId="6222DA51" w14:textId="0DE5E35F" w:rsidR="00706EE7" w:rsidRDefault="00706EE7" w:rsidP="00706EE7">
      <w:pPr>
        <w:rPr>
          <w:ins w:id="1023" w:author="David Conklin" w:date="2021-04-08T06:52:00Z"/>
        </w:rPr>
      </w:pPr>
      <w:ins w:id="1024" w:author="David Conklin" w:date="2021-04-08T06:51:00Z">
        <w:r>
          <w:tab/>
        </w:r>
        <w:r>
          <w:tab/>
          <w:t>&lt;external</w:t>
        </w:r>
      </w:ins>
      <w:ins w:id="1025" w:author="David Conklin" w:date="2021-04-08T06:52:00Z">
        <w:r>
          <w:t>&gt;, used for HBV</w:t>
        </w:r>
      </w:ins>
      <w:ins w:id="1026" w:author="David Conklin" w:date="2021-04-08T06:54:00Z">
        <w:r>
          <w:t xml:space="preserve"> and M</w:t>
        </w:r>
      </w:ins>
      <w:ins w:id="1027" w:author="David Conklin" w:date="2021-04-08T06:55:00Z">
        <w:r>
          <w:t>Cfire</w:t>
        </w:r>
      </w:ins>
    </w:p>
    <w:p w14:paraId="6C52F2FC" w14:textId="3680E273" w:rsidR="00706EE7" w:rsidRDefault="00706EE7" w:rsidP="00706EE7">
      <w:pPr>
        <w:rPr>
          <w:ins w:id="1028" w:author="David Conklin" w:date="2021-04-08T06:53:00Z"/>
        </w:rPr>
      </w:pPr>
      <w:ins w:id="1029" w:author="David Conklin" w:date="2021-04-08T06:52:00Z">
        <w:r>
          <w:tab/>
        </w:r>
        <w:r>
          <w:tab/>
          <w:t xml:space="preserve">&lt;evap_trans&gt;, for ForestET, </w:t>
        </w:r>
      </w:ins>
      <w:ins w:id="1030" w:author="David Conklin" w:date="2021-04-08T06:53:00Z">
        <w:r>
          <w:t>AgET, and WetlandET</w:t>
        </w:r>
      </w:ins>
    </w:p>
    <w:p w14:paraId="097C3444" w14:textId="31899D7D" w:rsidR="00706EE7" w:rsidRDefault="00706EE7" w:rsidP="00706EE7">
      <w:pPr>
        <w:rPr>
          <w:ins w:id="1031" w:author="David Conklin" w:date="2021-04-08T06:53:00Z"/>
        </w:rPr>
      </w:pPr>
      <w:ins w:id="1032" w:author="David Conklin" w:date="2021-04-08T06:53:00Z">
        <w:r>
          <w:tab/>
        </w:r>
        <w:r>
          <w:tab/>
          <w:t>&lt;urban_water_demand&gt;</w:t>
        </w:r>
      </w:ins>
    </w:p>
    <w:p w14:paraId="076B8693" w14:textId="435F49E6" w:rsidR="00706EE7" w:rsidRDefault="00706EE7" w:rsidP="00706EE7">
      <w:pPr>
        <w:rPr>
          <w:ins w:id="1033" w:author="David Conklin" w:date="2021-04-08T06:54:00Z"/>
        </w:rPr>
      </w:pPr>
      <w:ins w:id="1034" w:author="David Conklin" w:date="2021-04-08T06:53:00Z">
        <w:r>
          <w:tab/>
        </w:r>
        <w:r>
          <w:tab/>
          <w:t>&lt;allocation&gt;</w:t>
        </w:r>
      </w:ins>
    </w:p>
    <w:p w14:paraId="39A2C336" w14:textId="475076CC" w:rsidR="00706EE7" w:rsidRDefault="00706EE7" w:rsidP="00706EE7">
      <w:pPr>
        <w:rPr>
          <w:ins w:id="1035" w:author="David Conklin" w:date="2021-04-08T06:55:00Z"/>
        </w:rPr>
      </w:pPr>
      <w:ins w:id="1036" w:author="David Conklin" w:date="2021-04-08T06:54:00Z">
        <w:r>
          <w:tab/>
        </w:r>
        <w:r>
          <w:tab/>
          <w:t>&lt;Spring&gt;, for 8 springs in the High Cascades</w:t>
        </w:r>
      </w:ins>
    </w:p>
    <w:p w14:paraId="74EA4E4B" w14:textId="5F53EBD6" w:rsidR="00706EE7" w:rsidRDefault="003E3B67" w:rsidP="00706EE7">
      <w:pPr>
        <w:rPr>
          <w:ins w:id="1037" w:author="David Conklin" w:date="2021-04-08T07:00:00Z"/>
        </w:rPr>
      </w:pPr>
      <w:ins w:id="1038" w:author="David Conklin" w:date="2021-04-08T06:55:00Z">
        <w:r>
          <w:t>The sour</w:t>
        </w:r>
      </w:ins>
      <w:ins w:id="1039" w:author="David Conklin" w:date="2021-04-08T06:56:00Z">
        <w:r>
          <w:t>ce code for all the global methods except &lt;external&gt; ones is part of the Flow project in Visual Studios</w:t>
        </w:r>
      </w:ins>
      <w:ins w:id="1040" w:author="David Conklin" w:date="2021-04-08T06:58:00Z">
        <w:r>
          <w:t xml:space="preserve"> (VS).</w:t>
        </w:r>
      </w:ins>
      <w:ins w:id="1041" w:author="David Conklin" w:date="2021-04-08T06:57:00Z">
        <w:r>
          <w:t xml:space="preserve">  There are separate V</w:t>
        </w:r>
      </w:ins>
      <w:ins w:id="1042" w:author="David Conklin" w:date="2021-04-08T06:58:00Z">
        <w:r>
          <w:t>S projects for HBV and MCfire.</w:t>
        </w:r>
      </w:ins>
    </w:p>
    <w:p w14:paraId="318B5B37" w14:textId="4A372B17" w:rsidR="003E3B67" w:rsidRDefault="003E3B67" w:rsidP="00706EE7">
      <w:pPr>
        <w:rPr>
          <w:ins w:id="1043" w:author="David Conklin" w:date="2021-04-08T07:00:00Z"/>
        </w:rPr>
      </w:pPr>
    </w:p>
    <w:p w14:paraId="417CF097" w14:textId="722D7E0A" w:rsidR="003E3B67" w:rsidRDefault="003E3B67" w:rsidP="00706EE7">
      <w:pPr>
        <w:rPr>
          <w:ins w:id="1044" w:author="David Conklin" w:date="2021-04-08T07:07:00Z"/>
        </w:rPr>
      </w:pPr>
      <w:ins w:id="1045" w:author="David Conklin" w:date="2021-04-08T07:00:00Z">
        <w:r>
          <w:t>Withi</w:t>
        </w:r>
      </w:ins>
      <w:ins w:id="1046" w:author="David Conklin" w:date="2021-04-08T07:01:00Z">
        <w:r>
          <w:t xml:space="preserve">n the individual global method specification blocks, there is always a </w:t>
        </w:r>
        <w:r w:rsidRPr="003E3B67">
          <w:rPr>
            <w:i/>
            <w:iCs/>
            <w:rPrChange w:id="1047" w:author="David Conklin" w:date="2021-04-08T07:03:00Z">
              <w:rPr/>
            </w:rPrChange>
          </w:rPr>
          <w:t>name</w:t>
        </w:r>
        <w:r>
          <w:t xml:space="preserve"> </w:t>
        </w:r>
      </w:ins>
      <w:ins w:id="1048" w:author="David Conklin" w:date="2021-04-08T07:03:00Z">
        <w:r>
          <w:t>field</w:t>
        </w:r>
      </w:ins>
      <w:ins w:id="1049" w:author="David Conklin" w:date="2021-04-08T07:02:00Z">
        <w:r>
          <w:t xml:space="preserve"> and often but not always </w:t>
        </w:r>
        <w:r>
          <w:rPr>
            <w:i/>
            <w:iCs/>
          </w:rPr>
          <w:t>method</w:t>
        </w:r>
        <w:r>
          <w:t xml:space="preserve"> and </w:t>
        </w:r>
        <w:r>
          <w:rPr>
            <w:i/>
            <w:iCs/>
          </w:rPr>
          <w:t>query</w:t>
        </w:r>
        <w:r>
          <w:t xml:space="preserve"> </w:t>
        </w:r>
      </w:ins>
      <w:ins w:id="1050" w:author="David Conklin" w:date="2021-04-08T07:03:00Z">
        <w:r>
          <w:t>field</w:t>
        </w:r>
      </w:ins>
      <w:ins w:id="1051" w:author="David Conklin" w:date="2021-04-08T07:02:00Z">
        <w:r>
          <w:t>s</w:t>
        </w:r>
      </w:ins>
      <w:ins w:id="1052" w:author="David Conklin" w:date="2021-04-08T07:03:00Z">
        <w:r>
          <w:t xml:space="preserve">.  A value of </w:t>
        </w:r>
      </w:ins>
      <w:ins w:id="1053" w:author="David Conklin" w:date="2021-04-08T07:04:00Z">
        <w:r>
          <w:t xml:space="preserve">“none” for the </w:t>
        </w:r>
        <w:r>
          <w:rPr>
            <w:i/>
            <w:iCs/>
          </w:rPr>
          <w:t>method</w:t>
        </w:r>
        <w:r>
          <w:t xml:space="preserve"> field indicates that the global method is not</w:t>
        </w:r>
      </w:ins>
      <w:ins w:id="1054" w:author="David Conklin" w:date="2021-04-08T07:05:00Z">
        <w:r>
          <w:t xml:space="preserve"> used; that’s the case for the &lt;lateral_exchange&gt; and &lt;</w:t>
        </w:r>
        <w:r w:rsidR="005D32C3">
          <w:t>hru_vertical</w:t>
        </w:r>
      </w:ins>
      <w:ins w:id="1055" w:author="David Conklin" w:date="2021-04-08T07:06:00Z">
        <w:r w:rsidR="005D32C3">
          <w:t>_exchange&gt; methods in Flow.xml in CW3M ver. 335.</w:t>
        </w:r>
      </w:ins>
    </w:p>
    <w:p w14:paraId="56493C65" w14:textId="529EC4C9" w:rsidR="005D32C3" w:rsidRDefault="005D32C3" w:rsidP="00706EE7">
      <w:pPr>
        <w:rPr>
          <w:ins w:id="1056" w:author="David Conklin" w:date="2021-04-08T07:07:00Z"/>
        </w:rPr>
      </w:pPr>
    </w:p>
    <w:p w14:paraId="2FF0218C" w14:textId="1E166A8F" w:rsidR="005D32C3" w:rsidRDefault="005D32C3" w:rsidP="00706EE7">
      <w:pPr>
        <w:rPr>
          <w:ins w:id="1057" w:author="David Conklin" w:date="2021-04-08T07:13:00Z"/>
        </w:rPr>
      </w:pPr>
      <w:ins w:id="1058" w:author="David Conklin" w:date="2021-04-08T07:07:00Z">
        <w:r>
          <w:t xml:space="preserve">The expression in the </w:t>
        </w:r>
        <w:r>
          <w:rPr>
            <w:i/>
            <w:iCs/>
          </w:rPr>
          <w:t>query</w:t>
        </w:r>
        <w:r>
          <w:t xml:space="preserve"> field identi</w:t>
        </w:r>
      </w:ins>
      <w:ins w:id="1059" w:author="David Conklin" w:date="2021-04-08T07:08:00Z">
        <w:r>
          <w:t>fies the IDUs to which the method will be applied.  The query is evaluated at the beginning of each simulation year</w:t>
        </w:r>
      </w:ins>
      <w:ins w:id="1060" w:author="David Conklin" w:date="2021-04-08T07:09:00Z">
        <w:r>
          <w:t>.  An integer array with one element for each IDU is used to record</w:t>
        </w:r>
      </w:ins>
      <w:ins w:id="1061" w:author="David Conklin" w:date="2021-04-08T07:10:00Z">
        <w:r>
          <w:t>, for each global method, whether the IDU satisfies the global method’s query.  E</w:t>
        </w:r>
      </w:ins>
      <w:ins w:id="1062" w:author="David Conklin" w:date="2021-04-08T07:11:00Z">
        <w:r>
          <w:t>ach bit in the integer corresponds to a different global method.  Since integers are 32 bits wid</w:t>
        </w:r>
      </w:ins>
      <w:ins w:id="1063" w:author="David Conklin" w:date="2021-04-08T07:12:00Z">
        <w:r>
          <w:t>e, there is a limit of 32 global methods</w:t>
        </w:r>
      </w:ins>
      <w:ins w:id="1064" w:author="David Conklin" w:date="2021-04-08T07:13:00Z">
        <w:r>
          <w:t>.</w:t>
        </w:r>
      </w:ins>
    </w:p>
    <w:p w14:paraId="5D02B5EE" w14:textId="4C0A5E53" w:rsidR="005D32C3" w:rsidRDefault="005D32C3" w:rsidP="00706EE7">
      <w:pPr>
        <w:rPr>
          <w:ins w:id="1065" w:author="David Conklin" w:date="2021-04-08T07:13:00Z"/>
        </w:rPr>
      </w:pPr>
    </w:p>
    <w:p w14:paraId="44D18173" w14:textId="40C6A9A9" w:rsidR="005D32C3" w:rsidRPr="005D32C3" w:rsidRDefault="005D32C3">
      <w:ins w:id="1066" w:author="David Conklin" w:date="2021-04-08T07:14:00Z">
        <w:r>
          <w:t xml:space="preserve">The fact that the query is evaluated just once per simulation year means that it is insensitive to </w:t>
        </w:r>
      </w:ins>
      <w:ins w:id="1067" w:author="David Conklin" w:date="2021-04-08T07:15:00Z">
        <w:r>
          <w:t xml:space="preserve">day-to-day </w:t>
        </w:r>
      </w:ins>
      <w:ins w:id="1068" w:author="David Conklin" w:date="2021-04-08T07:14:00Z">
        <w:r>
          <w:t xml:space="preserve">changes </w:t>
        </w:r>
      </w:ins>
      <w:ins w:id="1069" w:author="David Conklin" w:date="2021-04-08T07:15:00Z">
        <w:r>
          <w:t>in attribute values.</w:t>
        </w:r>
      </w:ins>
      <w:ins w:id="1070" w:author="David Conklin" w:date="2021-04-08T07:16:00Z">
        <w:r w:rsidR="00702439">
          <w:t xml:space="preserve">  LULC attributes</w:t>
        </w:r>
      </w:ins>
      <w:ins w:id="1071" w:author="David Conklin" w:date="2021-04-08T07:17:00Z">
        <w:r w:rsidR="00702439">
          <w:t xml:space="preserve"> are commonly used in the queries</w:t>
        </w:r>
      </w:ins>
      <w:ins w:id="1072" w:author="David Conklin" w:date="2021-04-08T07:18:00Z">
        <w:r w:rsidR="00702439">
          <w:t>.  It would not make sense to use an attribute like PRECIP in a global</w:t>
        </w:r>
      </w:ins>
      <w:ins w:id="1073" w:author="David Conklin" w:date="2021-04-08T07:19:00Z">
        <w:r w:rsidR="00702439">
          <w:t xml:space="preserve"> method query, but PRECIP_YR would make sense.</w:t>
        </w:r>
      </w:ins>
    </w:p>
    <w:p w14:paraId="49961FC3" w14:textId="77777777" w:rsidR="00FD7767" w:rsidRPr="00151332" w:rsidRDefault="00FD7767" w:rsidP="00484223"/>
    <w:p w14:paraId="3112A3CF" w14:textId="3250FB5C" w:rsidR="00867943" w:rsidRDefault="00D37681" w:rsidP="00D37681">
      <w:pPr>
        <w:pStyle w:val="Heading1"/>
      </w:pPr>
      <w:bookmarkStart w:id="1074" w:name="_Toc69131775"/>
      <w:r>
        <w:t>Study areas</w:t>
      </w:r>
      <w:bookmarkEnd w:id="107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69AD434"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06517">
        <w:t xml:space="preserve">Figure </w:t>
      </w:r>
      <w:r w:rsidR="00A06517">
        <w:rPr>
          <w:noProof/>
        </w:rPr>
        <w:t>1</w:t>
      </w:r>
      <w:r w:rsidR="00064E77">
        <w:fldChar w:fldCharType="end"/>
      </w:r>
      <w:r w:rsidR="00064E77">
        <w:t>)</w:t>
      </w:r>
    </w:p>
    <w:p w14:paraId="03CAE907" w14:textId="03ED99C9"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06517">
        <w:t xml:space="preserve">Figure </w:t>
      </w:r>
      <w:r w:rsidR="00A06517">
        <w:rPr>
          <w:noProof/>
        </w:rPr>
        <w:t>2</w:t>
      </w:r>
      <w:r w:rsidR="00064E77">
        <w:fldChar w:fldCharType="end"/>
      </w:r>
      <w:r w:rsidR="00064E77">
        <w:t>)</w:t>
      </w:r>
    </w:p>
    <w:p w14:paraId="1A5A767B" w14:textId="2BF5677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06517">
        <w:t xml:space="preserve">Figure </w:t>
      </w:r>
      <w:r w:rsidR="00A06517">
        <w:rPr>
          <w:noProof/>
        </w:rPr>
        <w:t>5</w:t>
      </w:r>
      <w:r w:rsidR="00893F4B">
        <w:fldChar w:fldCharType="end"/>
      </w:r>
      <w:r>
        <w:t>)</w:t>
      </w:r>
    </w:p>
    <w:p w14:paraId="1B80045C" w14:textId="52DBA08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06517">
        <w:t xml:space="preserve">Figure </w:t>
      </w:r>
      <w:r w:rsidR="00A06517">
        <w:rPr>
          <w:noProof/>
        </w:rPr>
        <w:t>3</w:t>
      </w:r>
      <w:r w:rsidR="00064E77">
        <w:fldChar w:fldCharType="end"/>
      </w:r>
      <w:r w:rsidR="00064E77">
        <w:t>)</w:t>
      </w:r>
    </w:p>
    <w:p w14:paraId="1933EF54" w14:textId="6B156A4C"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06517">
        <w:t xml:space="preserve">Figure </w:t>
      </w:r>
      <w:r w:rsidR="00A0651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075" w:name="_Toc69131776"/>
      <w:r>
        <w:t>Data</w:t>
      </w:r>
      <w:r w:rsidR="00A92F06">
        <w:t>CW3M</w:t>
      </w:r>
      <w:r>
        <w:t xml:space="preserve"> directory structure</w:t>
      </w:r>
      <w:bookmarkEnd w:id="107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lastRenderedPageBreak/>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076" w:name="_Toc69131777"/>
      <w:r>
        <w:t>DataCW3M\ScenarioData directory structure</w:t>
      </w:r>
      <w:bookmarkEnd w:id="107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077" w:name="_Toc69131778"/>
      <w:r>
        <w:t>DataCW3M\ScenarioData\&lt;scenario&gt; folder contents</w:t>
      </w:r>
      <w:bookmarkEnd w:id="107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078" w:name="_Toc69131779"/>
      <w:r>
        <w:t>DataCW3M\&lt;study area&gt; folder contents</w:t>
      </w:r>
      <w:bookmarkEnd w:id="107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48B815B" w:rsidR="00D37681" w:rsidRDefault="00D37681" w:rsidP="00D37681">
      <w:pPr>
        <w:pStyle w:val="Caption"/>
      </w:pPr>
      <w:bookmarkStart w:id="1079" w:name="_Ref529607484"/>
      <w:bookmarkStart w:id="108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1</w:t>
      </w:r>
      <w:r w:rsidR="006C64CF">
        <w:rPr>
          <w:noProof/>
        </w:rPr>
        <w:fldChar w:fldCharType="end"/>
      </w:r>
      <w:bookmarkEnd w:id="1079"/>
      <w:r>
        <w:t xml:space="preserve">. Willamette River basin study area; embedded study areas are </w:t>
      </w:r>
      <w:r w:rsidR="0005603B">
        <w:t>colored</w:t>
      </w:r>
      <w:r w:rsidR="0097392C">
        <w:t xml:space="preserve"> other than gray.  The 2 lighter blues together make up the upper Willamette basin study area.</w:t>
      </w:r>
      <w:bookmarkEnd w:id="108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10F25BD" w:rsidR="00D37681" w:rsidRDefault="00D37681" w:rsidP="00D37681">
      <w:pPr>
        <w:pStyle w:val="Caption"/>
      </w:pPr>
      <w:bookmarkStart w:id="1081" w:name="_Ref529607514"/>
      <w:bookmarkStart w:id="108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2</w:t>
      </w:r>
      <w:r w:rsidR="006C64CF">
        <w:rPr>
          <w:noProof/>
        </w:rPr>
        <w:fldChar w:fldCharType="end"/>
      </w:r>
      <w:bookmarkEnd w:id="1081"/>
      <w:r>
        <w:t>. Tualatin basin study area; Chicken Creek watershed is highlighted.</w:t>
      </w:r>
      <w:bookmarkEnd w:id="108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388D06BA" w:rsidR="00D37681" w:rsidRDefault="00064E77" w:rsidP="00064E77">
      <w:pPr>
        <w:pStyle w:val="Caption"/>
      </w:pPr>
      <w:bookmarkStart w:id="1083" w:name="_Ref529607587"/>
      <w:bookmarkStart w:id="108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3</w:t>
      </w:r>
      <w:r w:rsidR="006C64CF">
        <w:rPr>
          <w:noProof/>
        </w:rPr>
        <w:fldChar w:fldCharType="end"/>
      </w:r>
      <w:bookmarkEnd w:id="1083"/>
      <w:r>
        <w:t>. North Santiam watershed study area.</w:t>
      </w:r>
      <w:bookmarkEnd w:id="108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66F29CB" w:rsidR="00C70B81" w:rsidRDefault="00064E77" w:rsidP="00064E77">
      <w:pPr>
        <w:pStyle w:val="Caption"/>
      </w:pPr>
      <w:bookmarkStart w:id="1085" w:name="_Ref529607628"/>
      <w:bookmarkStart w:id="108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4</w:t>
      </w:r>
      <w:r w:rsidR="006C64CF">
        <w:rPr>
          <w:noProof/>
        </w:rPr>
        <w:fldChar w:fldCharType="end"/>
      </w:r>
      <w:bookmarkEnd w:id="1085"/>
      <w:r>
        <w:t>. Upper Willamette study area.</w:t>
      </w:r>
      <w:bookmarkEnd w:id="108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86DB6AD" w:rsidR="00E66BC2" w:rsidRDefault="006F30D2" w:rsidP="006F30D2">
      <w:pPr>
        <w:pStyle w:val="Caption"/>
      </w:pPr>
      <w:bookmarkStart w:id="1087" w:name="_Ref529611388"/>
      <w:bookmarkStart w:id="108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06517">
        <w:rPr>
          <w:noProof/>
        </w:rPr>
        <w:t>5</w:t>
      </w:r>
      <w:r w:rsidR="006C64CF">
        <w:rPr>
          <w:noProof/>
        </w:rPr>
        <w:fldChar w:fldCharType="end"/>
      </w:r>
      <w:bookmarkEnd w:id="1087"/>
      <w:r>
        <w:t>. Chicken Creek watershed study area.</w:t>
      </w:r>
      <w:bookmarkEnd w:id="108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089" w:name="_Toc69131780"/>
      <w:r>
        <w:t>Calendar conventions</w:t>
      </w:r>
      <w:bookmarkEnd w:id="108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090" w:name="_Toc69131781"/>
      <w:r>
        <w:t>Water years</w:t>
      </w:r>
      <w:bookmarkEnd w:id="109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091" w:name="_Toc69131782"/>
      <w:r>
        <w:t>Climate data</w:t>
      </w:r>
      <w:bookmarkEnd w:id="1091"/>
    </w:p>
    <w:p w14:paraId="4E201698" w14:textId="77777777" w:rsidR="00CB152A" w:rsidRPr="00A06758" w:rsidRDefault="00CB152A" w:rsidP="00A06758"/>
    <w:p w14:paraId="400F9551" w14:textId="77777777" w:rsidR="00CB152A" w:rsidRDefault="00CB152A" w:rsidP="00CB152A">
      <w:pPr>
        <w:pStyle w:val="Heading2"/>
      </w:pPr>
      <w:bookmarkStart w:id="1092" w:name="_Toc2858729"/>
      <w:bookmarkStart w:id="1093" w:name="_Toc69131783"/>
      <w:r>
        <w:t>Numbered climate scenarios in the model</w:t>
      </w:r>
      <w:bookmarkEnd w:id="1092"/>
      <w:bookmarkEnd w:id="1093"/>
    </w:p>
    <w:p w14:paraId="30E024EF" w14:textId="77777777" w:rsidR="00823D41" w:rsidRDefault="00823D41" w:rsidP="00823D41">
      <w:pPr>
        <w:pStyle w:val="Body"/>
      </w:pPr>
    </w:p>
    <w:p w14:paraId="21F5BCDE" w14:textId="1BD42CD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0651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094" w:name="_Ref6032062"/>
      <w:bookmarkStart w:id="1095" w:name="_Ref6033311"/>
      <w:bookmarkStart w:id="1096" w:name="_Toc6121576"/>
      <w:r>
        <w:t xml:space="preserve">Table </w:t>
      </w:r>
      <w:bookmarkEnd w:id="1094"/>
      <w:r>
        <w:t>1. Numbered climate scenarios</w:t>
      </w:r>
      <w:bookmarkEnd w:id="1095"/>
      <w:bookmarkEnd w:id="109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097" w:name="_Toc7759621"/>
      <w:bookmarkStart w:id="1098" w:name="_Toc69131784"/>
      <w:r>
        <w:t>Monthly and seasonal weather data</w:t>
      </w:r>
      <w:bookmarkEnd w:id="1097"/>
      <w:bookmarkEnd w:id="109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099" w:name="_Toc69131785"/>
      <w:r>
        <w:t>Climate data grid</w:t>
      </w:r>
      <w:r w:rsidR="009F132A">
        <w:t>s</w:t>
      </w:r>
      <w:bookmarkEnd w:id="109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100" w:name="_Toc69131786"/>
      <w:r>
        <w:t>The WW2100 climate grid</w:t>
      </w:r>
      <w:bookmarkEnd w:id="110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101" w:name="_Toc69131787"/>
      <w:r>
        <w:t>The v2 climate grid</w:t>
      </w:r>
      <w:bookmarkEnd w:id="110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102" w:name="_Toc69131788"/>
      <w:r>
        <w:t>How climate data is looked up</w:t>
      </w:r>
      <w:bookmarkEnd w:id="110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103" w:name="_Toc69131789"/>
      <w:r>
        <w:t>What is in a climate dataset</w:t>
      </w:r>
      <w:bookmarkEnd w:id="110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1104" w:name="_Toc69131790"/>
      <w:r>
        <w:t>Water rights</w:t>
      </w:r>
      <w:bookmarkEnd w:id="1104"/>
    </w:p>
    <w:p w14:paraId="7ECEE8A5" w14:textId="77777777" w:rsidR="00D35AF7" w:rsidRDefault="00D35AF7" w:rsidP="00D35AF7">
      <w:pPr>
        <w:pStyle w:val="Heading2"/>
      </w:pPr>
      <w:bookmarkStart w:id="1105" w:name="_Toc69131791"/>
      <w:r>
        <w:t>Water rights data</w:t>
      </w:r>
      <w:bookmarkEnd w:id="1105"/>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1106" w:name="_Toc69131792"/>
      <w:r>
        <w:t>The wr_pods.csv file</w:t>
      </w:r>
      <w:bookmarkEnd w:id="110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1107" w:name="_Toc69131793"/>
      <w:r>
        <w:t>The wr_pous.csv file</w:t>
      </w:r>
      <w:bookmarkEnd w:id="110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1108" w:name="_Toc69131794"/>
      <w:r>
        <w:t>Adding a water right</w:t>
      </w:r>
      <w:bookmarkEnd w:id="110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1109" w:name="_Toc69131795"/>
      <w:r>
        <w:t>Stream flow and stream temperature</w:t>
      </w:r>
      <w:bookmarkEnd w:id="1109"/>
    </w:p>
    <w:p w14:paraId="224B0981" w14:textId="77777777" w:rsidR="008C7362" w:rsidRDefault="008C7362" w:rsidP="008C7362">
      <w:pPr>
        <w:pStyle w:val="Heading2"/>
      </w:pPr>
      <w:bookmarkStart w:id="1110" w:name="_Toc50800503"/>
      <w:bookmarkStart w:id="1111" w:name="_Toc54090937"/>
      <w:bookmarkStart w:id="1112" w:name="_Toc69131796"/>
      <w:r>
        <w:t>Water parcels</w:t>
      </w:r>
      <w:bookmarkEnd w:id="1110"/>
      <w:bookmarkEnd w:id="1111"/>
      <w:bookmarkEnd w:id="111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113" w:name="_Toc69131797"/>
      <w:r>
        <w:t>Daily water mass and energy balance</w:t>
      </w:r>
      <w:bookmarkEnd w:id="111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114" w:name="_Toc69131798"/>
      <w:r>
        <w:t>Estimating the rate of flow</w:t>
      </w:r>
      <w:r w:rsidR="006A13B7">
        <w:t xml:space="preserve"> </w:t>
      </w:r>
      <w:r>
        <w:t>in a stream reach</w:t>
      </w:r>
      <w:bookmarkEnd w:id="1114"/>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15" w:name="_Toc69131799"/>
      <w:r>
        <w:t>Estimating the surface area of the water in a subreach</w:t>
      </w:r>
      <w:bookmarkEnd w:id="1115"/>
    </w:p>
    <w:p w14:paraId="6663A824" w14:textId="6468D2E1" w:rsidR="00263AF4" w:rsidRDefault="00263AF4" w:rsidP="00263AF4">
      <w:pPr>
        <w:rPr>
          <w:ins w:id="1116" w:author="David Conklin" w:date="2021-04-08T07:30:00Z"/>
        </w:rPr>
      </w:pPr>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ins w:id="1117" w:author="David Conklin" w:date="2021-04-08T07:27:00Z">
        <w:r w:rsidR="007C48B1">
          <w:t>In principle,</w:t>
        </w:r>
      </w:ins>
      <w:r w:rsidR="00D165C3">
        <w:t xml:space="preserve"> </w:t>
      </w:r>
      <w:ins w:id="1118" w:author="David Conklin" w:date="2021-04-08T07:27:00Z">
        <w:r w:rsidR="007C48B1">
          <w:t>t</w:t>
        </w:r>
      </w:ins>
      <w:del w:id="1119" w:author="David Conklin" w:date="2021-04-08T07:27:00Z">
        <w:r w:rsidR="00D165C3" w:rsidDel="007C48B1">
          <w:delText>T</w:delText>
        </w:r>
      </w:del>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ins w:id="1120" w:author="David Conklin" w:date="2021-04-08T07:28:00Z">
        <w:r w:rsidR="007C48B1">
          <w:t xml:space="preserve">  CW3M has a built-in, default method for estimating stream width</w:t>
        </w:r>
      </w:ins>
      <w:ins w:id="1121" w:author="David Conklin" w:date="2021-04-08T07:29:00Z">
        <w:r w:rsidR="007C48B1">
          <w:t>; the estimate goes into the Reach attribute WIDTH_CALC.</w:t>
        </w:r>
      </w:ins>
    </w:p>
    <w:p w14:paraId="246EF282" w14:textId="3518AA60" w:rsidR="007C48B1" w:rsidRDefault="007C48B1" w:rsidP="00263AF4">
      <w:ins w:id="1122" w:author="David Conklin" w:date="2021-04-08T07:30:00Z">
        <w:r>
          <w:tab/>
          <w:t>In some places, the width of the reach is relatively constant</w:t>
        </w:r>
      </w:ins>
      <w:ins w:id="1123" w:author="David Conklin" w:date="2021-04-08T07:31:00Z">
        <w:r>
          <w:t xml:space="preserve">.  Where the width of the reach is known, it may be specified explicitly </w:t>
        </w:r>
      </w:ins>
      <w:ins w:id="1124" w:author="David Conklin" w:date="2021-04-08T07:32:00Z">
        <w:r>
          <w:t xml:space="preserve">in the Reach attribute WIDTHGIVEN.  Values greater than zero in WIDTHGIVEN override the </w:t>
        </w:r>
      </w:ins>
      <w:ins w:id="1125" w:author="David Conklin" w:date="2021-04-08T07:33:00Z">
        <w:r>
          <w:t>value in WIDTH_CALC.  The operative width value is held in the a</w:t>
        </w:r>
      </w:ins>
      <w:ins w:id="1126" w:author="David Conklin" w:date="2021-04-08T07:34:00Z">
        <w:r>
          <w:t>ttribute WIDTHREACH.</w:t>
        </w:r>
      </w:ins>
    </w:p>
    <w:p w14:paraId="70196CC4" w14:textId="0FF7FAA4" w:rsidR="00B57E25" w:rsidRDefault="00D165C3" w:rsidP="003F72F2">
      <w:pPr>
        <w:rPr>
          <w:ins w:id="1127" w:author="David Conklin" w:date="2021-04-08T07:46:00Z"/>
        </w:rPr>
      </w:pPr>
      <w:r>
        <w:tab/>
        <w:t xml:space="preserve">The </w:t>
      </w:r>
      <w:del w:id="1128" w:author="David Conklin" w:date="2021-04-08T07:35:00Z">
        <w:r w:rsidDel="007C48B1">
          <w:delText xml:space="preserve">effective </w:delText>
        </w:r>
      </w:del>
      <w:r>
        <w:t xml:space="preserve">width </w:t>
      </w:r>
      <w:ins w:id="1129" w:author="David Conklin" w:date="2021-04-08T07:35:00Z">
        <w:r w:rsidR="007C48B1">
          <w:t>estimate that goes into WIDTH_CAL</w:t>
        </w:r>
      </w:ins>
      <w:del w:id="1130" w:author="David Conklin" w:date="2021-04-08T07:35:00Z">
        <w:r w:rsidDel="0075078A">
          <w:delText>of the stream, for the purpose of calculating the water surface area</w:delText>
        </w:r>
      </w:del>
      <w:ins w:id="1131" w:author="David Conklin" w:date="2021-04-08T07:36:00Z">
        <w:r w:rsidR="0075078A">
          <w:t>C</w:t>
        </w:r>
      </w:ins>
      <w:del w:id="1132" w:author="David Conklin" w:date="2021-04-08T07:36:00Z">
        <w:r w:rsidDel="0075078A">
          <w:delText>,</w:delText>
        </w:r>
      </w:del>
      <w:r>
        <w:t xml:space="preserve"> is </w:t>
      </w:r>
      <w:ins w:id="1133" w:author="David Conklin" w:date="2021-04-08T07:43:00Z">
        <w:r w:rsidR="005460BC">
          <w:t>the average of the calculated widths for the su</w:t>
        </w:r>
      </w:ins>
      <w:ins w:id="1134" w:author="David Conklin" w:date="2021-04-08T07:44:00Z">
        <w:r w:rsidR="005460BC">
          <w:t xml:space="preserve">breaches that make up the reach.  Subreach widths are estimated as a function of the </w:t>
        </w:r>
      </w:ins>
      <w:ins w:id="1135" w:author="David Conklin" w:date="2021-04-08T07:45:00Z">
        <w:r w:rsidR="005460BC">
          <w:t>length of the subreach, the volume of water it contains, and a prescribed width-to-depth ratio</w:t>
        </w:r>
      </w:ins>
      <w:ins w:id="1136" w:author="David Conklin" w:date="2021-04-08T07:53:00Z">
        <w:r w:rsidR="00B57E25">
          <w:t xml:space="preserve"> = 10</w:t>
        </w:r>
      </w:ins>
      <w:ins w:id="1137" w:author="David Conklin" w:date="2021-04-08T07:46:00Z">
        <w:r w:rsidR="00B57E25">
          <w:t>.</w:t>
        </w:r>
      </w:ins>
    </w:p>
    <w:p w14:paraId="5C0C8505" w14:textId="1E9E984F" w:rsidR="00D165C3" w:rsidRPr="003F72F2" w:rsidDel="00EE1044" w:rsidRDefault="00D165C3" w:rsidP="003F72F2">
      <w:pPr>
        <w:rPr>
          <w:del w:id="1138" w:author="David Conklin" w:date="2021-04-08T08:24:00Z"/>
        </w:rPr>
      </w:pPr>
      <w:del w:id="1139" w:author="David Conklin" w:date="2021-04-08T07:36:00Z">
        <w:r w:rsidDel="0075078A">
          <w:delText>estimate</w:delText>
        </w:r>
      </w:del>
      <w:del w:id="1140" w:author="David Conklin" w:date="2021-04-08T08:24:00Z">
        <w:r w:rsidDel="00EE1044">
          <w:delText xml:space="preserve">d by a two-step process.  First, a “Manniing depth” is calculated using </w:delText>
        </w:r>
        <w:r w:rsidDel="00EE1044">
          <w:rPr>
            <w:i/>
            <w:iCs/>
          </w:rPr>
          <w:delText>GetManningDepthFromQ()</w:delText>
        </w:r>
        <w:r w:rsidDel="00EE1044">
          <w:delText>, and then it is used with the known volume and length to solve for a “Manning width”</w:delText>
        </w:r>
        <w:r w:rsidR="00264293" w:rsidDel="00EE1044">
          <w:delText>.  The second step is to compare the Manning width to a second estimate of the width made by multiplying the Manning depth by the parameterized width:depth ratio.  The lesser of the two width estimates is retained and used in the calculation of the water surface area.</w:delText>
        </w:r>
      </w:del>
    </w:p>
    <w:p w14:paraId="5DFFEFA5" w14:textId="77777777" w:rsidR="00B20483" w:rsidRDefault="00B20483" w:rsidP="00684B5F"/>
    <w:p w14:paraId="3E997B9C" w14:textId="77777777" w:rsidR="009123A7" w:rsidRDefault="009123A7" w:rsidP="007B1928">
      <w:pPr>
        <w:pStyle w:val="Heading2"/>
      </w:pPr>
      <w:bookmarkStart w:id="1141" w:name="_Toc69131800"/>
      <w:r>
        <w:lastRenderedPageBreak/>
        <w:t>Water temperature from thermal energy</w:t>
      </w:r>
      <w:bookmarkEnd w:id="114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42" w:name="_Toc69131801"/>
      <w:r>
        <w:t>Initial conditions for Flow: the IC file</w:t>
      </w:r>
      <w:bookmarkEnd w:id="114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43" w:name="_Toc69131802"/>
      <w:r>
        <w:t>Boundary conditions for stream water temperature</w:t>
      </w:r>
      <w:bookmarkEnd w:id="114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xml:space="preserve">, but not in strict proportion </w:t>
      </w:r>
      <w:r w:rsidR="00977ECE">
        <w:rPr>
          <w:rFonts w:cstheme="minorHAnsi"/>
          <w:color w:val="000000"/>
        </w:rPr>
        <w:lastRenderedPageBreak/>
        <w:t>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144" w:name="_Toc69131803"/>
      <w:r>
        <w:t>Thermal stratification in reservoirs</w:t>
      </w:r>
      <w:bookmarkEnd w:id="114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145" w:name="_Toc69131804"/>
      <w:r>
        <w:t>Thermal loading</w:t>
      </w:r>
      <w:bookmarkEnd w:id="114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w:t>
      </w:r>
      <w:r w:rsidR="0056152A">
        <w:lastRenderedPageBreak/>
        <w:t>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146" w:name="_Toc69131805"/>
      <w:r>
        <w:t>Reservoirs</w:t>
      </w:r>
      <w:bookmarkEnd w:id="114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lastRenderedPageBreak/>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147" w:name="_Toc69131806"/>
      <w:r>
        <w:t>Reservoir data</w:t>
      </w:r>
      <w:bookmarkEnd w:id="114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lastRenderedPageBreak/>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lastRenderedPageBreak/>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148" w:name="_Toc69131807"/>
      <w:r>
        <w:t>Reservoir data sources</w:t>
      </w:r>
      <w:bookmarkEnd w:id="114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149" w:name="_Toc69131808"/>
      <w:r>
        <w:t>Creating a new study area</w:t>
      </w:r>
      <w:r w:rsidR="00A55502">
        <w:t xml:space="preserve"> from a watershed within the WRB</w:t>
      </w:r>
      <w:bookmarkEnd w:id="114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pPr>
        <w:rPr>
          <w:ins w:id="1150" w:author="David Conklin" w:date="2021-04-13T04:53:00Z"/>
        </w:rPr>
      </w:pPr>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pPr>
        <w:rPr>
          <w:ins w:id="1151" w:author="David Conklin" w:date="2021-04-13T04:53:00Z"/>
        </w:rPr>
      </w:pPr>
      <w:ins w:id="1152" w:author="David Conklin" w:date="2021-04-13T04:53:00Z">
        <w:r>
          <w:br w:type="page"/>
        </w:r>
      </w:ins>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07BB84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06517">
        <w:t xml:space="preserve">Figure </w:t>
      </w:r>
      <w:r w:rsidR="00A0651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153" w:name="_Toc69131809"/>
      <w:r>
        <w:t>Limitations of subbasin simulations</w:t>
      </w:r>
      <w:bookmarkEnd w:id="115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154" w:name="_Toc69131810"/>
      <w:r>
        <w:t>Calibration procedure</w:t>
      </w:r>
      <w:bookmarkEnd w:id="115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155" w:name="_Toc69131811"/>
      <w:r>
        <w:t>Using PEST to determine HBV parameter values</w:t>
      </w:r>
      <w:bookmarkEnd w:id="115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156" w:name="_Toc69131812"/>
      <w:r>
        <w:t>Calibrating streamflows using stream gage measurements</w:t>
      </w:r>
      <w:bookmarkEnd w:id="115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157" w:name="_Toc69131813"/>
      <w:r>
        <w:t>Calibrating stream temperatures</w:t>
      </w:r>
      <w:bookmarkEnd w:id="115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158" w:name="_Toc69131814"/>
      <w:r>
        <w:lastRenderedPageBreak/>
        <w:t>North Santiam study area</w:t>
      </w:r>
      <w:bookmarkEnd w:id="1158"/>
    </w:p>
    <w:p w14:paraId="24DE991F" w14:textId="77777777" w:rsidR="000C5A18" w:rsidRDefault="000C5A18" w:rsidP="000C5A18"/>
    <w:p w14:paraId="0AA4F828" w14:textId="47B7E3E2"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06517">
        <w:t xml:space="preserve">Figure </w:t>
      </w:r>
      <w:r w:rsidR="00A0651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59" w:name="_Toc69131815"/>
      <w:r>
        <w:rPr>
          <w:rFonts w:eastAsia="Times New Roman"/>
        </w:rPr>
        <w:t>Instream water rights</w:t>
      </w:r>
      <w:bookmarkEnd w:id="115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7446681" w:rsidR="00AE364B" w:rsidRDefault="005C1A69" w:rsidP="005C1A69">
      <w:pPr>
        <w:pStyle w:val="Caption"/>
      </w:pPr>
      <w:bookmarkStart w:id="116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06517">
        <w:rPr>
          <w:noProof/>
        </w:rPr>
        <w:t>6</w:t>
      </w:r>
      <w:r w:rsidR="000B183E">
        <w:rPr>
          <w:noProof/>
        </w:rPr>
        <w:fldChar w:fldCharType="end"/>
      </w:r>
      <w:r>
        <w:t xml:space="preserve">. Instream water rights in </w:t>
      </w:r>
      <w:r w:rsidR="00077987">
        <w:t>the North Santiam watershed</w:t>
      </w:r>
      <w:bookmarkEnd w:id="1160"/>
    </w:p>
    <w:p w14:paraId="0FD5899C" w14:textId="77777777" w:rsidR="0092040E" w:rsidRDefault="0092040E" w:rsidP="0092040E"/>
    <w:p w14:paraId="0E0CDFE5" w14:textId="77777777" w:rsidR="00B91F45" w:rsidRDefault="00B47486" w:rsidP="00B91F45">
      <w:pPr>
        <w:pStyle w:val="Heading2"/>
      </w:pPr>
      <w:bookmarkStart w:id="1161" w:name="_Toc69131816"/>
      <w:r>
        <w:t xml:space="preserve">Municipal </w:t>
      </w:r>
      <w:r w:rsidR="00057A5D">
        <w:t>w</w:t>
      </w:r>
      <w:r>
        <w:t xml:space="preserve">ater </w:t>
      </w:r>
      <w:r w:rsidR="00D97755">
        <w:t>r</w:t>
      </w:r>
      <w:r>
        <w:t>ights</w:t>
      </w:r>
      <w:bookmarkEnd w:id="1161"/>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62" w:name="_Toc69131817"/>
      <w:r>
        <w:t>McKenzie Basin Wetlands Study</w:t>
      </w:r>
      <w:bookmarkEnd w:id="1162"/>
    </w:p>
    <w:p w14:paraId="79498AD8" w14:textId="77777777" w:rsidR="00736461" w:rsidRPr="00D97CDA" w:rsidRDefault="00736461" w:rsidP="00A8214A"/>
    <w:p w14:paraId="2403DDA0" w14:textId="063D759E" w:rsidR="00275338" w:rsidRDefault="003613A1" w:rsidP="00A8214A">
      <w:pPr>
        <w:pStyle w:val="Heading2"/>
      </w:pPr>
      <w:bookmarkStart w:id="1163" w:name="_Toc69131818"/>
      <w:r>
        <w:t xml:space="preserve">Project </w:t>
      </w:r>
      <w:r w:rsidR="00DC262D">
        <w:t>Overview</w:t>
      </w:r>
      <w:bookmarkEnd w:id="1163"/>
    </w:p>
    <w:p w14:paraId="6C66CC56" w14:textId="11988E2B"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06517">
        <w:t xml:space="preserve">Figure </w:t>
      </w:r>
      <w:r w:rsidR="00A06517">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658A409" w:rsidR="00275338" w:rsidRDefault="009767A5" w:rsidP="00A8214A">
      <w:pPr>
        <w:pStyle w:val="Caption"/>
      </w:pPr>
      <w:bookmarkStart w:id="1164" w:name="_Ref48282850"/>
      <w:bookmarkStart w:id="1165" w:name="_Toc53219839"/>
      <w:r>
        <w:t xml:space="preserve">Figure </w:t>
      </w:r>
      <w:fldSimple w:instr=" SEQ Figure \* ARABIC ">
        <w:r w:rsidR="00A06517">
          <w:rPr>
            <w:noProof/>
          </w:rPr>
          <w:t>7</w:t>
        </w:r>
      </w:fldSimple>
      <w:bookmarkEnd w:id="1164"/>
      <w:r>
        <w:t>. McKenzie basin in CW3M screen capture</w:t>
      </w:r>
      <w:bookmarkEnd w:id="116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4581238E" w:rsidR="004D33B7" w:rsidRDefault="009767A5" w:rsidP="00A8214A">
      <w:pPr>
        <w:pStyle w:val="Caption"/>
      </w:pPr>
      <w:bookmarkStart w:id="1166" w:name="_Ref48282776"/>
      <w:bookmarkStart w:id="1167" w:name="_Ref48282732"/>
      <w:bookmarkStart w:id="1168" w:name="_Toc53219840"/>
      <w:r>
        <w:t xml:space="preserve">Figure </w:t>
      </w:r>
      <w:fldSimple w:instr=" SEQ Figure \* ARABIC ">
        <w:r w:rsidR="00A06517">
          <w:rPr>
            <w:noProof/>
          </w:rPr>
          <w:t>8</w:t>
        </w:r>
      </w:fldSimple>
      <w:bookmarkEnd w:id="1166"/>
      <w:r>
        <w:t>. Wetlands in the lower McKenzie basin, with their WETL_ID attribute values</w:t>
      </w:r>
      <w:bookmarkEnd w:id="1167"/>
      <w:bookmarkEnd w:id="1168"/>
    </w:p>
    <w:p w14:paraId="364BDC9E" w14:textId="77777777" w:rsidR="004D33B7" w:rsidRDefault="004D33B7" w:rsidP="00275338"/>
    <w:p w14:paraId="6EF95807" w14:textId="5E566C26" w:rsidR="003613A1" w:rsidRDefault="003613A1" w:rsidP="00A8214A">
      <w:pPr>
        <w:pStyle w:val="Heading2"/>
      </w:pPr>
      <w:bookmarkStart w:id="1169" w:name="_Toc69131819"/>
      <w:r>
        <w:t>Model and Simulation Overview</w:t>
      </w:r>
      <w:bookmarkEnd w:id="116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70" w:name="_Toc69131820"/>
      <w:r>
        <w:t>McKenzie wetlands in the initial versions of the IDU, HRU, and Reach data layers</w:t>
      </w:r>
      <w:bookmarkEnd w:id="1170"/>
    </w:p>
    <w:p w14:paraId="79661602" w14:textId="0A9814E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06517">
        <w:t xml:space="preserve">Figure </w:t>
      </w:r>
      <w:r w:rsidR="00A0651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71" w:name="_Toc49175988"/>
      <w:bookmarkStart w:id="1172" w:name="_Toc69131821"/>
      <w:r>
        <w:t>Data changes for better representation of wetlands</w:t>
      </w:r>
      <w:bookmarkEnd w:id="1171"/>
      <w:bookmarkEnd w:id="117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73" w:name="_Toc69131822"/>
      <w:r>
        <w:t xml:space="preserve">Projection, </w:t>
      </w:r>
      <w:r w:rsidR="006F174A">
        <w:t>Calendar</w:t>
      </w:r>
      <w:r>
        <w:t>,</w:t>
      </w:r>
      <w:r w:rsidR="006F174A">
        <w:t xml:space="preserve"> and </w:t>
      </w:r>
      <w:r w:rsidR="009D540F">
        <w:t>Units</w:t>
      </w:r>
      <w:bookmarkEnd w:id="117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74" w:name="_Toc69131823"/>
      <w:r>
        <w:t>Simulation of changes in wetlands over time</w:t>
      </w:r>
      <w:bookmarkEnd w:id="117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75" w:name="_Toc69131824"/>
      <w:r>
        <w:t xml:space="preserve">How wetlands </w:t>
      </w:r>
      <w:r w:rsidR="000806A1">
        <w:t>are</w:t>
      </w:r>
      <w:r>
        <w:t xml:space="preserve"> represented</w:t>
      </w:r>
      <w:r w:rsidR="006D6388">
        <w:t xml:space="preserve"> in the model</w:t>
      </w:r>
      <w:bookmarkEnd w:id="117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76" w:name="_Toc69131825"/>
      <w:r>
        <w:t xml:space="preserve">The Wetland class and </w:t>
      </w:r>
      <w:r w:rsidR="00875B17">
        <w:t>Wetland objects in the C++ code</w:t>
      </w:r>
      <w:bookmarkEnd w:id="1176"/>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177" w:name="_Toc69131826"/>
      <w:r>
        <w:t>Attributes of interest in the wetlands study</w:t>
      </w:r>
      <w:bookmarkEnd w:id="117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78" w:name="_Toc69131827"/>
      <w:r>
        <w:t>A WETNESS attribute</w:t>
      </w:r>
      <w:bookmarkEnd w:id="1178"/>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79" w:name="_Toc69131828"/>
      <w:r>
        <w:t>Calculating the exchange of water between the wetland and the reach</w:t>
      </w:r>
      <w:bookmarkEnd w:id="1179"/>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80" w:name="_Toc69131829"/>
      <w:r>
        <w:t xml:space="preserve">Wetland </w:t>
      </w:r>
      <w:r w:rsidR="007A55EC">
        <w:t xml:space="preserve">IDU </w:t>
      </w:r>
      <w:r>
        <w:t>parameters</w:t>
      </w:r>
      <w:bookmarkEnd w:id="118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81" w:name="_Toc69131830"/>
      <w:r>
        <w:t>Reach parameters</w:t>
      </w:r>
      <w:bookmarkEnd w:id="1181"/>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182" w:name="_Toc69131831"/>
      <w:r>
        <w:t>Implementation of the exchange of water between the wetland and the reach</w:t>
      </w:r>
      <w:bookmarkEnd w:id="1182"/>
    </w:p>
    <w:p w14:paraId="5F583CA4" w14:textId="622E59CA" w:rsidR="00A06517" w:rsidRDefault="00405568" w:rsidP="00E5652B">
      <w:pPr>
        <w:rPr>
          <w:ins w:id="1183" w:author="David Conklin" w:date="2021-04-14T17:13:00Z"/>
        </w:rPr>
      </w:pPr>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ins w:id="1184" w:author="David Conklin" w:date="2021-04-14T17:08:00Z">
        <w:r w:rsidR="00A06517">
          <w:t>Since th</w:t>
        </w:r>
      </w:ins>
      <w:ins w:id="1185" w:author="David Conklin" w:date="2021-04-14T17:09:00Z">
        <w:r w:rsidR="00A06517">
          <w:t>e amounts in that compartment may be a mixture of meltwater at some IDUs and standing water at othe</w:t>
        </w:r>
      </w:ins>
      <w:ins w:id="1186" w:author="David Conklin" w:date="2021-04-14T17:10:00Z">
        <w:r w:rsidR="00A06517">
          <w:t>r IDUs, we will rename it as the “surface water” compartment</w:t>
        </w:r>
      </w:ins>
      <w:ins w:id="1187" w:author="David Conklin" w:date="2021-04-14T17:11:00Z">
        <w:r w:rsidR="00A06517">
          <w:t>, distinguishing it</w:t>
        </w:r>
      </w:ins>
      <w:ins w:id="1188" w:author="David Conklin" w:date="2021-04-14T17:12:00Z">
        <w:r w:rsidR="00A06517">
          <w:t xml:space="preserve"> both from the snowpack’s frozen water and the water in the soil.</w:t>
        </w:r>
      </w:ins>
      <w:del w:id="1189" w:author="David Conklin" w:date="2021-04-14T17:07:00Z">
        <w:r w:rsidR="00416577" w:rsidDel="00A06517">
          <w:delText xml:space="preserve">This is a compromise, and carries with it the consequence that on any given day an HRU may contain either snow on the ground or standing water in wetland IDUs, but not both.  </w:delText>
        </w:r>
      </w:del>
    </w:p>
    <w:p w14:paraId="27377D84" w14:textId="1EAD7F97" w:rsidR="00A06517" w:rsidRDefault="00A06517" w:rsidP="00E5652B">
      <w:pPr>
        <w:rPr>
          <w:ins w:id="1190" w:author="David Conklin" w:date="2021-04-14T17:07:00Z"/>
        </w:rPr>
      </w:pPr>
      <w:ins w:id="1191" w:author="David Conklin" w:date="2021-04-14T17:13:00Z">
        <w:r>
          <w:tab/>
          <w:t xml:space="preserve">CW3M’s algorithms already make use of </w:t>
        </w:r>
      </w:ins>
      <w:ins w:id="1192" w:author="David Conklin" w:date="2021-04-14T17:14:00Z">
        <w:r>
          <w:t>simplifying assumptions about the flowing water in the reaches: that the reaches never freeze and never stop flowing</w:t>
        </w:r>
      </w:ins>
      <w:ins w:id="1193" w:author="David Conklin" w:date="2021-04-14T17:15:00Z">
        <w:r>
          <w:t>.  The wetland implementation will make use of a</w:t>
        </w:r>
      </w:ins>
      <w:ins w:id="1194" w:author="David Conklin" w:date="2021-04-14T17:16:00Z">
        <w:r>
          <w:t>dditional</w:t>
        </w:r>
      </w:ins>
      <w:ins w:id="1195" w:author="David Conklin" w:date="2021-04-14T17:15:00Z">
        <w:r>
          <w:t xml:space="preserve"> simplifying assumption</w:t>
        </w:r>
      </w:ins>
      <w:ins w:id="1196" w:author="David Conklin" w:date="2021-04-14T17:16:00Z">
        <w:r>
          <w:t>s</w:t>
        </w:r>
      </w:ins>
      <w:ins w:id="1197" w:author="David Conklin" w:date="2021-04-14T17:15:00Z">
        <w:r>
          <w:t xml:space="preserve">: </w:t>
        </w:r>
      </w:ins>
      <w:ins w:id="1198" w:author="David Conklin" w:date="2021-04-14T17:18:00Z">
        <w:r w:rsidR="00E66D99">
          <w:t xml:space="preserve">1) </w:t>
        </w:r>
      </w:ins>
      <w:ins w:id="1199" w:author="David Conklin" w:date="2021-04-14T17:16:00Z">
        <w:r>
          <w:t xml:space="preserve">any given IDU may have standing water or may </w:t>
        </w:r>
      </w:ins>
      <w:ins w:id="1200" w:author="David Conklin" w:date="2021-04-14T17:17:00Z">
        <w:r>
          <w:t xml:space="preserve">have snow on the surface, but </w:t>
        </w:r>
        <w:r w:rsidR="00E66D99">
          <w:t>not both at the same time, and</w:t>
        </w:r>
      </w:ins>
      <w:ins w:id="1201" w:author="David Conklin" w:date="2021-04-14T17:18:00Z">
        <w:r w:rsidR="00E66D99">
          <w:t xml:space="preserve"> 2) when snow falls on standing water, it melts.  A consequence of these assumptions is </w:t>
        </w:r>
      </w:ins>
      <w:ins w:id="1202" w:author="David Conklin" w:date="2021-04-14T17:19:00Z">
        <w:r w:rsidR="00E66D99">
          <w:t>that all the standing water must be absorbed into the soil before a snowpack can form</w:t>
        </w:r>
      </w:ins>
      <w:ins w:id="1203" w:author="David Conklin" w:date="2021-04-14T17:20:00Z">
        <w:r w:rsidR="00E66D99">
          <w:t xml:space="preserve">, in a wetland IDU.  </w:t>
        </w:r>
      </w:ins>
      <w:ins w:id="1204" w:author="David Conklin" w:date="2021-04-14T17:21:00Z">
        <w:r w:rsidR="00E66D99">
          <w:t>Liquid s</w:t>
        </w:r>
      </w:ins>
      <w:ins w:id="1205" w:author="David Conklin" w:date="2021-04-14T17:23:00Z">
        <w:r w:rsidR="00E66D99">
          <w:t>tanding</w:t>
        </w:r>
      </w:ins>
      <w:ins w:id="1206" w:author="David Conklin" w:date="2021-04-14T17:21:00Z">
        <w:r w:rsidR="00E66D99">
          <w:t xml:space="preserve"> water in CW3M is represented </w:t>
        </w:r>
      </w:ins>
      <w:ins w:id="1207" w:author="David Conklin" w:date="2021-04-14T17:22:00Z">
        <w:r w:rsidR="00E66D99">
          <w:t xml:space="preserve">in computational units of complete IDUs </w:t>
        </w:r>
      </w:ins>
      <w:ins w:id="1208" w:author="David Conklin" w:date="2021-04-14T17:24:00Z">
        <w:r w:rsidR="00E66D99">
          <w:t>only – wetlands or water bodies; there is no representation of puddles or ponds smaller than an ID</w:t>
        </w:r>
      </w:ins>
      <w:ins w:id="1209" w:author="David Conklin" w:date="2021-04-14T17:25:00Z">
        <w:r w:rsidR="00E66D99">
          <w:t>U.  The situation is similar for snow</w:t>
        </w:r>
      </w:ins>
      <w:ins w:id="1210" w:author="David Conklin" w:date="2021-04-14T17:26:00Z">
        <w:r w:rsidR="00E66D99">
          <w:t>; there is no representation of snowdrifts or patches of snow smaller than an IDU.  Finer spatial resolu</w:t>
        </w:r>
      </w:ins>
      <w:ins w:id="1211" w:author="David Conklin" w:date="2021-04-14T17:27:00Z">
        <w:r w:rsidR="00E66D99">
          <w:t>tion could conceivably be achieved by constructing a new IDU layer with more and smaller IDUs.</w:t>
        </w:r>
      </w:ins>
    </w:p>
    <w:p w14:paraId="2F0BE6BA" w14:textId="40523547" w:rsidR="00405568" w:rsidDel="008C3C9A" w:rsidRDefault="00416577" w:rsidP="00E5652B">
      <w:pPr>
        <w:rPr>
          <w:del w:id="1212" w:author="David Conklin" w:date="2021-04-14T17:28:00Z"/>
        </w:rPr>
      </w:pPr>
      <w:del w:id="1213" w:author="David Conklin" w:date="2021-04-14T17:28:00Z">
        <w:r w:rsidDel="008C3C9A">
          <w:delText xml:space="preserve">That limitation is similar to other limitations already present in CW3M – the assumptions that reaches never freeze and never stop flowing.  </w:delText>
        </w:r>
      </w:del>
    </w:p>
    <w:p w14:paraId="1CD49C48" w14:textId="18914B89" w:rsidR="008C3C9A" w:rsidRPr="008C3C9A" w:rsidRDefault="00E5652B" w:rsidP="00E5652B">
      <w:pPr>
        <w:rPr>
          <w:ins w:id="1214" w:author="David Conklin" w:date="2021-04-14T17:31:00Z"/>
          <w:rPrChange w:id="1215" w:author="David Conklin" w:date="2021-04-14T17:34:00Z">
            <w:rPr>
              <w:ins w:id="1216" w:author="David Conklin" w:date="2021-04-14T17:31:00Z"/>
            </w:rPr>
          </w:rPrChange>
        </w:rPr>
      </w:pPr>
      <w:r>
        <w:tab/>
      </w:r>
      <w:ins w:id="1217" w:author="David Conklin" w:date="2021-04-14T17:28:00Z">
        <w:r w:rsidR="008C3C9A">
          <w:t>Two</w:t>
        </w:r>
      </w:ins>
      <w:del w:id="1218" w:author="David Conklin" w:date="2021-04-14T17:28:00Z">
        <w:r w:rsidR="00310B10" w:rsidDel="008C3C9A">
          <w:delText>A</w:delText>
        </w:r>
      </w:del>
      <w:r w:rsidR="00310B10">
        <w:t xml:space="preserve"> boolean variable</w:t>
      </w:r>
      <w:ins w:id="1219" w:author="David Conklin" w:date="2021-04-14T17:28:00Z">
        <w:r w:rsidR="008C3C9A">
          <w:t>s</w:t>
        </w:r>
      </w:ins>
      <w:ins w:id="1220" w:author="David Conklin" w:date="2021-04-14T17:29:00Z">
        <w:r w:rsidR="008C3C9A">
          <w:t>,</w:t>
        </w:r>
      </w:ins>
      <w:r w:rsidR="00310B10">
        <w:t xml:space="preserve"> </w:t>
      </w:r>
      <w:r w:rsidR="00310B10" w:rsidRPr="00484223">
        <w:rPr>
          <w:i/>
          <w:iCs/>
        </w:rPr>
        <w:t>m_standingH2Oflag</w:t>
      </w:r>
      <w:r w:rsidR="00310B10">
        <w:t xml:space="preserve"> </w:t>
      </w:r>
      <w:ins w:id="1221" w:author="David Conklin" w:date="2021-04-14T17:29:00Z">
        <w:r w:rsidR="008C3C9A">
          <w:t xml:space="preserve">and </w:t>
        </w:r>
        <w:r w:rsidR="008C3C9A">
          <w:rPr>
            <w:i/>
            <w:iCs/>
          </w:rPr>
          <w:t xml:space="preserve">m_snowpackFlag, </w:t>
        </w:r>
      </w:ins>
      <w:ins w:id="1222" w:author="David Conklin" w:date="2021-04-14T17:30:00Z">
        <w:r w:rsidR="008C3C9A">
          <w:t>are being</w:t>
        </w:r>
      </w:ins>
      <w:del w:id="1223" w:author="David Conklin" w:date="2021-04-14T17:30:00Z">
        <w:r w:rsidR="00310B10" w:rsidDel="008C3C9A">
          <w:delText>has been</w:delText>
        </w:r>
      </w:del>
      <w:r w:rsidR="00310B10">
        <w:t xml:space="preserve"> added to the HRU class to indicate when </w:t>
      </w:r>
      <w:ins w:id="1224" w:author="David Conklin" w:date="2021-04-14T17:30:00Z">
        <w:r w:rsidR="008C3C9A">
          <w:t>any IDUs in the HRU have standing water or snow</w:t>
        </w:r>
      </w:ins>
      <w:ins w:id="1225" w:author="David Conklin" w:date="2021-04-14T17:31:00Z">
        <w:r w:rsidR="008C3C9A">
          <w:t xml:space="preserve"> on the ground.  While a single IDU can’t have</w:t>
        </w:r>
      </w:ins>
      <w:ins w:id="1226" w:author="David Conklin" w:date="2021-04-14T17:32:00Z">
        <w:r w:rsidR="008C3C9A">
          <w:t xml:space="preserve"> both standing water and snow at the same time, an HRU may contain IDUs</w:t>
        </w:r>
      </w:ins>
      <w:ins w:id="1227" w:author="David Conklin" w:date="2021-04-14T17:33:00Z">
        <w:r w:rsidR="008C3C9A">
          <w:t xml:space="preserve"> with snow, different IDUs with standing water, and/or IDUs with neither.  Thus at the </w:t>
        </w:r>
      </w:ins>
      <w:ins w:id="1228" w:author="David Conklin" w:date="2021-04-14T17:34:00Z">
        <w:r w:rsidR="008C3C9A">
          <w:t xml:space="preserve">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w:t>
        </w:r>
      </w:ins>
      <w:ins w:id="1229" w:author="David Conklin" w:date="2021-04-14T17:35:00Z">
        <w:r w:rsidR="008C3C9A">
          <w:t xml:space="preserve">.  The HRU’s snow compartment </w:t>
        </w:r>
      </w:ins>
      <w:ins w:id="1230" w:author="David Conklin" w:date="2021-04-14T17:39:00Z">
        <w:r w:rsidR="00850534">
          <w:t>(BOX_SNOW</w:t>
        </w:r>
      </w:ins>
      <w:ins w:id="1231" w:author="David Conklin" w:date="2021-04-14T17:44:00Z">
        <w:r w:rsidR="00850534">
          <w:t>PACK</w:t>
        </w:r>
      </w:ins>
      <w:ins w:id="1232" w:author="David Conklin" w:date="2021-04-14T17:39:00Z">
        <w:r w:rsidR="00850534">
          <w:t xml:space="preserve">) </w:t>
        </w:r>
      </w:ins>
      <w:ins w:id="1233" w:author="David Conklin" w:date="2021-04-14T17:35:00Z">
        <w:r w:rsidR="008C3C9A">
          <w:t xml:space="preserve">accounts for the </w:t>
        </w:r>
      </w:ins>
      <w:ins w:id="1234" w:author="David Conklin" w:date="2021-04-14T17:37:00Z">
        <w:r w:rsidR="008C3C9A">
          <w:t xml:space="preserve">aboveground </w:t>
        </w:r>
      </w:ins>
      <w:ins w:id="1235" w:author="David Conklin" w:date="2021-04-14T17:35:00Z">
        <w:r w:rsidR="008C3C9A">
          <w:t>froz</w:t>
        </w:r>
      </w:ins>
      <w:ins w:id="1236" w:author="David Conklin" w:date="2021-04-14T17:36:00Z">
        <w:r w:rsidR="008C3C9A">
          <w:t>en water in all the IDUs in the HRU.  The HRU’s surface water compartment</w:t>
        </w:r>
      </w:ins>
      <w:ins w:id="1237" w:author="David Conklin" w:date="2021-04-14T17:40:00Z">
        <w:r w:rsidR="00850534">
          <w:t xml:space="preserve"> (was </w:t>
        </w:r>
      </w:ins>
      <w:ins w:id="1238" w:author="David Conklin" w:date="2021-04-14T17:41:00Z">
        <w:r w:rsidR="00850534">
          <w:t>BOX_MELT, now BOX_SURFACE_H2O)</w:t>
        </w:r>
      </w:ins>
      <w:ins w:id="1239" w:author="David Conklin" w:date="2021-04-14T17:36:00Z">
        <w:r w:rsidR="008C3C9A">
          <w:t xml:space="preserve"> accounts for the</w:t>
        </w:r>
      </w:ins>
      <w:ins w:id="1240" w:author="David Conklin" w:date="2021-04-14T17:37:00Z">
        <w:r w:rsidR="008C3C9A">
          <w:t xml:space="preserve"> aboveground liquid water</w:t>
        </w:r>
        <w:r w:rsidR="00850534">
          <w:t xml:space="preserve"> in all the IDUs</w:t>
        </w:r>
      </w:ins>
      <w:ins w:id="1241" w:author="David Conklin" w:date="2021-04-14T17:46:00Z">
        <w:r w:rsidR="00850534">
          <w:t xml:space="preserve"> other than those representing</w:t>
        </w:r>
      </w:ins>
      <w:ins w:id="1242" w:author="David Conklin" w:date="2021-04-14T17:47:00Z">
        <w:r w:rsidR="00850534">
          <w:t xml:space="preserve"> reservoirs </w:t>
        </w:r>
      </w:ins>
      <w:ins w:id="1243" w:author="David Conklin" w:date="2021-04-14T17:48:00Z">
        <w:r w:rsidR="00BA08F8">
          <w:t xml:space="preserve">or </w:t>
        </w:r>
      </w:ins>
      <w:ins w:id="1244" w:author="David Conklin" w:date="2021-04-14T17:49:00Z">
        <w:r w:rsidR="00BA08F8">
          <w:t>other s</w:t>
        </w:r>
      </w:ins>
      <w:ins w:id="1245" w:author="David Conklin" w:date="2021-04-14T17:50:00Z">
        <w:r w:rsidR="00BA08F8">
          <w:t>ubstantial</w:t>
        </w:r>
      </w:ins>
      <w:ins w:id="1246" w:author="David Conklin" w:date="2021-04-14T17:46:00Z">
        <w:r w:rsidR="00850534">
          <w:t xml:space="preserve"> bodies of water</w:t>
        </w:r>
      </w:ins>
      <w:ins w:id="1247" w:author="David Conklin" w:date="2021-04-14T17:50:00Z">
        <w:r w:rsidR="00BA08F8">
          <w:t>.</w:t>
        </w:r>
      </w:ins>
      <w:ins w:id="1248" w:author="David Conklin" w:date="2021-04-14T17:37:00Z">
        <w:r w:rsidR="00850534">
          <w:t xml:space="preserve">  The model has</w:t>
        </w:r>
      </w:ins>
      <w:ins w:id="1249" w:author="David Conklin" w:date="2021-04-14T17:38:00Z">
        <w:r w:rsidR="00850534">
          <w:t xml:space="preserve"> no representation of ice in the soil, nor of surface ice on standing or flowing water.</w:t>
        </w:r>
      </w:ins>
    </w:p>
    <w:p w14:paraId="71B7EE30" w14:textId="77777777" w:rsidR="00B854B0" w:rsidRDefault="00310B10" w:rsidP="00E5652B">
      <w:pPr>
        <w:rPr>
          <w:ins w:id="1250" w:author="David Conklin" w:date="2021-04-14T17:51:00Z"/>
        </w:rPr>
      </w:pPr>
      <w:r>
        <w:t>BOX_MELT is being used to track standing water in wetland IDUs instead of melt water in a snowpack.</w:t>
      </w:r>
      <w:r w:rsidR="00E24ADB">
        <w:t xml:space="preserve">  </w:t>
      </w:r>
    </w:p>
    <w:p w14:paraId="35143BDC" w14:textId="3239E2A0" w:rsidR="00E5652B" w:rsidRDefault="00E5652B" w:rsidP="00B854B0">
      <w:pPr>
        <w:ind w:firstLine="720"/>
        <w:pPrChange w:id="1251" w:author="David Conklin" w:date="2021-04-14T17:51:00Z">
          <w:pPr/>
        </w:pPrChange>
      </w:pPr>
      <w:r>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w:t>
      </w:r>
      <w:r w:rsidR="00090134">
        <w:lastRenderedPageBreak/>
        <w:t xml:space="preserve">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ins w:id="1252" w:author="David Conklin" w:date="2021-04-14T10:04:00Z"/>
          <w:u w:val="single"/>
        </w:rPr>
      </w:pPr>
    </w:p>
    <w:p w14:paraId="250AECA5" w14:textId="1F042C92" w:rsidR="000867E6" w:rsidRPr="00F9365F" w:rsidRDefault="00D43E08" w:rsidP="00F9365F">
      <w:pPr>
        <w:ind w:firstLine="360"/>
        <w:rPr>
          <w:ins w:id="1253" w:author="David Conklin" w:date="2021-04-14T09:57:00Z"/>
          <w:u w:val="single"/>
          <w:rPrChange w:id="1254" w:author="David Conklin" w:date="2021-04-14T10:04:00Z">
            <w:rPr>
              <w:ins w:id="1255" w:author="David Conklin" w:date="2021-04-14T09:57:00Z"/>
            </w:rPr>
          </w:rPrChange>
        </w:rPr>
        <w:pPrChange w:id="1256" w:author="David Conklin" w:date="2021-04-14T10:04:00Z">
          <w:pPr/>
        </w:pPrChange>
      </w:pPr>
      <w:ins w:id="1257" w:author="David Conklin" w:date="2021-04-14T09:56:00Z">
        <w:r w:rsidRPr="00F9365F">
          <w:rPr>
            <w:u w:val="single"/>
            <w:rPrChange w:id="1258" w:author="David Conklin" w:date="2021-04-14T10:04:00Z">
              <w:rPr/>
            </w:rPrChange>
          </w:rPr>
          <w:t xml:space="preserve">Wetland logic in </w:t>
        </w:r>
      </w:ins>
      <w:ins w:id="1259" w:author="David Conklin" w:date="2021-04-14T09:57:00Z">
        <w:r w:rsidRPr="00F9365F">
          <w:rPr>
            <w:u w:val="single"/>
            <w:rPrChange w:id="1260" w:author="David Conklin" w:date="2021-04-14T10:04:00Z">
              <w:rPr/>
            </w:rPrChange>
          </w:rPr>
          <w:t>FlowModel::InitHRUs()</w:t>
        </w:r>
      </w:ins>
    </w:p>
    <w:p w14:paraId="13862FF1" w14:textId="28003F3F" w:rsidR="00D43E08" w:rsidRDefault="00D43E08" w:rsidP="00D43E08">
      <w:pPr>
        <w:pStyle w:val="ListParagraph"/>
        <w:numPr>
          <w:ilvl w:val="0"/>
          <w:numId w:val="12"/>
        </w:numPr>
        <w:pPrChange w:id="1261" w:author="David Conklin" w:date="2021-04-14T09:57:00Z">
          <w:pPr/>
        </w:pPrChange>
      </w:pPr>
      <w:ins w:id="1262" w:author="David Conklin" w:date="2021-04-14T09:58:00Z">
        <w:r>
          <w:t xml:space="preserve">Clear </w:t>
        </w:r>
        <w:r w:rsidRPr="00D43E08">
          <w:rPr>
            <w:i/>
            <w:iCs/>
            <w:rPrChange w:id="1263" w:author="David Conklin" w:date="2021-04-14T10:01:00Z">
              <w:rPr/>
            </w:rPrChange>
          </w:rPr>
          <w:t>m_standingH2Oflag</w:t>
        </w:r>
        <w:r>
          <w:t xml:space="preserve"> to false for each HRU except when there is no snowpack</w:t>
        </w:r>
      </w:ins>
      <w:ins w:id="1264" w:author="David Conklin" w:date="2021-04-14T09:59:00Z">
        <w:r>
          <w:t xml:space="preserve">, there is water in the </w:t>
        </w:r>
      </w:ins>
      <w:ins w:id="1265" w:author="David Conklin" w:date="2021-04-14T10:00:00Z">
        <w:r>
          <w:t>meltwater/standing water compartment, and the HRU contains a wetland IDU with WETNESS &gt; 0</w:t>
        </w:r>
      </w:ins>
      <w:ins w:id="1266" w:author="David Conklin" w:date="2021-04-14T10:01:00Z">
        <w:r w:rsidR="00B830E8">
          <w:t xml:space="preserve">; in that case, set </w:t>
        </w:r>
      </w:ins>
      <w:ins w:id="1267" w:author="David Conklin" w:date="2021-04-14T10:02:00Z">
        <w:r w:rsidR="00B830E8">
          <w:rPr>
            <w:i/>
            <w:iCs/>
          </w:rPr>
          <w:t>m_standingH2Oflag</w:t>
        </w:r>
        <w:r w:rsidR="00B830E8">
          <w:t xml:space="preserve"> to true.</w:t>
        </w:r>
      </w:ins>
    </w:p>
    <w:p w14:paraId="21FAF4C2" w14:textId="77777777" w:rsidR="00D43E08" w:rsidRDefault="00B14B08" w:rsidP="00E5652B">
      <w:pPr>
        <w:rPr>
          <w:ins w:id="1268" w:author="David Conklin" w:date="2021-04-14T09:55:00Z"/>
        </w:rPr>
      </w:pPr>
      <w:r>
        <w:tab/>
      </w:r>
    </w:p>
    <w:p w14:paraId="3F304D91" w14:textId="3A1A6755" w:rsidR="00B14B08" w:rsidRPr="00484223" w:rsidRDefault="00B14B08" w:rsidP="00D43E08">
      <w:pPr>
        <w:ind w:firstLine="360"/>
        <w:rPr>
          <w:u w:val="single"/>
        </w:rPr>
        <w:pPrChange w:id="1269" w:author="David Conklin" w:date="2021-04-14T09:55:00Z">
          <w:pPr/>
        </w:pPrChange>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588D6EC4" w:rsidR="00B14B08" w:rsidRDefault="00B830E8" w:rsidP="00B14B08">
      <w:pPr>
        <w:pStyle w:val="ListParagraph"/>
        <w:numPr>
          <w:ilvl w:val="0"/>
          <w:numId w:val="11"/>
        </w:numPr>
      </w:pPr>
      <w:ins w:id="1270" w:author="David Conklin" w:date="2021-04-14T10:02:00Z">
        <w:r>
          <w:t>F</w:t>
        </w:r>
      </w:ins>
      <w:del w:id="1271" w:author="David Conklin" w:date="2021-04-14T10:02:00Z">
        <w:r w:rsidR="00E24ADB" w:rsidDel="00B830E8">
          <w:delText>f</w:delText>
        </w:r>
      </w:del>
      <w:r w:rsidR="00E24ADB">
        <w:t xml:space="preserve">or each HRU, </w:t>
      </w:r>
      <w:r w:rsidR="00B14B08">
        <w:t>infiltrate water</w:t>
      </w:r>
      <w:r w:rsidR="00752704">
        <w:t xml:space="preserve"> from the surface water compartment as if soil water is at field capacity</w:t>
      </w:r>
      <w:ins w:id="1272" w:author="David Conklin" w:date="2021-04-14T10:02:00Z">
        <w:r>
          <w:t>.</w:t>
        </w:r>
      </w:ins>
    </w:p>
    <w:p w14:paraId="44A049F6" w14:textId="45697923" w:rsidR="00752704" w:rsidRDefault="00B830E8" w:rsidP="00852CA3">
      <w:pPr>
        <w:pStyle w:val="ListParagraph"/>
        <w:numPr>
          <w:ilvl w:val="0"/>
          <w:numId w:val="11"/>
        </w:numPr>
      </w:pPr>
      <w:ins w:id="1273" w:author="David Conklin" w:date="2021-04-14T10:03:00Z">
        <w:r>
          <w:t>F</w:t>
        </w:r>
      </w:ins>
      <w:del w:id="1274" w:author="David Conklin" w:date="2021-04-14T10:02:00Z">
        <w:r w:rsidR="00E24ADB" w:rsidDel="00B830E8">
          <w:delText>f</w:delText>
        </w:r>
      </w:del>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ins w:id="1275" w:author="David Conklin" w:date="2021-04-14T10:03:00Z">
        <w:r>
          <w:t>.</w:t>
        </w:r>
      </w:ins>
    </w:p>
    <w:p w14:paraId="481EDA39" w14:textId="1C082D1B" w:rsidR="00752704" w:rsidRDefault="00B830E8" w:rsidP="00B14B08">
      <w:pPr>
        <w:pStyle w:val="ListParagraph"/>
        <w:numPr>
          <w:ilvl w:val="0"/>
          <w:numId w:val="11"/>
        </w:numPr>
      </w:pPr>
      <w:ins w:id="1276" w:author="David Conklin" w:date="2021-04-14T10:03:00Z">
        <w:r>
          <w:t>F</w:t>
        </w:r>
      </w:ins>
      <w:del w:id="1277" w:author="David Conklin" w:date="2021-04-14T10:03:00Z">
        <w:r w:rsidR="00E24ADB" w:rsidDel="00B830E8">
          <w:delText>f</w:delText>
        </w:r>
      </w:del>
      <w:r w:rsidR="00E24ADB">
        <w:t xml:space="preserve">or each wetland IDU, </w:t>
      </w:r>
      <w:r w:rsidR="00752704">
        <w:t>update WETNESS</w:t>
      </w:r>
      <w:ins w:id="1278" w:author="David Conklin" w:date="2021-04-14T10:03:00Z">
        <w:r>
          <w:t>.</w:t>
        </w:r>
      </w:ins>
      <w:ins w:id="1279" w:author="David Conklin" w:date="2021-04-14T15:42:00Z">
        <w:r w:rsidR="00582805">
          <w:t xml:space="preserve">  When WETNESS goes to zero or negative for every wetland </w:t>
        </w:r>
      </w:ins>
      <w:ins w:id="1280" w:author="David Conklin" w:date="2021-04-14T15:43:00Z">
        <w:r w:rsidR="00582805">
          <w:t xml:space="preserve">IDU in a given HRU, clear </w:t>
        </w:r>
        <w:r w:rsidR="00582805">
          <w:rPr>
            <w:i/>
            <w:iCs/>
          </w:rPr>
          <w:t>m_standingH2Oflag</w:t>
        </w:r>
      </w:ins>
      <w:ins w:id="1281" w:author="David Conklin" w:date="2021-04-14T15:44:00Z">
        <w:r w:rsidR="00582805">
          <w:t xml:space="preserve"> for that HRU.</w:t>
        </w:r>
      </w:ins>
    </w:p>
    <w:p w14:paraId="57839F8D" w14:textId="733DDA34" w:rsidR="00B14B08" w:rsidRDefault="00B14B08" w:rsidP="00B14B08">
      <w:pPr>
        <w:pStyle w:val="ListParagraph"/>
      </w:pPr>
    </w:p>
    <w:p w14:paraId="26E8FF58" w14:textId="3C99CA76" w:rsidR="00B14B08" w:rsidRDefault="00B14B08" w:rsidP="00D43E08">
      <w:pPr>
        <w:pStyle w:val="ListParagraph"/>
        <w:ind w:left="360"/>
        <w:pPrChange w:id="1282" w:author="David Conklin" w:date="2021-04-14T09:56:00Z">
          <w:pPr>
            <w:pStyle w:val="ListParagraph"/>
          </w:pPr>
        </w:pPrChange>
      </w:pPr>
      <w:r>
        <w:rPr>
          <w:u w:val="single"/>
        </w:rPr>
        <w:t>Wetland logic in EvapTrans</w:t>
      </w:r>
      <w:r w:rsidR="00752704">
        <w:rPr>
          <w:u w:val="single"/>
        </w:rPr>
        <w:t xml:space="preserve"> for each wetland IDU</w:t>
      </w:r>
      <w:r w:rsidR="008F5F08">
        <w:rPr>
          <w:u w:val="single"/>
        </w:rPr>
        <w:t xml:space="preserve"> (GMT_CATCHMENT time)</w:t>
      </w:r>
    </w:p>
    <w:p w14:paraId="74CE647B" w14:textId="1C018F3A" w:rsidR="00B14B08" w:rsidRDefault="00B830E8" w:rsidP="00B14B08">
      <w:pPr>
        <w:pStyle w:val="ListParagraph"/>
        <w:numPr>
          <w:ilvl w:val="0"/>
          <w:numId w:val="11"/>
        </w:numPr>
      </w:pPr>
      <w:ins w:id="1283" w:author="David Conklin" w:date="2021-04-14T10:03:00Z">
        <w:r>
          <w:t>C</w:t>
        </w:r>
      </w:ins>
      <w:del w:id="1284" w:author="David Conklin" w:date="2021-04-14T10:03:00Z">
        <w:r w:rsidR="00B14B08" w:rsidDel="00B830E8">
          <w:delText>c</w:delText>
        </w:r>
      </w:del>
      <w:r w:rsidR="00B14B08">
        <w:t>alculate ET from standing water</w:t>
      </w:r>
      <w:ins w:id="1285" w:author="David Conklin" w:date="2021-04-14T10:03:00Z">
        <w:r>
          <w:t>.</w:t>
        </w:r>
      </w:ins>
    </w:p>
    <w:p w14:paraId="30437132" w14:textId="6921CC07" w:rsidR="00752704" w:rsidRDefault="00752704" w:rsidP="00752704">
      <w:pPr>
        <w:pStyle w:val="ListParagraph"/>
      </w:pPr>
    </w:p>
    <w:p w14:paraId="509D22D3" w14:textId="386F78A8" w:rsidR="00752704" w:rsidRDefault="00752704" w:rsidP="00D43E08">
      <w:pPr>
        <w:pStyle w:val="ListParagraph"/>
        <w:ind w:left="360"/>
        <w:pPrChange w:id="1286" w:author="David Conklin" w:date="2021-04-14T09:56:00Z">
          <w:pPr>
            <w:pStyle w:val="ListParagraph"/>
          </w:pPr>
        </w:pPrChange>
      </w:pPr>
      <w:r>
        <w:rPr>
          <w:u w:val="single"/>
        </w:rPr>
        <w:t>Wetland logic in ReachRouting for each reach</w:t>
      </w:r>
      <w:r w:rsidR="008F5F08">
        <w:rPr>
          <w:u w:val="single"/>
        </w:rPr>
        <w:t xml:space="preserve"> (GMT_REACH time)</w:t>
      </w:r>
    </w:p>
    <w:p w14:paraId="79C20065" w14:textId="780933CC" w:rsidR="00752704" w:rsidRDefault="00B830E8" w:rsidP="00752704">
      <w:pPr>
        <w:pStyle w:val="ListParagraph"/>
        <w:numPr>
          <w:ilvl w:val="0"/>
          <w:numId w:val="11"/>
        </w:numPr>
      </w:pPr>
      <w:ins w:id="1287" w:author="David Conklin" w:date="2021-04-14T10:03:00Z">
        <w:r>
          <w:t>I</w:t>
        </w:r>
      </w:ins>
      <w:del w:id="1288" w:author="David Conklin" w:date="2021-04-14T10:03:00Z">
        <w:r w:rsidR="00752704" w:rsidDel="00B830E8">
          <w:delText>i</w:delText>
        </w:r>
      </w:del>
      <w:r w:rsidR="00752704">
        <w:t>ncorporate WETL2Q</w:t>
      </w:r>
      <w:r w:rsidR="00F07906">
        <w:t xml:space="preserve"> via</w:t>
      </w:r>
      <w:r w:rsidR="00A84A18">
        <w:t xml:space="preserve"> the global flux handler</w:t>
      </w:r>
      <w:ins w:id="1289" w:author="David Conklin" w:date="2021-04-14T10:03:00Z">
        <w:r>
          <w:t>.</w:t>
        </w:r>
      </w:ins>
      <w:r w:rsidR="00A84A18">
        <w:t xml:space="preserve"> </w:t>
      </w:r>
    </w:p>
    <w:p w14:paraId="3E5B81FA" w14:textId="0895B973" w:rsidR="00752704" w:rsidRDefault="00B830E8" w:rsidP="00752704">
      <w:pPr>
        <w:pStyle w:val="ListParagraph"/>
        <w:numPr>
          <w:ilvl w:val="0"/>
          <w:numId w:val="11"/>
        </w:numPr>
      </w:pPr>
      <w:ins w:id="1290" w:author="David Conklin" w:date="2021-04-14T10:03:00Z">
        <w:r>
          <w:t>C</w:t>
        </w:r>
      </w:ins>
      <w:del w:id="1291" w:author="David Conklin" w:date="2021-04-14T10:03:00Z">
        <w:r w:rsidR="00752704" w:rsidDel="00B830E8">
          <w:delText>c</w:delText>
        </w:r>
      </w:del>
      <w:r w:rsidR="00752704">
        <w:t>alculate Q2WETL</w:t>
      </w:r>
      <w:ins w:id="1292" w:author="David Conklin" w:date="2021-04-14T10:03:00Z">
        <w:r>
          <w:t>.</w:t>
        </w:r>
      </w:ins>
    </w:p>
    <w:p w14:paraId="2AE6F4F5" w14:textId="7CFFFB27" w:rsidR="00752704" w:rsidRDefault="00752704" w:rsidP="00484223"/>
    <w:p w14:paraId="0352F94A" w14:textId="565FF3D7" w:rsidR="00752704" w:rsidRDefault="00752704" w:rsidP="00D43E08">
      <w:pPr>
        <w:pStyle w:val="ListParagraph"/>
        <w:ind w:left="360"/>
        <w:pPrChange w:id="1293" w:author="David Conklin" w:date="2021-04-14T09:56:00Z">
          <w:pPr>
            <w:pStyle w:val="ListParagraph"/>
          </w:pPr>
        </w:pPrChange>
      </w:pPr>
      <w:r>
        <w:rPr>
          <w:u w:val="single"/>
        </w:rPr>
        <w:t xml:space="preserve">Wetland </w:t>
      </w:r>
      <w:ins w:id="1294" w:author="David Conklin" w:date="2021-04-14T09:55:00Z">
        <w:r w:rsidR="00D43E08">
          <w:rPr>
            <w:u w:val="single"/>
          </w:rPr>
          <w:t xml:space="preserve">logic </w:t>
        </w:r>
      </w:ins>
      <w:r w:rsidR="008F5F08">
        <w:rPr>
          <w:u w:val="single"/>
        </w:rPr>
        <w:t>in ApplyQ2WETL</w:t>
      </w:r>
      <w:r>
        <w:rPr>
          <w:u w:val="single"/>
        </w:rPr>
        <w:t xml:space="preserve"> </w:t>
      </w:r>
      <w:r w:rsidR="008F5F08">
        <w:rPr>
          <w:u w:val="single"/>
        </w:rPr>
        <w:t>(GMT_REACH time)</w:t>
      </w:r>
    </w:p>
    <w:p w14:paraId="5C32F920" w14:textId="32B958A0" w:rsidR="00E24ADB" w:rsidRDefault="00B830E8" w:rsidP="00E24ADB">
      <w:pPr>
        <w:pStyle w:val="ListParagraph"/>
        <w:numPr>
          <w:ilvl w:val="0"/>
          <w:numId w:val="11"/>
        </w:numPr>
      </w:pPr>
      <w:ins w:id="1295" w:author="David Conklin" w:date="2021-04-14T10:04:00Z">
        <w:r>
          <w:t>U</w:t>
        </w:r>
      </w:ins>
      <w:del w:id="1296" w:author="David Conklin" w:date="2021-04-14T10:03:00Z">
        <w:r w:rsidR="00E24ADB" w:rsidDel="00B830E8">
          <w:delText>u</w:delText>
        </w:r>
      </w:del>
      <w:r w:rsidR="00E24ADB">
        <w:t>pdate the surface water compartment</w:t>
      </w:r>
      <w:r w:rsidR="0056594C">
        <w:t>s of the HRUs</w:t>
      </w:r>
      <w:ins w:id="1297" w:author="David Conklin" w:date="2021-04-14T10:04:00Z">
        <w:r>
          <w:t>.</w:t>
        </w:r>
      </w:ins>
    </w:p>
    <w:p w14:paraId="1795E702" w14:textId="4196836E" w:rsidR="00582805" w:rsidRDefault="00582805" w:rsidP="00484223">
      <w:pPr>
        <w:pStyle w:val="ListParagraph"/>
        <w:numPr>
          <w:ilvl w:val="0"/>
          <w:numId w:val="11"/>
        </w:numPr>
        <w:rPr>
          <w:ins w:id="1298" w:author="David Conklin" w:date="2021-04-14T15:49:00Z"/>
        </w:rPr>
      </w:pPr>
      <w:ins w:id="1299" w:author="David Conklin" w:date="2021-04-14T15:46:00Z">
        <w:r>
          <w:t>For each HRU</w:t>
        </w:r>
      </w:ins>
      <w:ins w:id="1300" w:author="David Conklin" w:date="2021-04-14T15:48:00Z">
        <w:r>
          <w:t xml:space="preserve">, </w:t>
        </w:r>
      </w:ins>
      <w:ins w:id="1301" w:author="David Conklin" w:date="2021-04-14T15:49:00Z">
        <w:r>
          <w:t xml:space="preserve">set or clear </w:t>
        </w:r>
      </w:ins>
      <w:ins w:id="1302" w:author="David Conklin" w:date="2021-04-14T15:46:00Z">
        <w:r>
          <w:rPr>
            <w:i/>
            <w:iCs/>
          </w:rPr>
          <w:t xml:space="preserve">m_standingH2Oflag </w:t>
        </w:r>
      </w:ins>
      <w:ins w:id="1303" w:author="David Conklin" w:date="2021-04-14T15:49:00Z">
        <w:r>
          <w:t>as appropriate.</w:t>
        </w:r>
      </w:ins>
    </w:p>
    <w:p w14:paraId="0C452D85" w14:textId="3DD9A452" w:rsidR="00582805" w:rsidRPr="00852CA3" w:rsidDel="00582805" w:rsidRDefault="0056594C" w:rsidP="00484223">
      <w:pPr>
        <w:pStyle w:val="ListParagraph"/>
        <w:numPr>
          <w:ilvl w:val="0"/>
          <w:numId w:val="11"/>
        </w:numPr>
        <w:rPr>
          <w:del w:id="1304" w:author="David Conklin" w:date="2021-04-14T15:49:00Z"/>
        </w:rPr>
      </w:pPr>
      <w:del w:id="1305" w:author="David Conklin" w:date="2021-04-14T10:04:00Z">
        <w:r w:rsidDel="00B830E8">
          <w:delText>u</w:delText>
        </w:r>
      </w:del>
      <w:del w:id="1306" w:author="David Conklin" w:date="2021-04-14T15:49:00Z">
        <w:r w:rsidDel="00582805">
          <w:delText>pdate the WETNESS attribute of wetland IDUs</w:delText>
        </w:r>
      </w:del>
    </w:p>
    <w:p w14:paraId="277A65DF" w14:textId="1DA2D842" w:rsidR="001F60FF" w:rsidRDefault="001F60FF" w:rsidP="006B199A"/>
    <w:p w14:paraId="6BF84F52" w14:textId="01549ED0" w:rsidR="001F60FF" w:rsidRDefault="001F60FF" w:rsidP="001F60FF">
      <w:pPr>
        <w:pStyle w:val="Heading2"/>
      </w:pPr>
      <w:bookmarkStart w:id="1307" w:name="_Toc69131832"/>
      <w:r>
        <w:t>Standing water temperature</w:t>
      </w:r>
      <w:bookmarkEnd w:id="1307"/>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308" w:name="_Toc69131833"/>
      <w:r>
        <w:t>Evapotranspiration from wetlands</w:t>
      </w:r>
      <w:bookmarkEnd w:id="1308"/>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09" w:name="_Toc69131834"/>
      <w:r>
        <w:t>Loss (or gain) of wetlands</w:t>
      </w:r>
      <w:bookmarkEnd w:id="1309"/>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10" w:name="_Toc69131835"/>
      <w:r>
        <w:t>Reality check</w:t>
      </w:r>
      <w:bookmarkEnd w:id="131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11" w:name="_Toc69131836"/>
      <w:r>
        <w:lastRenderedPageBreak/>
        <w:t>High Cascades Springs</w:t>
      </w:r>
      <w:bookmarkEnd w:id="131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12" w:name="_Toc69131837"/>
      <w:r>
        <w:t>Calibration</w:t>
      </w:r>
      <w:r w:rsidR="00B06ED6">
        <w:t xml:space="preserve"> and simulation skill</w:t>
      </w:r>
      <w:bookmarkEnd w:id="1312"/>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313" w:name="_Toc69131838"/>
      <w:r>
        <w:t>Analysis of</w:t>
      </w:r>
      <w:r w:rsidR="003024C9">
        <w:t xml:space="preserve"> locations where the model has low skill</w:t>
      </w:r>
      <w:bookmarkEnd w:id="131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314" w:name="_Toc69131839"/>
      <w:r>
        <w:t>Simulated McKenzie basin water budget</w:t>
      </w:r>
      <w:r w:rsidR="00334ED8">
        <w:t xml:space="preserve"> and thermal energy budget</w:t>
      </w:r>
      <w:bookmarkEnd w:id="1314"/>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315" w:name="_Toc69131840"/>
      <w:r>
        <w:t>CW3M v. Shade-a-lator</w:t>
      </w:r>
      <w:bookmarkEnd w:id="131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316" w:name="_Toc69131841"/>
      <w:r>
        <w:t>Comparison of CW3M results to Shade-a-lator results</w:t>
      </w:r>
      <w:bookmarkEnd w:id="1316"/>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2FAEF7" w:rsidR="005C537E" w:rsidRDefault="005C537E" w:rsidP="005C537E">
      <w:pPr>
        <w:pStyle w:val="Caption"/>
      </w:pPr>
      <w:bookmarkStart w:id="1317" w:name="_Ref48286765"/>
      <w:bookmarkStart w:id="1318" w:name="_Toc53219841"/>
      <w:r>
        <w:t xml:space="preserve">Figure </w:t>
      </w:r>
      <w:fldSimple w:instr=" SEQ Figure \* ARABIC ">
        <w:r w:rsidR="00A06517">
          <w:rPr>
            <w:noProof/>
          </w:rPr>
          <w:t>9</w:t>
        </w:r>
      </w:fldSimple>
      <w:bookmarkEnd w:id="1317"/>
      <w:r>
        <w:t>. Clackamas basin in CW3M screen capture</w:t>
      </w:r>
      <w:bookmarkEnd w:id="131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19" w:name="_Toc69131842"/>
      <w:r>
        <w:t>The Clackamas Basin</w:t>
      </w:r>
      <w:bookmarkEnd w:id="1319"/>
    </w:p>
    <w:p w14:paraId="4A96B042" w14:textId="77777777" w:rsidR="005C537E" w:rsidRPr="000E6A65" w:rsidRDefault="005C537E" w:rsidP="005C537E"/>
    <w:p w14:paraId="11F4A966" w14:textId="5953C1E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06517">
        <w:t xml:space="preserve">Figure </w:t>
      </w:r>
      <w:r w:rsidR="00A0651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320" w:name="_Toc69131843"/>
      <w:r>
        <w:t>Directory structure and file names</w:t>
      </w:r>
      <w:bookmarkEnd w:id="132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321" w:name="_Toc69131844"/>
      <w:r>
        <w:lastRenderedPageBreak/>
        <w:t xml:space="preserve">Release </w:t>
      </w:r>
      <w:r w:rsidR="00E735F4">
        <w:t>Log</w:t>
      </w:r>
      <w:bookmarkEnd w:id="132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ins w:id="1322" w:author="David Conklin" w:date="2021-04-14T06:55:00Z"/>
          <w:rFonts w:cs="Times New Roman"/>
          <w:szCs w:val="24"/>
        </w:rPr>
      </w:pPr>
      <w:ins w:id="1323" w:author="David Conklin" w:date="2021-04-14T06:55:00Z">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ins>
    </w:p>
    <w:p w14:paraId="37B0D970" w14:textId="77777777" w:rsidR="001D27E9" w:rsidRDefault="001D27E9" w:rsidP="001D27E9">
      <w:pPr>
        <w:pStyle w:val="Body"/>
        <w:rPr>
          <w:ins w:id="1324" w:author="David Conklin" w:date="2021-04-14T06:55:00Z"/>
        </w:rPr>
      </w:pPr>
    </w:p>
    <w:p w14:paraId="16926BFE" w14:textId="7FBD8BD4" w:rsidR="001D27E9" w:rsidRPr="008B6340" w:rsidRDefault="001D27E9" w:rsidP="001D27E9">
      <w:pPr>
        <w:pStyle w:val="Body"/>
        <w:rPr>
          <w:ins w:id="1325" w:author="David Conklin" w:date="2021-04-14T06:55:00Z"/>
          <w:rFonts w:cs="Times New Roman"/>
          <w:szCs w:val="24"/>
        </w:rPr>
      </w:pPr>
      <w:ins w:id="1326" w:author="David Conklin" w:date="2021-04-14T06:55:00Z">
        <w:r>
          <w:rPr>
            <w:rFonts w:cs="Times New Roman"/>
            <w:szCs w:val="24"/>
          </w:rPr>
          <w:t>CW3M_Installer_McKenzie-0.4.1</w:t>
        </w:r>
      </w:ins>
      <w:ins w:id="1327" w:author="David Conklin" w:date="2021-04-14T06:56:00Z">
        <w:r>
          <w:rPr>
            <w:rFonts w:cs="Times New Roman"/>
            <w:szCs w:val="24"/>
          </w:rPr>
          <w:t>1</w:t>
        </w:r>
      </w:ins>
      <w:ins w:id="1328" w:author="David Conklin" w:date="2021-04-14T06:55:00Z">
        <w:r>
          <w:rPr>
            <w:rFonts w:cs="Times New Roman"/>
            <w:szCs w:val="24"/>
          </w:rPr>
          <w:t xml:space="preserve">.exe fromCW3M ver. </w:t>
        </w:r>
      </w:ins>
    </w:p>
    <w:p w14:paraId="0A459BA2" w14:textId="77777777" w:rsidR="001D27E9" w:rsidRDefault="001D27E9" w:rsidP="001D27E9">
      <w:pPr>
        <w:pStyle w:val="Body"/>
        <w:rPr>
          <w:ins w:id="1329" w:author="David Conklin" w:date="2021-04-14T06:55:00Z"/>
        </w:rPr>
      </w:pPr>
    </w:p>
    <w:p w14:paraId="2B705DB6" w14:textId="3856D6B2" w:rsidR="001D27E9" w:rsidRPr="008B6340" w:rsidRDefault="001D27E9" w:rsidP="001D27E9">
      <w:pPr>
        <w:pStyle w:val="Body"/>
        <w:rPr>
          <w:ins w:id="1330" w:author="David Conklin" w:date="2021-04-14T06:55:00Z"/>
          <w:rFonts w:cs="Times New Roman"/>
          <w:szCs w:val="24"/>
        </w:rPr>
      </w:pPr>
      <w:ins w:id="1331" w:author="David Conklin" w:date="2021-04-14T06:55:00Z">
        <w:r>
          <w:rPr>
            <w:rFonts w:cs="Times New Roman"/>
            <w:szCs w:val="24"/>
          </w:rPr>
          <w:t>CW3M_Installer_McKenzie-0.4.1</w:t>
        </w:r>
      </w:ins>
      <w:ins w:id="1332" w:author="David Conklin" w:date="2021-04-14T06:56:00Z">
        <w:r>
          <w:rPr>
            <w:rFonts w:cs="Times New Roman"/>
            <w:szCs w:val="24"/>
          </w:rPr>
          <w:t>2</w:t>
        </w:r>
      </w:ins>
      <w:ins w:id="1333" w:author="David Conklin" w:date="2021-04-14T06:55:00Z">
        <w:r>
          <w:rPr>
            <w:rFonts w:cs="Times New Roman"/>
            <w:szCs w:val="24"/>
          </w:rPr>
          <w:t>.exe fromCW3M ver. 3</w:t>
        </w:r>
      </w:ins>
      <w:ins w:id="1334" w:author="David Conklin" w:date="2021-04-14T06:56:00Z">
        <w:r>
          <w:rPr>
            <w:rFonts w:cs="Times New Roman"/>
            <w:szCs w:val="24"/>
          </w:rPr>
          <w:t>53</w:t>
        </w:r>
      </w:ins>
      <w:ins w:id="1335" w:author="David Conklin" w:date="2021-04-14T06:55:00Z">
        <w:r>
          <w:rPr>
            <w:rFonts w:cs="Times New Roman"/>
            <w:szCs w:val="24"/>
          </w:rPr>
          <w:t xml:space="preserve"> </w:t>
        </w:r>
      </w:ins>
      <w:ins w:id="1336" w:author="David Conklin" w:date="2021-04-14T06:56:00Z">
        <w:r>
          <w:rPr>
            <w:rFonts w:cs="Times New Roman"/>
            <w:szCs w:val="24"/>
          </w:rPr>
          <w:t>4/14</w:t>
        </w:r>
      </w:ins>
      <w:ins w:id="1337" w:author="David Conklin" w:date="2021-04-14T06:55:00Z">
        <w:r>
          <w:rPr>
            <w:rFonts w:cs="Times New Roman"/>
            <w:szCs w:val="24"/>
          </w:rPr>
          <w:t xml:space="preserve">/21.  </w:t>
        </w:r>
      </w:ins>
      <w:ins w:id="1338" w:author="David Conklin" w:date="2021-04-14T06:57:00Z">
        <w:r>
          <w:rPr>
            <w:rFonts w:cs="Times New Roman"/>
            <w:szCs w:val="24"/>
          </w:rPr>
          <w:t xml:space="preserve">For David Holman running PEST to recalibrate the NSantiam basin.  </w:t>
        </w:r>
      </w:ins>
      <w:ins w:id="1339" w:author="David Conklin" w:date="2021-04-14T06:58:00Z">
        <w:r>
          <w:rPr>
            <w:rFonts w:cs="Times New Roman"/>
            <w:szCs w:val="24"/>
          </w:rPr>
          <w:t>Has logic for wetland ET, but doesn’t yet have the code working for flows bet</w:t>
        </w:r>
      </w:ins>
      <w:ins w:id="1340" w:author="David Conklin" w:date="2021-04-14T06:59:00Z">
        <w:r>
          <w:rPr>
            <w:rFonts w:cs="Times New Roman"/>
            <w:szCs w:val="24"/>
          </w:rPr>
          <w:t>ween the reaches and the wetlands.</w:t>
        </w:r>
      </w:ins>
    </w:p>
    <w:p w14:paraId="10C7CA04" w14:textId="77777777" w:rsidR="001D27E9" w:rsidRDefault="001D27E9" w:rsidP="001D27E9">
      <w:pPr>
        <w:pStyle w:val="Body"/>
        <w:rPr>
          <w:ins w:id="1341" w:author="David Conklin" w:date="2021-04-14T06:55:00Z"/>
        </w:rPr>
      </w:pPr>
    </w:p>
    <w:p w14:paraId="7C9049A5" w14:textId="64E7ABD9" w:rsidR="001B1970" w:rsidRPr="008B6340" w:rsidDel="001D27E9" w:rsidRDefault="001B1970" w:rsidP="001B1970">
      <w:pPr>
        <w:pStyle w:val="Body"/>
        <w:rPr>
          <w:del w:id="1342" w:author="David Conklin" w:date="2021-04-14T06:55:00Z"/>
          <w:rFonts w:cs="Times New Roman"/>
          <w:szCs w:val="24"/>
        </w:rPr>
      </w:pPr>
      <w:del w:id="1343" w:author="David Conklin" w:date="2021-04-14T06:55:00Z">
        <w:r w:rsidDel="001D27E9">
          <w:rPr>
            <w:rFonts w:cs="Times New Roman"/>
            <w:szCs w:val="24"/>
          </w:rPr>
          <w:delText>CW3M_Installer_McKenzie-0.4.10.exe fromCW3M ver. 305 3/4/21.  For David Rupp running Marys River, fix data errors in the specification for climate scenario 9 MIROC5 20</w:delText>
        </w:r>
        <w:r w:rsidRPr="00484223" w:rsidDel="001D27E9">
          <w:rPr>
            <w:rFonts w:cs="Times New Roman"/>
            <w:szCs w:val="24"/>
            <w:vertAlign w:val="superscript"/>
          </w:rPr>
          <w:delText>th</w:delText>
        </w:r>
        <w:r w:rsidDel="001D27E9">
          <w:rPr>
            <w:rFonts w:cs="Times New Roman"/>
            <w:szCs w:val="24"/>
          </w:rPr>
          <w:delText xml:space="preserve"> century.</w:delText>
        </w:r>
        <w:r w:rsidR="00BE5AC5" w:rsidDel="001D27E9">
          <w:rPr>
            <w:rFonts w:cs="Times New Roman"/>
            <w:szCs w:val="24"/>
          </w:rPr>
          <w:delText xml:space="preserve"> For David Holman, turn on Land Use Transitions in PEST_Smith47.</w:delText>
        </w:r>
      </w:del>
    </w:p>
    <w:p w14:paraId="46664A02" w14:textId="26B87D87" w:rsidR="001B1970" w:rsidDel="001D27E9" w:rsidRDefault="001B1970" w:rsidP="001B1970">
      <w:pPr>
        <w:pStyle w:val="Body"/>
        <w:rPr>
          <w:del w:id="1344" w:author="David Conklin" w:date="2021-04-14T06:55:00Z"/>
        </w:rPr>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345" w:name="_Toc69131845"/>
      <w:r>
        <w:t>References</w:t>
      </w:r>
      <w:bookmarkEnd w:id="134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ins w:id="1346" w:author="David Conklin" w:date="2021-04-07T06:45:00Z"/>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347" w:name="_Toc69131846"/>
      <w:r>
        <w:rPr>
          <w:rFonts w:eastAsiaTheme="minorHAnsi"/>
        </w:rPr>
        <w:t>Acronyms</w:t>
      </w:r>
      <w:r w:rsidR="009D540F">
        <w:rPr>
          <w:rFonts w:eastAsiaTheme="minorHAnsi"/>
        </w:rPr>
        <w:t xml:space="preserve"> and Abbreviations</w:t>
      </w:r>
      <w:bookmarkEnd w:id="1347"/>
    </w:p>
    <w:p w14:paraId="3926A59D" w14:textId="5BCDF27D" w:rsidR="006F5915" w:rsidRDefault="006F5915" w:rsidP="006F5915"/>
    <w:p w14:paraId="0B51D678" w14:textId="68AE079C" w:rsidR="002C300B" w:rsidRDefault="002C300B" w:rsidP="006F5915">
      <w:pPr>
        <w:rPr>
          <w:ins w:id="1348" w:author="David Conklin" w:date="2021-04-07T06:45:00Z"/>
        </w:rPr>
      </w:pPr>
      <w:ins w:id="1349" w:author="David Conklin" w:date="2021-04-07T06:45:00Z">
        <w:r>
          <w:rPr>
            <w:b/>
            <w:bCs/>
          </w:rPr>
          <w:t>AP</w:t>
        </w:r>
        <w:r>
          <w:t xml:space="preserve"> – autonomous process</w:t>
        </w:r>
      </w:ins>
    </w:p>
    <w:p w14:paraId="7766EABF" w14:textId="77777777" w:rsidR="002C300B" w:rsidRPr="002C300B" w:rsidRDefault="002C300B" w:rsidP="006F5915">
      <w:pPr>
        <w:rPr>
          <w:ins w:id="1350" w:author="David Conklin" w:date="2021-04-07T06:45:00Z"/>
          <w:rPrChange w:id="1351" w:author="David Conklin" w:date="2021-04-07T06:45:00Z">
            <w:rPr>
              <w:ins w:id="1352"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ins w:id="1353" w:author="David Conklin" w:date="2021-04-08T06:59:00Z"/>
          <w:rFonts w:cstheme="minorHAnsi"/>
          <w:color w:val="222222"/>
          <w:shd w:val="clear" w:color="auto" w:fill="FFFFFF"/>
        </w:rPr>
      </w:pPr>
      <w:r w:rsidRPr="003E3B67">
        <w:rPr>
          <w:rFonts w:cstheme="minorHAnsi"/>
          <w:b/>
          <w:bCs/>
          <w:color w:val="222222"/>
          <w:shd w:val="clear" w:color="auto" w:fill="FFFFFF"/>
          <w:rPrChange w:id="1354" w:author="David Conklin" w:date="2021-04-08T06:59:00Z">
            <w:rPr>
              <w:rFonts w:cstheme="minorHAnsi"/>
              <w:color w:val="222222"/>
              <w:shd w:val="clear" w:color="auto" w:fill="FFFFFF"/>
            </w:rPr>
          </w:rPrChange>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ins w:id="1355" w:author="David Conklin" w:date="2021-04-08T06:59:00Z"/>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ins w:id="1356" w:author="David Conklin" w:date="2021-04-08T06:59:00Z">
        <w:r w:rsidRPr="003E3B67">
          <w:rPr>
            <w:rFonts w:cstheme="minorHAnsi"/>
            <w:b/>
            <w:bCs/>
            <w:color w:val="222222"/>
            <w:shd w:val="clear" w:color="auto" w:fill="FFFFFF"/>
            <w:rPrChange w:id="1357" w:author="David Conklin" w:date="2021-04-08T06:59:00Z">
              <w:rPr>
                <w:rFonts w:cstheme="minorHAnsi"/>
                <w:color w:val="222222"/>
                <w:shd w:val="clear" w:color="auto" w:fill="FFFFFF"/>
              </w:rPr>
            </w:rPrChange>
          </w:rPr>
          <w:t xml:space="preserve">VS </w:t>
        </w:r>
        <w:r>
          <w:rPr>
            <w:rFonts w:cstheme="minorHAnsi"/>
            <w:color w:val="222222"/>
            <w:shd w:val="clear" w:color="auto" w:fill="FFFFFF"/>
          </w:rPr>
          <w:t>– Visual Studios</w:t>
        </w:r>
      </w:ins>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D7A08" w14:textId="77777777" w:rsidR="00C52553" w:rsidRDefault="00C52553" w:rsidP="00064E77">
      <w:r>
        <w:separator/>
      </w:r>
    </w:p>
  </w:endnote>
  <w:endnote w:type="continuationSeparator" w:id="0">
    <w:p w14:paraId="6ABDF582" w14:textId="77777777" w:rsidR="00C52553" w:rsidRDefault="00C5255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A06517" w:rsidRDefault="00A06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A06517" w:rsidRDefault="00A06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3018F" w14:textId="77777777" w:rsidR="00C52553" w:rsidRDefault="00C52553" w:rsidP="00064E77">
      <w:r>
        <w:separator/>
      </w:r>
    </w:p>
  </w:footnote>
  <w:footnote w:type="continuationSeparator" w:id="0">
    <w:p w14:paraId="4B542FA7" w14:textId="77777777" w:rsidR="00C52553" w:rsidRDefault="00C5255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60BC"/>
    <w:rsid w:val="0055476E"/>
    <w:rsid w:val="00554CA6"/>
    <w:rsid w:val="0056152A"/>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2439"/>
    <w:rsid w:val="007063C8"/>
    <w:rsid w:val="00706EE7"/>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53"/>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6D99"/>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122579</TotalTime>
  <Pages>72</Pages>
  <Words>27403</Words>
  <Characters>156199</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502</cp:revision>
  <cp:lastPrinted>2021-04-14T22:51:00Z</cp:lastPrinted>
  <dcterms:created xsi:type="dcterms:W3CDTF">2018-11-09T13:56:00Z</dcterms:created>
  <dcterms:modified xsi:type="dcterms:W3CDTF">2021-04-15T00:54:00Z</dcterms:modified>
</cp:coreProperties>
</file>