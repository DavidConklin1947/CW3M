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8A487C">
      <w:pPr>
        <w:pStyle w:val="Subtitle"/>
        <w:tabs>
          <w:tab w:val="left" w:pos="7950"/>
          <w:tab w:val="right" w:pos="9360"/>
        </w:tabs>
        <w:pPrChange w:id="0" w:author="David Conklin" w:date="2020-11-11T05:35:00Z">
          <w:pPr>
            <w:pStyle w:val="Subtitle"/>
            <w:tabs>
              <w:tab w:val="right" w:pos="9360"/>
            </w:tabs>
          </w:pPr>
        </w:pPrChange>
      </w:pPr>
      <w:r>
        <w:t>Information about the Community Willamette Whole Watershed Model</w:t>
      </w:r>
      <w:r w:rsidR="00C97C9B">
        <w:tab/>
      </w:r>
      <w:ins w:id="1" w:author="David Conklin" w:date="2020-11-11T05:35:00Z">
        <w:r w:rsidR="008A487C">
          <w:tab/>
        </w:r>
      </w:ins>
    </w:p>
    <w:p w14:paraId="542B86E8" w14:textId="30717CD4" w:rsidR="00064E77" w:rsidRPr="00064E77" w:rsidRDefault="007B1928" w:rsidP="00064E77">
      <w:pPr>
        <w:pStyle w:val="Subtitle"/>
      </w:pPr>
      <w:r>
        <w:t>1</w:t>
      </w:r>
      <w:ins w:id="2" w:author="David Conklin" w:date="2020-11-09T05:43:00Z">
        <w:r w:rsidR="0031526F">
          <w:t>1/</w:t>
        </w:r>
      </w:ins>
      <w:ins w:id="3" w:author="David Conklin" w:date="2020-11-10T18:21:00Z">
        <w:r w:rsidR="008C41BA">
          <w:t>1</w:t>
        </w:r>
      </w:ins>
      <w:ins w:id="4" w:author="David Conklin" w:date="2020-11-11T04:11:00Z">
        <w:r w:rsidR="00B06ED6">
          <w:t>1</w:t>
        </w:r>
      </w:ins>
      <w:del w:id="5" w:author="David Conklin" w:date="2020-11-09T05:43:00Z">
        <w:r w:rsidDel="0031526F">
          <w:delText>0/</w:delText>
        </w:r>
        <w:r w:rsidR="003F72F2" w:rsidDel="0031526F">
          <w:delText>2</w:delText>
        </w:r>
        <w:r w:rsidR="00B70EF0" w:rsidDel="0031526F">
          <w:delText>7</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18F8BC0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6" w:author="David Conklin" w:date="2020-11-09T05:43:00Z">
        <w:r w:rsidR="0031526F">
          <w:rPr>
            <w:rStyle w:val="Hyperlink"/>
            <w:color w:val="auto"/>
          </w:rPr>
          <w:t>10/27</w:t>
        </w:r>
      </w:ins>
      <w:del w:id="7" w:author="David Conklin" w:date="2020-11-09T05:43:00Z">
        <w:r w:rsidR="007B1928" w:rsidDel="0031526F">
          <w:rPr>
            <w:rStyle w:val="Hyperlink"/>
            <w:color w:val="auto"/>
          </w:rPr>
          <w:delText>9/12</w:delText>
        </w:r>
      </w:del>
      <w:r w:rsidR="00176FFA">
        <w:rPr>
          <w:rStyle w:val="Hyperlink"/>
          <w:color w:val="auto"/>
        </w:rPr>
        <w:t>/20</w:t>
      </w:r>
      <w:r w:rsidRPr="00DE1B0B">
        <w:rPr>
          <w:rStyle w:val="Hyperlink"/>
          <w:color w:val="auto"/>
        </w:rPr>
        <w:t xml:space="preserve"> version</w:t>
      </w:r>
    </w:p>
    <w:p w14:paraId="1745FD50" w14:textId="77777777" w:rsidR="009F139C" w:rsidRPr="00A8214A" w:rsidRDefault="009F139C" w:rsidP="009F139C">
      <w:pPr>
        <w:rPr>
          <w:ins w:id="8" w:author="David Conklin" w:date="2020-11-09T15:27:00Z"/>
          <w:rStyle w:val="Hyperlink"/>
          <w:color w:val="auto"/>
          <w:u w:val="none"/>
        </w:rPr>
      </w:pPr>
      <w:ins w:id="9" w:author="David Conklin" w:date="2020-11-09T15:27:00Z">
        <w:r w:rsidRPr="00A8214A">
          <w:rPr>
            <w:rStyle w:val="Hyperlink"/>
            <w:color w:val="auto"/>
            <w:u w:val="none"/>
          </w:rPr>
          <w:t xml:space="preserve">- </w:t>
        </w:r>
        <w:r>
          <w:rPr>
            <w:rStyle w:val="Hyperlink"/>
            <w:color w:val="auto"/>
            <w:u w:val="none"/>
          </w:rPr>
          <w:t>Added charts of simulated v. observed flows and stream temperatures at the end of the McKenzie Basin Wetlands Study/Reality Check section.</w:t>
        </w:r>
      </w:ins>
    </w:p>
    <w:p w14:paraId="7313B110" w14:textId="0D961499" w:rsidR="009F139C" w:rsidRDefault="009F139C" w:rsidP="009F139C">
      <w:pPr>
        <w:rPr>
          <w:ins w:id="10" w:author="David Conklin" w:date="2020-11-09T17:33:00Z"/>
          <w:rStyle w:val="Hyperlink"/>
          <w:color w:val="auto"/>
          <w:u w:val="none"/>
        </w:rPr>
      </w:pPr>
      <w:ins w:id="11" w:author="David Conklin" w:date="2020-11-09T15:27:00Z">
        <w:r w:rsidRPr="00A8214A">
          <w:rPr>
            <w:rStyle w:val="Hyperlink"/>
            <w:color w:val="auto"/>
            <w:u w:val="none"/>
          </w:rPr>
          <w:t xml:space="preserve">- </w:t>
        </w:r>
        <w:r>
          <w:rPr>
            <w:rStyle w:val="Hyperlink"/>
            <w:color w:val="auto"/>
            <w:u w:val="none"/>
          </w:rPr>
          <w:t>Added lists of the USGS gage records to be used in calibration in the McKenzie Basin Wetlands Study/Reality Check section.</w:t>
        </w:r>
      </w:ins>
    </w:p>
    <w:p w14:paraId="0D4775CE" w14:textId="77777777" w:rsidR="008C41BA" w:rsidRPr="00A8214A" w:rsidRDefault="008C41BA" w:rsidP="008C41BA">
      <w:pPr>
        <w:rPr>
          <w:ins w:id="12" w:author="David Conklin" w:date="2020-11-10T18:20:00Z"/>
          <w:rStyle w:val="Hyperlink"/>
          <w:color w:val="auto"/>
          <w:u w:val="none"/>
        </w:rPr>
      </w:pPr>
      <w:ins w:id="13" w:author="David Conklin" w:date="2020-11-10T18:20:00Z">
        <w:r>
          <w:rPr>
            <w:rStyle w:val="Hyperlink"/>
            <w:color w:val="auto"/>
            <w:u w:val="none"/>
          </w:rPr>
          <w:t>- Added the McKenzie Basin Wetlands Study/High Cascades Springs section.</w:t>
        </w:r>
      </w:ins>
    </w:p>
    <w:p w14:paraId="2B0405BA" w14:textId="77777777" w:rsidR="00372E03" w:rsidRPr="00A8214A" w:rsidRDefault="00372E03" w:rsidP="00372E03">
      <w:pPr>
        <w:rPr>
          <w:ins w:id="14" w:author="David Conklin" w:date="2020-11-10T18:22:00Z"/>
          <w:rStyle w:val="Hyperlink"/>
          <w:color w:val="auto"/>
          <w:u w:val="none"/>
        </w:rPr>
      </w:pPr>
      <w:ins w:id="15" w:author="David Conklin" w:date="2020-11-10T18:22:00Z">
        <w:r>
          <w:rPr>
            <w:rStyle w:val="Hyperlink"/>
            <w:color w:val="auto"/>
            <w:u w:val="none"/>
          </w:rPr>
          <w:t>- Added the McKenzie Basin Wetlands Study/Calibration section.</w:t>
        </w:r>
      </w:ins>
    </w:p>
    <w:p w14:paraId="545C8A69" w14:textId="18D86545" w:rsidR="00372E03" w:rsidRDefault="00372E03" w:rsidP="00372E03">
      <w:pPr>
        <w:rPr>
          <w:ins w:id="16" w:author="David Conklin" w:date="2020-11-11T05:32:00Z"/>
          <w:rStyle w:val="Hyperlink"/>
          <w:color w:val="auto"/>
          <w:u w:val="none"/>
        </w:rPr>
      </w:pPr>
      <w:ins w:id="17" w:author="David Conklin" w:date="2020-11-10T18:22:00Z">
        <w:r>
          <w:rPr>
            <w:rStyle w:val="Hyperlink"/>
            <w:color w:val="auto"/>
            <w:u w:val="none"/>
          </w:rPr>
          <w:t>- Added the McKenzie Basin Wetlands Study/</w:t>
        </w:r>
      </w:ins>
      <w:ins w:id="18" w:author="David Conklin" w:date="2020-11-10T18:23:00Z">
        <w:r>
          <w:rPr>
            <w:rStyle w:val="Hyperlink"/>
            <w:color w:val="auto"/>
            <w:u w:val="none"/>
          </w:rPr>
          <w:t>Simulated McKenzie basin water budget</w:t>
        </w:r>
      </w:ins>
      <w:ins w:id="19" w:author="David Conklin" w:date="2020-11-10T18:22:00Z">
        <w:r>
          <w:rPr>
            <w:rStyle w:val="Hyperlink"/>
            <w:color w:val="auto"/>
            <w:u w:val="none"/>
          </w:rPr>
          <w:t xml:space="preserve"> section.</w:t>
        </w:r>
      </w:ins>
    </w:p>
    <w:p w14:paraId="40B1CB34" w14:textId="3867B3E6" w:rsidR="00022B0F" w:rsidRPr="00A8214A" w:rsidRDefault="002854B5" w:rsidP="00372E03">
      <w:pPr>
        <w:rPr>
          <w:ins w:id="20" w:author="David Conklin" w:date="2020-11-10T18:22:00Z"/>
          <w:rStyle w:val="Hyperlink"/>
          <w:color w:val="auto"/>
          <w:u w:val="none"/>
        </w:rPr>
      </w:pPr>
      <w:ins w:id="21" w:author="David Conklin" w:date="2020-11-11T05:32:00Z">
        <w:r>
          <w:rPr>
            <w:rStyle w:val="Hyperlink"/>
            <w:color w:val="auto"/>
            <w:u w:val="none"/>
          </w:rPr>
          <w:t>- Added the McKenzie Basin Wetlands Study</w:t>
        </w:r>
        <w:r>
          <w:rPr>
            <w:rStyle w:val="Hyperlink"/>
            <w:color w:val="auto"/>
            <w:u w:val="none"/>
          </w:rPr>
          <w:t>/Analysis of calibration and skill section.</w:t>
        </w:r>
      </w:ins>
    </w:p>
    <w:customXmlInsRangeStart w:id="22" w:author="David Conklin" w:date="2020-11-11T05:34:00Z"/>
    <w:sdt>
      <w:sdtPr>
        <w:id w:val="156121801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customXmlInsRangeEnd w:id="22"/>
        <w:p w14:paraId="064B94CE" w14:textId="77777777" w:rsidR="008A487C" w:rsidRDefault="008A487C" w:rsidP="008A487C">
          <w:pPr>
            <w:pStyle w:val="TOCHeading"/>
            <w:rPr>
              <w:ins w:id="23" w:author="David Conklin" w:date="2020-11-11T05:34:00Z"/>
            </w:rPr>
          </w:pPr>
          <w:ins w:id="24" w:author="David Conklin" w:date="2020-11-11T05:34:00Z">
            <w:r>
              <w:t>Contents</w:t>
            </w:r>
          </w:ins>
        </w:p>
        <w:p w14:paraId="1C98490D" w14:textId="77777777" w:rsidR="008A487C" w:rsidRDefault="008A487C" w:rsidP="008A487C">
          <w:pPr>
            <w:pStyle w:val="TOC1"/>
            <w:tabs>
              <w:tab w:val="right" w:leader="dot" w:pos="9350"/>
            </w:tabs>
            <w:rPr>
              <w:ins w:id="25" w:author="David Conklin" w:date="2020-11-11T05:34:00Z"/>
              <w:rFonts w:eastAsiaTheme="minorEastAsia"/>
              <w:noProof/>
            </w:rPr>
          </w:pPr>
          <w:ins w:id="26" w:author="David Conklin" w:date="2020-11-11T05:34:00Z">
            <w:r>
              <w:fldChar w:fldCharType="begin"/>
            </w:r>
            <w:r>
              <w:instrText xml:space="preserve"> TOC \o "1-3" \h \z \u </w:instrText>
            </w:r>
            <w:r>
              <w:fldChar w:fldCharType="separate"/>
            </w:r>
            <w:r w:rsidRPr="00647432">
              <w:rPr>
                <w:rStyle w:val="Hyperlink"/>
                <w:noProof/>
              </w:rPr>
              <w:fldChar w:fldCharType="begin"/>
            </w:r>
            <w:r w:rsidRPr="00647432">
              <w:rPr>
                <w:rStyle w:val="Hyperlink"/>
                <w:noProof/>
              </w:rPr>
              <w:instrText xml:space="preserve"> </w:instrText>
            </w:r>
            <w:r>
              <w:rPr>
                <w:noProof/>
              </w:rPr>
              <w:instrText>HYPERLINK \l "_Toc55965286"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What is a digital handbook?</w:t>
            </w:r>
            <w:r>
              <w:rPr>
                <w:noProof/>
                <w:webHidden/>
              </w:rPr>
              <w:tab/>
            </w:r>
            <w:r>
              <w:rPr>
                <w:noProof/>
                <w:webHidden/>
              </w:rPr>
              <w:fldChar w:fldCharType="begin"/>
            </w:r>
            <w:r>
              <w:rPr>
                <w:noProof/>
                <w:webHidden/>
              </w:rPr>
              <w:instrText xml:space="preserve"> PAGEREF _Toc55965286 \h </w:instrText>
            </w:r>
            <w:r>
              <w:rPr>
                <w:noProof/>
                <w:webHidden/>
              </w:rPr>
            </w:r>
            <w:r>
              <w:rPr>
                <w:noProof/>
                <w:webHidden/>
              </w:rPr>
              <w:fldChar w:fldCharType="separate"/>
            </w:r>
            <w:r>
              <w:rPr>
                <w:noProof/>
                <w:webHidden/>
              </w:rPr>
              <w:t>3</w:t>
            </w:r>
            <w:r>
              <w:rPr>
                <w:noProof/>
                <w:webHidden/>
              </w:rPr>
              <w:fldChar w:fldCharType="end"/>
            </w:r>
            <w:r w:rsidRPr="00647432">
              <w:rPr>
                <w:rStyle w:val="Hyperlink"/>
                <w:noProof/>
              </w:rPr>
              <w:fldChar w:fldCharType="end"/>
            </w:r>
          </w:ins>
        </w:p>
        <w:p w14:paraId="193743A1" w14:textId="77777777" w:rsidR="008A487C" w:rsidRDefault="008A487C" w:rsidP="008A487C">
          <w:pPr>
            <w:pStyle w:val="TOC1"/>
            <w:tabs>
              <w:tab w:val="right" w:leader="dot" w:pos="9350"/>
            </w:tabs>
            <w:rPr>
              <w:ins w:id="27" w:author="David Conklin" w:date="2020-11-11T05:34:00Z"/>
              <w:rFonts w:eastAsiaTheme="minorEastAsia"/>
              <w:noProof/>
            </w:rPr>
          </w:pPr>
          <w:ins w:id="2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"_Toc55965287"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CW3M concept</w:t>
            </w:r>
            <w:r>
              <w:rPr>
                <w:noProof/>
                <w:webHidden/>
              </w:rPr>
              <w:tab/>
            </w:r>
            <w:r>
              <w:rPr>
                <w:noProof/>
                <w:webHidden/>
              </w:rPr>
              <w:fldChar w:fldCharType="begin"/>
            </w:r>
            <w:r>
              <w:rPr>
                <w:noProof/>
                <w:webHidden/>
              </w:rPr>
              <w:instrText xml:space="preserve"> PAGEREF _Toc55965287 \h </w:instrText>
            </w:r>
            <w:r>
              <w:rPr>
                <w:noProof/>
                <w:webHidden/>
              </w:rPr>
            </w:r>
            <w:r>
              <w:rPr>
                <w:noProof/>
                <w:webHidden/>
              </w:rPr>
              <w:fldChar w:fldCharType="separate"/>
            </w:r>
            <w:r>
              <w:rPr>
                <w:noProof/>
                <w:webHidden/>
              </w:rPr>
              <w:t>3</w:t>
            </w:r>
            <w:r>
              <w:rPr>
                <w:noProof/>
                <w:webHidden/>
              </w:rPr>
              <w:fldChar w:fldCharType="end"/>
            </w:r>
            <w:r w:rsidRPr="00647432">
              <w:rPr>
                <w:rStyle w:val="Hyperlink"/>
                <w:noProof/>
              </w:rPr>
              <w:fldChar w:fldCharType="end"/>
            </w:r>
          </w:ins>
        </w:p>
        <w:p w14:paraId="782A2B09" w14:textId="77777777" w:rsidR="008A487C" w:rsidRDefault="008A487C" w:rsidP="008A487C">
          <w:pPr>
            <w:pStyle w:val="TOC2"/>
            <w:tabs>
              <w:tab w:val="right" w:leader="dot" w:pos="9350"/>
            </w:tabs>
            <w:rPr>
              <w:ins w:id="29" w:author="David Conklin" w:date="2020-11-11T05:34:00Z"/>
              <w:rFonts w:eastAsiaTheme="minorEastAsia"/>
              <w:noProof/>
            </w:rPr>
          </w:pPr>
          <w:ins w:id="3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"_Toc55965288"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 different kind of community model</w:t>
            </w:r>
            <w:r>
              <w:rPr>
                <w:noProof/>
                <w:webHidden/>
              </w:rPr>
              <w:tab/>
            </w:r>
            <w:r>
              <w:rPr>
                <w:noProof/>
                <w:webHidden/>
              </w:rPr>
              <w:fldChar w:fldCharType="begin"/>
            </w:r>
            <w:r>
              <w:rPr>
                <w:noProof/>
                <w:webHidden/>
              </w:rPr>
              <w:instrText xml:space="preserve"> PAGEREF _Toc55965288 \h </w:instrText>
            </w:r>
            <w:r>
              <w:rPr>
                <w:noProof/>
                <w:webHidden/>
              </w:rPr>
            </w:r>
            <w:r>
              <w:rPr>
                <w:noProof/>
                <w:webHidden/>
              </w:rPr>
              <w:fldChar w:fldCharType="separate"/>
            </w:r>
            <w:r>
              <w:rPr>
                <w:noProof/>
                <w:webHidden/>
              </w:rPr>
              <w:t>3</w:t>
            </w:r>
            <w:r>
              <w:rPr>
                <w:noProof/>
                <w:webHidden/>
              </w:rPr>
              <w:fldChar w:fldCharType="end"/>
            </w:r>
            <w:r w:rsidRPr="00647432">
              <w:rPr>
                <w:rStyle w:val="Hyperlink"/>
                <w:noProof/>
              </w:rPr>
              <w:fldChar w:fldCharType="end"/>
            </w:r>
          </w:ins>
        </w:p>
        <w:p w14:paraId="04C1F747" w14:textId="77777777" w:rsidR="008A487C" w:rsidRDefault="008A487C" w:rsidP="008A487C">
          <w:pPr>
            <w:pStyle w:val="TOC2"/>
            <w:tabs>
              <w:tab w:val="right" w:leader="dot" w:pos="9350"/>
            </w:tabs>
            <w:rPr>
              <w:ins w:id="31" w:author="David Conklin" w:date="2020-11-11T05:34:00Z"/>
              <w:rFonts w:eastAsiaTheme="minorEastAsia"/>
              <w:noProof/>
            </w:rPr>
          </w:pPr>
          <w:ins w:id="3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"_Toc55965289"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What CW3M is for</w:t>
            </w:r>
            <w:r>
              <w:rPr>
                <w:noProof/>
                <w:webHidden/>
              </w:rPr>
              <w:tab/>
            </w:r>
            <w:r>
              <w:rPr>
                <w:noProof/>
                <w:webHidden/>
              </w:rPr>
              <w:fldChar w:fldCharType="begin"/>
            </w:r>
            <w:r>
              <w:rPr>
                <w:noProof/>
                <w:webHidden/>
              </w:rPr>
              <w:instrText xml:space="preserve"> PAGEREF _Toc55965289 \h </w:instrText>
            </w:r>
            <w:r>
              <w:rPr>
                <w:noProof/>
                <w:webHidden/>
              </w:rPr>
            </w:r>
            <w:r>
              <w:rPr>
                <w:noProof/>
                <w:webHidden/>
              </w:rPr>
              <w:fldChar w:fldCharType="separate"/>
            </w:r>
            <w:r>
              <w:rPr>
                <w:noProof/>
                <w:webHidden/>
              </w:rPr>
              <w:t>4</w:t>
            </w:r>
            <w:r>
              <w:rPr>
                <w:noProof/>
                <w:webHidden/>
              </w:rPr>
              <w:fldChar w:fldCharType="end"/>
            </w:r>
            <w:r w:rsidRPr="00647432">
              <w:rPr>
                <w:rStyle w:val="Hyperlink"/>
                <w:noProof/>
              </w:rPr>
              <w:fldChar w:fldCharType="end"/>
            </w:r>
          </w:ins>
        </w:p>
        <w:p w14:paraId="20380DC6" w14:textId="77777777" w:rsidR="008A487C" w:rsidRDefault="008A487C" w:rsidP="008A487C">
          <w:pPr>
            <w:pStyle w:val="TOC2"/>
            <w:tabs>
              <w:tab w:val="right" w:leader="dot" w:pos="9350"/>
            </w:tabs>
            <w:rPr>
              <w:ins w:id="33" w:author="David Conklin" w:date="2020-11-11T05:34:00Z"/>
              <w:rFonts w:eastAsiaTheme="minorEastAsia"/>
              <w:noProof/>
            </w:rPr>
          </w:pPr>
          <w:ins w:id="3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Management and maintenance</w:t>
            </w:r>
            <w:r>
              <w:rPr>
                <w:noProof/>
                <w:webHidden/>
              </w:rPr>
              <w:tab/>
            </w:r>
            <w:r>
              <w:rPr>
                <w:noProof/>
                <w:webHidden/>
              </w:rPr>
              <w:fldChar w:fldCharType="begin"/>
            </w:r>
            <w:r>
              <w:rPr>
                <w:noProof/>
                <w:webHidden/>
              </w:rPr>
              <w:instrText xml:space="preserve"> PAGEREF _Toc55965290 \h </w:instrText>
            </w:r>
            <w:r>
              <w:rPr>
                <w:noProof/>
                <w:webHidden/>
              </w:rPr>
            </w:r>
            <w:r>
              <w:rPr>
                <w:noProof/>
                <w:webHidden/>
              </w:rPr>
              <w:fldChar w:fldCharType="separate"/>
            </w:r>
            <w:r>
              <w:rPr>
                <w:noProof/>
                <w:webHidden/>
              </w:rPr>
              <w:t>4</w:t>
            </w:r>
            <w:r>
              <w:rPr>
                <w:noProof/>
                <w:webHidden/>
              </w:rPr>
              <w:fldChar w:fldCharType="end"/>
            </w:r>
            <w:r w:rsidRPr="00647432">
              <w:rPr>
                <w:rStyle w:val="Hyperlink"/>
                <w:noProof/>
              </w:rPr>
              <w:fldChar w:fldCharType="end"/>
            </w:r>
          </w:ins>
        </w:p>
        <w:p w14:paraId="21753A80" w14:textId="77777777" w:rsidR="008A487C" w:rsidRDefault="008A487C" w:rsidP="008A487C">
          <w:pPr>
            <w:pStyle w:val="TOC1"/>
            <w:tabs>
              <w:tab w:val="right" w:leader="dot" w:pos="9350"/>
            </w:tabs>
            <w:rPr>
              <w:ins w:id="35" w:author="David Conklin" w:date="2020-11-11T05:34:00Z"/>
              <w:rFonts w:eastAsiaTheme="minorEastAsia"/>
              <w:noProof/>
            </w:rPr>
          </w:pPr>
          <w:ins w:id="3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Study areas</w:t>
            </w:r>
            <w:r>
              <w:rPr>
                <w:noProof/>
                <w:webHidden/>
              </w:rPr>
              <w:tab/>
            </w:r>
            <w:r>
              <w:rPr>
                <w:noProof/>
                <w:webHidden/>
              </w:rPr>
              <w:fldChar w:fldCharType="begin"/>
            </w:r>
            <w:r>
              <w:rPr>
                <w:noProof/>
                <w:webHidden/>
              </w:rPr>
              <w:instrText xml:space="preserve"> PAGEREF _Toc55965291 \h </w:instrText>
            </w:r>
            <w:r>
              <w:rPr>
                <w:noProof/>
                <w:webHidden/>
              </w:rPr>
            </w:r>
            <w:r>
              <w:rPr>
                <w:noProof/>
                <w:webHidden/>
              </w:rPr>
              <w:fldChar w:fldCharType="separate"/>
            </w:r>
            <w:r>
              <w:rPr>
                <w:noProof/>
                <w:webHidden/>
              </w:rPr>
              <w:t>4</w:t>
            </w:r>
            <w:r>
              <w:rPr>
                <w:noProof/>
                <w:webHidden/>
              </w:rPr>
              <w:fldChar w:fldCharType="end"/>
            </w:r>
            <w:r w:rsidRPr="00647432">
              <w:rPr>
                <w:rStyle w:val="Hyperlink"/>
                <w:noProof/>
              </w:rPr>
              <w:fldChar w:fldCharType="end"/>
            </w:r>
          </w:ins>
        </w:p>
        <w:p w14:paraId="2952049D" w14:textId="77777777" w:rsidR="008A487C" w:rsidRDefault="008A487C" w:rsidP="008A487C">
          <w:pPr>
            <w:pStyle w:val="TOC2"/>
            <w:tabs>
              <w:tab w:val="right" w:leader="dot" w:pos="9350"/>
            </w:tabs>
            <w:rPr>
              <w:ins w:id="37" w:author="David Conklin" w:date="2020-11-11T05:34:00Z"/>
              <w:rFonts w:eastAsiaTheme="minorEastAsia"/>
              <w:noProof/>
            </w:rPr>
          </w:pPr>
          <w:ins w:id="3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DataCW3M directory structure</w:t>
            </w:r>
            <w:r>
              <w:rPr>
                <w:noProof/>
                <w:webHidden/>
              </w:rPr>
              <w:tab/>
            </w:r>
            <w:r>
              <w:rPr>
                <w:noProof/>
                <w:webHidden/>
              </w:rPr>
              <w:fldChar w:fldCharType="begin"/>
            </w:r>
            <w:r>
              <w:rPr>
                <w:noProof/>
                <w:webHidden/>
              </w:rPr>
              <w:instrText xml:space="preserve"> PAGEREF _Toc55965292 \h </w:instrText>
            </w:r>
            <w:r>
              <w:rPr>
                <w:noProof/>
                <w:webHidden/>
              </w:rPr>
            </w:r>
            <w:r>
              <w:rPr>
                <w:noProof/>
                <w:webHidden/>
              </w:rPr>
              <w:fldChar w:fldCharType="separate"/>
            </w:r>
            <w:r>
              <w:rPr>
                <w:noProof/>
                <w:webHidden/>
              </w:rPr>
              <w:t>5</w:t>
            </w:r>
            <w:r>
              <w:rPr>
                <w:noProof/>
                <w:webHidden/>
              </w:rPr>
              <w:fldChar w:fldCharType="end"/>
            </w:r>
            <w:r w:rsidRPr="00647432">
              <w:rPr>
                <w:rStyle w:val="Hyperlink"/>
                <w:noProof/>
              </w:rPr>
              <w:fldChar w:fldCharType="end"/>
            </w:r>
          </w:ins>
        </w:p>
        <w:p w14:paraId="4A87B2C8" w14:textId="77777777" w:rsidR="008A487C" w:rsidRDefault="008A487C" w:rsidP="008A487C">
          <w:pPr>
            <w:pStyle w:val="TOC2"/>
            <w:tabs>
              <w:tab w:val="right" w:leader="dot" w:pos="9350"/>
            </w:tabs>
            <w:rPr>
              <w:ins w:id="39" w:author="David Conklin" w:date="2020-11-11T05:34:00Z"/>
              <w:rFonts w:eastAsiaTheme="minorEastAsia"/>
              <w:noProof/>
            </w:rPr>
          </w:pPr>
          <w:ins w:id="4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DataCW3M\ScenarioData directory structure</w:t>
            </w:r>
            <w:r>
              <w:rPr>
                <w:noProof/>
                <w:webHidden/>
              </w:rPr>
              <w:tab/>
            </w:r>
            <w:r>
              <w:rPr>
                <w:noProof/>
                <w:webHidden/>
              </w:rPr>
              <w:fldChar w:fldCharType="begin"/>
            </w:r>
            <w:r>
              <w:rPr>
                <w:noProof/>
                <w:webHidden/>
              </w:rPr>
              <w:instrText xml:space="preserve"> PAGEREF _Toc55965293 \h </w:instrText>
            </w:r>
            <w:r>
              <w:rPr>
                <w:noProof/>
                <w:webHidden/>
              </w:rPr>
            </w:r>
            <w:r>
              <w:rPr>
                <w:noProof/>
                <w:webHidden/>
              </w:rPr>
              <w:fldChar w:fldCharType="separate"/>
            </w:r>
            <w:r>
              <w:rPr>
                <w:noProof/>
                <w:webHidden/>
              </w:rPr>
              <w:t>5</w:t>
            </w:r>
            <w:r>
              <w:rPr>
                <w:noProof/>
                <w:webHidden/>
              </w:rPr>
              <w:fldChar w:fldCharType="end"/>
            </w:r>
            <w:r w:rsidRPr="00647432">
              <w:rPr>
                <w:rStyle w:val="Hyperlink"/>
                <w:noProof/>
              </w:rPr>
              <w:fldChar w:fldCharType="end"/>
            </w:r>
          </w:ins>
        </w:p>
        <w:p w14:paraId="52E281E4" w14:textId="77777777" w:rsidR="008A487C" w:rsidRDefault="008A487C" w:rsidP="008A487C">
          <w:pPr>
            <w:pStyle w:val="TOC2"/>
            <w:tabs>
              <w:tab w:val="right" w:leader="dot" w:pos="9350"/>
            </w:tabs>
            <w:rPr>
              <w:ins w:id="41" w:author="David Conklin" w:date="2020-11-11T05:34:00Z"/>
              <w:rFonts w:eastAsiaTheme="minorEastAsia"/>
              <w:noProof/>
            </w:rPr>
          </w:pPr>
          <w:ins w:id="4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DataCW3M\ScenarioData\&lt;scenario&gt; folder contents</w:t>
            </w:r>
            <w:r>
              <w:rPr>
                <w:noProof/>
                <w:webHidden/>
              </w:rPr>
              <w:tab/>
            </w:r>
            <w:r>
              <w:rPr>
                <w:noProof/>
                <w:webHidden/>
              </w:rPr>
              <w:fldChar w:fldCharType="begin"/>
            </w:r>
            <w:r>
              <w:rPr>
                <w:noProof/>
                <w:webHidden/>
              </w:rPr>
              <w:instrText xml:space="preserve"> PAGEREF _Toc55965294 \h </w:instrText>
            </w:r>
            <w:r>
              <w:rPr>
                <w:noProof/>
                <w:webHidden/>
              </w:rPr>
            </w:r>
            <w:r>
              <w:rPr>
                <w:noProof/>
                <w:webHidden/>
              </w:rPr>
              <w:fldChar w:fldCharType="separate"/>
            </w:r>
            <w:r>
              <w:rPr>
                <w:noProof/>
                <w:webHidden/>
              </w:rPr>
              <w:t>6</w:t>
            </w:r>
            <w:r>
              <w:rPr>
                <w:noProof/>
                <w:webHidden/>
              </w:rPr>
              <w:fldChar w:fldCharType="end"/>
            </w:r>
            <w:r w:rsidRPr="00647432">
              <w:rPr>
                <w:rStyle w:val="Hyperlink"/>
                <w:noProof/>
              </w:rPr>
              <w:fldChar w:fldCharType="end"/>
            </w:r>
          </w:ins>
        </w:p>
        <w:p w14:paraId="569DDC7F" w14:textId="77777777" w:rsidR="008A487C" w:rsidRDefault="008A487C" w:rsidP="008A487C">
          <w:pPr>
            <w:pStyle w:val="TOC2"/>
            <w:tabs>
              <w:tab w:val="right" w:leader="dot" w:pos="9350"/>
            </w:tabs>
            <w:rPr>
              <w:ins w:id="43" w:author="David Conklin" w:date="2020-11-11T05:34:00Z"/>
              <w:rFonts w:eastAsiaTheme="minorEastAsia"/>
              <w:noProof/>
            </w:rPr>
          </w:pPr>
          <w:ins w:id="4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DataCW3M\&lt;study area&gt; folder contents</w:t>
            </w:r>
            <w:r>
              <w:rPr>
                <w:noProof/>
                <w:webHidden/>
              </w:rPr>
              <w:tab/>
            </w:r>
            <w:r>
              <w:rPr>
                <w:noProof/>
                <w:webHidden/>
              </w:rPr>
              <w:fldChar w:fldCharType="begin"/>
            </w:r>
            <w:r>
              <w:rPr>
                <w:noProof/>
                <w:webHidden/>
              </w:rPr>
              <w:instrText xml:space="preserve"> PAGEREF _Toc55965295 \h </w:instrText>
            </w:r>
            <w:r>
              <w:rPr>
                <w:noProof/>
                <w:webHidden/>
              </w:rPr>
            </w:r>
            <w:r>
              <w:rPr>
                <w:noProof/>
                <w:webHidden/>
              </w:rPr>
              <w:fldChar w:fldCharType="separate"/>
            </w:r>
            <w:r>
              <w:rPr>
                <w:noProof/>
                <w:webHidden/>
              </w:rPr>
              <w:t>6</w:t>
            </w:r>
            <w:r>
              <w:rPr>
                <w:noProof/>
                <w:webHidden/>
              </w:rPr>
              <w:fldChar w:fldCharType="end"/>
            </w:r>
            <w:r w:rsidRPr="00647432">
              <w:rPr>
                <w:rStyle w:val="Hyperlink"/>
                <w:noProof/>
              </w:rPr>
              <w:fldChar w:fldCharType="end"/>
            </w:r>
          </w:ins>
        </w:p>
        <w:p w14:paraId="0120D7B8" w14:textId="77777777" w:rsidR="008A487C" w:rsidRDefault="008A487C" w:rsidP="008A487C">
          <w:pPr>
            <w:pStyle w:val="TOC1"/>
            <w:tabs>
              <w:tab w:val="right" w:leader="dot" w:pos="9350"/>
            </w:tabs>
            <w:rPr>
              <w:ins w:id="45" w:author="David Conklin" w:date="2020-11-11T05:34:00Z"/>
              <w:rFonts w:eastAsiaTheme="minorEastAsia"/>
              <w:noProof/>
            </w:rPr>
          </w:pPr>
          <w:ins w:id="4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Calendar conventions</w:t>
            </w:r>
            <w:r>
              <w:rPr>
                <w:noProof/>
                <w:webHidden/>
              </w:rPr>
              <w:tab/>
            </w:r>
            <w:r>
              <w:rPr>
                <w:noProof/>
                <w:webHidden/>
              </w:rPr>
              <w:fldChar w:fldCharType="begin"/>
            </w:r>
            <w:r>
              <w:rPr>
                <w:noProof/>
                <w:webHidden/>
              </w:rPr>
              <w:instrText xml:space="preserve"> PAGEREF _Toc55965296 \h </w:instrText>
            </w:r>
            <w:r>
              <w:rPr>
                <w:noProof/>
                <w:webHidden/>
              </w:rPr>
            </w:r>
            <w:r>
              <w:rPr>
                <w:noProof/>
                <w:webHidden/>
              </w:rPr>
              <w:fldChar w:fldCharType="separate"/>
            </w:r>
            <w:r>
              <w:rPr>
                <w:noProof/>
                <w:webHidden/>
              </w:rPr>
              <w:t>12</w:t>
            </w:r>
            <w:r>
              <w:rPr>
                <w:noProof/>
                <w:webHidden/>
              </w:rPr>
              <w:fldChar w:fldCharType="end"/>
            </w:r>
            <w:r w:rsidRPr="00647432">
              <w:rPr>
                <w:rStyle w:val="Hyperlink"/>
                <w:noProof/>
              </w:rPr>
              <w:fldChar w:fldCharType="end"/>
            </w:r>
          </w:ins>
        </w:p>
        <w:p w14:paraId="640070AE" w14:textId="77777777" w:rsidR="008A487C" w:rsidRDefault="008A487C" w:rsidP="008A487C">
          <w:pPr>
            <w:pStyle w:val="TOC2"/>
            <w:tabs>
              <w:tab w:val="right" w:leader="dot" w:pos="9350"/>
            </w:tabs>
            <w:rPr>
              <w:ins w:id="47" w:author="David Conklin" w:date="2020-11-11T05:34:00Z"/>
              <w:rFonts w:eastAsiaTheme="minorEastAsia"/>
              <w:noProof/>
            </w:rPr>
          </w:pPr>
          <w:ins w:id="4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Water years</w:t>
            </w:r>
            <w:r>
              <w:rPr>
                <w:noProof/>
                <w:webHidden/>
              </w:rPr>
              <w:tab/>
            </w:r>
            <w:r>
              <w:rPr>
                <w:noProof/>
                <w:webHidden/>
              </w:rPr>
              <w:fldChar w:fldCharType="begin"/>
            </w:r>
            <w:r>
              <w:rPr>
                <w:noProof/>
                <w:webHidden/>
              </w:rPr>
              <w:instrText xml:space="preserve"> PAGEREF _Toc55965297 \h </w:instrText>
            </w:r>
            <w:r>
              <w:rPr>
                <w:noProof/>
                <w:webHidden/>
              </w:rPr>
            </w:r>
            <w:r>
              <w:rPr>
                <w:noProof/>
                <w:webHidden/>
              </w:rPr>
              <w:fldChar w:fldCharType="separate"/>
            </w:r>
            <w:r>
              <w:rPr>
                <w:noProof/>
                <w:webHidden/>
              </w:rPr>
              <w:t>12</w:t>
            </w:r>
            <w:r>
              <w:rPr>
                <w:noProof/>
                <w:webHidden/>
              </w:rPr>
              <w:fldChar w:fldCharType="end"/>
            </w:r>
            <w:r w:rsidRPr="00647432">
              <w:rPr>
                <w:rStyle w:val="Hyperlink"/>
                <w:noProof/>
              </w:rPr>
              <w:fldChar w:fldCharType="end"/>
            </w:r>
          </w:ins>
        </w:p>
        <w:p w14:paraId="7FEF9DF2" w14:textId="77777777" w:rsidR="008A487C" w:rsidRDefault="008A487C" w:rsidP="008A487C">
          <w:pPr>
            <w:pStyle w:val="TOC1"/>
            <w:tabs>
              <w:tab w:val="right" w:leader="dot" w:pos="9350"/>
            </w:tabs>
            <w:rPr>
              <w:ins w:id="49" w:author="David Conklin" w:date="2020-11-11T05:34:00Z"/>
              <w:rFonts w:eastAsiaTheme="minorEastAsia"/>
              <w:noProof/>
            </w:rPr>
          </w:pPr>
          <w:ins w:id="5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Climate data</w:t>
            </w:r>
            <w:r>
              <w:rPr>
                <w:noProof/>
                <w:webHidden/>
              </w:rPr>
              <w:tab/>
            </w:r>
            <w:r>
              <w:rPr>
                <w:noProof/>
                <w:webHidden/>
              </w:rPr>
              <w:fldChar w:fldCharType="begin"/>
            </w:r>
            <w:r>
              <w:rPr>
                <w:noProof/>
                <w:webHidden/>
              </w:rPr>
              <w:instrText xml:space="preserve"> PAGEREF _Toc55965298 \h </w:instrText>
            </w:r>
            <w:r>
              <w:rPr>
                <w:noProof/>
                <w:webHidden/>
              </w:rPr>
            </w:r>
            <w:r>
              <w:rPr>
                <w:noProof/>
                <w:webHidden/>
              </w:rPr>
              <w:fldChar w:fldCharType="separate"/>
            </w:r>
            <w:r>
              <w:rPr>
                <w:noProof/>
                <w:webHidden/>
              </w:rPr>
              <w:t>12</w:t>
            </w:r>
            <w:r>
              <w:rPr>
                <w:noProof/>
                <w:webHidden/>
              </w:rPr>
              <w:fldChar w:fldCharType="end"/>
            </w:r>
            <w:r w:rsidRPr="00647432">
              <w:rPr>
                <w:rStyle w:val="Hyperlink"/>
                <w:noProof/>
              </w:rPr>
              <w:fldChar w:fldCharType="end"/>
            </w:r>
          </w:ins>
        </w:p>
        <w:p w14:paraId="268B574F" w14:textId="77777777" w:rsidR="008A487C" w:rsidRDefault="008A487C" w:rsidP="008A487C">
          <w:pPr>
            <w:pStyle w:val="TOC2"/>
            <w:tabs>
              <w:tab w:val="right" w:leader="dot" w:pos="9350"/>
            </w:tabs>
            <w:rPr>
              <w:ins w:id="51" w:author="David Conklin" w:date="2020-11-11T05:34:00Z"/>
              <w:rFonts w:eastAsiaTheme="minorEastAsia"/>
              <w:noProof/>
            </w:rPr>
          </w:pPr>
          <w:ins w:id="5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Numbered climate scenarios in the model</w:t>
            </w:r>
            <w:r>
              <w:rPr>
                <w:noProof/>
                <w:webHidden/>
              </w:rPr>
              <w:tab/>
            </w:r>
            <w:r>
              <w:rPr>
                <w:noProof/>
                <w:webHidden/>
              </w:rPr>
              <w:fldChar w:fldCharType="begin"/>
            </w:r>
            <w:r>
              <w:rPr>
                <w:noProof/>
                <w:webHidden/>
              </w:rPr>
              <w:instrText xml:space="preserve"> PAGEREF _Toc55965299 \h </w:instrText>
            </w:r>
            <w:r>
              <w:rPr>
                <w:noProof/>
                <w:webHidden/>
              </w:rPr>
            </w:r>
            <w:r>
              <w:rPr>
                <w:noProof/>
                <w:webHidden/>
              </w:rPr>
              <w:fldChar w:fldCharType="separate"/>
            </w:r>
            <w:r>
              <w:rPr>
                <w:noProof/>
                <w:webHidden/>
              </w:rPr>
              <w:t>12</w:t>
            </w:r>
            <w:r>
              <w:rPr>
                <w:noProof/>
                <w:webHidden/>
              </w:rPr>
              <w:fldChar w:fldCharType="end"/>
            </w:r>
            <w:r w:rsidRPr="00647432">
              <w:rPr>
                <w:rStyle w:val="Hyperlink"/>
                <w:noProof/>
              </w:rPr>
              <w:fldChar w:fldCharType="end"/>
            </w:r>
          </w:ins>
        </w:p>
        <w:p w14:paraId="4AA1380E" w14:textId="77777777" w:rsidR="008A487C" w:rsidRDefault="008A487C" w:rsidP="008A487C">
          <w:pPr>
            <w:pStyle w:val="TOC2"/>
            <w:tabs>
              <w:tab w:val="right" w:leader="dot" w:pos="9350"/>
            </w:tabs>
            <w:rPr>
              <w:ins w:id="53" w:author="David Conklin" w:date="2020-11-11T05:34:00Z"/>
              <w:rFonts w:eastAsiaTheme="minorEastAsia"/>
              <w:noProof/>
            </w:rPr>
          </w:pPr>
          <w:ins w:id="5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Monthly and seasonal weather data</w:t>
            </w:r>
            <w:r>
              <w:rPr>
                <w:noProof/>
                <w:webHidden/>
              </w:rPr>
              <w:tab/>
            </w:r>
            <w:r>
              <w:rPr>
                <w:noProof/>
                <w:webHidden/>
              </w:rPr>
              <w:fldChar w:fldCharType="begin"/>
            </w:r>
            <w:r>
              <w:rPr>
                <w:noProof/>
                <w:webHidden/>
              </w:rPr>
              <w:instrText xml:space="preserve"> PAGEREF _Toc55965300 \h </w:instrText>
            </w:r>
            <w:r>
              <w:rPr>
                <w:noProof/>
                <w:webHidden/>
              </w:rPr>
            </w:r>
            <w:r>
              <w:rPr>
                <w:noProof/>
                <w:webHidden/>
              </w:rPr>
              <w:fldChar w:fldCharType="separate"/>
            </w:r>
            <w:r>
              <w:rPr>
                <w:noProof/>
                <w:webHidden/>
              </w:rPr>
              <w:t>13</w:t>
            </w:r>
            <w:r>
              <w:rPr>
                <w:noProof/>
                <w:webHidden/>
              </w:rPr>
              <w:fldChar w:fldCharType="end"/>
            </w:r>
            <w:r w:rsidRPr="00647432">
              <w:rPr>
                <w:rStyle w:val="Hyperlink"/>
                <w:noProof/>
              </w:rPr>
              <w:fldChar w:fldCharType="end"/>
            </w:r>
          </w:ins>
        </w:p>
        <w:p w14:paraId="25F0606E" w14:textId="77777777" w:rsidR="008A487C" w:rsidRDefault="008A487C" w:rsidP="008A487C">
          <w:pPr>
            <w:pStyle w:val="TOC2"/>
            <w:tabs>
              <w:tab w:val="right" w:leader="dot" w:pos="9350"/>
            </w:tabs>
            <w:rPr>
              <w:ins w:id="55" w:author="David Conklin" w:date="2020-11-11T05:34:00Z"/>
              <w:rFonts w:eastAsiaTheme="minorEastAsia"/>
              <w:noProof/>
            </w:rPr>
          </w:pPr>
          <w:ins w:id="5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Climate data grids</w:t>
            </w:r>
            <w:r>
              <w:rPr>
                <w:noProof/>
                <w:webHidden/>
              </w:rPr>
              <w:tab/>
            </w:r>
            <w:r>
              <w:rPr>
                <w:noProof/>
                <w:webHidden/>
              </w:rPr>
              <w:fldChar w:fldCharType="begin"/>
            </w:r>
            <w:r>
              <w:rPr>
                <w:noProof/>
                <w:webHidden/>
              </w:rPr>
              <w:instrText xml:space="preserve"> PAGEREF _Toc55965301 \h </w:instrText>
            </w:r>
            <w:r>
              <w:rPr>
                <w:noProof/>
                <w:webHidden/>
              </w:rPr>
            </w:r>
            <w:r>
              <w:rPr>
                <w:noProof/>
                <w:webHidden/>
              </w:rPr>
              <w:fldChar w:fldCharType="separate"/>
            </w:r>
            <w:r>
              <w:rPr>
                <w:noProof/>
                <w:webHidden/>
              </w:rPr>
              <w:t>14</w:t>
            </w:r>
            <w:r>
              <w:rPr>
                <w:noProof/>
                <w:webHidden/>
              </w:rPr>
              <w:fldChar w:fldCharType="end"/>
            </w:r>
            <w:r w:rsidRPr="00647432">
              <w:rPr>
                <w:rStyle w:val="Hyperlink"/>
                <w:noProof/>
              </w:rPr>
              <w:fldChar w:fldCharType="end"/>
            </w:r>
          </w:ins>
        </w:p>
        <w:p w14:paraId="11B032A8" w14:textId="77777777" w:rsidR="008A487C" w:rsidRDefault="008A487C" w:rsidP="008A487C">
          <w:pPr>
            <w:pStyle w:val="TOC3"/>
            <w:tabs>
              <w:tab w:val="right" w:leader="dot" w:pos="9350"/>
            </w:tabs>
            <w:rPr>
              <w:ins w:id="57" w:author="David Conklin" w:date="2020-11-11T05:34:00Z"/>
              <w:rFonts w:eastAsiaTheme="minorEastAsia"/>
              <w:noProof/>
            </w:rPr>
          </w:pPr>
          <w:ins w:id="5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 WW2100 climate grid</w:t>
            </w:r>
            <w:r>
              <w:rPr>
                <w:noProof/>
                <w:webHidden/>
              </w:rPr>
              <w:tab/>
            </w:r>
            <w:r>
              <w:rPr>
                <w:noProof/>
                <w:webHidden/>
              </w:rPr>
              <w:fldChar w:fldCharType="begin"/>
            </w:r>
            <w:r>
              <w:rPr>
                <w:noProof/>
                <w:webHidden/>
              </w:rPr>
              <w:instrText xml:space="preserve"> PAGEREF _Toc55965302 \h </w:instrText>
            </w:r>
            <w:r>
              <w:rPr>
                <w:noProof/>
                <w:webHidden/>
              </w:rPr>
            </w:r>
            <w:r>
              <w:rPr>
                <w:noProof/>
                <w:webHidden/>
              </w:rPr>
              <w:fldChar w:fldCharType="separate"/>
            </w:r>
            <w:r>
              <w:rPr>
                <w:noProof/>
                <w:webHidden/>
              </w:rPr>
              <w:t>14</w:t>
            </w:r>
            <w:r>
              <w:rPr>
                <w:noProof/>
                <w:webHidden/>
              </w:rPr>
              <w:fldChar w:fldCharType="end"/>
            </w:r>
            <w:r w:rsidRPr="00647432">
              <w:rPr>
                <w:rStyle w:val="Hyperlink"/>
                <w:noProof/>
              </w:rPr>
              <w:fldChar w:fldCharType="end"/>
            </w:r>
          </w:ins>
        </w:p>
        <w:p w14:paraId="2F941094" w14:textId="77777777" w:rsidR="008A487C" w:rsidRDefault="008A487C" w:rsidP="008A487C">
          <w:pPr>
            <w:pStyle w:val="TOC3"/>
            <w:tabs>
              <w:tab w:val="right" w:leader="dot" w:pos="9350"/>
            </w:tabs>
            <w:rPr>
              <w:ins w:id="59" w:author="David Conklin" w:date="2020-11-11T05:34:00Z"/>
              <w:rFonts w:eastAsiaTheme="minorEastAsia"/>
              <w:noProof/>
            </w:rPr>
          </w:pPr>
          <w:ins w:id="6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 v2 climate grid</w:t>
            </w:r>
            <w:r>
              <w:rPr>
                <w:noProof/>
                <w:webHidden/>
              </w:rPr>
              <w:tab/>
            </w:r>
            <w:r>
              <w:rPr>
                <w:noProof/>
                <w:webHidden/>
              </w:rPr>
              <w:fldChar w:fldCharType="begin"/>
            </w:r>
            <w:r>
              <w:rPr>
                <w:noProof/>
                <w:webHidden/>
              </w:rPr>
              <w:instrText xml:space="preserve"> PAGEREF _Toc55965303 \h </w:instrText>
            </w:r>
            <w:r>
              <w:rPr>
                <w:noProof/>
                <w:webHidden/>
              </w:rPr>
            </w:r>
            <w:r>
              <w:rPr>
                <w:noProof/>
                <w:webHidden/>
              </w:rPr>
              <w:fldChar w:fldCharType="separate"/>
            </w:r>
            <w:r>
              <w:rPr>
                <w:noProof/>
                <w:webHidden/>
              </w:rPr>
              <w:t>15</w:t>
            </w:r>
            <w:r>
              <w:rPr>
                <w:noProof/>
                <w:webHidden/>
              </w:rPr>
              <w:fldChar w:fldCharType="end"/>
            </w:r>
            <w:r w:rsidRPr="00647432">
              <w:rPr>
                <w:rStyle w:val="Hyperlink"/>
                <w:noProof/>
              </w:rPr>
              <w:fldChar w:fldCharType="end"/>
            </w:r>
          </w:ins>
        </w:p>
        <w:p w14:paraId="5E4CC46C" w14:textId="77777777" w:rsidR="008A487C" w:rsidRDefault="008A487C" w:rsidP="008A487C">
          <w:pPr>
            <w:pStyle w:val="TOC2"/>
            <w:tabs>
              <w:tab w:val="right" w:leader="dot" w:pos="9350"/>
            </w:tabs>
            <w:rPr>
              <w:ins w:id="61" w:author="David Conklin" w:date="2020-11-11T05:34:00Z"/>
              <w:rFonts w:eastAsiaTheme="minorEastAsia"/>
              <w:noProof/>
            </w:rPr>
          </w:pPr>
          <w:ins w:id="6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How climate data is looked up</w:t>
            </w:r>
            <w:r>
              <w:rPr>
                <w:noProof/>
                <w:webHidden/>
              </w:rPr>
              <w:tab/>
            </w:r>
            <w:r>
              <w:rPr>
                <w:noProof/>
                <w:webHidden/>
              </w:rPr>
              <w:fldChar w:fldCharType="begin"/>
            </w:r>
            <w:r>
              <w:rPr>
                <w:noProof/>
                <w:webHidden/>
              </w:rPr>
              <w:instrText xml:space="preserve"> PAGEREF _Toc55965304 \h </w:instrText>
            </w:r>
            <w:r>
              <w:rPr>
                <w:noProof/>
                <w:webHidden/>
              </w:rPr>
            </w:r>
            <w:r>
              <w:rPr>
                <w:noProof/>
                <w:webHidden/>
              </w:rPr>
              <w:fldChar w:fldCharType="separate"/>
            </w:r>
            <w:r>
              <w:rPr>
                <w:noProof/>
                <w:webHidden/>
              </w:rPr>
              <w:t>15</w:t>
            </w:r>
            <w:r>
              <w:rPr>
                <w:noProof/>
                <w:webHidden/>
              </w:rPr>
              <w:fldChar w:fldCharType="end"/>
            </w:r>
            <w:r w:rsidRPr="00647432">
              <w:rPr>
                <w:rStyle w:val="Hyperlink"/>
                <w:noProof/>
              </w:rPr>
              <w:fldChar w:fldCharType="end"/>
            </w:r>
          </w:ins>
        </w:p>
        <w:p w14:paraId="42184817" w14:textId="77777777" w:rsidR="008A487C" w:rsidRDefault="008A487C" w:rsidP="008A487C">
          <w:pPr>
            <w:pStyle w:val="TOC2"/>
            <w:tabs>
              <w:tab w:val="right" w:leader="dot" w:pos="9350"/>
            </w:tabs>
            <w:rPr>
              <w:ins w:id="63" w:author="David Conklin" w:date="2020-11-11T05:34:00Z"/>
              <w:rFonts w:eastAsiaTheme="minorEastAsia"/>
              <w:noProof/>
            </w:rPr>
          </w:pPr>
          <w:ins w:id="6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What is in a climate dataset</w:t>
            </w:r>
            <w:r>
              <w:rPr>
                <w:noProof/>
                <w:webHidden/>
              </w:rPr>
              <w:tab/>
            </w:r>
            <w:r>
              <w:rPr>
                <w:noProof/>
                <w:webHidden/>
              </w:rPr>
              <w:fldChar w:fldCharType="begin"/>
            </w:r>
            <w:r>
              <w:rPr>
                <w:noProof/>
                <w:webHidden/>
              </w:rPr>
              <w:instrText xml:space="preserve"> PAGEREF _Toc55965305 \h </w:instrText>
            </w:r>
            <w:r>
              <w:rPr>
                <w:noProof/>
                <w:webHidden/>
              </w:rPr>
            </w:r>
            <w:r>
              <w:rPr>
                <w:noProof/>
                <w:webHidden/>
              </w:rPr>
              <w:fldChar w:fldCharType="separate"/>
            </w:r>
            <w:r>
              <w:rPr>
                <w:noProof/>
                <w:webHidden/>
              </w:rPr>
              <w:t>15</w:t>
            </w:r>
            <w:r>
              <w:rPr>
                <w:noProof/>
                <w:webHidden/>
              </w:rPr>
              <w:fldChar w:fldCharType="end"/>
            </w:r>
            <w:r w:rsidRPr="00647432">
              <w:rPr>
                <w:rStyle w:val="Hyperlink"/>
                <w:noProof/>
              </w:rPr>
              <w:fldChar w:fldCharType="end"/>
            </w:r>
          </w:ins>
        </w:p>
        <w:p w14:paraId="38926090" w14:textId="77777777" w:rsidR="008A487C" w:rsidRDefault="008A487C" w:rsidP="008A487C">
          <w:pPr>
            <w:pStyle w:val="TOC1"/>
            <w:tabs>
              <w:tab w:val="right" w:leader="dot" w:pos="9350"/>
            </w:tabs>
            <w:rPr>
              <w:ins w:id="65" w:author="David Conklin" w:date="2020-11-11T05:34:00Z"/>
              <w:rFonts w:eastAsiaTheme="minorEastAsia"/>
              <w:noProof/>
            </w:rPr>
          </w:pPr>
          <w:ins w:id="66" w:author="David Conklin" w:date="2020-11-11T05:34:00Z">
            <w:r w:rsidRPr="00647432">
              <w:rPr>
                <w:rStyle w:val="Hyperlink"/>
                <w:noProof/>
              </w:rPr>
              <w:lastRenderedPageBreak/>
              <w:fldChar w:fldCharType="begin"/>
            </w:r>
            <w:r w:rsidRPr="00647432">
              <w:rPr>
                <w:rStyle w:val="Hyperlink"/>
                <w:noProof/>
              </w:rPr>
              <w:instrText xml:space="preserve"> </w:instrText>
            </w:r>
            <w:r>
              <w:rPr>
                <w:noProof/>
              </w:rPr>
              <w:instrText>HYPERLINK \l "_Toc55965306"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Water rights</w:t>
            </w:r>
            <w:r>
              <w:rPr>
                <w:noProof/>
                <w:webHidden/>
              </w:rPr>
              <w:tab/>
            </w:r>
            <w:r>
              <w:rPr>
                <w:noProof/>
                <w:webHidden/>
              </w:rPr>
              <w:fldChar w:fldCharType="begin"/>
            </w:r>
            <w:r>
              <w:rPr>
                <w:noProof/>
                <w:webHidden/>
              </w:rPr>
              <w:instrText xml:space="preserve"> PAGEREF _Toc55965306 \h </w:instrText>
            </w:r>
            <w:r>
              <w:rPr>
                <w:noProof/>
                <w:webHidden/>
              </w:rPr>
            </w:r>
            <w:r>
              <w:rPr>
                <w:noProof/>
                <w:webHidden/>
              </w:rPr>
              <w:fldChar w:fldCharType="separate"/>
            </w:r>
            <w:r>
              <w:rPr>
                <w:noProof/>
                <w:webHidden/>
              </w:rPr>
              <w:t>16</w:t>
            </w:r>
            <w:r>
              <w:rPr>
                <w:noProof/>
                <w:webHidden/>
              </w:rPr>
              <w:fldChar w:fldCharType="end"/>
            </w:r>
            <w:r w:rsidRPr="00647432">
              <w:rPr>
                <w:rStyle w:val="Hyperlink"/>
                <w:noProof/>
              </w:rPr>
              <w:fldChar w:fldCharType="end"/>
            </w:r>
          </w:ins>
        </w:p>
        <w:p w14:paraId="628F55B8" w14:textId="77777777" w:rsidR="008A487C" w:rsidRDefault="008A487C" w:rsidP="008A487C">
          <w:pPr>
            <w:pStyle w:val="TOC2"/>
            <w:tabs>
              <w:tab w:val="right" w:leader="dot" w:pos="9350"/>
            </w:tabs>
            <w:rPr>
              <w:ins w:id="67" w:author="David Conklin" w:date="2020-11-11T05:34:00Z"/>
              <w:rFonts w:eastAsiaTheme="minorEastAsia"/>
              <w:noProof/>
            </w:rPr>
          </w:pPr>
          <w:ins w:id="6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Water rights data</w:t>
            </w:r>
            <w:r>
              <w:rPr>
                <w:noProof/>
                <w:webHidden/>
              </w:rPr>
              <w:tab/>
            </w:r>
            <w:r>
              <w:rPr>
                <w:noProof/>
                <w:webHidden/>
              </w:rPr>
              <w:fldChar w:fldCharType="begin"/>
            </w:r>
            <w:r>
              <w:rPr>
                <w:noProof/>
                <w:webHidden/>
              </w:rPr>
              <w:instrText xml:space="preserve"> PAGEREF _Toc55965307 \h </w:instrText>
            </w:r>
            <w:r>
              <w:rPr>
                <w:noProof/>
                <w:webHidden/>
              </w:rPr>
            </w:r>
            <w:r>
              <w:rPr>
                <w:noProof/>
                <w:webHidden/>
              </w:rPr>
              <w:fldChar w:fldCharType="separate"/>
            </w:r>
            <w:r>
              <w:rPr>
                <w:noProof/>
                <w:webHidden/>
              </w:rPr>
              <w:t>16</w:t>
            </w:r>
            <w:r>
              <w:rPr>
                <w:noProof/>
                <w:webHidden/>
              </w:rPr>
              <w:fldChar w:fldCharType="end"/>
            </w:r>
            <w:r w:rsidRPr="00647432">
              <w:rPr>
                <w:rStyle w:val="Hyperlink"/>
                <w:noProof/>
              </w:rPr>
              <w:fldChar w:fldCharType="end"/>
            </w:r>
          </w:ins>
        </w:p>
        <w:p w14:paraId="2FD852C7" w14:textId="77777777" w:rsidR="008A487C" w:rsidRDefault="008A487C" w:rsidP="008A487C">
          <w:pPr>
            <w:pStyle w:val="TOC2"/>
            <w:tabs>
              <w:tab w:val="right" w:leader="dot" w:pos="9350"/>
            </w:tabs>
            <w:rPr>
              <w:ins w:id="69" w:author="David Conklin" w:date="2020-11-11T05:34:00Z"/>
              <w:rFonts w:eastAsiaTheme="minorEastAsia"/>
              <w:noProof/>
            </w:rPr>
          </w:pPr>
          <w:ins w:id="7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 wr_pods.csv file</w:t>
            </w:r>
            <w:r>
              <w:rPr>
                <w:noProof/>
                <w:webHidden/>
              </w:rPr>
              <w:tab/>
            </w:r>
            <w:r>
              <w:rPr>
                <w:noProof/>
                <w:webHidden/>
              </w:rPr>
              <w:fldChar w:fldCharType="begin"/>
            </w:r>
            <w:r>
              <w:rPr>
                <w:noProof/>
                <w:webHidden/>
              </w:rPr>
              <w:instrText xml:space="preserve"> PAGEREF _Toc55965308 \h </w:instrText>
            </w:r>
            <w:r>
              <w:rPr>
                <w:noProof/>
                <w:webHidden/>
              </w:rPr>
            </w:r>
            <w:r>
              <w:rPr>
                <w:noProof/>
                <w:webHidden/>
              </w:rPr>
              <w:fldChar w:fldCharType="separate"/>
            </w:r>
            <w:r>
              <w:rPr>
                <w:noProof/>
                <w:webHidden/>
              </w:rPr>
              <w:t>17</w:t>
            </w:r>
            <w:r>
              <w:rPr>
                <w:noProof/>
                <w:webHidden/>
              </w:rPr>
              <w:fldChar w:fldCharType="end"/>
            </w:r>
            <w:r w:rsidRPr="00647432">
              <w:rPr>
                <w:rStyle w:val="Hyperlink"/>
                <w:noProof/>
              </w:rPr>
              <w:fldChar w:fldCharType="end"/>
            </w:r>
          </w:ins>
        </w:p>
        <w:p w14:paraId="18EC7B74" w14:textId="77777777" w:rsidR="008A487C" w:rsidRDefault="008A487C" w:rsidP="008A487C">
          <w:pPr>
            <w:pStyle w:val="TOC2"/>
            <w:tabs>
              <w:tab w:val="right" w:leader="dot" w:pos="9350"/>
            </w:tabs>
            <w:rPr>
              <w:ins w:id="71" w:author="David Conklin" w:date="2020-11-11T05:34:00Z"/>
              <w:rFonts w:eastAsiaTheme="minorEastAsia"/>
              <w:noProof/>
            </w:rPr>
          </w:pPr>
          <w:ins w:id="7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 wr_pous.csv file</w:t>
            </w:r>
            <w:r>
              <w:rPr>
                <w:noProof/>
                <w:webHidden/>
              </w:rPr>
              <w:tab/>
            </w:r>
            <w:r>
              <w:rPr>
                <w:noProof/>
                <w:webHidden/>
              </w:rPr>
              <w:fldChar w:fldCharType="begin"/>
            </w:r>
            <w:r>
              <w:rPr>
                <w:noProof/>
                <w:webHidden/>
              </w:rPr>
              <w:instrText xml:space="preserve"> PAGEREF _Toc55965309 \h </w:instrText>
            </w:r>
            <w:r>
              <w:rPr>
                <w:noProof/>
                <w:webHidden/>
              </w:rPr>
            </w:r>
            <w:r>
              <w:rPr>
                <w:noProof/>
                <w:webHidden/>
              </w:rPr>
              <w:fldChar w:fldCharType="separate"/>
            </w:r>
            <w:r>
              <w:rPr>
                <w:noProof/>
                <w:webHidden/>
              </w:rPr>
              <w:t>17</w:t>
            </w:r>
            <w:r>
              <w:rPr>
                <w:noProof/>
                <w:webHidden/>
              </w:rPr>
              <w:fldChar w:fldCharType="end"/>
            </w:r>
            <w:r w:rsidRPr="00647432">
              <w:rPr>
                <w:rStyle w:val="Hyperlink"/>
                <w:noProof/>
              </w:rPr>
              <w:fldChar w:fldCharType="end"/>
            </w:r>
          </w:ins>
        </w:p>
        <w:p w14:paraId="4348DED7" w14:textId="77777777" w:rsidR="008A487C" w:rsidRDefault="008A487C" w:rsidP="008A487C">
          <w:pPr>
            <w:pStyle w:val="TOC2"/>
            <w:tabs>
              <w:tab w:val="right" w:leader="dot" w:pos="9350"/>
            </w:tabs>
            <w:rPr>
              <w:ins w:id="73" w:author="David Conklin" w:date="2020-11-11T05:34:00Z"/>
              <w:rFonts w:eastAsiaTheme="minorEastAsia"/>
              <w:noProof/>
            </w:rPr>
          </w:pPr>
          <w:ins w:id="7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Adding a water right</w:t>
            </w:r>
            <w:r>
              <w:rPr>
                <w:noProof/>
                <w:webHidden/>
              </w:rPr>
              <w:tab/>
            </w:r>
            <w:r>
              <w:rPr>
                <w:noProof/>
                <w:webHidden/>
              </w:rPr>
              <w:fldChar w:fldCharType="begin"/>
            </w:r>
            <w:r>
              <w:rPr>
                <w:noProof/>
                <w:webHidden/>
              </w:rPr>
              <w:instrText xml:space="preserve"> PAGEREF _Toc55965310 \h </w:instrText>
            </w:r>
            <w:r>
              <w:rPr>
                <w:noProof/>
                <w:webHidden/>
              </w:rPr>
            </w:r>
            <w:r>
              <w:rPr>
                <w:noProof/>
                <w:webHidden/>
              </w:rPr>
              <w:fldChar w:fldCharType="separate"/>
            </w:r>
            <w:r>
              <w:rPr>
                <w:noProof/>
                <w:webHidden/>
              </w:rPr>
              <w:t>18</w:t>
            </w:r>
            <w:r>
              <w:rPr>
                <w:noProof/>
                <w:webHidden/>
              </w:rPr>
              <w:fldChar w:fldCharType="end"/>
            </w:r>
            <w:r w:rsidRPr="00647432">
              <w:rPr>
                <w:rStyle w:val="Hyperlink"/>
                <w:noProof/>
              </w:rPr>
              <w:fldChar w:fldCharType="end"/>
            </w:r>
          </w:ins>
        </w:p>
        <w:p w14:paraId="5D99C5CE" w14:textId="77777777" w:rsidR="008A487C" w:rsidRDefault="008A487C" w:rsidP="008A487C">
          <w:pPr>
            <w:pStyle w:val="TOC1"/>
            <w:tabs>
              <w:tab w:val="right" w:leader="dot" w:pos="9350"/>
            </w:tabs>
            <w:rPr>
              <w:ins w:id="75" w:author="David Conklin" w:date="2020-11-11T05:34:00Z"/>
              <w:rFonts w:eastAsiaTheme="minorEastAsia"/>
              <w:noProof/>
            </w:rPr>
          </w:pPr>
          <w:ins w:id="7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Stream flow and stream temperature</w:t>
            </w:r>
            <w:r>
              <w:rPr>
                <w:noProof/>
                <w:webHidden/>
              </w:rPr>
              <w:tab/>
            </w:r>
            <w:r>
              <w:rPr>
                <w:noProof/>
                <w:webHidden/>
              </w:rPr>
              <w:fldChar w:fldCharType="begin"/>
            </w:r>
            <w:r>
              <w:rPr>
                <w:noProof/>
                <w:webHidden/>
              </w:rPr>
              <w:instrText xml:space="preserve"> PAGEREF _Toc55965311 \h </w:instrText>
            </w:r>
            <w:r>
              <w:rPr>
                <w:noProof/>
                <w:webHidden/>
              </w:rPr>
            </w:r>
            <w:r>
              <w:rPr>
                <w:noProof/>
                <w:webHidden/>
              </w:rPr>
              <w:fldChar w:fldCharType="separate"/>
            </w:r>
            <w:r>
              <w:rPr>
                <w:noProof/>
                <w:webHidden/>
              </w:rPr>
              <w:t>19</w:t>
            </w:r>
            <w:r>
              <w:rPr>
                <w:noProof/>
                <w:webHidden/>
              </w:rPr>
              <w:fldChar w:fldCharType="end"/>
            </w:r>
            <w:r w:rsidRPr="00647432">
              <w:rPr>
                <w:rStyle w:val="Hyperlink"/>
                <w:noProof/>
              </w:rPr>
              <w:fldChar w:fldCharType="end"/>
            </w:r>
          </w:ins>
        </w:p>
        <w:p w14:paraId="6F4658A8" w14:textId="77777777" w:rsidR="008A487C" w:rsidRDefault="008A487C" w:rsidP="008A487C">
          <w:pPr>
            <w:pStyle w:val="TOC2"/>
            <w:tabs>
              <w:tab w:val="right" w:leader="dot" w:pos="9350"/>
            </w:tabs>
            <w:rPr>
              <w:ins w:id="77" w:author="David Conklin" w:date="2020-11-11T05:34:00Z"/>
              <w:rFonts w:eastAsiaTheme="minorEastAsia"/>
              <w:noProof/>
            </w:rPr>
          </w:pPr>
          <w:ins w:id="7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Water parcels</w:t>
            </w:r>
            <w:r>
              <w:rPr>
                <w:noProof/>
                <w:webHidden/>
              </w:rPr>
              <w:tab/>
            </w:r>
            <w:r>
              <w:rPr>
                <w:noProof/>
                <w:webHidden/>
              </w:rPr>
              <w:fldChar w:fldCharType="begin"/>
            </w:r>
            <w:r>
              <w:rPr>
                <w:noProof/>
                <w:webHidden/>
              </w:rPr>
              <w:instrText xml:space="preserve"> PAGEREF _Toc55965312 \h </w:instrText>
            </w:r>
            <w:r>
              <w:rPr>
                <w:noProof/>
                <w:webHidden/>
              </w:rPr>
            </w:r>
            <w:r>
              <w:rPr>
                <w:noProof/>
                <w:webHidden/>
              </w:rPr>
              <w:fldChar w:fldCharType="separate"/>
            </w:r>
            <w:r>
              <w:rPr>
                <w:noProof/>
                <w:webHidden/>
              </w:rPr>
              <w:t>19</w:t>
            </w:r>
            <w:r>
              <w:rPr>
                <w:noProof/>
                <w:webHidden/>
              </w:rPr>
              <w:fldChar w:fldCharType="end"/>
            </w:r>
            <w:r w:rsidRPr="00647432">
              <w:rPr>
                <w:rStyle w:val="Hyperlink"/>
                <w:noProof/>
              </w:rPr>
              <w:fldChar w:fldCharType="end"/>
            </w:r>
          </w:ins>
        </w:p>
        <w:p w14:paraId="78C429A7" w14:textId="77777777" w:rsidR="008A487C" w:rsidRDefault="008A487C" w:rsidP="008A487C">
          <w:pPr>
            <w:pStyle w:val="TOC2"/>
            <w:tabs>
              <w:tab w:val="right" w:leader="dot" w:pos="9350"/>
            </w:tabs>
            <w:rPr>
              <w:ins w:id="79" w:author="David Conklin" w:date="2020-11-11T05:34:00Z"/>
              <w:rFonts w:eastAsiaTheme="minorEastAsia"/>
              <w:noProof/>
            </w:rPr>
          </w:pPr>
          <w:ins w:id="8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Daily water mass and energy balance</w:t>
            </w:r>
            <w:r>
              <w:rPr>
                <w:noProof/>
                <w:webHidden/>
              </w:rPr>
              <w:tab/>
            </w:r>
            <w:r>
              <w:rPr>
                <w:noProof/>
                <w:webHidden/>
              </w:rPr>
              <w:fldChar w:fldCharType="begin"/>
            </w:r>
            <w:r>
              <w:rPr>
                <w:noProof/>
                <w:webHidden/>
              </w:rPr>
              <w:instrText xml:space="preserve"> PAGEREF _Toc55965313 \h </w:instrText>
            </w:r>
            <w:r>
              <w:rPr>
                <w:noProof/>
                <w:webHidden/>
              </w:rPr>
            </w:r>
            <w:r>
              <w:rPr>
                <w:noProof/>
                <w:webHidden/>
              </w:rPr>
              <w:fldChar w:fldCharType="separate"/>
            </w:r>
            <w:r>
              <w:rPr>
                <w:noProof/>
                <w:webHidden/>
              </w:rPr>
              <w:t>19</w:t>
            </w:r>
            <w:r>
              <w:rPr>
                <w:noProof/>
                <w:webHidden/>
              </w:rPr>
              <w:fldChar w:fldCharType="end"/>
            </w:r>
            <w:r w:rsidRPr="00647432">
              <w:rPr>
                <w:rStyle w:val="Hyperlink"/>
                <w:noProof/>
              </w:rPr>
              <w:fldChar w:fldCharType="end"/>
            </w:r>
          </w:ins>
        </w:p>
        <w:p w14:paraId="187ED8FE" w14:textId="77777777" w:rsidR="008A487C" w:rsidRDefault="008A487C" w:rsidP="008A487C">
          <w:pPr>
            <w:pStyle w:val="TOC2"/>
            <w:tabs>
              <w:tab w:val="right" w:leader="dot" w:pos="9350"/>
            </w:tabs>
            <w:rPr>
              <w:ins w:id="81" w:author="David Conklin" w:date="2020-11-11T05:34:00Z"/>
              <w:rFonts w:eastAsiaTheme="minorEastAsia"/>
              <w:noProof/>
            </w:rPr>
          </w:pPr>
          <w:ins w:id="8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Estimating the rate of flow in a stream reach</w:t>
            </w:r>
            <w:r>
              <w:rPr>
                <w:noProof/>
                <w:webHidden/>
              </w:rPr>
              <w:tab/>
            </w:r>
            <w:r>
              <w:rPr>
                <w:noProof/>
                <w:webHidden/>
              </w:rPr>
              <w:fldChar w:fldCharType="begin"/>
            </w:r>
            <w:r>
              <w:rPr>
                <w:noProof/>
                <w:webHidden/>
              </w:rPr>
              <w:instrText xml:space="preserve"> PAGEREF _Toc55965314 \h </w:instrText>
            </w:r>
            <w:r>
              <w:rPr>
                <w:noProof/>
                <w:webHidden/>
              </w:rPr>
            </w:r>
            <w:r>
              <w:rPr>
                <w:noProof/>
                <w:webHidden/>
              </w:rPr>
              <w:fldChar w:fldCharType="separate"/>
            </w:r>
            <w:r>
              <w:rPr>
                <w:noProof/>
                <w:webHidden/>
              </w:rPr>
              <w:t>20</w:t>
            </w:r>
            <w:r>
              <w:rPr>
                <w:noProof/>
                <w:webHidden/>
              </w:rPr>
              <w:fldChar w:fldCharType="end"/>
            </w:r>
            <w:r w:rsidRPr="00647432">
              <w:rPr>
                <w:rStyle w:val="Hyperlink"/>
                <w:noProof/>
              </w:rPr>
              <w:fldChar w:fldCharType="end"/>
            </w:r>
          </w:ins>
        </w:p>
        <w:p w14:paraId="55573C59" w14:textId="77777777" w:rsidR="008A487C" w:rsidRDefault="008A487C" w:rsidP="008A487C">
          <w:pPr>
            <w:pStyle w:val="TOC2"/>
            <w:tabs>
              <w:tab w:val="right" w:leader="dot" w:pos="9350"/>
            </w:tabs>
            <w:rPr>
              <w:ins w:id="83" w:author="David Conklin" w:date="2020-11-11T05:34:00Z"/>
              <w:rFonts w:eastAsiaTheme="minorEastAsia"/>
              <w:noProof/>
            </w:rPr>
          </w:pPr>
          <w:ins w:id="8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_Toc55965315 \h </w:instrText>
            </w:r>
            <w:r>
              <w:rPr>
                <w:noProof/>
                <w:webHidden/>
              </w:rPr>
            </w:r>
            <w:r>
              <w:rPr>
                <w:noProof/>
                <w:webHidden/>
              </w:rPr>
              <w:fldChar w:fldCharType="separate"/>
            </w:r>
            <w:r>
              <w:rPr>
                <w:noProof/>
                <w:webHidden/>
              </w:rPr>
              <w:t>21</w:t>
            </w:r>
            <w:r>
              <w:rPr>
                <w:noProof/>
                <w:webHidden/>
              </w:rPr>
              <w:fldChar w:fldCharType="end"/>
            </w:r>
            <w:r w:rsidRPr="00647432">
              <w:rPr>
                <w:rStyle w:val="Hyperlink"/>
                <w:noProof/>
              </w:rPr>
              <w:fldChar w:fldCharType="end"/>
            </w:r>
          </w:ins>
        </w:p>
        <w:p w14:paraId="0EB30564" w14:textId="77777777" w:rsidR="008A487C" w:rsidRDefault="008A487C" w:rsidP="008A487C">
          <w:pPr>
            <w:pStyle w:val="TOC2"/>
            <w:tabs>
              <w:tab w:val="right" w:leader="dot" w:pos="9350"/>
            </w:tabs>
            <w:rPr>
              <w:ins w:id="85" w:author="David Conklin" w:date="2020-11-11T05:34:00Z"/>
              <w:rFonts w:eastAsiaTheme="minorEastAsia"/>
              <w:noProof/>
            </w:rPr>
          </w:pPr>
          <w:ins w:id="8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Water temperature from thermal energy</w:t>
            </w:r>
            <w:r>
              <w:rPr>
                <w:noProof/>
                <w:webHidden/>
              </w:rPr>
              <w:tab/>
            </w:r>
            <w:r>
              <w:rPr>
                <w:noProof/>
                <w:webHidden/>
              </w:rPr>
              <w:fldChar w:fldCharType="begin"/>
            </w:r>
            <w:r>
              <w:rPr>
                <w:noProof/>
                <w:webHidden/>
              </w:rPr>
              <w:instrText xml:space="preserve"> PAGEREF _Toc55965316 \h </w:instrText>
            </w:r>
            <w:r>
              <w:rPr>
                <w:noProof/>
                <w:webHidden/>
              </w:rPr>
            </w:r>
            <w:r>
              <w:rPr>
                <w:noProof/>
                <w:webHidden/>
              </w:rPr>
              <w:fldChar w:fldCharType="separate"/>
            </w:r>
            <w:r>
              <w:rPr>
                <w:noProof/>
                <w:webHidden/>
              </w:rPr>
              <w:t>21</w:t>
            </w:r>
            <w:r>
              <w:rPr>
                <w:noProof/>
                <w:webHidden/>
              </w:rPr>
              <w:fldChar w:fldCharType="end"/>
            </w:r>
            <w:r w:rsidRPr="00647432">
              <w:rPr>
                <w:rStyle w:val="Hyperlink"/>
                <w:noProof/>
              </w:rPr>
              <w:fldChar w:fldCharType="end"/>
            </w:r>
          </w:ins>
        </w:p>
        <w:p w14:paraId="04E285C1" w14:textId="77777777" w:rsidR="008A487C" w:rsidRDefault="008A487C" w:rsidP="008A487C">
          <w:pPr>
            <w:pStyle w:val="TOC2"/>
            <w:tabs>
              <w:tab w:val="right" w:leader="dot" w:pos="9350"/>
            </w:tabs>
            <w:rPr>
              <w:ins w:id="87" w:author="David Conklin" w:date="2020-11-11T05:34:00Z"/>
              <w:rFonts w:eastAsiaTheme="minorEastAsia"/>
              <w:noProof/>
            </w:rPr>
          </w:pPr>
          <w:ins w:id="8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Initial conditions for Flow: the IC file</w:t>
            </w:r>
            <w:r>
              <w:rPr>
                <w:noProof/>
                <w:webHidden/>
              </w:rPr>
              <w:tab/>
            </w:r>
            <w:r>
              <w:rPr>
                <w:noProof/>
                <w:webHidden/>
              </w:rPr>
              <w:fldChar w:fldCharType="begin"/>
            </w:r>
            <w:r>
              <w:rPr>
                <w:noProof/>
                <w:webHidden/>
              </w:rPr>
              <w:instrText xml:space="preserve"> PAGEREF _Toc55965317 \h </w:instrText>
            </w:r>
            <w:r>
              <w:rPr>
                <w:noProof/>
                <w:webHidden/>
              </w:rPr>
            </w:r>
            <w:r>
              <w:rPr>
                <w:noProof/>
                <w:webHidden/>
              </w:rPr>
              <w:fldChar w:fldCharType="separate"/>
            </w:r>
            <w:r>
              <w:rPr>
                <w:noProof/>
                <w:webHidden/>
              </w:rPr>
              <w:t>21</w:t>
            </w:r>
            <w:r>
              <w:rPr>
                <w:noProof/>
                <w:webHidden/>
              </w:rPr>
              <w:fldChar w:fldCharType="end"/>
            </w:r>
            <w:r w:rsidRPr="00647432">
              <w:rPr>
                <w:rStyle w:val="Hyperlink"/>
                <w:noProof/>
              </w:rPr>
              <w:fldChar w:fldCharType="end"/>
            </w:r>
          </w:ins>
        </w:p>
        <w:p w14:paraId="0131E7FA" w14:textId="77777777" w:rsidR="008A487C" w:rsidRDefault="008A487C" w:rsidP="008A487C">
          <w:pPr>
            <w:pStyle w:val="TOC2"/>
            <w:tabs>
              <w:tab w:val="right" w:leader="dot" w:pos="9350"/>
            </w:tabs>
            <w:rPr>
              <w:ins w:id="89" w:author="David Conklin" w:date="2020-11-11T05:34:00Z"/>
              <w:rFonts w:eastAsiaTheme="minorEastAsia"/>
              <w:noProof/>
            </w:rPr>
          </w:pPr>
          <w:ins w:id="9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Boundary conditions for stream water temperature</w:t>
            </w:r>
            <w:r>
              <w:rPr>
                <w:noProof/>
                <w:webHidden/>
              </w:rPr>
              <w:tab/>
            </w:r>
            <w:r>
              <w:rPr>
                <w:noProof/>
                <w:webHidden/>
              </w:rPr>
              <w:fldChar w:fldCharType="begin"/>
            </w:r>
            <w:r>
              <w:rPr>
                <w:noProof/>
                <w:webHidden/>
              </w:rPr>
              <w:instrText xml:space="preserve"> PAGEREF _Toc55965318 \h </w:instrText>
            </w:r>
            <w:r>
              <w:rPr>
                <w:noProof/>
                <w:webHidden/>
              </w:rPr>
            </w:r>
            <w:r>
              <w:rPr>
                <w:noProof/>
                <w:webHidden/>
              </w:rPr>
              <w:fldChar w:fldCharType="separate"/>
            </w:r>
            <w:r>
              <w:rPr>
                <w:noProof/>
                <w:webHidden/>
              </w:rPr>
              <w:t>22</w:t>
            </w:r>
            <w:r>
              <w:rPr>
                <w:noProof/>
                <w:webHidden/>
              </w:rPr>
              <w:fldChar w:fldCharType="end"/>
            </w:r>
            <w:r w:rsidRPr="00647432">
              <w:rPr>
                <w:rStyle w:val="Hyperlink"/>
                <w:noProof/>
              </w:rPr>
              <w:fldChar w:fldCharType="end"/>
            </w:r>
          </w:ins>
        </w:p>
        <w:p w14:paraId="729D1166" w14:textId="77777777" w:rsidR="008A487C" w:rsidRDefault="008A487C" w:rsidP="008A487C">
          <w:pPr>
            <w:pStyle w:val="TOC2"/>
            <w:tabs>
              <w:tab w:val="right" w:leader="dot" w:pos="9350"/>
            </w:tabs>
            <w:rPr>
              <w:ins w:id="91" w:author="David Conklin" w:date="2020-11-11T05:34:00Z"/>
              <w:rFonts w:eastAsiaTheme="minorEastAsia"/>
              <w:noProof/>
            </w:rPr>
          </w:pPr>
          <w:ins w:id="9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Thermal stratification in reservoirs</w:t>
            </w:r>
            <w:r>
              <w:rPr>
                <w:noProof/>
                <w:webHidden/>
              </w:rPr>
              <w:tab/>
            </w:r>
            <w:r>
              <w:rPr>
                <w:noProof/>
                <w:webHidden/>
              </w:rPr>
              <w:fldChar w:fldCharType="begin"/>
            </w:r>
            <w:r>
              <w:rPr>
                <w:noProof/>
                <w:webHidden/>
              </w:rPr>
              <w:instrText xml:space="preserve"> PAGEREF _Toc55965319 \h </w:instrText>
            </w:r>
            <w:r>
              <w:rPr>
                <w:noProof/>
                <w:webHidden/>
              </w:rPr>
            </w:r>
            <w:r>
              <w:rPr>
                <w:noProof/>
                <w:webHidden/>
              </w:rPr>
              <w:fldChar w:fldCharType="separate"/>
            </w:r>
            <w:r>
              <w:rPr>
                <w:noProof/>
                <w:webHidden/>
              </w:rPr>
              <w:t>22</w:t>
            </w:r>
            <w:r>
              <w:rPr>
                <w:noProof/>
                <w:webHidden/>
              </w:rPr>
              <w:fldChar w:fldCharType="end"/>
            </w:r>
            <w:r w:rsidRPr="00647432">
              <w:rPr>
                <w:rStyle w:val="Hyperlink"/>
                <w:noProof/>
              </w:rPr>
              <w:fldChar w:fldCharType="end"/>
            </w:r>
          </w:ins>
        </w:p>
        <w:p w14:paraId="0EB15D03" w14:textId="77777777" w:rsidR="008A487C" w:rsidRDefault="008A487C" w:rsidP="008A487C">
          <w:pPr>
            <w:pStyle w:val="TOC2"/>
            <w:tabs>
              <w:tab w:val="right" w:leader="dot" w:pos="9350"/>
            </w:tabs>
            <w:rPr>
              <w:ins w:id="93" w:author="David Conklin" w:date="2020-11-11T05:34:00Z"/>
              <w:rFonts w:eastAsiaTheme="minorEastAsia"/>
              <w:noProof/>
            </w:rPr>
          </w:pPr>
          <w:ins w:id="9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Thermal loading</w:t>
            </w:r>
            <w:r>
              <w:rPr>
                <w:noProof/>
                <w:webHidden/>
              </w:rPr>
              <w:tab/>
            </w:r>
            <w:r>
              <w:rPr>
                <w:noProof/>
                <w:webHidden/>
              </w:rPr>
              <w:fldChar w:fldCharType="begin"/>
            </w:r>
            <w:r>
              <w:rPr>
                <w:noProof/>
                <w:webHidden/>
              </w:rPr>
              <w:instrText xml:space="preserve"> PAGEREF _Toc55965320 \h </w:instrText>
            </w:r>
            <w:r>
              <w:rPr>
                <w:noProof/>
                <w:webHidden/>
              </w:rPr>
            </w:r>
            <w:r>
              <w:rPr>
                <w:noProof/>
                <w:webHidden/>
              </w:rPr>
              <w:fldChar w:fldCharType="separate"/>
            </w:r>
            <w:r>
              <w:rPr>
                <w:noProof/>
                <w:webHidden/>
              </w:rPr>
              <w:t>22</w:t>
            </w:r>
            <w:r>
              <w:rPr>
                <w:noProof/>
                <w:webHidden/>
              </w:rPr>
              <w:fldChar w:fldCharType="end"/>
            </w:r>
            <w:r w:rsidRPr="00647432">
              <w:rPr>
                <w:rStyle w:val="Hyperlink"/>
                <w:noProof/>
              </w:rPr>
              <w:fldChar w:fldCharType="end"/>
            </w:r>
          </w:ins>
        </w:p>
        <w:p w14:paraId="4549EAC5" w14:textId="77777777" w:rsidR="008A487C" w:rsidRDefault="008A487C" w:rsidP="008A487C">
          <w:pPr>
            <w:pStyle w:val="TOC1"/>
            <w:tabs>
              <w:tab w:val="right" w:leader="dot" w:pos="9350"/>
            </w:tabs>
            <w:rPr>
              <w:ins w:id="95" w:author="David Conklin" w:date="2020-11-11T05:34:00Z"/>
              <w:rFonts w:eastAsiaTheme="minorEastAsia"/>
              <w:noProof/>
            </w:rPr>
          </w:pPr>
          <w:ins w:id="9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_Toc55965321 \h </w:instrText>
            </w:r>
            <w:r>
              <w:rPr>
                <w:noProof/>
                <w:webHidden/>
              </w:rPr>
            </w:r>
            <w:r>
              <w:rPr>
                <w:noProof/>
                <w:webHidden/>
              </w:rPr>
              <w:fldChar w:fldCharType="separate"/>
            </w:r>
            <w:r>
              <w:rPr>
                <w:noProof/>
                <w:webHidden/>
              </w:rPr>
              <w:t>24</w:t>
            </w:r>
            <w:r>
              <w:rPr>
                <w:noProof/>
                <w:webHidden/>
              </w:rPr>
              <w:fldChar w:fldCharType="end"/>
            </w:r>
            <w:r w:rsidRPr="00647432">
              <w:rPr>
                <w:rStyle w:val="Hyperlink"/>
                <w:noProof/>
              </w:rPr>
              <w:fldChar w:fldCharType="end"/>
            </w:r>
          </w:ins>
        </w:p>
        <w:p w14:paraId="3FC067A0" w14:textId="77777777" w:rsidR="008A487C" w:rsidRDefault="008A487C" w:rsidP="008A487C">
          <w:pPr>
            <w:pStyle w:val="TOC1"/>
            <w:tabs>
              <w:tab w:val="right" w:leader="dot" w:pos="9350"/>
            </w:tabs>
            <w:rPr>
              <w:ins w:id="97" w:author="David Conklin" w:date="2020-11-11T05:34:00Z"/>
              <w:rFonts w:eastAsiaTheme="minorEastAsia"/>
              <w:noProof/>
            </w:rPr>
          </w:pPr>
          <w:ins w:id="9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North Santiam study area</w:t>
            </w:r>
            <w:r>
              <w:rPr>
                <w:noProof/>
                <w:webHidden/>
              </w:rPr>
              <w:tab/>
            </w:r>
            <w:r>
              <w:rPr>
                <w:noProof/>
                <w:webHidden/>
              </w:rPr>
              <w:fldChar w:fldCharType="begin"/>
            </w:r>
            <w:r>
              <w:rPr>
                <w:noProof/>
                <w:webHidden/>
              </w:rPr>
              <w:instrText xml:space="preserve"> PAGEREF _Toc55965322 \h </w:instrText>
            </w:r>
            <w:r>
              <w:rPr>
                <w:noProof/>
                <w:webHidden/>
              </w:rPr>
            </w:r>
            <w:r>
              <w:rPr>
                <w:noProof/>
                <w:webHidden/>
              </w:rPr>
              <w:fldChar w:fldCharType="separate"/>
            </w:r>
            <w:r>
              <w:rPr>
                <w:noProof/>
                <w:webHidden/>
              </w:rPr>
              <w:t>25</w:t>
            </w:r>
            <w:r>
              <w:rPr>
                <w:noProof/>
                <w:webHidden/>
              </w:rPr>
              <w:fldChar w:fldCharType="end"/>
            </w:r>
            <w:r w:rsidRPr="00647432">
              <w:rPr>
                <w:rStyle w:val="Hyperlink"/>
                <w:noProof/>
              </w:rPr>
              <w:fldChar w:fldCharType="end"/>
            </w:r>
          </w:ins>
        </w:p>
        <w:p w14:paraId="535439B8" w14:textId="77777777" w:rsidR="008A487C" w:rsidRDefault="008A487C" w:rsidP="008A487C">
          <w:pPr>
            <w:pStyle w:val="TOC2"/>
            <w:tabs>
              <w:tab w:val="right" w:leader="dot" w:pos="9350"/>
            </w:tabs>
            <w:rPr>
              <w:ins w:id="99" w:author="David Conklin" w:date="2020-11-11T05:34:00Z"/>
              <w:rFonts w:eastAsiaTheme="minorEastAsia"/>
              <w:noProof/>
            </w:rPr>
          </w:pPr>
          <w:ins w:id="10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_Toc55965323 \h </w:instrText>
            </w:r>
            <w:r>
              <w:rPr>
                <w:noProof/>
                <w:webHidden/>
              </w:rPr>
            </w:r>
            <w:r>
              <w:rPr>
                <w:noProof/>
                <w:webHidden/>
              </w:rPr>
              <w:fldChar w:fldCharType="separate"/>
            </w:r>
            <w:r>
              <w:rPr>
                <w:noProof/>
                <w:webHidden/>
              </w:rPr>
              <w:t>26</w:t>
            </w:r>
            <w:r>
              <w:rPr>
                <w:noProof/>
                <w:webHidden/>
              </w:rPr>
              <w:fldChar w:fldCharType="end"/>
            </w:r>
            <w:r w:rsidRPr="00647432">
              <w:rPr>
                <w:rStyle w:val="Hyperlink"/>
                <w:noProof/>
              </w:rPr>
              <w:fldChar w:fldCharType="end"/>
            </w:r>
          </w:ins>
        </w:p>
        <w:p w14:paraId="61372474" w14:textId="77777777" w:rsidR="008A487C" w:rsidRDefault="008A487C" w:rsidP="008A487C">
          <w:pPr>
            <w:pStyle w:val="TOC2"/>
            <w:tabs>
              <w:tab w:val="right" w:leader="dot" w:pos="9350"/>
            </w:tabs>
            <w:rPr>
              <w:ins w:id="101" w:author="David Conklin" w:date="2020-11-11T05:34:00Z"/>
              <w:rFonts w:eastAsiaTheme="minorEastAsia"/>
              <w:noProof/>
            </w:rPr>
          </w:pPr>
          <w:ins w:id="10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Municipal water rights</w:t>
            </w:r>
            <w:r>
              <w:rPr>
                <w:noProof/>
                <w:webHidden/>
              </w:rPr>
              <w:tab/>
            </w:r>
            <w:r>
              <w:rPr>
                <w:noProof/>
                <w:webHidden/>
              </w:rPr>
              <w:fldChar w:fldCharType="begin"/>
            </w:r>
            <w:r>
              <w:rPr>
                <w:noProof/>
                <w:webHidden/>
              </w:rPr>
              <w:instrText xml:space="preserve"> PAGEREF _Toc55965324 \h </w:instrText>
            </w:r>
            <w:r>
              <w:rPr>
                <w:noProof/>
                <w:webHidden/>
              </w:rPr>
            </w:r>
            <w:r>
              <w:rPr>
                <w:noProof/>
                <w:webHidden/>
              </w:rPr>
              <w:fldChar w:fldCharType="separate"/>
            </w:r>
            <w:r>
              <w:rPr>
                <w:noProof/>
                <w:webHidden/>
              </w:rPr>
              <w:t>27</w:t>
            </w:r>
            <w:r>
              <w:rPr>
                <w:noProof/>
                <w:webHidden/>
              </w:rPr>
              <w:fldChar w:fldCharType="end"/>
            </w:r>
            <w:r w:rsidRPr="00647432">
              <w:rPr>
                <w:rStyle w:val="Hyperlink"/>
                <w:noProof/>
              </w:rPr>
              <w:fldChar w:fldCharType="end"/>
            </w:r>
          </w:ins>
        </w:p>
        <w:p w14:paraId="1B7E6377" w14:textId="77777777" w:rsidR="008A487C" w:rsidRDefault="008A487C" w:rsidP="008A487C">
          <w:pPr>
            <w:pStyle w:val="TOC1"/>
            <w:tabs>
              <w:tab w:val="right" w:leader="dot" w:pos="9350"/>
            </w:tabs>
            <w:rPr>
              <w:ins w:id="103" w:author="David Conklin" w:date="2020-11-11T05:34:00Z"/>
              <w:rFonts w:eastAsiaTheme="minorEastAsia"/>
              <w:noProof/>
            </w:rPr>
          </w:pPr>
          <w:ins w:id="10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McKenzie Basin Wetlands Study</w:t>
            </w:r>
            <w:r>
              <w:rPr>
                <w:noProof/>
                <w:webHidden/>
              </w:rPr>
              <w:tab/>
            </w:r>
            <w:r>
              <w:rPr>
                <w:noProof/>
                <w:webHidden/>
              </w:rPr>
              <w:fldChar w:fldCharType="begin"/>
            </w:r>
            <w:r>
              <w:rPr>
                <w:noProof/>
                <w:webHidden/>
              </w:rPr>
              <w:instrText xml:space="preserve"> PAGEREF _Toc55965325 \h </w:instrText>
            </w:r>
            <w:r>
              <w:rPr>
                <w:noProof/>
                <w:webHidden/>
              </w:rPr>
            </w:r>
            <w:r>
              <w:rPr>
                <w:noProof/>
                <w:webHidden/>
              </w:rPr>
              <w:fldChar w:fldCharType="separate"/>
            </w:r>
            <w:r>
              <w:rPr>
                <w:noProof/>
                <w:webHidden/>
              </w:rPr>
              <w:t>27</w:t>
            </w:r>
            <w:r>
              <w:rPr>
                <w:noProof/>
                <w:webHidden/>
              </w:rPr>
              <w:fldChar w:fldCharType="end"/>
            </w:r>
            <w:r w:rsidRPr="00647432">
              <w:rPr>
                <w:rStyle w:val="Hyperlink"/>
                <w:noProof/>
              </w:rPr>
              <w:fldChar w:fldCharType="end"/>
            </w:r>
          </w:ins>
        </w:p>
        <w:p w14:paraId="5ABA803B" w14:textId="77777777" w:rsidR="008A487C" w:rsidRDefault="008A487C" w:rsidP="008A487C">
          <w:pPr>
            <w:pStyle w:val="TOC2"/>
            <w:tabs>
              <w:tab w:val="right" w:leader="dot" w:pos="9350"/>
            </w:tabs>
            <w:rPr>
              <w:ins w:id="105" w:author="David Conklin" w:date="2020-11-11T05:34:00Z"/>
              <w:rFonts w:eastAsiaTheme="minorEastAsia"/>
              <w:noProof/>
            </w:rPr>
          </w:pPr>
          <w:ins w:id="10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Project Overview</w:t>
            </w:r>
            <w:r>
              <w:rPr>
                <w:noProof/>
                <w:webHidden/>
              </w:rPr>
              <w:tab/>
            </w:r>
            <w:r>
              <w:rPr>
                <w:noProof/>
                <w:webHidden/>
              </w:rPr>
              <w:fldChar w:fldCharType="begin"/>
            </w:r>
            <w:r>
              <w:rPr>
                <w:noProof/>
                <w:webHidden/>
              </w:rPr>
              <w:instrText xml:space="preserve"> PAGEREF _Toc55965326 \h </w:instrText>
            </w:r>
            <w:r>
              <w:rPr>
                <w:noProof/>
                <w:webHidden/>
              </w:rPr>
            </w:r>
            <w:r>
              <w:rPr>
                <w:noProof/>
                <w:webHidden/>
              </w:rPr>
              <w:fldChar w:fldCharType="separate"/>
            </w:r>
            <w:r>
              <w:rPr>
                <w:noProof/>
                <w:webHidden/>
              </w:rPr>
              <w:t>27</w:t>
            </w:r>
            <w:r>
              <w:rPr>
                <w:noProof/>
                <w:webHidden/>
              </w:rPr>
              <w:fldChar w:fldCharType="end"/>
            </w:r>
            <w:r w:rsidRPr="00647432">
              <w:rPr>
                <w:rStyle w:val="Hyperlink"/>
                <w:noProof/>
              </w:rPr>
              <w:fldChar w:fldCharType="end"/>
            </w:r>
          </w:ins>
        </w:p>
        <w:p w14:paraId="3FD63385" w14:textId="77777777" w:rsidR="008A487C" w:rsidRDefault="008A487C" w:rsidP="008A487C">
          <w:pPr>
            <w:pStyle w:val="TOC2"/>
            <w:tabs>
              <w:tab w:val="right" w:leader="dot" w:pos="9350"/>
            </w:tabs>
            <w:rPr>
              <w:ins w:id="107" w:author="David Conklin" w:date="2020-11-11T05:34:00Z"/>
              <w:rFonts w:eastAsiaTheme="minorEastAsia"/>
              <w:noProof/>
            </w:rPr>
          </w:pPr>
          <w:ins w:id="10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Model and Simulation Overview</w:t>
            </w:r>
            <w:r>
              <w:rPr>
                <w:noProof/>
                <w:webHidden/>
              </w:rPr>
              <w:tab/>
            </w:r>
            <w:r>
              <w:rPr>
                <w:noProof/>
                <w:webHidden/>
              </w:rPr>
              <w:fldChar w:fldCharType="begin"/>
            </w:r>
            <w:r>
              <w:rPr>
                <w:noProof/>
                <w:webHidden/>
              </w:rPr>
              <w:instrText xml:space="preserve"> PAGEREF _Toc55965327 \h </w:instrText>
            </w:r>
            <w:r>
              <w:rPr>
                <w:noProof/>
                <w:webHidden/>
              </w:rPr>
            </w:r>
            <w:r>
              <w:rPr>
                <w:noProof/>
                <w:webHidden/>
              </w:rPr>
              <w:fldChar w:fldCharType="separate"/>
            </w:r>
            <w:r>
              <w:rPr>
                <w:noProof/>
                <w:webHidden/>
              </w:rPr>
              <w:t>30</w:t>
            </w:r>
            <w:r>
              <w:rPr>
                <w:noProof/>
                <w:webHidden/>
              </w:rPr>
              <w:fldChar w:fldCharType="end"/>
            </w:r>
            <w:r w:rsidRPr="00647432">
              <w:rPr>
                <w:rStyle w:val="Hyperlink"/>
                <w:noProof/>
              </w:rPr>
              <w:fldChar w:fldCharType="end"/>
            </w:r>
          </w:ins>
        </w:p>
        <w:p w14:paraId="17835839" w14:textId="77777777" w:rsidR="008A487C" w:rsidRDefault="008A487C" w:rsidP="008A487C">
          <w:pPr>
            <w:pStyle w:val="TOC2"/>
            <w:tabs>
              <w:tab w:val="right" w:leader="dot" w:pos="9350"/>
            </w:tabs>
            <w:rPr>
              <w:ins w:id="109" w:author="David Conklin" w:date="2020-11-11T05:34:00Z"/>
              <w:rFonts w:eastAsiaTheme="minorEastAsia"/>
              <w:noProof/>
            </w:rPr>
          </w:pPr>
          <w:ins w:id="11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_Toc55965328 \h </w:instrText>
            </w:r>
            <w:r>
              <w:rPr>
                <w:noProof/>
                <w:webHidden/>
              </w:rPr>
            </w:r>
            <w:r>
              <w:rPr>
                <w:noProof/>
                <w:webHidden/>
              </w:rPr>
              <w:fldChar w:fldCharType="separate"/>
            </w:r>
            <w:r>
              <w:rPr>
                <w:noProof/>
                <w:webHidden/>
              </w:rPr>
              <w:t>31</w:t>
            </w:r>
            <w:r>
              <w:rPr>
                <w:noProof/>
                <w:webHidden/>
              </w:rPr>
              <w:fldChar w:fldCharType="end"/>
            </w:r>
            <w:r w:rsidRPr="00647432">
              <w:rPr>
                <w:rStyle w:val="Hyperlink"/>
                <w:noProof/>
              </w:rPr>
              <w:fldChar w:fldCharType="end"/>
            </w:r>
          </w:ins>
        </w:p>
        <w:p w14:paraId="24DC538F" w14:textId="77777777" w:rsidR="008A487C" w:rsidRDefault="008A487C" w:rsidP="008A487C">
          <w:pPr>
            <w:pStyle w:val="TOC2"/>
            <w:tabs>
              <w:tab w:val="right" w:leader="dot" w:pos="9350"/>
            </w:tabs>
            <w:rPr>
              <w:ins w:id="111" w:author="David Conklin" w:date="2020-11-11T05:34:00Z"/>
              <w:rFonts w:eastAsiaTheme="minorEastAsia"/>
              <w:noProof/>
            </w:rPr>
          </w:pPr>
          <w:ins w:id="11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Data changes for better representation of wetlands</w:t>
            </w:r>
            <w:r>
              <w:rPr>
                <w:noProof/>
                <w:webHidden/>
              </w:rPr>
              <w:tab/>
            </w:r>
            <w:r>
              <w:rPr>
                <w:noProof/>
                <w:webHidden/>
              </w:rPr>
              <w:fldChar w:fldCharType="begin"/>
            </w:r>
            <w:r>
              <w:rPr>
                <w:noProof/>
                <w:webHidden/>
              </w:rPr>
              <w:instrText xml:space="preserve"> PAGEREF _Toc55965329 \h </w:instrText>
            </w:r>
            <w:r>
              <w:rPr>
                <w:noProof/>
                <w:webHidden/>
              </w:rPr>
            </w:r>
            <w:r>
              <w:rPr>
                <w:noProof/>
                <w:webHidden/>
              </w:rPr>
              <w:fldChar w:fldCharType="separate"/>
            </w:r>
            <w:r>
              <w:rPr>
                <w:noProof/>
                <w:webHidden/>
              </w:rPr>
              <w:t>31</w:t>
            </w:r>
            <w:r>
              <w:rPr>
                <w:noProof/>
                <w:webHidden/>
              </w:rPr>
              <w:fldChar w:fldCharType="end"/>
            </w:r>
            <w:r w:rsidRPr="00647432">
              <w:rPr>
                <w:rStyle w:val="Hyperlink"/>
                <w:noProof/>
              </w:rPr>
              <w:fldChar w:fldCharType="end"/>
            </w:r>
          </w:ins>
        </w:p>
        <w:p w14:paraId="337E480D" w14:textId="77777777" w:rsidR="008A487C" w:rsidRDefault="008A487C" w:rsidP="008A487C">
          <w:pPr>
            <w:pStyle w:val="TOC2"/>
            <w:tabs>
              <w:tab w:val="right" w:leader="dot" w:pos="9350"/>
            </w:tabs>
            <w:rPr>
              <w:ins w:id="113" w:author="David Conklin" w:date="2020-11-11T05:34:00Z"/>
              <w:rFonts w:eastAsiaTheme="minorEastAsia"/>
              <w:noProof/>
            </w:rPr>
          </w:pPr>
          <w:ins w:id="11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Projection, Calendar, and Units</w:t>
            </w:r>
            <w:r>
              <w:rPr>
                <w:noProof/>
                <w:webHidden/>
              </w:rPr>
              <w:tab/>
            </w:r>
            <w:r>
              <w:rPr>
                <w:noProof/>
                <w:webHidden/>
              </w:rPr>
              <w:fldChar w:fldCharType="begin"/>
            </w:r>
            <w:r>
              <w:rPr>
                <w:noProof/>
                <w:webHidden/>
              </w:rPr>
              <w:instrText xml:space="preserve"> PAGEREF _Toc55965330 \h </w:instrText>
            </w:r>
            <w:r>
              <w:rPr>
                <w:noProof/>
                <w:webHidden/>
              </w:rPr>
            </w:r>
            <w:r>
              <w:rPr>
                <w:noProof/>
                <w:webHidden/>
              </w:rPr>
              <w:fldChar w:fldCharType="separate"/>
            </w:r>
            <w:r>
              <w:rPr>
                <w:noProof/>
                <w:webHidden/>
              </w:rPr>
              <w:t>32</w:t>
            </w:r>
            <w:r>
              <w:rPr>
                <w:noProof/>
                <w:webHidden/>
              </w:rPr>
              <w:fldChar w:fldCharType="end"/>
            </w:r>
            <w:r w:rsidRPr="00647432">
              <w:rPr>
                <w:rStyle w:val="Hyperlink"/>
                <w:noProof/>
              </w:rPr>
              <w:fldChar w:fldCharType="end"/>
            </w:r>
          </w:ins>
        </w:p>
        <w:p w14:paraId="0E9EEFEB" w14:textId="77777777" w:rsidR="008A487C" w:rsidRDefault="008A487C" w:rsidP="008A487C">
          <w:pPr>
            <w:pStyle w:val="TOC2"/>
            <w:tabs>
              <w:tab w:val="right" w:leader="dot" w:pos="9350"/>
            </w:tabs>
            <w:rPr>
              <w:ins w:id="115" w:author="David Conklin" w:date="2020-11-11T05:34:00Z"/>
              <w:rFonts w:eastAsiaTheme="minorEastAsia"/>
              <w:noProof/>
            </w:rPr>
          </w:pPr>
          <w:ins w:id="11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Simulation of changes in wetlands over time</w:t>
            </w:r>
            <w:r>
              <w:rPr>
                <w:noProof/>
                <w:webHidden/>
              </w:rPr>
              <w:tab/>
            </w:r>
            <w:r>
              <w:rPr>
                <w:noProof/>
                <w:webHidden/>
              </w:rPr>
              <w:fldChar w:fldCharType="begin"/>
            </w:r>
            <w:r>
              <w:rPr>
                <w:noProof/>
                <w:webHidden/>
              </w:rPr>
              <w:instrText xml:space="preserve"> PAGEREF _Toc55965331 \h </w:instrText>
            </w:r>
            <w:r>
              <w:rPr>
                <w:noProof/>
                <w:webHidden/>
              </w:rPr>
            </w:r>
            <w:r>
              <w:rPr>
                <w:noProof/>
                <w:webHidden/>
              </w:rPr>
              <w:fldChar w:fldCharType="separate"/>
            </w:r>
            <w:r>
              <w:rPr>
                <w:noProof/>
                <w:webHidden/>
              </w:rPr>
              <w:t>32</w:t>
            </w:r>
            <w:r>
              <w:rPr>
                <w:noProof/>
                <w:webHidden/>
              </w:rPr>
              <w:fldChar w:fldCharType="end"/>
            </w:r>
            <w:r w:rsidRPr="00647432">
              <w:rPr>
                <w:rStyle w:val="Hyperlink"/>
                <w:noProof/>
              </w:rPr>
              <w:fldChar w:fldCharType="end"/>
            </w:r>
          </w:ins>
        </w:p>
        <w:p w14:paraId="0266D202" w14:textId="77777777" w:rsidR="008A487C" w:rsidRDefault="008A487C" w:rsidP="008A487C">
          <w:pPr>
            <w:pStyle w:val="TOC2"/>
            <w:tabs>
              <w:tab w:val="right" w:leader="dot" w:pos="9350"/>
            </w:tabs>
            <w:rPr>
              <w:ins w:id="117" w:author="David Conklin" w:date="2020-11-11T05:34:00Z"/>
              <w:rFonts w:eastAsiaTheme="minorEastAsia"/>
              <w:noProof/>
            </w:rPr>
          </w:pPr>
          <w:ins w:id="11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How wetlands are represented in the model</w:t>
            </w:r>
            <w:r>
              <w:rPr>
                <w:noProof/>
                <w:webHidden/>
              </w:rPr>
              <w:tab/>
            </w:r>
            <w:r>
              <w:rPr>
                <w:noProof/>
                <w:webHidden/>
              </w:rPr>
              <w:fldChar w:fldCharType="begin"/>
            </w:r>
            <w:r>
              <w:rPr>
                <w:noProof/>
                <w:webHidden/>
              </w:rPr>
              <w:instrText xml:space="preserve"> PAGEREF _Toc55965332 \h </w:instrText>
            </w:r>
            <w:r>
              <w:rPr>
                <w:noProof/>
                <w:webHidden/>
              </w:rPr>
            </w:r>
            <w:r>
              <w:rPr>
                <w:noProof/>
                <w:webHidden/>
              </w:rPr>
              <w:fldChar w:fldCharType="separate"/>
            </w:r>
            <w:r>
              <w:rPr>
                <w:noProof/>
                <w:webHidden/>
              </w:rPr>
              <w:t>32</w:t>
            </w:r>
            <w:r>
              <w:rPr>
                <w:noProof/>
                <w:webHidden/>
              </w:rPr>
              <w:fldChar w:fldCharType="end"/>
            </w:r>
            <w:r w:rsidRPr="00647432">
              <w:rPr>
                <w:rStyle w:val="Hyperlink"/>
                <w:noProof/>
              </w:rPr>
              <w:fldChar w:fldCharType="end"/>
            </w:r>
          </w:ins>
        </w:p>
        <w:p w14:paraId="3D933CB7" w14:textId="77777777" w:rsidR="008A487C" w:rsidRDefault="008A487C" w:rsidP="008A487C">
          <w:pPr>
            <w:pStyle w:val="TOC2"/>
            <w:tabs>
              <w:tab w:val="right" w:leader="dot" w:pos="9350"/>
            </w:tabs>
            <w:rPr>
              <w:ins w:id="119" w:author="David Conklin" w:date="2020-11-11T05:34:00Z"/>
              <w:rFonts w:eastAsiaTheme="minorEastAsia"/>
              <w:noProof/>
            </w:rPr>
          </w:pPr>
          <w:ins w:id="12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Attributes of interest in the wetlands study</w:t>
            </w:r>
            <w:r>
              <w:rPr>
                <w:noProof/>
                <w:webHidden/>
              </w:rPr>
              <w:tab/>
            </w:r>
            <w:r>
              <w:rPr>
                <w:noProof/>
                <w:webHidden/>
              </w:rPr>
              <w:fldChar w:fldCharType="begin"/>
            </w:r>
            <w:r>
              <w:rPr>
                <w:noProof/>
                <w:webHidden/>
              </w:rPr>
              <w:instrText xml:space="preserve"> PAGEREF _Toc55965333 \h </w:instrText>
            </w:r>
            <w:r>
              <w:rPr>
                <w:noProof/>
                <w:webHidden/>
              </w:rPr>
            </w:r>
            <w:r>
              <w:rPr>
                <w:noProof/>
                <w:webHidden/>
              </w:rPr>
              <w:fldChar w:fldCharType="separate"/>
            </w:r>
            <w:r>
              <w:rPr>
                <w:noProof/>
                <w:webHidden/>
              </w:rPr>
              <w:t>34</w:t>
            </w:r>
            <w:r>
              <w:rPr>
                <w:noProof/>
                <w:webHidden/>
              </w:rPr>
              <w:fldChar w:fldCharType="end"/>
            </w:r>
            <w:r w:rsidRPr="00647432">
              <w:rPr>
                <w:rStyle w:val="Hyperlink"/>
                <w:noProof/>
              </w:rPr>
              <w:fldChar w:fldCharType="end"/>
            </w:r>
          </w:ins>
        </w:p>
        <w:p w14:paraId="548D15D8" w14:textId="77777777" w:rsidR="008A487C" w:rsidRDefault="008A487C" w:rsidP="008A487C">
          <w:pPr>
            <w:pStyle w:val="TOC2"/>
            <w:tabs>
              <w:tab w:val="right" w:leader="dot" w:pos="9350"/>
            </w:tabs>
            <w:rPr>
              <w:ins w:id="121" w:author="David Conklin" w:date="2020-11-11T05:34:00Z"/>
              <w:rFonts w:eastAsiaTheme="minorEastAsia"/>
              <w:noProof/>
            </w:rPr>
          </w:pPr>
          <w:ins w:id="12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 WETNESS attribute</w:t>
            </w:r>
            <w:r>
              <w:rPr>
                <w:noProof/>
                <w:webHidden/>
              </w:rPr>
              <w:tab/>
            </w:r>
            <w:r>
              <w:rPr>
                <w:noProof/>
                <w:webHidden/>
              </w:rPr>
              <w:fldChar w:fldCharType="begin"/>
            </w:r>
            <w:r>
              <w:rPr>
                <w:noProof/>
                <w:webHidden/>
              </w:rPr>
              <w:instrText xml:space="preserve"> PAGEREF _Toc55965334 \h </w:instrText>
            </w:r>
            <w:r>
              <w:rPr>
                <w:noProof/>
                <w:webHidden/>
              </w:rPr>
            </w:r>
            <w:r>
              <w:rPr>
                <w:noProof/>
                <w:webHidden/>
              </w:rPr>
              <w:fldChar w:fldCharType="separate"/>
            </w:r>
            <w:r>
              <w:rPr>
                <w:noProof/>
                <w:webHidden/>
              </w:rPr>
              <w:t>34</w:t>
            </w:r>
            <w:r>
              <w:rPr>
                <w:noProof/>
                <w:webHidden/>
              </w:rPr>
              <w:fldChar w:fldCharType="end"/>
            </w:r>
            <w:r w:rsidRPr="00647432">
              <w:rPr>
                <w:rStyle w:val="Hyperlink"/>
                <w:noProof/>
              </w:rPr>
              <w:fldChar w:fldCharType="end"/>
            </w:r>
          </w:ins>
        </w:p>
        <w:p w14:paraId="438BD663" w14:textId="77777777" w:rsidR="008A487C" w:rsidRDefault="008A487C" w:rsidP="008A487C">
          <w:pPr>
            <w:pStyle w:val="TOC2"/>
            <w:tabs>
              <w:tab w:val="right" w:leader="dot" w:pos="9350"/>
            </w:tabs>
            <w:rPr>
              <w:ins w:id="123" w:author="David Conklin" w:date="2020-11-11T05:34:00Z"/>
              <w:rFonts w:eastAsiaTheme="minorEastAsia"/>
              <w:noProof/>
            </w:rPr>
          </w:pPr>
          <w:ins w:id="12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_Toc55965335 \h </w:instrText>
            </w:r>
            <w:r>
              <w:rPr>
                <w:noProof/>
                <w:webHidden/>
              </w:rPr>
            </w:r>
            <w:r>
              <w:rPr>
                <w:noProof/>
                <w:webHidden/>
              </w:rPr>
              <w:fldChar w:fldCharType="separate"/>
            </w:r>
            <w:r>
              <w:rPr>
                <w:noProof/>
                <w:webHidden/>
              </w:rPr>
              <w:t>35</w:t>
            </w:r>
            <w:r>
              <w:rPr>
                <w:noProof/>
                <w:webHidden/>
              </w:rPr>
              <w:fldChar w:fldCharType="end"/>
            </w:r>
            <w:r w:rsidRPr="00647432">
              <w:rPr>
                <w:rStyle w:val="Hyperlink"/>
                <w:noProof/>
              </w:rPr>
              <w:fldChar w:fldCharType="end"/>
            </w:r>
          </w:ins>
        </w:p>
        <w:p w14:paraId="66AC626A" w14:textId="77777777" w:rsidR="008A487C" w:rsidRDefault="008A487C" w:rsidP="008A487C">
          <w:pPr>
            <w:pStyle w:val="TOC3"/>
            <w:tabs>
              <w:tab w:val="right" w:leader="dot" w:pos="9350"/>
            </w:tabs>
            <w:rPr>
              <w:ins w:id="125" w:author="David Conklin" w:date="2020-11-11T05:34:00Z"/>
              <w:rFonts w:eastAsiaTheme="minorEastAsia"/>
              <w:noProof/>
            </w:rPr>
          </w:pPr>
          <w:ins w:id="12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Wetland IDU parameters</w:t>
            </w:r>
            <w:r>
              <w:rPr>
                <w:noProof/>
                <w:webHidden/>
              </w:rPr>
              <w:tab/>
            </w:r>
            <w:r>
              <w:rPr>
                <w:noProof/>
                <w:webHidden/>
              </w:rPr>
              <w:fldChar w:fldCharType="begin"/>
            </w:r>
            <w:r>
              <w:rPr>
                <w:noProof/>
                <w:webHidden/>
              </w:rPr>
              <w:instrText xml:space="preserve"> PAGEREF _Toc55965336 \h </w:instrText>
            </w:r>
            <w:r>
              <w:rPr>
                <w:noProof/>
                <w:webHidden/>
              </w:rPr>
            </w:r>
            <w:r>
              <w:rPr>
                <w:noProof/>
                <w:webHidden/>
              </w:rPr>
              <w:fldChar w:fldCharType="separate"/>
            </w:r>
            <w:r>
              <w:rPr>
                <w:noProof/>
                <w:webHidden/>
              </w:rPr>
              <w:t>35</w:t>
            </w:r>
            <w:r>
              <w:rPr>
                <w:noProof/>
                <w:webHidden/>
              </w:rPr>
              <w:fldChar w:fldCharType="end"/>
            </w:r>
            <w:r w:rsidRPr="00647432">
              <w:rPr>
                <w:rStyle w:val="Hyperlink"/>
                <w:noProof/>
              </w:rPr>
              <w:fldChar w:fldCharType="end"/>
            </w:r>
          </w:ins>
        </w:p>
        <w:p w14:paraId="7E485D29" w14:textId="77777777" w:rsidR="008A487C" w:rsidRDefault="008A487C" w:rsidP="008A487C">
          <w:pPr>
            <w:pStyle w:val="TOC3"/>
            <w:tabs>
              <w:tab w:val="right" w:leader="dot" w:pos="9350"/>
            </w:tabs>
            <w:rPr>
              <w:ins w:id="127" w:author="David Conklin" w:date="2020-11-11T05:34:00Z"/>
              <w:rFonts w:eastAsiaTheme="minorEastAsia"/>
              <w:noProof/>
            </w:rPr>
          </w:pPr>
          <w:ins w:id="12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Reach parameters</w:t>
            </w:r>
            <w:r>
              <w:rPr>
                <w:noProof/>
                <w:webHidden/>
              </w:rPr>
              <w:tab/>
            </w:r>
            <w:r>
              <w:rPr>
                <w:noProof/>
                <w:webHidden/>
              </w:rPr>
              <w:fldChar w:fldCharType="begin"/>
            </w:r>
            <w:r>
              <w:rPr>
                <w:noProof/>
                <w:webHidden/>
              </w:rPr>
              <w:instrText xml:space="preserve"> PAGEREF _Toc55965337 \h </w:instrText>
            </w:r>
            <w:r>
              <w:rPr>
                <w:noProof/>
                <w:webHidden/>
              </w:rPr>
            </w:r>
            <w:r>
              <w:rPr>
                <w:noProof/>
                <w:webHidden/>
              </w:rPr>
              <w:fldChar w:fldCharType="separate"/>
            </w:r>
            <w:r>
              <w:rPr>
                <w:noProof/>
                <w:webHidden/>
              </w:rPr>
              <w:t>35</w:t>
            </w:r>
            <w:r>
              <w:rPr>
                <w:noProof/>
                <w:webHidden/>
              </w:rPr>
              <w:fldChar w:fldCharType="end"/>
            </w:r>
            <w:r w:rsidRPr="00647432">
              <w:rPr>
                <w:rStyle w:val="Hyperlink"/>
                <w:noProof/>
              </w:rPr>
              <w:fldChar w:fldCharType="end"/>
            </w:r>
          </w:ins>
        </w:p>
        <w:p w14:paraId="392AFA3C" w14:textId="77777777" w:rsidR="008A487C" w:rsidRDefault="008A487C" w:rsidP="008A487C">
          <w:pPr>
            <w:pStyle w:val="TOC2"/>
            <w:tabs>
              <w:tab w:val="right" w:leader="dot" w:pos="9350"/>
            </w:tabs>
            <w:rPr>
              <w:ins w:id="129" w:author="David Conklin" w:date="2020-11-11T05:34:00Z"/>
              <w:rFonts w:eastAsiaTheme="minorEastAsia"/>
              <w:noProof/>
            </w:rPr>
          </w:pPr>
          <w:ins w:id="13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Loss (or gain) of wetlands</w:t>
            </w:r>
            <w:r>
              <w:rPr>
                <w:noProof/>
                <w:webHidden/>
              </w:rPr>
              <w:tab/>
            </w:r>
            <w:r>
              <w:rPr>
                <w:noProof/>
                <w:webHidden/>
              </w:rPr>
              <w:fldChar w:fldCharType="begin"/>
            </w:r>
            <w:r>
              <w:rPr>
                <w:noProof/>
                <w:webHidden/>
              </w:rPr>
              <w:instrText xml:space="preserve"> PAGEREF _Toc55965338 \h </w:instrText>
            </w:r>
            <w:r>
              <w:rPr>
                <w:noProof/>
                <w:webHidden/>
              </w:rPr>
            </w:r>
            <w:r>
              <w:rPr>
                <w:noProof/>
                <w:webHidden/>
              </w:rPr>
              <w:fldChar w:fldCharType="separate"/>
            </w:r>
            <w:r>
              <w:rPr>
                <w:noProof/>
                <w:webHidden/>
              </w:rPr>
              <w:t>36</w:t>
            </w:r>
            <w:r>
              <w:rPr>
                <w:noProof/>
                <w:webHidden/>
              </w:rPr>
              <w:fldChar w:fldCharType="end"/>
            </w:r>
            <w:r w:rsidRPr="00647432">
              <w:rPr>
                <w:rStyle w:val="Hyperlink"/>
                <w:noProof/>
              </w:rPr>
              <w:fldChar w:fldCharType="end"/>
            </w:r>
          </w:ins>
        </w:p>
        <w:p w14:paraId="40CEB1E1" w14:textId="77777777" w:rsidR="008A487C" w:rsidRDefault="008A487C" w:rsidP="008A487C">
          <w:pPr>
            <w:pStyle w:val="TOC2"/>
            <w:tabs>
              <w:tab w:val="right" w:leader="dot" w:pos="9350"/>
            </w:tabs>
            <w:rPr>
              <w:ins w:id="131" w:author="David Conklin" w:date="2020-11-11T05:34:00Z"/>
              <w:rFonts w:eastAsiaTheme="minorEastAsia"/>
              <w:noProof/>
            </w:rPr>
          </w:pPr>
          <w:ins w:id="13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Reality check</w:t>
            </w:r>
            <w:r>
              <w:rPr>
                <w:noProof/>
                <w:webHidden/>
              </w:rPr>
              <w:tab/>
            </w:r>
            <w:r>
              <w:rPr>
                <w:noProof/>
                <w:webHidden/>
              </w:rPr>
              <w:fldChar w:fldCharType="begin"/>
            </w:r>
            <w:r>
              <w:rPr>
                <w:noProof/>
                <w:webHidden/>
              </w:rPr>
              <w:instrText xml:space="preserve"> PAGEREF _Toc55965339 \h </w:instrText>
            </w:r>
            <w:r>
              <w:rPr>
                <w:noProof/>
                <w:webHidden/>
              </w:rPr>
            </w:r>
            <w:r>
              <w:rPr>
                <w:noProof/>
                <w:webHidden/>
              </w:rPr>
              <w:fldChar w:fldCharType="separate"/>
            </w:r>
            <w:r>
              <w:rPr>
                <w:noProof/>
                <w:webHidden/>
              </w:rPr>
              <w:t>36</w:t>
            </w:r>
            <w:r>
              <w:rPr>
                <w:noProof/>
                <w:webHidden/>
              </w:rPr>
              <w:fldChar w:fldCharType="end"/>
            </w:r>
            <w:r w:rsidRPr="00647432">
              <w:rPr>
                <w:rStyle w:val="Hyperlink"/>
                <w:noProof/>
              </w:rPr>
              <w:fldChar w:fldCharType="end"/>
            </w:r>
          </w:ins>
        </w:p>
        <w:p w14:paraId="548AD5A9" w14:textId="77777777" w:rsidR="008A487C" w:rsidRDefault="008A487C" w:rsidP="008A487C">
          <w:pPr>
            <w:pStyle w:val="TOC2"/>
            <w:tabs>
              <w:tab w:val="right" w:leader="dot" w:pos="9350"/>
            </w:tabs>
            <w:rPr>
              <w:ins w:id="133" w:author="David Conklin" w:date="2020-11-11T05:34:00Z"/>
              <w:rFonts w:eastAsiaTheme="minorEastAsia"/>
              <w:noProof/>
            </w:rPr>
          </w:pPr>
          <w:ins w:id="13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High Cascades Springs</w:t>
            </w:r>
            <w:r>
              <w:rPr>
                <w:noProof/>
                <w:webHidden/>
              </w:rPr>
              <w:tab/>
            </w:r>
            <w:r>
              <w:rPr>
                <w:noProof/>
                <w:webHidden/>
              </w:rPr>
              <w:fldChar w:fldCharType="begin"/>
            </w:r>
            <w:r>
              <w:rPr>
                <w:noProof/>
                <w:webHidden/>
              </w:rPr>
              <w:instrText xml:space="preserve"> PAGEREF _Toc55965340 \h </w:instrText>
            </w:r>
            <w:r>
              <w:rPr>
                <w:noProof/>
                <w:webHidden/>
              </w:rPr>
            </w:r>
            <w:r>
              <w:rPr>
                <w:noProof/>
                <w:webHidden/>
              </w:rPr>
              <w:fldChar w:fldCharType="separate"/>
            </w:r>
            <w:r>
              <w:rPr>
                <w:noProof/>
                <w:webHidden/>
              </w:rPr>
              <w:t>38</w:t>
            </w:r>
            <w:r>
              <w:rPr>
                <w:noProof/>
                <w:webHidden/>
              </w:rPr>
              <w:fldChar w:fldCharType="end"/>
            </w:r>
            <w:r w:rsidRPr="00647432">
              <w:rPr>
                <w:rStyle w:val="Hyperlink"/>
                <w:noProof/>
              </w:rPr>
              <w:fldChar w:fldCharType="end"/>
            </w:r>
          </w:ins>
        </w:p>
        <w:p w14:paraId="6D3394D3" w14:textId="77777777" w:rsidR="008A487C" w:rsidRDefault="008A487C" w:rsidP="008A487C">
          <w:pPr>
            <w:pStyle w:val="TOC2"/>
            <w:tabs>
              <w:tab w:val="right" w:leader="dot" w:pos="9350"/>
            </w:tabs>
            <w:rPr>
              <w:ins w:id="135" w:author="David Conklin" w:date="2020-11-11T05:34:00Z"/>
              <w:rFonts w:eastAsiaTheme="minorEastAsia"/>
              <w:noProof/>
            </w:rPr>
          </w:pPr>
          <w:ins w:id="136" w:author="David Conklin" w:date="2020-11-11T05:34:00Z">
            <w:r w:rsidRPr="00647432">
              <w:rPr>
                <w:rStyle w:val="Hyperlink"/>
                <w:noProof/>
              </w:rPr>
              <w:lastRenderedPageBreak/>
              <w:fldChar w:fldCharType="begin"/>
            </w:r>
            <w:r w:rsidRPr="00647432">
              <w:rPr>
                <w:rStyle w:val="Hyperlink"/>
                <w:noProof/>
              </w:rPr>
              <w:instrText xml:space="preserve"> </w:instrText>
            </w:r>
            <w:r>
              <w:rPr>
                <w:noProof/>
              </w:rPr>
              <w:instrText>HYPERLINK \l "_Toc55965341"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Calibration and simulation skill</w:t>
            </w:r>
            <w:r>
              <w:rPr>
                <w:noProof/>
                <w:webHidden/>
              </w:rPr>
              <w:tab/>
            </w:r>
            <w:r>
              <w:rPr>
                <w:noProof/>
                <w:webHidden/>
              </w:rPr>
              <w:fldChar w:fldCharType="begin"/>
            </w:r>
            <w:r>
              <w:rPr>
                <w:noProof/>
                <w:webHidden/>
              </w:rPr>
              <w:instrText xml:space="preserve"> PAGEREF _Toc55965341 \h </w:instrText>
            </w:r>
            <w:r>
              <w:rPr>
                <w:noProof/>
                <w:webHidden/>
              </w:rPr>
            </w:r>
            <w:r>
              <w:rPr>
                <w:noProof/>
                <w:webHidden/>
              </w:rPr>
              <w:fldChar w:fldCharType="separate"/>
            </w:r>
            <w:r>
              <w:rPr>
                <w:noProof/>
                <w:webHidden/>
              </w:rPr>
              <w:t>39</w:t>
            </w:r>
            <w:r>
              <w:rPr>
                <w:noProof/>
                <w:webHidden/>
              </w:rPr>
              <w:fldChar w:fldCharType="end"/>
            </w:r>
            <w:r w:rsidRPr="00647432">
              <w:rPr>
                <w:rStyle w:val="Hyperlink"/>
                <w:noProof/>
              </w:rPr>
              <w:fldChar w:fldCharType="end"/>
            </w:r>
          </w:ins>
        </w:p>
        <w:p w14:paraId="6EE15A16" w14:textId="77777777" w:rsidR="008A487C" w:rsidRDefault="008A487C" w:rsidP="008A487C">
          <w:pPr>
            <w:pStyle w:val="TOC2"/>
            <w:tabs>
              <w:tab w:val="right" w:leader="dot" w:pos="9350"/>
            </w:tabs>
            <w:rPr>
              <w:ins w:id="137" w:author="David Conklin" w:date="2020-11-11T05:34:00Z"/>
              <w:rFonts w:eastAsiaTheme="minorEastAsia"/>
              <w:noProof/>
            </w:rPr>
          </w:pPr>
          <w:ins w:id="13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Simulated McKenzie basin water budget</w:t>
            </w:r>
            <w:r>
              <w:rPr>
                <w:noProof/>
                <w:webHidden/>
              </w:rPr>
              <w:tab/>
            </w:r>
            <w:r>
              <w:rPr>
                <w:noProof/>
                <w:webHidden/>
              </w:rPr>
              <w:fldChar w:fldCharType="begin"/>
            </w:r>
            <w:r>
              <w:rPr>
                <w:noProof/>
                <w:webHidden/>
              </w:rPr>
              <w:instrText xml:space="preserve"> PAGEREF _Toc55965342 \h </w:instrText>
            </w:r>
            <w:r>
              <w:rPr>
                <w:noProof/>
                <w:webHidden/>
              </w:rPr>
            </w:r>
            <w:r>
              <w:rPr>
                <w:noProof/>
                <w:webHidden/>
              </w:rPr>
              <w:fldChar w:fldCharType="separate"/>
            </w:r>
            <w:r>
              <w:rPr>
                <w:noProof/>
                <w:webHidden/>
              </w:rPr>
              <w:t>41</w:t>
            </w:r>
            <w:r>
              <w:rPr>
                <w:noProof/>
                <w:webHidden/>
              </w:rPr>
              <w:fldChar w:fldCharType="end"/>
            </w:r>
            <w:r w:rsidRPr="00647432">
              <w:rPr>
                <w:rStyle w:val="Hyperlink"/>
                <w:noProof/>
              </w:rPr>
              <w:fldChar w:fldCharType="end"/>
            </w:r>
          </w:ins>
        </w:p>
        <w:p w14:paraId="5649EC83" w14:textId="77777777" w:rsidR="008A487C" w:rsidRDefault="008A487C" w:rsidP="008A487C">
          <w:pPr>
            <w:pStyle w:val="TOC2"/>
            <w:tabs>
              <w:tab w:val="right" w:leader="dot" w:pos="9350"/>
            </w:tabs>
            <w:rPr>
              <w:ins w:id="139" w:author="David Conklin" w:date="2020-11-11T05:34:00Z"/>
              <w:rFonts w:eastAsiaTheme="minorEastAsia"/>
              <w:noProof/>
            </w:rPr>
          </w:pPr>
          <w:ins w:id="14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Analysis of calibration and skill</w:t>
            </w:r>
            <w:r>
              <w:rPr>
                <w:noProof/>
                <w:webHidden/>
              </w:rPr>
              <w:tab/>
            </w:r>
            <w:r>
              <w:rPr>
                <w:noProof/>
                <w:webHidden/>
              </w:rPr>
              <w:fldChar w:fldCharType="begin"/>
            </w:r>
            <w:r>
              <w:rPr>
                <w:noProof/>
                <w:webHidden/>
              </w:rPr>
              <w:instrText xml:space="preserve"> PAGEREF _Toc55965343 \h </w:instrText>
            </w:r>
            <w:r>
              <w:rPr>
                <w:noProof/>
                <w:webHidden/>
              </w:rPr>
            </w:r>
            <w:r>
              <w:rPr>
                <w:noProof/>
                <w:webHidden/>
              </w:rPr>
              <w:fldChar w:fldCharType="separate"/>
            </w:r>
            <w:r>
              <w:rPr>
                <w:noProof/>
                <w:webHidden/>
              </w:rPr>
              <w:t>42</w:t>
            </w:r>
            <w:r>
              <w:rPr>
                <w:noProof/>
                <w:webHidden/>
              </w:rPr>
              <w:fldChar w:fldCharType="end"/>
            </w:r>
            <w:r w:rsidRPr="00647432">
              <w:rPr>
                <w:rStyle w:val="Hyperlink"/>
                <w:noProof/>
              </w:rPr>
              <w:fldChar w:fldCharType="end"/>
            </w:r>
          </w:ins>
        </w:p>
        <w:p w14:paraId="6D03346E" w14:textId="77777777" w:rsidR="008A487C" w:rsidRDefault="008A487C" w:rsidP="008A487C">
          <w:pPr>
            <w:pStyle w:val="TOC2"/>
            <w:tabs>
              <w:tab w:val="right" w:leader="dot" w:pos="9350"/>
            </w:tabs>
            <w:rPr>
              <w:ins w:id="141" w:author="David Conklin" w:date="2020-11-11T05:34:00Z"/>
              <w:rFonts w:eastAsiaTheme="minorEastAsia"/>
              <w:noProof/>
            </w:rPr>
          </w:pPr>
          <w:ins w:id="14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Clackamas wetlands v. McKenzie wetlands</w:t>
            </w:r>
            <w:r>
              <w:rPr>
                <w:noProof/>
                <w:webHidden/>
              </w:rPr>
              <w:tab/>
            </w:r>
            <w:r>
              <w:rPr>
                <w:noProof/>
                <w:webHidden/>
              </w:rPr>
              <w:fldChar w:fldCharType="begin"/>
            </w:r>
            <w:r>
              <w:rPr>
                <w:noProof/>
                <w:webHidden/>
              </w:rPr>
              <w:instrText xml:space="preserve"> PAGEREF _Toc55965344 \h </w:instrText>
            </w:r>
            <w:r>
              <w:rPr>
                <w:noProof/>
                <w:webHidden/>
              </w:rPr>
            </w:r>
            <w:r>
              <w:rPr>
                <w:noProof/>
                <w:webHidden/>
              </w:rPr>
              <w:fldChar w:fldCharType="separate"/>
            </w:r>
            <w:r>
              <w:rPr>
                <w:noProof/>
                <w:webHidden/>
              </w:rPr>
              <w:t>42</w:t>
            </w:r>
            <w:r>
              <w:rPr>
                <w:noProof/>
                <w:webHidden/>
              </w:rPr>
              <w:fldChar w:fldCharType="end"/>
            </w:r>
            <w:r w:rsidRPr="00647432">
              <w:rPr>
                <w:rStyle w:val="Hyperlink"/>
                <w:noProof/>
              </w:rPr>
              <w:fldChar w:fldCharType="end"/>
            </w:r>
          </w:ins>
        </w:p>
        <w:p w14:paraId="2EFF4DCF" w14:textId="77777777" w:rsidR="008A487C" w:rsidRDefault="008A487C" w:rsidP="008A487C">
          <w:pPr>
            <w:pStyle w:val="TOC1"/>
            <w:tabs>
              <w:tab w:val="right" w:leader="dot" w:pos="9350"/>
            </w:tabs>
            <w:rPr>
              <w:ins w:id="143" w:author="David Conklin" w:date="2020-11-11T05:34:00Z"/>
              <w:rFonts w:eastAsiaTheme="minorEastAsia"/>
              <w:noProof/>
            </w:rPr>
          </w:pPr>
          <w:ins w:id="14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 Clackamas Basin</w:t>
            </w:r>
            <w:r>
              <w:rPr>
                <w:noProof/>
                <w:webHidden/>
              </w:rPr>
              <w:tab/>
            </w:r>
            <w:r>
              <w:rPr>
                <w:noProof/>
                <w:webHidden/>
              </w:rPr>
              <w:fldChar w:fldCharType="begin"/>
            </w:r>
            <w:r>
              <w:rPr>
                <w:noProof/>
                <w:webHidden/>
              </w:rPr>
              <w:instrText xml:space="preserve"> PAGEREF _Toc55965345 \h </w:instrText>
            </w:r>
            <w:r>
              <w:rPr>
                <w:noProof/>
                <w:webHidden/>
              </w:rPr>
            </w:r>
            <w:r>
              <w:rPr>
                <w:noProof/>
                <w:webHidden/>
              </w:rPr>
              <w:fldChar w:fldCharType="separate"/>
            </w:r>
            <w:r>
              <w:rPr>
                <w:noProof/>
                <w:webHidden/>
              </w:rPr>
              <w:t>43</w:t>
            </w:r>
            <w:r>
              <w:rPr>
                <w:noProof/>
                <w:webHidden/>
              </w:rPr>
              <w:fldChar w:fldCharType="end"/>
            </w:r>
            <w:r w:rsidRPr="00647432">
              <w:rPr>
                <w:rStyle w:val="Hyperlink"/>
                <w:noProof/>
              </w:rPr>
              <w:fldChar w:fldCharType="end"/>
            </w:r>
          </w:ins>
        </w:p>
        <w:p w14:paraId="1358BCC4" w14:textId="77777777" w:rsidR="008A487C" w:rsidRDefault="008A487C" w:rsidP="008A487C">
          <w:pPr>
            <w:pStyle w:val="TOC1"/>
            <w:tabs>
              <w:tab w:val="right" w:leader="dot" w:pos="9350"/>
            </w:tabs>
            <w:rPr>
              <w:ins w:id="145" w:author="David Conklin" w:date="2020-11-11T05:34:00Z"/>
              <w:rFonts w:eastAsiaTheme="minorEastAsia"/>
              <w:noProof/>
            </w:rPr>
          </w:pPr>
          <w:ins w:id="14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Directory structure and file names</w:t>
            </w:r>
            <w:r>
              <w:rPr>
                <w:noProof/>
                <w:webHidden/>
              </w:rPr>
              <w:tab/>
            </w:r>
            <w:r>
              <w:rPr>
                <w:noProof/>
                <w:webHidden/>
              </w:rPr>
              <w:fldChar w:fldCharType="begin"/>
            </w:r>
            <w:r>
              <w:rPr>
                <w:noProof/>
                <w:webHidden/>
              </w:rPr>
              <w:instrText xml:space="preserve"> PAGEREF _Toc55965346 \h </w:instrText>
            </w:r>
            <w:r>
              <w:rPr>
                <w:noProof/>
                <w:webHidden/>
              </w:rPr>
            </w:r>
            <w:r>
              <w:rPr>
                <w:noProof/>
                <w:webHidden/>
              </w:rPr>
              <w:fldChar w:fldCharType="separate"/>
            </w:r>
            <w:r>
              <w:rPr>
                <w:noProof/>
                <w:webHidden/>
              </w:rPr>
              <w:t>44</w:t>
            </w:r>
            <w:r>
              <w:rPr>
                <w:noProof/>
                <w:webHidden/>
              </w:rPr>
              <w:fldChar w:fldCharType="end"/>
            </w:r>
            <w:r w:rsidRPr="00647432">
              <w:rPr>
                <w:rStyle w:val="Hyperlink"/>
                <w:noProof/>
              </w:rPr>
              <w:fldChar w:fldCharType="end"/>
            </w:r>
          </w:ins>
        </w:p>
        <w:p w14:paraId="4E4E7861" w14:textId="77777777" w:rsidR="008A487C" w:rsidRDefault="008A487C" w:rsidP="008A487C">
          <w:pPr>
            <w:pStyle w:val="TOC1"/>
            <w:tabs>
              <w:tab w:val="right" w:leader="dot" w:pos="9350"/>
            </w:tabs>
            <w:rPr>
              <w:ins w:id="147" w:author="David Conklin" w:date="2020-11-11T05:34:00Z"/>
              <w:rFonts w:eastAsiaTheme="minorEastAsia"/>
              <w:noProof/>
            </w:rPr>
          </w:pPr>
          <w:ins w:id="14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Release Log</w:t>
            </w:r>
            <w:r>
              <w:rPr>
                <w:noProof/>
                <w:webHidden/>
              </w:rPr>
              <w:tab/>
            </w:r>
            <w:r>
              <w:rPr>
                <w:noProof/>
                <w:webHidden/>
              </w:rPr>
              <w:fldChar w:fldCharType="begin"/>
            </w:r>
            <w:r>
              <w:rPr>
                <w:noProof/>
                <w:webHidden/>
              </w:rPr>
              <w:instrText xml:space="preserve"> PAGEREF _Toc55965347 \h </w:instrText>
            </w:r>
            <w:r>
              <w:rPr>
                <w:noProof/>
                <w:webHidden/>
              </w:rPr>
            </w:r>
            <w:r>
              <w:rPr>
                <w:noProof/>
                <w:webHidden/>
              </w:rPr>
              <w:fldChar w:fldCharType="separate"/>
            </w:r>
            <w:r>
              <w:rPr>
                <w:noProof/>
                <w:webHidden/>
              </w:rPr>
              <w:t>45</w:t>
            </w:r>
            <w:r>
              <w:rPr>
                <w:noProof/>
                <w:webHidden/>
              </w:rPr>
              <w:fldChar w:fldCharType="end"/>
            </w:r>
            <w:r w:rsidRPr="00647432">
              <w:rPr>
                <w:rStyle w:val="Hyperlink"/>
                <w:noProof/>
              </w:rPr>
              <w:fldChar w:fldCharType="end"/>
            </w:r>
          </w:ins>
        </w:p>
        <w:p w14:paraId="336CFE86" w14:textId="77777777" w:rsidR="008A487C" w:rsidRDefault="008A487C" w:rsidP="008A487C">
          <w:pPr>
            <w:pStyle w:val="TOC1"/>
            <w:tabs>
              <w:tab w:val="right" w:leader="dot" w:pos="9350"/>
            </w:tabs>
            <w:rPr>
              <w:ins w:id="149" w:author="David Conklin" w:date="2020-11-11T05:34:00Z"/>
              <w:rFonts w:eastAsiaTheme="minorEastAsia"/>
              <w:noProof/>
            </w:rPr>
          </w:pPr>
          <w:ins w:id="15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References</w:t>
            </w:r>
            <w:r>
              <w:rPr>
                <w:noProof/>
                <w:webHidden/>
              </w:rPr>
              <w:tab/>
            </w:r>
            <w:r>
              <w:rPr>
                <w:noProof/>
                <w:webHidden/>
              </w:rPr>
              <w:fldChar w:fldCharType="begin"/>
            </w:r>
            <w:r>
              <w:rPr>
                <w:noProof/>
                <w:webHidden/>
              </w:rPr>
              <w:instrText xml:space="preserve"> PAGEREF _Toc55965348 \h </w:instrText>
            </w:r>
            <w:r>
              <w:rPr>
                <w:noProof/>
                <w:webHidden/>
              </w:rPr>
            </w:r>
            <w:r>
              <w:rPr>
                <w:noProof/>
                <w:webHidden/>
              </w:rPr>
              <w:fldChar w:fldCharType="separate"/>
            </w:r>
            <w:r>
              <w:rPr>
                <w:noProof/>
                <w:webHidden/>
              </w:rPr>
              <w:t>47</w:t>
            </w:r>
            <w:r>
              <w:rPr>
                <w:noProof/>
                <w:webHidden/>
              </w:rPr>
              <w:fldChar w:fldCharType="end"/>
            </w:r>
            <w:r w:rsidRPr="00647432">
              <w:rPr>
                <w:rStyle w:val="Hyperlink"/>
                <w:noProof/>
              </w:rPr>
              <w:fldChar w:fldCharType="end"/>
            </w:r>
          </w:ins>
        </w:p>
        <w:p w14:paraId="776D39FC" w14:textId="77777777" w:rsidR="008A487C" w:rsidRDefault="008A487C" w:rsidP="008A487C">
          <w:pPr>
            <w:pStyle w:val="TOC1"/>
            <w:tabs>
              <w:tab w:val="right" w:leader="dot" w:pos="9350"/>
            </w:tabs>
            <w:rPr>
              <w:ins w:id="151" w:author="David Conklin" w:date="2020-11-11T05:34:00Z"/>
              <w:rFonts w:eastAsiaTheme="minorEastAsia"/>
              <w:noProof/>
            </w:rPr>
          </w:pPr>
          <w:ins w:id="15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Acronyms and Abbreviations</w:t>
            </w:r>
            <w:r>
              <w:rPr>
                <w:noProof/>
                <w:webHidden/>
              </w:rPr>
              <w:tab/>
            </w:r>
            <w:r>
              <w:rPr>
                <w:noProof/>
                <w:webHidden/>
              </w:rPr>
              <w:fldChar w:fldCharType="begin"/>
            </w:r>
            <w:r>
              <w:rPr>
                <w:noProof/>
                <w:webHidden/>
              </w:rPr>
              <w:instrText xml:space="preserve"> PAGEREF _Toc55965349 \h </w:instrText>
            </w:r>
            <w:r>
              <w:rPr>
                <w:noProof/>
                <w:webHidden/>
              </w:rPr>
            </w:r>
            <w:r>
              <w:rPr>
                <w:noProof/>
                <w:webHidden/>
              </w:rPr>
              <w:fldChar w:fldCharType="separate"/>
            </w:r>
            <w:r>
              <w:rPr>
                <w:noProof/>
                <w:webHidden/>
              </w:rPr>
              <w:t>48</w:t>
            </w:r>
            <w:r>
              <w:rPr>
                <w:noProof/>
                <w:webHidden/>
              </w:rPr>
              <w:fldChar w:fldCharType="end"/>
            </w:r>
            <w:r w:rsidRPr="00647432">
              <w:rPr>
                <w:rStyle w:val="Hyperlink"/>
                <w:noProof/>
              </w:rPr>
              <w:fldChar w:fldCharType="end"/>
            </w:r>
          </w:ins>
        </w:p>
        <w:p w14:paraId="34567A8C" w14:textId="77777777" w:rsidR="008A487C" w:rsidRDefault="008A487C" w:rsidP="008A487C">
          <w:pPr>
            <w:rPr>
              <w:ins w:id="153" w:author="David Conklin" w:date="2020-11-11T05:34:00Z"/>
            </w:rPr>
          </w:pPr>
          <w:ins w:id="154" w:author="David Conklin" w:date="2020-11-11T05:34:00Z">
            <w:r>
              <w:rPr>
                <w:b/>
                <w:bCs/>
                <w:noProof/>
              </w:rPr>
              <w:fldChar w:fldCharType="end"/>
            </w:r>
          </w:ins>
        </w:p>
        <w:customXmlInsRangeStart w:id="155" w:author="David Conklin" w:date="2020-11-11T05:34:00Z"/>
      </w:sdtContent>
    </w:sdt>
    <w:customXmlInsRangeEnd w:id="155"/>
    <w:p w14:paraId="2D6C9C08" w14:textId="01EEEC58" w:rsidR="004A0118" w:rsidDel="0031526F" w:rsidRDefault="00A928D9">
      <w:pPr>
        <w:rPr>
          <w:del w:id="156" w:author="David Conklin" w:date="2020-11-09T05:44:00Z"/>
          <w:rStyle w:val="Hyperlink"/>
          <w:color w:val="auto"/>
          <w:u w:val="none"/>
        </w:rPr>
      </w:pPr>
      <w:del w:id="157" w:author="David Conklin" w:date="2020-11-09T15:27:00Z">
        <w:r w:rsidRPr="00A8214A" w:rsidDel="009F139C">
          <w:rPr>
            <w:rStyle w:val="Hyperlink"/>
            <w:color w:val="auto"/>
            <w:u w:val="none"/>
          </w:rPr>
          <w:delText xml:space="preserve">- </w:delText>
        </w:r>
      </w:del>
      <w:del w:id="158" w:author="David Conklin" w:date="2020-11-09T05:44:00Z">
        <w:r w:rsidR="006A13B7" w:rsidDel="0031526F">
          <w:rPr>
            <w:rStyle w:val="Hyperlink"/>
            <w:color w:val="auto"/>
            <w:u w:val="none"/>
          </w:rPr>
          <w:delText>Added detail to the “Estimating the rate of flow in a stream reach” section, and renamed it as “Estimating the rate of flow and surface area of a stream reach”.</w:delText>
        </w:r>
      </w:del>
    </w:p>
    <w:p w14:paraId="53A391EE" w14:textId="6512A4B7" w:rsidR="00FB6831" w:rsidRPr="00A8214A" w:rsidDel="009F139C" w:rsidRDefault="00FB6831" w:rsidP="00286383">
      <w:pPr>
        <w:rPr>
          <w:del w:id="159" w:author="David Conklin" w:date="2020-11-09T15:27:00Z"/>
          <w:rStyle w:val="Hyperlink"/>
          <w:color w:val="auto"/>
          <w:u w:val="none"/>
        </w:rPr>
      </w:pPr>
      <w:del w:id="160" w:author="David Conklin" w:date="2020-11-09T05:44:00Z">
        <w:r w:rsidDel="0031526F">
          <w:rPr>
            <w:rStyle w:val="Hyperlink"/>
            <w:color w:val="auto"/>
            <w:u w:val="none"/>
          </w:rPr>
          <w:delText xml:space="preserve">- Log entry for </w:delText>
        </w:r>
        <w:r w:rsidDel="0031526F">
          <w:delText>CW3M_Installer_McKenzie_0.4.0.exe, which includes the first draft of stream temperature code based on HeatSource 7.0.</w:delText>
        </w:r>
      </w:del>
    </w:p>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33DCBC4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286383">
          <w:rPr>
            <w:noProof/>
            <w:webHidden/>
          </w:rPr>
          <w:t>7</w:t>
        </w:r>
        <w:r w:rsidR="006A13B7">
          <w:rPr>
            <w:noProof/>
            <w:webHidden/>
          </w:rPr>
          <w:fldChar w:fldCharType="end"/>
        </w:r>
      </w:hyperlink>
    </w:p>
    <w:p w14:paraId="4268C92E" w14:textId="745F8DD3" w:rsidR="006A13B7" w:rsidRDefault="00286383">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Pr>
            <w:noProof/>
            <w:webHidden/>
          </w:rPr>
          <w:t>8</w:t>
        </w:r>
        <w:r w:rsidR="006A13B7">
          <w:rPr>
            <w:noProof/>
            <w:webHidden/>
          </w:rPr>
          <w:fldChar w:fldCharType="end"/>
        </w:r>
      </w:hyperlink>
    </w:p>
    <w:p w14:paraId="48FAB7CA" w14:textId="33E7E17C" w:rsidR="006A13B7" w:rsidRDefault="00286383">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Pr>
            <w:noProof/>
            <w:webHidden/>
          </w:rPr>
          <w:t>9</w:t>
        </w:r>
        <w:r w:rsidR="006A13B7">
          <w:rPr>
            <w:noProof/>
            <w:webHidden/>
          </w:rPr>
          <w:fldChar w:fldCharType="end"/>
        </w:r>
      </w:hyperlink>
    </w:p>
    <w:p w14:paraId="556989A9" w14:textId="6D96BD9D" w:rsidR="006A13B7" w:rsidRDefault="00286383">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Pr>
            <w:noProof/>
            <w:webHidden/>
          </w:rPr>
          <w:t>10</w:t>
        </w:r>
        <w:r w:rsidR="006A13B7">
          <w:rPr>
            <w:noProof/>
            <w:webHidden/>
          </w:rPr>
          <w:fldChar w:fldCharType="end"/>
        </w:r>
      </w:hyperlink>
    </w:p>
    <w:p w14:paraId="4CD30AF6" w14:textId="390C5F92" w:rsidR="006A13B7" w:rsidRDefault="00286383">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Pr>
            <w:noProof/>
            <w:webHidden/>
          </w:rPr>
          <w:t>11</w:t>
        </w:r>
        <w:r w:rsidR="006A13B7">
          <w:rPr>
            <w:noProof/>
            <w:webHidden/>
          </w:rPr>
          <w:fldChar w:fldCharType="end"/>
        </w:r>
      </w:hyperlink>
    </w:p>
    <w:p w14:paraId="57584ECA" w14:textId="689B7C70" w:rsidR="006A13B7" w:rsidRDefault="00286383">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Pr>
            <w:noProof/>
            <w:webHidden/>
          </w:rPr>
          <w:t>27</w:t>
        </w:r>
        <w:r w:rsidR="006A13B7">
          <w:rPr>
            <w:noProof/>
            <w:webHidden/>
          </w:rPr>
          <w:fldChar w:fldCharType="end"/>
        </w:r>
      </w:hyperlink>
    </w:p>
    <w:p w14:paraId="71D389E6" w14:textId="50BE6718" w:rsidR="006A13B7" w:rsidRDefault="00286383">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Pr>
            <w:noProof/>
            <w:webHidden/>
          </w:rPr>
          <w:t>29</w:t>
        </w:r>
        <w:r w:rsidR="006A13B7">
          <w:rPr>
            <w:noProof/>
            <w:webHidden/>
          </w:rPr>
          <w:fldChar w:fldCharType="end"/>
        </w:r>
      </w:hyperlink>
    </w:p>
    <w:p w14:paraId="5B5E39AF" w14:textId="344089B7" w:rsidR="006A13B7" w:rsidRDefault="00286383">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161" w:author="David Conklin" w:date="2020-11-09T07:34:00Z">
        <w:r>
          <w:rPr>
            <w:noProof/>
            <w:webHidden/>
          </w:rPr>
          <w:t>30</w:t>
        </w:r>
      </w:ins>
      <w:del w:id="162" w:author="David Conklin" w:date="2020-11-09T07:32:00Z">
        <w:r w:rsidR="006A13B7" w:rsidDel="00286383">
          <w:rPr>
            <w:noProof/>
            <w:webHidden/>
          </w:rPr>
          <w:delText>29</w:delText>
        </w:r>
      </w:del>
      <w:r w:rsidR="006A13B7">
        <w:rPr>
          <w:noProof/>
          <w:webHidden/>
        </w:rPr>
        <w:fldChar w:fldCharType="end"/>
      </w:r>
      <w:r>
        <w:rPr>
          <w:noProof/>
        </w:rPr>
        <w:fldChar w:fldCharType="end"/>
      </w:r>
    </w:p>
    <w:p w14:paraId="48D7D59A" w14:textId="51FE27DA" w:rsidR="006A13B7" w:rsidRDefault="00286383">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163" w:author="David Conklin" w:date="2020-11-09T07:34:00Z">
        <w:r>
          <w:rPr>
            <w:noProof/>
            <w:webHidden/>
          </w:rPr>
          <w:t>39</w:t>
        </w:r>
      </w:ins>
      <w:del w:id="164" w:author="David Conklin" w:date="2020-11-09T07:32:00Z">
        <w:r w:rsidR="006A13B7" w:rsidDel="00286383">
          <w:rPr>
            <w:noProof/>
            <w:webHidden/>
          </w:rPr>
          <w:delText>36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165" w:name="_Toc55965286"/>
      <w:r>
        <w:t>What is a digital handbook?</w:t>
      </w:r>
      <w:bookmarkEnd w:id="165"/>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66" w:name="_Toc55965287"/>
      <w:r>
        <w:t>CW3M c</w:t>
      </w:r>
      <w:r w:rsidR="00C70B81">
        <w:t>oncept</w:t>
      </w:r>
      <w:bookmarkEnd w:id="166"/>
      <w:r>
        <w:t xml:space="preserve"> </w:t>
      </w:r>
    </w:p>
    <w:p w14:paraId="7E41CEB8" w14:textId="77777777" w:rsidR="000D6396" w:rsidRDefault="000D6396" w:rsidP="00A43D30"/>
    <w:p w14:paraId="3DA45CFC" w14:textId="77777777" w:rsidR="000D6396" w:rsidRDefault="00C46F0A" w:rsidP="00C46F0A">
      <w:pPr>
        <w:pStyle w:val="Heading2"/>
      </w:pPr>
      <w:bookmarkStart w:id="167" w:name="_Toc55965288"/>
      <w:r>
        <w:t>A different kind of community model</w:t>
      </w:r>
      <w:bookmarkEnd w:id="167"/>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the community of policy makers, land managers, reservoir operators, NGOs, government agencies, </w:t>
      </w:r>
      <w:r w:rsidR="00A35AEA">
        <w:lastRenderedPageBreak/>
        <w:t>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168" w:name="_Toc55965289"/>
      <w:r>
        <w:t>What CW3M is for</w:t>
      </w:r>
      <w:bookmarkEnd w:id="168"/>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 xml:space="preserve">As of mid 2020, model data files have been set up for 13 study areas: the entire Willamette basin; the smaller basins drained by the Clackamas, Long Tom, </w:t>
      </w:r>
      <w:proofErr w:type="spellStart"/>
      <w:r w:rsidR="00BD0F8C">
        <w:rPr>
          <w:rFonts w:cstheme="minorHAnsi"/>
        </w:rPr>
        <w:t>Luckiamute</w:t>
      </w:r>
      <w:proofErr w:type="spellEnd"/>
      <w:r w:rsidR="00BD0F8C">
        <w:rPr>
          <w:rFonts w:cstheme="minorHAnsi"/>
        </w:rPr>
        <w:t>,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169" w:name="_Toc55965290"/>
      <w:r>
        <w:t>Management and maintenance</w:t>
      </w:r>
      <w:bookmarkEnd w:id="169"/>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170" w:name="_Toc55965291"/>
      <w:r>
        <w:t>Study areas</w:t>
      </w:r>
      <w:bookmarkEnd w:id="170"/>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71C093AE"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286383">
        <w:t xml:space="preserve">Figure </w:t>
      </w:r>
      <w:r w:rsidR="00286383">
        <w:rPr>
          <w:noProof/>
        </w:rPr>
        <w:t>1</w:t>
      </w:r>
      <w:r w:rsidR="00064E77">
        <w:fldChar w:fldCharType="end"/>
      </w:r>
      <w:r w:rsidR="00064E77">
        <w:t>)</w:t>
      </w:r>
    </w:p>
    <w:p w14:paraId="03CAE907" w14:textId="522877A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286383">
        <w:t xml:space="preserve">Figure </w:t>
      </w:r>
      <w:r w:rsidR="00286383">
        <w:rPr>
          <w:noProof/>
        </w:rPr>
        <w:t>2</w:t>
      </w:r>
      <w:r w:rsidR="00064E77">
        <w:fldChar w:fldCharType="end"/>
      </w:r>
      <w:r w:rsidR="00064E77">
        <w:t>)</w:t>
      </w:r>
    </w:p>
    <w:p w14:paraId="1A5A767B" w14:textId="5BB17F6C"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286383">
        <w:t xml:space="preserve">Figure </w:t>
      </w:r>
      <w:r w:rsidR="00286383">
        <w:rPr>
          <w:noProof/>
        </w:rPr>
        <w:t>5</w:t>
      </w:r>
      <w:r w:rsidR="00893F4B">
        <w:fldChar w:fldCharType="end"/>
      </w:r>
      <w:r>
        <w:t>)</w:t>
      </w:r>
    </w:p>
    <w:p w14:paraId="1B80045C" w14:textId="329C1152"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286383">
        <w:t xml:space="preserve">Figure </w:t>
      </w:r>
      <w:r w:rsidR="00286383">
        <w:rPr>
          <w:noProof/>
        </w:rPr>
        <w:t>3</w:t>
      </w:r>
      <w:r w:rsidR="00064E77">
        <w:fldChar w:fldCharType="end"/>
      </w:r>
      <w:r w:rsidR="00064E77">
        <w:t>)</w:t>
      </w:r>
    </w:p>
    <w:p w14:paraId="1933EF54" w14:textId="3E7147DB"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286383">
        <w:t xml:space="preserve">Figure </w:t>
      </w:r>
      <w:r w:rsidR="00286383">
        <w:rPr>
          <w:noProof/>
        </w:rPr>
        <w:t>4</w:t>
      </w:r>
      <w:r w:rsidR="00064E77">
        <w:fldChar w:fldCharType="end"/>
      </w:r>
      <w:r>
        <w:t>)</w:t>
      </w:r>
    </w:p>
    <w:p w14:paraId="78711BF0" w14:textId="77777777" w:rsidR="003F360E" w:rsidRDefault="003F360E" w:rsidP="00D37681">
      <w:r>
        <w:tab/>
      </w:r>
      <w:r>
        <w:tab/>
      </w:r>
      <w:proofErr w:type="spellStart"/>
      <w:r>
        <w:t>Calapooia</w:t>
      </w:r>
      <w:proofErr w:type="spellEnd"/>
      <w:r>
        <w:t xml:space="preserve"> River</w:t>
      </w:r>
    </w:p>
    <w:p w14:paraId="2649CFC2" w14:textId="77777777" w:rsidR="003F360E" w:rsidRDefault="003F360E" w:rsidP="00D37681">
      <w:r>
        <w:lastRenderedPageBreak/>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r>
      <w:proofErr w:type="spellStart"/>
      <w:r>
        <w:t>Luckiamute</w:t>
      </w:r>
      <w:proofErr w:type="spellEnd"/>
      <w:r>
        <w:t xml:space="preserv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171" w:name="_Toc55965292"/>
      <w:r>
        <w:t>Data</w:t>
      </w:r>
      <w:r w:rsidR="00A92F06">
        <w:t>CW3M</w:t>
      </w:r>
      <w:r>
        <w:t xml:space="preserve"> directory structure</w:t>
      </w:r>
      <w:bookmarkEnd w:id="171"/>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r>
      <w:proofErr w:type="spellStart"/>
      <w:r>
        <w:t>Calapooia</w:t>
      </w:r>
      <w:proofErr w:type="spellEnd"/>
    </w:p>
    <w:p w14:paraId="60703780" w14:textId="42AB27CC" w:rsidR="001051D3" w:rsidRDefault="001051D3" w:rsidP="00403174">
      <w:pPr>
        <w:ind w:firstLine="720"/>
      </w:pPr>
      <w:r>
        <w:tab/>
      </w:r>
      <w:proofErr w:type="spellStart"/>
      <w:r>
        <w:t>ChickenCreek</w:t>
      </w:r>
      <w:proofErr w:type="spellEnd"/>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proofErr w:type="spellStart"/>
      <w:r>
        <w:t>GriddedRecentWeather</w:t>
      </w:r>
      <w:proofErr w:type="spellEnd"/>
    </w:p>
    <w:p w14:paraId="3B09D24E" w14:textId="08616C9D" w:rsidR="001051D3" w:rsidRDefault="001051D3" w:rsidP="00906CF9">
      <w:pPr>
        <w:ind w:left="720" w:firstLine="720"/>
      </w:pPr>
      <w:proofErr w:type="spellStart"/>
      <w:r>
        <w:t>LongTom</w:t>
      </w:r>
      <w:proofErr w:type="spellEnd"/>
    </w:p>
    <w:p w14:paraId="1C9083A0" w14:textId="2EB7D675" w:rsidR="001051D3" w:rsidRDefault="001051D3" w:rsidP="00906CF9">
      <w:pPr>
        <w:ind w:left="720" w:firstLine="720"/>
      </w:pPr>
      <w:proofErr w:type="spellStart"/>
      <w:r>
        <w:t>Luckiamute</w:t>
      </w:r>
      <w:proofErr w:type="spellEnd"/>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proofErr w:type="spellStart"/>
      <w:r>
        <w:t>NSantiam</w:t>
      </w:r>
      <w:proofErr w:type="spellEnd"/>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proofErr w:type="spellStart"/>
      <w:r>
        <w:t>ScenarioData</w:t>
      </w:r>
      <w:proofErr w:type="spellEnd"/>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proofErr w:type="spellStart"/>
      <w:r>
        <w:t>UpperWRB</w:t>
      </w:r>
      <w:proofErr w:type="spellEnd"/>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172" w:name="_Toc55965293"/>
      <w:r>
        <w:t>DataCW3M\</w:t>
      </w:r>
      <w:proofErr w:type="spellStart"/>
      <w:r>
        <w:t>ScenarioData</w:t>
      </w:r>
      <w:proofErr w:type="spellEnd"/>
      <w:r>
        <w:t xml:space="preserve"> directory structure</w:t>
      </w:r>
      <w:bookmarkEnd w:id="172"/>
    </w:p>
    <w:p w14:paraId="2D863526" w14:textId="77777777" w:rsidR="00AB4A43" w:rsidRDefault="00AB4A43" w:rsidP="00A06758">
      <w:pPr>
        <w:ind w:firstLine="720"/>
      </w:pPr>
      <w:r>
        <w:t xml:space="preserve">The </w:t>
      </w:r>
      <w:proofErr w:type="spellStart"/>
      <w:r>
        <w:t>ScenarioData</w:t>
      </w:r>
      <w:proofErr w:type="spellEnd"/>
      <w:r>
        <w:t xml:space="preserve">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lastRenderedPageBreak/>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73" w:name="_Toc55965294"/>
      <w:r>
        <w:t>DataCW3M\</w:t>
      </w:r>
      <w:proofErr w:type="spellStart"/>
      <w:r>
        <w:t>ScenarioData</w:t>
      </w:r>
      <w:proofErr w:type="spellEnd"/>
      <w:r>
        <w:t>\&lt;scenario&gt; folder contents</w:t>
      </w:r>
      <w:bookmarkEnd w:id="173"/>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74" w:name="_Toc55965295"/>
      <w:r>
        <w:t>DataCW3M\&lt;study area&gt; folder contents</w:t>
      </w:r>
      <w:bookmarkEnd w:id="174"/>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256CEBC3" w:rsidR="00D37681" w:rsidRDefault="00D37681" w:rsidP="00D37681">
      <w:pPr>
        <w:pStyle w:val="Caption"/>
      </w:pPr>
      <w:bookmarkStart w:id="175" w:name="_Ref529607484"/>
      <w:bookmarkStart w:id="176"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1</w:t>
      </w:r>
      <w:r w:rsidR="006C64CF">
        <w:rPr>
          <w:noProof/>
        </w:rPr>
        <w:fldChar w:fldCharType="end"/>
      </w:r>
      <w:bookmarkEnd w:id="175"/>
      <w:r>
        <w:t xml:space="preserve">. Willamette River basin study area; embedded study areas are </w:t>
      </w:r>
      <w:r w:rsidR="0005603B">
        <w:t>colored</w:t>
      </w:r>
      <w:r w:rsidR="0097392C">
        <w:t xml:space="preserve"> other than gray.  The 2 lighter blues together make up the upper Willamette basin study area.</w:t>
      </w:r>
      <w:bookmarkEnd w:id="176"/>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02E0EAF" w:rsidR="00D37681" w:rsidRDefault="00D37681" w:rsidP="00D37681">
      <w:pPr>
        <w:pStyle w:val="Caption"/>
      </w:pPr>
      <w:bookmarkStart w:id="177" w:name="_Ref529607514"/>
      <w:bookmarkStart w:id="178"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2</w:t>
      </w:r>
      <w:r w:rsidR="006C64CF">
        <w:rPr>
          <w:noProof/>
        </w:rPr>
        <w:fldChar w:fldCharType="end"/>
      </w:r>
      <w:bookmarkEnd w:id="177"/>
      <w:r>
        <w:t>. Tualatin basin study area; Chicken Creek watershed is highlighted.</w:t>
      </w:r>
      <w:bookmarkEnd w:id="178"/>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DFB5C8B" w:rsidR="00D37681" w:rsidRDefault="00064E77" w:rsidP="00064E77">
      <w:pPr>
        <w:pStyle w:val="Caption"/>
      </w:pPr>
      <w:bookmarkStart w:id="179" w:name="_Ref529607587"/>
      <w:bookmarkStart w:id="180"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3</w:t>
      </w:r>
      <w:r w:rsidR="006C64CF">
        <w:rPr>
          <w:noProof/>
        </w:rPr>
        <w:fldChar w:fldCharType="end"/>
      </w:r>
      <w:bookmarkEnd w:id="179"/>
      <w:r>
        <w:t>. North Santiam watershed study area.</w:t>
      </w:r>
      <w:bookmarkEnd w:id="180"/>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D050A8F" w:rsidR="00C70B81" w:rsidRDefault="00064E77" w:rsidP="00064E77">
      <w:pPr>
        <w:pStyle w:val="Caption"/>
      </w:pPr>
      <w:bookmarkStart w:id="181" w:name="_Ref529607628"/>
      <w:bookmarkStart w:id="182"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4</w:t>
      </w:r>
      <w:r w:rsidR="006C64CF">
        <w:rPr>
          <w:noProof/>
        </w:rPr>
        <w:fldChar w:fldCharType="end"/>
      </w:r>
      <w:bookmarkEnd w:id="181"/>
      <w:r>
        <w:t>. Upper Willamette study area.</w:t>
      </w:r>
      <w:bookmarkEnd w:id="182"/>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2C681A9" w:rsidR="00E66BC2" w:rsidRDefault="006F30D2" w:rsidP="006F30D2">
      <w:pPr>
        <w:pStyle w:val="Caption"/>
      </w:pPr>
      <w:bookmarkStart w:id="183" w:name="_Ref529611388"/>
      <w:bookmarkStart w:id="184"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5</w:t>
      </w:r>
      <w:r w:rsidR="006C64CF">
        <w:rPr>
          <w:noProof/>
        </w:rPr>
        <w:fldChar w:fldCharType="end"/>
      </w:r>
      <w:bookmarkEnd w:id="183"/>
      <w:r>
        <w:t>. Chicken Creek watershed study area.</w:t>
      </w:r>
      <w:bookmarkEnd w:id="184"/>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185" w:name="_Toc55965296"/>
      <w:r>
        <w:t>Calendar conventions</w:t>
      </w:r>
      <w:bookmarkEnd w:id="185"/>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 xml:space="preserve">bility with older climate datasets lacking </w:t>
      </w:r>
      <w:proofErr w:type="spellStart"/>
      <w:r>
        <w:t>leapdays</w:t>
      </w:r>
      <w:proofErr w:type="spellEnd"/>
      <w:r>
        <w:t>.</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maxDaysInYear</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maxDaysInYear</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 xml:space="preserve">For debugging purposes, CW3M allows </w:t>
      </w:r>
      <w:proofErr w:type="spellStart"/>
      <w:r>
        <w:t>maxDaysInYear</w:t>
      </w:r>
      <w:proofErr w:type="spellEnd"/>
      <w:r>
        <w:t xml:space="preserve">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186" w:name="_Toc55965297"/>
      <w:r>
        <w:t>Water years</w:t>
      </w:r>
      <w:bookmarkEnd w:id="186"/>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proofErr w:type="spellStart"/>
      <w:r>
        <w:rPr>
          <w:rFonts w:ascii="Consolas" w:hAnsi="Consolas" w:cs="Consolas"/>
          <w:color w:val="FF0000"/>
          <w:sz w:val="19"/>
          <w:szCs w:val="19"/>
        </w:rPr>
        <w:t>useWaterYears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proofErr w:type="spellStart"/>
      <w:r>
        <w:rPr>
          <w:rFonts w:ascii="Consolas" w:hAnsi="Consolas" w:cs="Consolas"/>
          <w:color w:val="FF0000"/>
          <w:sz w:val="19"/>
          <w:szCs w:val="19"/>
        </w:rPr>
        <w:t>useWaterYears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 xml:space="preserve">Reports specified in the Flow XML file are affected by the </w:t>
      </w:r>
      <w:proofErr w:type="spellStart"/>
      <w:r>
        <w:t>useWaterYears</w:t>
      </w:r>
      <w:proofErr w:type="spellEnd"/>
      <w:r>
        <w:t xml:space="preserve">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187" w:name="_Toc55965298"/>
      <w:r>
        <w:t>Climate data</w:t>
      </w:r>
      <w:bookmarkEnd w:id="187"/>
    </w:p>
    <w:p w14:paraId="4E201698" w14:textId="77777777" w:rsidR="00CB152A" w:rsidRPr="00A06758" w:rsidRDefault="00CB152A" w:rsidP="00A06758"/>
    <w:p w14:paraId="400F9551" w14:textId="77777777" w:rsidR="00CB152A" w:rsidRDefault="00CB152A" w:rsidP="00CB152A">
      <w:pPr>
        <w:pStyle w:val="Heading2"/>
      </w:pPr>
      <w:bookmarkStart w:id="188" w:name="_Toc2858729"/>
      <w:bookmarkStart w:id="189" w:name="_Toc55965299"/>
      <w:r>
        <w:t>Numbered climate scenarios in the model</w:t>
      </w:r>
      <w:bookmarkEnd w:id="188"/>
      <w:bookmarkEnd w:id="189"/>
    </w:p>
    <w:p w14:paraId="30E024EF" w14:textId="77777777" w:rsidR="00823D41" w:rsidRDefault="00823D41" w:rsidP="00823D41">
      <w:pPr>
        <w:pStyle w:val="Body"/>
      </w:pPr>
    </w:p>
    <w:p w14:paraId="21F5BCDE" w14:textId="078360C8"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286383">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190" w:name="_Ref6032062"/>
      <w:bookmarkStart w:id="191" w:name="_Ref6033311"/>
      <w:bookmarkStart w:id="192" w:name="_Toc6121576"/>
      <w:r>
        <w:t xml:space="preserve">Table </w:t>
      </w:r>
      <w:bookmarkEnd w:id="190"/>
      <w:r>
        <w:t>1. Numbered climate scenarios</w:t>
      </w:r>
      <w:bookmarkEnd w:id="191"/>
      <w:bookmarkEnd w:id="192"/>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w:t>
            </w:r>
            <w:proofErr w:type="spellStart"/>
            <w:r>
              <w:t>LowClim</w:t>
            </w:r>
            <w:proofErr w:type="spellEnd"/>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w:t>
            </w:r>
            <w:proofErr w:type="spellStart"/>
            <w:r>
              <w:t>HighClim</w:t>
            </w:r>
            <w:proofErr w:type="spellEnd"/>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proofErr w:type="spellStart"/>
            <w:r>
              <w:t>MACAtraining</w:t>
            </w:r>
            <w:r w:rsidR="006F5915">
              <w:t>D</w:t>
            </w:r>
            <w:r>
              <w:t>ata</w:t>
            </w:r>
            <w:proofErr w:type="spellEnd"/>
            <w:r>
              <w:t>;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proofErr w:type="spellStart"/>
            <w:r>
              <w:t>BaselineGrid</w:t>
            </w:r>
            <w:proofErr w:type="spellEnd"/>
            <w:r>
              <w:t>;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proofErr w:type="spellStart"/>
            <w:r>
              <w:t>BaselinePoly</w:t>
            </w:r>
            <w:proofErr w:type="spellEnd"/>
            <w:r>
              <w:t xml:space="preserve">; </w:t>
            </w:r>
            <w:proofErr w:type="spellStart"/>
            <w:r>
              <w:t>BaselineGrid</w:t>
            </w:r>
            <w:proofErr w:type="spellEnd"/>
            <w:r>
              <w:t xml:space="preserve"> interpolated to IDU centroids by </w:t>
            </w:r>
            <w:proofErr w:type="spellStart"/>
            <w:r>
              <w:t>SnowModel</w:t>
            </w:r>
            <w:proofErr w:type="spellEnd"/>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proofErr w:type="spellStart"/>
            <w:r>
              <w:t>GriddedRecentWeatherForDemos</w:t>
            </w:r>
            <w:proofErr w:type="spellEnd"/>
            <w:r>
              <w:t xml:space="preserve">; subset of </w:t>
            </w:r>
            <w:proofErr w:type="spellStart"/>
            <w:r>
              <w:t>BaselineGrid</w:t>
            </w:r>
            <w:proofErr w:type="spellEnd"/>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proofErr w:type="spellStart"/>
            <w:r w:rsidRPr="00060C7A">
              <w:rPr>
                <w:rFonts w:cs="Times New Roman"/>
                <w:color w:val="auto"/>
                <w:szCs w:val="24"/>
              </w:rPr>
              <w:t>BaselineGridMultiyearFiles</w:t>
            </w:r>
            <w:proofErr w:type="spellEnd"/>
            <w:r>
              <w:rPr>
                <w:rFonts w:cs="Times New Roman"/>
                <w:color w:val="auto"/>
                <w:szCs w:val="24"/>
              </w:rPr>
              <w:t xml:space="preserve">; </w:t>
            </w:r>
            <w:proofErr w:type="spellStart"/>
            <w:r w:rsidR="006F5915">
              <w:rPr>
                <w:rFonts w:cs="Times New Roman"/>
                <w:color w:val="auto"/>
                <w:szCs w:val="24"/>
              </w:rPr>
              <w:t>gridMET</w:t>
            </w:r>
            <w:proofErr w:type="spellEnd"/>
            <w:r w:rsidR="006F5915">
              <w:rPr>
                <w:rFonts w:cs="Times New Roman"/>
                <w:color w:val="auto"/>
                <w:szCs w:val="24"/>
              </w:rPr>
              <w:t xml:space="preserve">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193" w:name="_Toc7759621"/>
      <w:bookmarkStart w:id="194" w:name="_Toc55965300"/>
      <w:r>
        <w:t>Monthly and seasonal weather data</w:t>
      </w:r>
      <w:bookmarkEnd w:id="193"/>
      <w:bookmarkEnd w:id="194"/>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w:t>
      </w:r>
      <w:proofErr w:type="spellStart"/>
      <w:r>
        <w:t>curr</w:t>
      </w:r>
      <w:proofErr w:type="spellEnd"/>
      <w:r>
        <w:t>.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w:t>
      </w:r>
      <w:proofErr w:type="spellStart"/>
      <w:r w:rsidRPr="0006033F">
        <w:rPr>
          <w:rFonts w:cs="Times New Roman"/>
          <w:color w:val="auto"/>
          <w:szCs w:val="24"/>
        </w:rPr>
        <w:t>yearsInStartingClimateAverages</w:t>
      </w:r>
      <w:proofErr w:type="spellEnd"/>
      <w:r w:rsidRPr="0006033F">
        <w:rPr>
          <w:rFonts w:cs="Times New Roman"/>
          <w:color w:val="auto"/>
          <w:szCs w:val="24"/>
        </w:rPr>
        <w:t>”</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w:t>
      </w:r>
      <w:proofErr w:type="spellStart"/>
      <w:r w:rsidR="003500F7">
        <w:rPr>
          <w:rFonts w:cs="Times New Roman"/>
          <w:color w:val="auto"/>
          <w:szCs w:val="24"/>
        </w:rPr>
        <w:t>FlowModel</w:t>
      </w:r>
      <w:proofErr w:type="spellEnd"/>
      <w:r w:rsidR="003500F7">
        <w:rPr>
          <w:rFonts w:cs="Times New Roman"/>
          <w:color w:val="auto"/>
          <w:szCs w:val="24"/>
        </w:rPr>
        <w:t>::</w:t>
      </w:r>
      <w:proofErr w:type="spellStart"/>
      <w:r w:rsidR="003500F7">
        <w:rPr>
          <w:rFonts w:cs="Times New Roman"/>
          <w:color w:val="auto"/>
          <w:szCs w:val="24"/>
        </w:rPr>
        <w:t>InitRun</w:t>
      </w:r>
      <w:proofErr w:type="spellEnd"/>
      <w:r w:rsidR="003500F7">
        <w:rPr>
          <w:rFonts w:cs="Times New Roman"/>
          <w:color w:val="auto"/>
          <w:szCs w:val="24"/>
        </w:rPr>
        <w:t>() subroutine)</w:t>
      </w:r>
      <w:r>
        <w:rPr>
          <w:rFonts w:cs="Times New Roman"/>
          <w:color w:val="auto"/>
          <w:szCs w:val="24"/>
        </w:rPr>
        <w:t>, using climate data for the “tau” number of years just prior to the “reference start year”.  The reference start year defaults to 2010, but can be set explicitly using the “</w:t>
      </w:r>
      <w:proofErr w:type="spellStart"/>
      <w:r>
        <w:rPr>
          <w:rFonts w:cs="Times New Roman"/>
          <w:color w:val="auto"/>
          <w:szCs w:val="24"/>
        </w:rPr>
        <w:t>referenceStartYear</w:t>
      </w:r>
      <w:proofErr w:type="spellEnd"/>
      <w:r>
        <w:rPr>
          <w:rFonts w:cs="Times New Roman"/>
          <w:color w:val="auto"/>
          <w:szCs w:val="24"/>
        </w:rPr>
        <w:t>”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195" w:name="_Toc55965301"/>
      <w:r>
        <w:t>Climate data grid</w:t>
      </w:r>
      <w:r w:rsidR="009F132A">
        <w:t>s</w:t>
      </w:r>
      <w:bookmarkEnd w:id="19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196" w:name="_Toc55965302"/>
      <w:r>
        <w:t>The WW2100 climate grid</w:t>
      </w:r>
      <w:bookmarkEnd w:id="19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 xml:space="preserve">grid is a </w:t>
      </w:r>
      <w:proofErr w:type="spellStart"/>
      <w:r w:rsidRPr="002F1B2D">
        <w:rPr>
          <w:rFonts w:ascii="Times New Roman" w:hAnsi="Times New Roman" w:cs="Times New Roman"/>
          <w:sz w:val="24"/>
          <w:szCs w:val="24"/>
        </w:rPr>
        <w:t>subgrid</w:t>
      </w:r>
      <w:proofErr w:type="spellEnd"/>
      <w:r w:rsidRPr="002F1B2D">
        <w:rPr>
          <w:rFonts w:ascii="Times New Roman" w:hAnsi="Times New Roman" w:cs="Times New Roman"/>
          <w:sz w:val="24"/>
          <w:szCs w:val="24"/>
        </w:rPr>
        <w:t xml:space="preserve"> of a grid whose southern edge is the equator, northern “edge” is 90 deg N, eastern edge is 0 deg of longitude, and western edge is at 180 deg of longitude.  The edges of the </w:t>
      </w:r>
      <w:proofErr w:type="spellStart"/>
      <w:r w:rsidRPr="002F1B2D">
        <w:rPr>
          <w:rFonts w:ascii="Times New Roman" w:hAnsi="Times New Roman" w:cs="Times New Roman"/>
          <w:sz w:val="24"/>
          <w:szCs w:val="24"/>
        </w:rPr>
        <w:t>subgrid</w:t>
      </w:r>
      <w:proofErr w:type="spellEnd"/>
      <w:r w:rsidRPr="002F1B2D">
        <w:rPr>
          <w:rFonts w:ascii="Times New Roman" w:hAnsi="Times New Roman" w:cs="Times New Roman"/>
          <w:sz w:val="24"/>
          <w:szCs w:val="24"/>
        </w:rPr>
        <w:t xml:space="preserve">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197" w:name="_Toc55965303"/>
      <w:r>
        <w:t>The v2 climate grid</w:t>
      </w:r>
      <w:bookmarkEnd w:id="19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198" w:name="_Toc55965304"/>
      <w:r>
        <w:t>How climate data is looked up</w:t>
      </w:r>
      <w:bookmarkEnd w:id="19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w:t>
      </w:r>
      <w:proofErr w:type="spellStart"/>
      <w:r w:rsidR="00E0306D">
        <w:t>tmin</w:t>
      </w:r>
      <w:proofErr w:type="spellEnd"/>
      <w:r w:rsidR="00E0306D">
        <w:t xml:space="preserve">, </w:t>
      </w:r>
      <w:proofErr w:type="spellStart"/>
      <w:r w:rsidR="00E0306D">
        <w:t>tmax</w:t>
      </w:r>
      <w:proofErr w:type="spellEnd"/>
      <w:r w:rsidR="00E0306D">
        <w:t xml:space="preserve">,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proofErr w:type="spellStart"/>
      <w:r>
        <w:t>FlowModel</w:t>
      </w:r>
      <w:proofErr w:type="spellEnd"/>
      <w:r>
        <w:t>::</w:t>
      </w:r>
      <w:proofErr w:type="spellStart"/>
      <w:r>
        <w:t>OpenClimateDataFiles</w:t>
      </w:r>
      <w:proofErr w:type="spellEnd"/>
      <w:r>
        <w:t xml:space="preserve">(year), called at the beginning of each simulated year </w:t>
      </w:r>
    </w:p>
    <w:p w14:paraId="320419EB" w14:textId="77777777" w:rsidR="00ED2ABA" w:rsidRDefault="00ED2ABA" w:rsidP="00E0306D">
      <w:pPr>
        <w:pStyle w:val="Body"/>
      </w:pPr>
      <w:proofErr w:type="spellStart"/>
      <w:r>
        <w:t>FlowModel</w:t>
      </w:r>
      <w:proofErr w:type="spellEnd"/>
      <w:r>
        <w:t>::</w:t>
      </w:r>
      <w:proofErr w:type="spellStart"/>
      <w:r>
        <w:t>GetDailyWeatherField</w:t>
      </w:r>
      <w:proofErr w:type="spellEnd"/>
      <w:r>
        <w:t>(day, year, field)</w:t>
      </w:r>
    </w:p>
    <w:p w14:paraId="62632396" w14:textId="77777777" w:rsidR="00ED2ABA" w:rsidRDefault="00BD0A05" w:rsidP="00E0306D">
      <w:pPr>
        <w:pStyle w:val="Body"/>
      </w:pPr>
      <w:proofErr w:type="spellStart"/>
      <w:r w:rsidRPr="00A06758">
        <w:rPr>
          <w:rFonts w:cs="Times New Roman"/>
          <w:color w:val="auto"/>
          <w:szCs w:val="24"/>
        </w:rPr>
        <w:t>ClimateDataInfo</w:t>
      </w:r>
      <w:proofErr w:type="spellEnd"/>
      <w:r w:rsidR="0004200C">
        <w:t>::</w:t>
      </w:r>
      <w:proofErr w:type="spellStart"/>
      <w:r w:rsidR="00ED2ABA">
        <w:t>GetTimeIndex</w:t>
      </w:r>
      <w:proofErr w:type="spellEnd"/>
      <w:r w:rsidR="00ED2ABA">
        <w:t>(day, year)</w:t>
      </w:r>
      <w:r w:rsidR="0004200C">
        <w:t xml:space="preserve"> calculates the location in the file of the day’s data</w:t>
      </w:r>
    </w:p>
    <w:p w14:paraId="10591BD2" w14:textId="65211E27" w:rsidR="0004200C" w:rsidRDefault="00DB520F" w:rsidP="00E0306D">
      <w:pPr>
        <w:pStyle w:val="Body"/>
      </w:pPr>
      <w:proofErr w:type="spellStart"/>
      <w:r>
        <w:t>FlowModel</w:t>
      </w:r>
      <w:proofErr w:type="spellEnd"/>
      <w:r>
        <w:t>::</w:t>
      </w:r>
      <w:proofErr w:type="spellStart"/>
      <w:r>
        <w:t>InitClimateMeanValues</w:t>
      </w:r>
      <w:proofErr w:type="spellEnd"/>
      <w:r>
        <w:t xml:space="preserve">(), called in </w:t>
      </w:r>
      <w:proofErr w:type="spellStart"/>
      <w:r>
        <w:t>InitRun</w:t>
      </w:r>
      <w:proofErr w:type="spellEnd"/>
      <w:r>
        <w:t xml:space="preserve">(), but only when </w:t>
      </w:r>
      <w:proofErr w:type="spellStart"/>
      <w:r>
        <w:t>yearsToRun</w:t>
      </w:r>
      <w:proofErr w:type="spellEnd"/>
      <w:r>
        <w:t xml:space="preserve"> = 0.</w:t>
      </w:r>
    </w:p>
    <w:p w14:paraId="428E9D2D" w14:textId="6936E5C1" w:rsidR="004551D7" w:rsidRDefault="004551D7" w:rsidP="00E0306D">
      <w:pPr>
        <w:pStyle w:val="Body"/>
      </w:pPr>
      <w:proofErr w:type="spellStart"/>
      <w:r>
        <w:t>FlowModel</w:t>
      </w:r>
      <w:proofErr w:type="spellEnd"/>
      <w:r>
        <w:t>::</w:t>
      </w:r>
      <w:proofErr w:type="spellStart"/>
      <w:r>
        <w:t>InitGridIndex</w:t>
      </w:r>
      <w:proofErr w:type="spellEnd"/>
      <w:r>
        <w:t xml:space="preserve">(), called in </w:t>
      </w:r>
      <w:proofErr w:type="spellStart"/>
      <w:r>
        <w:t>InitRun</w:t>
      </w:r>
      <w:proofErr w:type="spellEnd"/>
      <w:r>
        <w:t xml:space="preserve">(), but only </w:t>
      </w:r>
      <w:proofErr w:type="spellStart"/>
      <w:r>
        <w:t>yearsToRun</w:t>
      </w:r>
      <w:proofErr w:type="spellEnd"/>
      <w:r>
        <w:t xml:space="preserve">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199" w:name="_Toc55965305"/>
      <w:r>
        <w:t>What is in a climate dataset</w:t>
      </w:r>
      <w:bookmarkEnd w:id="19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proofErr w:type="spellStart"/>
      <w:r w:rsidR="00C77A33">
        <w:t>pr</w:t>
      </w:r>
      <w:r w:rsidR="00DA2F14">
        <w:t>ecip</w:t>
      </w:r>
      <w:proofErr w:type="spellEnd"/>
      <w:r w:rsidR="00C77A33">
        <w:t>, PRECIP)</w:t>
      </w:r>
    </w:p>
    <w:p w14:paraId="02FD1869" w14:textId="77777777" w:rsidR="00D717A3" w:rsidRDefault="00D717A3" w:rsidP="00D717A3">
      <w:pPr>
        <w:pStyle w:val="Body"/>
      </w:pPr>
      <w:r>
        <w:tab/>
      </w:r>
      <w:r>
        <w:tab/>
        <w:t>diurnal minimum temperature, deg C or deg K</w:t>
      </w:r>
      <w:r w:rsidR="00C77A33">
        <w:t xml:space="preserve"> (</w:t>
      </w:r>
      <w:proofErr w:type="spellStart"/>
      <w:r w:rsidR="00DA2F14">
        <w:t>tasmin</w:t>
      </w:r>
      <w:proofErr w:type="spellEnd"/>
      <w:r w:rsidR="00DA2F14">
        <w:t xml:space="preserve">, </w:t>
      </w:r>
      <w:proofErr w:type="spellStart"/>
      <w:r w:rsidR="00DA2F14">
        <w:t>tmin</w:t>
      </w:r>
      <w:proofErr w:type="spellEnd"/>
      <w:r w:rsidR="00DA2F14">
        <w:t xml:space="preserve">,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proofErr w:type="spellStart"/>
      <w:r w:rsidR="00DA2F14">
        <w:t>tasmax</w:t>
      </w:r>
      <w:proofErr w:type="spellEnd"/>
      <w:r w:rsidR="00DA2F14">
        <w:t xml:space="preserve">, </w:t>
      </w:r>
      <w:proofErr w:type="spellStart"/>
      <w:r w:rsidR="00DA2F14">
        <w:t>tmax</w:t>
      </w:r>
      <w:proofErr w:type="spellEnd"/>
      <w:r w:rsidR="00DA2F14">
        <w:t xml:space="preserve">,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proofErr w:type="spellStart"/>
      <w:r w:rsidR="00DA2F14">
        <w:t>rsds</w:t>
      </w:r>
      <w:proofErr w:type="spellEnd"/>
      <w:r w:rsidR="00DA2F14">
        <w:t xml:space="preserve">, </w:t>
      </w:r>
      <w:proofErr w:type="spellStart"/>
      <w:r w:rsidR="00DA2F14">
        <w:t>solrad</w:t>
      </w:r>
      <w:proofErr w:type="spellEnd"/>
      <w:r w:rsidR="00DA2F14">
        <w:t xml:space="preserve">,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proofErr w:type="spellStart"/>
      <w:r w:rsidR="00DA2F14">
        <w:t>sph</w:t>
      </w:r>
      <w:proofErr w:type="spellEnd"/>
      <w:r w:rsidR="00DA2F14">
        <w:t xml:space="preserve">,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w:t>
      </w:r>
      <w:proofErr w:type="spellStart"/>
      <w:r w:rsidR="00DA2F14">
        <w:t>rhmin</w:t>
      </w:r>
      <w:proofErr w:type="spellEnd"/>
      <w:r w:rsidR="00DA2F14">
        <w:t>)</w:t>
      </w:r>
    </w:p>
    <w:p w14:paraId="190E0E3B" w14:textId="77777777" w:rsidR="00D51F6E" w:rsidRDefault="00D51F6E" w:rsidP="00D717A3">
      <w:pPr>
        <w:pStyle w:val="Body"/>
      </w:pPr>
      <w:r>
        <w:tab/>
      </w:r>
      <w:r>
        <w:tab/>
        <w:t xml:space="preserve">diurnal maximum relative </w:t>
      </w:r>
      <w:proofErr w:type="spellStart"/>
      <w:r>
        <w:t>humidty</w:t>
      </w:r>
      <w:proofErr w:type="spellEnd"/>
      <w:r>
        <w:t>, %</w:t>
      </w:r>
      <w:r w:rsidR="00DA2F14">
        <w:t xml:space="preserve"> (</w:t>
      </w:r>
      <w:proofErr w:type="spellStart"/>
      <w:r w:rsidR="00DA2F14">
        <w:t>rhmax</w:t>
      </w:r>
      <w:proofErr w:type="spellEnd"/>
      <w:r w:rsidR="00DA2F14">
        <w:t>)</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proofErr w:type="spellStart"/>
      <w:r w:rsidR="00DA2F14">
        <w:t>ws</w:t>
      </w:r>
      <w:proofErr w:type="spellEnd"/>
      <w:r w:rsidR="00DA2F14">
        <w:t xml:space="preserve">, </w:t>
      </w:r>
      <w:proofErr w:type="spellStart"/>
      <w:r w:rsidR="00DA2F14">
        <w:t>windspd</w:t>
      </w:r>
      <w:proofErr w:type="spellEnd"/>
      <w:r w:rsidR="00DA2F14">
        <w:t>,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w:t>
      </w:r>
      <w:proofErr w:type="spellStart"/>
      <w:r w:rsidR="00DA2F14">
        <w:t>uas</w:t>
      </w:r>
      <w:proofErr w:type="spellEnd"/>
      <w:r w:rsidR="00DA2F14">
        <w:t>)</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200" w:name="_Toc55965306"/>
      <w:r>
        <w:t>Water rights</w:t>
      </w:r>
      <w:bookmarkEnd w:id="200"/>
    </w:p>
    <w:p w14:paraId="7ECEE8A5" w14:textId="77777777" w:rsidR="00D35AF7" w:rsidRDefault="00D35AF7" w:rsidP="00D35AF7">
      <w:pPr>
        <w:pStyle w:val="Heading2"/>
      </w:pPr>
      <w:bookmarkStart w:id="201" w:name="_Toc55965307"/>
      <w:r>
        <w:t>Water rights data</w:t>
      </w:r>
      <w:bookmarkEnd w:id="201"/>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w:t>
      </w:r>
      <w:proofErr w:type="spellStart"/>
      <w:r>
        <w:t>Laliberte</w:t>
      </w:r>
      <w:proofErr w:type="spellEnd"/>
      <w:r>
        <w:t>,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 xml:space="preserve">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w:t>
      </w:r>
      <w:proofErr w:type="spellStart"/>
      <w:r>
        <w:t>cfs</w:t>
      </w:r>
      <w:proofErr w:type="spellEnd"/>
      <w:r>
        <w:t>,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202" w:name="_Toc55965308"/>
      <w:r>
        <w:lastRenderedPageBreak/>
        <w:t>The wr_pods.csv file</w:t>
      </w:r>
      <w:bookmarkEnd w:id="202"/>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t>
      </w:r>
      <w:proofErr w:type="spellStart"/>
      <w:r w:rsidR="006569CE">
        <w:t>WaterRightId</w:t>
      </w:r>
      <w:proofErr w:type="spellEnd"/>
      <w:r w:rsidR="006569CE">
        <w:t>”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w:t>
      </w:r>
      <w:proofErr w:type="spellStart"/>
      <w:r w:rsidR="00F9474B">
        <w:t>cfs</w:t>
      </w:r>
      <w:proofErr w:type="spellEnd"/>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203" w:name="_Toc55965309"/>
      <w:r>
        <w:t>The wr_pous.csv file</w:t>
      </w:r>
      <w:bookmarkEnd w:id="203"/>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t>
      </w:r>
      <w:proofErr w:type="spellStart"/>
      <w:r>
        <w:t>WaterRightId</w:t>
      </w:r>
      <w:proofErr w:type="spellEnd"/>
      <w:r>
        <w:t>”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 xml:space="preserve">The POU file includes an IDU_ID field, which is used to identify the IDU in which the point of use is located.  In future, this issue could be handled by adding two columns containing the </w:t>
      </w:r>
      <w:proofErr w:type="spellStart"/>
      <w:r>
        <w:t>x,y</w:t>
      </w:r>
      <w:proofErr w:type="spellEnd"/>
      <w:r>
        <w:t xml:space="preserve">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204" w:name="_Toc55965310"/>
      <w:r>
        <w:t>Adding a water right</w:t>
      </w:r>
      <w:bookmarkEnd w:id="204"/>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205" w:name="_Toc55965311"/>
      <w:r>
        <w:lastRenderedPageBreak/>
        <w:t>Stream flow and stream temperature</w:t>
      </w:r>
      <w:bookmarkEnd w:id="205"/>
    </w:p>
    <w:p w14:paraId="224B0981" w14:textId="77777777" w:rsidR="008C7362" w:rsidRDefault="008C7362" w:rsidP="008C7362">
      <w:pPr>
        <w:pStyle w:val="Heading2"/>
      </w:pPr>
      <w:bookmarkStart w:id="206" w:name="_Toc50800503"/>
      <w:bookmarkStart w:id="207" w:name="_Toc54090937"/>
      <w:bookmarkStart w:id="208" w:name="_Toc55965312"/>
      <w:r>
        <w:t>Water parcels</w:t>
      </w:r>
      <w:bookmarkEnd w:id="206"/>
      <w:bookmarkEnd w:id="207"/>
      <w:bookmarkEnd w:id="208"/>
    </w:p>
    <w:p w14:paraId="33B86A1D" w14:textId="77777777" w:rsidR="008C7362" w:rsidRDefault="008C7362" w:rsidP="008C7362">
      <w:r>
        <w:tab/>
        <w:t xml:space="preserve">Water flows continuously.  Digital computers use discrete quantities to represent, approximately, the continuous elements and properties of the real world.  CW3M accounts for the water on a landscape as “parcels”, represented in the C++ code as objects of the class </w:t>
      </w:r>
      <w:proofErr w:type="spellStart"/>
      <w:r>
        <w:t>WaterParcel</w:t>
      </w:r>
      <w:proofErr w:type="spellEnd"/>
      <w:r>
        <w:t xml:space="preserve">.  The properties of a water parcel, represented in C++ as members of the </w:t>
      </w:r>
      <w:proofErr w:type="spellStart"/>
      <w:r>
        <w:t>WaterParcel</w:t>
      </w:r>
      <w:proofErr w:type="spellEnd"/>
      <w:r>
        <w:t xml:space="preserve">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 xml:space="preserve">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t>
      </w:r>
      <w:proofErr w:type="spellStart"/>
      <w:r>
        <w:t>WaterParcel</w:t>
      </w:r>
      <w:proofErr w:type="spellEnd"/>
      <w:r>
        <w:t xml:space="preserve">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w:t>
      </w:r>
      <w:proofErr w:type="spellStart"/>
      <w:r>
        <w:t>subreach</w:t>
      </w:r>
      <w:proofErr w:type="spellEnd"/>
      <w:r>
        <w:t xml:space="preserve"> in the stream network has a parcel of water in it, whose properties change from one daily timestep to the next.  The total volume of a reach is the sum of the </w:t>
      </w:r>
      <w:proofErr w:type="spellStart"/>
      <w:r>
        <w:t>subreach</w:t>
      </w:r>
      <w:proofErr w:type="spellEnd"/>
      <w:r>
        <w:t xml:space="preserve">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209" w:name="_Toc55965313"/>
      <w:r>
        <w:t>Daily water mass and energy balance</w:t>
      </w:r>
      <w:bookmarkEnd w:id="20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 xml:space="preserve">CW3M estimates the properties of water parcels at a daily timestep.  The basic equation for daily </w:t>
      </w:r>
      <w:proofErr w:type="spellStart"/>
      <w:r>
        <w:t>subreach</w:t>
      </w:r>
      <w:proofErr w:type="spellEnd"/>
      <w:r>
        <w:t xml:space="preserve">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w:t>
      </w:r>
      <w:proofErr w:type="spellStart"/>
      <w:r w:rsidRPr="00964277">
        <w:rPr>
          <w:rFonts w:ascii="Times New Roman" w:hAnsi="Times New Roman" w:cs="Times New Roman"/>
        </w:rPr>
        <w:t>V</w:t>
      </w:r>
      <w:r w:rsidRPr="00964277">
        <w:rPr>
          <w:rFonts w:ascii="Times New Roman" w:hAnsi="Times New Roman" w:cs="Times New Roman"/>
          <w:vertAlign w:val="subscript"/>
        </w:rPr>
        <w:t>up</w:t>
      </w:r>
      <w:proofErr w:type="spellEnd"/>
      <w:r w:rsidRPr="00964277">
        <w:rPr>
          <w:rFonts w:ascii="Times New Roman" w:hAnsi="Times New Roman" w:cs="Times New Roman"/>
        </w:rPr>
        <w:t xml:space="preserve"> + </w:t>
      </w:r>
      <w:proofErr w:type="spellStart"/>
      <w:r w:rsidRPr="00964277">
        <w:rPr>
          <w:rFonts w:ascii="Times New Roman" w:hAnsi="Times New Roman" w:cs="Times New Roman"/>
        </w:rPr>
        <w:t>V</w:t>
      </w:r>
      <w:r w:rsidRPr="00964277">
        <w:rPr>
          <w:rFonts w:ascii="Times New Roman" w:hAnsi="Times New Roman" w:cs="Times New Roman"/>
          <w:vertAlign w:val="subscript"/>
        </w:rPr>
        <w:t>lateral</w:t>
      </w:r>
      <w:proofErr w:type="spellEnd"/>
      <w:r w:rsidRPr="00964277">
        <w:rPr>
          <w:rFonts w:ascii="Times New Roman" w:hAnsi="Times New Roman" w:cs="Times New Roman"/>
        </w:rPr>
        <w:t xml:space="preserve"> - </w:t>
      </w:r>
      <w:proofErr w:type="spellStart"/>
      <w:r w:rsidRPr="00964277">
        <w:rPr>
          <w:rFonts w:ascii="Times New Roman" w:hAnsi="Times New Roman" w:cs="Times New Roman"/>
        </w:rPr>
        <w:t>V</w:t>
      </w:r>
      <w:r w:rsidRPr="00964277">
        <w:rPr>
          <w:rFonts w:ascii="Times New Roman" w:hAnsi="Times New Roman" w:cs="Times New Roman"/>
          <w:vertAlign w:val="subscript"/>
        </w:rPr>
        <w:t>down</w:t>
      </w:r>
      <w:proofErr w:type="spellEnd"/>
      <w:r w:rsidRPr="00964277">
        <w:rPr>
          <w:rFonts w:ascii="Times New Roman" w:hAnsi="Times New Roman" w:cs="Times New Roman"/>
        </w:rPr>
        <w:t xml:space="preserve"> - </w:t>
      </w:r>
      <w:proofErr w:type="spellStart"/>
      <w:r w:rsidRPr="00964277">
        <w:rPr>
          <w:rFonts w:ascii="Times New Roman" w:hAnsi="Times New Roman" w:cs="Times New Roman"/>
        </w:rPr>
        <w:t>V</w:t>
      </w:r>
      <w:r w:rsidRPr="00964277">
        <w:rPr>
          <w:rFonts w:ascii="Times New Roman" w:hAnsi="Times New Roman" w:cs="Times New Roman"/>
          <w:vertAlign w:val="subscript"/>
        </w:rPr>
        <w:t>evap</w:t>
      </w:r>
      <w:proofErr w:type="spellEnd"/>
      <w:r>
        <w:rPr>
          <w:rFonts w:ascii="Times New Roman" w:hAnsi="Times New Roman" w:cs="Times New Roman"/>
        </w:rPr>
        <w:t xml:space="preserve"> + </w:t>
      </w:r>
      <w:proofErr w:type="spellStart"/>
      <w:r>
        <w:rPr>
          <w:rFonts w:ascii="Times New Roman" w:hAnsi="Times New Roman" w:cs="Times New Roman"/>
        </w:rPr>
        <w:t>V</w:t>
      </w:r>
      <w:r>
        <w:rPr>
          <w:rFonts w:ascii="Times New Roman" w:hAnsi="Times New Roman" w:cs="Times New Roman"/>
          <w:vertAlign w:val="subscript"/>
        </w:rPr>
        <w:t>prcp</w:t>
      </w:r>
      <w:proofErr w:type="spellEnd"/>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proofErr w:type="spellStart"/>
      <w:r w:rsidRPr="00964277">
        <w:rPr>
          <w:rFonts w:ascii="Times New Roman" w:hAnsi="Times New Roman" w:cs="Times New Roman"/>
        </w:rPr>
        <w:t>V</w:t>
      </w:r>
      <w:r w:rsidRPr="00964277">
        <w:rPr>
          <w:rFonts w:ascii="Times New Roman" w:hAnsi="Times New Roman" w:cs="Times New Roman"/>
          <w:vertAlign w:val="subscript"/>
        </w:rPr>
        <w:t>up</w:t>
      </w:r>
      <w:proofErr w:type="spellEnd"/>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proofErr w:type="spellStart"/>
      <w:r w:rsidRPr="00964277">
        <w:rPr>
          <w:rFonts w:ascii="Times New Roman" w:hAnsi="Times New Roman" w:cs="Times New Roman"/>
        </w:rPr>
        <w:t>V</w:t>
      </w:r>
      <w:r w:rsidRPr="00964277">
        <w:rPr>
          <w:rFonts w:ascii="Times New Roman" w:hAnsi="Times New Roman" w:cs="Times New Roman"/>
          <w:vertAlign w:val="subscript"/>
        </w:rPr>
        <w:t>lateral</w:t>
      </w:r>
      <w:proofErr w:type="spellEnd"/>
      <w:r w:rsidRPr="00964277">
        <w:rPr>
          <w:rFonts w:ascii="Times New Roman" w:hAnsi="Times New Roman" w:cs="Times New Roman"/>
        </w:rPr>
        <w:t xml:space="preserve"> = volume entering (+) or leaving (-) the </w:t>
      </w:r>
      <w:proofErr w:type="spellStart"/>
      <w:r w:rsidRPr="00964277">
        <w:rPr>
          <w:rFonts w:ascii="Times New Roman" w:hAnsi="Times New Roman" w:cs="Times New Roman"/>
        </w:rPr>
        <w:t>subreach</w:t>
      </w:r>
      <w:proofErr w:type="spellEnd"/>
      <w:r w:rsidRPr="00964277">
        <w:rPr>
          <w:rFonts w:ascii="Times New Roman" w:hAnsi="Times New Roman" w:cs="Times New Roman"/>
        </w:rPr>
        <w:t xml:space="preserve">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proofErr w:type="spellStart"/>
      <w:r w:rsidRPr="00964277">
        <w:rPr>
          <w:rFonts w:ascii="Times New Roman" w:hAnsi="Times New Roman" w:cs="Times New Roman"/>
        </w:rPr>
        <w:t>V</w:t>
      </w:r>
      <w:r w:rsidRPr="00964277">
        <w:rPr>
          <w:rFonts w:ascii="Times New Roman" w:hAnsi="Times New Roman" w:cs="Times New Roman"/>
          <w:vertAlign w:val="subscript"/>
        </w:rPr>
        <w:t>down</w:t>
      </w:r>
      <w:proofErr w:type="spellEnd"/>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proofErr w:type="spellStart"/>
      <w:r w:rsidRPr="00964277">
        <w:rPr>
          <w:rFonts w:ascii="Times New Roman" w:hAnsi="Times New Roman" w:cs="Times New Roman"/>
        </w:rPr>
        <w:t>V</w:t>
      </w:r>
      <w:r w:rsidRPr="00964277">
        <w:rPr>
          <w:rFonts w:ascii="Times New Roman" w:hAnsi="Times New Roman" w:cs="Times New Roman"/>
          <w:vertAlign w:val="subscript"/>
        </w:rPr>
        <w:t>evap</w:t>
      </w:r>
      <w:proofErr w:type="spellEnd"/>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vertAlign w:val="subscript"/>
        </w:rPr>
        <w:t>prcp</w:t>
      </w:r>
      <w:proofErr w:type="spellEnd"/>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 xml:space="preserve">The equation for </w:t>
      </w:r>
      <w:proofErr w:type="spellStart"/>
      <w:r>
        <w:t>subreach</w:t>
      </w:r>
      <w:proofErr w:type="spellEnd"/>
      <w:r>
        <w:t xml:space="preserve">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w:t>
      </w:r>
      <w:proofErr w:type="spellStart"/>
      <w:r w:rsidRPr="00964277">
        <w:rPr>
          <w:sz w:val="22"/>
        </w:rPr>
        <w:t>E</w:t>
      </w:r>
      <w:r w:rsidRPr="00964277">
        <w:rPr>
          <w:sz w:val="22"/>
          <w:vertAlign w:val="subscript"/>
        </w:rPr>
        <w:t>up</w:t>
      </w:r>
      <w:proofErr w:type="spellEnd"/>
      <w:r w:rsidRPr="00964277">
        <w:rPr>
          <w:sz w:val="22"/>
        </w:rPr>
        <w:t xml:space="preserve"> + </w:t>
      </w:r>
      <w:proofErr w:type="spellStart"/>
      <w:r w:rsidRPr="00964277">
        <w:rPr>
          <w:sz w:val="22"/>
        </w:rPr>
        <w:t>E</w:t>
      </w:r>
      <w:r w:rsidRPr="00964277">
        <w:rPr>
          <w:sz w:val="22"/>
          <w:vertAlign w:val="subscript"/>
        </w:rPr>
        <w:t>lateral</w:t>
      </w:r>
      <w:proofErr w:type="spellEnd"/>
      <w:r w:rsidRPr="00964277">
        <w:rPr>
          <w:sz w:val="22"/>
        </w:rPr>
        <w:t xml:space="preserve"> – </w:t>
      </w:r>
      <w:proofErr w:type="spellStart"/>
      <w:r w:rsidRPr="00964277">
        <w:rPr>
          <w:sz w:val="22"/>
        </w:rPr>
        <w:t>E</w:t>
      </w:r>
      <w:r w:rsidRPr="00964277">
        <w:rPr>
          <w:sz w:val="22"/>
          <w:vertAlign w:val="subscript"/>
        </w:rPr>
        <w:t>down</w:t>
      </w:r>
      <w:proofErr w:type="spellEnd"/>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w:t>
      </w:r>
      <w:proofErr w:type="spellStart"/>
      <w:r w:rsidRPr="00964277">
        <w:rPr>
          <w:sz w:val="22"/>
        </w:rPr>
        <w:t>E</w:t>
      </w:r>
      <w:r w:rsidRPr="00964277">
        <w:rPr>
          <w:sz w:val="22"/>
          <w:vertAlign w:val="subscript"/>
        </w:rPr>
        <w:t>evap</w:t>
      </w:r>
      <w:proofErr w:type="spellEnd"/>
      <w:r>
        <w:rPr>
          <w:sz w:val="22"/>
        </w:rPr>
        <w:t xml:space="preserve"> + </w:t>
      </w:r>
      <w:proofErr w:type="spellStart"/>
      <w:r>
        <w:rPr>
          <w:sz w:val="22"/>
        </w:rPr>
        <w:t>E</w:t>
      </w:r>
      <w:r>
        <w:rPr>
          <w:sz w:val="22"/>
          <w:vertAlign w:val="subscript"/>
        </w:rPr>
        <w:t>prcp</w:t>
      </w:r>
      <w:proofErr w:type="spellEnd"/>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proofErr w:type="spellStart"/>
      <w:r w:rsidRPr="00964277">
        <w:rPr>
          <w:sz w:val="22"/>
        </w:rPr>
        <w:t>E</w:t>
      </w:r>
      <w:r w:rsidRPr="00964277">
        <w:rPr>
          <w:sz w:val="22"/>
          <w:vertAlign w:val="subscript"/>
        </w:rPr>
        <w:t>up</w:t>
      </w:r>
      <w:proofErr w:type="spellEnd"/>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proofErr w:type="spellStart"/>
      <w:r w:rsidRPr="00964277">
        <w:rPr>
          <w:sz w:val="22"/>
        </w:rPr>
        <w:t>E</w:t>
      </w:r>
      <w:r w:rsidRPr="00964277">
        <w:rPr>
          <w:sz w:val="22"/>
          <w:vertAlign w:val="subscript"/>
        </w:rPr>
        <w:t>lateral</w:t>
      </w:r>
      <w:proofErr w:type="spellEnd"/>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proofErr w:type="spellStart"/>
      <w:r w:rsidRPr="00964277">
        <w:rPr>
          <w:sz w:val="22"/>
        </w:rPr>
        <w:t>E</w:t>
      </w:r>
      <w:r w:rsidRPr="00964277">
        <w:rPr>
          <w:sz w:val="22"/>
          <w:vertAlign w:val="subscript"/>
        </w:rPr>
        <w:t>down</w:t>
      </w:r>
      <w:proofErr w:type="spellEnd"/>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proofErr w:type="spellStart"/>
      <w:r w:rsidRPr="00964277">
        <w:rPr>
          <w:sz w:val="22"/>
        </w:rPr>
        <w:t>E</w:t>
      </w:r>
      <w:r w:rsidRPr="00964277">
        <w:rPr>
          <w:sz w:val="22"/>
          <w:vertAlign w:val="subscript"/>
        </w:rPr>
        <w:t>evap</w:t>
      </w:r>
      <w:proofErr w:type="spellEnd"/>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proofErr w:type="spellStart"/>
      <w:r>
        <w:rPr>
          <w:sz w:val="22"/>
        </w:rPr>
        <w:t>E</w:t>
      </w:r>
      <w:r>
        <w:rPr>
          <w:sz w:val="22"/>
          <w:vertAlign w:val="subscript"/>
        </w:rPr>
        <w:t>prcp</w:t>
      </w:r>
      <w:proofErr w:type="spellEnd"/>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 xml:space="preserve">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w:t>
      </w:r>
      <w:proofErr w:type="spellStart"/>
      <w:r>
        <w:t>V</w:t>
      </w:r>
      <w:r>
        <w:rPr>
          <w:vertAlign w:val="subscript"/>
        </w:rPr>
        <w:t>prcp</w:t>
      </w:r>
      <w:proofErr w:type="spellEnd"/>
      <w:r>
        <w:t xml:space="preserve"> is included in </w:t>
      </w:r>
      <w:proofErr w:type="spellStart"/>
      <w:r>
        <w:t>V</w:t>
      </w:r>
      <w:r>
        <w:rPr>
          <w:vertAlign w:val="subscript"/>
        </w:rPr>
        <w:t>lateral</w:t>
      </w:r>
      <w:proofErr w:type="spellEnd"/>
      <w:r>
        <w:t xml:space="preserve">.  </w:t>
      </w:r>
      <w:proofErr w:type="spellStart"/>
      <w:r>
        <w:t>E</w:t>
      </w:r>
      <w:r>
        <w:rPr>
          <w:vertAlign w:val="subscript"/>
        </w:rPr>
        <w:t>prcp</w:t>
      </w:r>
      <w:proofErr w:type="spellEnd"/>
      <w:r>
        <w:t xml:space="preserve"> contributes to </w:t>
      </w:r>
      <w:proofErr w:type="spellStart"/>
      <w:r>
        <w:t>E</w:t>
      </w:r>
      <w:r>
        <w:rPr>
          <w:vertAlign w:val="subscript"/>
        </w:rPr>
        <w:t>lateral</w:t>
      </w:r>
      <w:proofErr w:type="spellEnd"/>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210" w:name="_Toc55965314"/>
      <w:r>
        <w:t>Estimating the rate of flow</w:t>
      </w:r>
      <w:r w:rsidR="006A13B7">
        <w:t xml:space="preserve"> </w:t>
      </w:r>
      <w:r>
        <w:t>in a stream reach</w:t>
      </w:r>
      <w:bookmarkEnd w:id="210"/>
    </w:p>
    <w:p w14:paraId="2F86EAC2" w14:textId="743170F8" w:rsidR="00933943" w:rsidRDefault="00933943" w:rsidP="00C739DC">
      <w:pPr>
        <w:ind w:firstLine="720"/>
      </w:pPr>
      <w:r>
        <w:t xml:space="preserve">CW3M uses a kinematic wave algorithm to estimate the average daily flow rate in each </w:t>
      </w:r>
      <w:proofErr w:type="spellStart"/>
      <w:r>
        <w:t>subreach</w:t>
      </w:r>
      <w:proofErr w:type="spellEnd"/>
      <w:r>
        <w:t xml:space="preserve"> and reach.  Each reach is represented as an ordered set of </w:t>
      </w:r>
      <w:proofErr w:type="spellStart"/>
      <w:r>
        <w:t>subreaches</w:t>
      </w:r>
      <w:proofErr w:type="spellEnd"/>
      <w:r>
        <w:t xml:space="preserve">.  The kinematic wave algorithm is used to estimate the average daily outflow from each </w:t>
      </w:r>
      <w:proofErr w:type="spellStart"/>
      <w:r>
        <w:t>subreach</w:t>
      </w:r>
      <w:proofErr w:type="spellEnd"/>
      <w:r>
        <w:t xml:space="preserve">.  The daily flow rate for the reach is taken as the average daily flow rate of the most downstream </w:t>
      </w:r>
      <w:proofErr w:type="spellStart"/>
      <w:r>
        <w:t>subreach</w:t>
      </w:r>
      <w:proofErr w:type="spellEnd"/>
      <w:r>
        <w:t xml:space="preserve"> of the reach.</w:t>
      </w:r>
    </w:p>
    <w:p w14:paraId="1FCB4942" w14:textId="77777777" w:rsidR="008C7362" w:rsidRDefault="007B1928" w:rsidP="00933943">
      <w:pPr>
        <w:ind w:firstLine="720"/>
      </w:pPr>
      <w:r>
        <w:t xml:space="preserve">The core of the kinematic wave code is a function in the ReachRouting.cpp source file called </w:t>
      </w:r>
      <w:proofErr w:type="spellStart"/>
      <w:r>
        <w:rPr>
          <w:i/>
          <w:iCs/>
        </w:rPr>
        <w:t>KinematicWave</w:t>
      </w:r>
      <w:proofErr w:type="spellEnd"/>
      <w:r>
        <w:rPr>
          <w:i/>
          <w:iCs/>
        </w:rPr>
        <w:t>()</w:t>
      </w:r>
      <w:r>
        <w:t xml:space="preserve">.  The explicit inputs to the function are the outflow rate from the previous </w:t>
      </w:r>
      <w:r w:rsidR="009236BE">
        <w:t>day</w:t>
      </w:r>
      <w:r>
        <w:t xml:space="preserve">, the inflow rate from upstream, and the lateral inflow rate.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proofErr w:type="spellStart"/>
      <w:r w:rsidR="009236BE">
        <w:rPr>
          <w:i/>
          <w:iCs/>
        </w:rPr>
        <w:t>KinematicWave</w:t>
      </w:r>
      <w:proofErr w:type="spellEnd"/>
      <w:r w:rsidR="009236BE">
        <w:rPr>
          <w:i/>
          <w:iCs/>
        </w:rPr>
        <w:t>()</w:t>
      </w:r>
      <w:r w:rsidR="009236BE">
        <w:t xml:space="preserve"> function, the previous day’s outflow rate is used </w:t>
      </w:r>
      <w:r w:rsidR="00263AF4">
        <w:t xml:space="preserve">in a call to the function </w:t>
      </w:r>
      <w:proofErr w:type="spellStart"/>
      <w:r w:rsidR="00263AF4">
        <w:rPr>
          <w:i/>
          <w:iCs/>
        </w:rPr>
        <w:t>GetManningDepthFromQ</w:t>
      </w:r>
      <w:proofErr w:type="spellEnd"/>
      <w:r w:rsidR="00263AF4">
        <w:rPr>
          <w:i/>
          <w:iCs/>
        </w:rPr>
        <w:t>()</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RDefault="008C7362" w:rsidP="00933943">
      <w:pPr>
        <w:ind w:firstLine="720"/>
      </w:pPr>
    </w:p>
    <w:p w14:paraId="56589349" w14:textId="77777777" w:rsidR="008C7362" w:rsidRDefault="008C7362" w:rsidP="00933943">
      <w:pPr>
        <w:ind w:firstLine="720"/>
      </w:pPr>
    </w:p>
    <w:p w14:paraId="1177B77A" w14:textId="1E3AF1BD" w:rsidR="007B1928" w:rsidRPr="00C739DC" w:rsidRDefault="009236BE" w:rsidP="00933943">
      <w:pPr>
        <w:ind w:firstLine="720"/>
        <w:rPr>
          <w:color w:val="FF0000"/>
        </w:rPr>
      </w:pPr>
      <w:r w:rsidRPr="00C739DC">
        <w:rPr>
          <w:color w:val="FF0000"/>
        </w:rPr>
        <w:t xml:space="preserve"> Then that depth is used </w:t>
      </w:r>
      <w:r w:rsidR="00067529" w:rsidRPr="00C739DC">
        <w:rPr>
          <w:color w:val="FF0000"/>
        </w:rPr>
        <w:t xml:space="preserve">together with the length of the </w:t>
      </w:r>
      <w:proofErr w:type="spellStart"/>
      <w:r w:rsidR="00067529" w:rsidRPr="00C739DC">
        <w:rPr>
          <w:color w:val="FF0000"/>
        </w:rPr>
        <w:t>subreach</w:t>
      </w:r>
      <w:proofErr w:type="spellEnd"/>
      <w:r w:rsidR="00067529" w:rsidRPr="00C739DC">
        <w:rPr>
          <w:color w:val="FF0000"/>
        </w:rPr>
        <w:t xml:space="preserve"> and the current day’s upstream and lateral inflows to calculate </w:t>
      </w:r>
      <w:r w:rsidRPr="00C739DC">
        <w:rPr>
          <w:color w:val="FF0000"/>
        </w:rPr>
        <w:t>the current day’s outflow rate</w:t>
      </w:r>
      <w:r w:rsidR="00067529" w:rsidRPr="00C739DC">
        <w:rPr>
          <w:color w:val="FF0000"/>
        </w:rPr>
        <w:t xml:space="preserve">.  </w:t>
      </w:r>
    </w:p>
    <w:p w14:paraId="623B7768" w14:textId="498CA2C2" w:rsidR="00067529" w:rsidRPr="00C739DC" w:rsidRDefault="00067529" w:rsidP="00933943">
      <w:pPr>
        <w:ind w:firstLine="720"/>
        <w:rPr>
          <w:color w:val="FF0000"/>
        </w:rPr>
      </w:pPr>
      <w:r w:rsidRPr="00C739DC">
        <w:rPr>
          <w:color w:val="FF0000"/>
        </w:rPr>
        <w:t>The daily outflow rate is subsequently used in a</w:t>
      </w:r>
      <w:r w:rsidR="00263AF4" w:rsidRPr="00C739DC">
        <w:rPr>
          <w:color w:val="FF0000"/>
        </w:rPr>
        <w:t xml:space="preserve"> second call to</w:t>
      </w:r>
      <w:r w:rsidRPr="00C739DC">
        <w:rPr>
          <w:color w:val="FF0000"/>
        </w:rPr>
        <w:t xml:space="preserve"> </w:t>
      </w:r>
      <w:proofErr w:type="spellStart"/>
      <w:r w:rsidRPr="00C739DC">
        <w:rPr>
          <w:i/>
          <w:iCs/>
          <w:color w:val="FF0000"/>
        </w:rPr>
        <w:t>Ge</w:t>
      </w:r>
      <w:r w:rsidR="00263AF4" w:rsidRPr="00C739DC">
        <w:rPr>
          <w:i/>
          <w:iCs/>
          <w:color w:val="FF0000"/>
        </w:rPr>
        <w:t>Manning</w:t>
      </w:r>
      <w:r w:rsidRPr="00C739DC">
        <w:rPr>
          <w:i/>
          <w:iCs/>
          <w:color w:val="FF0000"/>
        </w:rPr>
        <w:t>tDepthFromQ</w:t>
      </w:r>
      <w:proofErr w:type="spellEnd"/>
      <w:r w:rsidRPr="00C739DC">
        <w:rPr>
          <w:i/>
          <w:iCs/>
          <w:color w:val="FF0000"/>
        </w:rPr>
        <w:t>()</w:t>
      </w:r>
      <w:r w:rsidRPr="00C739DC">
        <w:rPr>
          <w:color w:val="FF0000"/>
        </w:rPr>
        <w:t xml:space="preserve"> to calculate a new </w:t>
      </w:r>
      <w:r w:rsidR="00176B6C" w:rsidRPr="00C739DC">
        <w:rPr>
          <w:color w:val="FF0000"/>
        </w:rPr>
        <w:t xml:space="preserve">depth for the water in the reach, making use of the slope of the </w:t>
      </w:r>
      <w:proofErr w:type="spellStart"/>
      <w:r w:rsidR="00176B6C" w:rsidRPr="00C739DC">
        <w:rPr>
          <w:color w:val="FF0000"/>
        </w:rPr>
        <w:t>subreach</w:t>
      </w:r>
      <w:proofErr w:type="spellEnd"/>
      <w:r w:rsidR="00176B6C" w:rsidRPr="00C739DC">
        <w:rPr>
          <w:color w:val="FF0000"/>
        </w:rPr>
        <w:t xml:space="preserve"> and parameterized values for Manning’s n and </w:t>
      </w:r>
      <w:r w:rsidR="005729DB" w:rsidRPr="00C739DC">
        <w:rPr>
          <w:color w:val="FF0000"/>
        </w:rPr>
        <w:t xml:space="preserve">the </w:t>
      </w:r>
      <w:r w:rsidR="00176B6C" w:rsidRPr="00C739DC">
        <w:rPr>
          <w:color w:val="FF0000"/>
        </w:rPr>
        <w:t>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The value in the source code for Manning’s n is 0.3; the default value for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is 10.  The value of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may be spec</w:t>
      </w:r>
      <w:r w:rsidR="00732D7E" w:rsidRPr="00C739DC">
        <w:rPr>
          <w:color w:val="FF0000"/>
        </w:rPr>
        <w:t xml:space="preserve">ified explicitly in the &lt;streams&gt; block of the Flow XML input file (e.g. </w:t>
      </w:r>
      <w:proofErr w:type="spellStart"/>
      <w:r w:rsidR="00732D7E" w:rsidRPr="00C739DC">
        <w:rPr>
          <w:color w:val="FF0000"/>
        </w:rPr>
        <w:t>wd_ratio</w:t>
      </w:r>
      <w:proofErr w:type="spellEnd"/>
      <w:r w:rsidR="00732D7E" w:rsidRPr="00C739DC">
        <w:rPr>
          <w:color w:val="FF0000"/>
        </w:rPr>
        <w:t xml:space="preserve"> = “</w:t>
      </w:r>
      <w:r w:rsidR="005729DB" w:rsidRPr="00C739DC">
        <w:rPr>
          <w:color w:val="FF0000"/>
        </w:rPr>
        <w:t>10</w:t>
      </w:r>
      <w:r w:rsidR="00732D7E" w:rsidRPr="00C739DC">
        <w:rPr>
          <w:color w:val="FF0000"/>
        </w:rPr>
        <w:t>”).</w:t>
      </w:r>
      <w:r w:rsidR="00771FED" w:rsidRPr="00C739DC">
        <w:rPr>
          <w:color w:val="FF0000"/>
        </w:rPr>
        <w:t xml:space="preserve">  The width-to-depth ratio is used in the </w:t>
      </w:r>
      <w:proofErr w:type="spellStart"/>
      <w:r w:rsidR="00771FED" w:rsidRPr="00C739DC">
        <w:rPr>
          <w:i/>
          <w:iCs/>
          <w:color w:val="FF0000"/>
        </w:rPr>
        <w:t>Get</w:t>
      </w:r>
      <w:r w:rsidR="00263AF4" w:rsidRPr="00C739DC">
        <w:rPr>
          <w:i/>
          <w:iCs/>
          <w:color w:val="FF0000"/>
        </w:rPr>
        <w:t>Manning</w:t>
      </w:r>
      <w:r w:rsidR="00771FED" w:rsidRPr="00C739DC">
        <w:rPr>
          <w:i/>
          <w:iCs/>
          <w:color w:val="FF0000"/>
        </w:rPr>
        <w:t>DepthFromQ</w:t>
      </w:r>
      <w:proofErr w:type="spellEnd"/>
      <w:r w:rsidR="00771FED" w:rsidRPr="00C739DC">
        <w:rPr>
          <w:i/>
          <w:iCs/>
          <w:color w:val="FF0000"/>
        </w:rPr>
        <w:t>()</w:t>
      </w:r>
      <w:r w:rsidR="00771FED" w:rsidRPr="00C739DC">
        <w:rPr>
          <w:color w:val="FF0000"/>
        </w:rPr>
        <w:t xml:space="preserve"> function to take into account the shape of the of the channel cross-section.</w:t>
      </w:r>
    </w:p>
    <w:p w14:paraId="7F73C199" w14:textId="6AF7D79E" w:rsidR="0010247C" w:rsidRPr="00C739DC" w:rsidRDefault="005729DB">
      <w:pPr>
        <w:ind w:firstLine="720"/>
        <w:rPr>
          <w:color w:val="FF0000"/>
        </w:rPr>
      </w:pPr>
      <w:r w:rsidRPr="00C739DC">
        <w:rPr>
          <w:color w:val="FF0000"/>
        </w:rPr>
        <w:lastRenderedPageBreak/>
        <w:t xml:space="preserve">Note that there are two ways to calculate the width of the </w:t>
      </w:r>
      <w:proofErr w:type="spellStart"/>
      <w:r w:rsidRPr="00C739DC">
        <w:rPr>
          <w:color w:val="FF0000"/>
        </w:rPr>
        <w:t>subreach</w:t>
      </w:r>
      <w:proofErr w:type="spellEnd"/>
      <w:r w:rsidRPr="00C739DC">
        <w:rPr>
          <w:color w:val="FF0000"/>
        </w:rPr>
        <w:t xml:space="preserve">.  Both ways use the depth from the </w:t>
      </w:r>
      <w:proofErr w:type="spellStart"/>
      <w:r w:rsidRPr="00C739DC">
        <w:rPr>
          <w:i/>
          <w:iCs/>
          <w:color w:val="FF0000"/>
        </w:rPr>
        <w:t>GetDepthFromQ</w:t>
      </w:r>
      <w:proofErr w:type="spellEnd"/>
      <w:r w:rsidRPr="00C739DC">
        <w:rPr>
          <w:i/>
          <w:iCs/>
          <w:color w:val="FF0000"/>
        </w:rPr>
        <w:t>()</w:t>
      </w:r>
      <w:r w:rsidRPr="00C739DC">
        <w:rPr>
          <w:color w:val="FF0000"/>
        </w:rPr>
        <w:t xml:space="preserve"> function.  The simple</w:t>
      </w:r>
      <w:r w:rsidR="00771FED" w:rsidRPr="00C739DC">
        <w:rPr>
          <w:color w:val="FF0000"/>
        </w:rPr>
        <w:t>r</w:t>
      </w:r>
      <w:r w:rsidRPr="00C739DC">
        <w:rPr>
          <w:color w:val="FF0000"/>
        </w:rPr>
        <w:t xml:space="preserve"> way is to multiply the depth by the </w:t>
      </w:r>
      <w:r w:rsidR="008505BB" w:rsidRPr="00C739DC">
        <w:rPr>
          <w:color w:val="FF0000"/>
        </w:rPr>
        <w:t xml:space="preserve">parameterized </w:t>
      </w:r>
      <w:r w:rsidRPr="00C739DC">
        <w:rPr>
          <w:color w:val="FF0000"/>
        </w:rPr>
        <w:t>width-to-depth ratio</w:t>
      </w:r>
      <w:r w:rsidR="00771FED" w:rsidRPr="00C739DC">
        <w:rPr>
          <w:color w:val="FF0000"/>
        </w:rPr>
        <w:t xml:space="preserve">.   The other way is to use that depth, together with the length of the </w:t>
      </w:r>
      <w:proofErr w:type="spellStart"/>
      <w:r w:rsidR="00771FED" w:rsidRPr="00C739DC">
        <w:rPr>
          <w:color w:val="FF0000"/>
        </w:rPr>
        <w:t>subreach</w:t>
      </w:r>
      <w:proofErr w:type="spellEnd"/>
      <w:r w:rsidR="00771FED" w:rsidRPr="00C739DC">
        <w:rPr>
          <w:color w:val="FF0000"/>
        </w:rPr>
        <w:t xml:space="preserve"> and the volume of water in the </w:t>
      </w:r>
      <w:proofErr w:type="spellStart"/>
      <w:r w:rsidR="00771FED" w:rsidRPr="00C739DC">
        <w:rPr>
          <w:color w:val="FF0000"/>
        </w:rPr>
        <w:t>subreach</w:t>
      </w:r>
      <w:proofErr w:type="spellEnd"/>
      <w:r w:rsidR="00771FED" w:rsidRPr="00C739DC">
        <w:rPr>
          <w:color w:val="FF0000"/>
        </w:rPr>
        <w:t xml:space="preserve"> to calculate the width.   </w:t>
      </w:r>
      <w:r w:rsidR="0010247C" w:rsidRPr="00C739DC">
        <w:rPr>
          <w:color w:val="FF0000"/>
        </w:rPr>
        <w:t xml:space="preserve">The </w:t>
      </w:r>
      <w:proofErr w:type="spellStart"/>
      <w:r w:rsidR="0010247C" w:rsidRPr="00C739DC">
        <w:rPr>
          <w:i/>
          <w:iCs/>
          <w:color w:val="FF0000"/>
        </w:rPr>
        <w:t>SetSubreachGeometry</w:t>
      </w:r>
      <w:proofErr w:type="spellEnd"/>
      <w:r w:rsidR="0010247C" w:rsidRPr="00C739DC">
        <w:rPr>
          <w:i/>
          <w:iCs/>
          <w:color w:val="FF0000"/>
        </w:rPr>
        <w:t xml:space="preserve">() </w:t>
      </w:r>
      <w:r w:rsidR="0010247C" w:rsidRPr="00C739DC">
        <w:rPr>
          <w:color w:val="FF0000"/>
        </w:rPr>
        <w:t xml:space="preserve">function uses the second way, which results in a width which is consistent with the length, depth, and volume, but is generally </w:t>
      </w:r>
      <w:r w:rsidR="0010247C" w:rsidRPr="00C739DC">
        <w:rPr>
          <w:i/>
          <w:iCs/>
          <w:color w:val="FF0000"/>
        </w:rPr>
        <w:t>not</w:t>
      </w:r>
      <w:r w:rsidR="0010247C" w:rsidRPr="00C739DC">
        <w:rPr>
          <w:color w:val="FF0000"/>
        </w:rPr>
        <w:t xml:space="preserve"> equal to what would be expected from the parameterized width-to-depth value.  Getting a plausible value for the stream width is important because it determines the surface are of the water in the stream, which in turn partially determines the radiative energy fluxes: wide shallow streams are more influenced by insolation and longwave radiation than narrow, deep streams.</w:t>
      </w:r>
    </w:p>
    <w:p w14:paraId="31314BF3" w14:textId="1A7B8868" w:rsidR="00933943" w:rsidRPr="00C739DC" w:rsidRDefault="00933943" w:rsidP="00933943">
      <w:pPr>
        <w:ind w:firstLine="720"/>
        <w:rPr>
          <w:color w:val="FF0000"/>
        </w:rPr>
      </w:pPr>
      <w:r w:rsidRPr="00C739DC">
        <w:rPr>
          <w:color w:val="FF0000"/>
        </w:rPr>
        <w:t>As implemented</w:t>
      </w:r>
      <w:r w:rsidRPr="00C739DC">
        <w:rPr>
          <w:i/>
          <w:iCs/>
          <w:color w:val="FF0000"/>
        </w:rPr>
        <w:t>,</w:t>
      </w:r>
      <w:r w:rsidRPr="00C739DC">
        <w:rPr>
          <w:color w:val="FF0000"/>
        </w:rPr>
        <w:t xml:space="preserve"> </w:t>
      </w:r>
      <w:proofErr w:type="spellStart"/>
      <w:r w:rsidR="008110C5" w:rsidRPr="00C739DC">
        <w:rPr>
          <w:i/>
          <w:iCs/>
          <w:color w:val="FF0000"/>
        </w:rPr>
        <w:t>KinematicWave</w:t>
      </w:r>
      <w:proofErr w:type="spellEnd"/>
      <w:r w:rsidR="008110C5" w:rsidRPr="00C739DC">
        <w:rPr>
          <w:i/>
          <w:iCs/>
          <w:color w:val="FF0000"/>
        </w:rPr>
        <w:t>()</w:t>
      </w:r>
      <w:r w:rsidRPr="00C739DC">
        <w:rPr>
          <w:color w:val="FF0000"/>
        </w:rPr>
        <w:t xml:space="preserve"> makes the rate of flow out of a </w:t>
      </w:r>
      <w:proofErr w:type="spellStart"/>
      <w:r w:rsidRPr="00C739DC">
        <w:rPr>
          <w:color w:val="FF0000"/>
        </w:rPr>
        <w:t>subreach</w:t>
      </w:r>
      <w:proofErr w:type="spellEnd"/>
      <w:r w:rsidRPr="00C739DC">
        <w:rPr>
          <w:color w:val="FF0000"/>
        </w:rPr>
        <w:t xml:space="preserve">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w:t>
      </w:r>
      <w:proofErr w:type="spellStart"/>
      <w:r w:rsidRPr="00C739DC">
        <w:rPr>
          <w:color w:val="FF0000"/>
        </w:rPr>
        <w:t>subreach</w:t>
      </w:r>
      <w:proofErr w:type="spellEnd"/>
      <w:r w:rsidRPr="00C739DC">
        <w:rPr>
          <w:color w:val="FF0000"/>
        </w:rPr>
        <w:t xml:space="preserve"> in excess of the sum of the current day’s actual inflow from upstream and the current day’s lateral flow as if it were part of the current day’s inflow from upstream.</w:t>
      </w:r>
    </w:p>
    <w:p w14:paraId="4B3B673E" w14:textId="15807AB9" w:rsidR="00933943" w:rsidRDefault="00933943" w:rsidP="00933943">
      <w:pPr>
        <w:pStyle w:val="Body"/>
      </w:pPr>
    </w:p>
    <w:p w14:paraId="7CF0DAC7" w14:textId="4F7F6C1E" w:rsidR="00263AF4" w:rsidRDefault="00263AF4" w:rsidP="00263AF4">
      <w:pPr>
        <w:pStyle w:val="Heading2"/>
      </w:pPr>
      <w:bookmarkStart w:id="211" w:name="_Toc55965315"/>
      <w:r>
        <w:t xml:space="preserve">Estimating the surface area of the water in a </w:t>
      </w:r>
      <w:proofErr w:type="spellStart"/>
      <w:r>
        <w:t>subreach</w:t>
      </w:r>
      <w:bookmarkEnd w:id="211"/>
      <w:proofErr w:type="spellEnd"/>
    </w:p>
    <w:p w14:paraId="6663A824" w14:textId="789DE2A3" w:rsidR="00263AF4" w:rsidRDefault="00263AF4" w:rsidP="00263AF4">
      <w:r>
        <w:tab/>
        <w:t xml:space="preserve">For simulation of stream temperatures, a plausible estimate of the water surface area of the </w:t>
      </w:r>
      <w:proofErr w:type="spellStart"/>
      <w:r>
        <w:t>subreach</w:t>
      </w:r>
      <w:proofErr w:type="spellEnd"/>
      <w:r>
        <w:t xml:space="preserve"> is important, because the radiative and evaporative energy exchanges are proportional to the surface area.  The surface area of the water is approximated by the product of the </w:t>
      </w:r>
      <w:proofErr w:type="spellStart"/>
      <w:r w:rsidR="00D165C3">
        <w:t>subreach</w:t>
      </w:r>
      <w:proofErr w:type="spellEnd"/>
      <w:r w:rsidR="00D165C3">
        <w:t xml:space="preserve"> length, which is fixed, and the width of the stream.   T</w:t>
      </w:r>
      <w:r>
        <w:t xml:space="preserve">he width of the stream varies with the volume of water in the </w:t>
      </w:r>
      <w:proofErr w:type="spellStart"/>
      <w:r>
        <w:t>subreach</w:t>
      </w:r>
      <w:proofErr w:type="spellEnd"/>
      <w:r>
        <w:t>, and varies</w:t>
      </w:r>
      <w:r w:rsidR="00D165C3">
        <w:t xml:space="preserve"> in a different way with the rate of flow.  The volume of water itself is determined by the daily mass balance, after determination of the flows into and out of the </w:t>
      </w:r>
      <w:proofErr w:type="spellStart"/>
      <w:r w:rsidR="00D165C3">
        <w:t>subreach</w:t>
      </w:r>
      <w:proofErr w:type="spellEnd"/>
      <w:r w:rsidR="00D165C3">
        <w:t>.</w:t>
      </w:r>
    </w:p>
    <w:p w14:paraId="5C0C8505" w14:textId="7B92E972" w:rsidR="00D165C3" w:rsidRPr="003F72F2" w:rsidRDefault="00D165C3" w:rsidP="003F72F2">
      <w:r>
        <w:tab/>
        <w:t>The effective width of the stream, for the purpose of calculating the water surface area, is estimated by a two-step process.  First, a “</w:t>
      </w:r>
      <w:proofErr w:type="spellStart"/>
      <w:r>
        <w:t>Manniing</w:t>
      </w:r>
      <w:proofErr w:type="spellEnd"/>
      <w:r>
        <w:t xml:space="preserve"> depth” is calculated using </w:t>
      </w:r>
      <w:proofErr w:type="spellStart"/>
      <w:r>
        <w:rPr>
          <w:i/>
          <w:iCs/>
        </w:rPr>
        <w:t>GetManningDepthFromQ</w:t>
      </w:r>
      <w:proofErr w:type="spellEnd"/>
      <w:r>
        <w:rPr>
          <w:i/>
          <w:iCs/>
        </w:rPr>
        <w:t>()</w:t>
      </w:r>
      <w:r>
        <w:t>, and then it is used with the known volume and length to solve for a “Manning width”</w:t>
      </w:r>
      <w:r w:rsidR="00264293">
        <w:t xml:space="preserve">.  The second step is to compare the Manning width to a second estimate of the width made by multiplying the Manning depth by the parameterized </w:t>
      </w:r>
      <w:proofErr w:type="spellStart"/>
      <w:r w:rsidR="00264293">
        <w:t>width:depth</w:t>
      </w:r>
      <w:proofErr w:type="spellEnd"/>
      <w:r w:rsidR="00264293">
        <w:t xml:space="preserve">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212" w:name="_Toc55965316"/>
      <w:r>
        <w:t>Water temperature from thermal energy</w:t>
      </w:r>
      <w:bookmarkEnd w:id="212"/>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w:t>
      </w:r>
      <w:proofErr w:type="spellStart"/>
      <w:r w:rsidRPr="007B1928">
        <w:rPr>
          <w:rFonts w:ascii="Times New Roman" w:hAnsi="Times New Roman" w:cs="Times New Roman"/>
        </w:rPr>
        <w:t>degC</w:t>
      </w:r>
      <w:proofErr w:type="spellEnd"/>
      <w:r w:rsidRPr="007B1928">
        <w:rPr>
          <w:rFonts w:ascii="Times New Roman" w:hAnsi="Times New Roman" w:cs="Times New Roman"/>
        </w:rPr>
        <w:t>)</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thermal energy = the thermal energy of the water in the reach, </w:t>
      </w:r>
      <w:proofErr w:type="spellStart"/>
      <w:r w:rsidRPr="007B1928">
        <w:rPr>
          <w:rFonts w:ascii="Times New Roman" w:hAnsi="Times New Roman" w:cs="Times New Roman"/>
        </w:rPr>
        <w:t>rel</w:t>
      </w:r>
      <w:proofErr w:type="spellEnd"/>
      <w:r w:rsidRPr="007B1928">
        <w:rPr>
          <w:rFonts w:ascii="Times New Roman" w:hAnsi="Times New Roman" w:cs="Times New Roman"/>
        </w:rPr>
        <w:t xml:space="preserve">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w:t>
      </w:r>
      <w:proofErr w:type="spellStart"/>
      <w:r w:rsidRPr="007B1928">
        <w:rPr>
          <w:rFonts w:ascii="Times New Roman" w:hAnsi="Times New Roman" w:cs="Times New Roman"/>
        </w:rPr>
        <w:t>degC</w:t>
      </w:r>
      <w:proofErr w:type="spellEnd"/>
      <w:r w:rsidRPr="007B1928">
        <w:rPr>
          <w:rFonts w:ascii="Times New Roman" w:hAnsi="Times New Roman" w:cs="Times New Roman"/>
        </w:rPr>
        <w:t xml:space="preserve">)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213" w:name="_Toc55965317"/>
      <w:r>
        <w:t>Initial conditions for Flow: the IC file</w:t>
      </w:r>
      <w:bookmarkEnd w:id="213"/>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proofErr w:type="spellStart"/>
      <w:r>
        <w:rPr>
          <w:rFonts w:ascii="Consolas" w:hAnsi="Consolas" w:cs="Consolas"/>
          <w:sz w:val="19"/>
          <w:szCs w:val="19"/>
        </w:rPr>
        <w:t>initial_conditions</w:t>
      </w:r>
      <w:proofErr w:type="spellEnd"/>
      <w:r>
        <w:t xml:space="preserve"> field of the </w:t>
      </w:r>
      <w:r>
        <w:rPr>
          <w:rFonts w:ascii="Consolas" w:hAnsi="Consolas" w:cs="Consolas"/>
          <w:sz w:val="19"/>
          <w:szCs w:val="19"/>
        </w:rPr>
        <w:lastRenderedPageBreak/>
        <w:t>&lt;</w:t>
      </w:r>
      <w:proofErr w:type="spellStart"/>
      <w:r>
        <w:rPr>
          <w:rFonts w:ascii="Consolas" w:hAnsi="Consolas" w:cs="Consolas"/>
          <w:sz w:val="19"/>
          <w:szCs w:val="19"/>
        </w:rPr>
        <w:t>flow_model</w:t>
      </w:r>
      <w:proofErr w:type="spellEnd"/>
      <w:r>
        <w:rPr>
          <w:rFonts w:ascii="Consolas" w:hAnsi="Consolas" w:cs="Consolas"/>
          <w:sz w:val="19"/>
          <w:szCs w:val="19"/>
        </w:rPr>
        <w:t>&gt;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w:t>
      </w:r>
      <w:proofErr w:type="spellStart"/>
      <w:r>
        <w:t>spinup</w:t>
      </w:r>
      <w:proofErr w:type="spellEnd"/>
      <w:r>
        <w:t>.  On completion of every simulation run, CW3M saves a new IC file with the values from the end of the run, to the user’s Documents folder.  The name of the newly saved file is suffixed with “.</w:t>
      </w:r>
      <w:proofErr w:type="spellStart"/>
      <w:r>
        <w:t>ic</w:t>
      </w:r>
      <w:proofErr w:type="spellEnd"/>
      <w:r>
        <w:t xml:space="preserve">&lt;year&gt;”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214" w:name="_Toc55965318"/>
      <w:r>
        <w:t>Boundary conditions for stream water temperature</w:t>
      </w:r>
      <w:bookmarkEnd w:id="214"/>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215" w:name="_Toc55965319"/>
      <w:r>
        <w:t>Thermal stratification in reservoirs</w:t>
      </w:r>
      <w:bookmarkEnd w:id="215"/>
    </w:p>
    <w:p w14:paraId="32878E0A" w14:textId="17C252C6" w:rsidR="00933943" w:rsidRDefault="00933943" w:rsidP="00933943">
      <w:r>
        <w:tab/>
        <w:t xml:space="preserve">Initially, for the purpose of simulating water temperature, reservoirs will be represented as extremely large stream reaches characterized by a single uniform temperature.  Discharges </w:t>
      </w:r>
      <w:proofErr w:type="spellStart"/>
      <w:r>
        <w:t>wil</w:t>
      </w:r>
      <w:proofErr w:type="spellEnd"/>
      <w:r>
        <w:t xml:space="preserve">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216" w:name="_Toc55965320"/>
      <w:r>
        <w:t>Thermal loading</w:t>
      </w:r>
      <w:bookmarkEnd w:id="216"/>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w:t>
      </w:r>
      <w:proofErr w:type="spellStart"/>
      <w:r>
        <w:t>lator</w:t>
      </w:r>
      <w:proofErr w:type="spellEnd"/>
      <w:r>
        <w:t xml:space="preserve"> model, part of the Heat Source model.  Heat Source and Shade-a-</w:t>
      </w:r>
      <w:proofErr w:type="spellStart"/>
      <w:r>
        <w:t>lator</w:t>
      </w:r>
      <w:proofErr w:type="spellEnd"/>
      <w:r>
        <w:t xml:space="preserve"> are maintained by the Oregon Department of Environmental Quality.</w:t>
      </w:r>
    </w:p>
    <w:p w14:paraId="38E15765" w14:textId="5A28DD77" w:rsidR="00BE0D88" w:rsidRDefault="0009281D" w:rsidP="0009281D">
      <w:r>
        <w:tab/>
        <w:t>For CW3M, the relevant output of Shade-a-</w:t>
      </w:r>
      <w:proofErr w:type="spellStart"/>
      <w:r>
        <w:t>lator</w:t>
      </w:r>
      <w:proofErr w:type="spellEnd"/>
      <w:r>
        <w:t xml:space="preserve"> is the thermal load in kcal/day of insolation on specific stream segments. </w:t>
      </w:r>
      <w:r w:rsidR="00BE0D88">
        <w:t xml:space="preserve"> Shade-a-</w:t>
      </w:r>
      <w:proofErr w:type="spellStart"/>
      <w:r w:rsidR="00BE0D88">
        <w:t>lator</w:t>
      </w:r>
      <w:proofErr w:type="spellEnd"/>
      <w:r w:rsidR="00BE0D88">
        <w:t xml:space="preserve">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w:t>
      </w:r>
      <w:proofErr w:type="spellStart"/>
      <w:r>
        <w:t>subreaches</w:t>
      </w:r>
      <w:proofErr w:type="spellEnd"/>
      <w:r>
        <w:t xml:space="preserve">.  Within a reach, </w:t>
      </w:r>
      <w:proofErr w:type="spellStart"/>
      <w:r>
        <w:t>subreaches</w:t>
      </w:r>
      <w:proofErr w:type="spellEnd"/>
      <w:r>
        <w:t xml:space="preserve">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lastRenderedPageBreak/>
        <w:t xml:space="preserve">CW3M represents the McKenzie system with 1,047 reaches of average length 1,781 meters.  The longest reach is 9,010 meters; the shortest is just 6 meters.  The </w:t>
      </w:r>
      <w:proofErr w:type="spellStart"/>
      <w:r>
        <w:t>Reach_McKenzie.shp</w:t>
      </w:r>
      <w:proofErr w:type="spellEnd"/>
      <w:r>
        <w:t xml:space="preserve">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w:t>
      </w:r>
      <w:proofErr w:type="spellStart"/>
      <w:r>
        <w:t>lator</w:t>
      </w:r>
      <w:proofErr w:type="spellEnd"/>
      <w:r>
        <w:t>,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w:t>
      </w:r>
      <w:proofErr w:type="spellStart"/>
      <w:r>
        <w:t>lator</w:t>
      </w:r>
      <w:proofErr w:type="spellEnd"/>
      <w:r>
        <w:t xml:space="preserve"> results as much as is practical, we propose to create an additional GIS data layer, similar to the reach layer but more detailed spatially.  Since the terms “</w:t>
      </w:r>
      <w:proofErr w:type="spellStart"/>
      <w:r>
        <w:t>subreach</w:t>
      </w:r>
      <w:proofErr w:type="spellEnd"/>
      <w:r>
        <w:t>” and “</w:t>
      </w:r>
      <w:proofErr w:type="spellStart"/>
      <w:r>
        <w:t>subnode</w:t>
      </w:r>
      <w:proofErr w:type="spellEnd"/>
      <w:r>
        <w:t>”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w:t>
      </w:r>
      <w:proofErr w:type="spellStart"/>
      <w:r>
        <w:t>lator</w:t>
      </w:r>
      <w:proofErr w:type="spellEnd"/>
      <w:r>
        <w:t xml:space="preserve">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w:t>
      </w:r>
      <w:proofErr w:type="spellStart"/>
      <w:r>
        <w:t>lator</w:t>
      </w:r>
      <w:proofErr w:type="spellEnd"/>
      <w:r>
        <w:t>—like thermal loading calculations.</w:t>
      </w:r>
    </w:p>
    <w:p w14:paraId="195DCD13" w14:textId="0A53A232" w:rsidR="00EB51AF" w:rsidRPr="0009281D" w:rsidRDefault="00EB51AF" w:rsidP="007B1928">
      <w:r>
        <w:tab/>
        <w:t xml:space="preserve">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 </w:t>
      </w:r>
    </w:p>
    <w:p w14:paraId="572DA8B3" w14:textId="77777777" w:rsidR="00C70B81" w:rsidRDefault="00C70B81" w:rsidP="00A55502">
      <w:pPr>
        <w:pStyle w:val="Heading1"/>
      </w:pPr>
      <w:bookmarkStart w:id="217" w:name="_Toc55965321"/>
      <w:r>
        <w:lastRenderedPageBreak/>
        <w:t>Creating a new study area</w:t>
      </w:r>
      <w:r w:rsidR="00A55502">
        <w:t xml:space="preserve"> from a watershed within the WRB</w:t>
      </w:r>
      <w:bookmarkEnd w:id="217"/>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 xml:space="preserve">Upper Yamhill above </w:t>
            </w:r>
            <w:proofErr w:type="spellStart"/>
            <w:r>
              <w:t>McMinville</w:t>
            </w:r>
            <w:proofErr w:type="spellEnd"/>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26D53FD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286383">
        <w:t xml:space="preserve">Figure </w:t>
      </w:r>
      <w:r w:rsidR="0028638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 xml:space="preserve">A third attribute, </w:t>
      </w:r>
      <w:proofErr w:type="spellStart"/>
      <w:r>
        <w:t>S</w:t>
      </w:r>
      <w:r w:rsidR="000079BB">
        <w:t>ub</w:t>
      </w:r>
      <w:r>
        <w:t>_A</w:t>
      </w:r>
      <w:r w:rsidR="000079BB">
        <w:t>rea</w:t>
      </w:r>
      <w:r>
        <w:t>_C</w:t>
      </w:r>
      <w:proofErr w:type="spellEnd"/>
      <w:r>
        <w:t xml:space="preserve">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w:t>
      </w:r>
      <w:proofErr w:type="spellStart"/>
      <w:r w:rsidR="00054B41">
        <w:t>Sub_Area_C</w:t>
      </w:r>
      <w:proofErr w:type="spellEnd"/>
      <w:r w:rsidR="00054B41">
        <w:t xml:space="preserve">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 xml:space="preserve">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w:t>
      </w:r>
      <w:proofErr w:type="spellStart"/>
      <w:r>
        <w:t>Sub_Area_C</w:t>
      </w:r>
      <w:proofErr w:type="spellEnd"/>
      <w:r>
        <w:t xml:space="preserve">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w:t>
      </w:r>
      <w:proofErr w:type="spellStart"/>
      <w:r w:rsidRPr="00A51BEA">
        <w:rPr>
          <w:rFonts w:asciiTheme="minorHAnsi" w:hAnsiTheme="minorHAnsi" w:cstheme="minorHAnsi"/>
          <w:sz w:val="22"/>
        </w:rPr>
        <w:t>Sub_Area_C</w:t>
      </w:r>
      <w:proofErr w:type="spellEnd"/>
      <w:r w:rsidRPr="00A51BEA">
        <w:rPr>
          <w:rFonts w:asciiTheme="minorHAnsi" w:hAnsiTheme="minorHAnsi" w:cstheme="minorHAnsi"/>
          <w:sz w:val="22"/>
        </w:rPr>
        <w:t xml:space="preserve"> or any combination of HBVCALIB values may be defined by adding to the </w:t>
      </w:r>
      <w:proofErr w:type="spellStart"/>
      <w:r w:rsidRPr="00A51BEA">
        <w:rPr>
          <w:rFonts w:asciiTheme="minorHAnsi" w:hAnsiTheme="minorHAnsi" w:cstheme="minorHAnsi"/>
          <w:sz w:val="22"/>
        </w:rPr>
        <w:t>HBVcalibPt</w:t>
      </w:r>
      <w:proofErr w:type="spellEnd"/>
      <w:r w:rsidRPr="00A51BEA">
        <w:rPr>
          <w:rFonts w:asciiTheme="minorHAnsi" w:hAnsiTheme="minorHAnsi" w:cstheme="minorHAnsi"/>
          <w:sz w:val="22"/>
        </w:rPr>
        <w:t xml:space="preserve"> array in WaterRights.cpp, and then running a model coldstart.  The </w:t>
      </w:r>
      <w:proofErr w:type="spellStart"/>
      <w:r w:rsidRPr="00A51BEA">
        <w:rPr>
          <w:rFonts w:asciiTheme="minorHAnsi" w:hAnsiTheme="minorHAnsi" w:cstheme="minorHAnsi"/>
          <w:sz w:val="22"/>
        </w:rPr>
        <w:t>HBVcalibPt</w:t>
      </w:r>
      <w:proofErr w:type="spellEnd"/>
      <w:r w:rsidRPr="00A51BEA">
        <w:rPr>
          <w:rFonts w:asciiTheme="minorHAnsi" w:hAnsiTheme="minorHAnsi" w:cstheme="minorHAnsi"/>
          <w:sz w:val="22"/>
        </w:rPr>
        <w:t xml:space="preserve">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should be named for the target subbasin.  For example, the shapefiles for the North Santiam watershed are in DataCW3M\</w:t>
      </w:r>
      <w:proofErr w:type="spellStart"/>
      <w:r>
        <w:rPr>
          <w:rFonts w:asciiTheme="minorHAnsi" w:hAnsiTheme="minorHAnsi" w:cstheme="minorHAnsi"/>
          <w:sz w:val="22"/>
        </w:rPr>
        <w:t>NSantiam</w:t>
      </w:r>
      <w:proofErr w:type="spellEnd"/>
      <w:r>
        <w:rPr>
          <w:rFonts w:asciiTheme="minorHAnsi" w:hAnsiTheme="minorHAnsi" w:cstheme="minorHAnsi"/>
          <w:sz w:val="22"/>
        </w:rPr>
        <w:t xml:space="preserve">.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proofErr w:type="spellStart"/>
      <w:r w:rsidRPr="00940A74">
        <w:rPr>
          <w:rFonts w:ascii="Courier New" w:hAnsi="Courier New" w:cs="Courier New"/>
          <w:sz w:val="20"/>
          <w:szCs w:val="20"/>
        </w:rPr>
        <w:t>HRU_McKenzie</w:t>
      </w:r>
      <w:proofErr w:type="spellEnd"/>
      <w:r w:rsidRPr="00940A74">
        <w:rPr>
          <w:rFonts w:ascii="Courier New" w:hAnsi="Courier New" w:cs="Courier New"/>
          <w:sz w:val="20"/>
          <w:szCs w:val="20"/>
        </w:rPr>
        <w:t xml:space="preserv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proofErr w:type="spellStart"/>
      <w:r w:rsidRPr="00940A74">
        <w:rPr>
          <w:rFonts w:ascii="Courier New" w:hAnsi="Courier New" w:cs="Courier New"/>
          <w:sz w:val="20"/>
          <w:szCs w:val="20"/>
        </w:rPr>
        <w:t>IDU_McKenzie</w:t>
      </w:r>
      <w:proofErr w:type="spellEnd"/>
      <w:r w:rsidRPr="00940A74">
        <w:rPr>
          <w:rFonts w:ascii="Courier New" w:hAnsi="Courier New" w:cs="Courier New"/>
          <w:sz w:val="20"/>
          <w:szCs w:val="20"/>
        </w:rPr>
        <w:t xml:space="preserv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proofErr w:type="spellStart"/>
      <w:r w:rsidRPr="00940A74">
        <w:rPr>
          <w:rFonts w:ascii="Courier New" w:hAnsi="Courier New" w:cs="Courier New"/>
          <w:sz w:val="20"/>
          <w:szCs w:val="20"/>
        </w:rPr>
        <w:t>Reach_McKenzie</w:t>
      </w:r>
      <w:proofErr w:type="spellEnd"/>
      <w:r w:rsidRPr="00940A74">
        <w:rPr>
          <w:rFonts w:ascii="Courier New" w:hAnsi="Courier New" w:cs="Courier New"/>
          <w:sz w:val="20"/>
          <w:szCs w:val="20"/>
        </w:rPr>
        <w:t xml:space="preserv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218" w:name="_Toc55965322"/>
      <w:r>
        <w:t>North Santiam study area</w:t>
      </w:r>
      <w:bookmarkEnd w:id="218"/>
    </w:p>
    <w:p w14:paraId="24DE991F" w14:textId="77777777" w:rsidR="000C5A18" w:rsidRDefault="000C5A18" w:rsidP="000C5A18"/>
    <w:p w14:paraId="0AA4F828" w14:textId="5DAF90A8" w:rsidR="000C5A18" w:rsidRDefault="000C5A18" w:rsidP="000C5A18">
      <w:pPr>
        <w:rPr>
          <w:rFonts w:ascii="Calibri" w:eastAsia="Times New Roman" w:hAnsi="Calibri" w:cs="Calibri"/>
          <w:color w:val="000000"/>
        </w:rPr>
      </w:pPr>
      <w:r>
        <w:lastRenderedPageBreak/>
        <w:t xml:space="preserve">The North Santiam </w:t>
      </w:r>
      <w:r w:rsidR="000266FC">
        <w:t>(</w:t>
      </w:r>
      <w:proofErr w:type="spellStart"/>
      <w:r w:rsidR="000266FC">
        <w:t>NSantiam</w:t>
      </w:r>
      <w:proofErr w:type="spellEnd"/>
      <w:r w:rsidR="000266FC">
        <w:t xml:space="preserve">) </w:t>
      </w:r>
      <w:r>
        <w:t>study area (</w:t>
      </w:r>
      <w:r>
        <w:fldChar w:fldCharType="begin"/>
      </w:r>
      <w:r>
        <w:instrText xml:space="preserve"> REF _Ref529607587 \h </w:instrText>
      </w:r>
      <w:r>
        <w:fldChar w:fldCharType="separate"/>
      </w:r>
      <w:r w:rsidR="00286383">
        <w:t xml:space="preserve">Figure </w:t>
      </w:r>
      <w:r w:rsidR="0028638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w:t>
      </w:r>
      <w:proofErr w:type="spellStart"/>
      <w:r w:rsidR="000266FC">
        <w:rPr>
          <w:rFonts w:ascii="Calibri" w:eastAsia="Times New Roman" w:hAnsi="Calibri" w:cs="Calibri"/>
          <w:color w:val="000000"/>
        </w:rPr>
        <w:t>NSantiam</w:t>
      </w:r>
      <w:proofErr w:type="spellEnd"/>
      <w:r w:rsidR="000266FC">
        <w:rPr>
          <w:rFonts w:ascii="Calibri" w:eastAsia="Times New Roman" w:hAnsi="Calibri" w:cs="Calibri"/>
          <w:color w:val="000000"/>
        </w:rPr>
        <w:t xml:space="preserve"> are recorded in the “</w:t>
      </w:r>
      <w:proofErr w:type="spellStart"/>
      <w:r w:rsidR="000266FC">
        <w:rPr>
          <w:rFonts w:ascii="Calibri" w:eastAsia="Times New Roman" w:hAnsi="Calibri" w:cs="Calibri"/>
          <w:color w:val="000000"/>
        </w:rPr>
        <w:t>NSantiam</w:t>
      </w:r>
      <w:proofErr w:type="spellEnd"/>
      <w:r w:rsidR="000266FC">
        <w:rPr>
          <w:rFonts w:ascii="Calibri" w:eastAsia="Times New Roman" w:hAnsi="Calibri" w:cs="Calibri"/>
          <w:color w:val="000000"/>
        </w:rPr>
        <w:t>”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219" w:name="_Toc55965323"/>
      <w:r>
        <w:rPr>
          <w:rFonts w:eastAsia="Times New Roman"/>
        </w:rPr>
        <w:t>Instream water rights</w:t>
      </w:r>
      <w:bookmarkEnd w:id="219"/>
    </w:p>
    <w:p w14:paraId="64D90E05" w14:textId="77777777" w:rsidR="000266FC" w:rsidRDefault="000266FC" w:rsidP="000266FC"/>
    <w:p w14:paraId="75FBCE39" w14:textId="77777777" w:rsidR="00E91BC9" w:rsidRDefault="00531AC5" w:rsidP="00E91BC9">
      <w:r>
        <w:t xml:space="preserve">Per Joel </w:t>
      </w:r>
      <w:proofErr w:type="spellStart"/>
      <w:r>
        <w:t>Plahn</w:t>
      </w:r>
      <w:proofErr w:type="spellEnd"/>
      <w:r>
        <w:t xml:space="preserve">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 xml:space="preserve">1945 decree from Gardner Bennett diversion to the mouth 50.0 </w:t>
      </w:r>
      <w:proofErr w:type="spellStart"/>
      <w:r w:rsidR="000F3107">
        <w:t>cfs</w:t>
      </w:r>
      <w:proofErr w:type="spellEnd"/>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w:t>
      </w:r>
      <w:proofErr w:type="spellStart"/>
      <w:r w:rsidR="0084628D">
        <w:t>cfs</w:t>
      </w:r>
      <w:proofErr w:type="spellEnd"/>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 xml:space="preserve">appl# MF142 at USGS gage 14-1830 at </w:t>
      </w:r>
      <w:proofErr w:type="spellStart"/>
      <w:r w:rsidR="004613B3">
        <w:t>Mehama</w:t>
      </w:r>
      <w:proofErr w:type="spellEnd"/>
      <w:r w:rsidR="0084628D">
        <w:t xml:space="preserve"> 6/22/64 580.0 </w:t>
      </w:r>
      <w:proofErr w:type="spellStart"/>
      <w:r w:rsidR="0084628D">
        <w:t>cfs</w:t>
      </w:r>
      <w:proofErr w:type="spellEnd"/>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w:t>
      </w:r>
      <w:proofErr w:type="spellStart"/>
      <w:r w:rsidR="0084628D">
        <w:t>cfs</w:t>
      </w:r>
      <w:proofErr w:type="spellEnd"/>
    </w:p>
    <w:p w14:paraId="36EA74D8" w14:textId="77777777" w:rsidR="008770E3" w:rsidRDefault="008770E3" w:rsidP="000266FC">
      <w:r>
        <w:tab/>
        <w:t>reach 23780511; one order 5 reach</w:t>
      </w:r>
    </w:p>
    <w:p w14:paraId="5B916107" w14:textId="77777777" w:rsidR="00A72932" w:rsidRDefault="00A72932" w:rsidP="00A72932">
      <w:r>
        <w:t xml:space="preserve">118093 cert# 65756 at USGS gage 14-1780 near Detroit 6/22/64 345.0 </w:t>
      </w:r>
      <w:proofErr w:type="spellStart"/>
      <w:r>
        <w:t>cfs</w:t>
      </w:r>
      <w:proofErr w:type="spellEnd"/>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 xml:space="preserve">ert# 65755 Little North Santiam R. at USGS gage 14-1825 near </w:t>
      </w:r>
      <w:proofErr w:type="spellStart"/>
      <w:r w:rsidR="004613B3">
        <w:t>Mehama</w:t>
      </w:r>
      <w:proofErr w:type="spellEnd"/>
      <w:r w:rsidR="0084628D">
        <w:t xml:space="preserve"> 6/22/64 40.0 </w:t>
      </w:r>
      <w:proofErr w:type="spellStart"/>
      <w:r w:rsidR="0084628D">
        <w:t>cfs</w:t>
      </w:r>
      <w:proofErr w:type="spellEnd"/>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w:t>
      </w:r>
      <w:proofErr w:type="spellStart"/>
      <w:r w:rsidR="00451A73">
        <w:t>cfs</w:t>
      </w:r>
      <w:proofErr w:type="spellEnd"/>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 xml:space="preserve">cert# 72595 Stout Creek from </w:t>
      </w:r>
      <w:proofErr w:type="spellStart"/>
      <w:r>
        <w:t>Shellburg</w:t>
      </w:r>
      <w:proofErr w:type="spellEnd"/>
      <w:r>
        <w:t xml:space="preserve"> Creek to the mouth 10/18/90 1.75-20.0 </w:t>
      </w:r>
      <w:proofErr w:type="spellStart"/>
      <w:r>
        <w:t>cfs</w:t>
      </w:r>
      <w:proofErr w:type="spellEnd"/>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 xml:space="preserve">cert# 72596 Rock Cr. from East Fork Cr. to the mouth 10/18/90 3.0-50.0 </w:t>
      </w:r>
      <w:proofErr w:type="spellStart"/>
      <w:r>
        <w:t>cfs</w:t>
      </w:r>
      <w:proofErr w:type="spellEnd"/>
    </w:p>
    <w:p w14:paraId="04AC8270" w14:textId="77777777" w:rsidR="00A0759A" w:rsidRDefault="00A0759A" w:rsidP="00A72932">
      <w:r>
        <w:lastRenderedPageBreak/>
        <w:tab/>
        <w:t>reaches 23781441, …1453, …1473, …1485; three order 2 reaches and one order 3 reach</w:t>
      </w:r>
    </w:p>
    <w:p w14:paraId="6914BCD4" w14:textId="77777777" w:rsidR="00A72932" w:rsidRDefault="00A72932" w:rsidP="00A72932">
      <w:r>
        <w:t>124852</w:t>
      </w:r>
      <w:r>
        <w:tab/>
        <w:t xml:space="preserve">cert# 72597 Mad Cr. from the headwaters to the mouth 10/18/90 2.0-22.0 </w:t>
      </w:r>
      <w:proofErr w:type="spellStart"/>
      <w:r>
        <w:t>cfs</w:t>
      </w:r>
      <w:proofErr w:type="spellEnd"/>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 xml:space="preserve">at the mouth of the N. Santiam R. 1000-1500 </w:t>
      </w:r>
      <w:proofErr w:type="spellStart"/>
      <w:r w:rsidR="00683502">
        <w:t>cfs</w:t>
      </w:r>
      <w:proofErr w:type="spellEnd"/>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599FDEA8" w:rsidR="00AE364B" w:rsidRDefault="005C1A69" w:rsidP="005C1A69">
      <w:pPr>
        <w:pStyle w:val="Caption"/>
      </w:pPr>
      <w:bookmarkStart w:id="220"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286383">
        <w:rPr>
          <w:noProof/>
        </w:rPr>
        <w:t>6</w:t>
      </w:r>
      <w:r w:rsidR="000B183E">
        <w:rPr>
          <w:noProof/>
        </w:rPr>
        <w:fldChar w:fldCharType="end"/>
      </w:r>
      <w:r>
        <w:t xml:space="preserve">. Instream water rights in </w:t>
      </w:r>
      <w:r w:rsidR="00077987">
        <w:t>the North Santiam watershed</w:t>
      </w:r>
      <w:bookmarkEnd w:id="220"/>
    </w:p>
    <w:p w14:paraId="0FD5899C" w14:textId="77777777" w:rsidR="0092040E" w:rsidRDefault="0092040E" w:rsidP="0092040E"/>
    <w:p w14:paraId="0E0CDFE5" w14:textId="77777777" w:rsidR="00B91F45" w:rsidRDefault="00B47486" w:rsidP="00B91F45">
      <w:pPr>
        <w:pStyle w:val="Heading2"/>
      </w:pPr>
      <w:bookmarkStart w:id="221" w:name="_Toc55965324"/>
      <w:r>
        <w:t xml:space="preserve">Municipal </w:t>
      </w:r>
      <w:r w:rsidR="00057A5D">
        <w:t>w</w:t>
      </w:r>
      <w:r>
        <w:t xml:space="preserve">ater </w:t>
      </w:r>
      <w:r w:rsidR="00D97755">
        <w:t>r</w:t>
      </w:r>
      <w:r>
        <w:t>ights</w:t>
      </w:r>
      <w:bookmarkEnd w:id="221"/>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w:t>
      </w:r>
      <w:proofErr w:type="spellStart"/>
      <w:r>
        <w:t>cfs</w:t>
      </w:r>
      <w:proofErr w:type="spellEnd"/>
      <w:r>
        <w:t xml:space="preserve"> for Salem down to 1.7 </w:t>
      </w:r>
      <w:proofErr w:type="spellStart"/>
      <w:r>
        <w:t>cfs</w:t>
      </w:r>
      <w:proofErr w:type="spellEnd"/>
      <w:r>
        <w:t xml:space="preserve">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222" w:name="_Toc55965325"/>
      <w:r>
        <w:t>McKenzie Basin Wetlands Study</w:t>
      </w:r>
      <w:bookmarkEnd w:id="222"/>
    </w:p>
    <w:p w14:paraId="79498AD8" w14:textId="77777777" w:rsidR="00736461" w:rsidRPr="00D97CDA" w:rsidRDefault="00736461" w:rsidP="00A8214A"/>
    <w:p w14:paraId="2403DDA0" w14:textId="063D759E" w:rsidR="00275338" w:rsidRDefault="003613A1" w:rsidP="00A8214A">
      <w:pPr>
        <w:pStyle w:val="Heading2"/>
      </w:pPr>
      <w:bookmarkStart w:id="223" w:name="_Toc55965326"/>
      <w:r>
        <w:t xml:space="preserve">Project </w:t>
      </w:r>
      <w:r w:rsidR="00DC262D">
        <w:t>Overview</w:t>
      </w:r>
      <w:bookmarkEnd w:id="223"/>
    </w:p>
    <w:p w14:paraId="6C66CC56" w14:textId="412C6BF7"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286383">
        <w:t xml:space="preserve">Figure </w:t>
      </w:r>
      <w:r w:rsidR="00286383">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 xml:space="preserve">water returning to the stream network from the downstream end of the wetlands.  As of </w:t>
      </w:r>
      <w:r w:rsidR="00031F81">
        <w:lastRenderedPageBreak/>
        <w:t>the beginning of the project, CW3M does not have a functional stream temperature model.  The project scope includes re-implementing in CW3M some of the Heat Source</w:t>
      </w:r>
      <w:r w:rsidR="004B3A38">
        <w:t>/Shade-a-</w:t>
      </w:r>
      <w:proofErr w:type="spellStart"/>
      <w:r w:rsidR="004B3A38">
        <w:t>lator</w:t>
      </w:r>
      <w:proofErr w:type="spellEnd"/>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w:t>
      </w:r>
      <w:proofErr w:type="spellStart"/>
      <w:r w:rsidR="004B3A38">
        <w:t>Zaret</w:t>
      </w:r>
      <w:proofErr w:type="spellEnd"/>
      <w:r w:rsidR="004B3A38">
        <w:t xml:space="preserve">,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w:t>
      </w:r>
      <w:proofErr w:type="spellStart"/>
      <w:r>
        <w:t>Zaret</w:t>
      </w:r>
      <w:proofErr w:type="spellEnd"/>
      <w:r>
        <w:t xml:space="preserve">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5E73BF1A" w:rsidR="00275338" w:rsidRDefault="009767A5" w:rsidP="00A8214A">
      <w:pPr>
        <w:pStyle w:val="Caption"/>
      </w:pPr>
      <w:bookmarkStart w:id="224" w:name="_Ref48282850"/>
      <w:bookmarkStart w:id="225" w:name="_Toc53219839"/>
      <w:r>
        <w:t xml:space="preserve">Figure </w:t>
      </w:r>
      <w:fldSimple w:instr=" SEQ Figure \* ARABIC ">
        <w:r w:rsidR="00286383">
          <w:rPr>
            <w:noProof/>
          </w:rPr>
          <w:t>7</w:t>
        </w:r>
      </w:fldSimple>
      <w:bookmarkEnd w:id="224"/>
      <w:r>
        <w:t>. McKenzie basin in CW3M screen capture</w:t>
      </w:r>
      <w:bookmarkEnd w:id="225"/>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55A0D9D" w:rsidR="004D33B7" w:rsidRDefault="009767A5" w:rsidP="00A8214A">
      <w:pPr>
        <w:pStyle w:val="Caption"/>
      </w:pPr>
      <w:bookmarkStart w:id="226" w:name="_Ref48282776"/>
      <w:bookmarkStart w:id="227" w:name="_Ref48282732"/>
      <w:bookmarkStart w:id="228" w:name="_Toc53219840"/>
      <w:r>
        <w:t xml:space="preserve">Figure </w:t>
      </w:r>
      <w:fldSimple w:instr=" SEQ Figure \* ARABIC ">
        <w:r w:rsidR="00286383">
          <w:rPr>
            <w:noProof/>
          </w:rPr>
          <w:t>8</w:t>
        </w:r>
      </w:fldSimple>
      <w:bookmarkEnd w:id="226"/>
      <w:r>
        <w:t>. Wetlands in the lower McKenzie basin, with their WETL_ID attribute values</w:t>
      </w:r>
      <w:bookmarkEnd w:id="227"/>
      <w:bookmarkEnd w:id="228"/>
    </w:p>
    <w:p w14:paraId="364BDC9E" w14:textId="77777777" w:rsidR="004D33B7" w:rsidRDefault="004D33B7" w:rsidP="00275338"/>
    <w:p w14:paraId="6EF95807" w14:textId="5E566C26" w:rsidR="003613A1" w:rsidRDefault="003613A1" w:rsidP="00A8214A">
      <w:pPr>
        <w:pStyle w:val="Heading2"/>
      </w:pPr>
      <w:bookmarkStart w:id="229" w:name="_Toc55965327"/>
      <w:r>
        <w:t>Model and Simulation Overview</w:t>
      </w:r>
      <w:bookmarkEnd w:id="229"/>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proofErr w:type="spellStart"/>
      <w:r w:rsidR="006B6EE1">
        <w:t>Cowardin</w:t>
      </w:r>
      <w:proofErr w:type="spellEnd"/>
      <w:r w:rsidR="006B6EE1">
        <w:t xml:space="preserve"> categories?; </w:t>
      </w:r>
      <w:proofErr w:type="spellStart"/>
      <w:r>
        <w:t>Cowardin</w:t>
      </w:r>
      <w:proofErr w:type="spellEnd"/>
      <w:r>
        <w:t xml:space="preserve"> </w:t>
      </w:r>
      <w:r w:rsidR="006B6EE1">
        <w:t xml:space="preserve">&amp; </w:t>
      </w:r>
      <w:proofErr w:type="spellStart"/>
      <w:r w:rsidR="006B6EE1">
        <w:t>Golet</w:t>
      </w:r>
      <w:proofErr w:type="spellEnd"/>
      <w:r w:rsidR="006B6EE1">
        <w:t xml:space="preserve">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230" w:name="_Toc55965328"/>
      <w:r>
        <w:t>McKenzie wetlands in the initial versions of the IDU, HRU, and Reach data layers</w:t>
      </w:r>
      <w:bookmarkEnd w:id="230"/>
    </w:p>
    <w:p w14:paraId="79661602" w14:textId="7E7990CB" w:rsidR="009767A5" w:rsidRDefault="009767A5" w:rsidP="009767A5">
      <w:r>
        <w:t>There is an Excel spreadsheet named “</w:t>
      </w:r>
      <w:proofErr w:type="spellStart"/>
      <w:r>
        <w:t>Wetlands.xslx</w:t>
      </w:r>
      <w:proofErr w:type="spellEnd"/>
      <w:r>
        <w:t xml:space="preserve">”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286383">
        <w:t xml:space="preserve">Figure </w:t>
      </w:r>
      <w:r w:rsidR="00286383">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231" w:name="_Toc49175988"/>
      <w:bookmarkStart w:id="232" w:name="_Toc55965329"/>
      <w:r>
        <w:t>Data changes for better representation of wetlands</w:t>
      </w:r>
      <w:bookmarkEnd w:id="231"/>
      <w:bookmarkEnd w:id="23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233" w:name="_Toc55965330"/>
      <w:r>
        <w:t xml:space="preserve">Projection, </w:t>
      </w:r>
      <w:r w:rsidR="006F174A">
        <w:t>Calendar</w:t>
      </w:r>
      <w:r>
        <w:t>,</w:t>
      </w:r>
      <w:r w:rsidR="006F174A">
        <w:t xml:space="preserve"> and </w:t>
      </w:r>
      <w:r w:rsidR="009D540F">
        <w:t>Units</w:t>
      </w:r>
      <w:bookmarkEnd w:id="23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 xml:space="preserve">Some daily climate datasets include </w:t>
      </w:r>
      <w:proofErr w:type="spellStart"/>
      <w:r>
        <w:t>leapdays</w:t>
      </w:r>
      <w:proofErr w:type="spellEnd"/>
      <w:r>
        <w:t xml:space="preserve"> and some don’t.  CW3M </w:t>
      </w:r>
      <w:proofErr w:type="spellStart"/>
      <w:r>
        <w:t>accomodates</w:t>
      </w:r>
      <w:proofErr w:type="spellEnd"/>
      <w:r>
        <w:t xml:space="preserve"> both</w:t>
      </w:r>
      <w:r w:rsidR="002D4074">
        <w:t>, but the demo climate data</w:t>
      </w:r>
      <w:r w:rsidR="006D6388">
        <w:t>set</w:t>
      </w:r>
      <w:r w:rsidR="002D4074">
        <w:t xml:space="preserve"> included in the CW3M_Installer_...exe files does not include </w:t>
      </w:r>
      <w:proofErr w:type="spellStart"/>
      <w:r w:rsidR="002D4074">
        <w:t>leapdays</w:t>
      </w:r>
      <w:proofErr w:type="spellEnd"/>
      <w:r w:rsidR="002D4074">
        <w:t>.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234" w:name="_Toc55965331"/>
      <w:r>
        <w:t>Simulation of changes in wetlands over time</w:t>
      </w:r>
      <w:bookmarkEnd w:id="234"/>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235" w:name="_Toc55965332"/>
      <w:r>
        <w:t xml:space="preserve">How wetlands </w:t>
      </w:r>
      <w:r w:rsidR="000806A1">
        <w:t>are</w:t>
      </w:r>
      <w:r>
        <w:t xml:space="preserve"> represented</w:t>
      </w:r>
      <w:r w:rsidR="006D6388">
        <w:t xml:space="preserve"> in the model</w:t>
      </w:r>
      <w:bookmarkEnd w:id="235"/>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w:t>
      </w:r>
      <w:proofErr w:type="spellStart"/>
      <w:r w:rsidR="00E82496">
        <w:t>idu</w:t>
      </w:r>
      <w:proofErr w:type="spellEnd"/>
      <w:r w:rsidR="00E82496">
        <w:t xml:space="preserve">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 xml:space="preserve">The conceptualization described so far allows for nourishment of the wetland </w:t>
      </w:r>
      <w:proofErr w:type="spellStart"/>
      <w:r>
        <w:t>idus</w:t>
      </w:r>
      <w:proofErr w:type="spellEnd"/>
      <w:r>
        <w:t xml:space="preserve">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236" w:name="_Toc55965333"/>
      <w:r>
        <w:t>Attributes of interest in the wetlands study</w:t>
      </w:r>
      <w:bookmarkEnd w:id="236"/>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237" w:name="_Toc55965334"/>
      <w:r>
        <w:t>A WETNESS attribute</w:t>
      </w:r>
      <w:bookmarkEnd w:id="237"/>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 xml:space="preserve">The idea of a WETNESS attribute was suggested by the use of negative “water depths” by </w:t>
      </w:r>
      <w:proofErr w:type="spellStart"/>
      <w:r>
        <w:t>Poiani</w:t>
      </w:r>
      <w:proofErr w:type="spellEnd"/>
      <w:r>
        <w:t xml:space="preserve"> and Johnson in their prairie wetland model (</w:t>
      </w:r>
      <w:proofErr w:type="spellStart"/>
      <w:r>
        <w:t>Poiani</w:t>
      </w:r>
      <w:proofErr w:type="spellEnd"/>
      <w:r>
        <w:t xml:space="preserve">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 xml:space="preserve">…negative “water depths” were calculated for certain cells in the GIS.  This approximated depth to groundwater for vegetation types that were not permanently flooded or saturated.  For example, suppose the water elevation over the entire wetland basin was 557.7 </w:t>
      </w:r>
      <w:proofErr w:type="spellStart"/>
      <w:r>
        <w:rPr>
          <w:rFonts w:ascii="Times New Roman" w:hAnsi="Times New Roman" w:cs="Times New Roman"/>
          <w:sz w:val="20"/>
          <w:szCs w:val="20"/>
        </w:rPr>
        <w:t>metres</w:t>
      </w:r>
      <w:proofErr w:type="spellEnd"/>
      <w:r>
        <w:rPr>
          <w:rFonts w:ascii="Times New Roman" w:hAnsi="Times New Roman" w:cs="Times New Roman"/>
          <w:sz w:val="20"/>
          <w:szCs w:val="20"/>
        </w:rPr>
        <w:t xml:space="preserve"> above sea level (</w:t>
      </w:r>
      <w:proofErr w:type="spellStart"/>
      <w:r>
        <w:rPr>
          <w:rFonts w:ascii="Times New Roman" w:hAnsi="Times New Roman" w:cs="Times New Roman"/>
          <w:sz w:val="20"/>
          <w:szCs w:val="20"/>
        </w:rPr>
        <w:t>m.a.s.l</w:t>
      </w:r>
      <w:proofErr w:type="spellEnd"/>
      <w:r>
        <w:rPr>
          <w:rFonts w:ascii="Times New Roman" w:hAnsi="Times New Roman" w:cs="Times New Roman"/>
          <w:sz w:val="20"/>
          <w:szCs w:val="20"/>
        </w:rPr>
        <w:t xml:space="preserve">.).  A cell in the center of the basin with a ground elevation of 557.0 </w:t>
      </w:r>
      <w:proofErr w:type="spellStart"/>
      <w:r>
        <w:rPr>
          <w:rFonts w:ascii="Times New Roman" w:hAnsi="Times New Roman" w:cs="Times New Roman"/>
          <w:sz w:val="20"/>
          <w:szCs w:val="20"/>
        </w:rPr>
        <w:t>m.a.s.l</w:t>
      </w:r>
      <w:proofErr w:type="spellEnd"/>
      <w:r>
        <w:rPr>
          <w:rFonts w:ascii="Times New Roman" w:hAnsi="Times New Roman" w:cs="Times New Roman"/>
          <w:sz w:val="20"/>
          <w:szCs w:val="20"/>
        </w:rPr>
        <w:t xml:space="preserve">. would have a water depth of 0.7 m.  In contrast, a cell at the edge of the wetland with an elevation of 558.0 </w:t>
      </w:r>
      <w:proofErr w:type="spellStart"/>
      <w:r>
        <w:rPr>
          <w:rFonts w:ascii="Times New Roman" w:hAnsi="Times New Roman" w:cs="Times New Roman"/>
          <w:sz w:val="20"/>
          <w:szCs w:val="20"/>
        </w:rPr>
        <w:t>m.a.s.l</w:t>
      </w:r>
      <w:proofErr w:type="spellEnd"/>
      <w:r>
        <w:rPr>
          <w:rFonts w:ascii="Times New Roman" w:hAnsi="Times New Roman" w:cs="Times New Roman"/>
          <w:sz w:val="20"/>
          <w:szCs w:val="20"/>
        </w:rPr>
        <w:t>. would have a “water depth” (or depth to groundwater) of -0.3 m.</w:t>
      </w:r>
    </w:p>
    <w:p w14:paraId="0FF73BF4" w14:textId="77777777" w:rsidR="006D6388" w:rsidRDefault="006D6388" w:rsidP="006D6388"/>
    <w:p w14:paraId="1AC3B4B1" w14:textId="77777777" w:rsidR="006D6388" w:rsidRDefault="006D6388" w:rsidP="006D6388">
      <w:r>
        <w:t xml:space="preserve">The proposed WETNESS attribute is the same as water depth for positive values, but differs from </w:t>
      </w:r>
      <w:proofErr w:type="spellStart"/>
      <w:r>
        <w:t>Poiani’s</w:t>
      </w:r>
      <w:proofErr w:type="spellEnd"/>
      <w:r>
        <w:t xml:space="preserve"> negative water depth in value.  </w:t>
      </w:r>
      <w:proofErr w:type="spellStart"/>
      <w:r>
        <w:t>Poiani’s</w:t>
      </w:r>
      <w:proofErr w:type="spellEnd"/>
      <w:r>
        <w:t xml:space="preserve">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238" w:name="_Toc55965335"/>
      <w:r>
        <w:t>Calculating the exchange of water between the wetland and the reach</w:t>
      </w:r>
      <w:bookmarkEnd w:id="238"/>
    </w:p>
    <w:p w14:paraId="71419F3E" w14:textId="001ADEBC" w:rsidR="00871F69" w:rsidRDefault="00871F69" w:rsidP="00871F69">
      <w:pPr>
        <w:pStyle w:val="Heading3"/>
      </w:pPr>
      <w:bookmarkStart w:id="239" w:name="_Toc55965336"/>
      <w:r>
        <w:t xml:space="preserve">Wetland </w:t>
      </w:r>
      <w:r w:rsidR="007A55EC">
        <w:t xml:space="preserve">IDU </w:t>
      </w:r>
      <w:r>
        <w:t>parameters</w:t>
      </w:r>
      <w:bookmarkEnd w:id="239"/>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240" w:name="_Toc55965337"/>
      <w:r>
        <w:t>Reach parameters</w:t>
      </w:r>
      <w:bookmarkEnd w:id="240"/>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It will be necessary to add logic to HBV::</w:t>
      </w:r>
      <w:proofErr w:type="spellStart"/>
      <w:r>
        <w:t>HBVdailyProcess</w:t>
      </w:r>
      <w:proofErr w:type="spellEnd"/>
      <w:r>
        <w:t xml:space="preserve">()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241" w:name="_Toc55965338"/>
      <w:r>
        <w:t>Loss (or gain) of wetlands</w:t>
      </w:r>
      <w:bookmarkEnd w:id="241"/>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242" w:name="_Toc55965339"/>
      <w:r>
        <w:t>Reality check</w:t>
      </w:r>
      <w:bookmarkEnd w:id="242"/>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 xml:space="preserve">Per Kyla </w:t>
      </w:r>
      <w:proofErr w:type="spellStart"/>
      <w:r>
        <w:t>Zaret</w:t>
      </w:r>
      <w:proofErr w:type="spellEnd"/>
      <w:r>
        <w:t xml:space="preserve"> on 7/17/20:</w:t>
      </w:r>
    </w:p>
    <w:p w14:paraId="5195192F" w14:textId="605ABC55" w:rsidR="006D6388" w:rsidRDefault="006D6388" w:rsidP="00A8214A">
      <w:pPr>
        <w:ind w:left="720"/>
        <w:rPr>
          <w:ins w:id="243" w:author="David Conklin" w:date="2020-11-09T14:59:00Z"/>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w:t>
      </w:r>
      <w:proofErr w:type="gramStart"/>
      <w:r>
        <w:rPr>
          <w:rFonts w:ascii="Times New Roman" w:hAnsi="Times New Roman" w:cs="Times New Roman"/>
          <w:sz w:val="20"/>
          <w:szCs w:val="20"/>
        </w:rPr>
        <w:t>lake</w:t>
      </w:r>
      <w:proofErr w:type="gramEnd"/>
      <w:r>
        <w:rPr>
          <w:rFonts w:ascii="Times New Roman" w:hAnsi="Times New Roman" w:cs="Times New Roman"/>
          <w:sz w:val="20"/>
          <w:szCs w:val="20"/>
        </w:rPr>
        <w:t xml:space="preserv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 xml:space="preserve">(NWCA) is one program (via the EPA) through which data on water depth, etc. are collected at such sites, but there are very few sites sampled per state relative to the total number of wetlands…  I would expect DEQ and the USGS to be the owners of data pertaining to water flow, </w:t>
      </w:r>
      <w:proofErr w:type="gramStart"/>
      <w:r>
        <w:rPr>
          <w:rFonts w:ascii="Times New Roman" w:hAnsi="Times New Roman" w:cs="Times New Roman"/>
          <w:sz w:val="20"/>
          <w:szCs w:val="20"/>
        </w:rPr>
        <w:t>temperature</w:t>
      </w:r>
      <w:proofErr w:type="gramEnd"/>
      <w:r>
        <w:rPr>
          <w:rFonts w:ascii="Times New Roman" w:hAnsi="Times New Roman" w:cs="Times New Roman"/>
          <w:sz w:val="20"/>
          <w:szCs w:val="20"/>
        </w:rPr>
        <w:t xml:space="preserv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ins w:id="244" w:author="David Conklin" w:date="2020-11-09T14:59:00Z"/>
          <w:rFonts w:ascii="Times New Roman" w:hAnsi="Times New Roman" w:cs="Times New Roman"/>
          <w:sz w:val="20"/>
          <w:szCs w:val="20"/>
        </w:rPr>
      </w:pPr>
    </w:p>
    <w:p w14:paraId="73BDB1BA" w14:textId="77777777" w:rsidR="00286383" w:rsidRDefault="00286383" w:rsidP="00286383">
      <w:pPr>
        <w:pPrChange w:id="245" w:author="David Conklin" w:date="2020-11-09T15:00:00Z">
          <w:pPr>
            <w:ind w:left="720"/>
          </w:pPr>
        </w:pPrChange>
      </w:pPr>
    </w:p>
    <w:p w14:paraId="5FF408D3" w14:textId="297BE399" w:rsidR="006D6388" w:rsidRDefault="00286383" w:rsidP="006D6388">
      <w:pPr>
        <w:rPr>
          <w:ins w:id="246" w:author="David Conklin" w:date="2020-11-09T15:05:00Z"/>
        </w:rPr>
      </w:pPr>
      <w:ins w:id="247" w:author="David Conklin" w:date="2020-11-09T15:02:00Z">
        <w:r>
          <w:t xml:space="preserve">Observational data for flows and stream temperatures at a number of gage locations </w:t>
        </w:r>
      </w:ins>
      <w:ins w:id="248" w:author="David Conklin" w:date="2020-11-09T15:03:00Z">
        <w:r>
          <w:t xml:space="preserve">in the McKenzie basin is available on a website maintained by the USGS.  </w:t>
        </w:r>
      </w:ins>
      <w:ins w:id="249" w:author="David Conklin" w:date="2020-11-09T15:05:00Z">
        <w:r>
          <w:t>We have selected these records for use in calibration</w:t>
        </w:r>
      </w:ins>
      <w:ins w:id="250" w:author="David Conklin" w:date="2020-11-09T15:20:00Z">
        <w:r w:rsidR="00916473">
          <w:t xml:space="preserve"> (13 flow gages and </w:t>
        </w:r>
      </w:ins>
      <w:ins w:id="251" w:author="David Conklin" w:date="2020-11-09T15:26:00Z">
        <w:r w:rsidR="00916473">
          <w:t>6</w:t>
        </w:r>
      </w:ins>
      <w:ins w:id="252" w:author="David Conklin" w:date="2020-11-09T15:20:00Z">
        <w:r w:rsidR="00916473">
          <w:t xml:space="preserve"> temperature</w:t>
        </w:r>
      </w:ins>
      <w:ins w:id="253" w:author="David Conklin" w:date="2020-11-09T15:21:00Z">
        <w:r w:rsidR="00916473">
          <w:t xml:space="preserve"> sensors):</w:t>
        </w:r>
      </w:ins>
    </w:p>
    <w:tbl>
      <w:tblPr>
        <w:tblW w:w="8460" w:type="dxa"/>
        <w:tblLook w:val="04A0" w:firstRow="1" w:lastRow="0" w:firstColumn="1" w:lastColumn="0" w:noHBand="0" w:noVBand="1"/>
        <w:tblPrChange w:id="254" w:author="David Conklin" w:date="2020-11-09T15:23:00Z">
          <w:tblPr>
            <w:tblW w:w="7144" w:type="dxa"/>
            <w:tblLook w:val="04A0" w:firstRow="1" w:lastRow="0" w:firstColumn="1" w:lastColumn="0" w:noHBand="0" w:noVBand="1"/>
          </w:tblPr>
        </w:tblPrChange>
      </w:tblPr>
      <w:tblGrid>
        <w:gridCol w:w="1358"/>
        <w:gridCol w:w="1109"/>
        <w:gridCol w:w="5972"/>
        <w:gridCol w:w="21"/>
        <w:tblGridChange w:id="255">
          <w:tblGrid>
            <w:gridCol w:w="1109"/>
            <w:gridCol w:w="249"/>
            <w:gridCol w:w="860"/>
            <w:gridCol w:w="249"/>
            <w:gridCol w:w="4951"/>
            <w:gridCol w:w="249"/>
            <w:gridCol w:w="772"/>
            <w:gridCol w:w="21"/>
          </w:tblGrid>
        </w:tblGridChange>
      </w:tblGrid>
      <w:tr w:rsidR="00286383" w:rsidRPr="00286383" w14:paraId="038B1E9C" w14:textId="77777777" w:rsidTr="00916473">
        <w:trPr>
          <w:trHeight w:val="300"/>
          <w:ins w:id="256" w:author="David Conklin" w:date="2020-11-09T15:05:00Z"/>
          <w:trPrChange w:id="257"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258" w:author="David Conklin" w:date="2020-11-09T15:23:00Z">
              <w:tcPr>
                <w:tcW w:w="984" w:type="dxa"/>
                <w:tcBorders>
                  <w:top w:val="nil"/>
                  <w:left w:val="nil"/>
                  <w:bottom w:val="nil"/>
                  <w:right w:val="nil"/>
                </w:tcBorders>
                <w:shd w:val="clear" w:color="auto" w:fill="auto"/>
                <w:noWrap/>
                <w:vAlign w:val="bottom"/>
                <w:hideMark/>
              </w:tcPr>
            </w:tcPrChange>
          </w:tcPr>
          <w:p w14:paraId="25AD0AD5" w14:textId="19BD5990" w:rsidR="00286383" w:rsidRPr="00286383" w:rsidRDefault="00286383" w:rsidP="00286383">
            <w:pPr>
              <w:jc w:val="center"/>
              <w:rPr>
                <w:ins w:id="259" w:author="David Conklin" w:date="2020-11-09T15:05:00Z"/>
                <w:rFonts w:ascii="Calibri" w:eastAsia="Times New Roman" w:hAnsi="Calibri" w:cs="Calibri"/>
                <w:color w:val="000000"/>
              </w:rPr>
            </w:pPr>
            <w:ins w:id="260" w:author="David Conklin" w:date="2020-11-09T15:05:00Z">
              <w:r w:rsidRPr="00286383">
                <w:rPr>
                  <w:rFonts w:ascii="Calibri" w:eastAsia="Times New Roman" w:hAnsi="Calibri" w:cs="Calibri"/>
                  <w:color w:val="000000"/>
                </w:rPr>
                <w:t xml:space="preserve">USGS </w:t>
              </w:r>
            </w:ins>
            <w:ins w:id="261" w:author="David Conklin" w:date="2020-11-09T15:21:00Z">
              <w:r w:rsidR="00916473">
                <w:rPr>
                  <w:rFonts w:ascii="Calibri" w:eastAsia="Times New Roman" w:hAnsi="Calibri" w:cs="Calibri"/>
                  <w:color w:val="000000"/>
                </w:rPr>
                <w:t xml:space="preserve">flow </w:t>
              </w:r>
            </w:ins>
            <w:ins w:id="262" w:author="David Conklin" w:date="2020-11-09T15:05:00Z">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Change w:id="263" w:author="David Conklin" w:date="2020-11-09T15:23:00Z">
              <w:tcPr>
                <w:tcW w:w="960" w:type="dxa"/>
                <w:gridSpan w:val="2"/>
                <w:tcBorders>
                  <w:top w:val="nil"/>
                  <w:left w:val="nil"/>
                  <w:bottom w:val="nil"/>
                  <w:right w:val="nil"/>
                </w:tcBorders>
                <w:shd w:val="clear" w:color="auto" w:fill="auto"/>
                <w:noWrap/>
                <w:vAlign w:val="bottom"/>
                <w:hideMark/>
              </w:tcPr>
            </w:tcPrChange>
          </w:tcPr>
          <w:p w14:paraId="7A85523C" w14:textId="77777777" w:rsidR="00286383" w:rsidRPr="00286383" w:rsidRDefault="00286383" w:rsidP="00286383">
            <w:pPr>
              <w:jc w:val="center"/>
              <w:rPr>
                <w:ins w:id="264" w:author="David Conklin" w:date="2020-11-09T15:05:00Z"/>
                <w:rFonts w:ascii="Calibri" w:eastAsia="Times New Roman" w:hAnsi="Calibri" w:cs="Calibri"/>
                <w:color w:val="000000"/>
              </w:rPr>
            </w:pPr>
            <w:ins w:id="265"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266" w:author="David Conklin" w:date="2020-11-09T15:23:00Z">
              <w:tcPr>
                <w:tcW w:w="5200" w:type="dxa"/>
                <w:gridSpan w:val="2"/>
                <w:tcBorders>
                  <w:top w:val="nil"/>
                  <w:left w:val="nil"/>
                  <w:bottom w:val="nil"/>
                  <w:right w:val="nil"/>
                </w:tcBorders>
                <w:shd w:val="clear" w:color="auto" w:fill="auto"/>
                <w:noWrap/>
                <w:vAlign w:val="bottom"/>
                <w:hideMark/>
              </w:tcPr>
            </w:tcPrChange>
          </w:tcPr>
          <w:p w14:paraId="67B0C53A" w14:textId="77777777" w:rsidR="00286383" w:rsidRPr="00286383" w:rsidRDefault="00286383" w:rsidP="00286383">
            <w:pPr>
              <w:jc w:val="center"/>
              <w:rPr>
                <w:ins w:id="267" w:author="David Conklin" w:date="2020-11-09T15:05:00Z"/>
                <w:rFonts w:ascii="Calibri" w:eastAsia="Times New Roman" w:hAnsi="Calibri" w:cs="Calibri"/>
                <w:color w:val="000000"/>
              </w:rPr>
            </w:pPr>
          </w:p>
        </w:tc>
      </w:tr>
      <w:tr w:rsidR="00286383" w:rsidRPr="00286383" w14:paraId="63718AE2" w14:textId="77777777" w:rsidTr="00916473">
        <w:trPr>
          <w:trHeight w:val="300"/>
          <w:ins w:id="268" w:author="David Conklin" w:date="2020-11-09T15:05:00Z"/>
          <w:trPrChange w:id="26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270" w:author="David Conklin" w:date="2020-11-09T15:23:00Z">
              <w:tcPr>
                <w:tcW w:w="984" w:type="dxa"/>
                <w:tcBorders>
                  <w:top w:val="nil"/>
                  <w:left w:val="nil"/>
                  <w:bottom w:val="nil"/>
                  <w:right w:val="nil"/>
                </w:tcBorders>
                <w:shd w:val="clear" w:color="auto" w:fill="auto"/>
                <w:noWrap/>
                <w:vAlign w:val="bottom"/>
                <w:hideMark/>
              </w:tcPr>
            </w:tcPrChange>
          </w:tcPr>
          <w:p w14:paraId="1D63506C" w14:textId="77777777" w:rsidR="00286383" w:rsidRPr="008A487C" w:rsidRDefault="00286383" w:rsidP="00286383">
            <w:pPr>
              <w:rPr>
                <w:ins w:id="271" w:author="David Conklin" w:date="2020-11-09T15:05:00Z"/>
                <w:rFonts w:ascii="Calibri" w:eastAsia="Times New Roman" w:hAnsi="Calibri" w:cs="Calibri"/>
                <w:color w:val="000000"/>
              </w:rPr>
            </w:pPr>
            <w:ins w:id="272" w:author="David Conklin" w:date="2020-11-09T15:05:00Z">
              <w:r w:rsidRPr="002854B5">
                <w:rPr>
                  <w:rFonts w:ascii="Calibri" w:eastAsia="Times New Roman" w:hAnsi="Calibri" w:cs="Calibri"/>
                  <w:color w:val="000000"/>
                </w:rPr>
                <w:t>14158500</w:t>
              </w:r>
            </w:ins>
          </w:p>
        </w:tc>
        <w:tc>
          <w:tcPr>
            <w:tcW w:w="1109" w:type="dxa"/>
            <w:tcBorders>
              <w:top w:val="nil"/>
              <w:left w:val="nil"/>
              <w:bottom w:val="nil"/>
              <w:right w:val="nil"/>
            </w:tcBorders>
            <w:shd w:val="clear" w:color="auto" w:fill="auto"/>
            <w:noWrap/>
            <w:vAlign w:val="bottom"/>
            <w:hideMark/>
            <w:tcPrChange w:id="273" w:author="David Conklin" w:date="2020-11-09T15:23:00Z">
              <w:tcPr>
                <w:tcW w:w="960" w:type="dxa"/>
                <w:gridSpan w:val="2"/>
                <w:tcBorders>
                  <w:top w:val="nil"/>
                  <w:left w:val="nil"/>
                  <w:bottom w:val="nil"/>
                  <w:right w:val="nil"/>
                </w:tcBorders>
                <w:shd w:val="clear" w:color="auto" w:fill="auto"/>
                <w:noWrap/>
                <w:vAlign w:val="bottom"/>
                <w:hideMark/>
              </w:tcPr>
            </w:tcPrChange>
          </w:tcPr>
          <w:p w14:paraId="0610F76F" w14:textId="77777777" w:rsidR="00286383" w:rsidRPr="00B912FF" w:rsidRDefault="00286383" w:rsidP="00286383">
            <w:pPr>
              <w:jc w:val="right"/>
              <w:rPr>
                <w:ins w:id="274" w:author="David Conklin" w:date="2020-11-09T15:05:00Z"/>
                <w:rFonts w:ascii="Calibri" w:eastAsia="Times New Roman" w:hAnsi="Calibri" w:cs="Calibri"/>
                <w:color w:val="000000"/>
                <w:rPrChange w:id="275" w:author="David Conklin" w:date="2020-11-09T16:13:00Z">
                  <w:rPr>
                    <w:ins w:id="276" w:author="David Conklin" w:date="2020-11-09T15:05:00Z"/>
                    <w:rFonts w:ascii="Calibri" w:eastAsia="Times New Roman" w:hAnsi="Calibri" w:cs="Calibri"/>
                    <w:color w:val="000000"/>
                  </w:rPr>
                </w:rPrChange>
              </w:rPr>
            </w:pPr>
            <w:ins w:id="277" w:author="David Conklin" w:date="2020-11-09T15:05:00Z">
              <w:r w:rsidRPr="00B912FF">
                <w:rPr>
                  <w:rFonts w:ascii="Calibri" w:eastAsia="Times New Roman" w:hAnsi="Calibri" w:cs="Calibri"/>
                  <w:color w:val="000000"/>
                  <w:rPrChange w:id="278" w:author="David Conklin" w:date="2020-11-09T16:13:00Z">
                    <w:rPr>
                      <w:rFonts w:ascii="Calibri" w:eastAsia="Times New Roman" w:hAnsi="Calibri" w:cs="Calibri"/>
                      <w:color w:val="000000"/>
                    </w:rPr>
                  </w:rPrChange>
                </w:rPr>
                <w:t>23773373</w:t>
              </w:r>
            </w:ins>
          </w:p>
        </w:tc>
        <w:tc>
          <w:tcPr>
            <w:tcW w:w="5993" w:type="dxa"/>
            <w:gridSpan w:val="2"/>
            <w:tcBorders>
              <w:top w:val="nil"/>
              <w:left w:val="nil"/>
              <w:bottom w:val="nil"/>
              <w:right w:val="nil"/>
            </w:tcBorders>
            <w:shd w:val="clear" w:color="auto" w:fill="auto"/>
            <w:noWrap/>
            <w:vAlign w:val="bottom"/>
            <w:hideMark/>
            <w:tcPrChange w:id="279" w:author="David Conklin" w:date="2020-11-09T15:23:00Z">
              <w:tcPr>
                <w:tcW w:w="5200" w:type="dxa"/>
                <w:gridSpan w:val="2"/>
                <w:tcBorders>
                  <w:top w:val="nil"/>
                  <w:left w:val="nil"/>
                  <w:bottom w:val="nil"/>
                  <w:right w:val="nil"/>
                </w:tcBorders>
                <w:shd w:val="clear" w:color="auto" w:fill="auto"/>
                <w:noWrap/>
                <w:vAlign w:val="bottom"/>
                <w:hideMark/>
              </w:tcPr>
            </w:tcPrChange>
          </w:tcPr>
          <w:p w14:paraId="53F119A4" w14:textId="77777777" w:rsidR="00286383" w:rsidRPr="00B912FF" w:rsidRDefault="00286383" w:rsidP="00286383">
            <w:pPr>
              <w:rPr>
                <w:ins w:id="280" w:author="David Conklin" w:date="2020-11-09T15:05:00Z"/>
                <w:rFonts w:ascii="Calibri" w:eastAsia="Times New Roman" w:hAnsi="Calibri" w:cs="Calibri"/>
                <w:color w:val="000000"/>
                <w:rPrChange w:id="281" w:author="David Conklin" w:date="2020-11-09T16:13:00Z">
                  <w:rPr>
                    <w:ins w:id="282" w:author="David Conklin" w:date="2020-11-09T15:05:00Z"/>
                    <w:rFonts w:ascii="Calibri" w:eastAsia="Times New Roman" w:hAnsi="Calibri" w:cs="Calibri"/>
                    <w:color w:val="000000"/>
                  </w:rPr>
                </w:rPrChange>
              </w:rPr>
            </w:pPr>
            <w:ins w:id="283" w:author="David Conklin" w:date="2020-11-09T15:05:00Z">
              <w:r w:rsidRPr="00B912FF">
                <w:rPr>
                  <w:rFonts w:ascii="Calibri" w:eastAsia="Times New Roman" w:hAnsi="Calibri" w:cs="Calibri"/>
                  <w:color w:val="000000"/>
                  <w:rPrChange w:id="284" w:author="David Conklin" w:date="2020-11-09T16:13:00Z">
                    <w:rPr>
                      <w:rFonts w:ascii="Calibri" w:eastAsia="Times New Roman" w:hAnsi="Calibri" w:cs="Calibri"/>
                      <w:color w:val="000000"/>
                    </w:rPr>
                  </w:rPrChange>
                </w:rPr>
                <w:t>MCKENZIE RIVER AT OUTLET OF CLEAR LAKE, OR</w:t>
              </w:r>
            </w:ins>
          </w:p>
        </w:tc>
      </w:tr>
      <w:tr w:rsidR="00B912FF" w:rsidRPr="00286383" w14:paraId="61322E9F" w14:textId="77777777" w:rsidTr="00916473">
        <w:trPr>
          <w:trHeight w:val="300"/>
          <w:ins w:id="285" w:author="David Conklin" w:date="2020-11-09T16:14:00Z"/>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ins w:id="286" w:author="David Conklin" w:date="2020-11-09T16:14:00Z"/>
                <w:rFonts w:ascii="Calibri" w:eastAsia="Times New Roman" w:hAnsi="Calibri" w:cs="Calibri"/>
                <w:color w:val="000000"/>
              </w:rPr>
            </w:pPr>
            <w:ins w:id="287" w:author="David Conklin" w:date="2020-11-09T16:14:00Z">
              <w:r>
                <w:rPr>
                  <w:rFonts w:ascii="Calibri" w:eastAsia="Times New Roman" w:hAnsi="Calibri" w:cs="Calibri"/>
                  <w:color w:val="000000"/>
                </w:rPr>
                <w:t>14158</w:t>
              </w:r>
            </w:ins>
            <w:ins w:id="288" w:author="David Conklin" w:date="2020-11-09T16:15:00Z">
              <w:r>
                <w:rPr>
                  <w:rFonts w:ascii="Calibri" w:eastAsia="Times New Roman" w:hAnsi="Calibri" w:cs="Calibri"/>
                  <w:color w:val="000000"/>
                </w:rPr>
                <w:t>790</w:t>
              </w:r>
            </w:ins>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ins w:id="289" w:author="David Conklin" w:date="2020-11-09T16:14:00Z"/>
                <w:rFonts w:ascii="Calibri" w:eastAsia="Times New Roman" w:hAnsi="Calibri" w:cs="Calibri"/>
                <w:color w:val="000000"/>
              </w:rPr>
            </w:pPr>
            <w:ins w:id="290" w:author="David Conklin" w:date="2020-11-09T16:15:00Z">
              <w:r>
                <w:rPr>
                  <w:rFonts w:ascii="Calibri" w:eastAsia="Times New Roman" w:hAnsi="Calibri" w:cs="Calibri"/>
                  <w:color w:val="000000"/>
                </w:rPr>
                <w:t>23773393</w:t>
              </w:r>
            </w:ins>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ins w:id="291" w:author="David Conklin" w:date="2020-11-09T16:14:00Z"/>
                <w:rFonts w:ascii="Calibri" w:eastAsia="Times New Roman" w:hAnsi="Calibri" w:cs="Calibri"/>
                <w:color w:val="000000"/>
              </w:rPr>
            </w:pPr>
            <w:ins w:id="292" w:author="David Conklin" w:date="2020-11-09T16:15:00Z">
              <w:r>
                <w:rPr>
                  <w:rFonts w:ascii="Calibri" w:eastAsia="Times New Roman" w:hAnsi="Calibri" w:cs="Calibri"/>
                  <w:color w:val="000000"/>
                </w:rPr>
                <w:t>SMITH RIVER ABV SMITH R RESV NR BELKNAP SPRNGS</w:t>
              </w:r>
            </w:ins>
          </w:p>
        </w:tc>
      </w:tr>
      <w:tr w:rsidR="00B912FF" w:rsidRPr="00286383" w14:paraId="4C2E371A" w14:textId="77777777" w:rsidTr="00916473">
        <w:trPr>
          <w:trHeight w:val="300"/>
          <w:ins w:id="293" w:author="David Conklin" w:date="2020-11-09T16:15:00Z"/>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ins w:id="294" w:author="David Conklin" w:date="2020-11-09T16:15:00Z"/>
                <w:rFonts w:ascii="Calibri" w:eastAsia="Times New Roman" w:hAnsi="Calibri" w:cs="Calibri"/>
                <w:color w:val="000000"/>
              </w:rPr>
            </w:pPr>
            <w:ins w:id="295" w:author="David Conklin" w:date="2020-11-09T16:16:00Z">
              <w:r>
                <w:rPr>
                  <w:rFonts w:ascii="Calibri" w:eastAsia="Times New Roman" w:hAnsi="Calibri" w:cs="Calibri"/>
                  <w:color w:val="000000"/>
                </w:rPr>
                <w:t>14158850</w:t>
              </w:r>
            </w:ins>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ins w:id="296" w:author="David Conklin" w:date="2020-11-09T16:15:00Z"/>
                <w:rFonts w:ascii="Calibri" w:eastAsia="Times New Roman" w:hAnsi="Calibri" w:cs="Calibri"/>
                <w:color w:val="000000"/>
              </w:rPr>
            </w:pPr>
            <w:ins w:id="297" w:author="David Conklin" w:date="2020-11-09T16:16:00Z">
              <w:r>
                <w:rPr>
                  <w:rFonts w:ascii="Calibri" w:eastAsia="Times New Roman" w:hAnsi="Calibri" w:cs="Calibri"/>
                  <w:color w:val="000000"/>
                </w:rPr>
                <w:t>23773359</w:t>
              </w:r>
            </w:ins>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ins w:id="298" w:author="David Conklin" w:date="2020-11-09T16:15:00Z"/>
                <w:rFonts w:ascii="Calibri" w:eastAsia="Times New Roman" w:hAnsi="Calibri" w:cs="Calibri"/>
                <w:color w:val="000000"/>
              </w:rPr>
            </w:pPr>
            <w:ins w:id="299" w:author="David Conklin" w:date="2020-11-09T16:16:00Z">
              <w:r>
                <w:rPr>
                  <w:rFonts w:ascii="Calibri" w:eastAsia="Times New Roman" w:hAnsi="Calibri" w:cs="Calibri"/>
                  <w:color w:val="000000"/>
                </w:rPr>
                <w:t>MCKENZIE R BLW TRAIL BR DAM NR BELKNAP SPRINGS</w:t>
              </w:r>
            </w:ins>
          </w:p>
        </w:tc>
      </w:tr>
      <w:tr w:rsidR="00F32242" w:rsidRPr="00B912FF" w14:paraId="21472C25" w14:textId="77777777" w:rsidTr="00916473">
        <w:trPr>
          <w:gridAfter w:val="1"/>
          <w:wAfter w:w="21" w:type="dxa"/>
          <w:trHeight w:val="300"/>
          <w:ins w:id="300" w:author="David Conklin" w:date="2020-11-09T15:05:00Z"/>
          <w:trPrChange w:id="301" w:author="David Conklin" w:date="2020-11-09T15:23:00Z">
            <w:trPr>
              <w:gridAfter w:val="1"/>
              <w:trHeight w:val="300"/>
            </w:trPr>
          </w:trPrChange>
        </w:trPr>
        <w:tc>
          <w:tcPr>
            <w:tcW w:w="1358" w:type="dxa"/>
            <w:tcBorders>
              <w:top w:val="nil"/>
              <w:left w:val="nil"/>
              <w:bottom w:val="nil"/>
              <w:right w:val="nil"/>
            </w:tcBorders>
            <w:shd w:val="clear" w:color="auto" w:fill="auto"/>
            <w:noWrap/>
            <w:vAlign w:val="bottom"/>
            <w:hideMark/>
            <w:tcPrChange w:id="302" w:author="David Conklin" w:date="2020-11-09T15:23:00Z">
              <w:tcPr>
                <w:tcW w:w="984" w:type="dxa"/>
                <w:tcBorders>
                  <w:top w:val="nil"/>
                  <w:left w:val="nil"/>
                  <w:bottom w:val="nil"/>
                  <w:right w:val="nil"/>
                </w:tcBorders>
                <w:shd w:val="clear" w:color="auto" w:fill="auto"/>
                <w:noWrap/>
                <w:vAlign w:val="bottom"/>
                <w:hideMark/>
              </w:tcPr>
            </w:tcPrChange>
          </w:tcPr>
          <w:p w14:paraId="30F482CA" w14:textId="77777777" w:rsidR="00F32242" w:rsidRPr="008A487C" w:rsidRDefault="00F32242" w:rsidP="00F32242">
            <w:pPr>
              <w:rPr>
                <w:ins w:id="303" w:author="David Conklin" w:date="2020-11-09T15:05:00Z"/>
                <w:rFonts w:ascii="Calibri" w:eastAsia="Times New Roman" w:hAnsi="Calibri" w:cs="Calibri"/>
                <w:color w:val="000000"/>
              </w:rPr>
            </w:pPr>
            <w:ins w:id="304" w:author="David Conklin" w:date="2020-11-09T15:05:00Z">
              <w:r w:rsidRPr="002854B5">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305" w:author="David Conklin" w:date="2020-11-09T15:23:00Z">
              <w:tcPr>
                <w:tcW w:w="960" w:type="dxa"/>
                <w:gridSpan w:val="2"/>
                <w:tcBorders>
                  <w:top w:val="nil"/>
                  <w:left w:val="nil"/>
                  <w:bottom w:val="nil"/>
                  <w:right w:val="nil"/>
                </w:tcBorders>
                <w:shd w:val="clear" w:color="auto" w:fill="auto"/>
                <w:noWrap/>
                <w:vAlign w:val="bottom"/>
                <w:hideMark/>
              </w:tcPr>
            </w:tcPrChange>
          </w:tcPr>
          <w:p w14:paraId="2F4A5780" w14:textId="77777777" w:rsidR="00F32242" w:rsidRPr="00B912FF" w:rsidRDefault="00F32242" w:rsidP="00F32242">
            <w:pPr>
              <w:jc w:val="right"/>
              <w:rPr>
                <w:ins w:id="306" w:author="David Conklin" w:date="2020-11-09T15:05:00Z"/>
                <w:rFonts w:ascii="Calibri" w:eastAsia="Times New Roman" w:hAnsi="Calibri" w:cs="Calibri"/>
                <w:color w:val="000000"/>
                <w:rPrChange w:id="307" w:author="David Conklin" w:date="2020-11-09T16:13:00Z">
                  <w:rPr>
                    <w:ins w:id="308" w:author="David Conklin" w:date="2020-11-09T15:05:00Z"/>
                    <w:rFonts w:ascii="Calibri" w:eastAsia="Times New Roman" w:hAnsi="Calibri" w:cs="Calibri"/>
                    <w:color w:val="000000"/>
                  </w:rPr>
                </w:rPrChange>
              </w:rPr>
            </w:pPr>
            <w:ins w:id="309" w:author="David Conklin" w:date="2020-11-09T15:05:00Z">
              <w:r w:rsidRPr="00B912FF">
                <w:rPr>
                  <w:rFonts w:ascii="Calibri" w:eastAsia="Times New Roman" w:hAnsi="Calibri" w:cs="Calibri"/>
                  <w:color w:val="000000"/>
                  <w:rPrChange w:id="310" w:author="David Conklin" w:date="2020-11-09T16:13:00Z">
                    <w:rPr>
                      <w:rFonts w:ascii="Calibri" w:eastAsia="Times New Roman" w:hAnsi="Calibri" w:cs="Calibri"/>
                      <w:color w:val="000000"/>
                    </w:rPr>
                  </w:rPrChange>
                </w:rPr>
                <w:t>23773037</w:t>
              </w:r>
            </w:ins>
          </w:p>
        </w:tc>
        <w:tc>
          <w:tcPr>
            <w:tcW w:w="5972" w:type="dxa"/>
            <w:tcBorders>
              <w:top w:val="nil"/>
              <w:left w:val="nil"/>
              <w:bottom w:val="nil"/>
              <w:right w:val="nil"/>
            </w:tcBorders>
            <w:shd w:val="clear" w:color="auto" w:fill="auto"/>
            <w:noWrap/>
            <w:vAlign w:val="bottom"/>
            <w:hideMark/>
            <w:tcPrChange w:id="311" w:author="David Conklin" w:date="2020-11-09T15:23:00Z">
              <w:tcPr>
                <w:tcW w:w="5200" w:type="dxa"/>
                <w:gridSpan w:val="2"/>
                <w:tcBorders>
                  <w:top w:val="nil"/>
                  <w:left w:val="nil"/>
                  <w:bottom w:val="nil"/>
                  <w:right w:val="nil"/>
                </w:tcBorders>
                <w:shd w:val="clear" w:color="auto" w:fill="auto"/>
                <w:noWrap/>
                <w:vAlign w:val="bottom"/>
                <w:hideMark/>
              </w:tcPr>
            </w:tcPrChange>
          </w:tcPr>
          <w:p w14:paraId="520B945A" w14:textId="77777777" w:rsidR="00F32242" w:rsidRPr="00B912FF" w:rsidRDefault="00F32242" w:rsidP="00F32242">
            <w:pPr>
              <w:rPr>
                <w:ins w:id="312" w:author="David Conklin" w:date="2020-11-09T15:05:00Z"/>
                <w:rFonts w:ascii="Calibri" w:eastAsia="Times New Roman" w:hAnsi="Calibri" w:cs="Calibri"/>
                <w:color w:val="000000"/>
                <w:rPrChange w:id="313" w:author="David Conklin" w:date="2020-11-09T16:13:00Z">
                  <w:rPr>
                    <w:ins w:id="314" w:author="David Conklin" w:date="2020-11-09T15:05:00Z"/>
                    <w:rFonts w:ascii="Calibri" w:eastAsia="Times New Roman" w:hAnsi="Calibri" w:cs="Calibri"/>
                    <w:color w:val="000000"/>
                  </w:rPr>
                </w:rPrChange>
              </w:rPr>
            </w:pPr>
            <w:ins w:id="315" w:author="David Conklin" w:date="2020-11-09T15:05:00Z">
              <w:r w:rsidRPr="00B912FF">
                <w:rPr>
                  <w:rFonts w:ascii="Calibri" w:eastAsia="Times New Roman" w:hAnsi="Calibri" w:cs="Calibri"/>
                  <w:color w:val="000000"/>
                  <w:rPrChange w:id="316" w:author="David Conklin" w:date="2020-11-09T16:13:00Z">
                    <w:rPr>
                      <w:rFonts w:ascii="Calibri" w:eastAsia="Times New Roman" w:hAnsi="Calibri" w:cs="Calibri"/>
                      <w:color w:val="000000"/>
                    </w:rPr>
                  </w:rPrChange>
                </w:rPr>
                <w:t>SO FK MCKENZIE RIVER ABV COUGAR LAKE NR RAINBOW</w:t>
              </w:r>
            </w:ins>
          </w:p>
        </w:tc>
      </w:tr>
      <w:tr w:rsidR="00B912FF" w:rsidRPr="00B912FF" w14:paraId="78BF1DE8" w14:textId="77777777" w:rsidTr="00916473">
        <w:trPr>
          <w:gridAfter w:val="1"/>
          <w:wAfter w:w="21" w:type="dxa"/>
          <w:trHeight w:val="300"/>
          <w:ins w:id="317" w:author="David Conklin" w:date="2020-11-09T16:17:00Z"/>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ins w:id="318" w:author="David Conklin" w:date="2020-11-09T16:17:00Z"/>
                <w:rFonts w:ascii="Calibri" w:eastAsia="Times New Roman" w:hAnsi="Calibri" w:cs="Calibri"/>
                <w:color w:val="000000"/>
              </w:rPr>
            </w:pPr>
            <w:ins w:id="319" w:author="David Conklin" w:date="2020-11-09T16:17:00Z">
              <w:r>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ins w:id="320" w:author="David Conklin" w:date="2020-11-09T16:17:00Z"/>
                <w:rFonts w:ascii="Calibri" w:eastAsia="Times New Roman" w:hAnsi="Calibri" w:cs="Calibri"/>
                <w:color w:val="000000"/>
              </w:rPr>
            </w:pPr>
            <w:ins w:id="321" w:author="David Conklin" w:date="2020-11-09T16:17:00Z">
              <w:r>
                <w:rPr>
                  <w:rFonts w:ascii="Calibri" w:eastAsia="Times New Roman" w:hAnsi="Calibri" w:cs="Calibri"/>
                  <w:color w:val="000000"/>
                </w:rPr>
                <w:t>23773009</w:t>
              </w:r>
            </w:ins>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ins w:id="322" w:author="David Conklin" w:date="2020-11-09T16:17:00Z"/>
                <w:rFonts w:ascii="Calibri" w:eastAsia="Times New Roman" w:hAnsi="Calibri" w:cs="Calibri"/>
                <w:color w:val="000000"/>
              </w:rPr>
            </w:pPr>
            <w:ins w:id="323" w:author="David Conklin" w:date="2020-11-09T16:17:00Z">
              <w:r>
                <w:rPr>
                  <w:rFonts w:ascii="Calibri" w:eastAsia="Times New Roman" w:hAnsi="Calibri" w:cs="Calibri"/>
                  <w:color w:val="000000"/>
                </w:rPr>
                <w:t>SOUTH FORK MCKENZIE RIVER NEAR RAINBOW</w:t>
              </w:r>
            </w:ins>
          </w:p>
        </w:tc>
      </w:tr>
      <w:tr w:rsidR="00F32242" w:rsidRPr="00B912FF" w14:paraId="080DFF14" w14:textId="77777777" w:rsidTr="00916473">
        <w:trPr>
          <w:trHeight w:val="300"/>
          <w:ins w:id="324" w:author="David Conklin" w:date="2020-11-09T15:05:00Z"/>
          <w:trPrChange w:id="32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326" w:author="David Conklin" w:date="2020-11-09T15:23:00Z">
              <w:tcPr>
                <w:tcW w:w="984" w:type="dxa"/>
                <w:tcBorders>
                  <w:top w:val="nil"/>
                  <w:left w:val="nil"/>
                  <w:bottom w:val="nil"/>
                  <w:right w:val="nil"/>
                </w:tcBorders>
                <w:shd w:val="clear" w:color="auto" w:fill="auto"/>
                <w:noWrap/>
                <w:vAlign w:val="bottom"/>
                <w:hideMark/>
              </w:tcPr>
            </w:tcPrChange>
          </w:tcPr>
          <w:p w14:paraId="2BA98CDA" w14:textId="77777777" w:rsidR="00F32242" w:rsidRPr="00B912FF" w:rsidRDefault="00F32242" w:rsidP="00F32242">
            <w:pPr>
              <w:rPr>
                <w:ins w:id="327" w:author="David Conklin" w:date="2020-11-09T15:05:00Z"/>
                <w:rFonts w:ascii="Calibri" w:eastAsia="Times New Roman" w:hAnsi="Calibri" w:cs="Calibri"/>
                <w:color w:val="000000"/>
                <w:rPrChange w:id="328" w:author="David Conklin" w:date="2020-11-09T16:13:00Z">
                  <w:rPr>
                    <w:ins w:id="329" w:author="David Conklin" w:date="2020-11-09T15:05:00Z"/>
                    <w:rFonts w:ascii="Calibri" w:eastAsia="Times New Roman" w:hAnsi="Calibri" w:cs="Calibri"/>
                    <w:color w:val="000000"/>
                  </w:rPr>
                </w:rPrChange>
              </w:rPr>
            </w:pPr>
            <w:ins w:id="330" w:author="David Conklin" w:date="2020-11-09T15:05:00Z">
              <w:r w:rsidRPr="00B912FF">
                <w:rPr>
                  <w:rFonts w:ascii="Calibri" w:eastAsia="Times New Roman" w:hAnsi="Calibri" w:cs="Calibri"/>
                  <w:color w:val="000000"/>
                  <w:rPrChange w:id="331" w:author="David Conklin" w:date="2020-11-09T16:13:00Z">
                    <w:rPr>
                      <w:rFonts w:ascii="Calibri" w:eastAsia="Times New Roman" w:hAnsi="Calibri" w:cs="Calibri"/>
                      <w:color w:val="000000"/>
                    </w:rPr>
                  </w:rPrChange>
                </w:rPr>
                <w:t>14161500</w:t>
              </w:r>
            </w:ins>
          </w:p>
        </w:tc>
        <w:tc>
          <w:tcPr>
            <w:tcW w:w="1109" w:type="dxa"/>
            <w:tcBorders>
              <w:top w:val="nil"/>
              <w:left w:val="nil"/>
              <w:bottom w:val="nil"/>
              <w:right w:val="nil"/>
            </w:tcBorders>
            <w:shd w:val="clear" w:color="auto" w:fill="auto"/>
            <w:noWrap/>
            <w:vAlign w:val="bottom"/>
            <w:hideMark/>
            <w:tcPrChange w:id="332" w:author="David Conklin" w:date="2020-11-09T15:23:00Z">
              <w:tcPr>
                <w:tcW w:w="960" w:type="dxa"/>
                <w:gridSpan w:val="2"/>
                <w:tcBorders>
                  <w:top w:val="nil"/>
                  <w:left w:val="nil"/>
                  <w:bottom w:val="nil"/>
                  <w:right w:val="nil"/>
                </w:tcBorders>
                <w:shd w:val="clear" w:color="auto" w:fill="auto"/>
                <w:noWrap/>
                <w:vAlign w:val="bottom"/>
                <w:hideMark/>
              </w:tcPr>
            </w:tcPrChange>
          </w:tcPr>
          <w:p w14:paraId="228D53ED" w14:textId="77777777" w:rsidR="00F32242" w:rsidRPr="00B912FF" w:rsidRDefault="00F32242" w:rsidP="00F32242">
            <w:pPr>
              <w:jc w:val="right"/>
              <w:rPr>
                <w:ins w:id="333" w:author="David Conklin" w:date="2020-11-09T15:05:00Z"/>
                <w:rFonts w:ascii="Calibri" w:eastAsia="Times New Roman" w:hAnsi="Calibri" w:cs="Calibri"/>
                <w:color w:val="000000"/>
                <w:rPrChange w:id="334" w:author="David Conklin" w:date="2020-11-09T16:13:00Z">
                  <w:rPr>
                    <w:ins w:id="335" w:author="David Conklin" w:date="2020-11-09T15:05:00Z"/>
                    <w:rFonts w:ascii="Calibri" w:eastAsia="Times New Roman" w:hAnsi="Calibri" w:cs="Calibri"/>
                    <w:color w:val="000000"/>
                  </w:rPr>
                </w:rPrChange>
              </w:rPr>
            </w:pPr>
            <w:ins w:id="336" w:author="David Conklin" w:date="2020-11-09T15:05:00Z">
              <w:r w:rsidRPr="00B912FF">
                <w:rPr>
                  <w:rFonts w:ascii="Calibri" w:eastAsia="Times New Roman" w:hAnsi="Calibri" w:cs="Calibri"/>
                  <w:color w:val="000000"/>
                  <w:rPrChange w:id="337" w:author="David Conklin" w:date="2020-11-09T16:13:00Z">
                    <w:rPr>
                      <w:rFonts w:ascii="Calibri" w:eastAsia="Times New Roman" w:hAnsi="Calibri" w:cs="Calibri"/>
                      <w:color w:val="000000"/>
                    </w:rPr>
                  </w:rPrChange>
                </w:rPr>
                <w:t>23773411</w:t>
              </w:r>
            </w:ins>
          </w:p>
        </w:tc>
        <w:tc>
          <w:tcPr>
            <w:tcW w:w="5993" w:type="dxa"/>
            <w:gridSpan w:val="2"/>
            <w:tcBorders>
              <w:top w:val="nil"/>
              <w:left w:val="nil"/>
              <w:bottom w:val="nil"/>
              <w:right w:val="nil"/>
            </w:tcBorders>
            <w:shd w:val="clear" w:color="auto" w:fill="auto"/>
            <w:noWrap/>
            <w:vAlign w:val="bottom"/>
            <w:hideMark/>
            <w:tcPrChange w:id="338" w:author="David Conklin" w:date="2020-11-09T15:23:00Z">
              <w:tcPr>
                <w:tcW w:w="5200" w:type="dxa"/>
                <w:gridSpan w:val="2"/>
                <w:tcBorders>
                  <w:top w:val="nil"/>
                  <w:left w:val="nil"/>
                  <w:bottom w:val="nil"/>
                  <w:right w:val="nil"/>
                </w:tcBorders>
                <w:shd w:val="clear" w:color="auto" w:fill="auto"/>
                <w:noWrap/>
                <w:vAlign w:val="bottom"/>
                <w:hideMark/>
              </w:tcPr>
            </w:tcPrChange>
          </w:tcPr>
          <w:p w14:paraId="22D95E93" w14:textId="77777777" w:rsidR="00F32242" w:rsidRPr="00B912FF" w:rsidRDefault="00F32242" w:rsidP="00F32242">
            <w:pPr>
              <w:rPr>
                <w:ins w:id="339" w:author="David Conklin" w:date="2020-11-09T15:05:00Z"/>
                <w:rFonts w:ascii="Calibri" w:eastAsia="Times New Roman" w:hAnsi="Calibri" w:cs="Calibri"/>
                <w:color w:val="000000"/>
                <w:rPrChange w:id="340" w:author="David Conklin" w:date="2020-11-09T16:13:00Z">
                  <w:rPr>
                    <w:ins w:id="341" w:author="David Conklin" w:date="2020-11-09T15:05:00Z"/>
                    <w:rFonts w:ascii="Calibri" w:eastAsia="Times New Roman" w:hAnsi="Calibri" w:cs="Calibri"/>
                    <w:color w:val="000000"/>
                  </w:rPr>
                </w:rPrChange>
              </w:rPr>
            </w:pPr>
            <w:ins w:id="342" w:author="David Conklin" w:date="2020-11-09T15:05:00Z">
              <w:r w:rsidRPr="00B912FF">
                <w:rPr>
                  <w:rFonts w:ascii="Calibri" w:eastAsia="Times New Roman" w:hAnsi="Calibri" w:cs="Calibri"/>
                  <w:color w:val="000000"/>
                  <w:rPrChange w:id="343" w:author="David Conklin" w:date="2020-11-09T16:13:00Z">
                    <w:rPr>
                      <w:rFonts w:ascii="Calibri" w:eastAsia="Times New Roman" w:hAnsi="Calibri" w:cs="Calibri"/>
                      <w:color w:val="000000"/>
                    </w:rPr>
                  </w:rPrChange>
                </w:rPr>
                <w:t>LOOKOUT CREEK NEAR BLUE RIVER</w:t>
              </w:r>
            </w:ins>
          </w:p>
        </w:tc>
      </w:tr>
      <w:tr w:rsidR="00F32242" w:rsidRPr="00B912FF" w14:paraId="5CF67718" w14:textId="77777777" w:rsidTr="00916473">
        <w:trPr>
          <w:trHeight w:val="300"/>
          <w:ins w:id="344" w:author="David Conklin" w:date="2020-11-09T15:05:00Z"/>
          <w:trPrChange w:id="34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346" w:author="David Conklin" w:date="2020-11-09T15:23:00Z">
              <w:tcPr>
                <w:tcW w:w="984" w:type="dxa"/>
                <w:tcBorders>
                  <w:top w:val="nil"/>
                  <w:left w:val="nil"/>
                  <w:bottom w:val="nil"/>
                  <w:right w:val="nil"/>
                </w:tcBorders>
                <w:shd w:val="clear" w:color="auto" w:fill="auto"/>
                <w:noWrap/>
                <w:vAlign w:val="bottom"/>
                <w:hideMark/>
              </w:tcPr>
            </w:tcPrChange>
          </w:tcPr>
          <w:p w14:paraId="1BFF554B" w14:textId="77777777" w:rsidR="00F32242" w:rsidRPr="008A487C" w:rsidRDefault="00F32242" w:rsidP="00F32242">
            <w:pPr>
              <w:rPr>
                <w:ins w:id="347" w:author="David Conklin" w:date="2020-11-09T15:05:00Z"/>
                <w:rFonts w:ascii="Calibri" w:eastAsia="Times New Roman" w:hAnsi="Calibri" w:cs="Calibri"/>
                <w:color w:val="000000"/>
              </w:rPr>
            </w:pPr>
            <w:ins w:id="348" w:author="David Conklin" w:date="2020-11-09T15:05:00Z">
              <w:r w:rsidRPr="002854B5">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349" w:author="David Conklin" w:date="2020-11-09T15:23:00Z">
              <w:tcPr>
                <w:tcW w:w="960" w:type="dxa"/>
                <w:gridSpan w:val="2"/>
                <w:tcBorders>
                  <w:top w:val="nil"/>
                  <w:left w:val="nil"/>
                  <w:bottom w:val="nil"/>
                  <w:right w:val="nil"/>
                </w:tcBorders>
                <w:shd w:val="clear" w:color="auto" w:fill="auto"/>
                <w:noWrap/>
                <w:vAlign w:val="bottom"/>
                <w:hideMark/>
              </w:tcPr>
            </w:tcPrChange>
          </w:tcPr>
          <w:p w14:paraId="2D77EC79" w14:textId="77777777" w:rsidR="00F32242" w:rsidRPr="00B912FF" w:rsidRDefault="00F32242" w:rsidP="00F32242">
            <w:pPr>
              <w:jc w:val="right"/>
              <w:rPr>
                <w:ins w:id="350" w:author="David Conklin" w:date="2020-11-09T15:05:00Z"/>
                <w:rFonts w:ascii="Calibri" w:eastAsia="Times New Roman" w:hAnsi="Calibri" w:cs="Calibri"/>
                <w:color w:val="000000"/>
                <w:rPrChange w:id="351" w:author="David Conklin" w:date="2020-11-09T16:13:00Z">
                  <w:rPr>
                    <w:ins w:id="352" w:author="David Conklin" w:date="2020-11-09T15:05:00Z"/>
                    <w:rFonts w:ascii="Calibri" w:eastAsia="Times New Roman" w:hAnsi="Calibri" w:cs="Calibri"/>
                    <w:color w:val="000000"/>
                  </w:rPr>
                </w:rPrChange>
              </w:rPr>
            </w:pPr>
            <w:ins w:id="353" w:author="David Conklin" w:date="2020-11-09T15:05:00Z">
              <w:r w:rsidRPr="00B912FF">
                <w:rPr>
                  <w:rFonts w:ascii="Calibri" w:eastAsia="Times New Roman" w:hAnsi="Calibri" w:cs="Calibri"/>
                  <w:color w:val="000000"/>
                  <w:rPrChange w:id="354" w:author="David Conklin" w:date="2020-11-09T16:13:00Z">
                    <w:rPr>
                      <w:rFonts w:ascii="Calibri" w:eastAsia="Times New Roman" w:hAnsi="Calibri" w:cs="Calibri"/>
                      <w:color w:val="000000"/>
                    </w:rPr>
                  </w:rPrChange>
                </w:rPr>
                <w:t>23773405</w:t>
              </w:r>
            </w:ins>
          </w:p>
        </w:tc>
        <w:tc>
          <w:tcPr>
            <w:tcW w:w="5993" w:type="dxa"/>
            <w:gridSpan w:val="2"/>
            <w:tcBorders>
              <w:top w:val="nil"/>
              <w:left w:val="nil"/>
              <w:bottom w:val="nil"/>
              <w:right w:val="nil"/>
            </w:tcBorders>
            <w:shd w:val="clear" w:color="auto" w:fill="auto"/>
            <w:noWrap/>
            <w:vAlign w:val="bottom"/>
            <w:hideMark/>
            <w:tcPrChange w:id="355" w:author="David Conklin" w:date="2020-11-09T15:23:00Z">
              <w:tcPr>
                <w:tcW w:w="5200" w:type="dxa"/>
                <w:gridSpan w:val="2"/>
                <w:tcBorders>
                  <w:top w:val="nil"/>
                  <w:left w:val="nil"/>
                  <w:bottom w:val="nil"/>
                  <w:right w:val="nil"/>
                </w:tcBorders>
                <w:shd w:val="clear" w:color="auto" w:fill="auto"/>
                <w:noWrap/>
                <w:vAlign w:val="bottom"/>
                <w:hideMark/>
              </w:tcPr>
            </w:tcPrChange>
          </w:tcPr>
          <w:p w14:paraId="6CB7A9B5" w14:textId="77777777" w:rsidR="00F32242" w:rsidRPr="00B912FF" w:rsidRDefault="00F32242" w:rsidP="00F32242">
            <w:pPr>
              <w:rPr>
                <w:ins w:id="356" w:author="David Conklin" w:date="2020-11-09T15:05:00Z"/>
                <w:rFonts w:ascii="Calibri" w:eastAsia="Times New Roman" w:hAnsi="Calibri" w:cs="Calibri"/>
                <w:color w:val="000000"/>
                <w:rPrChange w:id="357" w:author="David Conklin" w:date="2020-11-09T16:13:00Z">
                  <w:rPr>
                    <w:ins w:id="358" w:author="David Conklin" w:date="2020-11-09T15:05:00Z"/>
                    <w:rFonts w:ascii="Calibri" w:eastAsia="Times New Roman" w:hAnsi="Calibri" w:cs="Calibri"/>
                    <w:color w:val="000000"/>
                  </w:rPr>
                </w:rPrChange>
              </w:rPr>
            </w:pPr>
            <w:ins w:id="359" w:author="David Conklin" w:date="2020-11-09T15:05:00Z">
              <w:r w:rsidRPr="00B912FF">
                <w:rPr>
                  <w:rFonts w:ascii="Calibri" w:eastAsia="Times New Roman" w:hAnsi="Calibri" w:cs="Calibri"/>
                  <w:color w:val="000000"/>
                  <w:rPrChange w:id="360" w:author="David Conklin" w:date="2020-11-09T16:13:00Z">
                    <w:rPr>
                      <w:rFonts w:ascii="Calibri" w:eastAsia="Times New Roman" w:hAnsi="Calibri" w:cs="Calibri"/>
                      <w:color w:val="000000"/>
                    </w:rPr>
                  </w:rPrChange>
                </w:rPr>
                <w:t>BLUE RIVER AT BLUE RIVER</w:t>
              </w:r>
            </w:ins>
          </w:p>
        </w:tc>
      </w:tr>
      <w:tr w:rsidR="00F32242" w:rsidRPr="00B912FF" w14:paraId="02982A9B" w14:textId="77777777" w:rsidTr="00916473">
        <w:trPr>
          <w:trHeight w:val="300"/>
          <w:ins w:id="361" w:author="David Conklin" w:date="2020-11-09T15:05:00Z"/>
          <w:trPrChange w:id="36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363" w:author="David Conklin" w:date="2020-11-09T15:23:00Z">
              <w:tcPr>
                <w:tcW w:w="984" w:type="dxa"/>
                <w:tcBorders>
                  <w:top w:val="nil"/>
                  <w:left w:val="nil"/>
                  <w:bottom w:val="nil"/>
                  <w:right w:val="nil"/>
                </w:tcBorders>
                <w:shd w:val="clear" w:color="auto" w:fill="auto"/>
                <w:noWrap/>
                <w:vAlign w:val="bottom"/>
                <w:hideMark/>
              </w:tcPr>
            </w:tcPrChange>
          </w:tcPr>
          <w:p w14:paraId="7643B4BF" w14:textId="77777777" w:rsidR="00F32242" w:rsidRPr="008A487C" w:rsidRDefault="00F32242" w:rsidP="00F32242">
            <w:pPr>
              <w:rPr>
                <w:ins w:id="364" w:author="David Conklin" w:date="2020-11-09T15:05:00Z"/>
                <w:rFonts w:ascii="Calibri" w:eastAsia="Times New Roman" w:hAnsi="Calibri" w:cs="Calibri"/>
                <w:color w:val="000000"/>
              </w:rPr>
            </w:pPr>
            <w:ins w:id="365" w:author="David Conklin" w:date="2020-11-09T15:05:00Z">
              <w:r w:rsidRPr="002854B5">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366" w:author="David Conklin" w:date="2020-11-09T15:23:00Z">
              <w:tcPr>
                <w:tcW w:w="960" w:type="dxa"/>
                <w:gridSpan w:val="2"/>
                <w:tcBorders>
                  <w:top w:val="nil"/>
                  <w:left w:val="nil"/>
                  <w:bottom w:val="nil"/>
                  <w:right w:val="nil"/>
                </w:tcBorders>
                <w:shd w:val="clear" w:color="auto" w:fill="auto"/>
                <w:noWrap/>
                <w:vAlign w:val="bottom"/>
                <w:hideMark/>
              </w:tcPr>
            </w:tcPrChange>
          </w:tcPr>
          <w:p w14:paraId="1E7A0C35" w14:textId="77777777" w:rsidR="00F32242" w:rsidRPr="00B912FF" w:rsidRDefault="00F32242" w:rsidP="00F32242">
            <w:pPr>
              <w:jc w:val="right"/>
              <w:rPr>
                <w:ins w:id="367" w:author="David Conklin" w:date="2020-11-09T15:05:00Z"/>
                <w:rFonts w:ascii="Calibri" w:eastAsia="Times New Roman" w:hAnsi="Calibri" w:cs="Calibri"/>
                <w:color w:val="000000"/>
                <w:rPrChange w:id="368" w:author="David Conklin" w:date="2020-11-09T16:13:00Z">
                  <w:rPr>
                    <w:ins w:id="369" w:author="David Conklin" w:date="2020-11-09T15:05:00Z"/>
                    <w:rFonts w:ascii="Calibri" w:eastAsia="Times New Roman" w:hAnsi="Calibri" w:cs="Calibri"/>
                    <w:color w:val="000000"/>
                  </w:rPr>
                </w:rPrChange>
              </w:rPr>
            </w:pPr>
            <w:ins w:id="370" w:author="David Conklin" w:date="2020-11-09T15:05:00Z">
              <w:r w:rsidRPr="00B912FF">
                <w:rPr>
                  <w:rFonts w:ascii="Calibri" w:eastAsia="Times New Roman" w:hAnsi="Calibri" w:cs="Calibri"/>
                  <w:color w:val="000000"/>
                  <w:rPrChange w:id="371" w:author="David Conklin" w:date="2020-11-09T16:13:00Z">
                    <w:rPr>
                      <w:rFonts w:ascii="Calibri" w:eastAsia="Times New Roman" w:hAnsi="Calibri" w:cs="Calibri"/>
                      <w:color w:val="000000"/>
                    </w:rPr>
                  </w:rPrChange>
                </w:rPr>
                <w:t>23772909</w:t>
              </w:r>
            </w:ins>
          </w:p>
        </w:tc>
        <w:tc>
          <w:tcPr>
            <w:tcW w:w="5993" w:type="dxa"/>
            <w:gridSpan w:val="2"/>
            <w:tcBorders>
              <w:top w:val="nil"/>
              <w:left w:val="nil"/>
              <w:bottom w:val="nil"/>
              <w:right w:val="nil"/>
            </w:tcBorders>
            <w:shd w:val="clear" w:color="auto" w:fill="auto"/>
            <w:noWrap/>
            <w:vAlign w:val="bottom"/>
            <w:hideMark/>
            <w:tcPrChange w:id="372" w:author="David Conklin" w:date="2020-11-09T15:23:00Z">
              <w:tcPr>
                <w:tcW w:w="5200" w:type="dxa"/>
                <w:gridSpan w:val="2"/>
                <w:tcBorders>
                  <w:top w:val="nil"/>
                  <w:left w:val="nil"/>
                  <w:bottom w:val="nil"/>
                  <w:right w:val="nil"/>
                </w:tcBorders>
                <w:shd w:val="clear" w:color="auto" w:fill="auto"/>
                <w:noWrap/>
                <w:vAlign w:val="bottom"/>
                <w:hideMark/>
              </w:tcPr>
            </w:tcPrChange>
          </w:tcPr>
          <w:p w14:paraId="4B331ACE" w14:textId="77777777" w:rsidR="00F32242" w:rsidRPr="00B912FF" w:rsidRDefault="00F32242" w:rsidP="00F32242">
            <w:pPr>
              <w:rPr>
                <w:ins w:id="373" w:author="David Conklin" w:date="2020-11-09T15:05:00Z"/>
                <w:rFonts w:ascii="Calibri" w:eastAsia="Times New Roman" w:hAnsi="Calibri" w:cs="Calibri"/>
                <w:color w:val="000000"/>
                <w:rPrChange w:id="374" w:author="David Conklin" w:date="2020-11-09T16:13:00Z">
                  <w:rPr>
                    <w:ins w:id="375" w:author="David Conklin" w:date="2020-11-09T15:05:00Z"/>
                    <w:rFonts w:ascii="Calibri" w:eastAsia="Times New Roman" w:hAnsi="Calibri" w:cs="Calibri"/>
                    <w:color w:val="000000"/>
                  </w:rPr>
                </w:rPrChange>
              </w:rPr>
            </w:pPr>
            <w:ins w:id="376" w:author="David Conklin" w:date="2020-11-09T15:05:00Z">
              <w:r w:rsidRPr="00B912FF">
                <w:rPr>
                  <w:rFonts w:ascii="Calibri" w:eastAsia="Times New Roman" w:hAnsi="Calibri" w:cs="Calibri"/>
                  <w:color w:val="000000"/>
                  <w:rPrChange w:id="377" w:author="David Conklin" w:date="2020-11-09T16:13:00Z">
                    <w:rPr>
                      <w:rFonts w:ascii="Calibri" w:eastAsia="Times New Roman" w:hAnsi="Calibri" w:cs="Calibri"/>
                      <w:color w:val="000000"/>
                    </w:rPr>
                  </w:rPrChange>
                </w:rPr>
                <w:t>MCKENZIE RIVER NEAR VIDA</w:t>
              </w:r>
            </w:ins>
          </w:p>
        </w:tc>
      </w:tr>
      <w:tr w:rsidR="00B912FF" w:rsidRPr="00B912FF" w14:paraId="47A496CB" w14:textId="77777777" w:rsidTr="00916473">
        <w:trPr>
          <w:trHeight w:val="300"/>
          <w:ins w:id="378" w:author="David Conklin" w:date="2020-11-09T16:18:00Z"/>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ins w:id="379" w:author="David Conklin" w:date="2020-11-09T16:18:00Z"/>
                <w:rFonts w:ascii="Calibri" w:eastAsia="Times New Roman" w:hAnsi="Calibri" w:cs="Calibri"/>
                <w:color w:val="000000"/>
              </w:rPr>
            </w:pPr>
            <w:ins w:id="380" w:author="David Conklin" w:date="2020-11-09T16:18:00Z">
              <w:r>
                <w:rPr>
                  <w:rFonts w:ascii="Calibri" w:eastAsia="Times New Roman" w:hAnsi="Calibri" w:cs="Calibri"/>
                  <w:color w:val="000000"/>
                </w:rPr>
                <w:t>14163150</w:t>
              </w:r>
            </w:ins>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ins w:id="381" w:author="David Conklin" w:date="2020-11-09T16:18:00Z"/>
                <w:rFonts w:ascii="Calibri" w:eastAsia="Times New Roman" w:hAnsi="Calibri" w:cs="Calibri"/>
                <w:color w:val="000000"/>
              </w:rPr>
            </w:pPr>
            <w:ins w:id="382" w:author="David Conklin" w:date="2020-11-09T16:18:00Z">
              <w:r>
                <w:rPr>
                  <w:rFonts w:ascii="Calibri" w:eastAsia="Times New Roman" w:hAnsi="Calibri" w:cs="Calibri"/>
                  <w:color w:val="000000"/>
                </w:rPr>
                <w:t>23772857</w:t>
              </w:r>
            </w:ins>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ins w:id="383" w:author="David Conklin" w:date="2020-11-09T16:18:00Z"/>
                <w:rFonts w:ascii="Calibri" w:eastAsia="Times New Roman" w:hAnsi="Calibri" w:cs="Calibri"/>
                <w:color w:val="000000"/>
              </w:rPr>
            </w:pPr>
            <w:ins w:id="384" w:author="David Conklin" w:date="2020-11-09T16:18:00Z">
              <w:r>
                <w:rPr>
                  <w:rFonts w:ascii="Calibri" w:eastAsia="Times New Roman" w:hAnsi="Calibri" w:cs="Calibri"/>
                  <w:color w:val="000000"/>
                </w:rPr>
                <w:t>MCKENZIE RIVER BLW LEABURG DAM, NR LEABURG OR</w:t>
              </w:r>
            </w:ins>
          </w:p>
        </w:tc>
      </w:tr>
      <w:tr w:rsidR="00B912FF" w:rsidRPr="00B912FF" w14:paraId="3009AA4E" w14:textId="77777777" w:rsidTr="00916473">
        <w:trPr>
          <w:trHeight w:val="300"/>
          <w:ins w:id="385" w:author="David Conklin" w:date="2020-11-09T16:19:00Z"/>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ins w:id="386" w:author="David Conklin" w:date="2020-11-09T16:19:00Z"/>
                <w:rFonts w:ascii="Calibri" w:eastAsia="Times New Roman" w:hAnsi="Calibri" w:cs="Calibri"/>
                <w:color w:val="000000"/>
              </w:rPr>
            </w:pPr>
            <w:ins w:id="387" w:author="David Conklin" w:date="2020-11-09T16:19:00Z">
              <w:r>
                <w:rPr>
                  <w:rFonts w:ascii="Calibri" w:eastAsia="Times New Roman" w:hAnsi="Calibri" w:cs="Calibri"/>
                  <w:color w:val="000000"/>
                </w:rPr>
                <w:t>14163900</w:t>
              </w:r>
            </w:ins>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ins w:id="388" w:author="David Conklin" w:date="2020-11-09T16:19:00Z"/>
                <w:rFonts w:ascii="Calibri" w:eastAsia="Times New Roman" w:hAnsi="Calibri" w:cs="Calibri"/>
                <w:color w:val="000000"/>
              </w:rPr>
            </w:pPr>
            <w:ins w:id="389" w:author="David Conklin" w:date="2020-11-09T16:19:00Z">
              <w:r>
                <w:rPr>
                  <w:rFonts w:ascii="Calibri" w:eastAsia="Times New Roman" w:hAnsi="Calibri" w:cs="Calibri"/>
                  <w:color w:val="000000"/>
                </w:rPr>
                <w:t>23772801</w:t>
              </w:r>
            </w:ins>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ins w:id="390" w:author="David Conklin" w:date="2020-11-09T16:19:00Z"/>
                <w:rFonts w:ascii="Calibri" w:eastAsia="Times New Roman" w:hAnsi="Calibri" w:cs="Calibri"/>
                <w:color w:val="000000"/>
              </w:rPr>
            </w:pPr>
            <w:ins w:id="391" w:author="David Conklin" w:date="2020-11-09T16:19:00Z">
              <w:r>
                <w:rPr>
                  <w:rFonts w:ascii="Calibri" w:eastAsia="Times New Roman" w:hAnsi="Calibri" w:cs="Calibri"/>
                  <w:color w:val="000000"/>
                </w:rPr>
                <w:t>MCKENZIE RIVER NEAR WALTERVILLE</w:t>
              </w:r>
            </w:ins>
          </w:p>
        </w:tc>
      </w:tr>
      <w:tr w:rsidR="00B912FF" w:rsidRPr="00B912FF" w14:paraId="5DF63485" w14:textId="77777777" w:rsidTr="00916473">
        <w:trPr>
          <w:trHeight w:val="300"/>
          <w:ins w:id="392" w:author="David Conklin" w:date="2020-11-09T16:21:00Z"/>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ins w:id="393" w:author="David Conklin" w:date="2020-11-09T16:21:00Z"/>
                <w:rFonts w:ascii="Calibri" w:eastAsia="Times New Roman" w:hAnsi="Calibri" w:cs="Calibri"/>
                <w:color w:val="000000"/>
              </w:rPr>
            </w:pPr>
            <w:ins w:id="394" w:author="David Conklin" w:date="2020-11-09T16:21:00Z">
              <w:r>
                <w:rPr>
                  <w:rFonts w:ascii="Calibri" w:eastAsia="Times New Roman" w:hAnsi="Calibri" w:cs="Calibri"/>
                  <w:color w:val="000000"/>
                </w:rPr>
                <w:lastRenderedPageBreak/>
                <w:t>14164700</w:t>
              </w:r>
            </w:ins>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ins w:id="395" w:author="David Conklin" w:date="2020-11-09T16:21:00Z"/>
                <w:rFonts w:ascii="Calibri" w:eastAsia="Times New Roman" w:hAnsi="Calibri" w:cs="Calibri"/>
                <w:color w:val="000000"/>
              </w:rPr>
            </w:pPr>
            <w:ins w:id="396" w:author="David Conklin" w:date="2020-11-09T16:21:00Z">
              <w:r>
                <w:rPr>
                  <w:rFonts w:ascii="Calibri" w:eastAsia="Times New Roman" w:hAnsi="Calibri" w:cs="Calibri"/>
                  <w:color w:val="000000"/>
                </w:rPr>
                <w:t>23774369</w:t>
              </w:r>
            </w:ins>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ins w:id="397" w:author="David Conklin" w:date="2020-11-09T16:21:00Z"/>
                <w:rFonts w:ascii="Calibri" w:eastAsia="Times New Roman" w:hAnsi="Calibri" w:cs="Calibri"/>
                <w:color w:val="000000"/>
              </w:rPr>
            </w:pPr>
            <w:ins w:id="398" w:author="David Conklin" w:date="2020-11-09T16:21:00Z">
              <w:r>
                <w:rPr>
                  <w:rFonts w:ascii="Calibri" w:eastAsia="Times New Roman" w:hAnsi="Calibri" w:cs="Calibri"/>
                  <w:color w:val="000000"/>
                </w:rPr>
                <w:t>CEDAR CREEK AT SPRINGFIELD</w:t>
              </w:r>
            </w:ins>
          </w:p>
        </w:tc>
      </w:tr>
      <w:tr w:rsidR="00F32242" w:rsidRPr="00286383" w14:paraId="5280EBDF" w14:textId="77777777" w:rsidTr="00916473">
        <w:trPr>
          <w:trHeight w:val="300"/>
          <w:ins w:id="399" w:author="David Conklin" w:date="2020-11-09T15:05:00Z"/>
          <w:trPrChange w:id="400"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01" w:author="David Conklin" w:date="2020-11-09T15:23:00Z">
              <w:tcPr>
                <w:tcW w:w="984" w:type="dxa"/>
                <w:tcBorders>
                  <w:top w:val="nil"/>
                  <w:left w:val="nil"/>
                  <w:bottom w:val="nil"/>
                  <w:right w:val="nil"/>
                </w:tcBorders>
                <w:shd w:val="clear" w:color="auto" w:fill="auto"/>
                <w:noWrap/>
                <w:vAlign w:val="bottom"/>
                <w:hideMark/>
              </w:tcPr>
            </w:tcPrChange>
          </w:tcPr>
          <w:p w14:paraId="59511AD6" w14:textId="77777777" w:rsidR="00F32242" w:rsidRPr="00286383" w:rsidRDefault="00F32242" w:rsidP="00F32242">
            <w:pPr>
              <w:rPr>
                <w:ins w:id="402" w:author="David Conklin" w:date="2020-11-09T15:05:00Z"/>
                <w:rFonts w:ascii="Calibri" w:eastAsia="Times New Roman" w:hAnsi="Calibri" w:cs="Calibri"/>
                <w:color w:val="000000"/>
              </w:rPr>
            </w:pPr>
            <w:ins w:id="403"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404" w:author="David Conklin" w:date="2020-11-09T15:23:00Z">
              <w:tcPr>
                <w:tcW w:w="960" w:type="dxa"/>
                <w:gridSpan w:val="2"/>
                <w:tcBorders>
                  <w:top w:val="nil"/>
                  <w:left w:val="nil"/>
                  <w:bottom w:val="nil"/>
                  <w:right w:val="nil"/>
                </w:tcBorders>
                <w:shd w:val="clear" w:color="auto" w:fill="auto"/>
                <w:noWrap/>
                <w:vAlign w:val="bottom"/>
                <w:hideMark/>
              </w:tcPr>
            </w:tcPrChange>
          </w:tcPr>
          <w:p w14:paraId="177F70C4" w14:textId="77777777" w:rsidR="00F32242" w:rsidRPr="00286383" w:rsidRDefault="00F32242" w:rsidP="00F32242">
            <w:pPr>
              <w:jc w:val="right"/>
              <w:rPr>
                <w:ins w:id="405" w:author="David Conklin" w:date="2020-11-09T15:05:00Z"/>
                <w:rFonts w:ascii="Calibri" w:eastAsia="Times New Roman" w:hAnsi="Calibri" w:cs="Calibri"/>
                <w:color w:val="000000"/>
              </w:rPr>
            </w:pPr>
            <w:ins w:id="406"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407" w:author="David Conklin" w:date="2020-11-09T15:23:00Z">
              <w:tcPr>
                <w:tcW w:w="5200" w:type="dxa"/>
                <w:gridSpan w:val="2"/>
                <w:tcBorders>
                  <w:top w:val="nil"/>
                  <w:left w:val="nil"/>
                  <w:bottom w:val="nil"/>
                  <w:right w:val="nil"/>
                </w:tcBorders>
                <w:shd w:val="clear" w:color="auto" w:fill="auto"/>
                <w:noWrap/>
                <w:vAlign w:val="bottom"/>
                <w:hideMark/>
              </w:tcPr>
            </w:tcPrChange>
          </w:tcPr>
          <w:p w14:paraId="0F15CDB2" w14:textId="77777777" w:rsidR="00F32242" w:rsidRPr="00286383" w:rsidRDefault="00F32242" w:rsidP="00F32242">
            <w:pPr>
              <w:rPr>
                <w:ins w:id="408" w:author="David Conklin" w:date="2020-11-09T15:05:00Z"/>
                <w:rFonts w:ascii="Calibri" w:eastAsia="Times New Roman" w:hAnsi="Calibri" w:cs="Calibri"/>
                <w:color w:val="000000"/>
              </w:rPr>
            </w:pPr>
            <w:ins w:id="409" w:author="David Conklin" w:date="2020-11-09T15:05:00Z">
              <w:r w:rsidRPr="00286383">
                <w:rPr>
                  <w:rFonts w:ascii="Calibri" w:eastAsia="Times New Roman" w:hAnsi="Calibri" w:cs="Calibri"/>
                  <w:color w:val="000000"/>
                </w:rPr>
                <w:t>MCKENZIE RIVER ABV HAYDEN BR, AT SPRINGFIELD, OR</w:t>
              </w:r>
            </w:ins>
          </w:p>
        </w:tc>
      </w:tr>
      <w:tr w:rsidR="00F32242" w:rsidRPr="00286383" w14:paraId="62756356" w14:textId="77777777" w:rsidTr="00916473">
        <w:trPr>
          <w:trHeight w:val="300"/>
          <w:ins w:id="410" w:author="David Conklin" w:date="2020-11-09T15:05:00Z"/>
          <w:trPrChange w:id="411"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12" w:author="David Conklin" w:date="2020-11-09T15:23:00Z">
              <w:tcPr>
                <w:tcW w:w="984" w:type="dxa"/>
                <w:tcBorders>
                  <w:top w:val="nil"/>
                  <w:left w:val="nil"/>
                  <w:bottom w:val="nil"/>
                  <w:right w:val="nil"/>
                </w:tcBorders>
                <w:shd w:val="clear" w:color="auto" w:fill="auto"/>
                <w:noWrap/>
                <w:vAlign w:val="bottom"/>
                <w:hideMark/>
              </w:tcPr>
            </w:tcPrChange>
          </w:tcPr>
          <w:p w14:paraId="36E5AB6B" w14:textId="77777777" w:rsidR="00F32242" w:rsidRPr="00286383" w:rsidRDefault="00F32242" w:rsidP="00F32242">
            <w:pPr>
              <w:rPr>
                <w:ins w:id="413" w:author="David Conklin" w:date="2020-11-09T15:05:00Z"/>
                <w:rFonts w:ascii="Calibri" w:eastAsia="Times New Roman" w:hAnsi="Calibri" w:cs="Calibri"/>
                <w:color w:val="000000"/>
              </w:rPr>
            </w:pPr>
            <w:ins w:id="414" w:author="David Conklin" w:date="2020-11-09T15:05:00Z">
              <w:r w:rsidRPr="00286383">
                <w:rPr>
                  <w:rFonts w:ascii="Calibri" w:eastAsia="Times New Roman" w:hAnsi="Calibri" w:cs="Calibri"/>
                  <w:color w:val="000000"/>
                </w:rPr>
                <w:t>14165000</w:t>
              </w:r>
            </w:ins>
          </w:p>
        </w:tc>
        <w:tc>
          <w:tcPr>
            <w:tcW w:w="1109" w:type="dxa"/>
            <w:tcBorders>
              <w:top w:val="nil"/>
              <w:left w:val="nil"/>
              <w:bottom w:val="nil"/>
              <w:right w:val="nil"/>
            </w:tcBorders>
            <w:shd w:val="clear" w:color="auto" w:fill="auto"/>
            <w:noWrap/>
            <w:vAlign w:val="bottom"/>
            <w:hideMark/>
            <w:tcPrChange w:id="415" w:author="David Conklin" w:date="2020-11-09T15:23:00Z">
              <w:tcPr>
                <w:tcW w:w="960" w:type="dxa"/>
                <w:gridSpan w:val="2"/>
                <w:tcBorders>
                  <w:top w:val="nil"/>
                  <w:left w:val="nil"/>
                  <w:bottom w:val="nil"/>
                  <w:right w:val="nil"/>
                </w:tcBorders>
                <w:shd w:val="clear" w:color="auto" w:fill="auto"/>
                <w:noWrap/>
                <w:vAlign w:val="bottom"/>
                <w:hideMark/>
              </w:tcPr>
            </w:tcPrChange>
          </w:tcPr>
          <w:p w14:paraId="23EE06CF" w14:textId="77777777" w:rsidR="00F32242" w:rsidRPr="00286383" w:rsidRDefault="00F32242" w:rsidP="00F32242">
            <w:pPr>
              <w:jc w:val="right"/>
              <w:rPr>
                <w:ins w:id="416" w:author="David Conklin" w:date="2020-11-09T15:05:00Z"/>
                <w:rFonts w:ascii="Calibri" w:eastAsia="Times New Roman" w:hAnsi="Calibri" w:cs="Calibri"/>
                <w:color w:val="000000"/>
              </w:rPr>
            </w:pPr>
            <w:ins w:id="417" w:author="David Conklin" w:date="2020-11-09T15:05:00Z">
              <w:r w:rsidRPr="00286383">
                <w:rPr>
                  <w:rFonts w:ascii="Calibri" w:eastAsia="Times New Roman" w:hAnsi="Calibri" w:cs="Calibri"/>
                  <w:color w:val="000000"/>
                </w:rPr>
                <w:t>23773513</w:t>
              </w:r>
            </w:ins>
          </w:p>
        </w:tc>
        <w:tc>
          <w:tcPr>
            <w:tcW w:w="5993" w:type="dxa"/>
            <w:gridSpan w:val="2"/>
            <w:tcBorders>
              <w:top w:val="nil"/>
              <w:left w:val="nil"/>
              <w:bottom w:val="nil"/>
              <w:right w:val="nil"/>
            </w:tcBorders>
            <w:shd w:val="clear" w:color="auto" w:fill="auto"/>
            <w:noWrap/>
            <w:vAlign w:val="bottom"/>
            <w:hideMark/>
            <w:tcPrChange w:id="418" w:author="David Conklin" w:date="2020-11-09T15:23:00Z">
              <w:tcPr>
                <w:tcW w:w="5200" w:type="dxa"/>
                <w:gridSpan w:val="2"/>
                <w:tcBorders>
                  <w:top w:val="nil"/>
                  <w:left w:val="nil"/>
                  <w:bottom w:val="nil"/>
                  <w:right w:val="nil"/>
                </w:tcBorders>
                <w:shd w:val="clear" w:color="auto" w:fill="auto"/>
                <w:noWrap/>
                <w:vAlign w:val="bottom"/>
                <w:hideMark/>
              </w:tcPr>
            </w:tcPrChange>
          </w:tcPr>
          <w:p w14:paraId="7D87EBFE" w14:textId="77777777" w:rsidR="00F32242" w:rsidRPr="00286383" w:rsidRDefault="00F32242" w:rsidP="00F32242">
            <w:pPr>
              <w:rPr>
                <w:ins w:id="419" w:author="David Conklin" w:date="2020-11-09T15:05:00Z"/>
                <w:rFonts w:ascii="Calibri" w:eastAsia="Times New Roman" w:hAnsi="Calibri" w:cs="Calibri"/>
                <w:color w:val="000000"/>
              </w:rPr>
            </w:pPr>
            <w:ins w:id="420" w:author="David Conklin" w:date="2020-11-09T15:05:00Z">
              <w:r w:rsidRPr="00286383">
                <w:rPr>
                  <w:rFonts w:ascii="Calibri" w:eastAsia="Times New Roman" w:hAnsi="Calibri" w:cs="Calibri"/>
                  <w:color w:val="000000"/>
                </w:rPr>
                <w:t>MOHAWK RIVER NEAR SPRINGFIELD</w:t>
              </w:r>
            </w:ins>
          </w:p>
        </w:tc>
      </w:tr>
      <w:tr w:rsidR="00916473" w:rsidRPr="00286383" w14:paraId="5E98B10F" w14:textId="77777777" w:rsidTr="00916473">
        <w:tblPrEx>
          <w:tblPrExChange w:id="421" w:author="David Conklin" w:date="2020-11-09T15:23:00Z">
            <w:tblPrEx>
              <w:tblW w:w="8439" w:type="dxa"/>
            </w:tblPrEx>
          </w:tblPrExChange>
        </w:tblPrEx>
        <w:trPr>
          <w:trHeight w:val="300"/>
          <w:ins w:id="422" w:author="David Conklin" w:date="2020-11-09T15:22:00Z"/>
          <w:trPrChange w:id="423" w:author="David Conklin" w:date="2020-11-09T15:23:00Z">
            <w:trPr>
              <w:gridAfter w:val="0"/>
              <w:wAfter w:w="772" w:type="dxa"/>
              <w:trHeight w:val="300"/>
            </w:trPr>
          </w:trPrChange>
        </w:trPr>
        <w:tc>
          <w:tcPr>
            <w:tcW w:w="1358" w:type="dxa"/>
            <w:tcBorders>
              <w:top w:val="nil"/>
              <w:left w:val="nil"/>
              <w:bottom w:val="nil"/>
              <w:right w:val="nil"/>
            </w:tcBorders>
            <w:shd w:val="clear" w:color="auto" w:fill="auto"/>
            <w:noWrap/>
            <w:vAlign w:val="bottom"/>
            <w:tcPrChange w:id="424" w:author="David Conklin" w:date="2020-11-09T15:23:00Z">
              <w:tcPr>
                <w:tcW w:w="1358" w:type="dxa"/>
                <w:gridSpan w:val="2"/>
                <w:tcBorders>
                  <w:top w:val="nil"/>
                  <w:left w:val="nil"/>
                  <w:bottom w:val="nil"/>
                  <w:right w:val="nil"/>
                </w:tcBorders>
                <w:shd w:val="clear" w:color="auto" w:fill="auto"/>
                <w:noWrap/>
                <w:vAlign w:val="bottom"/>
              </w:tcPr>
            </w:tcPrChange>
          </w:tcPr>
          <w:p w14:paraId="39B7E5A7" w14:textId="77777777" w:rsidR="00916473" w:rsidRPr="00286383" w:rsidRDefault="00916473" w:rsidP="00F32242">
            <w:pPr>
              <w:rPr>
                <w:ins w:id="425" w:author="David Conklin" w:date="2020-11-09T15:22: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Change w:id="426" w:author="David Conklin" w:date="2020-11-09T15:23:00Z">
              <w:tcPr>
                <w:tcW w:w="1109" w:type="dxa"/>
                <w:gridSpan w:val="2"/>
                <w:tcBorders>
                  <w:top w:val="nil"/>
                  <w:left w:val="nil"/>
                  <w:bottom w:val="nil"/>
                  <w:right w:val="nil"/>
                </w:tcBorders>
                <w:shd w:val="clear" w:color="auto" w:fill="auto"/>
                <w:noWrap/>
                <w:vAlign w:val="bottom"/>
              </w:tcPr>
            </w:tcPrChange>
          </w:tcPr>
          <w:p w14:paraId="5EF1FEEC" w14:textId="77777777" w:rsidR="00916473" w:rsidRPr="00286383" w:rsidRDefault="00916473" w:rsidP="00F32242">
            <w:pPr>
              <w:jc w:val="right"/>
              <w:rPr>
                <w:ins w:id="427" w:author="David Conklin" w:date="2020-11-09T15:22:00Z"/>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Change w:id="428" w:author="David Conklin" w:date="2020-11-09T15:23:00Z">
              <w:tcPr>
                <w:tcW w:w="5200" w:type="dxa"/>
                <w:gridSpan w:val="2"/>
                <w:tcBorders>
                  <w:top w:val="nil"/>
                  <w:left w:val="nil"/>
                  <w:bottom w:val="nil"/>
                  <w:right w:val="nil"/>
                </w:tcBorders>
                <w:shd w:val="clear" w:color="auto" w:fill="auto"/>
                <w:noWrap/>
                <w:vAlign w:val="bottom"/>
              </w:tcPr>
            </w:tcPrChange>
          </w:tcPr>
          <w:p w14:paraId="04CD99FA" w14:textId="77777777" w:rsidR="00916473" w:rsidRPr="00286383" w:rsidRDefault="00916473" w:rsidP="00F32242">
            <w:pPr>
              <w:rPr>
                <w:ins w:id="429" w:author="David Conklin" w:date="2020-11-09T15:22:00Z"/>
                <w:rFonts w:ascii="Calibri" w:eastAsia="Times New Roman" w:hAnsi="Calibri" w:cs="Calibri"/>
                <w:color w:val="000000"/>
              </w:rPr>
            </w:pPr>
          </w:p>
        </w:tc>
      </w:tr>
      <w:tr w:rsidR="00F32242" w:rsidRPr="00286383" w14:paraId="0438D12C" w14:textId="77777777" w:rsidTr="00916473">
        <w:trPr>
          <w:trHeight w:val="300"/>
          <w:ins w:id="430" w:author="David Conklin" w:date="2020-11-09T15:05:00Z"/>
          <w:trPrChange w:id="431"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32" w:author="David Conklin" w:date="2020-11-09T15:23:00Z">
              <w:tcPr>
                <w:tcW w:w="984" w:type="dxa"/>
                <w:tcBorders>
                  <w:top w:val="nil"/>
                  <w:left w:val="nil"/>
                  <w:bottom w:val="nil"/>
                  <w:right w:val="nil"/>
                </w:tcBorders>
                <w:shd w:val="clear" w:color="auto" w:fill="auto"/>
                <w:noWrap/>
                <w:vAlign w:val="bottom"/>
                <w:hideMark/>
              </w:tcPr>
            </w:tcPrChange>
          </w:tcPr>
          <w:p w14:paraId="49AF1ECE" w14:textId="1C10B9B5" w:rsidR="00F32242" w:rsidRPr="00286383" w:rsidRDefault="00916473" w:rsidP="00F32242">
            <w:pPr>
              <w:jc w:val="center"/>
              <w:rPr>
                <w:ins w:id="433" w:author="David Conklin" w:date="2020-11-09T15:05:00Z"/>
                <w:rFonts w:ascii="Calibri" w:eastAsia="Times New Roman" w:hAnsi="Calibri" w:cs="Calibri"/>
                <w:color w:val="000000"/>
              </w:rPr>
            </w:pPr>
            <w:ins w:id="434" w:author="David Conklin" w:date="2020-11-09T15:21:00Z">
              <w:r>
                <w:rPr>
                  <w:rFonts w:ascii="Calibri" w:eastAsia="Times New Roman" w:hAnsi="Calibri" w:cs="Calibri"/>
                  <w:color w:val="000000"/>
                </w:rPr>
                <w:t>temp</w:t>
              </w:r>
            </w:ins>
            <w:ins w:id="435" w:author="David Conklin" w:date="2020-11-09T15:23:00Z">
              <w:r>
                <w:rPr>
                  <w:rFonts w:ascii="Calibri" w:eastAsia="Times New Roman" w:hAnsi="Calibri" w:cs="Calibri"/>
                  <w:color w:val="000000"/>
                </w:rPr>
                <w:t>erature</w:t>
              </w:r>
            </w:ins>
            <w:ins w:id="436" w:author="David Conklin" w:date="2020-11-09T15:21:00Z">
              <w:r>
                <w:rPr>
                  <w:rFonts w:ascii="Calibri" w:eastAsia="Times New Roman" w:hAnsi="Calibri" w:cs="Calibri"/>
                  <w:color w:val="000000"/>
                </w:rPr>
                <w:t xml:space="preserve"> sensor</w:t>
              </w:r>
            </w:ins>
          </w:p>
        </w:tc>
        <w:tc>
          <w:tcPr>
            <w:tcW w:w="1109" w:type="dxa"/>
            <w:tcBorders>
              <w:top w:val="nil"/>
              <w:left w:val="nil"/>
              <w:bottom w:val="nil"/>
              <w:right w:val="nil"/>
            </w:tcBorders>
            <w:shd w:val="clear" w:color="auto" w:fill="auto"/>
            <w:noWrap/>
            <w:vAlign w:val="bottom"/>
            <w:hideMark/>
            <w:tcPrChange w:id="437" w:author="David Conklin" w:date="2020-11-09T15:23:00Z">
              <w:tcPr>
                <w:tcW w:w="960" w:type="dxa"/>
                <w:gridSpan w:val="2"/>
                <w:tcBorders>
                  <w:top w:val="nil"/>
                  <w:left w:val="nil"/>
                  <w:bottom w:val="nil"/>
                  <w:right w:val="nil"/>
                </w:tcBorders>
                <w:shd w:val="clear" w:color="auto" w:fill="auto"/>
                <w:noWrap/>
                <w:vAlign w:val="bottom"/>
                <w:hideMark/>
              </w:tcPr>
            </w:tcPrChange>
          </w:tcPr>
          <w:p w14:paraId="5E3DB23B" w14:textId="77777777" w:rsidR="00F32242" w:rsidRPr="00286383" w:rsidRDefault="00F32242" w:rsidP="00F32242">
            <w:pPr>
              <w:jc w:val="center"/>
              <w:rPr>
                <w:ins w:id="438" w:author="David Conklin" w:date="2020-11-09T15:05:00Z"/>
                <w:rFonts w:ascii="Calibri" w:eastAsia="Times New Roman" w:hAnsi="Calibri" w:cs="Calibri"/>
                <w:color w:val="000000"/>
              </w:rPr>
            </w:pPr>
            <w:ins w:id="439"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440" w:author="David Conklin" w:date="2020-11-09T15:23:00Z">
              <w:tcPr>
                <w:tcW w:w="5200" w:type="dxa"/>
                <w:gridSpan w:val="2"/>
                <w:tcBorders>
                  <w:top w:val="nil"/>
                  <w:left w:val="nil"/>
                  <w:bottom w:val="nil"/>
                  <w:right w:val="nil"/>
                </w:tcBorders>
                <w:shd w:val="clear" w:color="auto" w:fill="auto"/>
                <w:noWrap/>
                <w:vAlign w:val="bottom"/>
                <w:hideMark/>
              </w:tcPr>
            </w:tcPrChange>
          </w:tcPr>
          <w:p w14:paraId="7FEB62C3" w14:textId="77777777" w:rsidR="00F32242" w:rsidRPr="00286383" w:rsidRDefault="00F32242" w:rsidP="00F32242">
            <w:pPr>
              <w:jc w:val="center"/>
              <w:rPr>
                <w:ins w:id="441" w:author="David Conklin" w:date="2020-11-09T15:05:00Z"/>
                <w:rFonts w:ascii="Calibri" w:eastAsia="Times New Roman" w:hAnsi="Calibri" w:cs="Calibri"/>
                <w:color w:val="000000"/>
              </w:rPr>
            </w:pPr>
          </w:p>
        </w:tc>
      </w:tr>
      <w:tr w:rsidR="00F32242" w:rsidRPr="00286383" w14:paraId="69549E44" w14:textId="77777777" w:rsidTr="00916473">
        <w:trPr>
          <w:trHeight w:val="300"/>
          <w:ins w:id="442" w:author="David Conklin" w:date="2020-11-09T15:05:00Z"/>
          <w:trPrChange w:id="443"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44" w:author="David Conklin" w:date="2020-11-09T15:23:00Z">
              <w:tcPr>
                <w:tcW w:w="984" w:type="dxa"/>
                <w:tcBorders>
                  <w:top w:val="nil"/>
                  <w:left w:val="nil"/>
                  <w:bottom w:val="nil"/>
                  <w:right w:val="nil"/>
                </w:tcBorders>
                <w:shd w:val="clear" w:color="auto" w:fill="auto"/>
                <w:noWrap/>
                <w:vAlign w:val="bottom"/>
                <w:hideMark/>
              </w:tcPr>
            </w:tcPrChange>
          </w:tcPr>
          <w:p w14:paraId="38B29BBB" w14:textId="77777777" w:rsidR="00F32242" w:rsidRPr="00286383" w:rsidRDefault="00F32242" w:rsidP="00F32242">
            <w:pPr>
              <w:jc w:val="right"/>
              <w:rPr>
                <w:ins w:id="445" w:author="David Conklin" w:date="2020-11-09T15:05:00Z"/>
                <w:rFonts w:ascii="Calibri" w:eastAsia="Times New Roman" w:hAnsi="Calibri" w:cs="Calibri"/>
                <w:color w:val="000000"/>
              </w:rPr>
            </w:pPr>
            <w:ins w:id="446" w:author="David Conklin" w:date="2020-11-09T15:05:00Z">
              <w:r w:rsidRPr="00286383">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447" w:author="David Conklin" w:date="2020-11-09T15:23:00Z">
              <w:tcPr>
                <w:tcW w:w="960" w:type="dxa"/>
                <w:gridSpan w:val="2"/>
                <w:tcBorders>
                  <w:top w:val="nil"/>
                  <w:left w:val="nil"/>
                  <w:bottom w:val="nil"/>
                  <w:right w:val="nil"/>
                </w:tcBorders>
                <w:shd w:val="clear" w:color="auto" w:fill="auto"/>
                <w:noWrap/>
                <w:vAlign w:val="bottom"/>
                <w:hideMark/>
              </w:tcPr>
            </w:tcPrChange>
          </w:tcPr>
          <w:p w14:paraId="370D227C" w14:textId="77777777" w:rsidR="00F32242" w:rsidRPr="00286383" w:rsidRDefault="00F32242" w:rsidP="00F32242">
            <w:pPr>
              <w:jc w:val="right"/>
              <w:rPr>
                <w:ins w:id="448" w:author="David Conklin" w:date="2020-11-09T15:05:00Z"/>
                <w:rFonts w:ascii="Calibri" w:eastAsia="Times New Roman" w:hAnsi="Calibri" w:cs="Calibri"/>
                <w:color w:val="000000"/>
              </w:rPr>
            </w:pPr>
            <w:ins w:id="449" w:author="David Conklin" w:date="2020-11-09T15:05:00Z">
              <w:r w:rsidRPr="00286383">
                <w:rPr>
                  <w:rFonts w:ascii="Calibri" w:eastAsia="Times New Roman" w:hAnsi="Calibri" w:cs="Calibri"/>
                  <w:color w:val="000000"/>
                </w:rPr>
                <w:t>23773037</w:t>
              </w:r>
            </w:ins>
          </w:p>
        </w:tc>
        <w:tc>
          <w:tcPr>
            <w:tcW w:w="5993" w:type="dxa"/>
            <w:gridSpan w:val="2"/>
            <w:tcBorders>
              <w:top w:val="nil"/>
              <w:left w:val="nil"/>
              <w:bottom w:val="nil"/>
              <w:right w:val="nil"/>
            </w:tcBorders>
            <w:shd w:val="clear" w:color="auto" w:fill="auto"/>
            <w:noWrap/>
            <w:vAlign w:val="bottom"/>
            <w:hideMark/>
            <w:tcPrChange w:id="450" w:author="David Conklin" w:date="2020-11-09T15:23:00Z">
              <w:tcPr>
                <w:tcW w:w="5200" w:type="dxa"/>
                <w:gridSpan w:val="2"/>
                <w:tcBorders>
                  <w:top w:val="nil"/>
                  <w:left w:val="nil"/>
                  <w:bottom w:val="nil"/>
                  <w:right w:val="nil"/>
                </w:tcBorders>
                <w:shd w:val="clear" w:color="auto" w:fill="auto"/>
                <w:noWrap/>
                <w:vAlign w:val="bottom"/>
                <w:hideMark/>
              </w:tcPr>
            </w:tcPrChange>
          </w:tcPr>
          <w:p w14:paraId="0DF0C8D0" w14:textId="77777777" w:rsidR="00F32242" w:rsidRPr="00286383" w:rsidRDefault="00F32242" w:rsidP="00F32242">
            <w:pPr>
              <w:rPr>
                <w:ins w:id="451" w:author="David Conklin" w:date="2020-11-09T15:05:00Z"/>
                <w:rFonts w:ascii="Calibri" w:eastAsia="Times New Roman" w:hAnsi="Calibri" w:cs="Calibri"/>
                <w:color w:val="000000"/>
              </w:rPr>
            </w:pPr>
            <w:ins w:id="452" w:author="David Conklin" w:date="2020-11-09T15:05:00Z">
              <w:r w:rsidRPr="00286383">
                <w:rPr>
                  <w:rFonts w:ascii="Calibri" w:eastAsia="Times New Roman" w:hAnsi="Calibri" w:cs="Calibri"/>
                  <w:color w:val="000000"/>
                </w:rPr>
                <w:t>SO FK MCKENZIE RIVER ABOVE COUGAR LAKE NR RAINBO</w:t>
              </w:r>
            </w:ins>
          </w:p>
        </w:tc>
      </w:tr>
      <w:tr w:rsidR="00F32242" w:rsidRPr="00286383" w14:paraId="52B05519" w14:textId="77777777" w:rsidTr="00916473">
        <w:trPr>
          <w:trHeight w:val="300"/>
          <w:ins w:id="453" w:author="David Conklin" w:date="2020-11-09T15:05:00Z"/>
          <w:trPrChange w:id="454"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55" w:author="David Conklin" w:date="2020-11-09T15:23:00Z">
              <w:tcPr>
                <w:tcW w:w="984" w:type="dxa"/>
                <w:tcBorders>
                  <w:top w:val="nil"/>
                  <w:left w:val="nil"/>
                  <w:bottom w:val="nil"/>
                  <w:right w:val="nil"/>
                </w:tcBorders>
                <w:shd w:val="clear" w:color="auto" w:fill="auto"/>
                <w:noWrap/>
                <w:vAlign w:val="bottom"/>
                <w:hideMark/>
              </w:tcPr>
            </w:tcPrChange>
          </w:tcPr>
          <w:p w14:paraId="60B2A005" w14:textId="77777777" w:rsidR="00F32242" w:rsidRPr="00286383" w:rsidRDefault="00F32242" w:rsidP="00F32242">
            <w:pPr>
              <w:jc w:val="right"/>
              <w:rPr>
                <w:ins w:id="456" w:author="David Conklin" w:date="2020-11-09T15:05:00Z"/>
                <w:rFonts w:ascii="Calibri" w:eastAsia="Times New Roman" w:hAnsi="Calibri" w:cs="Calibri"/>
                <w:color w:val="000000"/>
              </w:rPr>
            </w:pPr>
            <w:ins w:id="457" w:author="David Conklin" w:date="2020-11-09T15:05:00Z">
              <w:r w:rsidRPr="00286383">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hideMark/>
            <w:tcPrChange w:id="458" w:author="David Conklin" w:date="2020-11-09T15:23:00Z">
              <w:tcPr>
                <w:tcW w:w="960" w:type="dxa"/>
                <w:gridSpan w:val="2"/>
                <w:tcBorders>
                  <w:top w:val="nil"/>
                  <w:left w:val="nil"/>
                  <w:bottom w:val="nil"/>
                  <w:right w:val="nil"/>
                </w:tcBorders>
                <w:shd w:val="clear" w:color="auto" w:fill="auto"/>
                <w:noWrap/>
                <w:vAlign w:val="bottom"/>
                <w:hideMark/>
              </w:tcPr>
            </w:tcPrChange>
          </w:tcPr>
          <w:p w14:paraId="3FB1C259" w14:textId="77777777" w:rsidR="00F32242" w:rsidRPr="00286383" w:rsidRDefault="00F32242" w:rsidP="00F32242">
            <w:pPr>
              <w:jc w:val="right"/>
              <w:rPr>
                <w:ins w:id="459" w:author="David Conklin" w:date="2020-11-09T15:05:00Z"/>
                <w:rFonts w:ascii="Calibri" w:eastAsia="Times New Roman" w:hAnsi="Calibri" w:cs="Calibri"/>
                <w:color w:val="000000"/>
              </w:rPr>
            </w:pPr>
            <w:ins w:id="460" w:author="David Conklin" w:date="2020-11-09T15:05:00Z">
              <w:r w:rsidRPr="00286383">
                <w:rPr>
                  <w:rFonts w:ascii="Calibri" w:eastAsia="Times New Roman" w:hAnsi="Calibri" w:cs="Calibri"/>
                  <w:color w:val="000000"/>
                </w:rPr>
                <w:t>23773009</w:t>
              </w:r>
            </w:ins>
          </w:p>
        </w:tc>
        <w:tc>
          <w:tcPr>
            <w:tcW w:w="5993" w:type="dxa"/>
            <w:gridSpan w:val="2"/>
            <w:tcBorders>
              <w:top w:val="nil"/>
              <w:left w:val="nil"/>
              <w:bottom w:val="nil"/>
              <w:right w:val="nil"/>
            </w:tcBorders>
            <w:shd w:val="clear" w:color="auto" w:fill="auto"/>
            <w:noWrap/>
            <w:vAlign w:val="bottom"/>
            <w:hideMark/>
            <w:tcPrChange w:id="461" w:author="David Conklin" w:date="2020-11-09T15:23:00Z">
              <w:tcPr>
                <w:tcW w:w="5200" w:type="dxa"/>
                <w:gridSpan w:val="2"/>
                <w:tcBorders>
                  <w:top w:val="nil"/>
                  <w:left w:val="nil"/>
                  <w:bottom w:val="nil"/>
                  <w:right w:val="nil"/>
                </w:tcBorders>
                <w:shd w:val="clear" w:color="auto" w:fill="auto"/>
                <w:noWrap/>
                <w:vAlign w:val="bottom"/>
                <w:hideMark/>
              </w:tcPr>
            </w:tcPrChange>
          </w:tcPr>
          <w:p w14:paraId="2179A4B4" w14:textId="77777777" w:rsidR="00F32242" w:rsidRPr="00286383" w:rsidRDefault="00F32242" w:rsidP="00F32242">
            <w:pPr>
              <w:rPr>
                <w:ins w:id="462" w:author="David Conklin" w:date="2020-11-09T15:05:00Z"/>
                <w:rFonts w:ascii="Calibri" w:eastAsia="Times New Roman" w:hAnsi="Calibri" w:cs="Calibri"/>
                <w:color w:val="000000"/>
              </w:rPr>
            </w:pPr>
            <w:ins w:id="463" w:author="David Conklin" w:date="2020-11-09T15:05:00Z">
              <w:r w:rsidRPr="00286383">
                <w:rPr>
                  <w:rFonts w:ascii="Calibri" w:eastAsia="Times New Roman" w:hAnsi="Calibri" w:cs="Calibri"/>
                  <w:color w:val="000000"/>
                </w:rPr>
                <w:t>SOUTH FORK MCKENZIE RIVER NEAR RAINBOW</w:t>
              </w:r>
            </w:ins>
          </w:p>
        </w:tc>
      </w:tr>
      <w:tr w:rsidR="00F32242" w:rsidRPr="00286383" w14:paraId="42E60C1E" w14:textId="77777777" w:rsidTr="00916473">
        <w:trPr>
          <w:trHeight w:val="300"/>
          <w:ins w:id="464" w:author="David Conklin" w:date="2020-11-09T15:05:00Z"/>
          <w:trPrChange w:id="46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66" w:author="David Conklin" w:date="2020-11-09T15:23:00Z">
              <w:tcPr>
                <w:tcW w:w="984" w:type="dxa"/>
                <w:tcBorders>
                  <w:top w:val="nil"/>
                  <w:left w:val="nil"/>
                  <w:bottom w:val="nil"/>
                  <w:right w:val="nil"/>
                </w:tcBorders>
                <w:shd w:val="clear" w:color="auto" w:fill="auto"/>
                <w:noWrap/>
                <w:vAlign w:val="bottom"/>
                <w:hideMark/>
              </w:tcPr>
            </w:tcPrChange>
          </w:tcPr>
          <w:p w14:paraId="7BFAD69D" w14:textId="77777777" w:rsidR="00F32242" w:rsidRPr="00286383" w:rsidRDefault="00F32242" w:rsidP="00F32242">
            <w:pPr>
              <w:jc w:val="right"/>
              <w:rPr>
                <w:ins w:id="467" w:author="David Conklin" w:date="2020-11-09T15:05:00Z"/>
                <w:rFonts w:ascii="Calibri" w:eastAsia="Times New Roman" w:hAnsi="Calibri" w:cs="Calibri"/>
                <w:color w:val="000000"/>
              </w:rPr>
            </w:pPr>
            <w:ins w:id="468" w:author="David Conklin" w:date="2020-11-09T15:05:00Z">
              <w:r w:rsidRPr="00286383">
                <w:rPr>
                  <w:rFonts w:ascii="Calibri" w:eastAsia="Times New Roman" w:hAnsi="Calibri" w:cs="Calibri"/>
                  <w:color w:val="000000"/>
                </w:rPr>
                <w:t>14161100</w:t>
              </w:r>
            </w:ins>
          </w:p>
        </w:tc>
        <w:tc>
          <w:tcPr>
            <w:tcW w:w="1109" w:type="dxa"/>
            <w:tcBorders>
              <w:top w:val="nil"/>
              <w:left w:val="nil"/>
              <w:bottom w:val="nil"/>
              <w:right w:val="nil"/>
            </w:tcBorders>
            <w:shd w:val="clear" w:color="auto" w:fill="auto"/>
            <w:noWrap/>
            <w:vAlign w:val="bottom"/>
            <w:hideMark/>
            <w:tcPrChange w:id="469" w:author="David Conklin" w:date="2020-11-09T15:23:00Z">
              <w:tcPr>
                <w:tcW w:w="960" w:type="dxa"/>
                <w:gridSpan w:val="2"/>
                <w:tcBorders>
                  <w:top w:val="nil"/>
                  <w:left w:val="nil"/>
                  <w:bottom w:val="nil"/>
                  <w:right w:val="nil"/>
                </w:tcBorders>
                <w:shd w:val="clear" w:color="auto" w:fill="auto"/>
                <w:noWrap/>
                <w:vAlign w:val="bottom"/>
                <w:hideMark/>
              </w:tcPr>
            </w:tcPrChange>
          </w:tcPr>
          <w:p w14:paraId="610842C3" w14:textId="77777777" w:rsidR="00F32242" w:rsidRPr="00286383" w:rsidRDefault="00F32242" w:rsidP="00F32242">
            <w:pPr>
              <w:jc w:val="right"/>
              <w:rPr>
                <w:ins w:id="470" w:author="David Conklin" w:date="2020-11-09T15:05:00Z"/>
                <w:rFonts w:ascii="Calibri" w:eastAsia="Times New Roman" w:hAnsi="Calibri" w:cs="Calibri"/>
                <w:color w:val="000000"/>
              </w:rPr>
            </w:pPr>
            <w:ins w:id="471" w:author="David Conklin" w:date="2020-11-09T15:05:00Z">
              <w:r w:rsidRPr="00286383">
                <w:rPr>
                  <w:rFonts w:ascii="Calibri" w:eastAsia="Times New Roman" w:hAnsi="Calibri" w:cs="Calibri"/>
                  <w:color w:val="000000"/>
                </w:rPr>
                <w:t>23773429</w:t>
              </w:r>
            </w:ins>
          </w:p>
        </w:tc>
        <w:tc>
          <w:tcPr>
            <w:tcW w:w="5993" w:type="dxa"/>
            <w:gridSpan w:val="2"/>
            <w:tcBorders>
              <w:top w:val="nil"/>
              <w:left w:val="nil"/>
              <w:bottom w:val="nil"/>
              <w:right w:val="nil"/>
            </w:tcBorders>
            <w:shd w:val="clear" w:color="auto" w:fill="auto"/>
            <w:noWrap/>
            <w:vAlign w:val="bottom"/>
            <w:hideMark/>
            <w:tcPrChange w:id="472" w:author="David Conklin" w:date="2020-11-09T15:23:00Z">
              <w:tcPr>
                <w:tcW w:w="5200" w:type="dxa"/>
                <w:gridSpan w:val="2"/>
                <w:tcBorders>
                  <w:top w:val="nil"/>
                  <w:left w:val="nil"/>
                  <w:bottom w:val="nil"/>
                  <w:right w:val="nil"/>
                </w:tcBorders>
                <w:shd w:val="clear" w:color="auto" w:fill="auto"/>
                <w:noWrap/>
                <w:vAlign w:val="bottom"/>
                <w:hideMark/>
              </w:tcPr>
            </w:tcPrChange>
          </w:tcPr>
          <w:p w14:paraId="14F62B41" w14:textId="77777777" w:rsidR="00F32242" w:rsidRPr="00286383" w:rsidRDefault="00F32242" w:rsidP="00F32242">
            <w:pPr>
              <w:rPr>
                <w:ins w:id="473" w:author="David Conklin" w:date="2020-11-09T15:05:00Z"/>
                <w:rFonts w:ascii="Calibri" w:eastAsia="Times New Roman" w:hAnsi="Calibri" w:cs="Calibri"/>
                <w:color w:val="000000"/>
              </w:rPr>
            </w:pPr>
            <w:ins w:id="474" w:author="David Conklin" w:date="2020-11-09T15:05:00Z">
              <w:r w:rsidRPr="00286383">
                <w:rPr>
                  <w:rFonts w:ascii="Calibri" w:eastAsia="Times New Roman" w:hAnsi="Calibri" w:cs="Calibri"/>
                  <w:color w:val="000000"/>
                </w:rPr>
                <w:t>BLUE RIVER BELOW TIDBITS CREEK  NR BLUE RIVER  OR</w:t>
              </w:r>
            </w:ins>
          </w:p>
        </w:tc>
      </w:tr>
      <w:tr w:rsidR="00F32242" w:rsidRPr="00286383" w14:paraId="7411B79A" w14:textId="77777777" w:rsidTr="00916473">
        <w:trPr>
          <w:trHeight w:val="300"/>
          <w:ins w:id="475" w:author="David Conklin" w:date="2020-11-09T15:05:00Z"/>
          <w:trPrChange w:id="476"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77" w:author="David Conklin" w:date="2020-11-09T15:23:00Z">
              <w:tcPr>
                <w:tcW w:w="984" w:type="dxa"/>
                <w:tcBorders>
                  <w:top w:val="nil"/>
                  <w:left w:val="nil"/>
                  <w:bottom w:val="nil"/>
                  <w:right w:val="nil"/>
                </w:tcBorders>
                <w:shd w:val="clear" w:color="auto" w:fill="auto"/>
                <w:noWrap/>
                <w:vAlign w:val="bottom"/>
                <w:hideMark/>
              </w:tcPr>
            </w:tcPrChange>
          </w:tcPr>
          <w:p w14:paraId="099FE443" w14:textId="77777777" w:rsidR="00F32242" w:rsidRPr="00286383" w:rsidRDefault="00F32242" w:rsidP="00F32242">
            <w:pPr>
              <w:jc w:val="right"/>
              <w:rPr>
                <w:ins w:id="478" w:author="David Conklin" w:date="2020-11-09T15:05:00Z"/>
                <w:rFonts w:ascii="Calibri" w:eastAsia="Times New Roman" w:hAnsi="Calibri" w:cs="Calibri"/>
                <w:color w:val="000000"/>
              </w:rPr>
            </w:pPr>
            <w:ins w:id="479" w:author="David Conklin" w:date="2020-11-09T15:05:00Z">
              <w:r w:rsidRPr="00286383">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480" w:author="David Conklin" w:date="2020-11-09T15:23:00Z">
              <w:tcPr>
                <w:tcW w:w="960" w:type="dxa"/>
                <w:gridSpan w:val="2"/>
                <w:tcBorders>
                  <w:top w:val="nil"/>
                  <w:left w:val="nil"/>
                  <w:bottom w:val="nil"/>
                  <w:right w:val="nil"/>
                </w:tcBorders>
                <w:shd w:val="clear" w:color="auto" w:fill="auto"/>
                <w:noWrap/>
                <w:vAlign w:val="bottom"/>
                <w:hideMark/>
              </w:tcPr>
            </w:tcPrChange>
          </w:tcPr>
          <w:p w14:paraId="5604824E" w14:textId="77777777" w:rsidR="00F32242" w:rsidRPr="00286383" w:rsidRDefault="00F32242" w:rsidP="00F32242">
            <w:pPr>
              <w:jc w:val="right"/>
              <w:rPr>
                <w:ins w:id="481" w:author="David Conklin" w:date="2020-11-09T15:05:00Z"/>
                <w:rFonts w:ascii="Calibri" w:eastAsia="Times New Roman" w:hAnsi="Calibri" w:cs="Calibri"/>
                <w:color w:val="000000"/>
              </w:rPr>
            </w:pPr>
            <w:ins w:id="482" w:author="David Conklin" w:date="2020-11-09T15:05:00Z">
              <w:r w:rsidRPr="00286383">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483" w:author="David Conklin" w:date="2020-11-09T15:23:00Z">
              <w:tcPr>
                <w:tcW w:w="5200" w:type="dxa"/>
                <w:gridSpan w:val="2"/>
                <w:tcBorders>
                  <w:top w:val="nil"/>
                  <w:left w:val="nil"/>
                  <w:bottom w:val="nil"/>
                  <w:right w:val="nil"/>
                </w:tcBorders>
                <w:shd w:val="clear" w:color="auto" w:fill="auto"/>
                <w:noWrap/>
                <w:vAlign w:val="bottom"/>
                <w:hideMark/>
              </w:tcPr>
            </w:tcPrChange>
          </w:tcPr>
          <w:p w14:paraId="0607CB5F" w14:textId="77777777" w:rsidR="00F32242" w:rsidRPr="00286383" w:rsidRDefault="00F32242" w:rsidP="00F32242">
            <w:pPr>
              <w:rPr>
                <w:ins w:id="484" w:author="David Conklin" w:date="2020-11-09T15:05:00Z"/>
                <w:rFonts w:ascii="Calibri" w:eastAsia="Times New Roman" w:hAnsi="Calibri" w:cs="Calibri"/>
                <w:color w:val="000000"/>
              </w:rPr>
            </w:pPr>
            <w:ins w:id="485" w:author="David Conklin" w:date="2020-11-09T15:05:00Z">
              <w:r w:rsidRPr="00286383">
                <w:rPr>
                  <w:rFonts w:ascii="Calibri" w:eastAsia="Times New Roman" w:hAnsi="Calibri" w:cs="Calibri"/>
                  <w:color w:val="000000"/>
                </w:rPr>
                <w:t>BLUE RIVER AT BLUE RIVER</w:t>
              </w:r>
            </w:ins>
          </w:p>
        </w:tc>
      </w:tr>
      <w:tr w:rsidR="00F32242" w:rsidRPr="00286383" w14:paraId="3026FE89" w14:textId="77777777" w:rsidTr="00916473">
        <w:trPr>
          <w:trHeight w:val="300"/>
          <w:ins w:id="486" w:author="David Conklin" w:date="2020-11-09T15:05:00Z"/>
          <w:trPrChange w:id="487"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88" w:author="David Conklin" w:date="2020-11-09T15:23:00Z">
              <w:tcPr>
                <w:tcW w:w="984" w:type="dxa"/>
                <w:tcBorders>
                  <w:top w:val="nil"/>
                  <w:left w:val="nil"/>
                  <w:bottom w:val="nil"/>
                  <w:right w:val="nil"/>
                </w:tcBorders>
                <w:shd w:val="clear" w:color="auto" w:fill="auto"/>
                <w:noWrap/>
                <w:vAlign w:val="bottom"/>
                <w:hideMark/>
              </w:tcPr>
            </w:tcPrChange>
          </w:tcPr>
          <w:p w14:paraId="046F1FC0" w14:textId="77777777" w:rsidR="00F32242" w:rsidRPr="00286383" w:rsidRDefault="00F32242" w:rsidP="00F32242">
            <w:pPr>
              <w:jc w:val="right"/>
              <w:rPr>
                <w:ins w:id="489" w:author="David Conklin" w:date="2020-11-09T15:05:00Z"/>
                <w:rFonts w:ascii="Calibri" w:eastAsia="Times New Roman" w:hAnsi="Calibri" w:cs="Calibri"/>
                <w:color w:val="000000"/>
              </w:rPr>
            </w:pPr>
            <w:ins w:id="490" w:author="David Conklin" w:date="2020-11-09T15:05:00Z">
              <w:r w:rsidRPr="00286383">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491" w:author="David Conklin" w:date="2020-11-09T15:23:00Z">
              <w:tcPr>
                <w:tcW w:w="960" w:type="dxa"/>
                <w:gridSpan w:val="2"/>
                <w:tcBorders>
                  <w:top w:val="nil"/>
                  <w:left w:val="nil"/>
                  <w:bottom w:val="nil"/>
                  <w:right w:val="nil"/>
                </w:tcBorders>
                <w:shd w:val="clear" w:color="auto" w:fill="auto"/>
                <w:noWrap/>
                <w:vAlign w:val="bottom"/>
                <w:hideMark/>
              </w:tcPr>
            </w:tcPrChange>
          </w:tcPr>
          <w:p w14:paraId="3621B808" w14:textId="77777777" w:rsidR="00F32242" w:rsidRPr="00286383" w:rsidRDefault="00F32242" w:rsidP="00F32242">
            <w:pPr>
              <w:jc w:val="right"/>
              <w:rPr>
                <w:ins w:id="492" w:author="David Conklin" w:date="2020-11-09T15:05:00Z"/>
                <w:rFonts w:ascii="Calibri" w:eastAsia="Times New Roman" w:hAnsi="Calibri" w:cs="Calibri"/>
                <w:color w:val="000000"/>
              </w:rPr>
            </w:pPr>
            <w:ins w:id="493" w:author="David Conklin" w:date="2020-11-09T15:05:00Z">
              <w:r w:rsidRPr="00286383">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494" w:author="David Conklin" w:date="2020-11-09T15:23:00Z">
              <w:tcPr>
                <w:tcW w:w="5200" w:type="dxa"/>
                <w:gridSpan w:val="2"/>
                <w:tcBorders>
                  <w:top w:val="nil"/>
                  <w:left w:val="nil"/>
                  <w:bottom w:val="nil"/>
                  <w:right w:val="nil"/>
                </w:tcBorders>
                <w:shd w:val="clear" w:color="auto" w:fill="auto"/>
                <w:noWrap/>
                <w:vAlign w:val="bottom"/>
                <w:hideMark/>
              </w:tcPr>
            </w:tcPrChange>
          </w:tcPr>
          <w:p w14:paraId="469DD5FC" w14:textId="77777777" w:rsidR="00F32242" w:rsidRPr="00286383" w:rsidRDefault="00F32242" w:rsidP="00F32242">
            <w:pPr>
              <w:rPr>
                <w:ins w:id="495" w:author="David Conklin" w:date="2020-11-09T15:05:00Z"/>
                <w:rFonts w:ascii="Calibri" w:eastAsia="Times New Roman" w:hAnsi="Calibri" w:cs="Calibri"/>
                <w:color w:val="000000"/>
              </w:rPr>
            </w:pPr>
            <w:ins w:id="496" w:author="David Conklin" w:date="2020-11-09T15:05:00Z">
              <w:r w:rsidRPr="00286383">
                <w:rPr>
                  <w:rFonts w:ascii="Calibri" w:eastAsia="Times New Roman" w:hAnsi="Calibri" w:cs="Calibri"/>
                  <w:color w:val="000000"/>
                </w:rPr>
                <w:t>MCKENZIE RIVER NEAR VIDA</w:t>
              </w:r>
            </w:ins>
          </w:p>
        </w:tc>
      </w:tr>
      <w:tr w:rsidR="00F32242" w:rsidRPr="00286383" w14:paraId="71CDE687" w14:textId="77777777" w:rsidTr="00916473">
        <w:trPr>
          <w:trHeight w:val="300"/>
          <w:ins w:id="497" w:author="David Conklin" w:date="2020-11-09T15:05:00Z"/>
          <w:trPrChange w:id="498"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99" w:author="David Conklin" w:date="2020-11-09T15:23:00Z">
              <w:tcPr>
                <w:tcW w:w="984" w:type="dxa"/>
                <w:tcBorders>
                  <w:top w:val="nil"/>
                  <w:left w:val="nil"/>
                  <w:bottom w:val="nil"/>
                  <w:right w:val="nil"/>
                </w:tcBorders>
                <w:shd w:val="clear" w:color="auto" w:fill="auto"/>
                <w:noWrap/>
                <w:vAlign w:val="bottom"/>
                <w:hideMark/>
              </w:tcPr>
            </w:tcPrChange>
          </w:tcPr>
          <w:p w14:paraId="636BEC0A" w14:textId="77777777" w:rsidR="00F32242" w:rsidRPr="00286383" w:rsidRDefault="00F32242" w:rsidP="00F32242">
            <w:pPr>
              <w:jc w:val="right"/>
              <w:rPr>
                <w:ins w:id="500" w:author="David Conklin" w:date="2020-11-09T15:05:00Z"/>
                <w:rFonts w:ascii="Calibri" w:eastAsia="Times New Roman" w:hAnsi="Calibri" w:cs="Calibri"/>
                <w:color w:val="000000"/>
              </w:rPr>
            </w:pPr>
            <w:ins w:id="501"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502" w:author="David Conklin" w:date="2020-11-09T15:23:00Z">
              <w:tcPr>
                <w:tcW w:w="960" w:type="dxa"/>
                <w:gridSpan w:val="2"/>
                <w:tcBorders>
                  <w:top w:val="nil"/>
                  <w:left w:val="nil"/>
                  <w:bottom w:val="nil"/>
                  <w:right w:val="nil"/>
                </w:tcBorders>
                <w:shd w:val="clear" w:color="auto" w:fill="auto"/>
                <w:noWrap/>
                <w:vAlign w:val="bottom"/>
                <w:hideMark/>
              </w:tcPr>
            </w:tcPrChange>
          </w:tcPr>
          <w:p w14:paraId="3E4B2C53" w14:textId="77777777" w:rsidR="00F32242" w:rsidRPr="00286383" w:rsidRDefault="00F32242" w:rsidP="00F32242">
            <w:pPr>
              <w:jc w:val="right"/>
              <w:rPr>
                <w:ins w:id="503" w:author="David Conklin" w:date="2020-11-09T15:05:00Z"/>
                <w:rFonts w:ascii="Calibri" w:eastAsia="Times New Roman" w:hAnsi="Calibri" w:cs="Calibri"/>
                <w:color w:val="000000"/>
              </w:rPr>
            </w:pPr>
            <w:ins w:id="504"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505" w:author="David Conklin" w:date="2020-11-09T15:23:00Z">
              <w:tcPr>
                <w:tcW w:w="5200" w:type="dxa"/>
                <w:gridSpan w:val="2"/>
                <w:tcBorders>
                  <w:top w:val="nil"/>
                  <w:left w:val="nil"/>
                  <w:bottom w:val="nil"/>
                  <w:right w:val="nil"/>
                </w:tcBorders>
                <w:shd w:val="clear" w:color="auto" w:fill="auto"/>
                <w:noWrap/>
                <w:vAlign w:val="bottom"/>
                <w:hideMark/>
              </w:tcPr>
            </w:tcPrChange>
          </w:tcPr>
          <w:p w14:paraId="64F04D2F" w14:textId="77777777" w:rsidR="00F32242" w:rsidRPr="00286383" w:rsidRDefault="00F32242" w:rsidP="00F32242">
            <w:pPr>
              <w:rPr>
                <w:ins w:id="506" w:author="David Conklin" w:date="2020-11-09T15:05:00Z"/>
                <w:rFonts w:ascii="Calibri" w:eastAsia="Times New Roman" w:hAnsi="Calibri" w:cs="Calibri"/>
                <w:color w:val="000000"/>
              </w:rPr>
            </w:pPr>
            <w:ins w:id="507" w:author="David Conklin" w:date="2020-11-09T15:05:00Z">
              <w:r w:rsidRPr="00286383">
                <w:rPr>
                  <w:rFonts w:ascii="Calibri" w:eastAsia="Times New Roman" w:hAnsi="Calibri" w:cs="Calibri"/>
                  <w:color w:val="000000"/>
                </w:rPr>
                <w:t>MCKENZIE RIVER ABV HAYDEN BR  AT SPRINGFIELD  OR</w:t>
              </w:r>
            </w:ins>
          </w:p>
        </w:tc>
      </w:tr>
    </w:tbl>
    <w:p w14:paraId="66E85F1B" w14:textId="77777777" w:rsidR="00286383" w:rsidRDefault="00286383" w:rsidP="006D6388"/>
    <w:p w14:paraId="30035DF2" w14:textId="6C5063AA" w:rsidR="006D6388" w:rsidRDefault="005F3164" w:rsidP="006D6388">
      <w:pPr>
        <w:rPr>
          <w:ins w:id="508" w:author="David Conklin" w:date="2020-11-09T05:42:00Z"/>
        </w:rPr>
      </w:pPr>
      <w:ins w:id="509" w:author="David Conklin" w:date="2020-11-09T05:42:00Z">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ins>
    </w:p>
    <w:p w14:paraId="630C60EC" w14:textId="373158C1" w:rsidR="005F3164" w:rsidRDefault="005F3164" w:rsidP="006D6388">
      <w:pPr>
        <w:rPr>
          <w:ins w:id="510" w:author="David Conklin" w:date="2020-11-09T05:49:00Z"/>
        </w:rPr>
      </w:pPr>
    </w:p>
    <w:p w14:paraId="7B26BEC6" w14:textId="1B481F3E" w:rsidR="003655CF" w:rsidRDefault="003655CF" w:rsidP="006D6388">
      <w:pPr>
        <w:rPr>
          <w:ins w:id="511" w:author="David Conklin" w:date="2020-11-09T15:28:00Z"/>
        </w:rPr>
      </w:pPr>
      <w:ins w:id="512" w:author="David Conklin" w:date="2020-11-09T05:49:00Z">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ins>
    </w:p>
    <w:p w14:paraId="38E34BDD" w14:textId="7861F535" w:rsidR="007E57E4" w:rsidRDefault="007E57E4" w:rsidP="006D6388">
      <w:pPr>
        <w:rPr>
          <w:ins w:id="513" w:author="David Conklin" w:date="2020-11-09T15:29:00Z"/>
        </w:rPr>
      </w:pPr>
    </w:p>
    <w:p w14:paraId="6108DC47" w14:textId="1FD168E9" w:rsidR="007E57E4" w:rsidRDefault="00B22A8A" w:rsidP="007E57E4">
      <w:pPr>
        <w:pStyle w:val="Heading2"/>
        <w:rPr>
          <w:ins w:id="514" w:author="David Conklin" w:date="2020-11-09T15:30:00Z"/>
        </w:rPr>
      </w:pPr>
      <w:bookmarkStart w:id="515" w:name="_Toc55965340"/>
      <w:ins w:id="516" w:author="David Conklin" w:date="2020-11-09T15:29:00Z">
        <w:r>
          <w:t>High Cascades Sp</w:t>
        </w:r>
      </w:ins>
      <w:ins w:id="517" w:author="David Conklin" w:date="2020-11-09T15:30:00Z">
        <w:r>
          <w:t>rings</w:t>
        </w:r>
        <w:bookmarkEnd w:id="515"/>
      </w:ins>
    </w:p>
    <w:p w14:paraId="3FB284B1" w14:textId="33723251" w:rsidR="00B22A8A" w:rsidRDefault="00B22A8A" w:rsidP="00B22A8A">
      <w:pPr>
        <w:rPr>
          <w:ins w:id="518" w:author="David Conklin" w:date="2020-11-09T16:36:00Z"/>
        </w:rPr>
      </w:pPr>
      <w:ins w:id="519" w:author="David Conklin" w:date="2020-11-09T15:30:00Z">
        <w:r>
          <w:t xml:space="preserve">More water drains out of portions of the upper McKenzie basin than would be expected from </w:t>
        </w:r>
      </w:ins>
      <w:ins w:id="520" w:author="David Conklin" w:date="2020-11-09T15:31:00Z">
        <w:r>
          <w:t>the amount of precipitation which falls (</w:t>
        </w:r>
      </w:ins>
      <w:ins w:id="521" w:author="David Conklin" w:date="2020-11-09T15:32:00Z">
        <w:r>
          <w:t>Jefferson et al. 2006).</w:t>
        </w:r>
      </w:ins>
      <w:ins w:id="522" w:author="David Conklin" w:date="2020-11-09T16:22:00Z">
        <w:r w:rsidR="00CA72BF">
          <w:t xml:space="preserve"> </w:t>
        </w:r>
      </w:ins>
      <w:ins w:id="523" w:author="David Conklin" w:date="2020-11-09T16:23:00Z">
        <w:r w:rsidR="00B17BF2">
          <w:t xml:space="preserve"> The extra water is conceptualized as coming from springs fed by aquifers w</w:t>
        </w:r>
      </w:ins>
      <w:ins w:id="524" w:author="David Conklin" w:date="2020-11-09T16:24:00Z">
        <w:r w:rsidR="00B17BF2">
          <w:t>hich originate from percolation over areas different from the current drainages</w:t>
        </w:r>
      </w:ins>
      <w:ins w:id="525" w:author="David Conklin" w:date="2020-11-09T16:25:00Z">
        <w:r w:rsidR="00B17BF2">
          <w:t xml:space="preserve">.  </w:t>
        </w:r>
      </w:ins>
      <w:ins w:id="526" w:author="David Conklin" w:date="2020-11-09T16:26:00Z">
        <w:r w:rsidR="00B17BF2">
          <w:t>In fact, there are substantial springs in the High Cascade, a</w:t>
        </w:r>
      </w:ins>
      <w:ins w:id="527" w:author="David Conklin" w:date="2020-11-09T16:27:00Z">
        <w:r w:rsidR="00B17BF2">
          <w:t xml:space="preserve">s for example those which feed Clear Lake.  </w:t>
        </w:r>
      </w:ins>
      <w:ins w:id="528" w:author="David Conklin" w:date="2020-11-09T16:28:00Z">
        <w:r w:rsidR="00B17BF2">
          <w:t>However,</w:t>
        </w:r>
      </w:ins>
      <w:ins w:id="529" w:author="David Conklin" w:date="2020-11-09T16:29:00Z">
        <w:r w:rsidR="00B17BF2">
          <w:t xml:space="preserve"> the available</w:t>
        </w:r>
      </w:ins>
      <w:ins w:id="530" w:author="David Conklin" w:date="2020-11-09T16:28:00Z">
        <w:r w:rsidR="00B17BF2">
          <w:t xml:space="preserve"> information about the number, locations, flow rates, and possible seasonality of the springs is </w:t>
        </w:r>
      </w:ins>
      <w:ins w:id="531" w:author="David Conklin" w:date="2020-11-09T16:29:00Z">
        <w:r w:rsidR="00B17BF2">
          <w:t>not detailed enough to attempt direct representation of</w:t>
        </w:r>
      </w:ins>
      <w:ins w:id="532" w:author="David Conklin" w:date="2020-11-09T16:30:00Z">
        <w:r w:rsidR="00B17BF2">
          <w:t xml:space="preserve"> all the actual springs in CW3M.  As a workaround, we prescribe </w:t>
        </w:r>
      </w:ins>
      <w:ins w:id="533" w:author="David Conklin" w:date="2020-11-09T16:31:00Z">
        <w:r w:rsidR="00B17BF2">
          <w:t xml:space="preserve">average </w:t>
        </w:r>
      </w:ins>
      <w:ins w:id="534" w:author="David Conklin" w:date="2020-11-09T16:30:00Z">
        <w:r w:rsidR="00B17BF2">
          <w:t>spr</w:t>
        </w:r>
      </w:ins>
      <w:ins w:id="535" w:author="David Conklin" w:date="2020-11-09T16:31:00Z">
        <w:r w:rsidR="00B17BF2">
          <w:t>ing flows at the some of the same reaches where we have</w:t>
        </w:r>
      </w:ins>
      <w:ins w:id="536" w:author="David Conklin" w:date="2020-11-09T16:29:00Z">
        <w:r w:rsidR="00B17BF2">
          <w:t xml:space="preserve"> </w:t>
        </w:r>
      </w:ins>
      <w:ins w:id="537" w:author="David Conklin" w:date="2020-11-09T16:32:00Z">
        <w:r w:rsidR="00B17BF2">
          <w:t xml:space="preserve">USGS gage data.  Initially, the </w:t>
        </w:r>
        <w:r w:rsidR="00F275A8">
          <w:t>flow rate is taken as the avera</w:t>
        </w:r>
      </w:ins>
      <w:ins w:id="538" w:author="David Conklin" w:date="2020-11-09T16:33:00Z">
        <w:r w:rsidR="00F275A8">
          <w:t xml:space="preserve">ge summer low flow rate for 2010-18.  The spring flow rate may be further adjusted to </w:t>
        </w:r>
      </w:ins>
      <w:ins w:id="539" w:author="David Conklin" w:date="2020-11-09T16:34:00Z">
        <w:r w:rsidR="00F275A8">
          <w:t xml:space="preserve">reduce the </w:t>
        </w:r>
      </w:ins>
      <w:ins w:id="540" w:author="David Conklin" w:date="2020-11-09T16:35:00Z">
        <w:r w:rsidR="00F275A8">
          <w:t>bias in the simulated flows at the gage locations relative to the</w:t>
        </w:r>
      </w:ins>
      <w:ins w:id="541" w:author="David Conklin" w:date="2020-11-09T16:36:00Z">
        <w:r w:rsidR="00F275A8">
          <w:t xml:space="preserve"> USGS gage data.</w:t>
        </w:r>
      </w:ins>
    </w:p>
    <w:p w14:paraId="3F010BC4" w14:textId="262D3CD7" w:rsidR="00F275A8" w:rsidRDefault="00F275A8" w:rsidP="00B22A8A">
      <w:pPr>
        <w:rPr>
          <w:ins w:id="542" w:author="David Conklin" w:date="2020-11-09T16:36:00Z"/>
        </w:rPr>
      </w:pPr>
    </w:p>
    <w:p w14:paraId="23255F66" w14:textId="77777777" w:rsidR="001B411C" w:rsidRDefault="00F275A8" w:rsidP="00B22A8A">
      <w:pPr>
        <w:rPr>
          <w:ins w:id="543" w:author="David Conklin" w:date="2020-11-09T17:48:00Z"/>
        </w:rPr>
      </w:pPr>
      <w:ins w:id="544" w:author="David Conklin" w:date="2020-11-09T16:36:00Z">
        <w:r>
          <w:t>It may be possible i</w:t>
        </w:r>
      </w:ins>
      <w:ins w:id="545" w:author="David Conklin" w:date="2020-11-09T16:37:00Z">
        <w:r>
          <w:t xml:space="preserve">n some drainages to run </w:t>
        </w:r>
      </w:ins>
      <w:ins w:id="546" w:author="David Conklin" w:date="2020-11-09T16:41:00Z">
        <w:r>
          <w:t>“</w:t>
        </w:r>
      </w:ins>
      <w:ins w:id="547" w:author="David Conklin" w:date="2020-11-09T16:37:00Z">
        <w:r>
          <w:t>PEST</w:t>
        </w:r>
      </w:ins>
      <w:ins w:id="548" w:author="David Conklin" w:date="2020-11-09T16:41:00Z">
        <w:r>
          <w:t>”</w:t>
        </w:r>
      </w:ins>
      <w:ins w:id="549" w:author="David Conklin" w:date="2020-11-09T16:37:00Z">
        <w:r>
          <w:t xml:space="preserve"> calibrations for the HBV precipitation-runoff </w:t>
        </w:r>
      </w:ins>
      <w:ins w:id="550" w:author="David Conklin" w:date="2020-11-09T16:38:00Z">
        <w:r>
          <w:t>model, extending the parameter set to include the value for the spring flow.</w:t>
        </w:r>
      </w:ins>
      <w:ins w:id="551" w:author="David Conklin" w:date="2020-11-09T16:41:00Z">
        <w:r>
          <w:t xml:space="preserve">  PEST stands for Parameter Estimation</w:t>
        </w:r>
      </w:ins>
      <w:ins w:id="552" w:author="David Conklin" w:date="2020-11-09T16:42:00Z">
        <w:r>
          <w:t xml:space="preserve">.  Earlier PEST calibrations for portions of the Willamette </w:t>
        </w:r>
        <w:r w:rsidR="003345E8">
          <w:t xml:space="preserve">basin are described in documents from the WW2100 and </w:t>
        </w:r>
      </w:ins>
      <w:ins w:id="553" w:author="David Conklin" w:date="2020-11-09T16:43:00Z">
        <w:r w:rsidR="003345E8">
          <w:t>OUWIN projects</w:t>
        </w:r>
      </w:ins>
      <w:ins w:id="554" w:author="David Conklin" w:date="2020-11-09T16:44:00Z">
        <w:r w:rsidR="003345E8">
          <w:t xml:space="preserve"> (</w:t>
        </w:r>
      </w:ins>
      <w:ins w:id="555" w:author="David Conklin" w:date="2020-11-09T17:11:00Z">
        <w:r w:rsidR="002F67CA">
          <w:t>Conklin 2016</w:t>
        </w:r>
      </w:ins>
      <w:ins w:id="556" w:author="David Conklin" w:date="2020-11-09T17:32:00Z">
        <w:r w:rsidR="007F5C02">
          <w:t>, 2019</w:t>
        </w:r>
      </w:ins>
      <w:ins w:id="557" w:author="David Conklin" w:date="2020-11-09T16:44:00Z">
        <w:r w:rsidR="003345E8">
          <w:t xml:space="preserve">).  The numbers in the HBV.csv data file were produced from </w:t>
        </w:r>
      </w:ins>
      <w:ins w:id="558" w:author="David Conklin" w:date="2020-11-09T16:45:00Z">
        <w:r w:rsidR="003345E8">
          <w:t>the various PEST calibrations for different watersheds in the Willamette basin, stretching back to early in the WW2100 project and from time</w:t>
        </w:r>
      </w:ins>
      <w:ins w:id="559" w:author="David Conklin" w:date="2020-11-09T16:46:00Z">
        <w:r w:rsidR="003345E8">
          <w:t xml:space="preserve"> to time since.</w:t>
        </w:r>
      </w:ins>
      <w:ins w:id="560" w:author="David Conklin" w:date="2020-11-09T17:07:00Z">
        <w:r w:rsidR="001D6736">
          <w:t xml:space="preserve">       </w:t>
        </w:r>
        <w:r w:rsidR="002F67CA">
          <w:tab/>
        </w:r>
        <w:r w:rsidR="002F67CA">
          <w:tab/>
        </w:r>
      </w:ins>
    </w:p>
    <w:p w14:paraId="2CBB2FBE" w14:textId="77777777" w:rsidR="001B411C" w:rsidRDefault="001B411C" w:rsidP="00B22A8A">
      <w:pPr>
        <w:rPr>
          <w:ins w:id="561" w:author="David Conklin" w:date="2020-11-09T17:48:00Z"/>
        </w:rPr>
      </w:pPr>
    </w:p>
    <w:p w14:paraId="22C59EF1" w14:textId="180817BC" w:rsidR="001B411C" w:rsidRDefault="001B411C" w:rsidP="00B22A8A">
      <w:pPr>
        <w:rPr>
          <w:ins w:id="562" w:author="David Conklin" w:date="2020-11-09T18:38:00Z"/>
        </w:rPr>
      </w:pPr>
      <w:ins w:id="563" w:author="David Conklin" w:date="2020-11-09T17:48:00Z">
        <w:r>
          <w:t>As of</w:t>
        </w:r>
      </w:ins>
      <w:ins w:id="564" w:author="David Conklin" w:date="2020-11-09T17:49:00Z">
        <w:r>
          <w:t xml:space="preserve"> CW3M</w:t>
        </w:r>
      </w:ins>
      <w:ins w:id="565" w:author="David Conklin" w:date="2020-11-09T17:48:00Z">
        <w:r>
          <w:t xml:space="preserve"> version</w:t>
        </w:r>
      </w:ins>
      <w:ins w:id="566" w:author="David Conklin" w:date="2020-11-09T17:49:00Z">
        <w:r>
          <w:t xml:space="preserve"> 98 (11/2/20), spring water inputs have</w:t>
        </w:r>
      </w:ins>
      <w:ins w:id="567" w:author="David Conklin" w:date="2020-11-09T17:50:00Z">
        <w:r>
          <w:t xml:space="preserve"> been added to the McKenzie basin simulation at </w:t>
        </w:r>
      </w:ins>
      <w:ins w:id="568" w:author="David Conklin" w:date="2020-11-09T17:51:00Z">
        <w:r>
          <w:t>8 locations:</w:t>
        </w:r>
      </w:ins>
    </w:p>
    <w:p w14:paraId="09834198" w14:textId="0B7823D6" w:rsidR="001B4B07" w:rsidRDefault="001B4B07" w:rsidP="00B22A8A">
      <w:pPr>
        <w:rPr>
          <w:ins w:id="569" w:author="David Conklin" w:date="2020-11-09T18:38:00Z"/>
        </w:rPr>
      </w:pPr>
    </w:p>
    <w:p w14:paraId="1B038463" w14:textId="77777777" w:rsidR="001B4B07" w:rsidRDefault="001B4B07" w:rsidP="00B22A8A">
      <w:pPr>
        <w:rPr>
          <w:ins w:id="570" w:author="David Conklin" w:date="2020-11-09T17:53:00Z"/>
        </w:rPr>
      </w:pPr>
    </w:p>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rPr>
          <w:ins w:id="571" w:author="David Conklin" w:date="2020-11-09T17:54:00Z"/>
        </w:trPr>
        <w:tc>
          <w:tcPr>
            <w:tcW w:w="0" w:type="auto"/>
          </w:tcPr>
          <w:p w14:paraId="0E02B4AF" w14:textId="5034D80D" w:rsidR="001B411C" w:rsidRDefault="001B411C" w:rsidP="00B22A8A">
            <w:pPr>
              <w:rPr>
                <w:ins w:id="572" w:author="David Conklin" w:date="2020-11-09T17:54:00Z"/>
              </w:rPr>
            </w:pPr>
            <w:ins w:id="573" w:author="David Conklin" w:date="2020-11-09T17:55:00Z">
              <w:r>
                <w:lastRenderedPageBreak/>
                <w:t>gage</w:t>
              </w:r>
            </w:ins>
          </w:p>
        </w:tc>
        <w:tc>
          <w:tcPr>
            <w:tcW w:w="0" w:type="auto"/>
          </w:tcPr>
          <w:p w14:paraId="18DA4776" w14:textId="2205AAC6" w:rsidR="001B411C" w:rsidRDefault="001B411C" w:rsidP="00B22A8A">
            <w:pPr>
              <w:rPr>
                <w:ins w:id="574" w:author="David Conklin" w:date="2020-11-09T17:54:00Z"/>
              </w:rPr>
            </w:pPr>
            <w:ins w:id="575" w:author="David Conklin" w:date="2020-11-09T17:55:00Z">
              <w:r>
                <w:t>COMID</w:t>
              </w:r>
            </w:ins>
          </w:p>
        </w:tc>
        <w:tc>
          <w:tcPr>
            <w:tcW w:w="0" w:type="auto"/>
          </w:tcPr>
          <w:p w14:paraId="08F441F4" w14:textId="6EB422EE" w:rsidR="001B411C" w:rsidRDefault="001B411C" w:rsidP="00B22A8A">
            <w:pPr>
              <w:rPr>
                <w:ins w:id="576" w:author="David Conklin" w:date="2020-11-09T17:54:00Z"/>
              </w:rPr>
            </w:pPr>
            <w:ins w:id="577" w:author="David Conklin" w:date="2020-11-09T17:56:00Z">
              <w:r>
                <w:t>location</w:t>
              </w:r>
            </w:ins>
          </w:p>
        </w:tc>
        <w:tc>
          <w:tcPr>
            <w:tcW w:w="0" w:type="auto"/>
          </w:tcPr>
          <w:p w14:paraId="1D92D714" w14:textId="313E3F0E" w:rsidR="001B411C" w:rsidRDefault="001B411C" w:rsidP="00B22A8A">
            <w:pPr>
              <w:rPr>
                <w:ins w:id="578" w:author="David Conklin" w:date="2020-11-09T17:54:00Z"/>
              </w:rPr>
            </w:pPr>
            <w:ins w:id="579" w:author="David Conklin" w:date="2020-11-09T17:56:00Z">
              <w:r>
                <w:t>sim rate</w:t>
              </w:r>
            </w:ins>
          </w:p>
        </w:tc>
        <w:tc>
          <w:tcPr>
            <w:tcW w:w="0" w:type="auto"/>
          </w:tcPr>
          <w:p w14:paraId="2551DEE7" w14:textId="21842075" w:rsidR="001B411C" w:rsidRDefault="001B411C" w:rsidP="00B22A8A">
            <w:pPr>
              <w:rPr>
                <w:ins w:id="580" w:author="David Conklin" w:date="2020-11-09T17:54:00Z"/>
              </w:rPr>
            </w:pPr>
            <w:ins w:id="581" w:author="David Conklin" w:date="2020-11-09T17:56:00Z">
              <w:r>
                <w:t>gage low flow</w:t>
              </w:r>
            </w:ins>
          </w:p>
        </w:tc>
      </w:tr>
      <w:tr w:rsidR="001B411C" w14:paraId="1A295F63" w14:textId="77777777" w:rsidTr="001B411C">
        <w:trPr>
          <w:ins w:id="582" w:author="David Conklin" w:date="2020-11-09T17:54:00Z"/>
        </w:trPr>
        <w:tc>
          <w:tcPr>
            <w:tcW w:w="0" w:type="auto"/>
          </w:tcPr>
          <w:p w14:paraId="63B31603" w14:textId="1164DC3B" w:rsidR="001B411C" w:rsidRDefault="008B36F2" w:rsidP="00B22A8A">
            <w:pPr>
              <w:rPr>
                <w:ins w:id="583" w:author="David Conklin" w:date="2020-11-09T17:54:00Z"/>
              </w:rPr>
            </w:pPr>
            <w:ins w:id="584" w:author="David Conklin" w:date="2020-11-09T18:01:00Z">
              <w:r>
                <w:t>14158500</w:t>
              </w:r>
            </w:ins>
          </w:p>
        </w:tc>
        <w:tc>
          <w:tcPr>
            <w:tcW w:w="0" w:type="auto"/>
          </w:tcPr>
          <w:p w14:paraId="68606EBE" w14:textId="6A379913" w:rsidR="001B411C" w:rsidRDefault="001B411C" w:rsidP="00B22A8A">
            <w:pPr>
              <w:rPr>
                <w:ins w:id="585" w:author="David Conklin" w:date="2020-11-09T17:54:00Z"/>
              </w:rPr>
            </w:pPr>
            <w:ins w:id="586" w:author="David Conklin" w:date="2020-11-09T17:56:00Z">
              <w:r>
                <w:t>23773373</w:t>
              </w:r>
            </w:ins>
          </w:p>
        </w:tc>
        <w:tc>
          <w:tcPr>
            <w:tcW w:w="0" w:type="auto"/>
          </w:tcPr>
          <w:p w14:paraId="56856050" w14:textId="614C389D" w:rsidR="001B411C" w:rsidRDefault="001B411C" w:rsidP="00B22A8A">
            <w:pPr>
              <w:rPr>
                <w:ins w:id="587" w:author="David Conklin" w:date="2020-11-09T17:54:00Z"/>
              </w:rPr>
            </w:pPr>
            <w:ins w:id="588" w:author="David Conklin" w:date="2020-11-09T17:56:00Z">
              <w:r>
                <w:t>Clear</w:t>
              </w:r>
            </w:ins>
            <w:ins w:id="589" w:author="David Conklin" w:date="2020-11-09T17:57:00Z">
              <w:r>
                <w:t xml:space="preserve"> Lake</w:t>
              </w:r>
            </w:ins>
          </w:p>
        </w:tc>
        <w:tc>
          <w:tcPr>
            <w:tcW w:w="0" w:type="auto"/>
          </w:tcPr>
          <w:p w14:paraId="55CCCF7A" w14:textId="6E7DDF2A" w:rsidR="001B411C" w:rsidRDefault="001B411C" w:rsidP="00B22A8A">
            <w:pPr>
              <w:rPr>
                <w:ins w:id="590" w:author="David Conklin" w:date="2020-11-09T17:54:00Z"/>
              </w:rPr>
            </w:pPr>
            <w:ins w:id="591" w:author="David Conklin" w:date="2020-11-09T17:57:00Z">
              <w:r>
                <w:t>9.71 cms</w:t>
              </w:r>
            </w:ins>
          </w:p>
        </w:tc>
        <w:tc>
          <w:tcPr>
            <w:tcW w:w="0" w:type="auto"/>
          </w:tcPr>
          <w:p w14:paraId="2D40632C" w14:textId="1F90372D" w:rsidR="001B411C" w:rsidRDefault="001B411C" w:rsidP="00B22A8A">
            <w:pPr>
              <w:rPr>
                <w:ins w:id="592" w:author="David Conklin" w:date="2020-11-09T17:54:00Z"/>
              </w:rPr>
            </w:pPr>
            <w:ins w:id="593" w:author="David Conklin" w:date="2020-11-09T17:57:00Z">
              <w:r>
                <w:t>~6.60 cms</w:t>
              </w:r>
            </w:ins>
          </w:p>
        </w:tc>
      </w:tr>
      <w:tr w:rsidR="001B411C" w14:paraId="6629ED9A" w14:textId="77777777" w:rsidTr="001B411C">
        <w:trPr>
          <w:ins w:id="594" w:author="David Conklin" w:date="2020-11-09T17:54:00Z"/>
        </w:trPr>
        <w:tc>
          <w:tcPr>
            <w:tcW w:w="0" w:type="auto"/>
          </w:tcPr>
          <w:p w14:paraId="403D089F" w14:textId="4346D344" w:rsidR="001B411C" w:rsidRDefault="008B36F2" w:rsidP="00B22A8A">
            <w:pPr>
              <w:rPr>
                <w:ins w:id="595" w:author="David Conklin" w:date="2020-11-09T17:54:00Z"/>
              </w:rPr>
            </w:pPr>
            <w:ins w:id="596" w:author="David Conklin" w:date="2020-11-09T18:02:00Z">
              <w:r>
                <w:t>14161500</w:t>
              </w:r>
            </w:ins>
          </w:p>
        </w:tc>
        <w:tc>
          <w:tcPr>
            <w:tcW w:w="0" w:type="auto"/>
          </w:tcPr>
          <w:p w14:paraId="00808353" w14:textId="1E35B3AD" w:rsidR="001B411C" w:rsidRDefault="008B36F2" w:rsidP="00B22A8A">
            <w:pPr>
              <w:rPr>
                <w:ins w:id="597" w:author="David Conklin" w:date="2020-11-09T17:54:00Z"/>
              </w:rPr>
            </w:pPr>
            <w:ins w:id="598" w:author="David Conklin" w:date="2020-11-09T18:01:00Z">
              <w:r>
                <w:t>237734</w:t>
              </w:r>
            </w:ins>
            <w:ins w:id="599" w:author="David Conklin" w:date="2020-11-09T18:02:00Z">
              <w:r>
                <w:t>11</w:t>
              </w:r>
            </w:ins>
          </w:p>
        </w:tc>
        <w:tc>
          <w:tcPr>
            <w:tcW w:w="0" w:type="auto"/>
          </w:tcPr>
          <w:p w14:paraId="5D3AA62C" w14:textId="195AE5BC" w:rsidR="001B411C" w:rsidRDefault="008B36F2" w:rsidP="00B22A8A">
            <w:pPr>
              <w:rPr>
                <w:ins w:id="600" w:author="David Conklin" w:date="2020-11-09T17:54:00Z"/>
              </w:rPr>
            </w:pPr>
            <w:ins w:id="601" w:author="David Conklin" w:date="2020-11-09T18:02:00Z">
              <w:r>
                <w:t>Lookout Cr near Blue R</w:t>
              </w:r>
            </w:ins>
          </w:p>
        </w:tc>
        <w:tc>
          <w:tcPr>
            <w:tcW w:w="0" w:type="auto"/>
          </w:tcPr>
          <w:p w14:paraId="2E05C778" w14:textId="52033A1A" w:rsidR="001B411C" w:rsidRDefault="008B36F2" w:rsidP="00B22A8A">
            <w:pPr>
              <w:rPr>
                <w:ins w:id="602" w:author="David Conklin" w:date="2020-11-09T17:54:00Z"/>
              </w:rPr>
            </w:pPr>
            <w:ins w:id="603" w:author="David Conklin" w:date="2020-11-09T18:02:00Z">
              <w:r>
                <w:t>0.36</w:t>
              </w:r>
            </w:ins>
            <w:ins w:id="604" w:author="David Conklin" w:date="2020-11-09T18:03:00Z">
              <w:r>
                <w:t xml:space="preserve"> cms</w:t>
              </w:r>
            </w:ins>
          </w:p>
        </w:tc>
        <w:tc>
          <w:tcPr>
            <w:tcW w:w="0" w:type="auto"/>
          </w:tcPr>
          <w:p w14:paraId="2EC21199" w14:textId="4E809D76" w:rsidR="001B411C" w:rsidRDefault="006A1260" w:rsidP="00B22A8A">
            <w:pPr>
              <w:rPr>
                <w:ins w:id="605" w:author="David Conklin" w:date="2020-11-09T17:54:00Z"/>
              </w:rPr>
            </w:pPr>
            <w:ins w:id="606" w:author="David Conklin" w:date="2020-11-09T18:21:00Z">
              <w:r>
                <w:t>~0.35</w:t>
              </w:r>
            </w:ins>
            <w:ins w:id="607" w:author="David Conklin" w:date="2020-11-09T18:22:00Z">
              <w:r w:rsidR="00E979CF">
                <w:t xml:space="preserve"> cms</w:t>
              </w:r>
            </w:ins>
          </w:p>
        </w:tc>
      </w:tr>
      <w:tr w:rsidR="002A54A5" w14:paraId="6473BE78" w14:textId="77777777" w:rsidTr="001B411C">
        <w:trPr>
          <w:ins w:id="608" w:author="David Conklin" w:date="2020-11-09T18:34:00Z"/>
        </w:trPr>
        <w:tc>
          <w:tcPr>
            <w:tcW w:w="0" w:type="auto"/>
          </w:tcPr>
          <w:p w14:paraId="40404C08" w14:textId="42D1BCC9" w:rsidR="002A54A5" w:rsidRDefault="002A54A5" w:rsidP="00B22A8A">
            <w:pPr>
              <w:rPr>
                <w:ins w:id="609" w:author="David Conklin" w:date="2020-11-09T18:34:00Z"/>
              </w:rPr>
            </w:pPr>
            <w:ins w:id="610" w:author="David Conklin" w:date="2020-11-09T18:35:00Z">
              <w:r>
                <w:t>14158850</w:t>
              </w:r>
            </w:ins>
          </w:p>
        </w:tc>
        <w:tc>
          <w:tcPr>
            <w:tcW w:w="0" w:type="auto"/>
          </w:tcPr>
          <w:p w14:paraId="7DB19B54" w14:textId="27069BD7" w:rsidR="002A54A5" w:rsidRDefault="002A54A5" w:rsidP="00B22A8A">
            <w:pPr>
              <w:rPr>
                <w:ins w:id="611" w:author="David Conklin" w:date="2020-11-09T18:34:00Z"/>
              </w:rPr>
            </w:pPr>
            <w:ins w:id="612" w:author="David Conklin" w:date="2020-11-09T18:35:00Z">
              <w:r>
                <w:t>23773359</w:t>
              </w:r>
            </w:ins>
          </w:p>
        </w:tc>
        <w:tc>
          <w:tcPr>
            <w:tcW w:w="0" w:type="auto"/>
          </w:tcPr>
          <w:p w14:paraId="21A0F036" w14:textId="545AB7BA" w:rsidR="002A54A5" w:rsidRDefault="002A54A5" w:rsidP="00B22A8A">
            <w:pPr>
              <w:rPr>
                <w:ins w:id="613" w:author="David Conklin" w:date="2020-11-09T18:34:00Z"/>
              </w:rPr>
            </w:pPr>
            <w:ins w:id="614" w:author="David Conklin" w:date="2020-11-09T18:34:00Z">
              <w:r>
                <w:t>Below</w:t>
              </w:r>
            </w:ins>
            <w:ins w:id="615" w:author="David Conklin" w:date="2020-11-09T18:35:00Z">
              <w:r>
                <w:t xml:space="preserve"> Trail Bridge Dam</w:t>
              </w:r>
            </w:ins>
          </w:p>
        </w:tc>
        <w:tc>
          <w:tcPr>
            <w:tcW w:w="0" w:type="auto"/>
          </w:tcPr>
          <w:p w14:paraId="362C037C" w14:textId="3E8C3F1C" w:rsidR="002A54A5" w:rsidRDefault="002A54A5" w:rsidP="00B22A8A">
            <w:pPr>
              <w:rPr>
                <w:ins w:id="616" w:author="David Conklin" w:date="2020-11-09T18:34:00Z"/>
              </w:rPr>
            </w:pPr>
            <w:ins w:id="617" w:author="David Conklin" w:date="2020-11-09T18:36:00Z">
              <w:r>
                <w:t>7.36 cms</w:t>
              </w:r>
            </w:ins>
          </w:p>
        </w:tc>
        <w:tc>
          <w:tcPr>
            <w:tcW w:w="0" w:type="auto"/>
          </w:tcPr>
          <w:p w14:paraId="518E8AE8" w14:textId="0A108D64" w:rsidR="002A54A5" w:rsidRDefault="002A54A5" w:rsidP="00B22A8A">
            <w:pPr>
              <w:rPr>
                <w:ins w:id="618" w:author="David Conklin" w:date="2020-11-09T18:34:00Z"/>
              </w:rPr>
            </w:pPr>
            <w:ins w:id="619" w:author="David Conklin" w:date="2020-11-09T18:37:00Z">
              <w:r>
                <w:t>~19.39 cms</w:t>
              </w:r>
            </w:ins>
          </w:p>
        </w:tc>
      </w:tr>
      <w:tr w:rsidR="001B411C" w14:paraId="0EDDB8F6" w14:textId="77777777" w:rsidTr="001B411C">
        <w:trPr>
          <w:ins w:id="620" w:author="David Conklin" w:date="2020-11-09T17:54:00Z"/>
        </w:trPr>
        <w:tc>
          <w:tcPr>
            <w:tcW w:w="0" w:type="auto"/>
          </w:tcPr>
          <w:p w14:paraId="718D10AC" w14:textId="77777777" w:rsidR="001B411C" w:rsidRDefault="001B411C" w:rsidP="00B22A8A">
            <w:pPr>
              <w:rPr>
                <w:ins w:id="621" w:author="David Conklin" w:date="2020-11-09T17:54:00Z"/>
              </w:rPr>
            </w:pPr>
          </w:p>
        </w:tc>
        <w:tc>
          <w:tcPr>
            <w:tcW w:w="0" w:type="auto"/>
          </w:tcPr>
          <w:p w14:paraId="4BC58D9F" w14:textId="0EE2893A" w:rsidR="001B411C" w:rsidRDefault="008B36F2" w:rsidP="00B22A8A">
            <w:pPr>
              <w:rPr>
                <w:ins w:id="622" w:author="David Conklin" w:date="2020-11-09T17:54:00Z"/>
              </w:rPr>
            </w:pPr>
            <w:ins w:id="623" w:author="David Conklin" w:date="2020-11-09T18:03:00Z">
              <w:r>
                <w:t>23773239</w:t>
              </w:r>
            </w:ins>
          </w:p>
        </w:tc>
        <w:tc>
          <w:tcPr>
            <w:tcW w:w="0" w:type="auto"/>
          </w:tcPr>
          <w:p w14:paraId="74D6DF68" w14:textId="2B115D8D" w:rsidR="001B411C" w:rsidRDefault="008B36F2" w:rsidP="00B22A8A">
            <w:pPr>
              <w:rPr>
                <w:ins w:id="624" w:author="David Conklin" w:date="2020-11-09T17:54:00Z"/>
              </w:rPr>
            </w:pPr>
            <w:ins w:id="625" w:author="David Conklin" w:date="2020-11-09T18:03:00Z">
              <w:r>
                <w:t>Foley Springs on W. Fork</w:t>
              </w:r>
            </w:ins>
          </w:p>
        </w:tc>
        <w:tc>
          <w:tcPr>
            <w:tcW w:w="0" w:type="auto"/>
          </w:tcPr>
          <w:p w14:paraId="72458008" w14:textId="19FFA2CC" w:rsidR="001B411C" w:rsidRDefault="008B36F2" w:rsidP="00B22A8A">
            <w:pPr>
              <w:rPr>
                <w:ins w:id="626" w:author="David Conklin" w:date="2020-11-09T17:54:00Z"/>
              </w:rPr>
            </w:pPr>
            <w:ins w:id="627" w:author="David Conklin" w:date="2020-11-09T18:03:00Z">
              <w:r>
                <w:t>3.31 cms</w:t>
              </w:r>
            </w:ins>
          </w:p>
        </w:tc>
        <w:tc>
          <w:tcPr>
            <w:tcW w:w="0" w:type="auto"/>
          </w:tcPr>
          <w:p w14:paraId="6F4D986E" w14:textId="40EB73BD" w:rsidR="001B411C" w:rsidRDefault="002A54A5" w:rsidP="00B22A8A">
            <w:pPr>
              <w:rPr>
                <w:ins w:id="628" w:author="David Conklin" w:date="2020-11-09T17:54:00Z"/>
              </w:rPr>
            </w:pPr>
            <w:ins w:id="629" w:author="David Conklin" w:date="2020-11-09T18:33:00Z">
              <w:r>
                <w:t>ungauged</w:t>
              </w:r>
            </w:ins>
          </w:p>
        </w:tc>
      </w:tr>
      <w:tr w:rsidR="001B411C" w14:paraId="5623176F" w14:textId="77777777" w:rsidTr="001B411C">
        <w:trPr>
          <w:ins w:id="630" w:author="David Conklin" w:date="2020-11-09T17:54:00Z"/>
        </w:trPr>
        <w:tc>
          <w:tcPr>
            <w:tcW w:w="0" w:type="auto"/>
          </w:tcPr>
          <w:p w14:paraId="6B0D78BA" w14:textId="670E16E3" w:rsidR="001B411C" w:rsidRDefault="008B36F2" w:rsidP="00B22A8A">
            <w:pPr>
              <w:rPr>
                <w:ins w:id="631" w:author="David Conklin" w:date="2020-11-09T17:54:00Z"/>
              </w:rPr>
            </w:pPr>
            <w:ins w:id="632" w:author="David Conklin" w:date="2020-11-09T18:05:00Z">
              <w:r>
                <w:t>14161100</w:t>
              </w:r>
            </w:ins>
          </w:p>
        </w:tc>
        <w:tc>
          <w:tcPr>
            <w:tcW w:w="0" w:type="auto"/>
          </w:tcPr>
          <w:p w14:paraId="7EDD5CB8" w14:textId="4BB6DDDB" w:rsidR="001B411C" w:rsidRDefault="008B36F2" w:rsidP="00B22A8A">
            <w:pPr>
              <w:rPr>
                <w:ins w:id="633" w:author="David Conklin" w:date="2020-11-09T17:54:00Z"/>
              </w:rPr>
            </w:pPr>
            <w:ins w:id="634" w:author="David Conklin" w:date="2020-11-09T18:04:00Z">
              <w:r>
                <w:t>23773429</w:t>
              </w:r>
            </w:ins>
          </w:p>
        </w:tc>
        <w:tc>
          <w:tcPr>
            <w:tcW w:w="0" w:type="auto"/>
          </w:tcPr>
          <w:p w14:paraId="0D3B0771" w14:textId="1874ED47" w:rsidR="001B411C" w:rsidRDefault="008B36F2" w:rsidP="00B22A8A">
            <w:pPr>
              <w:rPr>
                <w:ins w:id="635" w:author="David Conklin" w:date="2020-11-09T17:54:00Z"/>
              </w:rPr>
            </w:pPr>
            <w:ins w:id="636" w:author="David Conklin" w:date="2020-11-09T18:05:00Z">
              <w:r>
                <w:t>Blue R below Tidbits Cr</w:t>
              </w:r>
            </w:ins>
          </w:p>
        </w:tc>
        <w:tc>
          <w:tcPr>
            <w:tcW w:w="0" w:type="auto"/>
          </w:tcPr>
          <w:p w14:paraId="2C9932A0" w14:textId="259A8E11" w:rsidR="001B411C" w:rsidRDefault="008B36F2" w:rsidP="00B22A8A">
            <w:pPr>
              <w:rPr>
                <w:ins w:id="637" w:author="David Conklin" w:date="2020-11-09T17:54:00Z"/>
              </w:rPr>
            </w:pPr>
            <w:ins w:id="638" w:author="David Conklin" w:date="2020-11-09T18:05:00Z">
              <w:r>
                <w:t>1.60 cms</w:t>
              </w:r>
            </w:ins>
          </w:p>
        </w:tc>
        <w:tc>
          <w:tcPr>
            <w:tcW w:w="0" w:type="auto"/>
          </w:tcPr>
          <w:p w14:paraId="0C37DCED" w14:textId="5ACF87EA" w:rsidR="001B411C" w:rsidRDefault="002A54A5" w:rsidP="00B22A8A">
            <w:pPr>
              <w:rPr>
                <w:ins w:id="639" w:author="David Conklin" w:date="2020-11-09T17:54:00Z"/>
              </w:rPr>
            </w:pPr>
            <w:ins w:id="640" w:author="David Conklin" w:date="2020-11-09T18:33:00Z">
              <w:r>
                <w:t>flow not available</w:t>
              </w:r>
            </w:ins>
          </w:p>
        </w:tc>
      </w:tr>
      <w:tr w:rsidR="001B411C" w14:paraId="5E665894" w14:textId="77777777" w:rsidTr="001B411C">
        <w:trPr>
          <w:ins w:id="641" w:author="David Conklin" w:date="2020-11-09T17:54:00Z"/>
        </w:trPr>
        <w:tc>
          <w:tcPr>
            <w:tcW w:w="0" w:type="auto"/>
          </w:tcPr>
          <w:p w14:paraId="1B46E507" w14:textId="5151EC03" w:rsidR="001B411C" w:rsidRDefault="008B36F2" w:rsidP="00B22A8A">
            <w:pPr>
              <w:rPr>
                <w:ins w:id="642" w:author="David Conklin" w:date="2020-11-09T17:54:00Z"/>
              </w:rPr>
            </w:pPr>
            <w:ins w:id="643" w:author="David Conklin" w:date="2020-11-09T18:06:00Z">
              <w:r>
                <w:t>14158790</w:t>
              </w:r>
            </w:ins>
          </w:p>
        </w:tc>
        <w:tc>
          <w:tcPr>
            <w:tcW w:w="0" w:type="auto"/>
          </w:tcPr>
          <w:p w14:paraId="09CD0002" w14:textId="4E37E7B5" w:rsidR="001B411C" w:rsidRDefault="008B36F2" w:rsidP="00B22A8A">
            <w:pPr>
              <w:rPr>
                <w:ins w:id="644" w:author="David Conklin" w:date="2020-11-09T17:54:00Z"/>
              </w:rPr>
            </w:pPr>
            <w:ins w:id="645" w:author="David Conklin" w:date="2020-11-09T18:05:00Z">
              <w:r>
                <w:t>23773393</w:t>
              </w:r>
            </w:ins>
          </w:p>
        </w:tc>
        <w:tc>
          <w:tcPr>
            <w:tcW w:w="0" w:type="auto"/>
          </w:tcPr>
          <w:p w14:paraId="188604A0" w14:textId="4AD70948" w:rsidR="001B411C" w:rsidRDefault="008B36F2" w:rsidP="00B22A8A">
            <w:pPr>
              <w:rPr>
                <w:ins w:id="646" w:author="David Conklin" w:date="2020-11-09T17:54:00Z"/>
              </w:rPr>
            </w:pPr>
            <w:ins w:id="647" w:author="David Conklin" w:date="2020-11-09T18:06:00Z">
              <w:r>
                <w:t>Smith R above Smith R Reservoir</w:t>
              </w:r>
            </w:ins>
          </w:p>
        </w:tc>
        <w:tc>
          <w:tcPr>
            <w:tcW w:w="0" w:type="auto"/>
          </w:tcPr>
          <w:p w14:paraId="686C34EE" w14:textId="6A9C90DC" w:rsidR="001B411C" w:rsidRDefault="008B36F2" w:rsidP="00B22A8A">
            <w:pPr>
              <w:rPr>
                <w:ins w:id="648" w:author="David Conklin" w:date="2020-11-09T17:54:00Z"/>
              </w:rPr>
            </w:pPr>
            <w:ins w:id="649" w:author="David Conklin" w:date="2020-11-09T18:06:00Z">
              <w:r>
                <w:t>0.76 cms</w:t>
              </w:r>
            </w:ins>
          </w:p>
        </w:tc>
        <w:tc>
          <w:tcPr>
            <w:tcW w:w="0" w:type="auto"/>
          </w:tcPr>
          <w:p w14:paraId="1A378141" w14:textId="4B1E4B76" w:rsidR="001B411C" w:rsidRDefault="00E979CF" w:rsidP="00B22A8A">
            <w:pPr>
              <w:rPr>
                <w:ins w:id="650" w:author="David Conklin" w:date="2020-11-09T17:54:00Z"/>
              </w:rPr>
            </w:pPr>
            <w:ins w:id="651" w:author="David Conklin" w:date="2020-11-09T18:25:00Z">
              <w:r>
                <w:t>~0.15 cms</w:t>
              </w:r>
            </w:ins>
          </w:p>
        </w:tc>
      </w:tr>
      <w:tr w:rsidR="001B411C" w14:paraId="3A473A68" w14:textId="77777777" w:rsidTr="001B411C">
        <w:trPr>
          <w:ins w:id="652" w:author="David Conklin" w:date="2020-11-09T17:54:00Z"/>
        </w:trPr>
        <w:tc>
          <w:tcPr>
            <w:tcW w:w="0" w:type="auto"/>
          </w:tcPr>
          <w:p w14:paraId="176107ED" w14:textId="5FD4E459" w:rsidR="001B411C" w:rsidRDefault="008B36F2" w:rsidP="00B22A8A">
            <w:pPr>
              <w:rPr>
                <w:ins w:id="653" w:author="David Conklin" w:date="2020-11-09T17:54:00Z"/>
              </w:rPr>
            </w:pPr>
            <w:ins w:id="654" w:author="David Conklin" w:date="2020-11-09T18:07:00Z">
              <w:r>
                <w:t>14159200</w:t>
              </w:r>
            </w:ins>
          </w:p>
        </w:tc>
        <w:tc>
          <w:tcPr>
            <w:tcW w:w="0" w:type="auto"/>
          </w:tcPr>
          <w:p w14:paraId="0079C0A1" w14:textId="52AFCD7B" w:rsidR="001B411C" w:rsidRDefault="008B36F2" w:rsidP="00B22A8A">
            <w:pPr>
              <w:rPr>
                <w:ins w:id="655" w:author="David Conklin" w:date="2020-11-09T17:54:00Z"/>
              </w:rPr>
            </w:pPr>
            <w:ins w:id="656" w:author="David Conklin" w:date="2020-11-09T18:07:00Z">
              <w:r>
                <w:t>23773037</w:t>
              </w:r>
            </w:ins>
          </w:p>
        </w:tc>
        <w:tc>
          <w:tcPr>
            <w:tcW w:w="0" w:type="auto"/>
          </w:tcPr>
          <w:p w14:paraId="59DF966F" w14:textId="674A0A48" w:rsidR="001B411C" w:rsidRDefault="008B36F2" w:rsidP="00B22A8A">
            <w:pPr>
              <w:rPr>
                <w:ins w:id="657" w:author="David Conklin" w:date="2020-11-09T17:54:00Z"/>
              </w:rPr>
            </w:pPr>
            <w:ins w:id="658" w:author="David Conklin" w:date="2020-11-09T18:07:00Z">
              <w:r>
                <w:t>Above Cougar Reservoir</w:t>
              </w:r>
            </w:ins>
          </w:p>
        </w:tc>
        <w:tc>
          <w:tcPr>
            <w:tcW w:w="0" w:type="auto"/>
          </w:tcPr>
          <w:p w14:paraId="719B1822" w14:textId="6BDE6861" w:rsidR="001B411C" w:rsidRDefault="008B36F2" w:rsidP="00B22A8A">
            <w:pPr>
              <w:rPr>
                <w:ins w:id="659" w:author="David Conklin" w:date="2020-11-09T17:54:00Z"/>
              </w:rPr>
            </w:pPr>
            <w:ins w:id="660" w:author="David Conklin" w:date="2020-11-09T18:08:00Z">
              <w:r>
                <w:t>6.37 cms</w:t>
              </w:r>
            </w:ins>
          </w:p>
        </w:tc>
        <w:tc>
          <w:tcPr>
            <w:tcW w:w="0" w:type="auto"/>
          </w:tcPr>
          <w:p w14:paraId="65F9C6A9" w14:textId="1F2E5878" w:rsidR="001B411C" w:rsidRDefault="00E979CF" w:rsidP="00B22A8A">
            <w:pPr>
              <w:rPr>
                <w:ins w:id="661" w:author="David Conklin" w:date="2020-11-09T17:54:00Z"/>
              </w:rPr>
            </w:pPr>
            <w:ins w:id="662" w:author="David Conklin" w:date="2020-11-09T18:26:00Z">
              <w:r>
                <w:t>~6.40 cms</w:t>
              </w:r>
            </w:ins>
          </w:p>
        </w:tc>
      </w:tr>
      <w:tr w:rsidR="008B36F2" w14:paraId="1ECC758B" w14:textId="77777777" w:rsidTr="001B411C">
        <w:trPr>
          <w:ins w:id="663" w:author="David Conklin" w:date="2020-11-09T18:08:00Z"/>
        </w:trPr>
        <w:tc>
          <w:tcPr>
            <w:tcW w:w="0" w:type="auto"/>
          </w:tcPr>
          <w:p w14:paraId="25C4EEA1" w14:textId="511BF573" w:rsidR="008B36F2" w:rsidRDefault="008B36F2" w:rsidP="00B22A8A">
            <w:pPr>
              <w:rPr>
                <w:ins w:id="664" w:author="David Conklin" w:date="2020-11-09T18:08:00Z"/>
              </w:rPr>
            </w:pPr>
            <w:ins w:id="665" w:author="David Conklin" w:date="2020-11-09T18:09:00Z">
              <w:r>
                <w:t>14159500</w:t>
              </w:r>
            </w:ins>
          </w:p>
        </w:tc>
        <w:tc>
          <w:tcPr>
            <w:tcW w:w="0" w:type="auto"/>
          </w:tcPr>
          <w:p w14:paraId="0F0369E3" w14:textId="7579D526" w:rsidR="008B36F2" w:rsidRDefault="008B36F2" w:rsidP="00B22A8A">
            <w:pPr>
              <w:rPr>
                <w:ins w:id="666" w:author="David Conklin" w:date="2020-11-09T18:08:00Z"/>
              </w:rPr>
            </w:pPr>
            <w:ins w:id="667" w:author="David Conklin" w:date="2020-11-09T18:08:00Z">
              <w:r>
                <w:t>23773009</w:t>
              </w:r>
            </w:ins>
          </w:p>
        </w:tc>
        <w:tc>
          <w:tcPr>
            <w:tcW w:w="0" w:type="auto"/>
          </w:tcPr>
          <w:p w14:paraId="1101E350" w14:textId="6F3C27F3" w:rsidR="008B36F2" w:rsidRDefault="008B36F2" w:rsidP="00B22A8A">
            <w:pPr>
              <w:rPr>
                <w:ins w:id="668" w:author="David Conklin" w:date="2020-11-09T18:08:00Z"/>
              </w:rPr>
            </w:pPr>
            <w:ins w:id="669" w:author="David Conklin" w:date="2020-11-09T18:09:00Z">
              <w:r>
                <w:t>S. Fork near Rainbow</w:t>
              </w:r>
            </w:ins>
          </w:p>
        </w:tc>
        <w:tc>
          <w:tcPr>
            <w:tcW w:w="0" w:type="auto"/>
          </w:tcPr>
          <w:p w14:paraId="107A303C" w14:textId="5686BF2A" w:rsidR="008B36F2" w:rsidRDefault="008B36F2" w:rsidP="00B22A8A">
            <w:pPr>
              <w:rPr>
                <w:ins w:id="670" w:author="David Conklin" w:date="2020-11-09T18:08:00Z"/>
              </w:rPr>
            </w:pPr>
            <w:ins w:id="671" w:author="David Conklin" w:date="2020-11-09T18:10:00Z">
              <w:r>
                <w:t>1.10 cms</w:t>
              </w:r>
            </w:ins>
          </w:p>
        </w:tc>
        <w:tc>
          <w:tcPr>
            <w:tcW w:w="0" w:type="auto"/>
          </w:tcPr>
          <w:p w14:paraId="3A991BCE" w14:textId="4DE2056E" w:rsidR="00C3243C" w:rsidRDefault="00E979CF" w:rsidP="00B22A8A">
            <w:pPr>
              <w:rPr>
                <w:ins w:id="672" w:author="David Conklin" w:date="2020-11-09T18:08:00Z"/>
              </w:rPr>
            </w:pPr>
            <w:ins w:id="673" w:author="David Conklin" w:date="2020-11-09T18:28:00Z">
              <w:r>
                <w:t>~12.</w:t>
              </w:r>
            </w:ins>
            <w:ins w:id="674" w:author="David Conklin" w:date="2020-11-09T18:29:00Z">
              <w:r>
                <w:t>41 cms</w:t>
              </w:r>
            </w:ins>
          </w:p>
        </w:tc>
      </w:tr>
      <w:tr w:rsidR="00C3243C" w14:paraId="7D7098F9" w14:textId="77777777" w:rsidTr="001B411C">
        <w:trPr>
          <w:ins w:id="675" w:author="David Conklin" w:date="2020-11-09T18:39:00Z"/>
        </w:trPr>
        <w:tc>
          <w:tcPr>
            <w:tcW w:w="0" w:type="auto"/>
          </w:tcPr>
          <w:p w14:paraId="59DC95D4" w14:textId="77777777" w:rsidR="00C3243C" w:rsidRDefault="00C3243C" w:rsidP="00B22A8A">
            <w:pPr>
              <w:rPr>
                <w:ins w:id="676" w:author="David Conklin" w:date="2020-11-09T18:39:00Z"/>
              </w:rPr>
            </w:pPr>
          </w:p>
        </w:tc>
        <w:tc>
          <w:tcPr>
            <w:tcW w:w="0" w:type="auto"/>
          </w:tcPr>
          <w:p w14:paraId="7E6CD009" w14:textId="77777777" w:rsidR="00C3243C" w:rsidRDefault="00C3243C" w:rsidP="00B22A8A">
            <w:pPr>
              <w:rPr>
                <w:ins w:id="677" w:author="David Conklin" w:date="2020-11-09T18:39:00Z"/>
              </w:rPr>
            </w:pPr>
          </w:p>
        </w:tc>
        <w:tc>
          <w:tcPr>
            <w:tcW w:w="0" w:type="auto"/>
          </w:tcPr>
          <w:p w14:paraId="2F75EA4C" w14:textId="424C12B7" w:rsidR="00C3243C" w:rsidRDefault="00C3243C" w:rsidP="00B22A8A">
            <w:pPr>
              <w:rPr>
                <w:ins w:id="678" w:author="David Conklin" w:date="2020-11-09T18:39:00Z"/>
              </w:rPr>
            </w:pPr>
            <w:ins w:id="679" w:author="David Conklin" w:date="2020-11-09T18:40:00Z">
              <w:r>
                <w:t>total</w:t>
              </w:r>
            </w:ins>
          </w:p>
        </w:tc>
        <w:tc>
          <w:tcPr>
            <w:tcW w:w="0" w:type="auto"/>
          </w:tcPr>
          <w:p w14:paraId="59AA375B" w14:textId="55ED34DC" w:rsidR="00C3243C" w:rsidRDefault="00C3243C" w:rsidP="00B22A8A">
            <w:pPr>
              <w:rPr>
                <w:ins w:id="680" w:author="David Conklin" w:date="2020-11-09T18:39:00Z"/>
              </w:rPr>
            </w:pPr>
            <w:ins w:id="681" w:author="David Conklin" w:date="2020-11-09T18:41:00Z">
              <w:r>
                <w:t>30.57 cms</w:t>
              </w:r>
            </w:ins>
          </w:p>
        </w:tc>
        <w:tc>
          <w:tcPr>
            <w:tcW w:w="0" w:type="auto"/>
          </w:tcPr>
          <w:p w14:paraId="721A7E6A" w14:textId="0BF14FD1" w:rsidR="00C3243C" w:rsidRDefault="00223D2E" w:rsidP="00B22A8A">
            <w:pPr>
              <w:rPr>
                <w:ins w:id="682" w:author="David Conklin" w:date="2020-11-09T18:39:00Z"/>
              </w:rPr>
            </w:pPr>
            <w:ins w:id="683" w:author="David Conklin" w:date="2020-11-09T18:42:00Z">
              <w:r>
                <w:t>~45-50 cms</w:t>
              </w:r>
            </w:ins>
          </w:p>
        </w:tc>
      </w:tr>
    </w:tbl>
    <w:p w14:paraId="11EB5E87" w14:textId="0570BA40" w:rsidR="004061C2" w:rsidRDefault="004061C2" w:rsidP="00B22A8A">
      <w:pPr>
        <w:rPr>
          <w:ins w:id="684" w:author="David Conklin" w:date="2020-11-09T17:33:00Z"/>
        </w:rPr>
      </w:pPr>
    </w:p>
    <w:p w14:paraId="3083C764" w14:textId="5254952A" w:rsidR="00F275A8" w:rsidRDefault="002F67CA" w:rsidP="00B22A8A">
      <w:pPr>
        <w:rPr>
          <w:ins w:id="685" w:author="David Conklin" w:date="2020-11-09T15:30:00Z"/>
        </w:rPr>
      </w:pPr>
      <w:ins w:id="686" w:author="David Conklin" w:date="2020-11-09T17:07:00Z">
        <w:r>
          <w:tab/>
        </w:r>
        <w:r>
          <w:tab/>
        </w:r>
        <w:r>
          <w:tab/>
        </w:r>
        <w:r>
          <w:tab/>
        </w:r>
        <w:r>
          <w:tab/>
        </w:r>
        <w:r>
          <w:tab/>
        </w:r>
        <w:r>
          <w:tab/>
        </w:r>
        <w:r>
          <w:tab/>
        </w:r>
        <w:r>
          <w:tab/>
        </w:r>
        <w:r>
          <w:tab/>
        </w:r>
      </w:ins>
    </w:p>
    <w:p w14:paraId="1AA5619B" w14:textId="77777777" w:rsidR="00B22A8A" w:rsidRPr="002854B5" w:rsidRDefault="00B22A8A" w:rsidP="002854B5">
      <w:pPr>
        <w:rPr>
          <w:ins w:id="687" w:author="David Conklin" w:date="2020-11-09T15:28:00Z"/>
        </w:rPr>
      </w:pPr>
    </w:p>
    <w:p w14:paraId="3C219005" w14:textId="3768810B" w:rsidR="007E57E4" w:rsidRDefault="007E57E4" w:rsidP="007E57E4">
      <w:pPr>
        <w:pStyle w:val="Heading2"/>
        <w:rPr>
          <w:ins w:id="688" w:author="David Conklin" w:date="2020-11-10T15:28:00Z"/>
        </w:rPr>
      </w:pPr>
      <w:bookmarkStart w:id="689" w:name="_Toc55965341"/>
      <w:ins w:id="690" w:author="David Conklin" w:date="2020-11-09T15:29:00Z">
        <w:r>
          <w:t>Calibration</w:t>
        </w:r>
      </w:ins>
      <w:ins w:id="691" w:author="David Conklin" w:date="2020-11-11T04:08:00Z">
        <w:r w:rsidR="00B06ED6">
          <w:t xml:space="preserve"> and simulation skill</w:t>
        </w:r>
      </w:ins>
      <w:bookmarkEnd w:id="689"/>
    </w:p>
    <w:p w14:paraId="08A0E44B" w14:textId="620DE562" w:rsidR="00A81ED1" w:rsidRDefault="00A81ED1" w:rsidP="00A81ED1">
      <w:pPr>
        <w:rPr>
          <w:ins w:id="692" w:author="David Conklin" w:date="2020-11-11T04:15:00Z"/>
        </w:rPr>
      </w:pPr>
      <w:ins w:id="693" w:author="David Conklin" w:date="2020-11-10T15:29:00Z">
        <w:r>
          <w:t>Initial calibration of CW3M for the McKenzie basin</w:t>
        </w:r>
      </w:ins>
      <w:ins w:id="694" w:author="David Conklin" w:date="2020-11-10T15:30:00Z">
        <w:r>
          <w:t xml:space="preserve">, done through 11/10/20 for the EPA-funded study, yield </w:t>
        </w:r>
      </w:ins>
      <w:ins w:id="695" w:author="David Conklin" w:date="2020-11-10T15:31:00Z">
        <w:r>
          <w:t>mixed good and bad skill statistics.</w:t>
        </w:r>
      </w:ins>
      <w:ins w:id="696" w:author="David Conklin" w:date="2020-11-10T16:13:00Z">
        <w:r w:rsidR="00B64193">
          <w:t xml:space="preserve">  </w:t>
        </w:r>
      </w:ins>
      <w:ins w:id="697" w:author="David Conklin" w:date="2020-11-10T16:14:00Z">
        <w:r w:rsidR="00B64193">
          <w:t>Simulated monthly f</w:t>
        </w:r>
      </w:ins>
      <w:ins w:id="698" w:author="David Conklin" w:date="2020-11-10T16:13:00Z">
        <w:r w:rsidR="00B64193">
          <w:t>lows</w:t>
        </w:r>
      </w:ins>
      <w:ins w:id="699" w:author="David Conklin" w:date="2020-11-10T16:19:00Z">
        <w:r w:rsidR="00B64193">
          <w:t xml:space="preserve"> for 2010-18</w:t>
        </w:r>
      </w:ins>
      <w:ins w:id="700" w:author="David Conklin" w:date="2020-11-10T16:13:00Z">
        <w:r w:rsidR="00B64193">
          <w:t xml:space="preserve"> at 7 of the 13</w:t>
        </w:r>
      </w:ins>
      <w:ins w:id="701" w:author="David Conklin" w:date="2020-11-10T16:14:00Z">
        <w:r w:rsidR="00B64193">
          <w:t xml:space="preserve"> gages listed above </w:t>
        </w:r>
      </w:ins>
      <w:ins w:id="702" w:author="David Conklin" w:date="2020-11-10T16:15:00Z">
        <w:r w:rsidR="00B64193">
          <w:t xml:space="preserve">match the gage records well enough to rate </w:t>
        </w:r>
      </w:ins>
      <w:ins w:id="703" w:author="David Conklin" w:date="2020-11-10T16:37:00Z">
        <w:r w:rsidR="003D64A1">
          <w:t xml:space="preserve">generally </w:t>
        </w:r>
      </w:ins>
      <w:ins w:id="704" w:author="David Conklin" w:date="2020-11-10T16:15:00Z">
        <w:r w:rsidR="00B64193">
          <w:t xml:space="preserve">satisfactory or better, using the </w:t>
        </w:r>
      </w:ins>
      <w:proofErr w:type="spellStart"/>
      <w:ins w:id="705" w:author="David Conklin" w:date="2020-11-10T16:18:00Z">
        <w:r w:rsidR="00B64193">
          <w:t>Moriasi</w:t>
        </w:r>
        <w:proofErr w:type="spellEnd"/>
        <w:r w:rsidR="00B64193">
          <w:t xml:space="preserve"> skill criteria (</w:t>
        </w:r>
        <w:proofErr w:type="spellStart"/>
        <w:r w:rsidR="00B64193">
          <w:t>Moriasi</w:t>
        </w:r>
        <w:proofErr w:type="spellEnd"/>
        <w:r w:rsidR="00B64193">
          <w:t xml:space="preserve"> et al. 2007, 2015)</w:t>
        </w:r>
      </w:ins>
      <w:ins w:id="706" w:author="David Conklin" w:date="2020-11-10T16:19:00Z">
        <w:r w:rsidR="00B64193">
          <w:t>.  Simulated flows at the other 6</w:t>
        </w:r>
      </w:ins>
      <w:ins w:id="707" w:author="David Conklin" w:date="2020-11-10T16:20:00Z">
        <w:r w:rsidR="00B64193">
          <w:t xml:space="preserve"> gages are not satisfactory.  Simulated </w:t>
        </w:r>
      </w:ins>
      <w:ins w:id="708" w:author="David Conklin" w:date="2020-11-10T16:22:00Z">
        <w:r w:rsidR="00B64193">
          <w:t xml:space="preserve">monthly stream </w:t>
        </w:r>
      </w:ins>
      <w:ins w:id="709" w:author="David Conklin" w:date="2020-11-10T16:20:00Z">
        <w:r w:rsidR="00B64193">
          <w:t xml:space="preserve">temperatures are satisfactory </w:t>
        </w:r>
      </w:ins>
      <w:ins w:id="710" w:author="David Conklin" w:date="2020-11-10T16:21:00Z">
        <w:r w:rsidR="00B64193">
          <w:t>or better at</w:t>
        </w:r>
      </w:ins>
      <w:ins w:id="711" w:author="David Conklin" w:date="2020-11-10T16:20:00Z">
        <w:r w:rsidR="00B64193">
          <w:t xml:space="preserve"> only 2</w:t>
        </w:r>
      </w:ins>
      <w:ins w:id="712" w:author="David Conklin" w:date="2020-11-10T16:21:00Z">
        <w:r w:rsidR="00B64193">
          <w:t xml:space="preserve"> of the 6 temperature sensor locations.</w:t>
        </w:r>
      </w:ins>
      <w:ins w:id="713" w:author="David Conklin" w:date="2020-11-10T17:23:00Z">
        <w:r w:rsidR="00257E8F">
          <w:t xml:space="preserve">  Note that </w:t>
        </w:r>
        <w:proofErr w:type="spellStart"/>
        <w:r w:rsidR="00257E8F">
          <w:t>Moriasi’s</w:t>
        </w:r>
        <w:proofErr w:type="spellEnd"/>
        <w:r w:rsidR="00257E8F">
          <w:t xml:space="preserve"> skill criteria we</w:t>
        </w:r>
      </w:ins>
      <w:ins w:id="714" w:author="David Conklin" w:date="2020-11-10T17:24:00Z">
        <w:r w:rsidR="00257E8F">
          <w:t>re actually developed for flows, not for temperatures; they are applied here to temperatures for lack of any better well-defined temperature simulati</w:t>
        </w:r>
      </w:ins>
      <w:ins w:id="715" w:author="David Conklin" w:date="2020-11-10T17:25:00Z">
        <w:r w:rsidR="00257E8F">
          <w:t>on skill criteria.</w:t>
        </w:r>
      </w:ins>
    </w:p>
    <w:p w14:paraId="4A25D950" w14:textId="30773256" w:rsidR="0064217D" w:rsidRDefault="0064217D" w:rsidP="00A81ED1">
      <w:pPr>
        <w:rPr>
          <w:ins w:id="716" w:author="David Conklin" w:date="2020-11-11T04:16:00Z"/>
        </w:rPr>
      </w:pPr>
    </w:p>
    <w:p w14:paraId="67D2D565" w14:textId="60AA0480" w:rsidR="00E54FFC" w:rsidRDefault="00E54FFC" w:rsidP="00A81ED1">
      <w:pPr>
        <w:rPr>
          <w:ins w:id="717" w:author="David Conklin" w:date="2020-11-11T04:15:00Z"/>
        </w:rPr>
      </w:pPr>
      <w:ins w:id="718" w:author="David Conklin" w:date="2020-11-11T04:16:00Z">
        <w:r w:rsidRPr="00E54FFC">
          <w:t>the statistical performance measures</w:t>
        </w:r>
      </w:ins>
      <w:ins w:id="719" w:author="David Conklin" w:date="2020-11-11T04:33:00Z">
        <w:r w:rsidR="008740A4">
          <w:t xml:space="preserve"> </w:t>
        </w:r>
      </w:ins>
      <w:ins w:id="720" w:author="David Conklin" w:date="2020-11-11T04:36:00Z">
        <w:r w:rsidR="008740A4">
          <w:t xml:space="preserve">adapted from Table 5 in </w:t>
        </w:r>
      </w:ins>
      <w:proofErr w:type="spellStart"/>
      <w:ins w:id="721" w:author="David Conklin" w:date="2020-11-11T04:34:00Z">
        <w:r w:rsidR="008740A4">
          <w:t>Morias</w:t>
        </w:r>
      </w:ins>
      <w:ins w:id="722" w:author="David Conklin" w:date="2020-11-11T04:35:00Z">
        <w:r w:rsidR="008740A4">
          <w:t>i</w:t>
        </w:r>
        <w:proofErr w:type="spellEnd"/>
        <w:r w:rsidR="008740A4">
          <w:t xml:space="preserve"> et al. 2015 p</w:t>
        </w:r>
      </w:ins>
      <w:ins w:id="723" w:author="David Conklin" w:date="2020-11-11T04:36:00Z">
        <w:r w:rsidR="008740A4">
          <w:t>p</w:t>
        </w:r>
      </w:ins>
      <w:ins w:id="724" w:author="David Conklin" w:date="2020-11-11T04:35:00Z">
        <w:r w:rsidR="008740A4">
          <w:t>. 177</w:t>
        </w:r>
      </w:ins>
      <w:ins w:id="725" w:author="David Conklin" w:date="2020-11-11T04:36:00Z">
        <w:r w:rsidR="008740A4">
          <w:t>1-2</w:t>
        </w:r>
      </w:ins>
    </w:p>
    <w:p w14:paraId="0E49B56F" w14:textId="77777777" w:rsidR="0064217D" w:rsidRPr="0064217D" w:rsidRDefault="0064217D" w:rsidP="0064217D">
      <w:pPr>
        <w:numPr>
          <w:ilvl w:val="0"/>
          <w:numId w:val="3"/>
        </w:numPr>
        <w:rPr>
          <w:ins w:id="726" w:author="David Conklin" w:date="2020-11-11T04:15:00Z"/>
        </w:rPr>
      </w:pPr>
      <w:ins w:id="727" w:author="David Conklin" w:date="2020-11-11T04:15:00Z">
        <w:r w:rsidRPr="0064217D">
          <w:t>NSE – Nash Sutcliffe Efficiency.  Range +1 to –infinity. Bigger is better, +1 is a perfect match.  0 is equivalent to using the mean to predict the individual values.</w:t>
        </w:r>
      </w:ins>
    </w:p>
    <w:p w14:paraId="3CC20E42" w14:textId="65BC8E49" w:rsidR="0064217D" w:rsidRPr="0064217D" w:rsidRDefault="0064217D" w:rsidP="0064217D">
      <w:pPr>
        <w:numPr>
          <w:ilvl w:val="0"/>
          <w:numId w:val="3"/>
        </w:numPr>
        <w:rPr>
          <w:ins w:id="728" w:author="David Conklin" w:date="2020-11-11T04:15:00Z"/>
        </w:rPr>
      </w:pPr>
      <w:ins w:id="729" w:author="David Conklin" w:date="2020-11-11T04:15:00Z">
        <w:r w:rsidRPr="0064217D">
          <w:t>PBIAS – Percent bias.  Smaller absolute value is better; 0 is perfect, range is +</w:t>
        </w:r>
      </w:ins>
      <w:ins w:id="730" w:author="David Conklin" w:date="2020-11-11T04:29:00Z">
        <w:r w:rsidR="008740A4">
          <w:t>infinity</w:t>
        </w:r>
      </w:ins>
      <w:ins w:id="731" w:author="David Conklin" w:date="2020-11-11T04:15:00Z">
        <w:r w:rsidRPr="0064217D">
          <w:t xml:space="preserve"> to –infinity. +10% means the average of the </w:t>
        </w:r>
      </w:ins>
      <w:ins w:id="732" w:author="David Conklin" w:date="2020-11-11T04:16:00Z">
        <w:r w:rsidR="00E54FFC">
          <w:t>observed</w:t>
        </w:r>
      </w:ins>
      <w:ins w:id="733" w:author="David Conklin" w:date="2020-11-11T04:15:00Z">
        <w:r w:rsidRPr="0064217D">
          <w:t xml:space="preserve"> values is 10% </w:t>
        </w:r>
      </w:ins>
      <w:ins w:id="734" w:author="David Conklin" w:date="2020-11-11T04:17:00Z">
        <w:r w:rsidR="00E54FFC">
          <w:t>larger</w:t>
        </w:r>
      </w:ins>
      <w:ins w:id="735" w:author="David Conklin" w:date="2020-11-11T04:15:00Z">
        <w:r w:rsidRPr="0064217D">
          <w:t xml:space="preserve"> than the average of the </w:t>
        </w:r>
      </w:ins>
      <w:ins w:id="736" w:author="David Conklin" w:date="2020-11-11T04:17:00Z">
        <w:r w:rsidR="00E54FFC">
          <w:t>simulated</w:t>
        </w:r>
      </w:ins>
      <w:ins w:id="737" w:author="David Conklin" w:date="2020-11-11T04:15:00Z">
        <w:r w:rsidRPr="0064217D">
          <w:t xml:space="preserve"> values. </w:t>
        </w:r>
      </w:ins>
      <w:ins w:id="738" w:author="David Conklin" w:date="2020-11-11T04:32:00Z">
        <w:r w:rsidR="008740A4">
          <w:t xml:space="preserve"> </w:t>
        </w:r>
      </w:ins>
      <w:ins w:id="739" w:author="David Conklin" w:date="2020-11-11T04:17:00Z">
        <w:r w:rsidR="00E54FFC">
          <w:t xml:space="preserve">PBIAS = </w:t>
        </w:r>
      </w:ins>
      <w:ins w:id="740" w:author="David Conklin" w:date="2020-11-11T04:18:00Z">
        <w:r w:rsidR="00E54FFC">
          <w:t xml:space="preserve">100 * </w:t>
        </w:r>
      </w:ins>
      <w:ins w:id="741" w:author="David Conklin" w:date="2020-11-11T04:31:00Z">
        <w:r w:rsidR="008740A4">
          <w:rPr>
            <w:rFonts w:cstheme="minorHAnsi"/>
          </w:rPr>
          <w:t>∑</w:t>
        </w:r>
      </w:ins>
      <w:ins w:id="742" w:author="David Conklin" w:date="2020-11-11T04:17:00Z">
        <w:r w:rsidR="00E54FFC">
          <w:t>(</w:t>
        </w:r>
      </w:ins>
      <w:ins w:id="743" w:author="David Conklin" w:date="2020-11-11T04:18:00Z">
        <w:r w:rsidR="00E54FFC">
          <w:t>observed</w:t>
        </w:r>
      </w:ins>
      <w:ins w:id="744" w:author="David Conklin" w:date="2020-11-11T04:17:00Z">
        <w:r w:rsidR="00E54FFC">
          <w:t xml:space="preserve"> </w:t>
        </w:r>
      </w:ins>
      <w:ins w:id="745" w:author="David Conklin" w:date="2020-11-11T04:18:00Z">
        <w:r w:rsidR="00E54FFC">
          <w:t>–</w:t>
        </w:r>
      </w:ins>
      <w:ins w:id="746" w:author="David Conklin" w:date="2020-11-11T04:17:00Z">
        <w:r w:rsidR="00E54FFC">
          <w:t xml:space="preserve"> </w:t>
        </w:r>
      </w:ins>
      <w:ins w:id="747" w:author="David Conklin" w:date="2020-11-11T04:18:00Z">
        <w:r w:rsidR="00E54FFC">
          <w:t>simulat</w:t>
        </w:r>
      </w:ins>
      <w:ins w:id="748" w:author="David Conklin" w:date="2020-11-11T04:19:00Z">
        <w:r w:rsidR="00E54FFC">
          <w:t>ed</w:t>
        </w:r>
      </w:ins>
      <w:ins w:id="749" w:author="David Conklin" w:date="2020-11-11T04:18:00Z">
        <w:r w:rsidR="00E54FFC">
          <w:t xml:space="preserve">) / </w:t>
        </w:r>
      </w:ins>
      <w:ins w:id="750" w:author="David Conklin" w:date="2020-11-11T04:31:00Z">
        <w:r w:rsidR="008740A4">
          <w:rPr>
            <w:rFonts w:cstheme="minorHAnsi"/>
          </w:rPr>
          <w:t>∑</w:t>
        </w:r>
      </w:ins>
      <w:ins w:id="751" w:author="David Conklin" w:date="2020-11-11T04:32:00Z">
        <w:r w:rsidR="008740A4">
          <w:t>observed</w:t>
        </w:r>
      </w:ins>
    </w:p>
    <w:p w14:paraId="7BA9D6E2" w14:textId="77777777" w:rsidR="0064217D" w:rsidRPr="0064217D" w:rsidRDefault="0064217D" w:rsidP="0064217D">
      <w:pPr>
        <w:numPr>
          <w:ilvl w:val="0"/>
          <w:numId w:val="3"/>
        </w:numPr>
        <w:rPr>
          <w:ins w:id="752" w:author="David Conklin" w:date="2020-11-11T04:15:00Z"/>
        </w:rPr>
      </w:pPr>
      <w:ins w:id="753" w:author="David Conklin" w:date="2020-11-11T04:15:00Z">
        <w:r w:rsidRPr="0064217D">
          <w:t>RSR – Ratio of RMSE to the standard deviation of the observations. Smaller is better; 0 is perfect.  Range 0 to + infinity.</w:t>
        </w:r>
      </w:ins>
    </w:p>
    <w:p w14:paraId="3DA5A54C" w14:textId="77777777" w:rsidR="0064217D" w:rsidRPr="0064217D" w:rsidRDefault="0064217D" w:rsidP="0064217D">
      <w:pPr>
        <w:numPr>
          <w:ilvl w:val="0"/>
          <w:numId w:val="3"/>
        </w:numPr>
        <w:rPr>
          <w:ins w:id="754" w:author="David Conklin" w:date="2020-11-11T04:15:00Z"/>
        </w:rPr>
      </w:pPr>
      <w:ins w:id="755" w:author="David Conklin" w:date="2020-11-11T04:15:00Z">
        <w:r w:rsidRPr="0064217D">
          <w:t>R</w:t>
        </w:r>
        <w:r w:rsidRPr="0064217D">
          <w:rPr>
            <w:vertAlign w:val="superscript"/>
          </w:rPr>
          <w:t xml:space="preserve">2 </w:t>
        </w:r>
        <w:r w:rsidRPr="0064217D">
          <w:t>– coefficient of determination.  Bigger is better; 1 is perfect.  Range is 0 to 1.</w:t>
        </w:r>
      </w:ins>
    </w:p>
    <w:p w14:paraId="30BAC78D" w14:textId="717AA15C" w:rsidR="0064217D" w:rsidRDefault="0064217D" w:rsidP="00A81ED1">
      <w:pPr>
        <w:rPr>
          <w:ins w:id="756" w:author="David Conklin" w:date="2020-11-11T04:38:00Z"/>
        </w:rPr>
      </w:pPr>
    </w:p>
    <w:p w14:paraId="65B24112" w14:textId="06B675C0" w:rsidR="001F3D28" w:rsidRDefault="001F3D28" w:rsidP="006200EB">
      <w:pPr>
        <w:rPr>
          <w:ins w:id="757" w:author="David Conklin" w:date="2020-11-11T04:40:00Z"/>
        </w:rPr>
      </w:pPr>
      <w:proofErr w:type="spellStart"/>
      <w:ins w:id="758" w:author="David Conklin" w:date="2020-11-11T04:38:00Z">
        <w:r>
          <w:t>Moriasi</w:t>
        </w:r>
        <w:proofErr w:type="spellEnd"/>
        <w:r>
          <w:t xml:space="preserve"> et al. descriptive terms</w:t>
        </w:r>
      </w:ins>
    </w:p>
    <w:p w14:paraId="20CFEDDE" w14:textId="152826CF" w:rsidR="006200EB" w:rsidRDefault="006200EB" w:rsidP="002854B5">
      <w:pPr>
        <w:rPr>
          <w:ins w:id="759" w:author="David Conklin" w:date="2020-11-10T15:31:00Z"/>
        </w:rPr>
      </w:pPr>
      <w:ins w:id="760" w:author="David Conklin" w:date="2020-11-11T04:41:00Z">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4630"/>
                      </a:xfrm>
                      <a:prstGeom prst="rect">
                        <a:avLst/>
                      </a:prstGeom>
                    </pic:spPr>
                  </pic:pic>
                </a:graphicData>
              </a:graphic>
            </wp:inline>
          </w:drawing>
        </w:r>
      </w:ins>
    </w:p>
    <w:p w14:paraId="08D0CE8C" w14:textId="4D9081AD" w:rsidR="00A81ED1" w:rsidRDefault="00A81ED1" w:rsidP="00A81ED1">
      <w:pPr>
        <w:rPr>
          <w:ins w:id="761" w:author="David Conklin" w:date="2020-11-10T15:31:00Z"/>
        </w:rPr>
      </w:pPr>
    </w:p>
    <w:p w14:paraId="57D7BA17" w14:textId="77777777" w:rsidR="006200EB" w:rsidRDefault="006200EB">
      <w:pPr>
        <w:rPr>
          <w:ins w:id="762" w:author="David Conklin" w:date="2020-11-11T04:42:00Z"/>
        </w:rPr>
      </w:pPr>
      <w:ins w:id="763" w:author="David Conklin" w:date="2020-11-11T04:42:00Z">
        <w:r>
          <w:br w:type="page"/>
        </w:r>
      </w:ins>
    </w:p>
    <w:p w14:paraId="3BCB9D81" w14:textId="15ED9E1F" w:rsidR="00A81ED1" w:rsidRDefault="00F81EFD" w:rsidP="00A81ED1">
      <w:pPr>
        <w:rPr>
          <w:ins w:id="764" w:author="David Conklin" w:date="2020-11-11T04:09:00Z"/>
        </w:rPr>
      </w:pPr>
      <w:ins w:id="765" w:author="David Conklin" w:date="2020-11-10T16:45:00Z">
        <w:r>
          <w:lastRenderedPageBreak/>
          <w:t xml:space="preserve">Flow locations with satisfactory or better </w:t>
        </w:r>
      </w:ins>
      <w:ins w:id="766" w:author="David Conklin" w:date="2020-11-10T16:46:00Z">
        <w:r>
          <w:t xml:space="preserve">simulation </w:t>
        </w:r>
      </w:ins>
      <w:ins w:id="767" w:author="David Conklin" w:date="2020-11-10T16:45:00Z">
        <w:r>
          <w:t>skill grades, as of CW3M version 98</w:t>
        </w:r>
      </w:ins>
    </w:p>
    <w:p w14:paraId="7DE00C0C" w14:textId="7B7D6DE3" w:rsidR="00B06ED6" w:rsidRPr="002854B5" w:rsidRDefault="00B06ED6" w:rsidP="00A81ED1">
      <w:pPr>
        <w:rPr>
          <w:ins w:id="768" w:author="David Conklin" w:date="2020-11-09T15:29:00Z"/>
        </w:rPr>
        <w:pPrChange w:id="769" w:author="David Conklin" w:date="2020-11-10T15:28:00Z">
          <w:pPr>
            <w:pStyle w:val="Heading2"/>
          </w:pPr>
        </w:pPrChange>
      </w:pPr>
      <w:ins w:id="770" w:author="David Conklin" w:date="2020-11-11T04:09:00Z">
        <w:r>
          <w:t xml:space="preserve">(NS = not satisfactory, S = satisfactory, G  = good, VG = </w:t>
        </w:r>
        <w:proofErr w:type="gramStart"/>
        <w:r>
          <w:t>very good</w:t>
        </w:r>
      </w:ins>
      <w:proofErr w:type="gramEnd"/>
      <w:ins w:id="771" w:author="David Conklin" w:date="2020-11-11T04:10:00Z">
        <w:r>
          <w:t>)</w:t>
        </w:r>
      </w:ins>
    </w:p>
    <w:tbl>
      <w:tblPr>
        <w:tblStyle w:val="TableGrid"/>
        <w:tblW w:w="0" w:type="auto"/>
        <w:tblLook w:val="04A0" w:firstRow="1" w:lastRow="0" w:firstColumn="1" w:lastColumn="0" w:noHBand="0" w:noVBand="1"/>
      </w:tblPr>
      <w:tblGrid>
        <w:gridCol w:w="1109"/>
        <w:gridCol w:w="1109"/>
        <w:gridCol w:w="3459"/>
        <w:gridCol w:w="909"/>
        <w:gridCol w:w="720"/>
        <w:gridCol w:w="727"/>
      </w:tblGrid>
      <w:tr w:rsidR="00060258" w14:paraId="2108FCAE" w14:textId="05B45C52" w:rsidTr="0064217D">
        <w:trPr>
          <w:ins w:id="772" w:author="David Conklin" w:date="2020-11-10T16:24:00Z"/>
        </w:trPr>
        <w:tc>
          <w:tcPr>
            <w:tcW w:w="0" w:type="auto"/>
          </w:tcPr>
          <w:p w14:paraId="0CB8E0C6" w14:textId="51EFD184" w:rsidR="00060258" w:rsidRDefault="00060258" w:rsidP="007E57E4">
            <w:pPr>
              <w:rPr>
                <w:ins w:id="773" w:author="David Conklin" w:date="2020-11-10T16:24:00Z"/>
              </w:rPr>
            </w:pPr>
            <w:ins w:id="774" w:author="David Conklin" w:date="2020-11-10T16:24:00Z">
              <w:r>
                <w:t>gage</w:t>
              </w:r>
            </w:ins>
          </w:p>
        </w:tc>
        <w:tc>
          <w:tcPr>
            <w:tcW w:w="0" w:type="auto"/>
          </w:tcPr>
          <w:p w14:paraId="2B93BB5C" w14:textId="54CDEA26" w:rsidR="00060258" w:rsidRDefault="00060258" w:rsidP="007E57E4">
            <w:pPr>
              <w:rPr>
                <w:ins w:id="775" w:author="David Conklin" w:date="2020-11-10T16:24:00Z"/>
              </w:rPr>
            </w:pPr>
            <w:ins w:id="776" w:author="David Conklin" w:date="2020-11-10T16:24:00Z">
              <w:r>
                <w:t>COMID</w:t>
              </w:r>
            </w:ins>
          </w:p>
        </w:tc>
        <w:tc>
          <w:tcPr>
            <w:tcW w:w="0" w:type="auto"/>
          </w:tcPr>
          <w:p w14:paraId="5D87916F" w14:textId="1E641315" w:rsidR="00060258" w:rsidRDefault="00060258" w:rsidP="007E57E4">
            <w:pPr>
              <w:rPr>
                <w:ins w:id="777" w:author="David Conklin" w:date="2020-11-10T16:24:00Z"/>
              </w:rPr>
            </w:pPr>
            <w:ins w:id="778" w:author="David Conklin" w:date="2020-11-10T16:24:00Z">
              <w:r>
                <w:t>location</w:t>
              </w:r>
            </w:ins>
          </w:p>
        </w:tc>
        <w:tc>
          <w:tcPr>
            <w:tcW w:w="0" w:type="auto"/>
          </w:tcPr>
          <w:p w14:paraId="34E3476F" w14:textId="3FB661B3" w:rsidR="00060258" w:rsidRDefault="00060258" w:rsidP="007E57E4">
            <w:pPr>
              <w:rPr>
                <w:ins w:id="779" w:author="David Conklin" w:date="2020-11-10T16:24:00Z"/>
              </w:rPr>
            </w:pPr>
            <w:ins w:id="780" w:author="David Conklin" w:date="2020-11-10T16:25:00Z">
              <w:r>
                <w:t>statistic</w:t>
              </w:r>
            </w:ins>
          </w:p>
        </w:tc>
        <w:tc>
          <w:tcPr>
            <w:tcW w:w="0" w:type="auto"/>
          </w:tcPr>
          <w:p w14:paraId="0E384DAF" w14:textId="6C165160" w:rsidR="00060258" w:rsidRDefault="00060258" w:rsidP="007E57E4">
            <w:pPr>
              <w:rPr>
                <w:ins w:id="781" w:author="David Conklin" w:date="2020-11-10T16:24:00Z"/>
              </w:rPr>
            </w:pPr>
            <w:ins w:id="782" w:author="David Conklin" w:date="2020-11-10T16:25:00Z">
              <w:r>
                <w:t>value</w:t>
              </w:r>
            </w:ins>
          </w:p>
        </w:tc>
        <w:tc>
          <w:tcPr>
            <w:tcW w:w="0" w:type="auto"/>
          </w:tcPr>
          <w:p w14:paraId="734662AB" w14:textId="593CB7EE" w:rsidR="00060258" w:rsidRDefault="00060258" w:rsidP="007E57E4">
            <w:pPr>
              <w:rPr>
                <w:ins w:id="783" w:author="David Conklin" w:date="2020-11-10T16:25:00Z"/>
              </w:rPr>
            </w:pPr>
            <w:ins w:id="784" w:author="David Conklin" w:date="2020-11-10T16:25:00Z">
              <w:r>
                <w:t>grade</w:t>
              </w:r>
            </w:ins>
          </w:p>
        </w:tc>
      </w:tr>
      <w:tr w:rsidR="00060258" w14:paraId="37240E71" w14:textId="6E4432C1" w:rsidTr="0064217D">
        <w:trPr>
          <w:ins w:id="785" w:author="David Conklin" w:date="2020-11-10T16:24:00Z"/>
        </w:trPr>
        <w:tc>
          <w:tcPr>
            <w:tcW w:w="0" w:type="auto"/>
          </w:tcPr>
          <w:p w14:paraId="70D26B56" w14:textId="7F446609" w:rsidR="00060258" w:rsidRDefault="00060258" w:rsidP="007E57E4">
            <w:pPr>
              <w:rPr>
                <w:ins w:id="786" w:author="David Conklin" w:date="2020-11-10T16:24:00Z"/>
              </w:rPr>
            </w:pPr>
            <w:ins w:id="787" w:author="David Conklin" w:date="2020-11-10T16:26:00Z">
              <w:r>
                <w:t>14158790</w:t>
              </w:r>
            </w:ins>
          </w:p>
        </w:tc>
        <w:tc>
          <w:tcPr>
            <w:tcW w:w="0" w:type="auto"/>
          </w:tcPr>
          <w:p w14:paraId="536CB10F" w14:textId="3A12617A" w:rsidR="00060258" w:rsidRDefault="00060258" w:rsidP="007E57E4">
            <w:pPr>
              <w:rPr>
                <w:ins w:id="788" w:author="David Conklin" w:date="2020-11-10T16:24:00Z"/>
              </w:rPr>
            </w:pPr>
            <w:ins w:id="789" w:author="David Conklin" w:date="2020-11-10T16:26:00Z">
              <w:r>
                <w:t>23773393</w:t>
              </w:r>
            </w:ins>
          </w:p>
        </w:tc>
        <w:tc>
          <w:tcPr>
            <w:tcW w:w="0" w:type="auto"/>
          </w:tcPr>
          <w:p w14:paraId="0BD17F2B" w14:textId="03F6E0E2" w:rsidR="00060258" w:rsidRDefault="00060258" w:rsidP="007E57E4">
            <w:pPr>
              <w:rPr>
                <w:ins w:id="790" w:author="David Conklin" w:date="2020-11-10T16:24:00Z"/>
              </w:rPr>
            </w:pPr>
            <w:ins w:id="791" w:author="David Conklin" w:date="2020-11-10T16:26:00Z">
              <w:r>
                <w:t>SMITH R ABV SMITH R RESV</w:t>
              </w:r>
            </w:ins>
          </w:p>
        </w:tc>
        <w:tc>
          <w:tcPr>
            <w:tcW w:w="0" w:type="auto"/>
          </w:tcPr>
          <w:p w14:paraId="7F084B9D" w14:textId="478D07E6" w:rsidR="00060258" w:rsidRDefault="00060258" w:rsidP="007E57E4">
            <w:pPr>
              <w:rPr>
                <w:ins w:id="792" w:author="David Conklin" w:date="2020-11-10T16:24:00Z"/>
              </w:rPr>
            </w:pPr>
            <w:ins w:id="793" w:author="David Conklin" w:date="2020-11-10T16:26:00Z">
              <w:r>
                <w:t>%bias</w:t>
              </w:r>
            </w:ins>
          </w:p>
        </w:tc>
        <w:tc>
          <w:tcPr>
            <w:tcW w:w="0" w:type="auto"/>
          </w:tcPr>
          <w:p w14:paraId="7C49D2AC" w14:textId="0824767B" w:rsidR="00060258" w:rsidRDefault="00060258" w:rsidP="007E57E4">
            <w:pPr>
              <w:rPr>
                <w:ins w:id="794" w:author="David Conklin" w:date="2020-11-10T16:24:00Z"/>
              </w:rPr>
            </w:pPr>
            <w:ins w:id="795" w:author="David Conklin" w:date="2020-11-10T16:27:00Z">
              <w:r>
                <w:t>0.3%</w:t>
              </w:r>
            </w:ins>
          </w:p>
        </w:tc>
        <w:tc>
          <w:tcPr>
            <w:tcW w:w="0" w:type="auto"/>
          </w:tcPr>
          <w:p w14:paraId="495C0109" w14:textId="6DBFBB7A" w:rsidR="00060258" w:rsidRDefault="00060258" w:rsidP="007E57E4">
            <w:pPr>
              <w:rPr>
                <w:ins w:id="796" w:author="David Conklin" w:date="2020-11-10T16:25:00Z"/>
              </w:rPr>
            </w:pPr>
            <w:ins w:id="797" w:author="David Conklin" w:date="2020-11-10T16:27:00Z">
              <w:r>
                <w:t>VG</w:t>
              </w:r>
            </w:ins>
          </w:p>
        </w:tc>
      </w:tr>
      <w:tr w:rsidR="00060258" w14:paraId="0BEEAF8B" w14:textId="77777777" w:rsidTr="0064217D">
        <w:trPr>
          <w:ins w:id="798" w:author="David Conklin" w:date="2020-11-10T16:29:00Z"/>
        </w:trPr>
        <w:tc>
          <w:tcPr>
            <w:tcW w:w="0" w:type="auto"/>
          </w:tcPr>
          <w:p w14:paraId="63F2225F" w14:textId="77777777" w:rsidR="00060258" w:rsidRDefault="00060258" w:rsidP="007E57E4">
            <w:pPr>
              <w:rPr>
                <w:ins w:id="799" w:author="David Conklin" w:date="2020-11-10T16:29:00Z"/>
              </w:rPr>
            </w:pPr>
          </w:p>
        </w:tc>
        <w:tc>
          <w:tcPr>
            <w:tcW w:w="0" w:type="auto"/>
          </w:tcPr>
          <w:p w14:paraId="5B1D869A" w14:textId="77777777" w:rsidR="00060258" w:rsidRDefault="00060258" w:rsidP="007E57E4">
            <w:pPr>
              <w:rPr>
                <w:ins w:id="800" w:author="David Conklin" w:date="2020-11-10T16:29:00Z"/>
              </w:rPr>
            </w:pPr>
          </w:p>
        </w:tc>
        <w:tc>
          <w:tcPr>
            <w:tcW w:w="0" w:type="auto"/>
          </w:tcPr>
          <w:p w14:paraId="16C1B7F6" w14:textId="77777777" w:rsidR="00060258" w:rsidRDefault="00060258" w:rsidP="007E57E4">
            <w:pPr>
              <w:rPr>
                <w:ins w:id="801" w:author="David Conklin" w:date="2020-11-10T16:29:00Z"/>
              </w:rPr>
            </w:pPr>
          </w:p>
        </w:tc>
        <w:tc>
          <w:tcPr>
            <w:tcW w:w="0" w:type="auto"/>
          </w:tcPr>
          <w:p w14:paraId="20BB0F11" w14:textId="4B6AF6FB" w:rsidR="00060258" w:rsidRDefault="00060258" w:rsidP="007E57E4">
            <w:pPr>
              <w:rPr>
                <w:ins w:id="802" w:author="David Conklin" w:date="2020-11-10T16:29:00Z"/>
              </w:rPr>
            </w:pPr>
            <w:ins w:id="803" w:author="David Conklin" w:date="2020-11-10T16:29:00Z">
              <w:r>
                <w:t>NSE</w:t>
              </w:r>
            </w:ins>
          </w:p>
        </w:tc>
        <w:tc>
          <w:tcPr>
            <w:tcW w:w="0" w:type="auto"/>
          </w:tcPr>
          <w:p w14:paraId="433DC994" w14:textId="5B7921B1" w:rsidR="00060258" w:rsidRDefault="00060258" w:rsidP="007E57E4">
            <w:pPr>
              <w:rPr>
                <w:ins w:id="804" w:author="David Conklin" w:date="2020-11-10T16:29:00Z"/>
              </w:rPr>
            </w:pPr>
            <w:ins w:id="805" w:author="David Conklin" w:date="2020-11-10T16:29:00Z">
              <w:r>
                <w:t>0.69</w:t>
              </w:r>
            </w:ins>
          </w:p>
        </w:tc>
        <w:tc>
          <w:tcPr>
            <w:tcW w:w="0" w:type="auto"/>
          </w:tcPr>
          <w:p w14:paraId="346B1AC4" w14:textId="510E7A36" w:rsidR="00060258" w:rsidRDefault="00060258" w:rsidP="007E57E4">
            <w:pPr>
              <w:rPr>
                <w:ins w:id="806" w:author="David Conklin" w:date="2020-11-10T16:29:00Z"/>
              </w:rPr>
            </w:pPr>
            <w:ins w:id="807" w:author="David Conklin" w:date="2020-11-10T16:29:00Z">
              <w:r>
                <w:t>S</w:t>
              </w:r>
            </w:ins>
          </w:p>
        </w:tc>
      </w:tr>
      <w:tr w:rsidR="00060258" w14:paraId="62F4789A" w14:textId="77777777" w:rsidTr="0064217D">
        <w:trPr>
          <w:ins w:id="808" w:author="David Conklin" w:date="2020-11-10T16:29:00Z"/>
        </w:trPr>
        <w:tc>
          <w:tcPr>
            <w:tcW w:w="0" w:type="auto"/>
          </w:tcPr>
          <w:p w14:paraId="527ECE4E" w14:textId="77777777" w:rsidR="00060258" w:rsidRDefault="00060258" w:rsidP="007E57E4">
            <w:pPr>
              <w:rPr>
                <w:ins w:id="809" w:author="David Conklin" w:date="2020-11-10T16:29:00Z"/>
              </w:rPr>
            </w:pPr>
          </w:p>
        </w:tc>
        <w:tc>
          <w:tcPr>
            <w:tcW w:w="0" w:type="auto"/>
          </w:tcPr>
          <w:p w14:paraId="65BD7381" w14:textId="77777777" w:rsidR="00060258" w:rsidRDefault="00060258" w:rsidP="007E57E4">
            <w:pPr>
              <w:rPr>
                <w:ins w:id="810" w:author="David Conklin" w:date="2020-11-10T16:29:00Z"/>
              </w:rPr>
            </w:pPr>
          </w:p>
        </w:tc>
        <w:tc>
          <w:tcPr>
            <w:tcW w:w="0" w:type="auto"/>
          </w:tcPr>
          <w:p w14:paraId="30050EA8" w14:textId="77777777" w:rsidR="00060258" w:rsidRDefault="00060258" w:rsidP="007E57E4">
            <w:pPr>
              <w:rPr>
                <w:ins w:id="811" w:author="David Conklin" w:date="2020-11-10T16:29:00Z"/>
              </w:rPr>
            </w:pPr>
          </w:p>
        </w:tc>
        <w:tc>
          <w:tcPr>
            <w:tcW w:w="0" w:type="auto"/>
          </w:tcPr>
          <w:p w14:paraId="4D1000FF" w14:textId="188EBBFB" w:rsidR="00060258" w:rsidRDefault="00060258" w:rsidP="007E57E4">
            <w:pPr>
              <w:rPr>
                <w:ins w:id="812" w:author="David Conklin" w:date="2020-11-10T16:29:00Z"/>
              </w:rPr>
            </w:pPr>
            <w:ins w:id="813" w:author="David Conklin" w:date="2020-11-10T16:29:00Z">
              <w:r>
                <w:t>RSR</w:t>
              </w:r>
            </w:ins>
          </w:p>
        </w:tc>
        <w:tc>
          <w:tcPr>
            <w:tcW w:w="0" w:type="auto"/>
          </w:tcPr>
          <w:p w14:paraId="7A0318CA" w14:textId="24F39E4C" w:rsidR="00060258" w:rsidRDefault="00060258" w:rsidP="007E57E4">
            <w:pPr>
              <w:rPr>
                <w:ins w:id="814" w:author="David Conklin" w:date="2020-11-10T16:29:00Z"/>
              </w:rPr>
            </w:pPr>
            <w:ins w:id="815" w:author="David Conklin" w:date="2020-11-10T16:29:00Z">
              <w:r>
                <w:t>0</w:t>
              </w:r>
            </w:ins>
            <w:ins w:id="816" w:author="David Conklin" w:date="2020-11-10T16:30:00Z">
              <w:r>
                <w:t>.55</w:t>
              </w:r>
            </w:ins>
          </w:p>
        </w:tc>
        <w:tc>
          <w:tcPr>
            <w:tcW w:w="0" w:type="auto"/>
          </w:tcPr>
          <w:p w14:paraId="63DAFBA3" w14:textId="310C96A3" w:rsidR="00060258" w:rsidRDefault="00060258" w:rsidP="007E57E4">
            <w:pPr>
              <w:rPr>
                <w:ins w:id="817" w:author="David Conklin" w:date="2020-11-10T16:29:00Z"/>
              </w:rPr>
            </w:pPr>
            <w:ins w:id="818" w:author="David Conklin" w:date="2020-11-10T16:30:00Z">
              <w:r>
                <w:t>G</w:t>
              </w:r>
            </w:ins>
          </w:p>
        </w:tc>
      </w:tr>
      <w:tr w:rsidR="00060258" w14:paraId="1992545C" w14:textId="77777777" w:rsidTr="0064217D">
        <w:trPr>
          <w:ins w:id="819" w:author="David Conklin" w:date="2020-11-10T16:29:00Z"/>
        </w:trPr>
        <w:tc>
          <w:tcPr>
            <w:tcW w:w="0" w:type="auto"/>
          </w:tcPr>
          <w:p w14:paraId="5D3E4791" w14:textId="77777777" w:rsidR="00060258" w:rsidRDefault="00060258" w:rsidP="007E57E4">
            <w:pPr>
              <w:rPr>
                <w:ins w:id="820" w:author="David Conklin" w:date="2020-11-10T16:29:00Z"/>
              </w:rPr>
            </w:pPr>
          </w:p>
        </w:tc>
        <w:tc>
          <w:tcPr>
            <w:tcW w:w="0" w:type="auto"/>
          </w:tcPr>
          <w:p w14:paraId="394C7505" w14:textId="77777777" w:rsidR="00060258" w:rsidRDefault="00060258" w:rsidP="007E57E4">
            <w:pPr>
              <w:rPr>
                <w:ins w:id="821" w:author="David Conklin" w:date="2020-11-10T16:29:00Z"/>
              </w:rPr>
            </w:pPr>
          </w:p>
        </w:tc>
        <w:tc>
          <w:tcPr>
            <w:tcW w:w="0" w:type="auto"/>
          </w:tcPr>
          <w:p w14:paraId="45321782" w14:textId="77777777" w:rsidR="00060258" w:rsidRDefault="00060258" w:rsidP="007E57E4">
            <w:pPr>
              <w:rPr>
                <w:ins w:id="822" w:author="David Conklin" w:date="2020-11-10T16:29:00Z"/>
              </w:rPr>
            </w:pPr>
          </w:p>
        </w:tc>
        <w:tc>
          <w:tcPr>
            <w:tcW w:w="0" w:type="auto"/>
          </w:tcPr>
          <w:p w14:paraId="2DBCB623" w14:textId="36310DDD" w:rsidR="00060258" w:rsidRDefault="00060258" w:rsidP="007E57E4">
            <w:pPr>
              <w:rPr>
                <w:ins w:id="823" w:author="David Conklin" w:date="2020-11-10T16:29:00Z"/>
              </w:rPr>
            </w:pPr>
            <w:ins w:id="824" w:author="David Conklin" w:date="2020-11-10T16:30:00Z">
              <w:r>
                <w:t>R2</w:t>
              </w:r>
            </w:ins>
          </w:p>
        </w:tc>
        <w:tc>
          <w:tcPr>
            <w:tcW w:w="0" w:type="auto"/>
          </w:tcPr>
          <w:p w14:paraId="3BA4235F" w14:textId="12BF1411" w:rsidR="00060258" w:rsidRDefault="00060258" w:rsidP="007E57E4">
            <w:pPr>
              <w:rPr>
                <w:ins w:id="825" w:author="David Conklin" w:date="2020-11-10T16:29:00Z"/>
              </w:rPr>
            </w:pPr>
            <w:ins w:id="826" w:author="David Conklin" w:date="2020-11-10T16:30:00Z">
              <w:r>
                <w:t>0.72</w:t>
              </w:r>
            </w:ins>
          </w:p>
        </w:tc>
        <w:tc>
          <w:tcPr>
            <w:tcW w:w="0" w:type="auto"/>
          </w:tcPr>
          <w:p w14:paraId="22EDD85E" w14:textId="4242AA51" w:rsidR="00060258" w:rsidRDefault="00060258" w:rsidP="007E57E4">
            <w:pPr>
              <w:rPr>
                <w:ins w:id="827" w:author="David Conklin" w:date="2020-11-10T16:29:00Z"/>
              </w:rPr>
            </w:pPr>
            <w:ins w:id="828" w:author="David Conklin" w:date="2020-11-10T16:30:00Z">
              <w:r>
                <w:t>S</w:t>
              </w:r>
            </w:ins>
          </w:p>
        </w:tc>
      </w:tr>
      <w:tr w:rsidR="00060258" w14:paraId="69A75C30" w14:textId="77777777" w:rsidTr="0064217D">
        <w:trPr>
          <w:ins w:id="829" w:author="David Conklin" w:date="2020-11-10T16:27:00Z"/>
        </w:trPr>
        <w:tc>
          <w:tcPr>
            <w:tcW w:w="0" w:type="auto"/>
          </w:tcPr>
          <w:p w14:paraId="7BCD742A" w14:textId="67B318AB" w:rsidR="00060258" w:rsidRDefault="00060258" w:rsidP="007E57E4">
            <w:pPr>
              <w:rPr>
                <w:ins w:id="830" w:author="David Conklin" w:date="2020-11-10T16:27:00Z"/>
              </w:rPr>
            </w:pPr>
            <w:ins w:id="831" w:author="David Conklin" w:date="2020-11-10T16:27:00Z">
              <w:r>
                <w:t>14159200</w:t>
              </w:r>
            </w:ins>
          </w:p>
        </w:tc>
        <w:tc>
          <w:tcPr>
            <w:tcW w:w="0" w:type="auto"/>
          </w:tcPr>
          <w:p w14:paraId="13EE69B2" w14:textId="674EE933" w:rsidR="00060258" w:rsidRDefault="00060258" w:rsidP="007E57E4">
            <w:pPr>
              <w:rPr>
                <w:ins w:id="832" w:author="David Conklin" w:date="2020-11-10T16:27:00Z"/>
              </w:rPr>
            </w:pPr>
            <w:ins w:id="833" w:author="David Conklin" w:date="2020-11-10T16:27:00Z">
              <w:r>
                <w:t>23773037</w:t>
              </w:r>
            </w:ins>
          </w:p>
        </w:tc>
        <w:tc>
          <w:tcPr>
            <w:tcW w:w="0" w:type="auto"/>
          </w:tcPr>
          <w:p w14:paraId="3C597DA6" w14:textId="2CFE59C8" w:rsidR="00060258" w:rsidRDefault="00060258" w:rsidP="007E57E4">
            <w:pPr>
              <w:rPr>
                <w:ins w:id="834" w:author="David Conklin" w:date="2020-11-10T16:27:00Z"/>
              </w:rPr>
            </w:pPr>
            <w:ins w:id="835" w:author="David Conklin" w:date="2020-11-10T16:28:00Z">
              <w:r>
                <w:t>SO FORK MCKENZIE ABV COUGAR</w:t>
              </w:r>
            </w:ins>
          </w:p>
        </w:tc>
        <w:tc>
          <w:tcPr>
            <w:tcW w:w="0" w:type="auto"/>
          </w:tcPr>
          <w:p w14:paraId="503614AF" w14:textId="3A28EB6E" w:rsidR="00060258" w:rsidRDefault="00060258" w:rsidP="007E57E4">
            <w:pPr>
              <w:rPr>
                <w:ins w:id="836" w:author="David Conklin" w:date="2020-11-10T16:27:00Z"/>
              </w:rPr>
            </w:pPr>
            <w:ins w:id="837" w:author="David Conklin" w:date="2020-11-10T16:28:00Z">
              <w:r>
                <w:t>%bias</w:t>
              </w:r>
            </w:ins>
          </w:p>
        </w:tc>
        <w:tc>
          <w:tcPr>
            <w:tcW w:w="0" w:type="auto"/>
          </w:tcPr>
          <w:p w14:paraId="45C44D13" w14:textId="01DD94EB" w:rsidR="00060258" w:rsidRDefault="00060258" w:rsidP="007E57E4">
            <w:pPr>
              <w:rPr>
                <w:ins w:id="838" w:author="David Conklin" w:date="2020-11-10T16:27:00Z"/>
              </w:rPr>
            </w:pPr>
            <w:ins w:id="839" w:author="David Conklin" w:date="2020-11-10T16:28:00Z">
              <w:r>
                <w:t>0.1%</w:t>
              </w:r>
            </w:ins>
          </w:p>
        </w:tc>
        <w:tc>
          <w:tcPr>
            <w:tcW w:w="0" w:type="auto"/>
          </w:tcPr>
          <w:p w14:paraId="16CDA108" w14:textId="0F9D42E2" w:rsidR="00060258" w:rsidRDefault="00060258" w:rsidP="007E57E4">
            <w:pPr>
              <w:rPr>
                <w:ins w:id="840" w:author="David Conklin" w:date="2020-11-10T16:27:00Z"/>
              </w:rPr>
            </w:pPr>
            <w:ins w:id="841" w:author="David Conklin" w:date="2020-11-10T16:28:00Z">
              <w:r>
                <w:t>VG</w:t>
              </w:r>
            </w:ins>
          </w:p>
        </w:tc>
      </w:tr>
      <w:tr w:rsidR="00060258" w14:paraId="68225F87" w14:textId="77777777" w:rsidTr="0064217D">
        <w:trPr>
          <w:ins w:id="842" w:author="David Conklin" w:date="2020-11-10T16:30:00Z"/>
        </w:trPr>
        <w:tc>
          <w:tcPr>
            <w:tcW w:w="0" w:type="auto"/>
          </w:tcPr>
          <w:p w14:paraId="6F51DD6D" w14:textId="77777777" w:rsidR="00060258" w:rsidRDefault="00060258" w:rsidP="00060258">
            <w:pPr>
              <w:rPr>
                <w:ins w:id="843" w:author="David Conklin" w:date="2020-11-10T16:30:00Z"/>
              </w:rPr>
            </w:pPr>
          </w:p>
        </w:tc>
        <w:tc>
          <w:tcPr>
            <w:tcW w:w="0" w:type="auto"/>
          </w:tcPr>
          <w:p w14:paraId="32A88EFE" w14:textId="77777777" w:rsidR="00060258" w:rsidRDefault="00060258" w:rsidP="00060258">
            <w:pPr>
              <w:rPr>
                <w:ins w:id="844" w:author="David Conklin" w:date="2020-11-10T16:30:00Z"/>
              </w:rPr>
            </w:pPr>
          </w:p>
        </w:tc>
        <w:tc>
          <w:tcPr>
            <w:tcW w:w="0" w:type="auto"/>
          </w:tcPr>
          <w:p w14:paraId="07826B70" w14:textId="77777777" w:rsidR="00060258" w:rsidRDefault="00060258" w:rsidP="00060258">
            <w:pPr>
              <w:rPr>
                <w:ins w:id="845" w:author="David Conklin" w:date="2020-11-10T16:30:00Z"/>
              </w:rPr>
            </w:pPr>
          </w:p>
        </w:tc>
        <w:tc>
          <w:tcPr>
            <w:tcW w:w="0" w:type="auto"/>
          </w:tcPr>
          <w:p w14:paraId="31604DE7" w14:textId="11879B2C" w:rsidR="00060258" w:rsidRDefault="00060258" w:rsidP="00060258">
            <w:pPr>
              <w:rPr>
                <w:ins w:id="846" w:author="David Conklin" w:date="2020-11-10T16:30:00Z"/>
              </w:rPr>
            </w:pPr>
            <w:ins w:id="847" w:author="David Conklin" w:date="2020-11-10T16:31:00Z">
              <w:r>
                <w:t>NSE</w:t>
              </w:r>
            </w:ins>
          </w:p>
        </w:tc>
        <w:tc>
          <w:tcPr>
            <w:tcW w:w="0" w:type="auto"/>
          </w:tcPr>
          <w:p w14:paraId="569962D2" w14:textId="5FDEDA3E" w:rsidR="00060258" w:rsidRDefault="00060258" w:rsidP="00060258">
            <w:pPr>
              <w:rPr>
                <w:ins w:id="848" w:author="David Conklin" w:date="2020-11-10T16:30:00Z"/>
              </w:rPr>
            </w:pPr>
            <w:ins w:id="849" w:author="David Conklin" w:date="2020-11-10T16:31:00Z">
              <w:r>
                <w:t>0.81</w:t>
              </w:r>
            </w:ins>
          </w:p>
        </w:tc>
        <w:tc>
          <w:tcPr>
            <w:tcW w:w="0" w:type="auto"/>
          </w:tcPr>
          <w:p w14:paraId="5570EC34" w14:textId="0CA09078" w:rsidR="00060258" w:rsidRDefault="00060258" w:rsidP="00060258">
            <w:pPr>
              <w:rPr>
                <w:ins w:id="850" w:author="David Conklin" w:date="2020-11-10T16:30:00Z"/>
              </w:rPr>
            </w:pPr>
            <w:ins w:id="851" w:author="David Conklin" w:date="2020-11-10T16:31:00Z">
              <w:r>
                <w:t>VG</w:t>
              </w:r>
            </w:ins>
          </w:p>
        </w:tc>
      </w:tr>
      <w:tr w:rsidR="00060258" w14:paraId="40017D2F" w14:textId="77777777" w:rsidTr="0064217D">
        <w:trPr>
          <w:ins w:id="852" w:author="David Conklin" w:date="2020-11-10T16:30:00Z"/>
        </w:trPr>
        <w:tc>
          <w:tcPr>
            <w:tcW w:w="0" w:type="auto"/>
          </w:tcPr>
          <w:p w14:paraId="6BAC1F1B" w14:textId="77777777" w:rsidR="00060258" w:rsidRDefault="00060258" w:rsidP="00060258">
            <w:pPr>
              <w:rPr>
                <w:ins w:id="853" w:author="David Conklin" w:date="2020-11-10T16:30:00Z"/>
              </w:rPr>
            </w:pPr>
          </w:p>
        </w:tc>
        <w:tc>
          <w:tcPr>
            <w:tcW w:w="0" w:type="auto"/>
          </w:tcPr>
          <w:p w14:paraId="45324F63" w14:textId="77777777" w:rsidR="00060258" w:rsidRDefault="00060258" w:rsidP="00060258">
            <w:pPr>
              <w:rPr>
                <w:ins w:id="854" w:author="David Conklin" w:date="2020-11-10T16:30:00Z"/>
              </w:rPr>
            </w:pPr>
          </w:p>
        </w:tc>
        <w:tc>
          <w:tcPr>
            <w:tcW w:w="0" w:type="auto"/>
          </w:tcPr>
          <w:p w14:paraId="361C571E" w14:textId="77777777" w:rsidR="00060258" w:rsidRDefault="00060258" w:rsidP="00060258">
            <w:pPr>
              <w:rPr>
                <w:ins w:id="855" w:author="David Conklin" w:date="2020-11-10T16:30:00Z"/>
              </w:rPr>
            </w:pPr>
          </w:p>
        </w:tc>
        <w:tc>
          <w:tcPr>
            <w:tcW w:w="0" w:type="auto"/>
          </w:tcPr>
          <w:p w14:paraId="7846DEAE" w14:textId="6DCB5DC1" w:rsidR="00060258" w:rsidRDefault="00060258" w:rsidP="00060258">
            <w:pPr>
              <w:rPr>
                <w:ins w:id="856" w:author="David Conklin" w:date="2020-11-10T16:30:00Z"/>
              </w:rPr>
            </w:pPr>
            <w:ins w:id="857" w:author="David Conklin" w:date="2020-11-10T16:31:00Z">
              <w:r>
                <w:t>RSR</w:t>
              </w:r>
            </w:ins>
          </w:p>
        </w:tc>
        <w:tc>
          <w:tcPr>
            <w:tcW w:w="0" w:type="auto"/>
          </w:tcPr>
          <w:p w14:paraId="51D9AFAC" w14:textId="727A2F7C" w:rsidR="00060258" w:rsidRDefault="00060258" w:rsidP="00060258">
            <w:pPr>
              <w:rPr>
                <w:ins w:id="858" w:author="David Conklin" w:date="2020-11-10T16:30:00Z"/>
              </w:rPr>
            </w:pPr>
            <w:ins w:id="859" w:author="David Conklin" w:date="2020-11-10T16:31:00Z">
              <w:r>
                <w:t>0.44</w:t>
              </w:r>
            </w:ins>
          </w:p>
        </w:tc>
        <w:tc>
          <w:tcPr>
            <w:tcW w:w="0" w:type="auto"/>
          </w:tcPr>
          <w:p w14:paraId="27353A12" w14:textId="494110F6" w:rsidR="00060258" w:rsidRDefault="00060258" w:rsidP="00060258">
            <w:pPr>
              <w:rPr>
                <w:ins w:id="860" w:author="David Conklin" w:date="2020-11-10T16:30:00Z"/>
              </w:rPr>
            </w:pPr>
            <w:ins w:id="861" w:author="David Conklin" w:date="2020-11-10T16:32:00Z">
              <w:r>
                <w:t>VG</w:t>
              </w:r>
            </w:ins>
          </w:p>
        </w:tc>
      </w:tr>
      <w:tr w:rsidR="00060258" w14:paraId="2906E1B2" w14:textId="77777777" w:rsidTr="0064217D">
        <w:trPr>
          <w:ins w:id="862" w:author="David Conklin" w:date="2020-11-10T16:30:00Z"/>
        </w:trPr>
        <w:tc>
          <w:tcPr>
            <w:tcW w:w="0" w:type="auto"/>
          </w:tcPr>
          <w:p w14:paraId="3CC44AF3" w14:textId="77777777" w:rsidR="00060258" w:rsidRDefault="00060258" w:rsidP="00060258">
            <w:pPr>
              <w:rPr>
                <w:ins w:id="863" w:author="David Conklin" w:date="2020-11-10T16:30:00Z"/>
              </w:rPr>
            </w:pPr>
          </w:p>
        </w:tc>
        <w:tc>
          <w:tcPr>
            <w:tcW w:w="0" w:type="auto"/>
          </w:tcPr>
          <w:p w14:paraId="517C115C" w14:textId="77777777" w:rsidR="00060258" w:rsidRDefault="00060258" w:rsidP="00060258">
            <w:pPr>
              <w:rPr>
                <w:ins w:id="864" w:author="David Conklin" w:date="2020-11-10T16:30:00Z"/>
              </w:rPr>
            </w:pPr>
          </w:p>
        </w:tc>
        <w:tc>
          <w:tcPr>
            <w:tcW w:w="0" w:type="auto"/>
          </w:tcPr>
          <w:p w14:paraId="1FB2E265" w14:textId="77777777" w:rsidR="00060258" w:rsidRDefault="00060258" w:rsidP="00060258">
            <w:pPr>
              <w:rPr>
                <w:ins w:id="865" w:author="David Conklin" w:date="2020-11-10T16:30:00Z"/>
              </w:rPr>
            </w:pPr>
          </w:p>
        </w:tc>
        <w:tc>
          <w:tcPr>
            <w:tcW w:w="0" w:type="auto"/>
          </w:tcPr>
          <w:p w14:paraId="2CA40CB7" w14:textId="26439674" w:rsidR="00060258" w:rsidRDefault="00060258" w:rsidP="00060258">
            <w:pPr>
              <w:rPr>
                <w:ins w:id="866" w:author="David Conklin" w:date="2020-11-10T16:30:00Z"/>
              </w:rPr>
            </w:pPr>
            <w:ins w:id="867" w:author="David Conklin" w:date="2020-11-10T16:31:00Z">
              <w:r>
                <w:t>R2</w:t>
              </w:r>
            </w:ins>
          </w:p>
        </w:tc>
        <w:tc>
          <w:tcPr>
            <w:tcW w:w="0" w:type="auto"/>
          </w:tcPr>
          <w:p w14:paraId="2C88A205" w14:textId="062C8D08" w:rsidR="00060258" w:rsidRDefault="00060258" w:rsidP="00060258">
            <w:pPr>
              <w:rPr>
                <w:ins w:id="868" w:author="David Conklin" w:date="2020-11-10T16:30:00Z"/>
              </w:rPr>
            </w:pPr>
            <w:ins w:id="869" w:author="David Conklin" w:date="2020-11-10T16:31:00Z">
              <w:r>
                <w:t>0.</w:t>
              </w:r>
            </w:ins>
            <w:ins w:id="870" w:author="David Conklin" w:date="2020-11-10T16:32:00Z">
              <w:r>
                <w:t>81</w:t>
              </w:r>
            </w:ins>
          </w:p>
        </w:tc>
        <w:tc>
          <w:tcPr>
            <w:tcW w:w="0" w:type="auto"/>
          </w:tcPr>
          <w:p w14:paraId="10BC75FB" w14:textId="6FE11E73" w:rsidR="00060258" w:rsidRDefault="00060258" w:rsidP="00060258">
            <w:pPr>
              <w:rPr>
                <w:ins w:id="871" w:author="David Conklin" w:date="2020-11-10T16:30:00Z"/>
              </w:rPr>
            </w:pPr>
            <w:ins w:id="872" w:author="David Conklin" w:date="2020-11-10T16:32:00Z">
              <w:r>
                <w:t>G</w:t>
              </w:r>
            </w:ins>
          </w:p>
        </w:tc>
      </w:tr>
      <w:tr w:rsidR="00060258" w14:paraId="5B17203C" w14:textId="77777777" w:rsidTr="0064217D">
        <w:trPr>
          <w:ins w:id="873" w:author="David Conklin" w:date="2020-11-10T16:32:00Z"/>
        </w:trPr>
        <w:tc>
          <w:tcPr>
            <w:tcW w:w="0" w:type="auto"/>
          </w:tcPr>
          <w:p w14:paraId="52CDCE84" w14:textId="6A222AC6" w:rsidR="00060258" w:rsidRDefault="00060258" w:rsidP="00060258">
            <w:pPr>
              <w:rPr>
                <w:ins w:id="874" w:author="David Conklin" w:date="2020-11-10T16:32:00Z"/>
              </w:rPr>
            </w:pPr>
            <w:ins w:id="875" w:author="David Conklin" w:date="2020-11-10T16:32:00Z">
              <w:r>
                <w:t>14161500</w:t>
              </w:r>
            </w:ins>
          </w:p>
        </w:tc>
        <w:tc>
          <w:tcPr>
            <w:tcW w:w="0" w:type="auto"/>
          </w:tcPr>
          <w:p w14:paraId="3C78868E" w14:textId="3D07CA58" w:rsidR="00060258" w:rsidRDefault="00060258" w:rsidP="00060258">
            <w:pPr>
              <w:rPr>
                <w:ins w:id="876" w:author="David Conklin" w:date="2020-11-10T16:32:00Z"/>
              </w:rPr>
            </w:pPr>
            <w:ins w:id="877" w:author="David Conklin" w:date="2020-11-10T16:32:00Z">
              <w:r>
                <w:t>237734</w:t>
              </w:r>
            </w:ins>
            <w:ins w:id="878" w:author="David Conklin" w:date="2020-11-10T16:33:00Z">
              <w:r>
                <w:t>11</w:t>
              </w:r>
            </w:ins>
          </w:p>
        </w:tc>
        <w:tc>
          <w:tcPr>
            <w:tcW w:w="0" w:type="auto"/>
          </w:tcPr>
          <w:p w14:paraId="76CEBEF0" w14:textId="4F8A4444" w:rsidR="00060258" w:rsidRDefault="00060258" w:rsidP="00060258">
            <w:pPr>
              <w:rPr>
                <w:ins w:id="879" w:author="David Conklin" w:date="2020-11-10T16:32:00Z"/>
              </w:rPr>
            </w:pPr>
            <w:ins w:id="880" w:author="David Conklin" w:date="2020-11-10T16:33:00Z">
              <w:r>
                <w:t>LOOKOUT CREEK NEAR BLUE RIVER</w:t>
              </w:r>
            </w:ins>
          </w:p>
        </w:tc>
        <w:tc>
          <w:tcPr>
            <w:tcW w:w="0" w:type="auto"/>
          </w:tcPr>
          <w:p w14:paraId="747FF6B8" w14:textId="58CFA040" w:rsidR="00060258" w:rsidRDefault="00060258" w:rsidP="00060258">
            <w:pPr>
              <w:rPr>
                <w:ins w:id="881" w:author="David Conklin" w:date="2020-11-10T16:32:00Z"/>
              </w:rPr>
            </w:pPr>
            <w:ins w:id="882" w:author="David Conklin" w:date="2020-11-10T16:33:00Z">
              <w:r>
                <w:t>%bias</w:t>
              </w:r>
            </w:ins>
          </w:p>
        </w:tc>
        <w:tc>
          <w:tcPr>
            <w:tcW w:w="0" w:type="auto"/>
          </w:tcPr>
          <w:p w14:paraId="6C28E2A8" w14:textId="305FE3E5" w:rsidR="00060258" w:rsidRDefault="00060258" w:rsidP="00060258">
            <w:pPr>
              <w:rPr>
                <w:ins w:id="883" w:author="David Conklin" w:date="2020-11-10T16:32:00Z"/>
              </w:rPr>
            </w:pPr>
            <w:ins w:id="884" w:author="David Conklin" w:date="2020-11-10T16:33:00Z">
              <w:r>
                <w:t>0.</w:t>
              </w:r>
              <w:r w:rsidR="002822A5">
                <w:t>2</w:t>
              </w:r>
              <w:r>
                <w:t>%</w:t>
              </w:r>
            </w:ins>
          </w:p>
        </w:tc>
        <w:tc>
          <w:tcPr>
            <w:tcW w:w="0" w:type="auto"/>
          </w:tcPr>
          <w:p w14:paraId="778C43EF" w14:textId="2ABD558E" w:rsidR="00060258" w:rsidRDefault="00060258" w:rsidP="00060258">
            <w:pPr>
              <w:rPr>
                <w:ins w:id="885" w:author="David Conklin" w:date="2020-11-10T16:32:00Z"/>
              </w:rPr>
            </w:pPr>
            <w:ins w:id="886" w:author="David Conklin" w:date="2020-11-10T16:33:00Z">
              <w:r>
                <w:t>VG</w:t>
              </w:r>
            </w:ins>
          </w:p>
        </w:tc>
      </w:tr>
      <w:tr w:rsidR="00060258" w14:paraId="61A2A3FD" w14:textId="77777777" w:rsidTr="0064217D">
        <w:trPr>
          <w:ins w:id="887" w:author="David Conklin" w:date="2020-11-10T16:32:00Z"/>
        </w:trPr>
        <w:tc>
          <w:tcPr>
            <w:tcW w:w="0" w:type="auto"/>
          </w:tcPr>
          <w:p w14:paraId="2206AA40" w14:textId="77777777" w:rsidR="00060258" w:rsidRDefault="00060258" w:rsidP="00060258">
            <w:pPr>
              <w:rPr>
                <w:ins w:id="888" w:author="David Conklin" w:date="2020-11-10T16:32:00Z"/>
              </w:rPr>
            </w:pPr>
          </w:p>
        </w:tc>
        <w:tc>
          <w:tcPr>
            <w:tcW w:w="0" w:type="auto"/>
          </w:tcPr>
          <w:p w14:paraId="74BE1138" w14:textId="77777777" w:rsidR="00060258" w:rsidRDefault="00060258" w:rsidP="00060258">
            <w:pPr>
              <w:rPr>
                <w:ins w:id="889" w:author="David Conklin" w:date="2020-11-10T16:32:00Z"/>
              </w:rPr>
            </w:pPr>
          </w:p>
        </w:tc>
        <w:tc>
          <w:tcPr>
            <w:tcW w:w="0" w:type="auto"/>
          </w:tcPr>
          <w:p w14:paraId="3AA7857C" w14:textId="77777777" w:rsidR="00060258" w:rsidRDefault="00060258" w:rsidP="00060258">
            <w:pPr>
              <w:rPr>
                <w:ins w:id="890" w:author="David Conklin" w:date="2020-11-10T16:32:00Z"/>
              </w:rPr>
            </w:pPr>
          </w:p>
        </w:tc>
        <w:tc>
          <w:tcPr>
            <w:tcW w:w="0" w:type="auto"/>
          </w:tcPr>
          <w:p w14:paraId="47B8AE81" w14:textId="3C87F8C2" w:rsidR="00060258" w:rsidRDefault="00060258" w:rsidP="00060258">
            <w:pPr>
              <w:rPr>
                <w:ins w:id="891" w:author="David Conklin" w:date="2020-11-10T16:32:00Z"/>
              </w:rPr>
            </w:pPr>
            <w:ins w:id="892" w:author="David Conklin" w:date="2020-11-10T16:33:00Z">
              <w:r>
                <w:t>NSE</w:t>
              </w:r>
            </w:ins>
          </w:p>
        </w:tc>
        <w:tc>
          <w:tcPr>
            <w:tcW w:w="0" w:type="auto"/>
          </w:tcPr>
          <w:p w14:paraId="130B5725" w14:textId="65347D2A" w:rsidR="00060258" w:rsidRDefault="00060258" w:rsidP="00060258">
            <w:pPr>
              <w:rPr>
                <w:ins w:id="893" w:author="David Conklin" w:date="2020-11-10T16:32:00Z"/>
              </w:rPr>
            </w:pPr>
            <w:ins w:id="894" w:author="David Conklin" w:date="2020-11-10T16:33:00Z">
              <w:r>
                <w:t>0.</w:t>
              </w:r>
              <w:r w:rsidR="002822A5">
                <w:t>84</w:t>
              </w:r>
            </w:ins>
          </w:p>
        </w:tc>
        <w:tc>
          <w:tcPr>
            <w:tcW w:w="0" w:type="auto"/>
          </w:tcPr>
          <w:p w14:paraId="351AD679" w14:textId="25409190" w:rsidR="00060258" w:rsidRDefault="00060258" w:rsidP="00060258">
            <w:pPr>
              <w:rPr>
                <w:ins w:id="895" w:author="David Conklin" w:date="2020-11-10T16:32:00Z"/>
              </w:rPr>
            </w:pPr>
            <w:ins w:id="896" w:author="David Conklin" w:date="2020-11-10T16:33:00Z">
              <w:r>
                <w:t>VG</w:t>
              </w:r>
            </w:ins>
          </w:p>
        </w:tc>
      </w:tr>
      <w:tr w:rsidR="00060258" w14:paraId="31EEDF98" w14:textId="77777777" w:rsidTr="0064217D">
        <w:trPr>
          <w:ins w:id="897" w:author="David Conklin" w:date="2020-11-10T16:32:00Z"/>
        </w:trPr>
        <w:tc>
          <w:tcPr>
            <w:tcW w:w="0" w:type="auto"/>
          </w:tcPr>
          <w:p w14:paraId="123FB524" w14:textId="77777777" w:rsidR="00060258" w:rsidRDefault="00060258" w:rsidP="00060258">
            <w:pPr>
              <w:rPr>
                <w:ins w:id="898" w:author="David Conklin" w:date="2020-11-10T16:32:00Z"/>
              </w:rPr>
            </w:pPr>
          </w:p>
        </w:tc>
        <w:tc>
          <w:tcPr>
            <w:tcW w:w="0" w:type="auto"/>
          </w:tcPr>
          <w:p w14:paraId="3114DB0E" w14:textId="77777777" w:rsidR="00060258" w:rsidRDefault="00060258" w:rsidP="00060258">
            <w:pPr>
              <w:rPr>
                <w:ins w:id="899" w:author="David Conklin" w:date="2020-11-10T16:32:00Z"/>
              </w:rPr>
            </w:pPr>
          </w:p>
        </w:tc>
        <w:tc>
          <w:tcPr>
            <w:tcW w:w="0" w:type="auto"/>
          </w:tcPr>
          <w:p w14:paraId="08246BAD" w14:textId="77777777" w:rsidR="00060258" w:rsidRDefault="00060258" w:rsidP="00060258">
            <w:pPr>
              <w:rPr>
                <w:ins w:id="900" w:author="David Conklin" w:date="2020-11-10T16:32:00Z"/>
              </w:rPr>
            </w:pPr>
          </w:p>
        </w:tc>
        <w:tc>
          <w:tcPr>
            <w:tcW w:w="0" w:type="auto"/>
          </w:tcPr>
          <w:p w14:paraId="7843792D" w14:textId="391D0593" w:rsidR="00060258" w:rsidRDefault="00060258" w:rsidP="00060258">
            <w:pPr>
              <w:rPr>
                <w:ins w:id="901" w:author="David Conklin" w:date="2020-11-10T16:32:00Z"/>
              </w:rPr>
            </w:pPr>
            <w:ins w:id="902" w:author="David Conklin" w:date="2020-11-10T16:33:00Z">
              <w:r>
                <w:t>RSR</w:t>
              </w:r>
            </w:ins>
          </w:p>
        </w:tc>
        <w:tc>
          <w:tcPr>
            <w:tcW w:w="0" w:type="auto"/>
          </w:tcPr>
          <w:p w14:paraId="4F8CAF6E" w14:textId="44DC515F" w:rsidR="00060258" w:rsidRDefault="00060258" w:rsidP="00060258">
            <w:pPr>
              <w:rPr>
                <w:ins w:id="903" w:author="David Conklin" w:date="2020-11-10T16:32:00Z"/>
              </w:rPr>
            </w:pPr>
            <w:ins w:id="904" w:author="David Conklin" w:date="2020-11-10T16:33:00Z">
              <w:r>
                <w:t>0.4</w:t>
              </w:r>
            </w:ins>
            <w:ins w:id="905" w:author="David Conklin" w:date="2020-11-10T16:34:00Z">
              <w:r w:rsidR="002822A5">
                <w:t>0</w:t>
              </w:r>
            </w:ins>
          </w:p>
        </w:tc>
        <w:tc>
          <w:tcPr>
            <w:tcW w:w="0" w:type="auto"/>
          </w:tcPr>
          <w:p w14:paraId="6332E101" w14:textId="209C88FC" w:rsidR="00060258" w:rsidRDefault="00060258" w:rsidP="00060258">
            <w:pPr>
              <w:rPr>
                <w:ins w:id="906" w:author="David Conklin" w:date="2020-11-10T16:32:00Z"/>
              </w:rPr>
            </w:pPr>
            <w:ins w:id="907" w:author="David Conklin" w:date="2020-11-10T16:33:00Z">
              <w:r>
                <w:t>VG</w:t>
              </w:r>
            </w:ins>
          </w:p>
        </w:tc>
      </w:tr>
      <w:tr w:rsidR="00060258" w14:paraId="261D11BE" w14:textId="77777777" w:rsidTr="0064217D">
        <w:trPr>
          <w:ins w:id="908" w:author="David Conklin" w:date="2020-11-10T16:32:00Z"/>
        </w:trPr>
        <w:tc>
          <w:tcPr>
            <w:tcW w:w="0" w:type="auto"/>
          </w:tcPr>
          <w:p w14:paraId="74859904" w14:textId="77777777" w:rsidR="00060258" w:rsidRDefault="00060258" w:rsidP="00060258">
            <w:pPr>
              <w:rPr>
                <w:ins w:id="909" w:author="David Conklin" w:date="2020-11-10T16:32:00Z"/>
              </w:rPr>
            </w:pPr>
          </w:p>
        </w:tc>
        <w:tc>
          <w:tcPr>
            <w:tcW w:w="0" w:type="auto"/>
          </w:tcPr>
          <w:p w14:paraId="444C3600" w14:textId="77777777" w:rsidR="00060258" w:rsidRDefault="00060258" w:rsidP="00060258">
            <w:pPr>
              <w:rPr>
                <w:ins w:id="910" w:author="David Conklin" w:date="2020-11-10T16:32:00Z"/>
              </w:rPr>
            </w:pPr>
          </w:p>
        </w:tc>
        <w:tc>
          <w:tcPr>
            <w:tcW w:w="0" w:type="auto"/>
          </w:tcPr>
          <w:p w14:paraId="3AC0681B" w14:textId="77777777" w:rsidR="00060258" w:rsidRDefault="00060258" w:rsidP="00060258">
            <w:pPr>
              <w:rPr>
                <w:ins w:id="911" w:author="David Conklin" w:date="2020-11-10T16:32:00Z"/>
              </w:rPr>
            </w:pPr>
          </w:p>
        </w:tc>
        <w:tc>
          <w:tcPr>
            <w:tcW w:w="0" w:type="auto"/>
          </w:tcPr>
          <w:p w14:paraId="02669FF1" w14:textId="304000F7" w:rsidR="00060258" w:rsidRDefault="00060258" w:rsidP="00060258">
            <w:pPr>
              <w:rPr>
                <w:ins w:id="912" w:author="David Conklin" w:date="2020-11-10T16:32:00Z"/>
              </w:rPr>
            </w:pPr>
            <w:ins w:id="913" w:author="David Conklin" w:date="2020-11-10T16:33:00Z">
              <w:r>
                <w:t>R2</w:t>
              </w:r>
            </w:ins>
          </w:p>
        </w:tc>
        <w:tc>
          <w:tcPr>
            <w:tcW w:w="0" w:type="auto"/>
          </w:tcPr>
          <w:p w14:paraId="361282A5" w14:textId="1E1566DD" w:rsidR="00060258" w:rsidRDefault="00060258" w:rsidP="00060258">
            <w:pPr>
              <w:rPr>
                <w:ins w:id="914" w:author="David Conklin" w:date="2020-11-10T16:32:00Z"/>
              </w:rPr>
            </w:pPr>
            <w:ins w:id="915" w:author="David Conklin" w:date="2020-11-10T16:33:00Z">
              <w:r>
                <w:t>0.8</w:t>
              </w:r>
            </w:ins>
            <w:ins w:id="916" w:author="David Conklin" w:date="2020-11-10T16:34:00Z">
              <w:r w:rsidR="002822A5">
                <w:t>4</w:t>
              </w:r>
            </w:ins>
          </w:p>
        </w:tc>
        <w:tc>
          <w:tcPr>
            <w:tcW w:w="0" w:type="auto"/>
          </w:tcPr>
          <w:p w14:paraId="7F2AC038" w14:textId="05B5770F" w:rsidR="00060258" w:rsidRDefault="00060258" w:rsidP="00060258">
            <w:pPr>
              <w:rPr>
                <w:ins w:id="917" w:author="David Conklin" w:date="2020-11-10T16:32:00Z"/>
              </w:rPr>
            </w:pPr>
            <w:ins w:id="918" w:author="David Conklin" w:date="2020-11-10T16:33:00Z">
              <w:r>
                <w:t>G</w:t>
              </w:r>
            </w:ins>
          </w:p>
        </w:tc>
      </w:tr>
      <w:tr w:rsidR="003D64A1" w14:paraId="4905F4FB" w14:textId="77777777" w:rsidTr="0064217D">
        <w:trPr>
          <w:ins w:id="919" w:author="David Conklin" w:date="2020-11-10T16:34:00Z"/>
        </w:trPr>
        <w:tc>
          <w:tcPr>
            <w:tcW w:w="0" w:type="auto"/>
          </w:tcPr>
          <w:p w14:paraId="5DA79D4C" w14:textId="1DFF51F9" w:rsidR="003D64A1" w:rsidRDefault="003D64A1" w:rsidP="003D64A1">
            <w:pPr>
              <w:rPr>
                <w:ins w:id="920" w:author="David Conklin" w:date="2020-11-10T16:34:00Z"/>
              </w:rPr>
            </w:pPr>
            <w:ins w:id="921" w:author="David Conklin" w:date="2020-11-10T16:34:00Z">
              <w:r>
                <w:t>14162200</w:t>
              </w:r>
            </w:ins>
          </w:p>
        </w:tc>
        <w:tc>
          <w:tcPr>
            <w:tcW w:w="0" w:type="auto"/>
          </w:tcPr>
          <w:p w14:paraId="024A4BFF" w14:textId="2296F66C" w:rsidR="003D64A1" w:rsidRDefault="003D64A1" w:rsidP="003D64A1">
            <w:pPr>
              <w:rPr>
                <w:ins w:id="922" w:author="David Conklin" w:date="2020-11-10T16:34:00Z"/>
              </w:rPr>
            </w:pPr>
            <w:ins w:id="923" w:author="David Conklin" w:date="2020-11-10T16:34:00Z">
              <w:r>
                <w:t>23</w:t>
              </w:r>
            </w:ins>
            <w:ins w:id="924" w:author="David Conklin" w:date="2020-11-10T16:35:00Z">
              <w:r>
                <w:t>773405</w:t>
              </w:r>
            </w:ins>
          </w:p>
        </w:tc>
        <w:tc>
          <w:tcPr>
            <w:tcW w:w="0" w:type="auto"/>
          </w:tcPr>
          <w:p w14:paraId="775231E0" w14:textId="56471A2D" w:rsidR="003D64A1" w:rsidRDefault="003D64A1" w:rsidP="003D64A1">
            <w:pPr>
              <w:rPr>
                <w:ins w:id="925" w:author="David Conklin" w:date="2020-11-10T16:34:00Z"/>
              </w:rPr>
            </w:pPr>
            <w:ins w:id="926" w:author="David Conklin" w:date="2020-11-10T16:35:00Z">
              <w:r>
                <w:t>BLUE RIVER AT BLUE RIVER</w:t>
              </w:r>
            </w:ins>
          </w:p>
        </w:tc>
        <w:tc>
          <w:tcPr>
            <w:tcW w:w="0" w:type="auto"/>
          </w:tcPr>
          <w:p w14:paraId="27506014" w14:textId="7618C4AF" w:rsidR="003D64A1" w:rsidRDefault="003D64A1" w:rsidP="003D64A1">
            <w:pPr>
              <w:rPr>
                <w:ins w:id="927" w:author="David Conklin" w:date="2020-11-10T16:34:00Z"/>
              </w:rPr>
            </w:pPr>
            <w:ins w:id="928" w:author="David Conklin" w:date="2020-11-10T16:35:00Z">
              <w:r>
                <w:t>%bias</w:t>
              </w:r>
            </w:ins>
          </w:p>
        </w:tc>
        <w:tc>
          <w:tcPr>
            <w:tcW w:w="0" w:type="auto"/>
          </w:tcPr>
          <w:p w14:paraId="5182B9DA" w14:textId="030947C6" w:rsidR="003D64A1" w:rsidRDefault="003D64A1" w:rsidP="003D64A1">
            <w:pPr>
              <w:rPr>
                <w:ins w:id="929" w:author="David Conklin" w:date="2020-11-10T16:34:00Z"/>
              </w:rPr>
            </w:pPr>
            <w:ins w:id="930" w:author="David Conklin" w:date="2020-11-10T16:35:00Z">
              <w:r>
                <w:t>0.0%</w:t>
              </w:r>
            </w:ins>
          </w:p>
        </w:tc>
        <w:tc>
          <w:tcPr>
            <w:tcW w:w="0" w:type="auto"/>
          </w:tcPr>
          <w:p w14:paraId="1F20D131" w14:textId="05600726" w:rsidR="003D64A1" w:rsidRDefault="003D64A1" w:rsidP="003D64A1">
            <w:pPr>
              <w:rPr>
                <w:ins w:id="931" w:author="David Conklin" w:date="2020-11-10T16:34:00Z"/>
              </w:rPr>
            </w:pPr>
            <w:ins w:id="932" w:author="David Conklin" w:date="2020-11-10T16:35:00Z">
              <w:r>
                <w:t>VG</w:t>
              </w:r>
            </w:ins>
          </w:p>
        </w:tc>
      </w:tr>
      <w:tr w:rsidR="003D64A1" w14:paraId="16E48D0A" w14:textId="77777777" w:rsidTr="0064217D">
        <w:trPr>
          <w:ins w:id="933" w:author="David Conklin" w:date="2020-11-10T16:34:00Z"/>
        </w:trPr>
        <w:tc>
          <w:tcPr>
            <w:tcW w:w="0" w:type="auto"/>
          </w:tcPr>
          <w:p w14:paraId="5CD76CCF" w14:textId="77777777" w:rsidR="003D64A1" w:rsidRDefault="003D64A1" w:rsidP="003D64A1">
            <w:pPr>
              <w:rPr>
                <w:ins w:id="934" w:author="David Conklin" w:date="2020-11-10T16:34:00Z"/>
              </w:rPr>
            </w:pPr>
          </w:p>
        </w:tc>
        <w:tc>
          <w:tcPr>
            <w:tcW w:w="0" w:type="auto"/>
          </w:tcPr>
          <w:p w14:paraId="4F7629E0" w14:textId="77777777" w:rsidR="003D64A1" w:rsidRDefault="003D64A1" w:rsidP="003D64A1">
            <w:pPr>
              <w:rPr>
                <w:ins w:id="935" w:author="David Conklin" w:date="2020-11-10T16:34:00Z"/>
              </w:rPr>
            </w:pPr>
          </w:p>
        </w:tc>
        <w:tc>
          <w:tcPr>
            <w:tcW w:w="0" w:type="auto"/>
          </w:tcPr>
          <w:p w14:paraId="033146B4" w14:textId="77777777" w:rsidR="003D64A1" w:rsidRDefault="003D64A1" w:rsidP="003D64A1">
            <w:pPr>
              <w:rPr>
                <w:ins w:id="936" w:author="David Conklin" w:date="2020-11-10T16:34:00Z"/>
              </w:rPr>
            </w:pPr>
          </w:p>
        </w:tc>
        <w:tc>
          <w:tcPr>
            <w:tcW w:w="0" w:type="auto"/>
          </w:tcPr>
          <w:p w14:paraId="14721014" w14:textId="4FFEFA65" w:rsidR="003D64A1" w:rsidRDefault="003D64A1" w:rsidP="003D64A1">
            <w:pPr>
              <w:rPr>
                <w:ins w:id="937" w:author="David Conklin" w:date="2020-11-10T16:34:00Z"/>
              </w:rPr>
            </w:pPr>
            <w:ins w:id="938" w:author="David Conklin" w:date="2020-11-10T16:35:00Z">
              <w:r>
                <w:t>NSE</w:t>
              </w:r>
            </w:ins>
          </w:p>
        </w:tc>
        <w:tc>
          <w:tcPr>
            <w:tcW w:w="0" w:type="auto"/>
          </w:tcPr>
          <w:p w14:paraId="76DF9AF1" w14:textId="1CDD10F7" w:rsidR="003D64A1" w:rsidRDefault="003D64A1" w:rsidP="003D64A1">
            <w:pPr>
              <w:rPr>
                <w:ins w:id="939" w:author="David Conklin" w:date="2020-11-10T16:34:00Z"/>
              </w:rPr>
            </w:pPr>
            <w:ins w:id="940" w:author="David Conklin" w:date="2020-11-10T16:35:00Z">
              <w:r>
                <w:t>0.</w:t>
              </w:r>
            </w:ins>
            <w:ins w:id="941" w:author="David Conklin" w:date="2020-11-10T16:36:00Z">
              <w:r>
                <w:t>52</w:t>
              </w:r>
            </w:ins>
          </w:p>
        </w:tc>
        <w:tc>
          <w:tcPr>
            <w:tcW w:w="0" w:type="auto"/>
          </w:tcPr>
          <w:p w14:paraId="7B4811EC" w14:textId="6281A9B8" w:rsidR="003D64A1" w:rsidRDefault="003D64A1" w:rsidP="003D64A1">
            <w:pPr>
              <w:rPr>
                <w:ins w:id="942" w:author="David Conklin" w:date="2020-11-10T16:34:00Z"/>
              </w:rPr>
            </w:pPr>
            <w:ins w:id="943" w:author="David Conklin" w:date="2020-11-10T16:36:00Z">
              <w:r>
                <w:t>S</w:t>
              </w:r>
            </w:ins>
          </w:p>
        </w:tc>
      </w:tr>
      <w:tr w:rsidR="003D64A1" w14:paraId="445AAAA1" w14:textId="77777777" w:rsidTr="0064217D">
        <w:trPr>
          <w:ins w:id="944" w:author="David Conklin" w:date="2020-11-10T16:34:00Z"/>
        </w:trPr>
        <w:tc>
          <w:tcPr>
            <w:tcW w:w="0" w:type="auto"/>
          </w:tcPr>
          <w:p w14:paraId="1546FB4A" w14:textId="77777777" w:rsidR="003D64A1" w:rsidRDefault="003D64A1" w:rsidP="003D64A1">
            <w:pPr>
              <w:rPr>
                <w:ins w:id="945" w:author="David Conklin" w:date="2020-11-10T16:34:00Z"/>
              </w:rPr>
            </w:pPr>
          </w:p>
        </w:tc>
        <w:tc>
          <w:tcPr>
            <w:tcW w:w="0" w:type="auto"/>
          </w:tcPr>
          <w:p w14:paraId="5F22FE9A" w14:textId="77777777" w:rsidR="003D64A1" w:rsidRDefault="003D64A1" w:rsidP="003D64A1">
            <w:pPr>
              <w:rPr>
                <w:ins w:id="946" w:author="David Conklin" w:date="2020-11-10T16:34:00Z"/>
              </w:rPr>
            </w:pPr>
          </w:p>
        </w:tc>
        <w:tc>
          <w:tcPr>
            <w:tcW w:w="0" w:type="auto"/>
          </w:tcPr>
          <w:p w14:paraId="5C8E470A" w14:textId="77777777" w:rsidR="003D64A1" w:rsidRDefault="003D64A1" w:rsidP="003D64A1">
            <w:pPr>
              <w:rPr>
                <w:ins w:id="947" w:author="David Conklin" w:date="2020-11-10T16:34:00Z"/>
              </w:rPr>
            </w:pPr>
          </w:p>
        </w:tc>
        <w:tc>
          <w:tcPr>
            <w:tcW w:w="0" w:type="auto"/>
          </w:tcPr>
          <w:p w14:paraId="59483674" w14:textId="3A767861" w:rsidR="003D64A1" w:rsidRDefault="003D64A1" w:rsidP="003D64A1">
            <w:pPr>
              <w:rPr>
                <w:ins w:id="948" w:author="David Conklin" w:date="2020-11-10T16:34:00Z"/>
              </w:rPr>
            </w:pPr>
            <w:ins w:id="949" w:author="David Conklin" w:date="2020-11-10T16:35:00Z">
              <w:r>
                <w:t>RSR</w:t>
              </w:r>
            </w:ins>
          </w:p>
        </w:tc>
        <w:tc>
          <w:tcPr>
            <w:tcW w:w="0" w:type="auto"/>
          </w:tcPr>
          <w:p w14:paraId="425DE897" w14:textId="3000C7F7" w:rsidR="003D64A1" w:rsidRDefault="003D64A1" w:rsidP="003D64A1">
            <w:pPr>
              <w:rPr>
                <w:ins w:id="950" w:author="David Conklin" w:date="2020-11-10T16:34:00Z"/>
              </w:rPr>
            </w:pPr>
            <w:ins w:id="951" w:author="David Conklin" w:date="2020-11-10T16:35:00Z">
              <w:r>
                <w:t>0.</w:t>
              </w:r>
            </w:ins>
            <w:ins w:id="952" w:author="David Conklin" w:date="2020-11-10T16:36:00Z">
              <w:r>
                <w:t>70</w:t>
              </w:r>
            </w:ins>
          </w:p>
        </w:tc>
        <w:tc>
          <w:tcPr>
            <w:tcW w:w="0" w:type="auto"/>
          </w:tcPr>
          <w:p w14:paraId="27B0CAA4" w14:textId="1C875DE4" w:rsidR="003D64A1" w:rsidRDefault="003D64A1" w:rsidP="003D64A1">
            <w:pPr>
              <w:rPr>
                <w:ins w:id="953" w:author="David Conklin" w:date="2020-11-10T16:34:00Z"/>
              </w:rPr>
            </w:pPr>
            <w:ins w:id="954" w:author="David Conklin" w:date="2020-11-10T16:36:00Z">
              <w:r>
                <w:t>S</w:t>
              </w:r>
            </w:ins>
          </w:p>
        </w:tc>
      </w:tr>
      <w:tr w:rsidR="003D64A1" w14:paraId="1093E1EB" w14:textId="77777777" w:rsidTr="0064217D">
        <w:trPr>
          <w:ins w:id="955" w:author="David Conklin" w:date="2020-11-10T16:34:00Z"/>
        </w:trPr>
        <w:tc>
          <w:tcPr>
            <w:tcW w:w="0" w:type="auto"/>
          </w:tcPr>
          <w:p w14:paraId="4B87CC30" w14:textId="77777777" w:rsidR="003D64A1" w:rsidRDefault="003D64A1" w:rsidP="003D64A1">
            <w:pPr>
              <w:rPr>
                <w:ins w:id="956" w:author="David Conklin" w:date="2020-11-10T16:34:00Z"/>
              </w:rPr>
            </w:pPr>
          </w:p>
        </w:tc>
        <w:tc>
          <w:tcPr>
            <w:tcW w:w="0" w:type="auto"/>
          </w:tcPr>
          <w:p w14:paraId="33B117EB" w14:textId="77777777" w:rsidR="003D64A1" w:rsidRDefault="003D64A1" w:rsidP="003D64A1">
            <w:pPr>
              <w:rPr>
                <w:ins w:id="957" w:author="David Conklin" w:date="2020-11-10T16:34:00Z"/>
              </w:rPr>
            </w:pPr>
          </w:p>
        </w:tc>
        <w:tc>
          <w:tcPr>
            <w:tcW w:w="0" w:type="auto"/>
          </w:tcPr>
          <w:p w14:paraId="2BEF5AFA" w14:textId="77777777" w:rsidR="003D64A1" w:rsidRDefault="003D64A1" w:rsidP="003D64A1">
            <w:pPr>
              <w:rPr>
                <w:ins w:id="958" w:author="David Conklin" w:date="2020-11-10T16:34:00Z"/>
              </w:rPr>
            </w:pPr>
          </w:p>
        </w:tc>
        <w:tc>
          <w:tcPr>
            <w:tcW w:w="0" w:type="auto"/>
          </w:tcPr>
          <w:p w14:paraId="18820309" w14:textId="3C4C5434" w:rsidR="003D64A1" w:rsidRDefault="003D64A1" w:rsidP="003D64A1">
            <w:pPr>
              <w:rPr>
                <w:ins w:id="959" w:author="David Conklin" w:date="2020-11-10T16:34:00Z"/>
              </w:rPr>
            </w:pPr>
            <w:ins w:id="960" w:author="David Conklin" w:date="2020-11-10T16:35:00Z">
              <w:r>
                <w:t>R2</w:t>
              </w:r>
            </w:ins>
          </w:p>
        </w:tc>
        <w:tc>
          <w:tcPr>
            <w:tcW w:w="0" w:type="auto"/>
          </w:tcPr>
          <w:p w14:paraId="4EBB3E6B" w14:textId="1C95A59F" w:rsidR="003D64A1" w:rsidRDefault="003D64A1" w:rsidP="003D64A1">
            <w:pPr>
              <w:rPr>
                <w:ins w:id="961" w:author="David Conklin" w:date="2020-11-10T16:34:00Z"/>
              </w:rPr>
            </w:pPr>
            <w:ins w:id="962" w:author="David Conklin" w:date="2020-11-10T16:35:00Z">
              <w:r>
                <w:t>0.</w:t>
              </w:r>
            </w:ins>
            <w:ins w:id="963" w:author="David Conklin" w:date="2020-11-10T16:36:00Z">
              <w:r>
                <w:t>58</w:t>
              </w:r>
            </w:ins>
          </w:p>
        </w:tc>
        <w:tc>
          <w:tcPr>
            <w:tcW w:w="0" w:type="auto"/>
          </w:tcPr>
          <w:p w14:paraId="00567A06" w14:textId="21F14F3D" w:rsidR="003D64A1" w:rsidRDefault="003D64A1" w:rsidP="003D64A1">
            <w:pPr>
              <w:rPr>
                <w:ins w:id="964" w:author="David Conklin" w:date="2020-11-10T16:34:00Z"/>
              </w:rPr>
            </w:pPr>
            <w:ins w:id="965" w:author="David Conklin" w:date="2020-11-10T16:36:00Z">
              <w:r>
                <w:t>NS</w:t>
              </w:r>
            </w:ins>
          </w:p>
        </w:tc>
      </w:tr>
      <w:tr w:rsidR="00FC642F" w14:paraId="2334AD03" w14:textId="77777777" w:rsidTr="0064217D">
        <w:trPr>
          <w:ins w:id="966" w:author="David Conklin" w:date="2020-11-10T16:36:00Z"/>
        </w:trPr>
        <w:tc>
          <w:tcPr>
            <w:tcW w:w="0" w:type="auto"/>
          </w:tcPr>
          <w:p w14:paraId="029C24D6" w14:textId="6C3634D8" w:rsidR="00FC642F" w:rsidRDefault="00FC642F" w:rsidP="00FC642F">
            <w:pPr>
              <w:rPr>
                <w:ins w:id="967" w:author="David Conklin" w:date="2020-11-10T16:36:00Z"/>
              </w:rPr>
            </w:pPr>
            <w:ins w:id="968" w:author="David Conklin" w:date="2020-11-10T16:37:00Z">
              <w:r>
                <w:t>14162500</w:t>
              </w:r>
            </w:ins>
          </w:p>
        </w:tc>
        <w:tc>
          <w:tcPr>
            <w:tcW w:w="0" w:type="auto"/>
          </w:tcPr>
          <w:p w14:paraId="3B3DE881" w14:textId="4695EFE4" w:rsidR="00FC642F" w:rsidRDefault="00FC642F" w:rsidP="00FC642F">
            <w:pPr>
              <w:rPr>
                <w:ins w:id="969" w:author="David Conklin" w:date="2020-11-10T16:36:00Z"/>
              </w:rPr>
            </w:pPr>
            <w:ins w:id="970" w:author="David Conklin" w:date="2020-11-10T16:37:00Z">
              <w:r>
                <w:t>2377</w:t>
              </w:r>
            </w:ins>
            <w:ins w:id="971" w:author="David Conklin" w:date="2020-11-10T16:38:00Z">
              <w:r>
                <w:t>2909</w:t>
              </w:r>
            </w:ins>
          </w:p>
        </w:tc>
        <w:tc>
          <w:tcPr>
            <w:tcW w:w="0" w:type="auto"/>
          </w:tcPr>
          <w:p w14:paraId="510D70A2" w14:textId="7ABBB608" w:rsidR="00FC642F" w:rsidRDefault="00FC642F" w:rsidP="00FC642F">
            <w:pPr>
              <w:rPr>
                <w:ins w:id="972" w:author="David Conklin" w:date="2020-11-10T16:36:00Z"/>
              </w:rPr>
            </w:pPr>
            <w:ins w:id="973" w:author="David Conklin" w:date="2020-11-10T16:38:00Z">
              <w:r>
                <w:t>MCKENZIE RIVER NEAR VIDA</w:t>
              </w:r>
            </w:ins>
          </w:p>
        </w:tc>
        <w:tc>
          <w:tcPr>
            <w:tcW w:w="0" w:type="auto"/>
          </w:tcPr>
          <w:p w14:paraId="0BA6EA8B" w14:textId="7045D4AB" w:rsidR="00FC642F" w:rsidRDefault="00FC642F" w:rsidP="00FC642F">
            <w:pPr>
              <w:rPr>
                <w:ins w:id="974" w:author="David Conklin" w:date="2020-11-10T16:36:00Z"/>
              </w:rPr>
            </w:pPr>
            <w:ins w:id="975" w:author="David Conklin" w:date="2020-11-10T16:38:00Z">
              <w:r>
                <w:t>%bias</w:t>
              </w:r>
            </w:ins>
          </w:p>
        </w:tc>
        <w:tc>
          <w:tcPr>
            <w:tcW w:w="0" w:type="auto"/>
          </w:tcPr>
          <w:p w14:paraId="1D809B5C" w14:textId="038CA4F2" w:rsidR="00FC642F" w:rsidRDefault="00FC642F" w:rsidP="00FC642F">
            <w:pPr>
              <w:rPr>
                <w:ins w:id="976" w:author="David Conklin" w:date="2020-11-10T16:36:00Z"/>
              </w:rPr>
            </w:pPr>
            <w:ins w:id="977" w:author="David Conklin" w:date="2020-11-10T16:38:00Z">
              <w:r>
                <w:t>3.3%</w:t>
              </w:r>
            </w:ins>
          </w:p>
        </w:tc>
        <w:tc>
          <w:tcPr>
            <w:tcW w:w="0" w:type="auto"/>
          </w:tcPr>
          <w:p w14:paraId="69D4C91F" w14:textId="10A6BF07" w:rsidR="00FC642F" w:rsidRDefault="00FC642F" w:rsidP="00FC642F">
            <w:pPr>
              <w:rPr>
                <w:ins w:id="978" w:author="David Conklin" w:date="2020-11-10T16:36:00Z"/>
              </w:rPr>
            </w:pPr>
            <w:ins w:id="979" w:author="David Conklin" w:date="2020-11-10T16:38:00Z">
              <w:r>
                <w:t>VG</w:t>
              </w:r>
            </w:ins>
          </w:p>
        </w:tc>
      </w:tr>
      <w:tr w:rsidR="00FC642F" w14:paraId="466319F7" w14:textId="77777777" w:rsidTr="0064217D">
        <w:trPr>
          <w:ins w:id="980" w:author="David Conklin" w:date="2020-11-10T16:36:00Z"/>
        </w:trPr>
        <w:tc>
          <w:tcPr>
            <w:tcW w:w="0" w:type="auto"/>
          </w:tcPr>
          <w:p w14:paraId="0732BC47" w14:textId="77777777" w:rsidR="00FC642F" w:rsidRDefault="00FC642F" w:rsidP="00FC642F">
            <w:pPr>
              <w:rPr>
                <w:ins w:id="981" w:author="David Conklin" w:date="2020-11-10T16:36:00Z"/>
              </w:rPr>
            </w:pPr>
          </w:p>
        </w:tc>
        <w:tc>
          <w:tcPr>
            <w:tcW w:w="0" w:type="auto"/>
          </w:tcPr>
          <w:p w14:paraId="406D9196" w14:textId="77777777" w:rsidR="00FC642F" w:rsidRDefault="00FC642F" w:rsidP="00FC642F">
            <w:pPr>
              <w:rPr>
                <w:ins w:id="982" w:author="David Conklin" w:date="2020-11-10T16:36:00Z"/>
              </w:rPr>
            </w:pPr>
          </w:p>
        </w:tc>
        <w:tc>
          <w:tcPr>
            <w:tcW w:w="0" w:type="auto"/>
          </w:tcPr>
          <w:p w14:paraId="4676FE42" w14:textId="77777777" w:rsidR="00FC642F" w:rsidRDefault="00FC642F" w:rsidP="00FC642F">
            <w:pPr>
              <w:rPr>
                <w:ins w:id="983" w:author="David Conklin" w:date="2020-11-10T16:36:00Z"/>
              </w:rPr>
            </w:pPr>
          </w:p>
        </w:tc>
        <w:tc>
          <w:tcPr>
            <w:tcW w:w="0" w:type="auto"/>
          </w:tcPr>
          <w:p w14:paraId="5E0510DA" w14:textId="67FB2FAE" w:rsidR="00FC642F" w:rsidRDefault="00FC642F" w:rsidP="00FC642F">
            <w:pPr>
              <w:rPr>
                <w:ins w:id="984" w:author="David Conklin" w:date="2020-11-10T16:36:00Z"/>
              </w:rPr>
            </w:pPr>
            <w:ins w:id="985" w:author="David Conklin" w:date="2020-11-10T16:38:00Z">
              <w:r>
                <w:t>NSE</w:t>
              </w:r>
            </w:ins>
          </w:p>
        </w:tc>
        <w:tc>
          <w:tcPr>
            <w:tcW w:w="0" w:type="auto"/>
          </w:tcPr>
          <w:p w14:paraId="03646419" w14:textId="1B8BE323" w:rsidR="00FC642F" w:rsidRDefault="00FC642F" w:rsidP="00FC642F">
            <w:pPr>
              <w:rPr>
                <w:ins w:id="986" w:author="David Conklin" w:date="2020-11-10T16:36:00Z"/>
              </w:rPr>
            </w:pPr>
            <w:ins w:id="987" w:author="David Conklin" w:date="2020-11-10T16:38:00Z">
              <w:r>
                <w:t>0.69</w:t>
              </w:r>
            </w:ins>
          </w:p>
        </w:tc>
        <w:tc>
          <w:tcPr>
            <w:tcW w:w="0" w:type="auto"/>
          </w:tcPr>
          <w:p w14:paraId="3D60D1F3" w14:textId="6914A452" w:rsidR="00FC642F" w:rsidRDefault="00FC642F" w:rsidP="00FC642F">
            <w:pPr>
              <w:rPr>
                <w:ins w:id="988" w:author="David Conklin" w:date="2020-11-10T16:36:00Z"/>
              </w:rPr>
            </w:pPr>
            <w:ins w:id="989" w:author="David Conklin" w:date="2020-11-10T16:38:00Z">
              <w:r>
                <w:t>S</w:t>
              </w:r>
            </w:ins>
          </w:p>
        </w:tc>
      </w:tr>
      <w:tr w:rsidR="00FC642F" w14:paraId="4B389700" w14:textId="77777777" w:rsidTr="0064217D">
        <w:trPr>
          <w:ins w:id="990" w:author="David Conklin" w:date="2020-11-10T16:36:00Z"/>
        </w:trPr>
        <w:tc>
          <w:tcPr>
            <w:tcW w:w="0" w:type="auto"/>
          </w:tcPr>
          <w:p w14:paraId="300EB841" w14:textId="77777777" w:rsidR="00FC642F" w:rsidRDefault="00FC642F" w:rsidP="00FC642F">
            <w:pPr>
              <w:rPr>
                <w:ins w:id="991" w:author="David Conklin" w:date="2020-11-10T16:36:00Z"/>
              </w:rPr>
            </w:pPr>
          </w:p>
        </w:tc>
        <w:tc>
          <w:tcPr>
            <w:tcW w:w="0" w:type="auto"/>
          </w:tcPr>
          <w:p w14:paraId="3FBF5BBF" w14:textId="77777777" w:rsidR="00FC642F" w:rsidRDefault="00FC642F" w:rsidP="00FC642F">
            <w:pPr>
              <w:rPr>
                <w:ins w:id="992" w:author="David Conklin" w:date="2020-11-10T16:36:00Z"/>
              </w:rPr>
            </w:pPr>
          </w:p>
        </w:tc>
        <w:tc>
          <w:tcPr>
            <w:tcW w:w="0" w:type="auto"/>
          </w:tcPr>
          <w:p w14:paraId="2B2F88D4" w14:textId="77777777" w:rsidR="00FC642F" w:rsidRDefault="00FC642F" w:rsidP="00FC642F">
            <w:pPr>
              <w:rPr>
                <w:ins w:id="993" w:author="David Conklin" w:date="2020-11-10T16:36:00Z"/>
              </w:rPr>
            </w:pPr>
          </w:p>
        </w:tc>
        <w:tc>
          <w:tcPr>
            <w:tcW w:w="0" w:type="auto"/>
          </w:tcPr>
          <w:p w14:paraId="59A0E9B5" w14:textId="57F0C4F7" w:rsidR="00FC642F" w:rsidRDefault="00FC642F" w:rsidP="00FC642F">
            <w:pPr>
              <w:rPr>
                <w:ins w:id="994" w:author="David Conklin" w:date="2020-11-10T16:36:00Z"/>
              </w:rPr>
            </w:pPr>
            <w:ins w:id="995" w:author="David Conklin" w:date="2020-11-10T16:38:00Z">
              <w:r>
                <w:t>RSR</w:t>
              </w:r>
            </w:ins>
          </w:p>
        </w:tc>
        <w:tc>
          <w:tcPr>
            <w:tcW w:w="0" w:type="auto"/>
          </w:tcPr>
          <w:p w14:paraId="0D32A38B" w14:textId="46FE0E5A" w:rsidR="00FC642F" w:rsidRDefault="00FC642F" w:rsidP="00FC642F">
            <w:pPr>
              <w:rPr>
                <w:ins w:id="996" w:author="David Conklin" w:date="2020-11-10T16:36:00Z"/>
              </w:rPr>
            </w:pPr>
            <w:ins w:id="997" w:author="David Conklin" w:date="2020-11-10T16:38:00Z">
              <w:r>
                <w:t>0.</w:t>
              </w:r>
            </w:ins>
            <w:ins w:id="998" w:author="David Conklin" w:date="2020-11-10T16:39:00Z">
              <w:r>
                <w:t>55</w:t>
              </w:r>
            </w:ins>
          </w:p>
        </w:tc>
        <w:tc>
          <w:tcPr>
            <w:tcW w:w="0" w:type="auto"/>
          </w:tcPr>
          <w:p w14:paraId="6AB8B65A" w14:textId="19F57016" w:rsidR="00FC642F" w:rsidRDefault="00FC642F" w:rsidP="00FC642F">
            <w:pPr>
              <w:rPr>
                <w:ins w:id="999" w:author="David Conklin" w:date="2020-11-10T16:36:00Z"/>
              </w:rPr>
            </w:pPr>
            <w:ins w:id="1000" w:author="David Conklin" w:date="2020-11-10T16:39:00Z">
              <w:r>
                <w:t>G</w:t>
              </w:r>
            </w:ins>
          </w:p>
        </w:tc>
      </w:tr>
      <w:tr w:rsidR="00FC642F" w14:paraId="57B1F44F" w14:textId="77777777" w:rsidTr="0064217D">
        <w:trPr>
          <w:ins w:id="1001" w:author="David Conklin" w:date="2020-11-10T16:36:00Z"/>
        </w:trPr>
        <w:tc>
          <w:tcPr>
            <w:tcW w:w="0" w:type="auto"/>
          </w:tcPr>
          <w:p w14:paraId="2DB152B1" w14:textId="77777777" w:rsidR="00FC642F" w:rsidRDefault="00FC642F" w:rsidP="00FC642F">
            <w:pPr>
              <w:rPr>
                <w:ins w:id="1002" w:author="David Conklin" w:date="2020-11-10T16:36:00Z"/>
              </w:rPr>
            </w:pPr>
          </w:p>
        </w:tc>
        <w:tc>
          <w:tcPr>
            <w:tcW w:w="0" w:type="auto"/>
          </w:tcPr>
          <w:p w14:paraId="06BE208E" w14:textId="77777777" w:rsidR="00FC642F" w:rsidRDefault="00FC642F" w:rsidP="00FC642F">
            <w:pPr>
              <w:rPr>
                <w:ins w:id="1003" w:author="David Conklin" w:date="2020-11-10T16:36:00Z"/>
              </w:rPr>
            </w:pPr>
          </w:p>
        </w:tc>
        <w:tc>
          <w:tcPr>
            <w:tcW w:w="0" w:type="auto"/>
          </w:tcPr>
          <w:p w14:paraId="46F3894E" w14:textId="77777777" w:rsidR="00FC642F" w:rsidRDefault="00FC642F" w:rsidP="00FC642F">
            <w:pPr>
              <w:rPr>
                <w:ins w:id="1004" w:author="David Conklin" w:date="2020-11-10T16:36:00Z"/>
              </w:rPr>
            </w:pPr>
          </w:p>
        </w:tc>
        <w:tc>
          <w:tcPr>
            <w:tcW w:w="0" w:type="auto"/>
          </w:tcPr>
          <w:p w14:paraId="07E74523" w14:textId="4E195DD6" w:rsidR="00FC642F" w:rsidRDefault="00FC642F" w:rsidP="00FC642F">
            <w:pPr>
              <w:rPr>
                <w:ins w:id="1005" w:author="David Conklin" w:date="2020-11-10T16:36:00Z"/>
              </w:rPr>
            </w:pPr>
            <w:ins w:id="1006" w:author="David Conklin" w:date="2020-11-10T16:38:00Z">
              <w:r>
                <w:t>R2</w:t>
              </w:r>
            </w:ins>
          </w:p>
        </w:tc>
        <w:tc>
          <w:tcPr>
            <w:tcW w:w="0" w:type="auto"/>
          </w:tcPr>
          <w:p w14:paraId="4E541459" w14:textId="4453F4ED" w:rsidR="00FC642F" w:rsidRDefault="00FC642F" w:rsidP="00FC642F">
            <w:pPr>
              <w:rPr>
                <w:ins w:id="1007" w:author="David Conklin" w:date="2020-11-10T16:36:00Z"/>
              </w:rPr>
            </w:pPr>
            <w:ins w:id="1008" w:author="David Conklin" w:date="2020-11-10T16:38:00Z">
              <w:r>
                <w:t>0.</w:t>
              </w:r>
            </w:ins>
            <w:ins w:id="1009" w:author="David Conklin" w:date="2020-11-10T16:39:00Z">
              <w:r>
                <w:t>77</w:t>
              </w:r>
            </w:ins>
          </w:p>
        </w:tc>
        <w:tc>
          <w:tcPr>
            <w:tcW w:w="0" w:type="auto"/>
          </w:tcPr>
          <w:p w14:paraId="0A9D82DC" w14:textId="57263FC8" w:rsidR="00FC642F" w:rsidRDefault="00FC642F" w:rsidP="00FC642F">
            <w:pPr>
              <w:rPr>
                <w:ins w:id="1010" w:author="David Conklin" w:date="2020-11-10T16:36:00Z"/>
              </w:rPr>
            </w:pPr>
            <w:ins w:id="1011" w:author="David Conklin" w:date="2020-11-10T16:39:00Z">
              <w:r>
                <w:t>G</w:t>
              </w:r>
            </w:ins>
          </w:p>
        </w:tc>
      </w:tr>
      <w:tr w:rsidR="007639FF" w14:paraId="52DCC4F6" w14:textId="77777777" w:rsidTr="0064217D">
        <w:trPr>
          <w:ins w:id="1012" w:author="David Conklin" w:date="2020-11-10T16:39:00Z"/>
        </w:trPr>
        <w:tc>
          <w:tcPr>
            <w:tcW w:w="0" w:type="auto"/>
          </w:tcPr>
          <w:p w14:paraId="7987D4E2" w14:textId="3F507230" w:rsidR="007639FF" w:rsidRDefault="007639FF" w:rsidP="007639FF">
            <w:pPr>
              <w:rPr>
                <w:ins w:id="1013" w:author="David Conklin" w:date="2020-11-10T16:39:00Z"/>
              </w:rPr>
            </w:pPr>
            <w:ins w:id="1014" w:author="David Conklin" w:date="2020-11-10T16:39:00Z">
              <w:r>
                <w:t>14</w:t>
              </w:r>
            </w:ins>
            <w:ins w:id="1015" w:author="David Conklin" w:date="2020-11-10T16:40:00Z">
              <w:r>
                <w:t>164900</w:t>
              </w:r>
            </w:ins>
          </w:p>
        </w:tc>
        <w:tc>
          <w:tcPr>
            <w:tcW w:w="0" w:type="auto"/>
          </w:tcPr>
          <w:p w14:paraId="6AFECE13" w14:textId="6A8BD3FF" w:rsidR="007639FF" w:rsidRDefault="007639FF" w:rsidP="007639FF">
            <w:pPr>
              <w:rPr>
                <w:ins w:id="1016" w:author="David Conklin" w:date="2020-11-10T16:39:00Z"/>
              </w:rPr>
            </w:pPr>
            <w:ins w:id="1017" w:author="David Conklin" w:date="2020-11-10T16:40:00Z">
              <w:r>
                <w:t>23772751</w:t>
              </w:r>
            </w:ins>
          </w:p>
        </w:tc>
        <w:tc>
          <w:tcPr>
            <w:tcW w:w="0" w:type="auto"/>
          </w:tcPr>
          <w:p w14:paraId="4C3495EE" w14:textId="5CE2BDC9" w:rsidR="007639FF" w:rsidRDefault="007639FF" w:rsidP="007639FF">
            <w:pPr>
              <w:rPr>
                <w:ins w:id="1018" w:author="David Conklin" w:date="2020-11-10T16:39:00Z"/>
              </w:rPr>
            </w:pPr>
            <w:ins w:id="1019" w:author="David Conklin" w:date="2020-11-10T16:40:00Z">
              <w:r>
                <w:t>MCKENZIE RIVER ABV HAYDEN BR</w:t>
              </w:r>
            </w:ins>
          </w:p>
        </w:tc>
        <w:tc>
          <w:tcPr>
            <w:tcW w:w="0" w:type="auto"/>
          </w:tcPr>
          <w:p w14:paraId="18689C03" w14:textId="16E261AF" w:rsidR="007639FF" w:rsidRDefault="007639FF" w:rsidP="007639FF">
            <w:pPr>
              <w:rPr>
                <w:ins w:id="1020" w:author="David Conklin" w:date="2020-11-10T16:39:00Z"/>
              </w:rPr>
            </w:pPr>
            <w:ins w:id="1021" w:author="David Conklin" w:date="2020-11-10T16:41:00Z">
              <w:r>
                <w:t>%bias</w:t>
              </w:r>
            </w:ins>
          </w:p>
        </w:tc>
        <w:tc>
          <w:tcPr>
            <w:tcW w:w="0" w:type="auto"/>
          </w:tcPr>
          <w:p w14:paraId="0035DCAF" w14:textId="4F581BA0" w:rsidR="007639FF" w:rsidRDefault="007639FF" w:rsidP="007639FF">
            <w:pPr>
              <w:rPr>
                <w:ins w:id="1022" w:author="David Conklin" w:date="2020-11-10T16:39:00Z"/>
              </w:rPr>
            </w:pPr>
            <w:ins w:id="1023" w:author="David Conklin" w:date="2020-11-10T16:41:00Z">
              <w:r>
                <w:t>0.3%</w:t>
              </w:r>
            </w:ins>
          </w:p>
        </w:tc>
        <w:tc>
          <w:tcPr>
            <w:tcW w:w="0" w:type="auto"/>
          </w:tcPr>
          <w:p w14:paraId="2D5FE4E4" w14:textId="3BEF1607" w:rsidR="007639FF" w:rsidRDefault="007639FF" w:rsidP="007639FF">
            <w:pPr>
              <w:rPr>
                <w:ins w:id="1024" w:author="David Conklin" w:date="2020-11-10T16:39:00Z"/>
              </w:rPr>
            </w:pPr>
            <w:ins w:id="1025" w:author="David Conklin" w:date="2020-11-10T16:41:00Z">
              <w:r>
                <w:t>VG</w:t>
              </w:r>
            </w:ins>
          </w:p>
        </w:tc>
      </w:tr>
      <w:tr w:rsidR="007639FF" w14:paraId="71718F7F" w14:textId="77777777" w:rsidTr="0064217D">
        <w:trPr>
          <w:ins w:id="1026" w:author="David Conklin" w:date="2020-11-10T16:39:00Z"/>
        </w:trPr>
        <w:tc>
          <w:tcPr>
            <w:tcW w:w="0" w:type="auto"/>
          </w:tcPr>
          <w:p w14:paraId="30DCDA7F" w14:textId="77777777" w:rsidR="007639FF" w:rsidRDefault="007639FF" w:rsidP="007639FF">
            <w:pPr>
              <w:rPr>
                <w:ins w:id="1027" w:author="David Conklin" w:date="2020-11-10T16:39:00Z"/>
              </w:rPr>
            </w:pPr>
          </w:p>
        </w:tc>
        <w:tc>
          <w:tcPr>
            <w:tcW w:w="0" w:type="auto"/>
          </w:tcPr>
          <w:p w14:paraId="23B6F808" w14:textId="77777777" w:rsidR="007639FF" w:rsidRDefault="007639FF" w:rsidP="007639FF">
            <w:pPr>
              <w:rPr>
                <w:ins w:id="1028" w:author="David Conklin" w:date="2020-11-10T16:39:00Z"/>
              </w:rPr>
            </w:pPr>
          </w:p>
        </w:tc>
        <w:tc>
          <w:tcPr>
            <w:tcW w:w="0" w:type="auto"/>
          </w:tcPr>
          <w:p w14:paraId="3D55FFBB" w14:textId="77777777" w:rsidR="007639FF" w:rsidRDefault="007639FF" w:rsidP="007639FF">
            <w:pPr>
              <w:rPr>
                <w:ins w:id="1029" w:author="David Conklin" w:date="2020-11-10T16:39:00Z"/>
              </w:rPr>
            </w:pPr>
          </w:p>
        </w:tc>
        <w:tc>
          <w:tcPr>
            <w:tcW w:w="0" w:type="auto"/>
          </w:tcPr>
          <w:p w14:paraId="274084F3" w14:textId="5E2CDD30" w:rsidR="007639FF" w:rsidRDefault="007639FF" w:rsidP="007639FF">
            <w:pPr>
              <w:rPr>
                <w:ins w:id="1030" w:author="David Conklin" w:date="2020-11-10T16:39:00Z"/>
              </w:rPr>
            </w:pPr>
            <w:ins w:id="1031" w:author="David Conklin" w:date="2020-11-10T16:41:00Z">
              <w:r>
                <w:t>NSE</w:t>
              </w:r>
            </w:ins>
          </w:p>
        </w:tc>
        <w:tc>
          <w:tcPr>
            <w:tcW w:w="0" w:type="auto"/>
          </w:tcPr>
          <w:p w14:paraId="713913D9" w14:textId="5F9CAFAC" w:rsidR="007639FF" w:rsidRDefault="007639FF" w:rsidP="007639FF">
            <w:pPr>
              <w:rPr>
                <w:ins w:id="1032" w:author="David Conklin" w:date="2020-11-10T16:39:00Z"/>
              </w:rPr>
            </w:pPr>
            <w:ins w:id="1033" w:author="David Conklin" w:date="2020-11-10T16:41:00Z">
              <w:r>
                <w:t>0.77</w:t>
              </w:r>
            </w:ins>
          </w:p>
        </w:tc>
        <w:tc>
          <w:tcPr>
            <w:tcW w:w="0" w:type="auto"/>
          </w:tcPr>
          <w:p w14:paraId="35BB672A" w14:textId="09787F8F" w:rsidR="007639FF" w:rsidRDefault="007639FF" w:rsidP="007639FF">
            <w:pPr>
              <w:rPr>
                <w:ins w:id="1034" w:author="David Conklin" w:date="2020-11-10T16:39:00Z"/>
              </w:rPr>
            </w:pPr>
            <w:ins w:id="1035" w:author="David Conklin" w:date="2020-11-10T16:41:00Z">
              <w:r>
                <w:t>G</w:t>
              </w:r>
            </w:ins>
          </w:p>
        </w:tc>
      </w:tr>
      <w:tr w:rsidR="007639FF" w14:paraId="7E5A4378" w14:textId="77777777" w:rsidTr="0064217D">
        <w:trPr>
          <w:ins w:id="1036" w:author="David Conklin" w:date="2020-11-10T16:39:00Z"/>
        </w:trPr>
        <w:tc>
          <w:tcPr>
            <w:tcW w:w="0" w:type="auto"/>
          </w:tcPr>
          <w:p w14:paraId="7FCE4608" w14:textId="77777777" w:rsidR="007639FF" w:rsidRDefault="007639FF" w:rsidP="007639FF">
            <w:pPr>
              <w:rPr>
                <w:ins w:id="1037" w:author="David Conklin" w:date="2020-11-10T16:39:00Z"/>
              </w:rPr>
            </w:pPr>
          </w:p>
        </w:tc>
        <w:tc>
          <w:tcPr>
            <w:tcW w:w="0" w:type="auto"/>
          </w:tcPr>
          <w:p w14:paraId="27619C2A" w14:textId="77777777" w:rsidR="007639FF" w:rsidRDefault="007639FF" w:rsidP="007639FF">
            <w:pPr>
              <w:rPr>
                <w:ins w:id="1038" w:author="David Conklin" w:date="2020-11-10T16:39:00Z"/>
              </w:rPr>
            </w:pPr>
          </w:p>
        </w:tc>
        <w:tc>
          <w:tcPr>
            <w:tcW w:w="0" w:type="auto"/>
          </w:tcPr>
          <w:p w14:paraId="66B0C974" w14:textId="77777777" w:rsidR="007639FF" w:rsidRDefault="007639FF" w:rsidP="007639FF">
            <w:pPr>
              <w:rPr>
                <w:ins w:id="1039" w:author="David Conklin" w:date="2020-11-10T16:39:00Z"/>
              </w:rPr>
            </w:pPr>
          </w:p>
        </w:tc>
        <w:tc>
          <w:tcPr>
            <w:tcW w:w="0" w:type="auto"/>
          </w:tcPr>
          <w:p w14:paraId="272D4AF2" w14:textId="57A22E1F" w:rsidR="007639FF" w:rsidRDefault="007639FF" w:rsidP="007639FF">
            <w:pPr>
              <w:rPr>
                <w:ins w:id="1040" w:author="David Conklin" w:date="2020-11-10T16:39:00Z"/>
              </w:rPr>
            </w:pPr>
            <w:ins w:id="1041" w:author="David Conklin" w:date="2020-11-10T16:41:00Z">
              <w:r>
                <w:t>RSR</w:t>
              </w:r>
            </w:ins>
          </w:p>
        </w:tc>
        <w:tc>
          <w:tcPr>
            <w:tcW w:w="0" w:type="auto"/>
          </w:tcPr>
          <w:p w14:paraId="0FA0FDA9" w14:textId="6D72936C" w:rsidR="007639FF" w:rsidRDefault="007639FF" w:rsidP="007639FF">
            <w:pPr>
              <w:rPr>
                <w:ins w:id="1042" w:author="David Conklin" w:date="2020-11-10T16:39:00Z"/>
              </w:rPr>
            </w:pPr>
            <w:ins w:id="1043" w:author="David Conklin" w:date="2020-11-10T16:41:00Z">
              <w:r>
                <w:t>0.48</w:t>
              </w:r>
            </w:ins>
          </w:p>
        </w:tc>
        <w:tc>
          <w:tcPr>
            <w:tcW w:w="0" w:type="auto"/>
          </w:tcPr>
          <w:p w14:paraId="2E2FE468" w14:textId="54A9E945" w:rsidR="007639FF" w:rsidRDefault="007639FF" w:rsidP="007639FF">
            <w:pPr>
              <w:rPr>
                <w:ins w:id="1044" w:author="David Conklin" w:date="2020-11-10T16:39:00Z"/>
              </w:rPr>
            </w:pPr>
            <w:ins w:id="1045" w:author="David Conklin" w:date="2020-11-10T16:41:00Z">
              <w:r>
                <w:t>VG</w:t>
              </w:r>
            </w:ins>
          </w:p>
        </w:tc>
      </w:tr>
      <w:tr w:rsidR="007639FF" w14:paraId="3F18F6C7" w14:textId="77777777" w:rsidTr="0064217D">
        <w:trPr>
          <w:ins w:id="1046" w:author="David Conklin" w:date="2020-11-10T16:39:00Z"/>
        </w:trPr>
        <w:tc>
          <w:tcPr>
            <w:tcW w:w="0" w:type="auto"/>
          </w:tcPr>
          <w:p w14:paraId="14986005" w14:textId="77777777" w:rsidR="007639FF" w:rsidRDefault="007639FF" w:rsidP="007639FF">
            <w:pPr>
              <w:rPr>
                <w:ins w:id="1047" w:author="David Conklin" w:date="2020-11-10T16:39:00Z"/>
              </w:rPr>
            </w:pPr>
          </w:p>
        </w:tc>
        <w:tc>
          <w:tcPr>
            <w:tcW w:w="0" w:type="auto"/>
          </w:tcPr>
          <w:p w14:paraId="34A858B0" w14:textId="77777777" w:rsidR="007639FF" w:rsidRDefault="007639FF" w:rsidP="007639FF">
            <w:pPr>
              <w:rPr>
                <w:ins w:id="1048" w:author="David Conklin" w:date="2020-11-10T16:39:00Z"/>
              </w:rPr>
            </w:pPr>
          </w:p>
        </w:tc>
        <w:tc>
          <w:tcPr>
            <w:tcW w:w="0" w:type="auto"/>
          </w:tcPr>
          <w:p w14:paraId="395F2C9B" w14:textId="77777777" w:rsidR="007639FF" w:rsidRDefault="007639FF" w:rsidP="007639FF">
            <w:pPr>
              <w:rPr>
                <w:ins w:id="1049" w:author="David Conklin" w:date="2020-11-10T16:39:00Z"/>
              </w:rPr>
            </w:pPr>
          </w:p>
        </w:tc>
        <w:tc>
          <w:tcPr>
            <w:tcW w:w="0" w:type="auto"/>
          </w:tcPr>
          <w:p w14:paraId="133F19E4" w14:textId="72333730" w:rsidR="007639FF" w:rsidRDefault="007639FF" w:rsidP="007639FF">
            <w:pPr>
              <w:rPr>
                <w:ins w:id="1050" w:author="David Conklin" w:date="2020-11-10T16:39:00Z"/>
              </w:rPr>
            </w:pPr>
            <w:ins w:id="1051" w:author="David Conklin" w:date="2020-11-10T16:41:00Z">
              <w:r>
                <w:t>R2</w:t>
              </w:r>
            </w:ins>
          </w:p>
        </w:tc>
        <w:tc>
          <w:tcPr>
            <w:tcW w:w="0" w:type="auto"/>
          </w:tcPr>
          <w:p w14:paraId="76D102A9" w14:textId="24C17B9C" w:rsidR="007639FF" w:rsidRDefault="007639FF" w:rsidP="007639FF">
            <w:pPr>
              <w:rPr>
                <w:ins w:id="1052" w:author="David Conklin" w:date="2020-11-10T16:39:00Z"/>
              </w:rPr>
            </w:pPr>
            <w:ins w:id="1053" w:author="David Conklin" w:date="2020-11-10T16:41:00Z">
              <w:r>
                <w:t>0.78</w:t>
              </w:r>
            </w:ins>
          </w:p>
        </w:tc>
        <w:tc>
          <w:tcPr>
            <w:tcW w:w="0" w:type="auto"/>
          </w:tcPr>
          <w:p w14:paraId="4B600E7F" w14:textId="729B2C72" w:rsidR="007639FF" w:rsidRDefault="007639FF" w:rsidP="007639FF">
            <w:pPr>
              <w:rPr>
                <w:ins w:id="1054" w:author="David Conklin" w:date="2020-11-10T16:39:00Z"/>
              </w:rPr>
            </w:pPr>
            <w:ins w:id="1055" w:author="David Conklin" w:date="2020-11-10T16:41:00Z">
              <w:r>
                <w:t>G</w:t>
              </w:r>
            </w:ins>
          </w:p>
        </w:tc>
      </w:tr>
      <w:tr w:rsidR="00A41DB9" w14:paraId="6B874066" w14:textId="77777777" w:rsidTr="0064217D">
        <w:trPr>
          <w:ins w:id="1056" w:author="David Conklin" w:date="2020-11-10T16:42:00Z"/>
        </w:trPr>
        <w:tc>
          <w:tcPr>
            <w:tcW w:w="0" w:type="auto"/>
          </w:tcPr>
          <w:p w14:paraId="03523D9F" w14:textId="2AAB7253" w:rsidR="00A41DB9" w:rsidRDefault="00A41DB9" w:rsidP="00A41DB9">
            <w:pPr>
              <w:rPr>
                <w:ins w:id="1057" w:author="David Conklin" w:date="2020-11-10T16:42:00Z"/>
              </w:rPr>
            </w:pPr>
            <w:ins w:id="1058" w:author="David Conklin" w:date="2020-11-10T16:42:00Z">
              <w:r>
                <w:t>14165000</w:t>
              </w:r>
            </w:ins>
          </w:p>
        </w:tc>
        <w:tc>
          <w:tcPr>
            <w:tcW w:w="0" w:type="auto"/>
          </w:tcPr>
          <w:p w14:paraId="0512ABF8" w14:textId="0CCB33C7" w:rsidR="00A41DB9" w:rsidRDefault="00A41DB9" w:rsidP="00A41DB9">
            <w:pPr>
              <w:rPr>
                <w:ins w:id="1059" w:author="David Conklin" w:date="2020-11-10T16:42:00Z"/>
              </w:rPr>
            </w:pPr>
            <w:ins w:id="1060" w:author="David Conklin" w:date="2020-11-10T16:42:00Z">
              <w:r>
                <w:t>2377</w:t>
              </w:r>
            </w:ins>
            <w:ins w:id="1061" w:author="David Conklin" w:date="2020-11-10T16:43:00Z">
              <w:r>
                <w:t>3513</w:t>
              </w:r>
            </w:ins>
          </w:p>
        </w:tc>
        <w:tc>
          <w:tcPr>
            <w:tcW w:w="0" w:type="auto"/>
          </w:tcPr>
          <w:p w14:paraId="385C0D35" w14:textId="2A310665" w:rsidR="00A41DB9" w:rsidRDefault="00A41DB9" w:rsidP="00A41DB9">
            <w:pPr>
              <w:rPr>
                <w:ins w:id="1062" w:author="David Conklin" w:date="2020-11-10T16:42:00Z"/>
              </w:rPr>
            </w:pPr>
            <w:ins w:id="1063" w:author="David Conklin" w:date="2020-11-10T16:43:00Z">
              <w:r>
                <w:t>MOHAWK RIVER NEAR SPRINGFIELD</w:t>
              </w:r>
            </w:ins>
          </w:p>
        </w:tc>
        <w:tc>
          <w:tcPr>
            <w:tcW w:w="0" w:type="auto"/>
          </w:tcPr>
          <w:p w14:paraId="3E7378FF" w14:textId="1660A2C9" w:rsidR="00A41DB9" w:rsidRDefault="00A41DB9" w:rsidP="00A41DB9">
            <w:pPr>
              <w:rPr>
                <w:ins w:id="1064" w:author="David Conklin" w:date="2020-11-10T16:42:00Z"/>
              </w:rPr>
            </w:pPr>
            <w:ins w:id="1065" w:author="David Conklin" w:date="2020-11-10T16:43:00Z">
              <w:r>
                <w:t>%bias</w:t>
              </w:r>
            </w:ins>
          </w:p>
        </w:tc>
        <w:tc>
          <w:tcPr>
            <w:tcW w:w="0" w:type="auto"/>
          </w:tcPr>
          <w:p w14:paraId="6EF59584" w14:textId="6C051EE6" w:rsidR="00A41DB9" w:rsidRDefault="00EB3145" w:rsidP="00A41DB9">
            <w:pPr>
              <w:rPr>
                <w:ins w:id="1066" w:author="David Conklin" w:date="2020-11-10T16:42:00Z"/>
              </w:rPr>
            </w:pPr>
            <w:ins w:id="1067" w:author="David Conklin" w:date="2020-11-10T16:43:00Z">
              <w:r>
                <w:t>-0.4</w:t>
              </w:r>
              <w:r w:rsidR="00A41DB9">
                <w:t>%</w:t>
              </w:r>
            </w:ins>
          </w:p>
        </w:tc>
        <w:tc>
          <w:tcPr>
            <w:tcW w:w="0" w:type="auto"/>
          </w:tcPr>
          <w:p w14:paraId="5E75E2B6" w14:textId="1E41BF91" w:rsidR="00A41DB9" w:rsidRDefault="00A41DB9" w:rsidP="00A41DB9">
            <w:pPr>
              <w:rPr>
                <w:ins w:id="1068" w:author="David Conklin" w:date="2020-11-10T16:42:00Z"/>
              </w:rPr>
            </w:pPr>
            <w:ins w:id="1069" w:author="David Conklin" w:date="2020-11-10T16:43:00Z">
              <w:r>
                <w:t>VG</w:t>
              </w:r>
            </w:ins>
          </w:p>
        </w:tc>
      </w:tr>
      <w:tr w:rsidR="00A41DB9" w14:paraId="0A5CEB9B" w14:textId="77777777" w:rsidTr="0064217D">
        <w:trPr>
          <w:ins w:id="1070" w:author="David Conklin" w:date="2020-11-10T16:42:00Z"/>
        </w:trPr>
        <w:tc>
          <w:tcPr>
            <w:tcW w:w="0" w:type="auto"/>
          </w:tcPr>
          <w:p w14:paraId="31453C79" w14:textId="77777777" w:rsidR="00A41DB9" w:rsidRDefault="00A41DB9" w:rsidP="00A41DB9">
            <w:pPr>
              <w:rPr>
                <w:ins w:id="1071" w:author="David Conklin" w:date="2020-11-10T16:42:00Z"/>
              </w:rPr>
            </w:pPr>
          </w:p>
        </w:tc>
        <w:tc>
          <w:tcPr>
            <w:tcW w:w="0" w:type="auto"/>
          </w:tcPr>
          <w:p w14:paraId="482DC267" w14:textId="77777777" w:rsidR="00A41DB9" w:rsidRDefault="00A41DB9" w:rsidP="00A41DB9">
            <w:pPr>
              <w:rPr>
                <w:ins w:id="1072" w:author="David Conklin" w:date="2020-11-10T16:42:00Z"/>
              </w:rPr>
            </w:pPr>
          </w:p>
        </w:tc>
        <w:tc>
          <w:tcPr>
            <w:tcW w:w="0" w:type="auto"/>
          </w:tcPr>
          <w:p w14:paraId="1E87B818" w14:textId="77777777" w:rsidR="00A41DB9" w:rsidRDefault="00A41DB9" w:rsidP="00A41DB9">
            <w:pPr>
              <w:rPr>
                <w:ins w:id="1073" w:author="David Conklin" w:date="2020-11-10T16:42:00Z"/>
              </w:rPr>
            </w:pPr>
          </w:p>
        </w:tc>
        <w:tc>
          <w:tcPr>
            <w:tcW w:w="0" w:type="auto"/>
          </w:tcPr>
          <w:p w14:paraId="57AE3FEB" w14:textId="5B5EE4C8" w:rsidR="00A41DB9" w:rsidRDefault="00A41DB9" w:rsidP="00A41DB9">
            <w:pPr>
              <w:rPr>
                <w:ins w:id="1074" w:author="David Conklin" w:date="2020-11-10T16:42:00Z"/>
              </w:rPr>
            </w:pPr>
            <w:ins w:id="1075" w:author="David Conklin" w:date="2020-11-10T16:43:00Z">
              <w:r>
                <w:t>NSE</w:t>
              </w:r>
            </w:ins>
          </w:p>
        </w:tc>
        <w:tc>
          <w:tcPr>
            <w:tcW w:w="0" w:type="auto"/>
          </w:tcPr>
          <w:p w14:paraId="52D6F3FC" w14:textId="190C5079" w:rsidR="00A41DB9" w:rsidRDefault="00A41DB9" w:rsidP="00A41DB9">
            <w:pPr>
              <w:rPr>
                <w:ins w:id="1076" w:author="David Conklin" w:date="2020-11-10T16:42:00Z"/>
              </w:rPr>
            </w:pPr>
            <w:ins w:id="1077" w:author="David Conklin" w:date="2020-11-10T16:43:00Z">
              <w:r>
                <w:t>0.7</w:t>
              </w:r>
            </w:ins>
            <w:ins w:id="1078" w:author="David Conklin" w:date="2020-11-10T16:44:00Z">
              <w:r w:rsidR="00EB3145">
                <w:t>2</w:t>
              </w:r>
            </w:ins>
          </w:p>
        </w:tc>
        <w:tc>
          <w:tcPr>
            <w:tcW w:w="0" w:type="auto"/>
          </w:tcPr>
          <w:p w14:paraId="1B5AEDAE" w14:textId="3ED9EED9" w:rsidR="00A41DB9" w:rsidRDefault="00A41DB9" w:rsidP="00A41DB9">
            <w:pPr>
              <w:rPr>
                <w:ins w:id="1079" w:author="David Conklin" w:date="2020-11-10T16:42:00Z"/>
              </w:rPr>
            </w:pPr>
            <w:ins w:id="1080" w:author="David Conklin" w:date="2020-11-10T16:43:00Z">
              <w:r>
                <w:t>G</w:t>
              </w:r>
            </w:ins>
          </w:p>
        </w:tc>
      </w:tr>
      <w:tr w:rsidR="00A41DB9" w14:paraId="3D18757F" w14:textId="77777777" w:rsidTr="0064217D">
        <w:trPr>
          <w:ins w:id="1081" w:author="David Conklin" w:date="2020-11-10T16:42:00Z"/>
        </w:trPr>
        <w:tc>
          <w:tcPr>
            <w:tcW w:w="0" w:type="auto"/>
          </w:tcPr>
          <w:p w14:paraId="0EB4C3BC" w14:textId="77777777" w:rsidR="00A41DB9" w:rsidRDefault="00A41DB9" w:rsidP="00A41DB9">
            <w:pPr>
              <w:rPr>
                <w:ins w:id="1082" w:author="David Conklin" w:date="2020-11-10T16:42:00Z"/>
              </w:rPr>
            </w:pPr>
          </w:p>
        </w:tc>
        <w:tc>
          <w:tcPr>
            <w:tcW w:w="0" w:type="auto"/>
          </w:tcPr>
          <w:p w14:paraId="47C5AB4F" w14:textId="77777777" w:rsidR="00A41DB9" w:rsidRDefault="00A41DB9" w:rsidP="00A41DB9">
            <w:pPr>
              <w:rPr>
                <w:ins w:id="1083" w:author="David Conklin" w:date="2020-11-10T16:42:00Z"/>
              </w:rPr>
            </w:pPr>
          </w:p>
        </w:tc>
        <w:tc>
          <w:tcPr>
            <w:tcW w:w="0" w:type="auto"/>
          </w:tcPr>
          <w:p w14:paraId="0549CF64" w14:textId="77777777" w:rsidR="00A41DB9" w:rsidRDefault="00A41DB9" w:rsidP="00A41DB9">
            <w:pPr>
              <w:rPr>
                <w:ins w:id="1084" w:author="David Conklin" w:date="2020-11-10T16:42:00Z"/>
              </w:rPr>
            </w:pPr>
          </w:p>
        </w:tc>
        <w:tc>
          <w:tcPr>
            <w:tcW w:w="0" w:type="auto"/>
          </w:tcPr>
          <w:p w14:paraId="7BA5F30F" w14:textId="49ACDE7D" w:rsidR="00A41DB9" w:rsidRDefault="00A41DB9" w:rsidP="00A41DB9">
            <w:pPr>
              <w:rPr>
                <w:ins w:id="1085" w:author="David Conklin" w:date="2020-11-10T16:42:00Z"/>
              </w:rPr>
            </w:pPr>
            <w:ins w:id="1086" w:author="David Conklin" w:date="2020-11-10T16:43:00Z">
              <w:r>
                <w:t>RSR</w:t>
              </w:r>
            </w:ins>
          </w:p>
        </w:tc>
        <w:tc>
          <w:tcPr>
            <w:tcW w:w="0" w:type="auto"/>
          </w:tcPr>
          <w:p w14:paraId="286A8E72" w14:textId="33F4F410" w:rsidR="00A41DB9" w:rsidRDefault="00A41DB9" w:rsidP="00A41DB9">
            <w:pPr>
              <w:rPr>
                <w:ins w:id="1087" w:author="David Conklin" w:date="2020-11-10T16:42:00Z"/>
              </w:rPr>
            </w:pPr>
            <w:ins w:id="1088" w:author="David Conklin" w:date="2020-11-10T16:43:00Z">
              <w:r>
                <w:t>0.</w:t>
              </w:r>
            </w:ins>
            <w:ins w:id="1089" w:author="David Conklin" w:date="2020-11-10T16:44:00Z">
              <w:r w:rsidR="00EB3145">
                <w:t>53</w:t>
              </w:r>
            </w:ins>
          </w:p>
        </w:tc>
        <w:tc>
          <w:tcPr>
            <w:tcW w:w="0" w:type="auto"/>
          </w:tcPr>
          <w:p w14:paraId="1AE778F8" w14:textId="5743E9A5" w:rsidR="00A41DB9" w:rsidRDefault="00A41DB9" w:rsidP="00A41DB9">
            <w:pPr>
              <w:rPr>
                <w:ins w:id="1090" w:author="David Conklin" w:date="2020-11-10T16:42:00Z"/>
              </w:rPr>
            </w:pPr>
            <w:ins w:id="1091" w:author="David Conklin" w:date="2020-11-10T16:43:00Z">
              <w:r>
                <w:t>G</w:t>
              </w:r>
            </w:ins>
          </w:p>
        </w:tc>
      </w:tr>
      <w:tr w:rsidR="00A41DB9" w14:paraId="5EF3CEF7" w14:textId="77777777" w:rsidTr="0064217D">
        <w:trPr>
          <w:ins w:id="1092" w:author="David Conklin" w:date="2020-11-10T16:42:00Z"/>
        </w:trPr>
        <w:tc>
          <w:tcPr>
            <w:tcW w:w="0" w:type="auto"/>
          </w:tcPr>
          <w:p w14:paraId="42C31135" w14:textId="77777777" w:rsidR="00A41DB9" w:rsidRDefault="00A41DB9" w:rsidP="00A41DB9">
            <w:pPr>
              <w:rPr>
                <w:ins w:id="1093" w:author="David Conklin" w:date="2020-11-10T16:42:00Z"/>
              </w:rPr>
            </w:pPr>
          </w:p>
        </w:tc>
        <w:tc>
          <w:tcPr>
            <w:tcW w:w="0" w:type="auto"/>
          </w:tcPr>
          <w:p w14:paraId="5077F518" w14:textId="77777777" w:rsidR="00A41DB9" w:rsidRDefault="00A41DB9" w:rsidP="00A41DB9">
            <w:pPr>
              <w:rPr>
                <w:ins w:id="1094" w:author="David Conklin" w:date="2020-11-10T16:42:00Z"/>
              </w:rPr>
            </w:pPr>
          </w:p>
        </w:tc>
        <w:tc>
          <w:tcPr>
            <w:tcW w:w="0" w:type="auto"/>
          </w:tcPr>
          <w:p w14:paraId="25028791" w14:textId="77777777" w:rsidR="00A41DB9" w:rsidRDefault="00A41DB9" w:rsidP="00A41DB9">
            <w:pPr>
              <w:rPr>
                <w:ins w:id="1095" w:author="David Conklin" w:date="2020-11-10T16:42:00Z"/>
              </w:rPr>
            </w:pPr>
          </w:p>
        </w:tc>
        <w:tc>
          <w:tcPr>
            <w:tcW w:w="0" w:type="auto"/>
          </w:tcPr>
          <w:p w14:paraId="6D178417" w14:textId="5684CD85" w:rsidR="00A41DB9" w:rsidRDefault="00A41DB9" w:rsidP="00A41DB9">
            <w:pPr>
              <w:rPr>
                <w:ins w:id="1096" w:author="David Conklin" w:date="2020-11-10T16:42:00Z"/>
              </w:rPr>
            </w:pPr>
            <w:ins w:id="1097" w:author="David Conklin" w:date="2020-11-10T16:43:00Z">
              <w:r>
                <w:t>R2</w:t>
              </w:r>
            </w:ins>
          </w:p>
        </w:tc>
        <w:tc>
          <w:tcPr>
            <w:tcW w:w="0" w:type="auto"/>
          </w:tcPr>
          <w:p w14:paraId="3A334BF5" w14:textId="31FCA88F" w:rsidR="00A41DB9" w:rsidRDefault="00A41DB9" w:rsidP="00A41DB9">
            <w:pPr>
              <w:rPr>
                <w:ins w:id="1098" w:author="David Conklin" w:date="2020-11-10T16:42:00Z"/>
              </w:rPr>
            </w:pPr>
            <w:ins w:id="1099" w:author="David Conklin" w:date="2020-11-10T16:43:00Z">
              <w:r>
                <w:t>0.</w:t>
              </w:r>
            </w:ins>
            <w:ins w:id="1100" w:author="David Conklin" w:date="2020-11-10T16:44:00Z">
              <w:r w:rsidR="00EB3145">
                <w:t>81</w:t>
              </w:r>
            </w:ins>
          </w:p>
        </w:tc>
        <w:tc>
          <w:tcPr>
            <w:tcW w:w="0" w:type="auto"/>
          </w:tcPr>
          <w:p w14:paraId="5CF5DB88" w14:textId="43C764FC" w:rsidR="00A41DB9" w:rsidRDefault="00A41DB9" w:rsidP="00A41DB9">
            <w:pPr>
              <w:rPr>
                <w:ins w:id="1101" w:author="David Conklin" w:date="2020-11-10T16:42:00Z"/>
              </w:rPr>
            </w:pPr>
            <w:ins w:id="1102" w:author="David Conklin" w:date="2020-11-10T16:43:00Z">
              <w:r>
                <w:t>G</w:t>
              </w:r>
            </w:ins>
          </w:p>
        </w:tc>
      </w:tr>
    </w:tbl>
    <w:p w14:paraId="7F7A6FB9" w14:textId="171D19F9" w:rsidR="007E57E4" w:rsidRDefault="007E57E4" w:rsidP="007E57E4">
      <w:pPr>
        <w:rPr>
          <w:ins w:id="1103" w:author="David Conklin" w:date="2020-11-09T15:29:00Z"/>
        </w:rPr>
      </w:pPr>
    </w:p>
    <w:p w14:paraId="527A3268" w14:textId="18166E34" w:rsidR="007E57E4" w:rsidRDefault="00F81EFD" w:rsidP="007E57E4">
      <w:pPr>
        <w:rPr>
          <w:ins w:id="1104" w:author="David Conklin" w:date="2020-11-10T16:47:00Z"/>
        </w:rPr>
      </w:pPr>
      <w:ins w:id="1105" w:author="David Conklin" w:date="2020-11-10T16:46:00Z">
        <w:r>
          <w:t>Flow locations with unsatisfactory simulation skill grades</w:t>
        </w:r>
      </w:ins>
    </w:p>
    <w:tbl>
      <w:tblPr>
        <w:tblStyle w:val="TableGrid"/>
        <w:tblW w:w="0" w:type="auto"/>
        <w:tblLook w:val="04A0" w:firstRow="1" w:lastRow="0" w:firstColumn="1" w:lastColumn="0" w:noHBand="0" w:noVBand="1"/>
        <w:tblPrChange w:id="1106" w:author="David Conklin" w:date="2020-11-10T16:48:00Z">
          <w:tblPr>
            <w:tblStyle w:val="TableGrid"/>
            <w:tblW w:w="0" w:type="auto"/>
            <w:tblLook w:val="04A0" w:firstRow="1" w:lastRow="0" w:firstColumn="1" w:lastColumn="0" w:noHBand="0" w:noVBand="1"/>
          </w:tblPr>
        </w:tblPrChange>
      </w:tblPr>
      <w:tblGrid>
        <w:gridCol w:w="1870"/>
        <w:gridCol w:w="1870"/>
        <w:gridCol w:w="4355"/>
        <w:tblGridChange w:id="1107">
          <w:tblGrid>
            <w:gridCol w:w="1870"/>
            <w:gridCol w:w="1870"/>
            <w:gridCol w:w="1870"/>
            <w:gridCol w:w="2485"/>
          </w:tblGrid>
        </w:tblGridChange>
      </w:tblGrid>
      <w:tr w:rsidR="00F81EFD" w14:paraId="2C2A2062" w14:textId="77777777" w:rsidTr="00F81EFD">
        <w:trPr>
          <w:ins w:id="1108" w:author="David Conklin" w:date="2020-11-10T16:47:00Z"/>
          <w:trPrChange w:id="1109" w:author="David Conklin" w:date="2020-11-10T16:48:00Z">
            <w:trPr>
              <w:gridAfter w:val="0"/>
            </w:trPr>
          </w:trPrChange>
        </w:trPr>
        <w:tc>
          <w:tcPr>
            <w:tcW w:w="1870" w:type="dxa"/>
            <w:tcPrChange w:id="1110" w:author="David Conklin" w:date="2020-11-10T16:48:00Z">
              <w:tcPr>
                <w:tcW w:w="1870" w:type="dxa"/>
              </w:tcPr>
            </w:tcPrChange>
          </w:tcPr>
          <w:p w14:paraId="2E7B75D8" w14:textId="247FA604" w:rsidR="00F81EFD" w:rsidRDefault="00F81EFD" w:rsidP="007E57E4">
            <w:pPr>
              <w:rPr>
                <w:ins w:id="1111" w:author="David Conklin" w:date="2020-11-10T16:47:00Z"/>
              </w:rPr>
            </w:pPr>
            <w:ins w:id="1112" w:author="David Conklin" w:date="2020-11-10T16:47:00Z">
              <w:r>
                <w:t>gage</w:t>
              </w:r>
            </w:ins>
          </w:p>
        </w:tc>
        <w:tc>
          <w:tcPr>
            <w:tcW w:w="1870" w:type="dxa"/>
            <w:tcPrChange w:id="1113" w:author="David Conklin" w:date="2020-11-10T16:48:00Z">
              <w:tcPr>
                <w:tcW w:w="1870" w:type="dxa"/>
              </w:tcPr>
            </w:tcPrChange>
          </w:tcPr>
          <w:p w14:paraId="5164BD34" w14:textId="4A61346D" w:rsidR="00F81EFD" w:rsidRDefault="00F81EFD" w:rsidP="007E57E4">
            <w:pPr>
              <w:rPr>
                <w:ins w:id="1114" w:author="David Conklin" w:date="2020-11-10T16:47:00Z"/>
              </w:rPr>
            </w:pPr>
            <w:ins w:id="1115" w:author="David Conklin" w:date="2020-11-10T16:47:00Z">
              <w:r>
                <w:t>COMID</w:t>
              </w:r>
            </w:ins>
          </w:p>
        </w:tc>
        <w:tc>
          <w:tcPr>
            <w:tcW w:w="4355" w:type="dxa"/>
            <w:tcPrChange w:id="1116" w:author="David Conklin" w:date="2020-11-10T16:48:00Z">
              <w:tcPr>
                <w:tcW w:w="1870" w:type="dxa"/>
              </w:tcPr>
            </w:tcPrChange>
          </w:tcPr>
          <w:p w14:paraId="20BB56A6" w14:textId="322E41E6" w:rsidR="00F81EFD" w:rsidRDefault="00F81EFD" w:rsidP="007E57E4">
            <w:pPr>
              <w:rPr>
                <w:ins w:id="1117" w:author="David Conklin" w:date="2020-11-10T16:47:00Z"/>
              </w:rPr>
            </w:pPr>
            <w:ins w:id="1118" w:author="David Conklin" w:date="2020-11-10T16:47:00Z">
              <w:r>
                <w:t>location</w:t>
              </w:r>
            </w:ins>
          </w:p>
        </w:tc>
      </w:tr>
      <w:tr w:rsidR="00F81EFD" w14:paraId="512F5D8F" w14:textId="77777777" w:rsidTr="00F81EFD">
        <w:trPr>
          <w:ins w:id="1119" w:author="David Conklin" w:date="2020-11-10T16:47:00Z"/>
          <w:trPrChange w:id="1120" w:author="David Conklin" w:date="2020-11-10T16:48:00Z">
            <w:trPr>
              <w:gridAfter w:val="0"/>
            </w:trPr>
          </w:trPrChange>
        </w:trPr>
        <w:tc>
          <w:tcPr>
            <w:tcW w:w="1870" w:type="dxa"/>
            <w:tcPrChange w:id="1121" w:author="David Conklin" w:date="2020-11-10T16:48:00Z">
              <w:tcPr>
                <w:tcW w:w="1870" w:type="dxa"/>
              </w:tcPr>
            </w:tcPrChange>
          </w:tcPr>
          <w:p w14:paraId="67291E46" w14:textId="041F9A2A" w:rsidR="00F81EFD" w:rsidRDefault="00F81EFD" w:rsidP="007E57E4">
            <w:pPr>
              <w:rPr>
                <w:ins w:id="1122" w:author="David Conklin" w:date="2020-11-10T16:47:00Z"/>
              </w:rPr>
            </w:pPr>
            <w:ins w:id="1123" w:author="David Conklin" w:date="2020-11-10T16:48:00Z">
              <w:r>
                <w:t>14158500</w:t>
              </w:r>
            </w:ins>
          </w:p>
        </w:tc>
        <w:tc>
          <w:tcPr>
            <w:tcW w:w="1870" w:type="dxa"/>
            <w:tcPrChange w:id="1124" w:author="David Conklin" w:date="2020-11-10T16:48:00Z">
              <w:tcPr>
                <w:tcW w:w="1870" w:type="dxa"/>
              </w:tcPr>
            </w:tcPrChange>
          </w:tcPr>
          <w:p w14:paraId="2F7B58FE" w14:textId="335DC35D" w:rsidR="00F81EFD" w:rsidRDefault="00F81EFD" w:rsidP="007E57E4">
            <w:pPr>
              <w:rPr>
                <w:ins w:id="1125" w:author="David Conklin" w:date="2020-11-10T16:47:00Z"/>
              </w:rPr>
            </w:pPr>
            <w:ins w:id="1126" w:author="David Conklin" w:date="2020-11-10T16:48:00Z">
              <w:r>
                <w:t>23773373</w:t>
              </w:r>
            </w:ins>
          </w:p>
        </w:tc>
        <w:tc>
          <w:tcPr>
            <w:tcW w:w="4355" w:type="dxa"/>
            <w:tcPrChange w:id="1127" w:author="David Conklin" w:date="2020-11-10T16:48:00Z">
              <w:tcPr>
                <w:tcW w:w="1870" w:type="dxa"/>
              </w:tcPr>
            </w:tcPrChange>
          </w:tcPr>
          <w:p w14:paraId="2A11E1E4" w14:textId="48CEFE3D" w:rsidR="00F81EFD" w:rsidRDefault="00F81EFD" w:rsidP="007E57E4">
            <w:pPr>
              <w:rPr>
                <w:ins w:id="1128" w:author="David Conklin" w:date="2020-11-10T16:47:00Z"/>
              </w:rPr>
            </w:pPr>
            <w:ins w:id="1129" w:author="David Conklin" w:date="2020-11-10T16:48:00Z">
              <w:r>
                <w:t>MCKENZIE RIVER AT OUTLET OF CLEAR LAKE</w:t>
              </w:r>
            </w:ins>
          </w:p>
        </w:tc>
      </w:tr>
      <w:tr w:rsidR="00F81EFD" w14:paraId="182B2ABD" w14:textId="77777777" w:rsidTr="00F81EFD">
        <w:trPr>
          <w:ins w:id="1130" w:author="David Conklin" w:date="2020-11-10T16:49:00Z"/>
        </w:trPr>
        <w:tc>
          <w:tcPr>
            <w:tcW w:w="1870" w:type="dxa"/>
          </w:tcPr>
          <w:p w14:paraId="62037F8C" w14:textId="1FF420F8" w:rsidR="00F81EFD" w:rsidRDefault="00F81EFD" w:rsidP="007E57E4">
            <w:pPr>
              <w:rPr>
                <w:ins w:id="1131" w:author="David Conklin" w:date="2020-11-10T16:49:00Z"/>
              </w:rPr>
            </w:pPr>
            <w:ins w:id="1132" w:author="David Conklin" w:date="2020-11-10T16:49:00Z">
              <w:r>
                <w:t>14158850</w:t>
              </w:r>
            </w:ins>
          </w:p>
        </w:tc>
        <w:tc>
          <w:tcPr>
            <w:tcW w:w="1870" w:type="dxa"/>
          </w:tcPr>
          <w:p w14:paraId="3B410064" w14:textId="31A5D3B4" w:rsidR="00F81EFD" w:rsidRDefault="00F81EFD" w:rsidP="007E57E4">
            <w:pPr>
              <w:rPr>
                <w:ins w:id="1133" w:author="David Conklin" w:date="2020-11-10T16:49:00Z"/>
              </w:rPr>
            </w:pPr>
            <w:ins w:id="1134" w:author="David Conklin" w:date="2020-11-10T16:49:00Z">
              <w:r>
                <w:t>23773359</w:t>
              </w:r>
            </w:ins>
          </w:p>
        </w:tc>
        <w:tc>
          <w:tcPr>
            <w:tcW w:w="4355" w:type="dxa"/>
          </w:tcPr>
          <w:p w14:paraId="47B8D0B2" w14:textId="7B002F98" w:rsidR="00F81EFD" w:rsidRDefault="00F81EFD" w:rsidP="007E57E4">
            <w:pPr>
              <w:rPr>
                <w:ins w:id="1135" w:author="David Conklin" w:date="2020-11-10T16:49:00Z"/>
              </w:rPr>
            </w:pPr>
            <w:ins w:id="1136" w:author="David Conklin" w:date="2020-11-10T16:49:00Z">
              <w:r>
                <w:t>BLW TRAIL BR</w:t>
              </w:r>
            </w:ins>
            <w:ins w:id="1137" w:author="David Conklin" w:date="2020-11-10T16:50:00Z">
              <w:r>
                <w:t xml:space="preserve"> DAM NR BELKNAP SPRINGS</w:t>
              </w:r>
            </w:ins>
          </w:p>
        </w:tc>
      </w:tr>
      <w:tr w:rsidR="00F81EFD" w14:paraId="1531D33A" w14:textId="77777777" w:rsidTr="00F81EFD">
        <w:trPr>
          <w:ins w:id="1138" w:author="David Conklin" w:date="2020-11-10T16:49:00Z"/>
        </w:trPr>
        <w:tc>
          <w:tcPr>
            <w:tcW w:w="1870" w:type="dxa"/>
          </w:tcPr>
          <w:p w14:paraId="339697EC" w14:textId="76BC4F87" w:rsidR="00F81EFD" w:rsidRDefault="00F81EFD" w:rsidP="007E57E4">
            <w:pPr>
              <w:rPr>
                <w:ins w:id="1139" w:author="David Conklin" w:date="2020-11-10T16:49:00Z"/>
              </w:rPr>
            </w:pPr>
            <w:ins w:id="1140" w:author="David Conklin" w:date="2020-11-10T16:50:00Z">
              <w:r>
                <w:t>14159500</w:t>
              </w:r>
            </w:ins>
          </w:p>
        </w:tc>
        <w:tc>
          <w:tcPr>
            <w:tcW w:w="1870" w:type="dxa"/>
          </w:tcPr>
          <w:p w14:paraId="334F0649" w14:textId="55471FC1" w:rsidR="00F81EFD" w:rsidRDefault="00F81EFD" w:rsidP="007E57E4">
            <w:pPr>
              <w:rPr>
                <w:ins w:id="1141" w:author="David Conklin" w:date="2020-11-10T16:49:00Z"/>
              </w:rPr>
            </w:pPr>
            <w:ins w:id="1142" w:author="David Conklin" w:date="2020-11-10T16:50:00Z">
              <w:r>
                <w:t>23773009</w:t>
              </w:r>
            </w:ins>
          </w:p>
        </w:tc>
        <w:tc>
          <w:tcPr>
            <w:tcW w:w="4355" w:type="dxa"/>
          </w:tcPr>
          <w:p w14:paraId="79B0F848" w14:textId="4B70637C" w:rsidR="00F81EFD" w:rsidRDefault="00F81EFD" w:rsidP="007E57E4">
            <w:pPr>
              <w:rPr>
                <w:ins w:id="1143" w:author="David Conklin" w:date="2020-11-10T16:49:00Z"/>
              </w:rPr>
            </w:pPr>
            <w:ins w:id="1144" w:author="David Conklin" w:date="2020-11-10T16:50:00Z">
              <w:r>
                <w:t xml:space="preserve">SOUTH FORK </w:t>
              </w:r>
            </w:ins>
            <w:ins w:id="1145" w:author="David Conklin" w:date="2020-11-10T16:51:00Z">
              <w:r>
                <w:t>MCKENZIE NEAR RAINBO</w:t>
              </w:r>
            </w:ins>
            <w:ins w:id="1146" w:author="David Conklin" w:date="2020-11-11T04:47:00Z">
              <w:r w:rsidR="00535731">
                <w:t>W</w:t>
              </w:r>
            </w:ins>
          </w:p>
        </w:tc>
      </w:tr>
      <w:tr w:rsidR="00F81EFD" w14:paraId="4B0FAC6C" w14:textId="77777777" w:rsidTr="00F81EFD">
        <w:trPr>
          <w:ins w:id="1147" w:author="David Conklin" w:date="2020-11-10T16:49:00Z"/>
        </w:trPr>
        <w:tc>
          <w:tcPr>
            <w:tcW w:w="1870" w:type="dxa"/>
          </w:tcPr>
          <w:p w14:paraId="7CF8453F" w14:textId="347B2425" w:rsidR="00F81EFD" w:rsidRDefault="00F81EFD" w:rsidP="007E57E4">
            <w:pPr>
              <w:rPr>
                <w:ins w:id="1148" w:author="David Conklin" w:date="2020-11-10T16:49:00Z"/>
              </w:rPr>
            </w:pPr>
            <w:ins w:id="1149" w:author="David Conklin" w:date="2020-11-10T16:51:00Z">
              <w:r>
                <w:t>14163150</w:t>
              </w:r>
            </w:ins>
          </w:p>
        </w:tc>
        <w:tc>
          <w:tcPr>
            <w:tcW w:w="1870" w:type="dxa"/>
          </w:tcPr>
          <w:p w14:paraId="5B8576B3" w14:textId="26CE5F42" w:rsidR="00F81EFD" w:rsidRDefault="00F81EFD" w:rsidP="007E57E4">
            <w:pPr>
              <w:rPr>
                <w:ins w:id="1150" w:author="David Conklin" w:date="2020-11-10T16:49:00Z"/>
              </w:rPr>
            </w:pPr>
            <w:ins w:id="1151" w:author="David Conklin" w:date="2020-11-10T16:51:00Z">
              <w:r>
                <w:t>23772857</w:t>
              </w:r>
            </w:ins>
          </w:p>
        </w:tc>
        <w:tc>
          <w:tcPr>
            <w:tcW w:w="4355" w:type="dxa"/>
          </w:tcPr>
          <w:p w14:paraId="2A2791C3" w14:textId="13A58E6B" w:rsidR="00F81EFD" w:rsidRDefault="00F81EFD" w:rsidP="007E57E4">
            <w:pPr>
              <w:rPr>
                <w:ins w:id="1152" w:author="David Conklin" w:date="2020-11-10T16:49:00Z"/>
              </w:rPr>
            </w:pPr>
            <w:ins w:id="1153" w:author="David Conklin" w:date="2020-11-10T16:51:00Z">
              <w:r>
                <w:t>BLW LEABURG DAM</w:t>
              </w:r>
            </w:ins>
          </w:p>
        </w:tc>
      </w:tr>
      <w:tr w:rsidR="00F81EFD" w14:paraId="099C84B9" w14:textId="77777777" w:rsidTr="00F81EFD">
        <w:trPr>
          <w:ins w:id="1154" w:author="David Conklin" w:date="2020-11-10T16:49:00Z"/>
        </w:trPr>
        <w:tc>
          <w:tcPr>
            <w:tcW w:w="1870" w:type="dxa"/>
          </w:tcPr>
          <w:p w14:paraId="63CFB327" w14:textId="7DA4E215" w:rsidR="00F81EFD" w:rsidRDefault="00F81EFD" w:rsidP="007E57E4">
            <w:pPr>
              <w:rPr>
                <w:ins w:id="1155" w:author="David Conklin" w:date="2020-11-10T16:49:00Z"/>
              </w:rPr>
            </w:pPr>
            <w:ins w:id="1156" w:author="David Conklin" w:date="2020-11-10T16:51:00Z">
              <w:r>
                <w:t>14163900</w:t>
              </w:r>
            </w:ins>
          </w:p>
        </w:tc>
        <w:tc>
          <w:tcPr>
            <w:tcW w:w="1870" w:type="dxa"/>
          </w:tcPr>
          <w:p w14:paraId="3218CE10" w14:textId="13F65AE1" w:rsidR="00F81EFD" w:rsidRDefault="00F81EFD" w:rsidP="007E57E4">
            <w:pPr>
              <w:rPr>
                <w:ins w:id="1157" w:author="David Conklin" w:date="2020-11-10T16:49:00Z"/>
              </w:rPr>
            </w:pPr>
            <w:ins w:id="1158" w:author="David Conklin" w:date="2020-11-10T16:52:00Z">
              <w:r>
                <w:t>23772801</w:t>
              </w:r>
            </w:ins>
          </w:p>
        </w:tc>
        <w:tc>
          <w:tcPr>
            <w:tcW w:w="4355" w:type="dxa"/>
          </w:tcPr>
          <w:p w14:paraId="7CA60F0E" w14:textId="10132536" w:rsidR="00F81EFD" w:rsidRDefault="00F81EFD" w:rsidP="007E57E4">
            <w:pPr>
              <w:rPr>
                <w:ins w:id="1159" w:author="David Conklin" w:date="2020-11-10T16:49:00Z"/>
              </w:rPr>
            </w:pPr>
            <w:ins w:id="1160" w:author="David Conklin" w:date="2020-11-10T16:52:00Z">
              <w:r>
                <w:t>NEAR WALTERVILLE</w:t>
              </w:r>
            </w:ins>
          </w:p>
        </w:tc>
      </w:tr>
      <w:tr w:rsidR="00F81EFD" w14:paraId="18AEF31A" w14:textId="77777777" w:rsidTr="00F81EFD">
        <w:trPr>
          <w:ins w:id="1161" w:author="David Conklin" w:date="2020-11-10T16:49:00Z"/>
        </w:trPr>
        <w:tc>
          <w:tcPr>
            <w:tcW w:w="1870" w:type="dxa"/>
          </w:tcPr>
          <w:p w14:paraId="30BBA12F" w14:textId="4BDC9987" w:rsidR="00F81EFD" w:rsidRDefault="00F81EFD" w:rsidP="007E57E4">
            <w:pPr>
              <w:rPr>
                <w:ins w:id="1162" w:author="David Conklin" w:date="2020-11-10T16:49:00Z"/>
              </w:rPr>
            </w:pPr>
            <w:ins w:id="1163" w:author="David Conklin" w:date="2020-11-10T16:52:00Z">
              <w:r>
                <w:t>14164700</w:t>
              </w:r>
            </w:ins>
          </w:p>
        </w:tc>
        <w:tc>
          <w:tcPr>
            <w:tcW w:w="1870" w:type="dxa"/>
          </w:tcPr>
          <w:p w14:paraId="29235F84" w14:textId="648BBB22" w:rsidR="00F81EFD" w:rsidRDefault="00F81EFD" w:rsidP="007E57E4">
            <w:pPr>
              <w:rPr>
                <w:ins w:id="1164" w:author="David Conklin" w:date="2020-11-10T16:49:00Z"/>
              </w:rPr>
            </w:pPr>
            <w:ins w:id="1165" w:author="David Conklin" w:date="2020-11-10T16:52:00Z">
              <w:r>
                <w:t>23774369</w:t>
              </w:r>
            </w:ins>
          </w:p>
        </w:tc>
        <w:tc>
          <w:tcPr>
            <w:tcW w:w="4355" w:type="dxa"/>
          </w:tcPr>
          <w:p w14:paraId="4D1423D1" w14:textId="2DF0375D" w:rsidR="00F81EFD" w:rsidRDefault="00F81EFD" w:rsidP="007E57E4">
            <w:pPr>
              <w:rPr>
                <w:ins w:id="1166" w:author="David Conklin" w:date="2020-11-10T16:49:00Z"/>
              </w:rPr>
            </w:pPr>
            <w:ins w:id="1167" w:author="David Conklin" w:date="2020-11-10T16:52:00Z">
              <w:r>
                <w:t>CEDAR CREEK AT SPRINGFIELD</w:t>
              </w:r>
            </w:ins>
          </w:p>
        </w:tc>
      </w:tr>
    </w:tbl>
    <w:p w14:paraId="2F8E7FAF" w14:textId="0CD92B0F" w:rsidR="00F81EFD" w:rsidRDefault="00F81EFD" w:rsidP="007E57E4">
      <w:pPr>
        <w:rPr>
          <w:ins w:id="1168" w:author="David Conklin" w:date="2020-11-10T16:59:00Z"/>
        </w:rPr>
      </w:pPr>
    </w:p>
    <w:p w14:paraId="6100330C" w14:textId="77777777" w:rsidR="006200EB" w:rsidRDefault="006200EB">
      <w:pPr>
        <w:rPr>
          <w:ins w:id="1169" w:author="David Conklin" w:date="2020-11-11T04:42:00Z"/>
        </w:rPr>
      </w:pPr>
      <w:ins w:id="1170" w:author="David Conklin" w:date="2020-11-11T04:42:00Z">
        <w:r>
          <w:br w:type="page"/>
        </w:r>
      </w:ins>
    </w:p>
    <w:p w14:paraId="025588A3" w14:textId="0A0AF25B" w:rsidR="00E70EE0" w:rsidRDefault="00E70EE0" w:rsidP="007E57E4">
      <w:pPr>
        <w:rPr>
          <w:ins w:id="1171" w:author="David Conklin" w:date="2020-11-10T16:46:00Z"/>
        </w:rPr>
      </w:pPr>
      <w:ins w:id="1172" w:author="David Conklin" w:date="2020-11-10T16:59:00Z">
        <w:r>
          <w:lastRenderedPageBreak/>
          <w:t>Temperature sensor locations with satisfactory or better simulation skill grades</w:t>
        </w:r>
      </w:ins>
      <w:ins w:id="1173" w:author="David Conklin" w:date="2020-11-10T17:00:00Z">
        <w:r>
          <w:t>, as of ver. 98</w:t>
        </w:r>
      </w:ins>
    </w:p>
    <w:tbl>
      <w:tblPr>
        <w:tblStyle w:val="TableGrid"/>
        <w:tblW w:w="0" w:type="auto"/>
        <w:tblLook w:val="04A0" w:firstRow="1" w:lastRow="0" w:firstColumn="1" w:lastColumn="0" w:noHBand="0" w:noVBand="1"/>
      </w:tblPr>
      <w:tblGrid>
        <w:gridCol w:w="1109"/>
        <w:gridCol w:w="1109"/>
        <w:gridCol w:w="3244"/>
        <w:gridCol w:w="909"/>
        <w:gridCol w:w="764"/>
        <w:gridCol w:w="727"/>
      </w:tblGrid>
      <w:tr w:rsidR="00E70EE0" w14:paraId="553C1842" w14:textId="375FD7FF" w:rsidTr="0064217D">
        <w:trPr>
          <w:ins w:id="1174" w:author="David Conklin" w:date="2020-11-10T16:53:00Z"/>
        </w:trPr>
        <w:tc>
          <w:tcPr>
            <w:tcW w:w="0" w:type="auto"/>
          </w:tcPr>
          <w:p w14:paraId="5739CB03" w14:textId="7D90C063" w:rsidR="00E70EE0" w:rsidRDefault="00E70EE0" w:rsidP="007E57E4">
            <w:pPr>
              <w:rPr>
                <w:ins w:id="1175" w:author="David Conklin" w:date="2020-11-10T16:53:00Z"/>
              </w:rPr>
            </w:pPr>
            <w:ins w:id="1176" w:author="David Conklin" w:date="2020-11-10T16:53:00Z">
              <w:r>
                <w:t>gage</w:t>
              </w:r>
            </w:ins>
          </w:p>
        </w:tc>
        <w:tc>
          <w:tcPr>
            <w:tcW w:w="0" w:type="auto"/>
          </w:tcPr>
          <w:p w14:paraId="5F2E048C" w14:textId="4F0CF0E4" w:rsidR="00E70EE0" w:rsidRDefault="00E70EE0" w:rsidP="007E57E4">
            <w:pPr>
              <w:rPr>
                <w:ins w:id="1177" w:author="David Conklin" w:date="2020-11-10T16:53:00Z"/>
              </w:rPr>
            </w:pPr>
            <w:ins w:id="1178" w:author="David Conklin" w:date="2020-11-10T16:53:00Z">
              <w:r>
                <w:t>COMID</w:t>
              </w:r>
            </w:ins>
          </w:p>
        </w:tc>
        <w:tc>
          <w:tcPr>
            <w:tcW w:w="0" w:type="auto"/>
          </w:tcPr>
          <w:p w14:paraId="037157EA" w14:textId="663E3C19" w:rsidR="00E70EE0" w:rsidRDefault="00E70EE0" w:rsidP="007E57E4">
            <w:pPr>
              <w:rPr>
                <w:ins w:id="1179" w:author="David Conklin" w:date="2020-11-10T16:53:00Z"/>
              </w:rPr>
            </w:pPr>
            <w:ins w:id="1180" w:author="David Conklin" w:date="2020-11-10T16:53:00Z">
              <w:r>
                <w:t>location</w:t>
              </w:r>
            </w:ins>
          </w:p>
        </w:tc>
        <w:tc>
          <w:tcPr>
            <w:tcW w:w="0" w:type="auto"/>
          </w:tcPr>
          <w:p w14:paraId="2E465273" w14:textId="4A78AA69" w:rsidR="00E70EE0" w:rsidRDefault="00E70EE0" w:rsidP="007E57E4">
            <w:pPr>
              <w:rPr>
                <w:ins w:id="1181" w:author="David Conklin" w:date="2020-11-10T16:53:00Z"/>
              </w:rPr>
            </w:pPr>
            <w:ins w:id="1182" w:author="David Conklin" w:date="2020-11-10T16:53:00Z">
              <w:r>
                <w:t>statisti</w:t>
              </w:r>
            </w:ins>
            <w:ins w:id="1183" w:author="David Conklin" w:date="2020-11-10T16:54:00Z">
              <w:r>
                <w:t>c</w:t>
              </w:r>
            </w:ins>
          </w:p>
        </w:tc>
        <w:tc>
          <w:tcPr>
            <w:tcW w:w="0" w:type="auto"/>
          </w:tcPr>
          <w:p w14:paraId="5AD5C038" w14:textId="26E12AF2" w:rsidR="00E70EE0" w:rsidRDefault="00E70EE0" w:rsidP="007E57E4">
            <w:pPr>
              <w:rPr>
                <w:ins w:id="1184" w:author="David Conklin" w:date="2020-11-10T16:53:00Z"/>
              </w:rPr>
            </w:pPr>
            <w:ins w:id="1185" w:author="David Conklin" w:date="2020-11-10T16:54:00Z">
              <w:r>
                <w:t>value</w:t>
              </w:r>
            </w:ins>
          </w:p>
        </w:tc>
        <w:tc>
          <w:tcPr>
            <w:tcW w:w="0" w:type="auto"/>
          </w:tcPr>
          <w:p w14:paraId="72EE119F" w14:textId="2E2A9CDA" w:rsidR="00E70EE0" w:rsidRDefault="00E70EE0" w:rsidP="007E57E4">
            <w:pPr>
              <w:rPr>
                <w:ins w:id="1186" w:author="David Conklin" w:date="2020-11-10T16:54:00Z"/>
              </w:rPr>
            </w:pPr>
            <w:ins w:id="1187" w:author="David Conklin" w:date="2020-11-10T16:54:00Z">
              <w:r>
                <w:t>grade</w:t>
              </w:r>
            </w:ins>
          </w:p>
        </w:tc>
      </w:tr>
      <w:tr w:rsidR="00E70EE0" w14:paraId="132190CB" w14:textId="3227059C" w:rsidTr="0064217D">
        <w:trPr>
          <w:ins w:id="1188" w:author="David Conklin" w:date="2020-11-10T16:53:00Z"/>
        </w:trPr>
        <w:tc>
          <w:tcPr>
            <w:tcW w:w="0" w:type="auto"/>
          </w:tcPr>
          <w:p w14:paraId="7D7B75BD" w14:textId="3586976B" w:rsidR="00E70EE0" w:rsidRDefault="00E70EE0" w:rsidP="00E70EE0">
            <w:pPr>
              <w:rPr>
                <w:ins w:id="1189" w:author="David Conklin" w:date="2020-11-10T16:53:00Z"/>
              </w:rPr>
            </w:pPr>
            <w:ins w:id="1190" w:author="David Conklin" w:date="2020-11-10T16:54:00Z">
              <w:r>
                <w:t>14159200</w:t>
              </w:r>
            </w:ins>
          </w:p>
        </w:tc>
        <w:tc>
          <w:tcPr>
            <w:tcW w:w="0" w:type="auto"/>
          </w:tcPr>
          <w:p w14:paraId="0460C4BB" w14:textId="0748305B" w:rsidR="00E70EE0" w:rsidRDefault="00E70EE0" w:rsidP="00E70EE0">
            <w:pPr>
              <w:rPr>
                <w:ins w:id="1191" w:author="David Conklin" w:date="2020-11-10T16:53:00Z"/>
              </w:rPr>
            </w:pPr>
            <w:ins w:id="1192" w:author="David Conklin" w:date="2020-11-10T16:54:00Z">
              <w:r>
                <w:t>2377303</w:t>
              </w:r>
            </w:ins>
            <w:ins w:id="1193" w:author="David Conklin" w:date="2020-11-10T16:55:00Z">
              <w:r>
                <w:t>7</w:t>
              </w:r>
            </w:ins>
          </w:p>
        </w:tc>
        <w:tc>
          <w:tcPr>
            <w:tcW w:w="0" w:type="auto"/>
          </w:tcPr>
          <w:p w14:paraId="0F67F129" w14:textId="581EED37" w:rsidR="00E70EE0" w:rsidRDefault="00E70EE0" w:rsidP="00E70EE0">
            <w:pPr>
              <w:rPr>
                <w:ins w:id="1194" w:author="David Conklin" w:date="2020-11-10T16:53:00Z"/>
              </w:rPr>
            </w:pPr>
            <w:ins w:id="1195" w:author="David Conklin" w:date="2020-11-10T16:55:00Z">
              <w:r>
                <w:t>SO FK MCKENZIE ABO</w:t>
              </w:r>
            </w:ins>
            <w:ins w:id="1196" w:author="David Conklin" w:date="2020-11-10T16:57:00Z">
              <w:r>
                <w:t>V</w:t>
              </w:r>
            </w:ins>
            <w:ins w:id="1197" w:author="David Conklin" w:date="2020-11-10T16:55:00Z">
              <w:r>
                <w:t>E COUGAR</w:t>
              </w:r>
            </w:ins>
          </w:p>
        </w:tc>
        <w:tc>
          <w:tcPr>
            <w:tcW w:w="0" w:type="auto"/>
          </w:tcPr>
          <w:p w14:paraId="219B605A" w14:textId="43B0B515" w:rsidR="00E70EE0" w:rsidRDefault="00E70EE0" w:rsidP="00E70EE0">
            <w:pPr>
              <w:rPr>
                <w:ins w:id="1198" w:author="David Conklin" w:date="2020-11-10T16:53:00Z"/>
              </w:rPr>
            </w:pPr>
            <w:ins w:id="1199" w:author="David Conklin" w:date="2020-11-10T16:57:00Z">
              <w:r>
                <w:t>%bias</w:t>
              </w:r>
            </w:ins>
          </w:p>
        </w:tc>
        <w:tc>
          <w:tcPr>
            <w:tcW w:w="0" w:type="auto"/>
          </w:tcPr>
          <w:p w14:paraId="60CC27D9" w14:textId="671F75CF" w:rsidR="00E70EE0" w:rsidRDefault="00E70EE0" w:rsidP="00E70EE0">
            <w:pPr>
              <w:rPr>
                <w:ins w:id="1200" w:author="David Conklin" w:date="2020-11-10T16:53:00Z"/>
              </w:rPr>
            </w:pPr>
            <w:ins w:id="1201" w:author="David Conklin" w:date="2020-11-10T16:58:00Z">
              <w:r>
                <w:t>13.6%</w:t>
              </w:r>
            </w:ins>
          </w:p>
        </w:tc>
        <w:tc>
          <w:tcPr>
            <w:tcW w:w="0" w:type="auto"/>
          </w:tcPr>
          <w:p w14:paraId="1E0F0D76" w14:textId="7D81BF62" w:rsidR="00E70EE0" w:rsidRDefault="00E70EE0" w:rsidP="00E70EE0">
            <w:pPr>
              <w:rPr>
                <w:ins w:id="1202" w:author="David Conklin" w:date="2020-11-10T16:54:00Z"/>
              </w:rPr>
            </w:pPr>
            <w:ins w:id="1203" w:author="David Conklin" w:date="2020-11-10T16:58:00Z">
              <w:r>
                <w:t>S</w:t>
              </w:r>
            </w:ins>
          </w:p>
        </w:tc>
      </w:tr>
      <w:tr w:rsidR="00E70EE0" w14:paraId="04236B81" w14:textId="77777777" w:rsidTr="0064217D">
        <w:trPr>
          <w:ins w:id="1204" w:author="David Conklin" w:date="2020-11-10T16:55:00Z"/>
        </w:trPr>
        <w:tc>
          <w:tcPr>
            <w:tcW w:w="0" w:type="auto"/>
          </w:tcPr>
          <w:p w14:paraId="7693C2C2" w14:textId="77777777" w:rsidR="00E70EE0" w:rsidRDefault="00E70EE0" w:rsidP="00E70EE0">
            <w:pPr>
              <w:rPr>
                <w:ins w:id="1205" w:author="David Conklin" w:date="2020-11-10T16:55:00Z"/>
              </w:rPr>
            </w:pPr>
          </w:p>
        </w:tc>
        <w:tc>
          <w:tcPr>
            <w:tcW w:w="0" w:type="auto"/>
          </w:tcPr>
          <w:p w14:paraId="1DA38DF4" w14:textId="77777777" w:rsidR="00E70EE0" w:rsidRDefault="00E70EE0" w:rsidP="00E70EE0">
            <w:pPr>
              <w:rPr>
                <w:ins w:id="1206" w:author="David Conklin" w:date="2020-11-10T16:55:00Z"/>
              </w:rPr>
            </w:pPr>
          </w:p>
        </w:tc>
        <w:tc>
          <w:tcPr>
            <w:tcW w:w="0" w:type="auto"/>
          </w:tcPr>
          <w:p w14:paraId="26899EB0" w14:textId="77777777" w:rsidR="00E70EE0" w:rsidRDefault="00E70EE0" w:rsidP="00E70EE0">
            <w:pPr>
              <w:rPr>
                <w:ins w:id="1207" w:author="David Conklin" w:date="2020-11-10T16:55:00Z"/>
              </w:rPr>
            </w:pPr>
          </w:p>
        </w:tc>
        <w:tc>
          <w:tcPr>
            <w:tcW w:w="0" w:type="auto"/>
          </w:tcPr>
          <w:p w14:paraId="08997FA3" w14:textId="2775D24F" w:rsidR="00E70EE0" w:rsidRDefault="00E70EE0" w:rsidP="00E70EE0">
            <w:pPr>
              <w:rPr>
                <w:ins w:id="1208" w:author="David Conklin" w:date="2020-11-10T16:55:00Z"/>
              </w:rPr>
            </w:pPr>
            <w:ins w:id="1209" w:author="David Conklin" w:date="2020-11-10T16:57:00Z">
              <w:r>
                <w:t>NSE</w:t>
              </w:r>
            </w:ins>
          </w:p>
        </w:tc>
        <w:tc>
          <w:tcPr>
            <w:tcW w:w="0" w:type="auto"/>
          </w:tcPr>
          <w:p w14:paraId="03C23E73" w14:textId="0211FEF1" w:rsidR="00E70EE0" w:rsidRDefault="00E70EE0" w:rsidP="00E70EE0">
            <w:pPr>
              <w:rPr>
                <w:ins w:id="1210" w:author="David Conklin" w:date="2020-11-10T16:55:00Z"/>
              </w:rPr>
            </w:pPr>
            <w:ins w:id="1211" w:author="David Conklin" w:date="2020-11-10T16:57:00Z">
              <w:r>
                <w:t>0.</w:t>
              </w:r>
            </w:ins>
            <w:ins w:id="1212" w:author="David Conklin" w:date="2020-11-10T16:58:00Z">
              <w:r>
                <w:t>60</w:t>
              </w:r>
            </w:ins>
          </w:p>
        </w:tc>
        <w:tc>
          <w:tcPr>
            <w:tcW w:w="0" w:type="auto"/>
          </w:tcPr>
          <w:p w14:paraId="4DE27806" w14:textId="233A32F5" w:rsidR="00E70EE0" w:rsidRDefault="00E70EE0" w:rsidP="00E70EE0">
            <w:pPr>
              <w:rPr>
                <w:ins w:id="1213" w:author="David Conklin" w:date="2020-11-10T16:55:00Z"/>
              </w:rPr>
            </w:pPr>
            <w:ins w:id="1214" w:author="David Conklin" w:date="2020-11-10T16:58:00Z">
              <w:r>
                <w:t>S</w:t>
              </w:r>
            </w:ins>
          </w:p>
        </w:tc>
      </w:tr>
      <w:tr w:rsidR="00E70EE0" w14:paraId="7643AE9E" w14:textId="77777777" w:rsidTr="0064217D">
        <w:trPr>
          <w:ins w:id="1215" w:author="David Conklin" w:date="2020-11-10T16:55:00Z"/>
        </w:trPr>
        <w:tc>
          <w:tcPr>
            <w:tcW w:w="0" w:type="auto"/>
          </w:tcPr>
          <w:p w14:paraId="24715091" w14:textId="77777777" w:rsidR="00E70EE0" w:rsidRDefault="00E70EE0" w:rsidP="00E70EE0">
            <w:pPr>
              <w:rPr>
                <w:ins w:id="1216" w:author="David Conklin" w:date="2020-11-10T16:55:00Z"/>
              </w:rPr>
            </w:pPr>
          </w:p>
        </w:tc>
        <w:tc>
          <w:tcPr>
            <w:tcW w:w="0" w:type="auto"/>
          </w:tcPr>
          <w:p w14:paraId="2A2C8ECA" w14:textId="77777777" w:rsidR="00E70EE0" w:rsidRDefault="00E70EE0" w:rsidP="00E70EE0">
            <w:pPr>
              <w:rPr>
                <w:ins w:id="1217" w:author="David Conklin" w:date="2020-11-10T16:55:00Z"/>
              </w:rPr>
            </w:pPr>
          </w:p>
        </w:tc>
        <w:tc>
          <w:tcPr>
            <w:tcW w:w="0" w:type="auto"/>
          </w:tcPr>
          <w:p w14:paraId="0A6EAA23" w14:textId="77777777" w:rsidR="00E70EE0" w:rsidRDefault="00E70EE0" w:rsidP="00E70EE0">
            <w:pPr>
              <w:rPr>
                <w:ins w:id="1218" w:author="David Conklin" w:date="2020-11-10T16:55:00Z"/>
              </w:rPr>
            </w:pPr>
          </w:p>
        </w:tc>
        <w:tc>
          <w:tcPr>
            <w:tcW w:w="0" w:type="auto"/>
          </w:tcPr>
          <w:p w14:paraId="5281B085" w14:textId="2575B5BE" w:rsidR="00E70EE0" w:rsidRDefault="00E70EE0" w:rsidP="00E70EE0">
            <w:pPr>
              <w:rPr>
                <w:ins w:id="1219" w:author="David Conklin" w:date="2020-11-10T16:55:00Z"/>
              </w:rPr>
            </w:pPr>
            <w:ins w:id="1220" w:author="David Conklin" w:date="2020-11-10T16:57:00Z">
              <w:r>
                <w:t>RSR</w:t>
              </w:r>
            </w:ins>
          </w:p>
        </w:tc>
        <w:tc>
          <w:tcPr>
            <w:tcW w:w="0" w:type="auto"/>
          </w:tcPr>
          <w:p w14:paraId="545DB3CF" w14:textId="6F57D986" w:rsidR="00E70EE0" w:rsidRDefault="00E70EE0" w:rsidP="00E70EE0">
            <w:pPr>
              <w:rPr>
                <w:ins w:id="1221" w:author="David Conklin" w:date="2020-11-10T16:55:00Z"/>
              </w:rPr>
            </w:pPr>
            <w:ins w:id="1222" w:author="David Conklin" w:date="2020-11-10T16:57:00Z">
              <w:r>
                <w:t>0.</w:t>
              </w:r>
            </w:ins>
            <w:ins w:id="1223" w:author="David Conklin" w:date="2020-11-10T16:58:00Z">
              <w:r>
                <w:t>59</w:t>
              </w:r>
            </w:ins>
          </w:p>
        </w:tc>
        <w:tc>
          <w:tcPr>
            <w:tcW w:w="0" w:type="auto"/>
          </w:tcPr>
          <w:p w14:paraId="29C7EFB5" w14:textId="1840DEA5" w:rsidR="00E70EE0" w:rsidRDefault="00E70EE0" w:rsidP="00E70EE0">
            <w:pPr>
              <w:rPr>
                <w:ins w:id="1224" w:author="David Conklin" w:date="2020-11-10T16:55:00Z"/>
              </w:rPr>
            </w:pPr>
            <w:ins w:id="1225" w:author="David Conklin" w:date="2020-11-10T16:57:00Z">
              <w:r>
                <w:t>G</w:t>
              </w:r>
            </w:ins>
          </w:p>
        </w:tc>
      </w:tr>
      <w:tr w:rsidR="00E70EE0" w14:paraId="7219706D" w14:textId="77777777" w:rsidTr="0064217D">
        <w:trPr>
          <w:ins w:id="1226" w:author="David Conklin" w:date="2020-11-10T16:57:00Z"/>
        </w:trPr>
        <w:tc>
          <w:tcPr>
            <w:tcW w:w="0" w:type="auto"/>
          </w:tcPr>
          <w:p w14:paraId="5701AB61" w14:textId="77777777" w:rsidR="00E70EE0" w:rsidRDefault="00E70EE0" w:rsidP="00E70EE0">
            <w:pPr>
              <w:rPr>
                <w:ins w:id="1227" w:author="David Conklin" w:date="2020-11-10T16:57:00Z"/>
              </w:rPr>
            </w:pPr>
          </w:p>
        </w:tc>
        <w:tc>
          <w:tcPr>
            <w:tcW w:w="0" w:type="auto"/>
          </w:tcPr>
          <w:p w14:paraId="76187D81" w14:textId="77777777" w:rsidR="00E70EE0" w:rsidRDefault="00E70EE0" w:rsidP="00E70EE0">
            <w:pPr>
              <w:rPr>
                <w:ins w:id="1228" w:author="David Conklin" w:date="2020-11-10T16:57:00Z"/>
              </w:rPr>
            </w:pPr>
          </w:p>
        </w:tc>
        <w:tc>
          <w:tcPr>
            <w:tcW w:w="0" w:type="auto"/>
          </w:tcPr>
          <w:p w14:paraId="2493B2D4" w14:textId="77777777" w:rsidR="00E70EE0" w:rsidRDefault="00E70EE0" w:rsidP="00E70EE0">
            <w:pPr>
              <w:rPr>
                <w:ins w:id="1229" w:author="David Conklin" w:date="2020-11-10T16:57:00Z"/>
              </w:rPr>
            </w:pPr>
          </w:p>
        </w:tc>
        <w:tc>
          <w:tcPr>
            <w:tcW w:w="0" w:type="auto"/>
          </w:tcPr>
          <w:p w14:paraId="51403752" w14:textId="1C2582DD" w:rsidR="00E70EE0" w:rsidRDefault="00E70EE0" w:rsidP="00E70EE0">
            <w:pPr>
              <w:rPr>
                <w:ins w:id="1230" w:author="David Conklin" w:date="2020-11-10T16:57:00Z"/>
              </w:rPr>
            </w:pPr>
            <w:ins w:id="1231" w:author="David Conklin" w:date="2020-11-10T16:57:00Z">
              <w:r>
                <w:t>R2</w:t>
              </w:r>
            </w:ins>
          </w:p>
        </w:tc>
        <w:tc>
          <w:tcPr>
            <w:tcW w:w="0" w:type="auto"/>
          </w:tcPr>
          <w:p w14:paraId="2797297F" w14:textId="19D6DD98" w:rsidR="00E70EE0" w:rsidRDefault="00E70EE0" w:rsidP="00E70EE0">
            <w:pPr>
              <w:rPr>
                <w:ins w:id="1232" w:author="David Conklin" w:date="2020-11-10T16:57:00Z"/>
              </w:rPr>
            </w:pPr>
            <w:ins w:id="1233" w:author="David Conklin" w:date="2020-11-10T16:57:00Z">
              <w:r>
                <w:t>0.8</w:t>
              </w:r>
            </w:ins>
            <w:ins w:id="1234" w:author="David Conklin" w:date="2020-11-10T16:58:00Z">
              <w:r>
                <w:t>7</w:t>
              </w:r>
            </w:ins>
          </w:p>
        </w:tc>
        <w:tc>
          <w:tcPr>
            <w:tcW w:w="0" w:type="auto"/>
          </w:tcPr>
          <w:p w14:paraId="6D1FA568" w14:textId="718816A2" w:rsidR="00E70EE0" w:rsidRDefault="00E70EE0" w:rsidP="00E70EE0">
            <w:pPr>
              <w:rPr>
                <w:ins w:id="1235" w:author="David Conklin" w:date="2020-11-10T16:57:00Z"/>
              </w:rPr>
            </w:pPr>
            <w:ins w:id="1236" w:author="David Conklin" w:date="2020-11-10T16:59:00Z">
              <w:r>
                <w:t>VG</w:t>
              </w:r>
            </w:ins>
          </w:p>
        </w:tc>
      </w:tr>
      <w:tr w:rsidR="00E70EE0" w14:paraId="0BDEEC7C" w14:textId="77777777" w:rsidTr="0064217D">
        <w:trPr>
          <w:ins w:id="1237" w:author="David Conklin" w:date="2020-11-10T16:55:00Z"/>
        </w:trPr>
        <w:tc>
          <w:tcPr>
            <w:tcW w:w="0" w:type="auto"/>
          </w:tcPr>
          <w:p w14:paraId="65F13272" w14:textId="0DAC9DDD" w:rsidR="00E70EE0" w:rsidRDefault="00E70EE0" w:rsidP="00E70EE0">
            <w:pPr>
              <w:rPr>
                <w:ins w:id="1238" w:author="David Conklin" w:date="2020-11-10T16:55:00Z"/>
              </w:rPr>
            </w:pPr>
            <w:ins w:id="1239" w:author="David Conklin" w:date="2020-11-10T16:55:00Z">
              <w:r>
                <w:t>14164900</w:t>
              </w:r>
            </w:ins>
          </w:p>
        </w:tc>
        <w:tc>
          <w:tcPr>
            <w:tcW w:w="0" w:type="auto"/>
          </w:tcPr>
          <w:p w14:paraId="71292158" w14:textId="0940B5D7" w:rsidR="00E70EE0" w:rsidRDefault="00E70EE0" w:rsidP="00E70EE0">
            <w:pPr>
              <w:rPr>
                <w:ins w:id="1240" w:author="David Conklin" w:date="2020-11-10T16:55:00Z"/>
              </w:rPr>
            </w:pPr>
            <w:ins w:id="1241" w:author="David Conklin" w:date="2020-11-10T16:55:00Z">
              <w:r>
                <w:t>23772751</w:t>
              </w:r>
            </w:ins>
          </w:p>
        </w:tc>
        <w:tc>
          <w:tcPr>
            <w:tcW w:w="0" w:type="auto"/>
          </w:tcPr>
          <w:p w14:paraId="51F11651" w14:textId="21B51263" w:rsidR="00E70EE0" w:rsidRDefault="00E70EE0" w:rsidP="00E70EE0">
            <w:pPr>
              <w:rPr>
                <w:ins w:id="1242" w:author="David Conklin" w:date="2020-11-10T16:55:00Z"/>
              </w:rPr>
            </w:pPr>
            <w:ins w:id="1243" w:author="David Conklin" w:date="2020-11-10T16:56:00Z">
              <w:r>
                <w:t>MCKENZIE RIVER ABV HAYDEN BR</w:t>
              </w:r>
            </w:ins>
          </w:p>
        </w:tc>
        <w:tc>
          <w:tcPr>
            <w:tcW w:w="0" w:type="auto"/>
          </w:tcPr>
          <w:p w14:paraId="28F20A41" w14:textId="3A8F165D" w:rsidR="00E70EE0" w:rsidRDefault="00E70EE0" w:rsidP="00E70EE0">
            <w:pPr>
              <w:rPr>
                <w:ins w:id="1244" w:author="David Conklin" w:date="2020-11-10T16:55:00Z"/>
              </w:rPr>
            </w:pPr>
            <w:ins w:id="1245" w:author="David Conklin" w:date="2020-11-10T16:56:00Z">
              <w:r>
                <w:t>%bias</w:t>
              </w:r>
            </w:ins>
          </w:p>
        </w:tc>
        <w:tc>
          <w:tcPr>
            <w:tcW w:w="0" w:type="auto"/>
          </w:tcPr>
          <w:p w14:paraId="68801782" w14:textId="7FF5789A" w:rsidR="00E70EE0" w:rsidRDefault="00E70EE0" w:rsidP="00E70EE0">
            <w:pPr>
              <w:rPr>
                <w:ins w:id="1246" w:author="David Conklin" w:date="2020-11-10T16:55:00Z"/>
              </w:rPr>
            </w:pPr>
            <w:ins w:id="1247" w:author="David Conklin" w:date="2020-11-10T16:56:00Z">
              <w:r>
                <w:t>-5.3%</w:t>
              </w:r>
            </w:ins>
          </w:p>
        </w:tc>
        <w:tc>
          <w:tcPr>
            <w:tcW w:w="0" w:type="auto"/>
          </w:tcPr>
          <w:p w14:paraId="1512C366" w14:textId="0720B9F0" w:rsidR="00E70EE0" w:rsidRDefault="00E70EE0" w:rsidP="00E70EE0">
            <w:pPr>
              <w:rPr>
                <w:ins w:id="1248" w:author="David Conklin" w:date="2020-11-10T16:55:00Z"/>
              </w:rPr>
            </w:pPr>
            <w:ins w:id="1249" w:author="David Conklin" w:date="2020-11-10T16:56:00Z">
              <w:r>
                <w:t>G</w:t>
              </w:r>
            </w:ins>
          </w:p>
        </w:tc>
      </w:tr>
      <w:tr w:rsidR="00E70EE0" w14:paraId="1B5FE809" w14:textId="77777777" w:rsidTr="0064217D">
        <w:trPr>
          <w:ins w:id="1250" w:author="David Conklin" w:date="2020-11-10T16:56:00Z"/>
        </w:trPr>
        <w:tc>
          <w:tcPr>
            <w:tcW w:w="0" w:type="auto"/>
          </w:tcPr>
          <w:p w14:paraId="23C9832C" w14:textId="77777777" w:rsidR="00E70EE0" w:rsidRDefault="00E70EE0" w:rsidP="00E70EE0">
            <w:pPr>
              <w:rPr>
                <w:ins w:id="1251" w:author="David Conklin" w:date="2020-11-10T16:56:00Z"/>
              </w:rPr>
            </w:pPr>
          </w:p>
        </w:tc>
        <w:tc>
          <w:tcPr>
            <w:tcW w:w="0" w:type="auto"/>
          </w:tcPr>
          <w:p w14:paraId="04B9EA8E" w14:textId="77777777" w:rsidR="00E70EE0" w:rsidRDefault="00E70EE0" w:rsidP="00E70EE0">
            <w:pPr>
              <w:rPr>
                <w:ins w:id="1252" w:author="David Conklin" w:date="2020-11-10T16:56:00Z"/>
              </w:rPr>
            </w:pPr>
          </w:p>
        </w:tc>
        <w:tc>
          <w:tcPr>
            <w:tcW w:w="0" w:type="auto"/>
          </w:tcPr>
          <w:p w14:paraId="6B680C92" w14:textId="77777777" w:rsidR="00E70EE0" w:rsidRDefault="00E70EE0" w:rsidP="00E70EE0">
            <w:pPr>
              <w:rPr>
                <w:ins w:id="1253" w:author="David Conklin" w:date="2020-11-10T16:56:00Z"/>
              </w:rPr>
            </w:pPr>
          </w:p>
        </w:tc>
        <w:tc>
          <w:tcPr>
            <w:tcW w:w="0" w:type="auto"/>
          </w:tcPr>
          <w:p w14:paraId="11B725B8" w14:textId="14EC1CB8" w:rsidR="00E70EE0" w:rsidRDefault="00E70EE0" w:rsidP="00E70EE0">
            <w:pPr>
              <w:rPr>
                <w:ins w:id="1254" w:author="David Conklin" w:date="2020-11-10T16:56:00Z"/>
              </w:rPr>
            </w:pPr>
            <w:ins w:id="1255" w:author="David Conklin" w:date="2020-11-10T16:56:00Z">
              <w:r>
                <w:t>NSE</w:t>
              </w:r>
            </w:ins>
          </w:p>
        </w:tc>
        <w:tc>
          <w:tcPr>
            <w:tcW w:w="0" w:type="auto"/>
          </w:tcPr>
          <w:p w14:paraId="3A2EADE1" w14:textId="44440382" w:rsidR="00E70EE0" w:rsidRDefault="00E70EE0" w:rsidP="00E70EE0">
            <w:pPr>
              <w:rPr>
                <w:ins w:id="1256" w:author="David Conklin" w:date="2020-11-10T16:56:00Z"/>
              </w:rPr>
            </w:pPr>
            <w:ins w:id="1257" w:author="David Conklin" w:date="2020-11-10T16:56:00Z">
              <w:r>
                <w:t>0.78</w:t>
              </w:r>
            </w:ins>
          </w:p>
        </w:tc>
        <w:tc>
          <w:tcPr>
            <w:tcW w:w="0" w:type="auto"/>
          </w:tcPr>
          <w:p w14:paraId="2BD166C2" w14:textId="157D01D8" w:rsidR="00E70EE0" w:rsidRDefault="00E70EE0" w:rsidP="00E70EE0">
            <w:pPr>
              <w:rPr>
                <w:ins w:id="1258" w:author="David Conklin" w:date="2020-11-10T16:56:00Z"/>
              </w:rPr>
            </w:pPr>
            <w:ins w:id="1259" w:author="David Conklin" w:date="2020-11-10T16:56:00Z">
              <w:r>
                <w:t>G</w:t>
              </w:r>
            </w:ins>
          </w:p>
        </w:tc>
      </w:tr>
      <w:tr w:rsidR="00E70EE0" w14:paraId="397FB880" w14:textId="77777777" w:rsidTr="0064217D">
        <w:trPr>
          <w:ins w:id="1260" w:author="David Conklin" w:date="2020-11-10T16:56:00Z"/>
        </w:trPr>
        <w:tc>
          <w:tcPr>
            <w:tcW w:w="0" w:type="auto"/>
          </w:tcPr>
          <w:p w14:paraId="4D9DE3D0" w14:textId="77777777" w:rsidR="00E70EE0" w:rsidRDefault="00E70EE0" w:rsidP="00E70EE0">
            <w:pPr>
              <w:rPr>
                <w:ins w:id="1261" w:author="David Conklin" w:date="2020-11-10T16:56:00Z"/>
              </w:rPr>
            </w:pPr>
          </w:p>
        </w:tc>
        <w:tc>
          <w:tcPr>
            <w:tcW w:w="0" w:type="auto"/>
          </w:tcPr>
          <w:p w14:paraId="3D3982B2" w14:textId="77777777" w:rsidR="00E70EE0" w:rsidRDefault="00E70EE0" w:rsidP="00E70EE0">
            <w:pPr>
              <w:rPr>
                <w:ins w:id="1262" w:author="David Conklin" w:date="2020-11-10T16:56:00Z"/>
              </w:rPr>
            </w:pPr>
          </w:p>
        </w:tc>
        <w:tc>
          <w:tcPr>
            <w:tcW w:w="0" w:type="auto"/>
          </w:tcPr>
          <w:p w14:paraId="6257C23A" w14:textId="77777777" w:rsidR="00E70EE0" w:rsidRDefault="00E70EE0" w:rsidP="00E70EE0">
            <w:pPr>
              <w:rPr>
                <w:ins w:id="1263" w:author="David Conklin" w:date="2020-11-10T16:56:00Z"/>
              </w:rPr>
            </w:pPr>
          </w:p>
        </w:tc>
        <w:tc>
          <w:tcPr>
            <w:tcW w:w="0" w:type="auto"/>
          </w:tcPr>
          <w:p w14:paraId="5BC3038F" w14:textId="77BC6E31" w:rsidR="00E70EE0" w:rsidRDefault="00E70EE0" w:rsidP="00E70EE0">
            <w:pPr>
              <w:rPr>
                <w:ins w:id="1264" w:author="David Conklin" w:date="2020-11-10T16:56:00Z"/>
              </w:rPr>
            </w:pPr>
            <w:ins w:id="1265" w:author="David Conklin" w:date="2020-11-10T16:56:00Z">
              <w:r>
                <w:t>RSR</w:t>
              </w:r>
            </w:ins>
          </w:p>
        </w:tc>
        <w:tc>
          <w:tcPr>
            <w:tcW w:w="0" w:type="auto"/>
          </w:tcPr>
          <w:p w14:paraId="636C72A4" w14:textId="05EB3FE6" w:rsidR="00E70EE0" w:rsidRDefault="00E70EE0" w:rsidP="00E70EE0">
            <w:pPr>
              <w:rPr>
                <w:ins w:id="1266" w:author="David Conklin" w:date="2020-11-10T16:56:00Z"/>
              </w:rPr>
            </w:pPr>
            <w:ins w:id="1267" w:author="David Conklin" w:date="2020-11-10T16:56:00Z">
              <w:r>
                <w:t>0.4</w:t>
              </w:r>
            </w:ins>
            <w:ins w:id="1268" w:author="David Conklin" w:date="2020-11-10T16:57:00Z">
              <w:r>
                <w:t>7</w:t>
              </w:r>
            </w:ins>
          </w:p>
        </w:tc>
        <w:tc>
          <w:tcPr>
            <w:tcW w:w="0" w:type="auto"/>
          </w:tcPr>
          <w:p w14:paraId="5276FAC8" w14:textId="287E2FFA" w:rsidR="00E70EE0" w:rsidRDefault="00E70EE0" w:rsidP="00E70EE0">
            <w:pPr>
              <w:rPr>
                <w:ins w:id="1269" w:author="David Conklin" w:date="2020-11-10T16:56:00Z"/>
              </w:rPr>
            </w:pPr>
            <w:ins w:id="1270" w:author="David Conklin" w:date="2020-11-10T16:56:00Z">
              <w:r>
                <w:t>VG</w:t>
              </w:r>
            </w:ins>
          </w:p>
        </w:tc>
      </w:tr>
      <w:tr w:rsidR="00E70EE0" w14:paraId="5326D1E3" w14:textId="77777777" w:rsidTr="0064217D">
        <w:trPr>
          <w:ins w:id="1271" w:author="David Conklin" w:date="2020-11-10T16:56:00Z"/>
        </w:trPr>
        <w:tc>
          <w:tcPr>
            <w:tcW w:w="0" w:type="auto"/>
          </w:tcPr>
          <w:p w14:paraId="5851877E" w14:textId="77777777" w:rsidR="00E70EE0" w:rsidRDefault="00E70EE0" w:rsidP="00E70EE0">
            <w:pPr>
              <w:rPr>
                <w:ins w:id="1272" w:author="David Conklin" w:date="2020-11-10T16:56:00Z"/>
              </w:rPr>
            </w:pPr>
          </w:p>
        </w:tc>
        <w:tc>
          <w:tcPr>
            <w:tcW w:w="0" w:type="auto"/>
          </w:tcPr>
          <w:p w14:paraId="4AC7E3AF" w14:textId="77777777" w:rsidR="00E70EE0" w:rsidRDefault="00E70EE0" w:rsidP="00E70EE0">
            <w:pPr>
              <w:rPr>
                <w:ins w:id="1273" w:author="David Conklin" w:date="2020-11-10T16:56:00Z"/>
              </w:rPr>
            </w:pPr>
          </w:p>
        </w:tc>
        <w:tc>
          <w:tcPr>
            <w:tcW w:w="0" w:type="auto"/>
          </w:tcPr>
          <w:p w14:paraId="71769487" w14:textId="77777777" w:rsidR="00E70EE0" w:rsidRDefault="00E70EE0" w:rsidP="00E70EE0">
            <w:pPr>
              <w:rPr>
                <w:ins w:id="1274" w:author="David Conklin" w:date="2020-11-10T16:56:00Z"/>
              </w:rPr>
            </w:pPr>
          </w:p>
        </w:tc>
        <w:tc>
          <w:tcPr>
            <w:tcW w:w="0" w:type="auto"/>
          </w:tcPr>
          <w:p w14:paraId="6D2CE4B8" w14:textId="0C03544D" w:rsidR="00E70EE0" w:rsidRDefault="00E70EE0" w:rsidP="00E70EE0">
            <w:pPr>
              <w:rPr>
                <w:ins w:id="1275" w:author="David Conklin" w:date="2020-11-10T16:56:00Z"/>
              </w:rPr>
            </w:pPr>
            <w:ins w:id="1276" w:author="David Conklin" w:date="2020-11-10T16:56:00Z">
              <w:r>
                <w:t>R2</w:t>
              </w:r>
            </w:ins>
          </w:p>
        </w:tc>
        <w:tc>
          <w:tcPr>
            <w:tcW w:w="0" w:type="auto"/>
          </w:tcPr>
          <w:p w14:paraId="6E4F536A" w14:textId="45CF179E" w:rsidR="00E70EE0" w:rsidRDefault="00E70EE0" w:rsidP="00E70EE0">
            <w:pPr>
              <w:rPr>
                <w:ins w:id="1277" w:author="David Conklin" w:date="2020-11-10T16:56:00Z"/>
              </w:rPr>
            </w:pPr>
            <w:ins w:id="1278" w:author="David Conklin" w:date="2020-11-10T16:56:00Z">
              <w:r>
                <w:t>0.</w:t>
              </w:r>
            </w:ins>
            <w:ins w:id="1279" w:author="David Conklin" w:date="2020-11-10T16:57:00Z">
              <w:r>
                <w:t>83</w:t>
              </w:r>
            </w:ins>
          </w:p>
        </w:tc>
        <w:tc>
          <w:tcPr>
            <w:tcW w:w="0" w:type="auto"/>
          </w:tcPr>
          <w:p w14:paraId="743FEAFD" w14:textId="1EC5C5FB" w:rsidR="00E70EE0" w:rsidRDefault="00E70EE0" w:rsidP="00E70EE0">
            <w:pPr>
              <w:rPr>
                <w:ins w:id="1280" w:author="David Conklin" w:date="2020-11-10T16:56:00Z"/>
              </w:rPr>
            </w:pPr>
            <w:ins w:id="1281" w:author="David Conklin" w:date="2020-11-10T16:56:00Z">
              <w:r>
                <w:t>G</w:t>
              </w:r>
            </w:ins>
          </w:p>
        </w:tc>
      </w:tr>
    </w:tbl>
    <w:p w14:paraId="3D49907E" w14:textId="49ADA59D" w:rsidR="00F81EFD" w:rsidRDefault="00F81EFD" w:rsidP="007E57E4">
      <w:pPr>
        <w:rPr>
          <w:ins w:id="1282" w:author="David Conklin" w:date="2020-11-10T17:00:00Z"/>
        </w:rPr>
      </w:pPr>
    </w:p>
    <w:p w14:paraId="25B7589F" w14:textId="65343948" w:rsidR="00E70EE0" w:rsidRDefault="00E70EE0" w:rsidP="007E57E4">
      <w:pPr>
        <w:rPr>
          <w:ins w:id="1283" w:author="David Conklin" w:date="2020-11-10T17:01:00Z"/>
        </w:rPr>
      </w:pPr>
      <w:ins w:id="1284" w:author="David Conklin" w:date="2020-11-10T17:00:00Z">
        <w:r>
          <w:t>Temperature sensor loca</w:t>
        </w:r>
      </w:ins>
      <w:ins w:id="1285" w:author="David Conklin" w:date="2020-11-10T17:01:00Z">
        <w:r>
          <w:t>tions with unsatisfactory simulation skill grades</w:t>
        </w:r>
      </w:ins>
    </w:p>
    <w:tbl>
      <w:tblPr>
        <w:tblStyle w:val="TableGrid"/>
        <w:tblW w:w="0" w:type="auto"/>
        <w:tblLook w:val="04A0" w:firstRow="1" w:lastRow="0" w:firstColumn="1" w:lastColumn="0" w:noHBand="0" w:noVBand="1"/>
      </w:tblPr>
      <w:tblGrid>
        <w:gridCol w:w="1109"/>
        <w:gridCol w:w="1109"/>
        <w:gridCol w:w="4441"/>
      </w:tblGrid>
      <w:tr w:rsidR="00257E8F" w14:paraId="02B22380" w14:textId="77777777" w:rsidTr="00257E8F">
        <w:trPr>
          <w:ins w:id="1286" w:author="David Conklin" w:date="2020-11-10T17:18:00Z"/>
        </w:trPr>
        <w:tc>
          <w:tcPr>
            <w:tcW w:w="0" w:type="auto"/>
          </w:tcPr>
          <w:p w14:paraId="307F270A" w14:textId="24FDD930" w:rsidR="00257E8F" w:rsidRDefault="00257E8F" w:rsidP="007E57E4">
            <w:pPr>
              <w:rPr>
                <w:ins w:id="1287" w:author="David Conklin" w:date="2020-11-10T17:18:00Z"/>
              </w:rPr>
            </w:pPr>
            <w:ins w:id="1288" w:author="David Conklin" w:date="2020-11-10T17:18:00Z">
              <w:r>
                <w:t>gage</w:t>
              </w:r>
            </w:ins>
          </w:p>
        </w:tc>
        <w:tc>
          <w:tcPr>
            <w:tcW w:w="0" w:type="auto"/>
          </w:tcPr>
          <w:p w14:paraId="19097198" w14:textId="36D4552A" w:rsidR="00257E8F" w:rsidRDefault="00257E8F" w:rsidP="007E57E4">
            <w:pPr>
              <w:rPr>
                <w:ins w:id="1289" w:author="David Conklin" w:date="2020-11-10T17:18:00Z"/>
              </w:rPr>
            </w:pPr>
            <w:ins w:id="1290" w:author="David Conklin" w:date="2020-11-10T17:18:00Z">
              <w:r>
                <w:t>COMID</w:t>
              </w:r>
            </w:ins>
          </w:p>
        </w:tc>
        <w:tc>
          <w:tcPr>
            <w:tcW w:w="0" w:type="auto"/>
          </w:tcPr>
          <w:p w14:paraId="1A578839" w14:textId="3FC923B7" w:rsidR="00257E8F" w:rsidRDefault="00257E8F" w:rsidP="007E57E4">
            <w:pPr>
              <w:rPr>
                <w:ins w:id="1291" w:author="David Conklin" w:date="2020-11-10T17:18:00Z"/>
              </w:rPr>
            </w:pPr>
            <w:ins w:id="1292" w:author="David Conklin" w:date="2020-11-10T17:19:00Z">
              <w:r>
                <w:t>location</w:t>
              </w:r>
            </w:ins>
          </w:p>
        </w:tc>
      </w:tr>
      <w:tr w:rsidR="00257E8F" w14:paraId="239C847A" w14:textId="77777777" w:rsidTr="00257E8F">
        <w:trPr>
          <w:ins w:id="1293" w:author="David Conklin" w:date="2020-11-10T17:18:00Z"/>
        </w:trPr>
        <w:tc>
          <w:tcPr>
            <w:tcW w:w="0" w:type="auto"/>
          </w:tcPr>
          <w:p w14:paraId="0708989B" w14:textId="11122C66" w:rsidR="00257E8F" w:rsidRDefault="00257E8F" w:rsidP="007E57E4">
            <w:pPr>
              <w:rPr>
                <w:ins w:id="1294" w:author="David Conklin" w:date="2020-11-10T17:18:00Z"/>
              </w:rPr>
            </w:pPr>
            <w:ins w:id="1295" w:author="David Conklin" w:date="2020-11-10T17:19:00Z">
              <w:r>
                <w:t>14159500</w:t>
              </w:r>
            </w:ins>
          </w:p>
        </w:tc>
        <w:tc>
          <w:tcPr>
            <w:tcW w:w="0" w:type="auto"/>
          </w:tcPr>
          <w:p w14:paraId="6FD32123" w14:textId="1E0A6327" w:rsidR="00257E8F" w:rsidRDefault="00257E8F" w:rsidP="007E57E4">
            <w:pPr>
              <w:rPr>
                <w:ins w:id="1296" w:author="David Conklin" w:date="2020-11-10T17:18:00Z"/>
              </w:rPr>
            </w:pPr>
            <w:ins w:id="1297" w:author="David Conklin" w:date="2020-11-10T17:19:00Z">
              <w:r>
                <w:t>23773009</w:t>
              </w:r>
            </w:ins>
          </w:p>
        </w:tc>
        <w:tc>
          <w:tcPr>
            <w:tcW w:w="0" w:type="auto"/>
          </w:tcPr>
          <w:p w14:paraId="11AB40B5" w14:textId="71796B4F" w:rsidR="00257E8F" w:rsidRDefault="00257E8F" w:rsidP="007E57E4">
            <w:pPr>
              <w:rPr>
                <w:ins w:id="1298" w:author="David Conklin" w:date="2020-11-10T17:18:00Z"/>
              </w:rPr>
            </w:pPr>
            <w:ins w:id="1299" w:author="David Conklin" w:date="2020-11-10T17:20:00Z">
              <w:r>
                <w:t>SOUTH FORK MCKENZIE RIVER NEAR RAINBOW</w:t>
              </w:r>
            </w:ins>
          </w:p>
        </w:tc>
      </w:tr>
      <w:tr w:rsidR="00257E8F" w14:paraId="3377929B" w14:textId="77777777" w:rsidTr="00257E8F">
        <w:trPr>
          <w:ins w:id="1300" w:author="David Conklin" w:date="2020-11-10T17:20:00Z"/>
        </w:trPr>
        <w:tc>
          <w:tcPr>
            <w:tcW w:w="0" w:type="auto"/>
          </w:tcPr>
          <w:p w14:paraId="32874625" w14:textId="5948C6DD" w:rsidR="00257E8F" w:rsidRDefault="00257E8F" w:rsidP="007E57E4">
            <w:pPr>
              <w:rPr>
                <w:ins w:id="1301" w:author="David Conklin" w:date="2020-11-10T17:20:00Z"/>
              </w:rPr>
            </w:pPr>
            <w:ins w:id="1302" w:author="David Conklin" w:date="2020-11-10T17:20:00Z">
              <w:r>
                <w:t>14161100</w:t>
              </w:r>
            </w:ins>
          </w:p>
        </w:tc>
        <w:tc>
          <w:tcPr>
            <w:tcW w:w="0" w:type="auto"/>
          </w:tcPr>
          <w:p w14:paraId="0A9ACDAA" w14:textId="5831A369" w:rsidR="00257E8F" w:rsidRDefault="00257E8F" w:rsidP="007E57E4">
            <w:pPr>
              <w:rPr>
                <w:ins w:id="1303" w:author="David Conklin" w:date="2020-11-10T17:20:00Z"/>
              </w:rPr>
            </w:pPr>
            <w:ins w:id="1304" w:author="David Conklin" w:date="2020-11-10T17:20:00Z">
              <w:r>
                <w:t>237734</w:t>
              </w:r>
            </w:ins>
            <w:ins w:id="1305" w:author="David Conklin" w:date="2020-11-10T17:21:00Z">
              <w:r>
                <w:t>29</w:t>
              </w:r>
            </w:ins>
          </w:p>
        </w:tc>
        <w:tc>
          <w:tcPr>
            <w:tcW w:w="0" w:type="auto"/>
          </w:tcPr>
          <w:p w14:paraId="6FD0AC86" w14:textId="7AA715B3" w:rsidR="00257E8F" w:rsidRDefault="00257E8F" w:rsidP="007E57E4">
            <w:pPr>
              <w:rPr>
                <w:ins w:id="1306" w:author="David Conklin" w:date="2020-11-10T17:20:00Z"/>
              </w:rPr>
            </w:pPr>
            <w:ins w:id="1307" w:author="David Conklin" w:date="2020-11-10T17:20:00Z">
              <w:r>
                <w:t>BLUE RIVER BELOW TIDBITS CR</w:t>
              </w:r>
            </w:ins>
            <w:ins w:id="1308" w:author="David Conklin" w:date="2020-11-10T17:21:00Z">
              <w:r>
                <w:t>EEK</w:t>
              </w:r>
            </w:ins>
          </w:p>
        </w:tc>
      </w:tr>
      <w:tr w:rsidR="00257E8F" w14:paraId="5F28D6FF" w14:textId="77777777" w:rsidTr="00257E8F">
        <w:trPr>
          <w:ins w:id="1309" w:author="David Conklin" w:date="2020-11-10T17:21:00Z"/>
        </w:trPr>
        <w:tc>
          <w:tcPr>
            <w:tcW w:w="0" w:type="auto"/>
          </w:tcPr>
          <w:p w14:paraId="4C00307E" w14:textId="50AE2CA5" w:rsidR="00257E8F" w:rsidRDefault="00257E8F" w:rsidP="007E57E4">
            <w:pPr>
              <w:rPr>
                <w:ins w:id="1310" w:author="David Conklin" w:date="2020-11-10T17:21:00Z"/>
              </w:rPr>
            </w:pPr>
            <w:ins w:id="1311" w:author="David Conklin" w:date="2020-11-10T17:21:00Z">
              <w:r>
                <w:t>14162200</w:t>
              </w:r>
            </w:ins>
          </w:p>
        </w:tc>
        <w:tc>
          <w:tcPr>
            <w:tcW w:w="0" w:type="auto"/>
          </w:tcPr>
          <w:p w14:paraId="3E513CD9" w14:textId="492288C1" w:rsidR="00257E8F" w:rsidRDefault="00257E8F" w:rsidP="007E57E4">
            <w:pPr>
              <w:rPr>
                <w:ins w:id="1312" w:author="David Conklin" w:date="2020-11-10T17:21:00Z"/>
              </w:rPr>
            </w:pPr>
            <w:ins w:id="1313" w:author="David Conklin" w:date="2020-11-10T17:21:00Z">
              <w:r>
                <w:t>23773405</w:t>
              </w:r>
            </w:ins>
          </w:p>
        </w:tc>
        <w:tc>
          <w:tcPr>
            <w:tcW w:w="0" w:type="auto"/>
          </w:tcPr>
          <w:p w14:paraId="4D9819F6" w14:textId="39901D7A" w:rsidR="00257E8F" w:rsidRDefault="00257E8F" w:rsidP="007E57E4">
            <w:pPr>
              <w:rPr>
                <w:ins w:id="1314" w:author="David Conklin" w:date="2020-11-10T17:21:00Z"/>
              </w:rPr>
            </w:pPr>
            <w:ins w:id="1315" w:author="David Conklin" w:date="2020-11-10T17:21:00Z">
              <w:r>
                <w:t>BLUE RIVER AT BLUE RIVER</w:t>
              </w:r>
            </w:ins>
          </w:p>
        </w:tc>
      </w:tr>
      <w:tr w:rsidR="00257E8F" w14:paraId="7549FD54" w14:textId="77777777" w:rsidTr="00257E8F">
        <w:trPr>
          <w:ins w:id="1316" w:author="David Conklin" w:date="2020-11-10T17:21:00Z"/>
        </w:trPr>
        <w:tc>
          <w:tcPr>
            <w:tcW w:w="0" w:type="auto"/>
          </w:tcPr>
          <w:p w14:paraId="600243E1" w14:textId="34826399" w:rsidR="00257E8F" w:rsidRDefault="00257E8F" w:rsidP="007E57E4">
            <w:pPr>
              <w:rPr>
                <w:ins w:id="1317" w:author="David Conklin" w:date="2020-11-10T17:21:00Z"/>
              </w:rPr>
            </w:pPr>
            <w:ins w:id="1318" w:author="David Conklin" w:date="2020-11-10T17:21:00Z">
              <w:r>
                <w:t>14162500</w:t>
              </w:r>
            </w:ins>
          </w:p>
        </w:tc>
        <w:tc>
          <w:tcPr>
            <w:tcW w:w="0" w:type="auto"/>
          </w:tcPr>
          <w:p w14:paraId="51F2F35E" w14:textId="02F16FA5" w:rsidR="00257E8F" w:rsidRDefault="00257E8F" w:rsidP="007E57E4">
            <w:pPr>
              <w:rPr>
                <w:ins w:id="1319" w:author="David Conklin" w:date="2020-11-10T17:21:00Z"/>
              </w:rPr>
            </w:pPr>
            <w:ins w:id="1320" w:author="David Conklin" w:date="2020-11-10T17:22:00Z">
              <w:r>
                <w:t>23772909</w:t>
              </w:r>
            </w:ins>
          </w:p>
        </w:tc>
        <w:tc>
          <w:tcPr>
            <w:tcW w:w="0" w:type="auto"/>
          </w:tcPr>
          <w:p w14:paraId="706F34D0" w14:textId="6AC08E84" w:rsidR="00257E8F" w:rsidRDefault="00257E8F" w:rsidP="007E57E4">
            <w:pPr>
              <w:rPr>
                <w:ins w:id="1321" w:author="David Conklin" w:date="2020-11-10T17:21:00Z"/>
              </w:rPr>
            </w:pPr>
            <w:ins w:id="1322" w:author="David Conklin" w:date="2020-11-10T17:22:00Z">
              <w:r>
                <w:t>MCKENZIE RIVER NEAR VIDA</w:t>
              </w:r>
            </w:ins>
          </w:p>
        </w:tc>
      </w:tr>
    </w:tbl>
    <w:p w14:paraId="1F8675B2" w14:textId="77777777" w:rsidR="00E70EE0" w:rsidRDefault="00E70EE0" w:rsidP="007E57E4">
      <w:pPr>
        <w:rPr>
          <w:ins w:id="1323" w:author="David Conklin" w:date="2020-11-10T16:46:00Z"/>
        </w:rPr>
      </w:pPr>
    </w:p>
    <w:p w14:paraId="05DF6212" w14:textId="3895B969" w:rsidR="002E7078" w:rsidRDefault="00257E8F" w:rsidP="007E57E4">
      <w:pPr>
        <w:rPr>
          <w:ins w:id="1324" w:author="David Conklin" w:date="2020-11-10T17:48:00Z"/>
        </w:rPr>
      </w:pPr>
      <w:ins w:id="1325" w:author="David Conklin" w:date="2020-11-10T17:28:00Z">
        <w:r>
          <w:t xml:space="preserve">As of 11/10/20, two </w:t>
        </w:r>
      </w:ins>
      <w:ins w:id="1326" w:author="David Conklin" w:date="2020-11-10T17:30:00Z">
        <w:r w:rsidR="00AB31D0">
          <w:t xml:space="preserve">types of </w:t>
        </w:r>
      </w:ins>
      <w:ins w:id="1327" w:author="David Conklin" w:date="2020-11-10T17:28:00Z">
        <w:r>
          <w:t xml:space="preserve">“tuning knobs” have been used to </w:t>
        </w:r>
        <w:r w:rsidR="00AB31D0">
          <w:t>improve CW3</w:t>
        </w:r>
      </w:ins>
      <w:ins w:id="1328" w:author="David Conklin" w:date="2020-11-10T17:29:00Z">
        <w:r w:rsidR="00AB31D0">
          <w:t xml:space="preserve">M’s simulation skill for flows in the McKenzie basin: the placement and flow rates of the </w:t>
        </w:r>
      </w:ins>
      <w:ins w:id="1329" w:author="David Conklin" w:date="2020-11-10T17:31:00Z">
        <w:r w:rsidR="00AB31D0">
          <w:t>springs, and the ET_MULT parameter in the HBV.csv parameter set used by the HBV precipitation-</w:t>
        </w:r>
      </w:ins>
      <w:ins w:id="1330" w:author="David Conklin" w:date="2020-11-10T17:32:00Z">
        <w:r w:rsidR="00AB31D0">
          <w:t>runoff submodel.</w:t>
        </w:r>
      </w:ins>
      <w:ins w:id="1331" w:author="David Conklin" w:date="2020-11-10T17:33:00Z">
        <w:r w:rsidR="00AB31D0">
          <w:t xml:space="preserve">  Spring flows are represented as</w:t>
        </w:r>
      </w:ins>
      <w:ins w:id="1332" w:author="David Conklin" w:date="2020-11-10T17:34:00Z">
        <w:r w:rsidR="00AB31D0">
          <w:t xml:space="preserve"> constant – the same amount of water is added at the same temperature every day of the year, there </w:t>
        </w:r>
      </w:ins>
      <w:ins w:id="1333" w:author="David Conklin" w:date="2020-11-10T17:35:00Z">
        <w:r w:rsidR="00AB31D0">
          <w:t>is no seasonal variation.  The ET_</w:t>
        </w:r>
      </w:ins>
      <w:ins w:id="1334" w:author="David Conklin" w:date="2020-11-10T17:36:00Z">
        <w:r w:rsidR="00AB31D0">
          <w:t>MULT parameter was originally added to HBV.csv</w:t>
        </w:r>
      </w:ins>
      <w:ins w:id="1335" w:author="David Conklin" w:date="2020-11-10T17:37:00Z">
        <w:r w:rsidR="00AB31D0">
          <w:t xml:space="preserve"> as a multiplier on evapotranspiration </w:t>
        </w:r>
      </w:ins>
      <w:ins w:id="1336" w:author="David Conklin" w:date="2020-11-10T17:36:00Z">
        <w:r w:rsidR="00AB31D0">
          <w:t xml:space="preserve"> to ac</w:t>
        </w:r>
      </w:ins>
      <w:ins w:id="1337" w:author="David Conklin" w:date="2020-11-10T17:37:00Z">
        <w:r w:rsidR="00AB31D0">
          <w:t xml:space="preserve">count for the fact that the average leaf area is </w:t>
        </w:r>
      </w:ins>
      <w:ins w:id="1338" w:author="David Conklin" w:date="2020-11-10T17:38:00Z">
        <w:r w:rsidR="00AB31D0">
          <w:t>poorly known in the</w:t>
        </w:r>
        <w:r w:rsidR="002E7078">
          <w:t xml:space="preserve"> forested uplands</w:t>
        </w:r>
      </w:ins>
      <w:ins w:id="1339" w:author="David Conklin" w:date="2020-11-10T17:40:00Z">
        <w:r w:rsidR="002E7078">
          <w:t xml:space="preserve">. </w:t>
        </w:r>
      </w:ins>
      <w:ins w:id="1340" w:author="David Conklin" w:date="2020-11-10T17:41:00Z">
        <w:r w:rsidR="002E7078">
          <w:t>Real and simulated e</w:t>
        </w:r>
      </w:ins>
      <w:ins w:id="1341" w:author="David Conklin" w:date="2020-11-10T17:40:00Z">
        <w:r w:rsidR="002E7078">
          <w:t>vapotransp</w:t>
        </w:r>
      </w:ins>
      <w:ins w:id="1342" w:author="David Conklin" w:date="2020-11-10T17:41:00Z">
        <w:r w:rsidR="002E7078">
          <w:t>iration varies seasonally, so adjustments to ET</w:t>
        </w:r>
      </w:ins>
      <w:ins w:id="1343" w:author="David Conklin" w:date="2020-11-10T17:42:00Z">
        <w:r w:rsidR="002E7078">
          <w:t>_MULT affect the seasonal pattern of flows as well as their annual averages.</w:t>
        </w:r>
      </w:ins>
    </w:p>
    <w:p w14:paraId="5F1CE466" w14:textId="77777777" w:rsidR="002E7078" w:rsidRDefault="002E7078" w:rsidP="007E57E4">
      <w:pPr>
        <w:rPr>
          <w:ins w:id="1344" w:author="David Conklin" w:date="2020-11-10T17:44:00Z"/>
        </w:rPr>
      </w:pPr>
    </w:p>
    <w:p w14:paraId="3AA7703B" w14:textId="051F3331" w:rsidR="00372E03" w:rsidRDefault="00372E03" w:rsidP="00372E03">
      <w:pPr>
        <w:pStyle w:val="Heading2"/>
        <w:rPr>
          <w:ins w:id="1345" w:author="David Conklin" w:date="2020-11-10T18:22:00Z"/>
        </w:rPr>
        <w:pPrChange w:id="1346" w:author="David Conklin" w:date="2020-11-10T18:22:00Z">
          <w:pPr/>
        </w:pPrChange>
      </w:pPr>
      <w:bookmarkStart w:id="1347" w:name="_Toc55965342"/>
      <w:ins w:id="1348" w:author="David Conklin" w:date="2020-11-10T18:22:00Z">
        <w:r>
          <w:t>Simulated McKenzie basin water budget</w:t>
        </w:r>
        <w:bookmarkEnd w:id="1347"/>
      </w:ins>
    </w:p>
    <w:p w14:paraId="1F29785F" w14:textId="5ADBBB25" w:rsidR="002E7078" w:rsidRDefault="002E7078" w:rsidP="007E57E4">
      <w:pPr>
        <w:rPr>
          <w:ins w:id="1349" w:author="David Conklin" w:date="2020-11-10T17:46:00Z"/>
        </w:rPr>
      </w:pPr>
      <w:ins w:id="1350" w:author="David Conklin" w:date="2020-11-10T17:44:00Z">
        <w:r>
          <w:t>As of 11/10/20, for the period</w:t>
        </w:r>
      </w:ins>
      <w:ins w:id="1351" w:author="David Conklin" w:date="2020-11-10T17:45:00Z">
        <w:r>
          <w:t xml:space="preserve">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830"/>
        <w:gridCol w:w="2035"/>
      </w:tblGrid>
      <w:tr w:rsidR="00DF2C1A" w14:paraId="7A5CBCD9" w14:textId="3A7CD120" w:rsidTr="0064217D">
        <w:trPr>
          <w:ins w:id="1352" w:author="David Conklin" w:date="2020-11-10T17:50:00Z"/>
        </w:trPr>
        <w:tc>
          <w:tcPr>
            <w:tcW w:w="0" w:type="auto"/>
          </w:tcPr>
          <w:p w14:paraId="0E4DA288" w14:textId="5B18D920" w:rsidR="00DF2C1A" w:rsidRPr="00DF2C1A" w:rsidRDefault="00DF2C1A" w:rsidP="00DF2C1A">
            <w:pPr>
              <w:jc w:val="center"/>
              <w:rPr>
                <w:ins w:id="1353" w:author="David Conklin" w:date="2020-11-10T17:50:00Z"/>
                <w:b/>
                <w:bCs/>
                <w:rPrChange w:id="1354" w:author="David Conklin" w:date="2020-11-10T18:15:00Z">
                  <w:rPr>
                    <w:ins w:id="1355" w:author="David Conklin" w:date="2020-11-10T17:50:00Z"/>
                  </w:rPr>
                </w:rPrChange>
              </w:rPr>
              <w:pPrChange w:id="1356" w:author="David Conklin" w:date="2020-11-10T18:15:00Z">
                <w:pPr/>
              </w:pPrChange>
            </w:pPr>
            <w:ins w:id="1357" w:author="David Conklin" w:date="2020-11-10T17:50:00Z">
              <w:r w:rsidRPr="00DF2C1A">
                <w:rPr>
                  <w:b/>
                  <w:bCs/>
                  <w:rPrChange w:id="1358" w:author="David Conklin" w:date="2020-11-10T18:15:00Z">
                    <w:rPr/>
                  </w:rPrChange>
                </w:rPr>
                <w:t>Inputs</w:t>
              </w:r>
            </w:ins>
          </w:p>
        </w:tc>
        <w:tc>
          <w:tcPr>
            <w:tcW w:w="0" w:type="auto"/>
          </w:tcPr>
          <w:p w14:paraId="5360E9F0" w14:textId="5436CA98" w:rsidR="00DF2C1A" w:rsidRDefault="00DF2C1A" w:rsidP="007E57E4">
            <w:pPr>
              <w:rPr>
                <w:ins w:id="1359" w:author="David Conklin" w:date="2020-11-10T17:50:00Z"/>
              </w:rPr>
            </w:pPr>
            <w:ins w:id="1360" w:author="David Conklin" w:date="2020-11-10T18:16:00Z">
              <w:r>
                <w:t>annual mmH2O</w:t>
              </w:r>
            </w:ins>
          </w:p>
        </w:tc>
        <w:tc>
          <w:tcPr>
            <w:tcW w:w="0" w:type="auto"/>
          </w:tcPr>
          <w:p w14:paraId="47FB6E4F" w14:textId="1852D45F" w:rsidR="00DF2C1A" w:rsidRDefault="00DF2C1A" w:rsidP="007E57E4">
            <w:pPr>
              <w:rPr>
                <w:ins w:id="1361" w:author="David Conklin" w:date="2020-11-10T17:50:00Z"/>
              </w:rPr>
            </w:pPr>
            <w:ins w:id="1362" w:author="David Conklin" w:date="2020-11-10T18:12:00Z">
              <w:r>
                <w:t>% of total inputs</w:t>
              </w:r>
            </w:ins>
          </w:p>
        </w:tc>
        <w:tc>
          <w:tcPr>
            <w:tcW w:w="0" w:type="auto"/>
          </w:tcPr>
          <w:p w14:paraId="13C3A98A" w14:textId="378503DD" w:rsidR="00DF2C1A" w:rsidRDefault="00DF2C1A" w:rsidP="007E57E4">
            <w:pPr>
              <w:rPr>
                <w:ins w:id="1363" w:author="David Conklin" w:date="2020-11-10T17:50:00Z"/>
              </w:rPr>
            </w:pPr>
            <w:ins w:id="1364" w:author="David Conklin" w:date="2020-11-10T18:17:00Z">
              <w:r>
                <w:t>cms</w:t>
              </w:r>
            </w:ins>
          </w:p>
        </w:tc>
        <w:tc>
          <w:tcPr>
            <w:tcW w:w="0" w:type="auto"/>
          </w:tcPr>
          <w:p w14:paraId="616F7DC8" w14:textId="3CE50447" w:rsidR="00DF2C1A" w:rsidRDefault="00DF2C1A" w:rsidP="007E57E4">
            <w:pPr>
              <w:rPr>
                <w:ins w:id="1365" w:author="David Conklin" w:date="2020-11-10T18:18:00Z"/>
              </w:rPr>
            </w:pPr>
            <w:ins w:id="1366" w:author="David Conklin" w:date="2020-11-10T18:18:00Z">
              <w:r>
                <w:t>% of basin discharg</w:t>
              </w:r>
            </w:ins>
            <w:ins w:id="1367" w:author="David Conklin" w:date="2020-11-10T18:19:00Z">
              <w:r>
                <w:t>e</w:t>
              </w:r>
            </w:ins>
          </w:p>
        </w:tc>
      </w:tr>
      <w:tr w:rsidR="00DF2C1A" w14:paraId="7155C0AC" w14:textId="0D39549A" w:rsidTr="0064217D">
        <w:trPr>
          <w:ins w:id="1368" w:author="David Conklin" w:date="2020-11-10T17:46:00Z"/>
        </w:trPr>
        <w:tc>
          <w:tcPr>
            <w:tcW w:w="0" w:type="auto"/>
          </w:tcPr>
          <w:p w14:paraId="78FA0D8D" w14:textId="63A78F19" w:rsidR="00DF2C1A" w:rsidRDefault="00DF2C1A" w:rsidP="007E57E4">
            <w:pPr>
              <w:rPr>
                <w:ins w:id="1369" w:author="David Conklin" w:date="2020-11-10T17:46:00Z"/>
              </w:rPr>
            </w:pPr>
            <w:ins w:id="1370" w:author="David Conklin" w:date="2020-11-10T17:47:00Z">
              <w:r>
                <w:t>precipitation</w:t>
              </w:r>
            </w:ins>
          </w:p>
        </w:tc>
        <w:tc>
          <w:tcPr>
            <w:tcW w:w="0" w:type="auto"/>
          </w:tcPr>
          <w:p w14:paraId="2BE6D9FA" w14:textId="216BB6E1" w:rsidR="00DF2C1A" w:rsidRDefault="00DF2C1A" w:rsidP="00DF2C1A">
            <w:pPr>
              <w:jc w:val="right"/>
              <w:rPr>
                <w:ins w:id="1371" w:author="David Conklin" w:date="2020-11-10T17:46:00Z"/>
              </w:rPr>
              <w:pPrChange w:id="1372" w:author="David Conklin" w:date="2020-11-10T18:16:00Z">
                <w:pPr/>
              </w:pPrChange>
            </w:pPr>
            <w:ins w:id="1373" w:author="David Conklin" w:date="2020-11-10T17:48:00Z">
              <w:r>
                <w:t>1901</w:t>
              </w:r>
            </w:ins>
          </w:p>
        </w:tc>
        <w:tc>
          <w:tcPr>
            <w:tcW w:w="0" w:type="auto"/>
          </w:tcPr>
          <w:p w14:paraId="52451A1F" w14:textId="71B21D73" w:rsidR="00DF2C1A" w:rsidRDefault="00DF2C1A" w:rsidP="007E57E4">
            <w:pPr>
              <w:rPr>
                <w:ins w:id="1374" w:author="David Conklin" w:date="2020-11-10T17:46:00Z"/>
              </w:rPr>
            </w:pPr>
            <w:ins w:id="1375" w:author="David Conklin" w:date="2020-11-10T18:02:00Z">
              <w:r>
                <w:t>85.7%</w:t>
              </w:r>
            </w:ins>
          </w:p>
        </w:tc>
        <w:tc>
          <w:tcPr>
            <w:tcW w:w="0" w:type="auto"/>
          </w:tcPr>
          <w:p w14:paraId="4007E9FC" w14:textId="5F0D14E1" w:rsidR="00DF2C1A" w:rsidRDefault="00DF2C1A" w:rsidP="007E57E4">
            <w:pPr>
              <w:rPr>
                <w:ins w:id="1376" w:author="David Conklin" w:date="2020-11-10T17:46:00Z"/>
              </w:rPr>
            </w:pPr>
          </w:p>
        </w:tc>
        <w:tc>
          <w:tcPr>
            <w:tcW w:w="0" w:type="auto"/>
          </w:tcPr>
          <w:p w14:paraId="6B6F3D7B" w14:textId="77777777" w:rsidR="00DF2C1A" w:rsidRDefault="00DF2C1A" w:rsidP="007E57E4">
            <w:pPr>
              <w:rPr>
                <w:ins w:id="1377" w:author="David Conklin" w:date="2020-11-10T18:18:00Z"/>
              </w:rPr>
            </w:pPr>
          </w:p>
        </w:tc>
      </w:tr>
      <w:tr w:rsidR="00DF2C1A" w14:paraId="6DC4468F" w14:textId="259697F6" w:rsidTr="0064217D">
        <w:trPr>
          <w:ins w:id="1378" w:author="David Conklin" w:date="2020-11-10T17:48:00Z"/>
        </w:trPr>
        <w:tc>
          <w:tcPr>
            <w:tcW w:w="0" w:type="auto"/>
          </w:tcPr>
          <w:p w14:paraId="0789E22B" w14:textId="300C36BD" w:rsidR="00DF2C1A" w:rsidRDefault="00DF2C1A" w:rsidP="007E57E4">
            <w:pPr>
              <w:rPr>
                <w:ins w:id="1379" w:author="David Conklin" w:date="2020-11-10T17:48:00Z"/>
              </w:rPr>
            </w:pPr>
            <w:ins w:id="1380" w:author="David Conklin" w:date="2020-11-10T17:49:00Z">
              <w:r>
                <w:t>springs</w:t>
              </w:r>
            </w:ins>
          </w:p>
        </w:tc>
        <w:tc>
          <w:tcPr>
            <w:tcW w:w="0" w:type="auto"/>
          </w:tcPr>
          <w:p w14:paraId="4FB63C8C" w14:textId="4C1245E9" w:rsidR="00DF2C1A" w:rsidRDefault="00DF2C1A" w:rsidP="00DF2C1A">
            <w:pPr>
              <w:jc w:val="right"/>
              <w:rPr>
                <w:ins w:id="1381" w:author="David Conklin" w:date="2020-11-10T17:48:00Z"/>
              </w:rPr>
              <w:pPrChange w:id="1382" w:author="David Conklin" w:date="2020-11-10T18:16:00Z">
                <w:pPr/>
              </w:pPrChange>
            </w:pPr>
            <w:ins w:id="1383" w:author="David Conklin" w:date="2020-11-10T17:51:00Z">
              <w:r>
                <w:t>292</w:t>
              </w:r>
            </w:ins>
          </w:p>
        </w:tc>
        <w:tc>
          <w:tcPr>
            <w:tcW w:w="0" w:type="auto"/>
          </w:tcPr>
          <w:p w14:paraId="1D3DB827" w14:textId="7760BF87" w:rsidR="00DF2C1A" w:rsidRDefault="00DF2C1A" w:rsidP="007E57E4">
            <w:pPr>
              <w:rPr>
                <w:ins w:id="1384" w:author="David Conklin" w:date="2020-11-10T17:48:00Z"/>
              </w:rPr>
            </w:pPr>
            <w:ins w:id="1385" w:author="David Conklin" w:date="2020-11-10T18:03:00Z">
              <w:r>
                <w:t>13.2%</w:t>
              </w:r>
            </w:ins>
          </w:p>
        </w:tc>
        <w:tc>
          <w:tcPr>
            <w:tcW w:w="0" w:type="auto"/>
          </w:tcPr>
          <w:p w14:paraId="63CE7C38" w14:textId="77C5DE6F" w:rsidR="00DF2C1A" w:rsidRDefault="00DF2C1A" w:rsidP="007E57E4">
            <w:pPr>
              <w:rPr>
                <w:ins w:id="1386" w:author="David Conklin" w:date="2020-11-10T17:48:00Z"/>
              </w:rPr>
            </w:pPr>
            <w:ins w:id="1387" w:author="David Conklin" w:date="2020-11-10T17:50:00Z">
              <w:r>
                <w:t>30.57</w:t>
              </w:r>
            </w:ins>
          </w:p>
        </w:tc>
        <w:tc>
          <w:tcPr>
            <w:tcW w:w="0" w:type="auto"/>
          </w:tcPr>
          <w:p w14:paraId="1D509103" w14:textId="6C643C94" w:rsidR="00DF2C1A" w:rsidRDefault="00DF2C1A" w:rsidP="00DF2C1A">
            <w:pPr>
              <w:jc w:val="right"/>
              <w:rPr>
                <w:ins w:id="1388" w:author="David Conklin" w:date="2020-11-10T18:18:00Z"/>
              </w:rPr>
              <w:pPrChange w:id="1389" w:author="David Conklin" w:date="2020-11-10T18:19:00Z">
                <w:pPr/>
              </w:pPrChange>
            </w:pPr>
            <w:ins w:id="1390" w:author="David Conklin" w:date="2020-11-10T18:19:00Z">
              <w:r>
                <w:t>20.4 %</w:t>
              </w:r>
            </w:ins>
          </w:p>
        </w:tc>
      </w:tr>
      <w:tr w:rsidR="00DF2C1A" w14:paraId="03B2EFD4" w14:textId="36D7CEFF" w:rsidTr="0064217D">
        <w:trPr>
          <w:ins w:id="1391" w:author="David Conklin" w:date="2020-11-10T17:51:00Z"/>
        </w:trPr>
        <w:tc>
          <w:tcPr>
            <w:tcW w:w="0" w:type="auto"/>
          </w:tcPr>
          <w:p w14:paraId="28834A1C" w14:textId="72353F41" w:rsidR="00DF2C1A" w:rsidRDefault="00DF2C1A" w:rsidP="007E57E4">
            <w:pPr>
              <w:rPr>
                <w:ins w:id="1392" w:author="David Conklin" w:date="2020-11-10T17:51:00Z"/>
              </w:rPr>
            </w:pPr>
            <w:ins w:id="1393" w:author="David Conklin" w:date="2020-11-10T17:51:00Z">
              <w:r>
                <w:t>wells</w:t>
              </w:r>
            </w:ins>
          </w:p>
        </w:tc>
        <w:tc>
          <w:tcPr>
            <w:tcW w:w="0" w:type="auto"/>
          </w:tcPr>
          <w:p w14:paraId="4FBEDF53" w14:textId="7410E91D" w:rsidR="00DF2C1A" w:rsidRDefault="00DF2C1A" w:rsidP="00DF2C1A">
            <w:pPr>
              <w:jc w:val="right"/>
              <w:rPr>
                <w:ins w:id="1394" w:author="David Conklin" w:date="2020-11-10T17:51:00Z"/>
              </w:rPr>
              <w:pPrChange w:id="1395" w:author="David Conklin" w:date="2020-11-10T18:16:00Z">
                <w:pPr/>
              </w:pPrChange>
            </w:pPr>
            <w:ins w:id="1396" w:author="David Conklin" w:date="2020-11-10T17:51:00Z">
              <w:r>
                <w:t>1</w:t>
              </w:r>
            </w:ins>
            <w:ins w:id="1397" w:author="David Conklin" w:date="2020-11-10T17:52:00Z">
              <w:r>
                <w:t>1</w:t>
              </w:r>
            </w:ins>
          </w:p>
        </w:tc>
        <w:tc>
          <w:tcPr>
            <w:tcW w:w="0" w:type="auto"/>
          </w:tcPr>
          <w:p w14:paraId="688A541B" w14:textId="1A7ECB94" w:rsidR="00DF2C1A" w:rsidRDefault="00DF2C1A" w:rsidP="007E57E4">
            <w:pPr>
              <w:rPr>
                <w:ins w:id="1398" w:author="David Conklin" w:date="2020-11-10T17:51:00Z"/>
              </w:rPr>
            </w:pPr>
            <w:ins w:id="1399" w:author="David Conklin" w:date="2020-11-10T18:03:00Z">
              <w:r>
                <w:t>0.5%</w:t>
              </w:r>
            </w:ins>
          </w:p>
        </w:tc>
        <w:tc>
          <w:tcPr>
            <w:tcW w:w="0" w:type="auto"/>
          </w:tcPr>
          <w:p w14:paraId="1DC991A9" w14:textId="77777777" w:rsidR="00DF2C1A" w:rsidRDefault="00DF2C1A" w:rsidP="007E57E4">
            <w:pPr>
              <w:rPr>
                <w:ins w:id="1400" w:author="David Conklin" w:date="2020-11-10T17:51:00Z"/>
              </w:rPr>
            </w:pPr>
          </w:p>
        </w:tc>
        <w:tc>
          <w:tcPr>
            <w:tcW w:w="0" w:type="auto"/>
          </w:tcPr>
          <w:p w14:paraId="102CDB3D" w14:textId="77777777" w:rsidR="00DF2C1A" w:rsidRDefault="00DF2C1A" w:rsidP="007E57E4">
            <w:pPr>
              <w:rPr>
                <w:ins w:id="1401" w:author="David Conklin" w:date="2020-11-10T18:18:00Z"/>
              </w:rPr>
            </w:pPr>
          </w:p>
        </w:tc>
      </w:tr>
      <w:tr w:rsidR="00DF2C1A" w14:paraId="57895C2C" w14:textId="23E37B65" w:rsidTr="0064217D">
        <w:trPr>
          <w:ins w:id="1402" w:author="David Conklin" w:date="2020-11-10T17:51:00Z"/>
        </w:trPr>
        <w:tc>
          <w:tcPr>
            <w:tcW w:w="0" w:type="auto"/>
          </w:tcPr>
          <w:p w14:paraId="0E08A11D" w14:textId="1A9E7DAB" w:rsidR="00DF2C1A" w:rsidRDefault="00DF2C1A" w:rsidP="007E57E4">
            <w:pPr>
              <w:rPr>
                <w:ins w:id="1403" w:author="David Conklin" w:date="2020-11-10T17:51:00Z"/>
              </w:rPr>
            </w:pPr>
            <w:ins w:id="1404" w:author="David Conklin" w:date="2020-11-10T17:53:00Z">
              <w:r>
                <w:t>added by model</w:t>
              </w:r>
            </w:ins>
          </w:p>
        </w:tc>
        <w:tc>
          <w:tcPr>
            <w:tcW w:w="0" w:type="auto"/>
          </w:tcPr>
          <w:p w14:paraId="7C1996A5" w14:textId="55BBD880" w:rsidR="00DF2C1A" w:rsidRDefault="00DF2C1A" w:rsidP="00DF2C1A">
            <w:pPr>
              <w:jc w:val="right"/>
              <w:rPr>
                <w:ins w:id="1405" w:author="David Conklin" w:date="2020-11-10T17:51:00Z"/>
              </w:rPr>
              <w:pPrChange w:id="1406" w:author="David Conklin" w:date="2020-11-10T18:16:00Z">
                <w:pPr/>
              </w:pPrChange>
            </w:pPr>
            <w:ins w:id="1407" w:author="David Conklin" w:date="2020-11-10T17:53:00Z">
              <w:r>
                <w:t>14</w:t>
              </w:r>
            </w:ins>
          </w:p>
        </w:tc>
        <w:tc>
          <w:tcPr>
            <w:tcW w:w="0" w:type="auto"/>
          </w:tcPr>
          <w:p w14:paraId="7CB53239" w14:textId="69D0582B" w:rsidR="00DF2C1A" w:rsidRDefault="00DF2C1A" w:rsidP="007E57E4">
            <w:pPr>
              <w:rPr>
                <w:ins w:id="1408" w:author="David Conklin" w:date="2020-11-10T17:51:00Z"/>
              </w:rPr>
            </w:pPr>
            <w:ins w:id="1409" w:author="David Conklin" w:date="2020-11-10T18:03:00Z">
              <w:r>
                <w:t>0.6%</w:t>
              </w:r>
            </w:ins>
          </w:p>
        </w:tc>
        <w:tc>
          <w:tcPr>
            <w:tcW w:w="0" w:type="auto"/>
          </w:tcPr>
          <w:p w14:paraId="4E549F54" w14:textId="77777777" w:rsidR="00DF2C1A" w:rsidRDefault="00DF2C1A" w:rsidP="007E57E4">
            <w:pPr>
              <w:rPr>
                <w:ins w:id="1410" w:author="David Conklin" w:date="2020-11-10T17:51:00Z"/>
              </w:rPr>
            </w:pPr>
          </w:p>
        </w:tc>
        <w:tc>
          <w:tcPr>
            <w:tcW w:w="0" w:type="auto"/>
          </w:tcPr>
          <w:p w14:paraId="69018910" w14:textId="77777777" w:rsidR="00DF2C1A" w:rsidRDefault="00DF2C1A" w:rsidP="007E57E4">
            <w:pPr>
              <w:rPr>
                <w:ins w:id="1411" w:author="David Conklin" w:date="2020-11-10T18:18:00Z"/>
              </w:rPr>
            </w:pPr>
          </w:p>
        </w:tc>
      </w:tr>
      <w:tr w:rsidR="00DF2C1A" w14:paraId="7E208176" w14:textId="7AF40D91" w:rsidTr="0064217D">
        <w:trPr>
          <w:ins w:id="1412" w:author="David Conklin" w:date="2020-11-10T17:57:00Z"/>
        </w:trPr>
        <w:tc>
          <w:tcPr>
            <w:tcW w:w="0" w:type="auto"/>
          </w:tcPr>
          <w:p w14:paraId="3ABD1D31" w14:textId="1CDDF7CE" w:rsidR="00DF2C1A" w:rsidRDefault="00DF2C1A" w:rsidP="00DF2C1A">
            <w:pPr>
              <w:jc w:val="right"/>
              <w:rPr>
                <w:ins w:id="1413" w:author="David Conklin" w:date="2020-11-10T17:57:00Z"/>
              </w:rPr>
              <w:pPrChange w:id="1414" w:author="David Conklin" w:date="2020-11-10T18:16:00Z">
                <w:pPr/>
              </w:pPrChange>
            </w:pPr>
            <w:ins w:id="1415" w:author="David Conklin" w:date="2020-11-10T17:58:00Z">
              <w:r>
                <w:t>total in</w:t>
              </w:r>
            </w:ins>
          </w:p>
        </w:tc>
        <w:tc>
          <w:tcPr>
            <w:tcW w:w="0" w:type="auto"/>
          </w:tcPr>
          <w:p w14:paraId="0415B147" w14:textId="59FEEACA" w:rsidR="00DF2C1A" w:rsidRDefault="00DF2C1A" w:rsidP="00DF2C1A">
            <w:pPr>
              <w:jc w:val="right"/>
              <w:rPr>
                <w:ins w:id="1416" w:author="David Conklin" w:date="2020-11-10T17:57:00Z"/>
              </w:rPr>
              <w:pPrChange w:id="1417" w:author="David Conklin" w:date="2020-11-10T18:16:00Z">
                <w:pPr/>
              </w:pPrChange>
            </w:pPr>
            <w:ins w:id="1418" w:author="David Conklin" w:date="2020-11-10T17:58:00Z">
              <w:r>
                <w:t>2218</w:t>
              </w:r>
            </w:ins>
          </w:p>
        </w:tc>
        <w:tc>
          <w:tcPr>
            <w:tcW w:w="0" w:type="auto"/>
          </w:tcPr>
          <w:p w14:paraId="4F3EA76A" w14:textId="7CC2AA20" w:rsidR="00DF2C1A" w:rsidRDefault="00DF2C1A" w:rsidP="007E57E4">
            <w:pPr>
              <w:rPr>
                <w:ins w:id="1419" w:author="David Conklin" w:date="2020-11-10T17:57:00Z"/>
              </w:rPr>
            </w:pPr>
            <w:ins w:id="1420" w:author="David Conklin" w:date="2020-11-10T18:04:00Z">
              <w:r>
                <w:t>100.0%</w:t>
              </w:r>
            </w:ins>
          </w:p>
        </w:tc>
        <w:tc>
          <w:tcPr>
            <w:tcW w:w="0" w:type="auto"/>
          </w:tcPr>
          <w:p w14:paraId="31A9774F" w14:textId="77777777" w:rsidR="00DF2C1A" w:rsidRDefault="00DF2C1A" w:rsidP="007E57E4">
            <w:pPr>
              <w:rPr>
                <w:ins w:id="1421" w:author="David Conklin" w:date="2020-11-10T17:57:00Z"/>
              </w:rPr>
            </w:pPr>
          </w:p>
        </w:tc>
        <w:tc>
          <w:tcPr>
            <w:tcW w:w="0" w:type="auto"/>
          </w:tcPr>
          <w:p w14:paraId="7FB95CF2" w14:textId="77777777" w:rsidR="00DF2C1A" w:rsidRDefault="00DF2C1A" w:rsidP="007E57E4">
            <w:pPr>
              <w:rPr>
                <w:ins w:id="1422" w:author="David Conklin" w:date="2020-11-10T18:18:00Z"/>
              </w:rPr>
            </w:pPr>
          </w:p>
        </w:tc>
      </w:tr>
      <w:tr w:rsidR="00DF2C1A" w14:paraId="717B9D36" w14:textId="052FB810" w:rsidTr="0064217D">
        <w:trPr>
          <w:ins w:id="1423" w:author="David Conklin" w:date="2020-11-10T18:17:00Z"/>
        </w:trPr>
        <w:tc>
          <w:tcPr>
            <w:tcW w:w="0" w:type="auto"/>
          </w:tcPr>
          <w:p w14:paraId="580D1BBE" w14:textId="77777777" w:rsidR="00DF2C1A" w:rsidRDefault="00DF2C1A" w:rsidP="00DF2C1A">
            <w:pPr>
              <w:jc w:val="right"/>
              <w:rPr>
                <w:ins w:id="1424" w:author="David Conklin" w:date="2020-11-10T18:17:00Z"/>
              </w:rPr>
            </w:pPr>
          </w:p>
        </w:tc>
        <w:tc>
          <w:tcPr>
            <w:tcW w:w="0" w:type="auto"/>
          </w:tcPr>
          <w:p w14:paraId="09EE3F8A" w14:textId="77777777" w:rsidR="00DF2C1A" w:rsidRDefault="00DF2C1A" w:rsidP="00DF2C1A">
            <w:pPr>
              <w:jc w:val="right"/>
              <w:rPr>
                <w:ins w:id="1425" w:author="David Conklin" w:date="2020-11-10T18:17:00Z"/>
              </w:rPr>
            </w:pPr>
          </w:p>
        </w:tc>
        <w:tc>
          <w:tcPr>
            <w:tcW w:w="0" w:type="auto"/>
          </w:tcPr>
          <w:p w14:paraId="140839BF" w14:textId="77777777" w:rsidR="00DF2C1A" w:rsidRDefault="00DF2C1A" w:rsidP="007E57E4">
            <w:pPr>
              <w:rPr>
                <w:ins w:id="1426" w:author="David Conklin" w:date="2020-11-10T18:17:00Z"/>
              </w:rPr>
            </w:pPr>
          </w:p>
        </w:tc>
        <w:tc>
          <w:tcPr>
            <w:tcW w:w="0" w:type="auto"/>
          </w:tcPr>
          <w:p w14:paraId="1A9C1919" w14:textId="77777777" w:rsidR="00DF2C1A" w:rsidRDefault="00DF2C1A" w:rsidP="007E57E4">
            <w:pPr>
              <w:rPr>
                <w:ins w:id="1427" w:author="David Conklin" w:date="2020-11-10T18:17:00Z"/>
              </w:rPr>
            </w:pPr>
          </w:p>
        </w:tc>
        <w:tc>
          <w:tcPr>
            <w:tcW w:w="0" w:type="auto"/>
          </w:tcPr>
          <w:p w14:paraId="12B4F2F1" w14:textId="77777777" w:rsidR="00DF2C1A" w:rsidRDefault="00DF2C1A" w:rsidP="007E57E4">
            <w:pPr>
              <w:rPr>
                <w:ins w:id="1428" w:author="David Conklin" w:date="2020-11-10T18:18:00Z"/>
              </w:rPr>
            </w:pPr>
          </w:p>
        </w:tc>
      </w:tr>
      <w:tr w:rsidR="00DF2C1A" w14:paraId="24648356" w14:textId="42D8B2B6" w:rsidTr="0064217D">
        <w:trPr>
          <w:ins w:id="1429" w:author="David Conklin" w:date="2020-11-10T17:51:00Z"/>
        </w:trPr>
        <w:tc>
          <w:tcPr>
            <w:tcW w:w="0" w:type="auto"/>
          </w:tcPr>
          <w:p w14:paraId="3DAA433D" w14:textId="2CD9FDF2" w:rsidR="00DF2C1A" w:rsidRPr="00DF2C1A" w:rsidRDefault="00DF2C1A" w:rsidP="00DF2C1A">
            <w:pPr>
              <w:jc w:val="center"/>
              <w:rPr>
                <w:ins w:id="1430" w:author="David Conklin" w:date="2020-11-10T17:51:00Z"/>
                <w:b/>
                <w:bCs/>
                <w:rPrChange w:id="1431" w:author="David Conklin" w:date="2020-11-10T18:15:00Z">
                  <w:rPr>
                    <w:ins w:id="1432" w:author="David Conklin" w:date="2020-11-10T17:51:00Z"/>
                  </w:rPr>
                </w:rPrChange>
              </w:rPr>
              <w:pPrChange w:id="1433" w:author="David Conklin" w:date="2020-11-10T18:15:00Z">
                <w:pPr/>
              </w:pPrChange>
            </w:pPr>
            <w:ins w:id="1434" w:author="David Conklin" w:date="2020-11-10T17:53:00Z">
              <w:r w:rsidRPr="00DF2C1A">
                <w:rPr>
                  <w:b/>
                  <w:bCs/>
                  <w:rPrChange w:id="1435" w:author="David Conklin" w:date="2020-11-10T18:15:00Z">
                    <w:rPr/>
                  </w:rPrChange>
                </w:rPr>
                <w:t>Outputs</w:t>
              </w:r>
            </w:ins>
          </w:p>
        </w:tc>
        <w:tc>
          <w:tcPr>
            <w:tcW w:w="0" w:type="auto"/>
          </w:tcPr>
          <w:p w14:paraId="47E25CA4" w14:textId="42ACCBBD" w:rsidR="00DF2C1A" w:rsidRDefault="00DF2C1A" w:rsidP="00DF2C1A">
            <w:pPr>
              <w:jc w:val="right"/>
              <w:rPr>
                <w:ins w:id="1436" w:author="David Conklin" w:date="2020-11-10T17:51:00Z"/>
              </w:rPr>
              <w:pPrChange w:id="1437" w:author="David Conklin" w:date="2020-11-10T18:16:00Z">
                <w:pPr/>
              </w:pPrChange>
            </w:pPr>
            <w:ins w:id="1438" w:author="David Conklin" w:date="2020-11-10T18:17:00Z">
              <w:r>
                <w:t>annual mmH2O</w:t>
              </w:r>
            </w:ins>
          </w:p>
        </w:tc>
        <w:tc>
          <w:tcPr>
            <w:tcW w:w="0" w:type="auto"/>
          </w:tcPr>
          <w:p w14:paraId="5208E57B" w14:textId="20DC85E8" w:rsidR="00DF2C1A" w:rsidRDefault="00DF2C1A" w:rsidP="007E57E4">
            <w:pPr>
              <w:rPr>
                <w:ins w:id="1439" w:author="David Conklin" w:date="2020-11-10T17:51:00Z"/>
              </w:rPr>
            </w:pPr>
            <w:ins w:id="1440" w:author="David Conklin" w:date="2020-11-10T18:12:00Z">
              <w:r>
                <w:t>% of precipitation</w:t>
              </w:r>
            </w:ins>
          </w:p>
        </w:tc>
        <w:tc>
          <w:tcPr>
            <w:tcW w:w="0" w:type="auto"/>
          </w:tcPr>
          <w:p w14:paraId="3A587AB9" w14:textId="15C6B5CB" w:rsidR="00DF2C1A" w:rsidRDefault="00DF2C1A" w:rsidP="007E57E4">
            <w:pPr>
              <w:rPr>
                <w:ins w:id="1441" w:author="David Conklin" w:date="2020-11-10T17:51:00Z"/>
              </w:rPr>
            </w:pPr>
            <w:ins w:id="1442" w:author="David Conklin" w:date="2020-11-10T18:17:00Z">
              <w:r>
                <w:t>cms</w:t>
              </w:r>
            </w:ins>
          </w:p>
        </w:tc>
        <w:tc>
          <w:tcPr>
            <w:tcW w:w="0" w:type="auto"/>
          </w:tcPr>
          <w:p w14:paraId="0E4CBB93" w14:textId="77777777" w:rsidR="00DF2C1A" w:rsidRDefault="00DF2C1A" w:rsidP="007E57E4">
            <w:pPr>
              <w:rPr>
                <w:ins w:id="1443" w:author="David Conklin" w:date="2020-11-10T18:18:00Z"/>
              </w:rPr>
            </w:pPr>
          </w:p>
        </w:tc>
      </w:tr>
      <w:tr w:rsidR="00DF2C1A" w14:paraId="0A8A4343" w14:textId="30C4A682" w:rsidTr="0064217D">
        <w:trPr>
          <w:ins w:id="1444" w:author="David Conklin" w:date="2020-11-10T17:51:00Z"/>
        </w:trPr>
        <w:tc>
          <w:tcPr>
            <w:tcW w:w="0" w:type="auto"/>
          </w:tcPr>
          <w:p w14:paraId="6A197DAB" w14:textId="6D182491" w:rsidR="00DF2C1A" w:rsidRDefault="00DF2C1A" w:rsidP="007E57E4">
            <w:pPr>
              <w:rPr>
                <w:ins w:id="1445" w:author="David Conklin" w:date="2020-11-10T17:51:00Z"/>
              </w:rPr>
            </w:pPr>
            <w:ins w:id="1446" w:author="David Conklin" w:date="2020-11-10T17:54:00Z">
              <w:r>
                <w:t>basin discharge</w:t>
              </w:r>
            </w:ins>
          </w:p>
        </w:tc>
        <w:tc>
          <w:tcPr>
            <w:tcW w:w="0" w:type="auto"/>
          </w:tcPr>
          <w:p w14:paraId="6EF6F5FD" w14:textId="3B9E84F7" w:rsidR="00DF2C1A" w:rsidRDefault="00DF2C1A" w:rsidP="00DF2C1A">
            <w:pPr>
              <w:jc w:val="right"/>
              <w:rPr>
                <w:ins w:id="1447" w:author="David Conklin" w:date="2020-11-10T17:51:00Z"/>
              </w:rPr>
              <w:pPrChange w:id="1448" w:author="David Conklin" w:date="2020-11-10T18:16:00Z">
                <w:pPr/>
              </w:pPrChange>
            </w:pPr>
            <w:ins w:id="1449" w:author="David Conklin" w:date="2020-11-10T17:54:00Z">
              <w:r>
                <w:t>1431</w:t>
              </w:r>
            </w:ins>
          </w:p>
        </w:tc>
        <w:tc>
          <w:tcPr>
            <w:tcW w:w="0" w:type="auto"/>
          </w:tcPr>
          <w:p w14:paraId="1347E831" w14:textId="1A1AAB0B" w:rsidR="00DF2C1A" w:rsidRDefault="00DF2C1A" w:rsidP="007E57E4">
            <w:pPr>
              <w:rPr>
                <w:ins w:id="1450" w:author="David Conklin" w:date="2020-11-10T17:51:00Z"/>
              </w:rPr>
            </w:pPr>
            <w:ins w:id="1451" w:author="David Conklin" w:date="2020-11-10T18:13:00Z">
              <w:r>
                <w:t>75.3%</w:t>
              </w:r>
            </w:ins>
          </w:p>
        </w:tc>
        <w:tc>
          <w:tcPr>
            <w:tcW w:w="0" w:type="auto"/>
          </w:tcPr>
          <w:p w14:paraId="48A36E40" w14:textId="0EA2EFF8" w:rsidR="00DF2C1A" w:rsidRDefault="00DF2C1A" w:rsidP="007E57E4">
            <w:pPr>
              <w:rPr>
                <w:ins w:id="1452" w:author="David Conklin" w:date="2020-11-10T17:51:00Z"/>
              </w:rPr>
            </w:pPr>
            <w:ins w:id="1453" w:author="David Conklin" w:date="2020-11-10T18:01:00Z">
              <w:r>
                <w:t>150.06</w:t>
              </w:r>
            </w:ins>
          </w:p>
        </w:tc>
        <w:tc>
          <w:tcPr>
            <w:tcW w:w="0" w:type="auto"/>
          </w:tcPr>
          <w:p w14:paraId="0334943C" w14:textId="77777777" w:rsidR="00DF2C1A" w:rsidRDefault="00DF2C1A" w:rsidP="007E57E4">
            <w:pPr>
              <w:rPr>
                <w:ins w:id="1454" w:author="David Conklin" w:date="2020-11-10T18:18:00Z"/>
              </w:rPr>
            </w:pPr>
          </w:p>
        </w:tc>
      </w:tr>
      <w:tr w:rsidR="00DF2C1A" w14:paraId="38FD3144" w14:textId="13276E75" w:rsidTr="0064217D">
        <w:trPr>
          <w:ins w:id="1455" w:author="David Conklin" w:date="2020-11-10T17:51:00Z"/>
        </w:trPr>
        <w:tc>
          <w:tcPr>
            <w:tcW w:w="0" w:type="auto"/>
          </w:tcPr>
          <w:p w14:paraId="66643219" w14:textId="71A7F511" w:rsidR="00DF2C1A" w:rsidRDefault="00DF2C1A" w:rsidP="007E57E4">
            <w:pPr>
              <w:rPr>
                <w:ins w:id="1456" w:author="David Conklin" w:date="2020-11-10T17:51:00Z"/>
              </w:rPr>
            </w:pPr>
            <w:ins w:id="1457" w:author="David Conklin" w:date="2020-11-10T17:55:00Z">
              <w:r>
                <w:t>evapotranspiration</w:t>
              </w:r>
            </w:ins>
          </w:p>
        </w:tc>
        <w:tc>
          <w:tcPr>
            <w:tcW w:w="0" w:type="auto"/>
          </w:tcPr>
          <w:p w14:paraId="2CE2D0B6" w14:textId="5A3C8998" w:rsidR="00DF2C1A" w:rsidRDefault="00DF2C1A" w:rsidP="00DF2C1A">
            <w:pPr>
              <w:jc w:val="right"/>
              <w:rPr>
                <w:ins w:id="1458" w:author="David Conklin" w:date="2020-11-10T17:51:00Z"/>
              </w:rPr>
              <w:pPrChange w:id="1459" w:author="David Conklin" w:date="2020-11-10T18:16:00Z">
                <w:pPr/>
              </w:pPrChange>
            </w:pPr>
            <w:ins w:id="1460" w:author="David Conklin" w:date="2020-11-10T17:55:00Z">
              <w:r>
                <w:t>691</w:t>
              </w:r>
            </w:ins>
          </w:p>
        </w:tc>
        <w:tc>
          <w:tcPr>
            <w:tcW w:w="0" w:type="auto"/>
          </w:tcPr>
          <w:p w14:paraId="146D919D" w14:textId="7C897AF7" w:rsidR="00DF2C1A" w:rsidRDefault="00DF2C1A" w:rsidP="007E57E4">
            <w:pPr>
              <w:rPr>
                <w:ins w:id="1461" w:author="David Conklin" w:date="2020-11-10T17:51:00Z"/>
              </w:rPr>
            </w:pPr>
            <w:ins w:id="1462" w:author="David Conklin" w:date="2020-11-10T18:05:00Z">
              <w:r>
                <w:t>3</w:t>
              </w:r>
            </w:ins>
            <w:ins w:id="1463" w:author="David Conklin" w:date="2020-11-10T18:14:00Z">
              <w:r>
                <w:t>6.3</w:t>
              </w:r>
            </w:ins>
            <w:ins w:id="1464" w:author="David Conklin" w:date="2020-11-10T18:05:00Z">
              <w:r>
                <w:t>%</w:t>
              </w:r>
            </w:ins>
          </w:p>
        </w:tc>
        <w:tc>
          <w:tcPr>
            <w:tcW w:w="0" w:type="auto"/>
          </w:tcPr>
          <w:p w14:paraId="4A77F00D" w14:textId="77777777" w:rsidR="00DF2C1A" w:rsidRDefault="00DF2C1A" w:rsidP="007E57E4">
            <w:pPr>
              <w:rPr>
                <w:ins w:id="1465" w:author="David Conklin" w:date="2020-11-10T17:51:00Z"/>
              </w:rPr>
            </w:pPr>
          </w:p>
        </w:tc>
        <w:tc>
          <w:tcPr>
            <w:tcW w:w="0" w:type="auto"/>
          </w:tcPr>
          <w:p w14:paraId="6AC53BDF" w14:textId="77777777" w:rsidR="00DF2C1A" w:rsidRDefault="00DF2C1A" w:rsidP="007E57E4">
            <w:pPr>
              <w:rPr>
                <w:ins w:id="1466" w:author="David Conklin" w:date="2020-11-10T18:18:00Z"/>
              </w:rPr>
            </w:pPr>
          </w:p>
        </w:tc>
      </w:tr>
      <w:tr w:rsidR="00DF2C1A" w14:paraId="3B627F26" w14:textId="2B96C1CA" w:rsidTr="0064217D">
        <w:trPr>
          <w:ins w:id="1467" w:author="David Conklin" w:date="2020-11-10T17:56:00Z"/>
        </w:trPr>
        <w:tc>
          <w:tcPr>
            <w:tcW w:w="0" w:type="auto"/>
          </w:tcPr>
          <w:p w14:paraId="2DB274F4" w14:textId="52DA3D5D" w:rsidR="00DF2C1A" w:rsidRDefault="00DF2C1A" w:rsidP="007E57E4">
            <w:pPr>
              <w:rPr>
                <w:ins w:id="1468" w:author="David Conklin" w:date="2020-11-10T17:56:00Z"/>
              </w:rPr>
            </w:pPr>
            <w:ins w:id="1469" w:author="David Conklin" w:date="2020-11-10T17:57:00Z">
              <w:r>
                <w:t>snow “evaporation”</w:t>
              </w:r>
            </w:ins>
          </w:p>
        </w:tc>
        <w:tc>
          <w:tcPr>
            <w:tcW w:w="0" w:type="auto"/>
          </w:tcPr>
          <w:p w14:paraId="323D7694" w14:textId="1CFBF718" w:rsidR="00DF2C1A" w:rsidRDefault="00DF2C1A" w:rsidP="00DF2C1A">
            <w:pPr>
              <w:jc w:val="right"/>
              <w:rPr>
                <w:ins w:id="1470" w:author="David Conklin" w:date="2020-11-10T17:56:00Z"/>
              </w:rPr>
              <w:pPrChange w:id="1471" w:author="David Conklin" w:date="2020-11-10T18:16:00Z">
                <w:pPr/>
              </w:pPrChange>
            </w:pPr>
            <w:ins w:id="1472" w:author="David Conklin" w:date="2020-11-10T17:57:00Z">
              <w:r>
                <w:t>83</w:t>
              </w:r>
            </w:ins>
          </w:p>
        </w:tc>
        <w:tc>
          <w:tcPr>
            <w:tcW w:w="0" w:type="auto"/>
          </w:tcPr>
          <w:p w14:paraId="7AFADF9B" w14:textId="2D631EB2" w:rsidR="00DF2C1A" w:rsidRDefault="00DF2C1A" w:rsidP="007E57E4">
            <w:pPr>
              <w:rPr>
                <w:ins w:id="1473" w:author="David Conklin" w:date="2020-11-10T17:56:00Z"/>
              </w:rPr>
            </w:pPr>
            <w:ins w:id="1474" w:author="David Conklin" w:date="2020-11-10T18:14:00Z">
              <w:r>
                <w:t>4.4</w:t>
              </w:r>
            </w:ins>
            <w:ins w:id="1475" w:author="David Conklin" w:date="2020-11-10T18:06:00Z">
              <w:r>
                <w:t>%</w:t>
              </w:r>
            </w:ins>
          </w:p>
        </w:tc>
        <w:tc>
          <w:tcPr>
            <w:tcW w:w="0" w:type="auto"/>
          </w:tcPr>
          <w:p w14:paraId="05614755" w14:textId="77777777" w:rsidR="00DF2C1A" w:rsidRDefault="00DF2C1A" w:rsidP="007E57E4">
            <w:pPr>
              <w:rPr>
                <w:ins w:id="1476" w:author="David Conklin" w:date="2020-11-10T17:56:00Z"/>
              </w:rPr>
            </w:pPr>
          </w:p>
        </w:tc>
        <w:tc>
          <w:tcPr>
            <w:tcW w:w="0" w:type="auto"/>
          </w:tcPr>
          <w:p w14:paraId="51952BE3" w14:textId="77777777" w:rsidR="00DF2C1A" w:rsidRDefault="00DF2C1A" w:rsidP="007E57E4">
            <w:pPr>
              <w:rPr>
                <w:ins w:id="1477" w:author="David Conklin" w:date="2020-11-10T18:18:00Z"/>
              </w:rPr>
            </w:pPr>
          </w:p>
        </w:tc>
      </w:tr>
      <w:tr w:rsidR="00DF2C1A" w14:paraId="610D7FB8" w14:textId="62C18492" w:rsidTr="0064217D">
        <w:trPr>
          <w:ins w:id="1478" w:author="David Conklin" w:date="2020-11-10T17:51:00Z"/>
        </w:trPr>
        <w:tc>
          <w:tcPr>
            <w:tcW w:w="0" w:type="auto"/>
          </w:tcPr>
          <w:p w14:paraId="511FF2D6" w14:textId="64FFBC0F" w:rsidR="00DF2C1A" w:rsidRDefault="00DF2C1A" w:rsidP="007E57E4">
            <w:pPr>
              <w:rPr>
                <w:ins w:id="1479" w:author="David Conklin" w:date="2020-11-10T17:51:00Z"/>
              </w:rPr>
            </w:pPr>
            <w:ins w:id="1480" w:author="David Conklin" w:date="2020-11-10T17:55:00Z">
              <w:r>
                <w:t>piped out</w:t>
              </w:r>
            </w:ins>
          </w:p>
        </w:tc>
        <w:tc>
          <w:tcPr>
            <w:tcW w:w="0" w:type="auto"/>
          </w:tcPr>
          <w:p w14:paraId="51B3CC24" w14:textId="41DE6F54" w:rsidR="00DF2C1A" w:rsidRDefault="00DF2C1A" w:rsidP="00DF2C1A">
            <w:pPr>
              <w:jc w:val="right"/>
              <w:rPr>
                <w:ins w:id="1481" w:author="David Conklin" w:date="2020-11-10T17:51:00Z"/>
              </w:rPr>
              <w:pPrChange w:id="1482" w:author="David Conklin" w:date="2020-11-10T18:16:00Z">
                <w:pPr/>
              </w:pPrChange>
            </w:pPr>
            <w:ins w:id="1483" w:author="David Conklin" w:date="2020-11-10T17:55:00Z">
              <w:r>
                <w:t>8</w:t>
              </w:r>
            </w:ins>
          </w:p>
        </w:tc>
        <w:tc>
          <w:tcPr>
            <w:tcW w:w="0" w:type="auto"/>
          </w:tcPr>
          <w:p w14:paraId="79AB5718" w14:textId="475D6E04" w:rsidR="00DF2C1A" w:rsidRDefault="00DF2C1A" w:rsidP="007E57E4">
            <w:pPr>
              <w:rPr>
                <w:ins w:id="1484" w:author="David Conklin" w:date="2020-11-10T17:51:00Z"/>
              </w:rPr>
            </w:pPr>
            <w:ins w:id="1485" w:author="David Conklin" w:date="2020-11-10T18:06:00Z">
              <w:r>
                <w:t>0.4%</w:t>
              </w:r>
            </w:ins>
          </w:p>
        </w:tc>
        <w:tc>
          <w:tcPr>
            <w:tcW w:w="0" w:type="auto"/>
          </w:tcPr>
          <w:p w14:paraId="3D3921A4" w14:textId="77777777" w:rsidR="00DF2C1A" w:rsidRDefault="00DF2C1A" w:rsidP="007E57E4">
            <w:pPr>
              <w:rPr>
                <w:ins w:id="1486" w:author="David Conklin" w:date="2020-11-10T17:51:00Z"/>
              </w:rPr>
            </w:pPr>
          </w:p>
        </w:tc>
        <w:tc>
          <w:tcPr>
            <w:tcW w:w="0" w:type="auto"/>
          </w:tcPr>
          <w:p w14:paraId="3507BE77" w14:textId="77777777" w:rsidR="00DF2C1A" w:rsidRDefault="00DF2C1A" w:rsidP="007E57E4">
            <w:pPr>
              <w:rPr>
                <w:ins w:id="1487" w:author="David Conklin" w:date="2020-11-10T18:18:00Z"/>
              </w:rPr>
            </w:pPr>
          </w:p>
        </w:tc>
      </w:tr>
      <w:tr w:rsidR="00DF2C1A" w14:paraId="3B090A1A" w14:textId="0522A484" w:rsidTr="0064217D">
        <w:trPr>
          <w:ins w:id="1488" w:author="David Conklin" w:date="2020-11-10T17:59:00Z"/>
        </w:trPr>
        <w:tc>
          <w:tcPr>
            <w:tcW w:w="0" w:type="auto"/>
          </w:tcPr>
          <w:p w14:paraId="7B8310AD" w14:textId="76E64A9C" w:rsidR="00DF2C1A" w:rsidRDefault="00DF2C1A" w:rsidP="00DF2C1A">
            <w:pPr>
              <w:jc w:val="right"/>
              <w:rPr>
                <w:ins w:id="1489" w:author="David Conklin" w:date="2020-11-10T17:59:00Z"/>
              </w:rPr>
              <w:pPrChange w:id="1490" w:author="David Conklin" w:date="2020-11-10T18:16:00Z">
                <w:pPr/>
              </w:pPrChange>
            </w:pPr>
            <w:ins w:id="1491" w:author="David Conklin" w:date="2020-11-10T17:59:00Z">
              <w:r>
                <w:t>total out</w:t>
              </w:r>
            </w:ins>
          </w:p>
        </w:tc>
        <w:tc>
          <w:tcPr>
            <w:tcW w:w="0" w:type="auto"/>
          </w:tcPr>
          <w:p w14:paraId="6E23C896" w14:textId="4DD0F902" w:rsidR="00DF2C1A" w:rsidRDefault="00DF2C1A" w:rsidP="00DF2C1A">
            <w:pPr>
              <w:jc w:val="right"/>
              <w:rPr>
                <w:ins w:id="1492" w:author="David Conklin" w:date="2020-11-10T17:59:00Z"/>
              </w:rPr>
              <w:pPrChange w:id="1493" w:author="David Conklin" w:date="2020-11-10T18:16:00Z">
                <w:pPr/>
              </w:pPrChange>
            </w:pPr>
            <w:ins w:id="1494" w:author="David Conklin" w:date="2020-11-10T17:59:00Z">
              <w:r>
                <w:t>2213</w:t>
              </w:r>
            </w:ins>
          </w:p>
        </w:tc>
        <w:tc>
          <w:tcPr>
            <w:tcW w:w="0" w:type="auto"/>
          </w:tcPr>
          <w:p w14:paraId="6DD3198D" w14:textId="5F7CA1C0" w:rsidR="00DF2C1A" w:rsidRDefault="00DF2C1A" w:rsidP="007E57E4">
            <w:pPr>
              <w:rPr>
                <w:ins w:id="1495" w:author="David Conklin" w:date="2020-11-10T17:59:00Z"/>
              </w:rPr>
            </w:pPr>
            <w:ins w:id="1496" w:author="David Conklin" w:date="2020-11-10T18:05:00Z">
              <w:r>
                <w:t>1</w:t>
              </w:r>
            </w:ins>
            <w:ins w:id="1497" w:author="David Conklin" w:date="2020-11-10T18:14:00Z">
              <w:r>
                <w:t>16.4</w:t>
              </w:r>
            </w:ins>
            <w:ins w:id="1498" w:author="David Conklin" w:date="2020-11-10T18:05:00Z">
              <w:r>
                <w:t>%</w:t>
              </w:r>
            </w:ins>
          </w:p>
        </w:tc>
        <w:tc>
          <w:tcPr>
            <w:tcW w:w="0" w:type="auto"/>
          </w:tcPr>
          <w:p w14:paraId="56882830" w14:textId="77777777" w:rsidR="00DF2C1A" w:rsidRDefault="00DF2C1A" w:rsidP="007E57E4">
            <w:pPr>
              <w:rPr>
                <w:ins w:id="1499" w:author="David Conklin" w:date="2020-11-10T17:59:00Z"/>
              </w:rPr>
            </w:pPr>
          </w:p>
        </w:tc>
        <w:tc>
          <w:tcPr>
            <w:tcW w:w="0" w:type="auto"/>
          </w:tcPr>
          <w:p w14:paraId="1D0E01CB" w14:textId="77777777" w:rsidR="00DF2C1A" w:rsidRDefault="00DF2C1A" w:rsidP="007E57E4">
            <w:pPr>
              <w:rPr>
                <w:ins w:id="1500" w:author="David Conklin" w:date="2020-11-10T18:18:00Z"/>
              </w:rPr>
            </w:pPr>
          </w:p>
        </w:tc>
      </w:tr>
    </w:tbl>
    <w:p w14:paraId="3709E313" w14:textId="77777777" w:rsidR="002E7078" w:rsidRDefault="002E7078" w:rsidP="007E57E4">
      <w:pPr>
        <w:rPr>
          <w:ins w:id="1501" w:author="David Conklin" w:date="2020-11-10T17:28:00Z"/>
        </w:rPr>
      </w:pPr>
    </w:p>
    <w:p w14:paraId="2C4A2FB8" w14:textId="62F6D339" w:rsidR="00257E8F" w:rsidRDefault="00257E8F" w:rsidP="007E57E4">
      <w:pPr>
        <w:rPr>
          <w:ins w:id="1502" w:author="David Conklin" w:date="2020-11-11T04:45:00Z"/>
        </w:rPr>
      </w:pPr>
    </w:p>
    <w:p w14:paraId="321228FE" w14:textId="3FB6838F" w:rsidR="00535731" w:rsidRDefault="00535731" w:rsidP="00535731">
      <w:pPr>
        <w:pStyle w:val="Heading2"/>
        <w:rPr>
          <w:ins w:id="1503" w:author="David Conklin" w:date="2020-11-11T04:46:00Z"/>
        </w:rPr>
      </w:pPr>
      <w:bookmarkStart w:id="1504" w:name="_Toc55965343"/>
      <w:ins w:id="1505" w:author="David Conklin" w:date="2020-11-11T04:46:00Z">
        <w:r>
          <w:lastRenderedPageBreak/>
          <w:t>Analysis of calibration and skill</w:t>
        </w:r>
        <w:bookmarkEnd w:id="1504"/>
        <w:r>
          <w:t xml:space="preserve"> </w:t>
        </w:r>
      </w:ins>
    </w:p>
    <w:p w14:paraId="57E1DBA4" w14:textId="04DEAE5F" w:rsidR="00535731" w:rsidRDefault="00535731" w:rsidP="00535731">
      <w:pPr>
        <w:rPr>
          <w:ins w:id="1506" w:author="David Conklin" w:date="2020-11-11T04:56:00Z"/>
        </w:rPr>
      </w:pPr>
      <w:ins w:id="1507" w:author="David Conklin" w:date="2020-11-11T04:48:00Z">
        <w:r>
          <w:t>As of 11/11/20, s</w:t>
        </w:r>
      </w:ins>
      <w:ins w:id="1508" w:author="David Conklin" w:date="2020-11-11T04:47:00Z">
        <w:r>
          <w:t>ix</w:t>
        </w:r>
      </w:ins>
      <w:ins w:id="1509" w:author="David Conklin" w:date="2020-11-11T04:48:00Z">
        <w:r>
          <w:t xml:space="preserve"> flow gage locations and 4 temperature sensor locations</w:t>
        </w:r>
      </w:ins>
      <w:ins w:id="1510" w:author="David Conklin" w:date="2020-11-11T04:49:00Z">
        <w:r>
          <w:t xml:space="preserve"> have unsatisfactory skill grades.  Two of the flow locations are downstream of d</w:t>
        </w:r>
      </w:ins>
      <w:ins w:id="1511" w:author="David Conklin" w:date="2020-11-11T04:50:00Z">
        <w:r>
          <w:t xml:space="preserve">ams; the </w:t>
        </w:r>
        <w:r w:rsidR="003F363E">
          <w:t>poor skill is presumably a result of poor representation of the dam operations.  That is almo</w:t>
        </w:r>
      </w:ins>
      <w:ins w:id="1512" w:author="David Conklin" w:date="2020-11-11T04:51:00Z">
        <w:r w:rsidR="003F363E">
          <w:t xml:space="preserve">st certainly the case at reach 23773359 below Trail Bridge dam, since </w:t>
        </w:r>
      </w:ins>
      <w:ins w:id="1513" w:author="David Conklin" w:date="2020-11-11T04:52:00Z">
        <w:r w:rsidR="003F363E">
          <w:t>the Trail Bridge dam is not represented in the model at all.</w:t>
        </w:r>
      </w:ins>
      <w:ins w:id="1514" w:author="David Conklin" w:date="2020-11-11T04:48:00Z">
        <w:r>
          <w:t xml:space="preserve"> </w:t>
        </w:r>
      </w:ins>
      <w:ins w:id="1515" w:author="David Conklin" w:date="2020-11-11T04:52:00Z">
        <w:r w:rsidR="003F363E">
          <w:t xml:space="preserve"> Reach 23773009</w:t>
        </w:r>
      </w:ins>
      <w:ins w:id="1516" w:author="David Conklin" w:date="2020-11-11T04:53:00Z">
        <w:r w:rsidR="003F363E">
          <w:t xml:space="preserve"> on the South Fork near Rainbow is downstream of the Cougar dam.  Cougar, one of the USACE Willamette </w:t>
        </w:r>
      </w:ins>
      <w:ins w:id="1517" w:author="David Conklin" w:date="2020-11-11T04:54:00Z">
        <w:r w:rsidR="003F363E">
          <w:t>Project dams, is represented explicitly in the model, using operating curves c. 2010.</w:t>
        </w:r>
      </w:ins>
      <w:ins w:id="1518" w:author="David Conklin" w:date="2020-11-11T04:55:00Z">
        <w:r w:rsidR="003F363E">
          <w:t xml:space="preserve">  Further analysis, and updating the Cougar operating curves, </w:t>
        </w:r>
      </w:ins>
      <w:ins w:id="1519" w:author="David Conklin" w:date="2020-11-11T04:56:00Z">
        <w:r w:rsidR="003F363E">
          <w:t>may allow us to improve the skill at that location.</w:t>
        </w:r>
      </w:ins>
    </w:p>
    <w:p w14:paraId="6DD41520" w14:textId="7C3B69AD" w:rsidR="003F363E" w:rsidRDefault="003F363E" w:rsidP="00535731">
      <w:pPr>
        <w:rPr>
          <w:ins w:id="1520" w:author="David Conklin" w:date="2020-11-11T04:56:00Z"/>
        </w:rPr>
      </w:pPr>
    </w:p>
    <w:p w14:paraId="0E521833" w14:textId="381C3E79" w:rsidR="003F363E" w:rsidRDefault="003F363E" w:rsidP="00535731">
      <w:pPr>
        <w:rPr>
          <w:ins w:id="1521" w:author="David Conklin" w:date="2020-11-11T05:02:00Z"/>
        </w:rPr>
      </w:pPr>
      <w:ins w:id="1522" w:author="David Conklin" w:date="2020-11-11T04:58:00Z">
        <w:r>
          <w:t xml:space="preserve">Two more of flow locations with unsatisfactory skill </w:t>
        </w:r>
      </w:ins>
      <w:ins w:id="1523" w:author="David Conklin" w:date="2020-11-11T04:59:00Z">
        <w:r>
          <w:t xml:space="preserve">(reaches 23772857 and 23772801) are affected by the </w:t>
        </w:r>
      </w:ins>
      <w:proofErr w:type="spellStart"/>
      <w:ins w:id="1524" w:author="David Conklin" w:date="2020-11-11T05:00:00Z">
        <w:r>
          <w:t>Leaburg</w:t>
        </w:r>
        <w:proofErr w:type="spellEnd"/>
        <w:r>
          <w:t xml:space="preserve"> and Walterville </w:t>
        </w:r>
        <w:r w:rsidR="005271A6">
          <w:t>canals, which divert water from the river to produce hydroelectric power, and re</w:t>
        </w:r>
      </w:ins>
      <w:ins w:id="1525" w:author="David Conklin" w:date="2020-11-11T05:01:00Z">
        <w:r w:rsidR="005271A6">
          <w:t>turn it further downstream.  CW3M does not include a representation of the canals.</w:t>
        </w:r>
      </w:ins>
    </w:p>
    <w:p w14:paraId="2E956D31" w14:textId="358AC459" w:rsidR="005271A6" w:rsidRDefault="005271A6" w:rsidP="00535731">
      <w:pPr>
        <w:rPr>
          <w:ins w:id="1526" w:author="David Conklin" w:date="2020-11-11T05:02:00Z"/>
        </w:rPr>
      </w:pPr>
    </w:p>
    <w:p w14:paraId="279B521D" w14:textId="1CF46646" w:rsidR="005271A6" w:rsidRDefault="005271A6" w:rsidP="00535731">
      <w:pPr>
        <w:rPr>
          <w:ins w:id="1527" w:author="David Conklin" w:date="2020-11-11T05:09:00Z"/>
        </w:rPr>
      </w:pPr>
      <w:ins w:id="1528" w:author="David Conklin" w:date="2020-11-11T05:02:00Z">
        <w:r>
          <w:t xml:space="preserve">Low simulation skill for </w:t>
        </w:r>
      </w:ins>
      <w:ins w:id="1529" w:author="David Conklin" w:date="2020-11-11T05:04:00Z">
        <w:r>
          <w:t>Cedar Creek at Springfield (reach 23774369</w:t>
        </w:r>
      </w:ins>
      <w:ins w:id="1530" w:author="David Conklin" w:date="2020-11-11T05:05:00Z">
        <w:r>
          <w:t>, average gaged flow 0.78 cms for 2010-18) may be due to ur</w:t>
        </w:r>
      </w:ins>
      <w:ins w:id="1531" w:author="David Conklin" w:date="2020-11-11T05:06:00Z">
        <w:r>
          <w:t>banization of its drainage area.</w:t>
        </w:r>
      </w:ins>
      <w:ins w:id="1532" w:author="David Conklin" w:date="2020-11-11T05:07:00Z">
        <w:r>
          <w:t xml:space="preserve">  Further analysis could lead to improvements, but </w:t>
        </w:r>
      </w:ins>
      <w:ins w:id="1533" w:author="David Conklin" w:date="2020-11-11T05:08:00Z">
        <w:r>
          <w:t xml:space="preserve">the creek contributes less than 1% of the basin discharge, so </w:t>
        </w:r>
      </w:ins>
      <w:ins w:id="1534" w:author="David Conklin" w:date="2020-11-11T05:09:00Z">
        <w:r>
          <w:t>any improvements are likely to make only a small difference to the picture of the basin as a whole.</w:t>
        </w:r>
      </w:ins>
    </w:p>
    <w:p w14:paraId="67044DAA" w14:textId="2B24627A" w:rsidR="005271A6" w:rsidRDefault="005271A6" w:rsidP="00535731">
      <w:pPr>
        <w:rPr>
          <w:ins w:id="1535" w:author="David Conklin" w:date="2020-11-11T05:09:00Z"/>
        </w:rPr>
      </w:pPr>
    </w:p>
    <w:p w14:paraId="67BC7B18" w14:textId="327F27D3" w:rsidR="00767E36" w:rsidRDefault="005271A6" w:rsidP="00535731">
      <w:pPr>
        <w:rPr>
          <w:ins w:id="1536" w:author="David Conklin" w:date="2020-11-11T05:12:00Z"/>
        </w:rPr>
      </w:pPr>
      <w:ins w:id="1537" w:author="David Conklin" w:date="2020-11-11T05:09:00Z">
        <w:r>
          <w:t>Th</w:t>
        </w:r>
      </w:ins>
      <w:ins w:id="1538" w:author="David Conklin" w:date="2020-11-11T05:10:00Z">
        <w:r>
          <w:t>e sixth gage location with unsatisfactory simulation skill is</w:t>
        </w:r>
        <w:r w:rsidR="00767E36">
          <w:t xml:space="preserve"> at the outlet of Clear Lake (reach</w:t>
        </w:r>
      </w:ins>
      <w:ins w:id="1539" w:author="David Conklin" w:date="2020-11-11T05:11:00Z">
        <w:r w:rsidR="00767E36">
          <w:t xml:space="preserve"> 23773373), the actual source of the McKenzie.</w:t>
        </w:r>
      </w:ins>
      <w:ins w:id="1540" w:author="David Conklin" w:date="2020-11-11T05:14:00Z">
        <w:r w:rsidR="00767E36">
          <w:t xml:space="preserve">  The simulation accurately r</w:t>
        </w:r>
      </w:ins>
      <w:ins w:id="1541" w:author="David Conklin" w:date="2020-11-11T05:15:00Z">
        <w:r w:rsidR="00767E36">
          <w:t>eproduces</w:t>
        </w:r>
      </w:ins>
      <w:ins w:id="1542" w:author="David Conklin" w:date="2020-11-11T05:14:00Z">
        <w:r w:rsidR="00767E36">
          <w:t xml:space="preserve"> the magnitude of the flows</w:t>
        </w:r>
      </w:ins>
      <w:ins w:id="1543" w:author="David Conklin" w:date="2020-11-11T05:15:00Z">
        <w:r w:rsidR="00767E36">
          <w:t xml:space="preserve"> (PBIAS 0.2%) but does poorly at </w:t>
        </w:r>
      </w:ins>
      <w:ins w:id="1544" w:author="David Conklin" w:date="2020-11-11T05:16:00Z">
        <w:r w:rsidR="00767E36">
          <w:t>reproducing the seasonal variation</w:t>
        </w:r>
      </w:ins>
      <w:ins w:id="1545" w:author="David Conklin" w:date="2020-11-11T05:23:00Z">
        <w:r w:rsidR="0027285C">
          <w:t xml:space="preserve"> (NSE 0.38, RSR 0.79, R</w:t>
        </w:r>
      </w:ins>
      <w:ins w:id="1546" w:author="David Conklin" w:date="2020-11-11T05:31:00Z">
        <w:r w:rsidR="003B76A2">
          <w:rPr>
            <w:vertAlign w:val="superscript"/>
          </w:rPr>
          <w:t>2</w:t>
        </w:r>
      </w:ins>
      <w:ins w:id="1547" w:author="David Conklin" w:date="2020-11-11T05:24:00Z">
        <w:r w:rsidR="0027285C">
          <w:t xml:space="preserve"> 0.40)</w:t>
        </w:r>
      </w:ins>
      <w:ins w:id="1548" w:author="David Conklin" w:date="2020-11-11T05:16:00Z">
        <w:r w:rsidR="00767E36">
          <w:t>.</w:t>
        </w:r>
      </w:ins>
      <w:ins w:id="1549" w:author="David Conklin" w:date="2020-11-11T05:25:00Z">
        <w:r w:rsidR="003B76A2">
          <w:t xml:space="preserve">  Improvement of skill at this location wil</w:t>
        </w:r>
      </w:ins>
      <w:ins w:id="1550" w:author="David Conklin" w:date="2020-11-11T05:26:00Z">
        <w:r w:rsidR="003B76A2">
          <w:t xml:space="preserve">l likely require identifying the </w:t>
        </w:r>
      </w:ins>
      <w:ins w:id="1551" w:author="David Conklin" w:date="2020-11-11T05:27:00Z">
        <w:r w:rsidR="003B76A2">
          <w:t xml:space="preserve">surface land </w:t>
        </w:r>
      </w:ins>
      <w:ins w:id="1552" w:author="David Conklin" w:date="2020-11-11T05:26:00Z">
        <w:r w:rsidR="003B76A2">
          <w:t>area drained by Clear Lake</w:t>
        </w:r>
      </w:ins>
      <w:ins w:id="1553" w:author="David Conklin" w:date="2020-11-11T05:27:00Z">
        <w:r w:rsidR="003B76A2">
          <w:t xml:space="preserve"> and</w:t>
        </w:r>
      </w:ins>
      <w:ins w:id="1554" w:author="David Conklin" w:date="2020-11-11T05:28:00Z">
        <w:r w:rsidR="003B76A2">
          <w:t xml:space="preserve"> </w:t>
        </w:r>
      </w:ins>
      <w:ins w:id="1555" w:author="David Conklin" w:date="2020-11-11T05:27:00Z">
        <w:r w:rsidR="003B76A2">
          <w:t xml:space="preserve">running </w:t>
        </w:r>
      </w:ins>
      <w:ins w:id="1556" w:author="David Conklin" w:date="2020-11-11T05:28:00Z">
        <w:r w:rsidR="003B76A2">
          <w:t>a</w:t>
        </w:r>
      </w:ins>
      <w:ins w:id="1557" w:author="David Conklin" w:date="2020-11-11T05:27:00Z">
        <w:r w:rsidR="003B76A2">
          <w:t xml:space="preserve"> PEST calibration</w:t>
        </w:r>
      </w:ins>
      <w:ins w:id="1558" w:author="David Conklin" w:date="2020-11-11T05:28:00Z">
        <w:r w:rsidR="003B76A2">
          <w:t xml:space="preserve"> for it, to get new values for HBV parameters</w:t>
        </w:r>
      </w:ins>
      <w:ins w:id="1559" w:author="David Conklin" w:date="2020-11-11T05:29:00Z">
        <w:r w:rsidR="003B76A2">
          <w:t xml:space="preserve">, including </w:t>
        </w:r>
      </w:ins>
      <w:ins w:id="1560" w:author="David Conklin" w:date="2020-11-11T05:30:00Z">
        <w:r w:rsidR="003B76A2">
          <w:t xml:space="preserve">ET_MULT and </w:t>
        </w:r>
      </w:ins>
      <w:ins w:id="1561" w:author="David Conklin" w:date="2020-11-11T05:29:00Z">
        <w:r w:rsidR="003B76A2">
          <w:t>the spring flow, which affect the</w:t>
        </w:r>
      </w:ins>
      <w:ins w:id="1562" w:author="David Conklin" w:date="2020-11-11T05:30:00Z">
        <w:r w:rsidR="003B76A2">
          <w:t xml:space="preserve"> reces</w:t>
        </w:r>
      </w:ins>
      <w:ins w:id="1563" w:author="David Conklin" w:date="2020-11-11T05:31:00Z">
        <w:r w:rsidR="003B76A2">
          <w:t>sion curves and seasonality.</w:t>
        </w:r>
      </w:ins>
    </w:p>
    <w:p w14:paraId="168058C4" w14:textId="35F5146D" w:rsidR="00767E36" w:rsidRDefault="00767E36" w:rsidP="00535731">
      <w:pPr>
        <w:rPr>
          <w:ins w:id="1564" w:author="David Conklin" w:date="2020-11-11T05:16:00Z"/>
        </w:rPr>
      </w:pPr>
    </w:p>
    <w:p w14:paraId="161D656E" w14:textId="5591EB41" w:rsidR="00767E36" w:rsidRDefault="00767E36" w:rsidP="00535731">
      <w:pPr>
        <w:rPr>
          <w:ins w:id="1565" w:author="David Conklin" w:date="2020-11-11T05:22:00Z"/>
        </w:rPr>
      </w:pPr>
      <w:ins w:id="1566" w:author="David Conklin" w:date="2020-11-11T05:16:00Z">
        <w:r>
          <w:rPr>
            <w:noProof/>
          </w:rPr>
          <w:drawing>
            <wp:inline distT="0" distB="0" distL="0" distR="0" wp14:anchorId="651C5C62" wp14:editId="568CE1D1">
              <wp:extent cx="5943600" cy="2145030"/>
              <wp:effectExtent l="0" t="0" r="0" b="7620"/>
              <wp:docPr id="13" name="Chart 13">
                <a:extLst xmlns:a="http://schemas.openxmlformats.org/drawingml/2006/main">
                  <a:ext uri="{FF2B5EF4-FFF2-40B4-BE49-F238E27FC236}">
                    <a16:creationId xmlns:a16="http://schemas.microsoft.com/office/drawing/2014/main" id="{AC1C27B8-74B0-4A07-9CEE-1A5ED2F49C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59FAF5A0" w14:textId="0909CBE3" w:rsidR="0027285C" w:rsidRDefault="0027285C" w:rsidP="00535731">
      <w:pPr>
        <w:rPr>
          <w:ins w:id="1567" w:author="David Conklin" w:date="2020-11-11T05:24:00Z"/>
        </w:rPr>
      </w:pPr>
    </w:p>
    <w:p w14:paraId="57DF6781" w14:textId="77777777" w:rsidR="003B76A2" w:rsidRDefault="003B76A2" w:rsidP="00535731">
      <w:pPr>
        <w:rPr>
          <w:ins w:id="1568" w:author="David Conklin" w:date="2020-11-11T05:22:00Z"/>
        </w:rPr>
      </w:pPr>
    </w:p>
    <w:p w14:paraId="2B592528" w14:textId="77777777" w:rsidR="0027285C" w:rsidRPr="002854B5" w:rsidRDefault="0027285C" w:rsidP="002854B5"/>
    <w:p w14:paraId="2C48710D" w14:textId="1B938C52" w:rsidR="00E90646" w:rsidRDefault="00E90646" w:rsidP="00E90646">
      <w:pPr>
        <w:pStyle w:val="Heading2"/>
      </w:pPr>
      <w:bookmarkStart w:id="1569" w:name="_Toc55965344"/>
      <w:r>
        <w:t>Clackamas wetlands v. McKenzie wetlands</w:t>
      </w:r>
      <w:bookmarkEnd w:id="1569"/>
    </w:p>
    <w:p w14:paraId="067AD90B" w14:textId="5A343449"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286383">
        <w:t xml:space="preserve">Figure </w:t>
      </w:r>
      <w:r w:rsidR="00286383">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1CB1F82" w:rsidR="005C537E" w:rsidRDefault="005C537E" w:rsidP="005C537E">
      <w:pPr>
        <w:pStyle w:val="Caption"/>
      </w:pPr>
      <w:bookmarkStart w:id="1570" w:name="_Ref48286765"/>
      <w:bookmarkStart w:id="1571" w:name="_Toc53219841"/>
      <w:r>
        <w:t xml:space="preserve">Figure </w:t>
      </w:r>
      <w:fldSimple w:instr=" SEQ Figure \* ARABIC ">
        <w:r w:rsidR="00286383">
          <w:rPr>
            <w:noProof/>
          </w:rPr>
          <w:t>9</w:t>
        </w:r>
      </w:fldSimple>
      <w:bookmarkEnd w:id="1570"/>
      <w:r>
        <w:t>. Clackamas basin in CW3M screen capture</w:t>
      </w:r>
      <w:bookmarkEnd w:id="1571"/>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572" w:name="_Toc55965345"/>
      <w:r>
        <w:t>The Clackamas Basin</w:t>
      </w:r>
      <w:bookmarkEnd w:id="1572"/>
    </w:p>
    <w:p w14:paraId="4A96B042" w14:textId="77777777" w:rsidR="005C537E" w:rsidRPr="000E6A65" w:rsidRDefault="005C537E" w:rsidP="005C537E"/>
    <w:p w14:paraId="11F4A966" w14:textId="115C2815"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286383">
        <w:t xml:space="preserve">Figure </w:t>
      </w:r>
      <w:r w:rsidR="00286383">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t>
      </w:r>
      <w:proofErr w:type="spellStart"/>
      <w:r>
        <w:t>Wetlands.xslx</w:t>
      </w:r>
      <w:proofErr w:type="spellEnd"/>
      <w:r>
        <w:t xml:space="preserve">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573" w:name="_Toc55965346"/>
      <w:r>
        <w:t>Directory structure and file names</w:t>
      </w:r>
      <w:bookmarkEnd w:id="1573"/>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r>
      <w:proofErr w:type="spellStart"/>
      <w:r>
        <w:t>SourceCode</w:t>
      </w:r>
      <w:proofErr w:type="spellEnd"/>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 xml:space="preserve">study area&gt; folders, e.g. </w:t>
      </w:r>
      <w:proofErr w:type="spellStart"/>
      <w:r w:rsidR="00B37892">
        <w:t>NSantiam</w:t>
      </w:r>
      <w:proofErr w:type="spellEnd"/>
      <w:r w:rsidR="00B37892">
        <w:t>,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r>
      <w:proofErr w:type="spellStart"/>
      <w:r>
        <w:t>GriddedRecentWeather</w:t>
      </w:r>
      <w:proofErr w:type="spellEnd"/>
      <w:r>
        <w:t xml:space="preserve"> folder</w:t>
      </w:r>
    </w:p>
    <w:p w14:paraId="4A898592" w14:textId="77777777" w:rsidR="00B37892" w:rsidRDefault="00B37892" w:rsidP="008567FC">
      <w:pPr>
        <w:pStyle w:val="Body"/>
      </w:pPr>
      <w:r>
        <w:tab/>
      </w:r>
      <w:r>
        <w:tab/>
      </w:r>
      <w:proofErr w:type="spellStart"/>
      <w:r>
        <w:t>MonthlyDataOnPRISMgrid</w:t>
      </w:r>
      <w:proofErr w:type="spellEnd"/>
      <w:r>
        <w:t xml:space="preserve">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r>
      <w:proofErr w:type="spellStart"/>
      <w:r>
        <w:t>RegressionTesting</w:t>
      </w:r>
      <w:proofErr w:type="spellEnd"/>
      <w:r>
        <w:t xml:space="preserve">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 xml:space="preserve">Individual study area folders hold folders and files specific to a single study area.  For example, here is what is in the </w:t>
      </w:r>
      <w:proofErr w:type="spellStart"/>
      <w:r>
        <w:t>NSantiam</w:t>
      </w:r>
      <w:proofErr w:type="spellEnd"/>
      <w:r>
        <w:t xml:space="preserve">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r>
      <w:proofErr w:type="spellStart"/>
      <w:r>
        <w:t>IDU_NSantiam.shp</w:t>
      </w:r>
      <w:proofErr w:type="spellEnd"/>
      <w:r>
        <w:t xml:space="preserve"> and associated files for the IDU layer</w:t>
      </w:r>
    </w:p>
    <w:p w14:paraId="1AF6AEF3" w14:textId="77777777" w:rsidR="00DB7E71" w:rsidRDefault="00DB7E71" w:rsidP="008567FC">
      <w:pPr>
        <w:pStyle w:val="Body"/>
      </w:pPr>
      <w:r>
        <w:tab/>
      </w:r>
      <w:r>
        <w:tab/>
      </w:r>
      <w:proofErr w:type="spellStart"/>
      <w:r>
        <w:t>HRU_NSantiam.shp</w:t>
      </w:r>
      <w:proofErr w:type="spellEnd"/>
      <w:r>
        <w:t xml:space="preserve"> and associated files for the HRU layer</w:t>
      </w:r>
    </w:p>
    <w:p w14:paraId="04A2581A" w14:textId="77777777" w:rsidR="00DB7E71" w:rsidRPr="008567FC" w:rsidRDefault="00DB7E71" w:rsidP="008567FC">
      <w:pPr>
        <w:pStyle w:val="Body"/>
      </w:pPr>
      <w:r>
        <w:tab/>
      </w:r>
      <w:r>
        <w:tab/>
      </w:r>
      <w:proofErr w:type="spellStart"/>
      <w:r>
        <w:t>Reach_NSantiam.shp</w:t>
      </w:r>
      <w:proofErr w:type="spellEnd"/>
      <w:r>
        <w:t xml:space="preserve"> and associated files for the Reach layer</w:t>
      </w:r>
    </w:p>
    <w:p w14:paraId="631A9D48" w14:textId="4414830B" w:rsidR="003410F4" w:rsidRDefault="003410F4" w:rsidP="003410F4">
      <w:pPr>
        <w:pStyle w:val="Heading1"/>
      </w:pPr>
      <w:bookmarkStart w:id="1574" w:name="_Toc55965347"/>
      <w:r>
        <w:lastRenderedPageBreak/>
        <w:t xml:space="preserve">Release </w:t>
      </w:r>
      <w:r w:rsidR="00E735F4">
        <w:t>Log</w:t>
      </w:r>
      <w:bookmarkEnd w:id="1574"/>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w:t>
      </w:r>
      <w:proofErr w:type="spellStart"/>
      <w:r>
        <w:t>Dalyrmple’s</w:t>
      </w:r>
      <w:proofErr w:type="spellEnd"/>
      <w:r>
        <w:t xml:space="preserve">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w:t>
      </w:r>
      <w:proofErr w:type="spellStart"/>
      <w:r>
        <w:t>Plahn</w:t>
      </w:r>
      <w:proofErr w:type="spellEnd"/>
      <w:r>
        <w:t xml:space="preserve">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xml:space="preserve">.  Add options for including </w:t>
      </w:r>
      <w:proofErr w:type="spellStart"/>
      <w:r>
        <w:t>leapdays</w:t>
      </w:r>
      <w:proofErr w:type="spellEnd"/>
      <w:r>
        <w:t xml:space="preserve">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w:t>
      </w:r>
      <w:proofErr w:type="spellStart"/>
      <w:r w:rsidR="00E42C86">
        <w:t>UpdateDGVMvegtype</w:t>
      </w:r>
      <w:proofErr w:type="spellEnd"/>
      <w:r w:rsidR="00E42C86">
        <w:t xml:space="preserve"> autonomous process.  Incorporate the version of HBV.csv used in INFEWS.  Add climate scenario 8, </w:t>
      </w:r>
      <w:proofErr w:type="spellStart"/>
      <w:r w:rsidR="00E42C86">
        <w:t>BaselineGridMultiyearFiles</w:t>
      </w:r>
      <w:proofErr w:type="spellEnd"/>
      <w:r w:rsidR="00E42C86">
        <w:t xml:space="preserve">.  Add logic for 5-column format for observation files which references the day number to 1/1/1900, to be used for observation files which include </w:t>
      </w:r>
      <w:proofErr w:type="spellStart"/>
      <w:r w:rsidR="00E42C86">
        <w:t>leapdays</w:t>
      </w:r>
      <w:proofErr w:type="spellEnd"/>
      <w:r w:rsidR="00E42C86">
        <w:t>.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w:t>
      </w:r>
      <w:proofErr w:type="spellStart"/>
      <w:r>
        <w:t>IGet</w:t>
      </w:r>
      <w:proofErr w:type="spellEnd"/>
      <w:r>
        <w:t xml:space="preserve">(), </w:t>
      </w:r>
      <w:proofErr w:type="spellStart"/>
      <w:r>
        <w:t>GetTimeIndex</w:t>
      </w:r>
      <w:proofErr w:type="spellEnd"/>
      <w:r>
        <w:t xml:space="preserve">(), and </w:t>
      </w:r>
      <w:proofErr w:type="spellStart"/>
      <w:r>
        <w:t>GetDailyWeatherfield</w:t>
      </w:r>
      <w:proofErr w:type="spellEnd"/>
      <w:r>
        <w:t xml:space="preserve">().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w:t>
      </w:r>
      <w:proofErr w:type="spellStart"/>
      <w:r>
        <w:t>GetJulianDay</w:t>
      </w:r>
      <w:proofErr w:type="spellEnd"/>
      <w:r>
        <w:t xml:space="preserve">() which was causing the 365dayBaseline scenario to crash in 2005.  The Baseline and 365dayBaseline scenarios are both working now, but </w:t>
      </w:r>
      <w:proofErr w:type="spellStart"/>
      <w:r>
        <w:t>precip</w:t>
      </w:r>
      <w:proofErr w:type="spellEnd"/>
      <w:r>
        <w:t xml:space="preserve"> from the multi-year v2metdata climate files used by Baseline is higher than </w:t>
      </w:r>
      <w:proofErr w:type="spellStart"/>
      <w:r>
        <w:t>precip</w:t>
      </w:r>
      <w:proofErr w:type="spellEnd"/>
      <w:r>
        <w:t xml:space="preserve">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proofErr w:type="spellStart"/>
      <w:r w:rsidRPr="00A06758">
        <w:rPr>
          <w:rFonts w:cs="Times New Roman"/>
          <w:color w:val="auto"/>
          <w:szCs w:val="24"/>
        </w:rPr>
        <w:t>BaselineGridMultiyearFiles</w:t>
      </w:r>
      <w:proofErr w:type="spellEnd"/>
      <w:r w:rsidRPr="00A06758">
        <w:rPr>
          <w:rFonts w:cs="Times New Roman"/>
          <w:color w:val="auto"/>
          <w:szCs w:val="24"/>
        </w:rPr>
        <w:t xml:space="preserve">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xml:space="preserve">; this fix was contributed by Maria Wright on the OUWIN project.  Comment out the </w:t>
      </w:r>
      <w:proofErr w:type="spellStart"/>
      <w:r w:rsidR="00BD5610">
        <w:rPr>
          <w:rFonts w:cs="Times New Roman"/>
          <w:szCs w:val="24"/>
        </w:rPr>
        <w:t>maxDaysInYear</w:t>
      </w:r>
      <w:proofErr w:type="spellEnd"/>
      <w:r w:rsidR="00BD5610">
        <w:rPr>
          <w:rFonts w:cs="Times New Roman"/>
          <w:szCs w:val="24"/>
        </w:rPr>
        <w:t xml:space="preserve">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287D0AA" w14:textId="14179028" w:rsidR="00864A13" w:rsidRDefault="00864A13" w:rsidP="00864A13">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w:t>
      </w:r>
      <w:r w:rsidR="00FB6831">
        <w:rPr>
          <w:rFonts w:cs="Times New Roman"/>
          <w:szCs w:val="24"/>
        </w:rPr>
        <w:t xml:space="preserve">First draft of stream temperature code based on </w:t>
      </w:r>
      <w:proofErr w:type="spellStart"/>
      <w:r w:rsidR="00FB6831">
        <w:rPr>
          <w:rFonts w:cs="Times New Roman"/>
          <w:szCs w:val="24"/>
        </w:rPr>
        <w:t>HeatSource</w:t>
      </w:r>
      <w:proofErr w:type="spellEnd"/>
      <w:r w:rsidR="00FB6831">
        <w:rPr>
          <w:rFonts w:cs="Times New Roman"/>
          <w:szCs w:val="24"/>
        </w:rPr>
        <w:t xml:space="preserve"> 7.0.</w:t>
      </w:r>
    </w:p>
    <w:p w14:paraId="6F5CEF82" w14:textId="77777777" w:rsidR="00864A13" w:rsidRDefault="00864A13" w:rsidP="00864A13">
      <w:pPr>
        <w:pStyle w:val="Body"/>
      </w:pPr>
    </w:p>
    <w:p w14:paraId="7840B9A7" w14:textId="77777777" w:rsidR="005F3D22" w:rsidRDefault="005F3D22" w:rsidP="005F3D22">
      <w:pPr>
        <w:pStyle w:val="Heading1"/>
      </w:pPr>
      <w:bookmarkStart w:id="1575" w:name="_Toc55965348"/>
      <w:r>
        <w:t>References</w:t>
      </w:r>
      <w:bookmarkEnd w:id="1575"/>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pPr>
        <w:rPr>
          <w:ins w:id="1576" w:author="David Conklin" w:date="2020-11-09T17:11:00Z"/>
        </w:rPr>
      </w:pPr>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3" w:history="1">
        <w:r w:rsidRPr="007A4A6E">
          <w:rPr>
            <w:rStyle w:val="Hyperlink"/>
          </w:rPr>
          <w:t>https://www.oregon.gov/deq/FilterDocs/heatsourcemanual.pdf</w:t>
        </w:r>
      </w:hyperlink>
      <w:r>
        <w:t xml:space="preserve"> </w:t>
      </w:r>
    </w:p>
    <w:p w14:paraId="5820126A" w14:textId="616F3F27" w:rsidR="002F67CA" w:rsidRDefault="002F67CA">
      <w:pPr>
        <w:rPr>
          <w:ins w:id="1577" w:author="David Conklin" w:date="2020-11-09T17:11:00Z"/>
        </w:rPr>
      </w:pPr>
    </w:p>
    <w:p w14:paraId="03D6A26C" w14:textId="2A9ED653" w:rsidR="002F67CA" w:rsidRDefault="002F67CA">
      <w:pPr>
        <w:rPr>
          <w:ins w:id="1578" w:author="David Conklin" w:date="2020-11-09T17:29:00Z"/>
        </w:rPr>
      </w:pPr>
      <w:ins w:id="1579" w:author="David Conklin" w:date="2020-11-09T17:11:00Z">
        <w:r>
          <w:t>Conklin DR (2016).</w:t>
        </w:r>
      </w:ins>
      <w:ins w:id="1580" w:author="David Conklin" w:date="2020-11-09T17:12:00Z">
        <w:r>
          <w:t xml:space="preserve"> WW2100 HBV Parameter Calibration</w:t>
        </w:r>
      </w:ins>
      <w:ins w:id="1581" w:author="David Conklin" w:date="2020-11-09T17:23:00Z">
        <w:r w:rsidR="007F5C02">
          <w:t>, 9/15/2016</w:t>
        </w:r>
      </w:ins>
      <w:ins w:id="1582" w:author="David Conklin" w:date="2020-11-09T17:12:00Z">
        <w:r>
          <w:t>. Oregon Freshw</w:t>
        </w:r>
      </w:ins>
      <w:ins w:id="1583" w:author="David Conklin" w:date="2020-11-09T17:13:00Z">
        <w:r>
          <w:t>ater Simulations, u</w:t>
        </w:r>
      </w:ins>
      <w:ins w:id="1584" w:author="David Conklin" w:date="2020-11-09T17:12:00Z">
        <w:r>
          <w:t>npublished</w:t>
        </w:r>
      </w:ins>
      <w:ins w:id="1585" w:author="David Conklin" w:date="2020-11-09T17:13:00Z">
        <w:r>
          <w:t>.  In the CW3M repository at t</w:t>
        </w:r>
      </w:ins>
      <w:ins w:id="1586" w:author="David Conklin" w:date="2020-11-09T17:14:00Z">
        <w:r>
          <w:t>runk/DataCW3M/CW3MdigitalHandbook/WW2100 HBV Parameter Calibration.doc</w:t>
        </w:r>
      </w:ins>
      <w:ins w:id="1587" w:author="David Conklin" w:date="2020-11-09T17:15:00Z">
        <w:r>
          <w:t>x.</w:t>
        </w:r>
      </w:ins>
    </w:p>
    <w:p w14:paraId="2A90E706" w14:textId="13FBA5DA" w:rsidR="007F5C02" w:rsidRDefault="007F5C02">
      <w:pPr>
        <w:rPr>
          <w:ins w:id="1588" w:author="David Conklin" w:date="2020-11-09T17:29:00Z"/>
        </w:rPr>
      </w:pPr>
    </w:p>
    <w:p w14:paraId="3816596A" w14:textId="3F1C2DBF" w:rsidR="007F5C02" w:rsidRDefault="007F5C02">
      <w:ins w:id="1589" w:author="David Conklin" w:date="2020-11-09T17:29:00Z">
        <w:r>
          <w:t>Conklin DR (2019).</w:t>
        </w:r>
      </w:ins>
      <w:ins w:id="1590" w:author="David Conklin" w:date="2020-11-09T17:30:00Z">
        <w:r>
          <w:t xml:space="preserve"> OUWIN Chicken Creek Calibration, 8/29/2019. Oregon Freshwater Simulations, unpublished. </w:t>
        </w:r>
      </w:ins>
      <w:ins w:id="1591" w:author="David Conklin" w:date="2020-11-09T17:31:00Z">
        <w:r>
          <w:t>In the CW3M repository at trunk/DataCW3M/CW3MdigitalHandbook/OUWIN Chicken Creek Calibration.docx.</w:t>
        </w:r>
      </w:ins>
    </w:p>
    <w:p w14:paraId="7EA27044" w14:textId="38B9DA8A" w:rsidR="006F5915" w:rsidRDefault="006F5915"/>
    <w:p w14:paraId="240485A0" w14:textId="58221A6F" w:rsidR="006B6EE1" w:rsidRDefault="006B6EE1" w:rsidP="006B6EE1">
      <w:pPr>
        <w:autoSpaceDE w:val="0"/>
        <w:autoSpaceDN w:val="0"/>
        <w:adjustRightInd w:val="0"/>
        <w:rPr>
          <w:ins w:id="1592" w:author="David Conklin" w:date="2020-11-09T15:32:00Z"/>
          <w:rStyle w:val="Hyperlink"/>
          <w:rFonts w:cstheme="minorHAnsi"/>
        </w:rPr>
      </w:pPr>
      <w:proofErr w:type="spellStart"/>
      <w:r w:rsidRPr="007E053D">
        <w:rPr>
          <w:rFonts w:cstheme="minorHAnsi"/>
          <w:color w:val="000000"/>
        </w:rPr>
        <w:t>Cowardin</w:t>
      </w:r>
      <w:proofErr w:type="spellEnd"/>
      <w:r w:rsidR="00F01A67">
        <w:rPr>
          <w:rFonts w:cstheme="minorHAnsi"/>
          <w:color w:val="000000"/>
        </w:rPr>
        <w:t xml:space="preserve"> LM and</w:t>
      </w:r>
      <w:r w:rsidRPr="007E053D">
        <w:rPr>
          <w:rFonts w:cstheme="minorHAnsi"/>
          <w:color w:val="000000"/>
        </w:rPr>
        <w:t xml:space="preserve"> </w:t>
      </w:r>
      <w:proofErr w:type="spellStart"/>
      <w:r w:rsidRPr="007E053D">
        <w:rPr>
          <w:rFonts w:cstheme="minorHAnsi"/>
          <w:color w:val="000000"/>
        </w:rPr>
        <w:t>Golet</w:t>
      </w:r>
      <w:proofErr w:type="spellEnd"/>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proofErr w:type="spellStart"/>
      <w:r w:rsidRPr="007E053D">
        <w:rPr>
          <w:rFonts w:cstheme="minorHAnsi"/>
          <w:color w:val="000000"/>
        </w:rPr>
        <w:t>Vegetatio</w:t>
      </w:r>
      <w:proofErr w:type="spellEnd"/>
      <w:r w:rsidRPr="007E053D">
        <w:rPr>
          <w:rFonts w:cstheme="minorHAnsi"/>
          <w:color w:val="000000"/>
        </w:rPr>
        <w:t xml:space="preserve"> 118: 139. </w:t>
      </w:r>
      <w:hyperlink r:id="rId24" w:history="1">
        <w:r w:rsidRPr="007E053D">
          <w:rPr>
            <w:rStyle w:val="Hyperlink"/>
            <w:rFonts w:cstheme="minorHAnsi"/>
          </w:rPr>
          <w:t>https://doi.org/10.1007/BF00045196</w:t>
        </w:r>
      </w:hyperlink>
    </w:p>
    <w:p w14:paraId="2F5D03F8" w14:textId="1E6E0D4C" w:rsidR="00B22A8A" w:rsidRDefault="00B22A8A" w:rsidP="006B6EE1">
      <w:pPr>
        <w:autoSpaceDE w:val="0"/>
        <w:autoSpaceDN w:val="0"/>
        <w:adjustRightInd w:val="0"/>
        <w:rPr>
          <w:ins w:id="1593" w:author="David Conklin" w:date="2020-11-09T15:32:00Z"/>
          <w:rStyle w:val="Hyperlink"/>
          <w:rFonts w:cstheme="minorHAnsi"/>
        </w:rPr>
      </w:pPr>
    </w:p>
    <w:p w14:paraId="7F00EC08" w14:textId="4CA9BBBA" w:rsidR="00B22A8A" w:rsidRPr="00B22A8A" w:rsidRDefault="00B22A8A" w:rsidP="006B6EE1">
      <w:pPr>
        <w:autoSpaceDE w:val="0"/>
        <w:autoSpaceDN w:val="0"/>
        <w:adjustRightInd w:val="0"/>
        <w:rPr>
          <w:rStyle w:val="Hyperlink"/>
          <w:rFonts w:cstheme="minorHAnsi"/>
          <w:color w:val="auto"/>
          <w:u w:val="none"/>
          <w:rPrChange w:id="1594" w:author="David Conklin" w:date="2020-11-09T15:34:00Z">
            <w:rPr>
              <w:rStyle w:val="Hyperlink"/>
              <w:rFonts w:cstheme="minorHAnsi"/>
            </w:rPr>
          </w:rPrChange>
        </w:rPr>
      </w:pPr>
      <w:ins w:id="1595" w:author="David Conklin" w:date="2020-11-09T15:32:00Z">
        <w:r w:rsidRPr="00B22A8A">
          <w:rPr>
            <w:rStyle w:val="Hyperlink"/>
            <w:rFonts w:cstheme="minorHAnsi"/>
            <w:color w:val="auto"/>
            <w:u w:val="none"/>
            <w:rPrChange w:id="1596" w:author="David Conklin" w:date="2020-11-09T15:34:00Z">
              <w:rPr>
                <w:rStyle w:val="Hyperlink"/>
                <w:rFonts w:cstheme="minorHAnsi"/>
              </w:rPr>
            </w:rPrChange>
          </w:rPr>
          <w:t xml:space="preserve">Jefferson A, Grant G, Rose T </w:t>
        </w:r>
      </w:ins>
      <w:ins w:id="1597" w:author="David Conklin" w:date="2020-11-09T15:33:00Z">
        <w:r w:rsidRPr="00B22A8A">
          <w:rPr>
            <w:rStyle w:val="Hyperlink"/>
            <w:rFonts w:cstheme="minorHAnsi"/>
            <w:color w:val="auto"/>
            <w:u w:val="none"/>
            <w:rPrChange w:id="1598" w:author="David Conklin" w:date="2020-11-09T15:34:00Z">
              <w:rPr>
                <w:rStyle w:val="Hyperlink"/>
                <w:rFonts w:cstheme="minorHAnsi"/>
              </w:rPr>
            </w:rPrChange>
          </w:rPr>
          <w:t xml:space="preserve">(2006). </w:t>
        </w:r>
      </w:ins>
      <w:ins w:id="1599" w:author="David Conklin" w:date="2020-11-09T15:35:00Z">
        <w:r>
          <w:rPr>
            <w:rStyle w:val="Hyperlink"/>
            <w:rFonts w:cstheme="minorHAnsi"/>
            <w:color w:val="auto"/>
            <w:u w:val="none"/>
          </w:rPr>
          <w:t xml:space="preserve">Influence of volcanic history on groundwater patterns on the west slope of the Oregon High Cascades. </w:t>
        </w:r>
      </w:ins>
      <w:ins w:id="1600" w:author="David Conklin" w:date="2020-11-09T15:33:00Z">
        <w:r w:rsidRPr="00B22A8A">
          <w:rPr>
            <w:rStyle w:val="Hyperlink"/>
            <w:rFonts w:cstheme="minorHAnsi"/>
            <w:color w:val="auto"/>
            <w:u w:val="none"/>
            <w:rPrChange w:id="1601" w:author="David Conklin" w:date="2020-11-09T15:34:00Z">
              <w:rPr>
                <w:rStyle w:val="Hyperlink"/>
                <w:rFonts w:cstheme="minorHAnsi"/>
              </w:rPr>
            </w:rPrChange>
          </w:rPr>
          <w:t xml:space="preserve">Water Resources Research 42:W12411. </w:t>
        </w:r>
      </w:ins>
      <w:ins w:id="1602" w:author="David Conklin" w:date="2020-11-09T15:36:00Z">
        <w:r>
          <w:rPr>
            <w:rStyle w:val="Hyperlink"/>
            <w:rFonts w:cstheme="minorHAnsi"/>
            <w:color w:val="auto"/>
            <w:u w:val="none"/>
          </w:rPr>
          <w:t xml:space="preserve"> </w:t>
        </w:r>
      </w:ins>
      <w:ins w:id="1603" w:author="David Conklin" w:date="2020-11-09T15:38:00Z">
        <w:r>
          <w:rPr>
            <w:rStyle w:val="Hyperlink"/>
            <w:rFonts w:cstheme="minorHAnsi"/>
            <w:color w:val="auto"/>
            <w:u w:val="none"/>
          </w:rPr>
          <w:fldChar w:fldCharType="begin"/>
        </w:r>
        <w:r>
          <w:rPr>
            <w:rStyle w:val="Hyperlink"/>
            <w:rFonts w:cstheme="minorHAnsi"/>
            <w:color w:val="auto"/>
            <w:u w:val="none"/>
          </w:rPr>
          <w:instrText xml:space="preserve"> HYPERLINK "https://doi.org/10.1029/2005WR004812" </w:instrText>
        </w:r>
        <w:r>
          <w:rPr>
            <w:rStyle w:val="Hyperlink"/>
            <w:rFonts w:cstheme="minorHAnsi"/>
            <w:color w:val="auto"/>
            <w:u w:val="none"/>
          </w:rPr>
        </w:r>
        <w:r>
          <w:rPr>
            <w:rStyle w:val="Hyperlink"/>
            <w:rFonts w:cstheme="minorHAnsi"/>
            <w:color w:val="auto"/>
            <w:u w:val="none"/>
          </w:rPr>
          <w:fldChar w:fldCharType="separate"/>
        </w:r>
        <w:r w:rsidRPr="00B22A8A">
          <w:rPr>
            <w:rStyle w:val="Hyperlink"/>
            <w:rFonts w:cstheme="minorHAnsi"/>
          </w:rPr>
          <w:t>https://doi.org/10.1029/2005WR004812</w:t>
        </w:r>
        <w:r>
          <w:rPr>
            <w:rStyle w:val="Hyperlink"/>
            <w:rFonts w:cstheme="minorHAnsi"/>
            <w:color w:val="auto"/>
            <w:u w:val="none"/>
          </w:rPr>
          <w:fldChar w:fldCharType="end"/>
        </w:r>
      </w:ins>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ins w:id="1604" w:author="David Conklin" w:date="2020-11-10T16:17:00Z"/>
          <w:rStyle w:val="Hyperlink"/>
          <w:rFonts w:cstheme="minorHAnsi"/>
        </w:rPr>
      </w:pPr>
    </w:p>
    <w:p w14:paraId="1D1355C3" w14:textId="77777777" w:rsidR="00B64193" w:rsidRPr="00320149" w:rsidRDefault="00B64193" w:rsidP="00B64193">
      <w:pPr>
        <w:pStyle w:val="NoSpacing"/>
        <w:rPr>
          <w:ins w:id="1605" w:author="David Conklin" w:date="2020-11-10T16:17:00Z"/>
          <w:rFonts w:asciiTheme="minorHAnsi" w:hAnsiTheme="minorHAnsi" w:cstheme="minorHAnsi"/>
          <w:sz w:val="22"/>
          <w:szCs w:val="22"/>
        </w:rPr>
      </w:pPr>
      <w:proofErr w:type="spellStart"/>
      <w:ins w:id="1606" w:author="David Conklin" w:date="2020-11-10T16:17:00Z">
        <w:r w:rsidRPr="00320149">
          <w:rPr>
            <w:rFonts w:asciiTheme="minorHAnsi" w:hAnsiTheme="minorHAnsi" w:cstheme="minorHAnsi"/>
            <w:sz w:val="22"/>
            <w:szCs w:val="22"/>
          </w:rPr>
          <w:lastRenderedPageBreak/>
          <w:t>Moriasi</w:t>
        </w:r>
        <w:proofErr w:type="spellEnd"/>
        <w:r w:rsidRPr="00320149">
          <w:rPr>
            <w:rFonts w:asciiTheme="minorHAnsi" w:hAnsiTheme="minorHAnsi" w:cstheme="minorHAnsi"/>
            <w:sz w:val="22"/>
            <w:szCs w:val="22"/>
          </w:rPr>
          <w:t xml:space="preserve"> DN, Arnold JG, Van Liew MW, </w:t>
        </w:r>
        <w:proofErr w:type="spellStart"/>
        <w:r w:rsidRPr="00320149">
          <w:rPr>
            <w:rFonts w:asciiTheme="minorHAnsi" w:hAnsiTheme="minorHAnsi" w:cstheme="minorHAnsi"/>
            <w:sz w:val="22"/>
            <w:szCs w:val="22"/>
          </w:rPr>
          <w:t>Bingner</w:t>
        </w:r>
        <w:proofErr w:type="spellEnd"/>
        <w:r w:rsidRPr="00320149">
          <w:rPr>
            <w:rFonts w:asciiTheme="minorHAnsi" w:hAnsiTheme="minorHAnsi" w:cstheme="minorHAnsi"/>
            <w:sz w:val="22"/>
            <w:szCs w:val="22"/>
          </w:rPr>
          <w:t xml:space="preserve"> RL, </w:t>
        </w:r>
        <w:proofErr w:type="spellStart"/>
        <w:r w:rsidRPr="00320149">
          <w:rPr>
            <w:rFonts w:asciiTheme="minorHAnsi" w:hAnsiTheme="minorHAnsi" w:cstheme="minorHAnsi"/>
            <w:sz w:val="22"/>
            <w:szCs w:val="22"/>
          </w:rPr>
          <w:t>Harmel</w:t>
        </w:r>
        <w:proofErr w:type="spellEnd"/>
        <w:r w:rsidRPr="00320149">
          <w:rPr>
            <w:rFonts w:asciiTheme="minorHAnsi" w:hAnsiTheme="minorHAnsi" w:cstheme="minorHAnsi"/>
            <w:sz w:val="22"/>
            <w:szCs w:val="22"/>
          </w:rPr>
          <w:t xml:space="preserve"> RD, and </w:t>
        </w:r>
        <w:proofErr w:type="spellStart"/>
        <w:r w:rsidRPr="00320149">
          <w:rPr>
            <w:rFonts w:asciiTheme="minorHAnsi" w:hAnsiTheme="minorHAnsi" w:cstheme="minorHAnsi"/>
            <w:sz w:val="22"/>
            <w:szCs w:val="22"/>
          </w:rPr>
          <w:t>Veith</w:t>
        </w:r>
        <w:proofErr w:type="spellEnd"/>
        <w:r w:rsidRPr="00320149">
          <w:rPr>
            <w:rFonts w:asciiTheme="minorHAnsi" w:hAnsiTheme="minorHAnsi" w:cstheme="minorHAnsi"/>
            <w:sz w:val="22"/>
            <w:szCs w:val="22"/>
          </w:rPr>
          <w:t xml:space="preserve"> TL (2007). Model Evaluation Guidelines for Systematic Quantification of Accuracy in Watershed Simulations. Transactions of the ASABE, 50(3): 885-900.</w:t>
        </w:r>
      </w:ins>
    </w:p>
    <w:p w14:paraId="09CDD064" w14:textId="77777777" w:rsidR="00B64193" w:rsidRPr="00320149" w:rsidRDefault="00B64193" w:rsidP="00B64193">
      <w:pPr>
        <w:rPr>
          <w:ins w:id="1607" w:author="David Conklin" w:date="2020-11-10T16:17:00Z"/>
          <w:rFonts w:cstheme="minorHAnsi"/>
        </w:rPr>
      </w:pPr>
    </w:p>
    <w:p w14:paraId="37C048CC" w14:textId="77777777" w:rsidR="00B64193" w:rsidRPr="00320149" w:rsidRDefault="00B64193" w:rsidP="00B64193">
      <w:pPr>
        <w:rPr>
          <w:ins w:id="1608" w:author="David Conklin" w:date="2020-11-10T16:17:00Z"/>
          <w:rFonts w:cstheme="minorHAnsi"/>
        </w:rPr>
      </w:pPr>
      <w:proofErr w:type="spellStart"/>
      <w:ins w:id="1609" w:author="David Conklin" w:date="2020-11-10T16:17:00Z">
        <w:r w:rsidRPr="00320149">
          <w:rPr>
            <w:rFonts w:cstheme="minorHAnsi"/>
          </w:rPr>
          <w:t>Moriasi</w:t>
        </w:r>
        <w:proofErr w:type="spellEnd"/>
        <w:r w:rsidRPr="00320149">
          <w:rPr>
            <w:rFonts w:cstheme="minorHAnsi"/>
          </w:rPr>
          <w:t xml:space="preserve"> DN, Gitau MW, Pai N, </w:t>
        </w:r>
        <w:proofErr w:type="spellStart"/>
        <w:r w:rsidRPr="00320149">
          <w:rPr>
            <w:rFonts w:cstheme="minorHAnsi"/>
          </w:rPr>
          <w:t>Daggupati</w:t>
        </w:r>
        <w:proofErr w:type="spellEnd"/>
        <w:r w:rsidRPr="00320149">
          <w:rPr>
            <w:rFonts w:cstheme="minorHAnsi"/>
          </w:rPr>
          <w:t xml:space="preserve"> P (2015).  Hydrologic and Water Quality Models: Performance Measures and Evaluation Criteria.  Transactions of the ASABE, 58(6): 1763-1785.</w:t>
        </w:r>
      </w:ins>
    </w:p>
    <w:p w14:paraId="66B583FD" w14:textId="77777777" w:rsidR="00B64193" w:rsidRPr="00320149" w:rsidRDefault="00B64193" w:rsidP="00B64193">
      <w:pPr>
        <w:rPr>
          <w:ins w:id="1610" w:author="David Conklin" w:date="2020-11-10T16:17:00Z"/>
          <w:rFonts w:cstheme="minorHAnsi"/>
        </w:rPr>
      </w:pPr>
    </w:p>
    <w:p w14:paraId="3E4CA2EE" w14:textId="77777777" w:rsidR="00B64193" w:rsidRDefault="00B64193" w:rsidP="006B6EE1">
      <w:pPr>
        <w:autoSpaceDE w:val="0"/>
        <w:autoSpaceDN w:val="0"/>
        <w:adjustRightInd w:val="0"/>
        <w:rPr>
          <w:rStyle w:val="Hyperlink"/>
          <w:rFonts w:cstheme="minorHAnsi"/>
        </w:rPr>
      </w:pPr>
    </w:p>
    <w:p w14:paraId="73E13EC5" w14:textId="44E3E475" w:rsidR="005F629F" w:rsidRPr="00A8214A" w:rsidRDefault="005F629F" w:rsidP="006B6EE1">
      <w:pPr>
        <w:autoSpaceDE w:val="0"/>
        <w:autoSpaceDN w:val="0"/>
        <w:adjustRightInd w:val="0"/>
        <w:rPr>
          <w:rFonts w:cstheme="minorHAnsi"/>
        </w:rPr>
      </w:pPr>
      <w:proofErr w:type="spellStart"/>
      <w:r>
        <w:rPr>
          <w:rStyle w:val="Hyperlink"/>
          <w:rFonts w:cstheme="minorHAnsi"/>
          <w:color w:val="auto"/>
          <w:u w:val="none"/>
        </w:rPr>
        <w:t>Poiani</w:t>
      </w:r>
      <w:proofErr w:type="spellEnd"/>
      <w:r>
        <w:rPr>
          <w:rStyle w:val="Hyperlink"/>
          <w:rFonts w:cstheme="minorHAnsi"/>
          <w:color w:val="auto"/>
          <w:u w:val="none"/>
        </w:rPr>
        <w:t xml:space="preserve"> KA and Johnson WC (1993). A Spatial Simulation Model of Hydrology and Vegetation Dynamics in Semi-Permanent Prairie Wetlands. Ecological Applications 3(2): 279-293 (May 1993). </w:t>
      </w:r>
      <w:hyperlink r:id="rId26" w:history="1">
        <w:r w:rsidRPr="00F746EE">
          <w:rPr>
            <w:rStyle w:val="Hyperlink"/>
            <w:rFonts w:cstheme="minorHAnsi"/>
          </w:rPr>
          <w:t>http://www.jstor.com/stable/1941831</w:t>
        </w:r>
      </w:hyperlink>
      <w:r>
        <w:rPr>
          <w:rStyle w:val="Hyperlink"/>
          <w:rFonts w:cstheme="minorHAnsi"/>
          <w:color w:val="auto"/>
          <w:u w:val="none"/>
        </w:rP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proofErr w:type="spellStart"/>
      <w:r>
        <w:rPr>
          <w:rFonts w:cstheme="minorHAnsi"/>
          <w:color w:val="000000"/>
        </w:rPr>
        <w:t>Zaret</w:t>
      </w:r>
      <w:proofErr w:type="spellEnd"/>
      <w:r>
        <w:rPr>
          <w:rFonts w:cstheme="minorHAnsi"/>
          <w:color w:val="000000"/>
        </w:rPr>
        <w:t xml:space="preserve"> K (2020). Flood Attenuation Benefits of Wetlands In the Tualatin Basin. </w:t>
      </w:r>
      <w:proofErr w:type="spellStart"/>
      <w:r>
        <w:rPr>
          <w:rFonts w:cstheme="minorHAnsi"/>
          <w:color w:val="000000"/>
        </w:rPr>
        <w:t>MMTWetlands</w:t>
      </w:r>
      <w:proofErr w:type="spellEnd"/>
      <w:r>
        <w:rPr>
          <w:rFonts w:cstheme="minorHAnsi"/>
          <w:color w:val="000000"/>
        </w:rPr>
        <w:t xml:space="preserve">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611" w:name="_Toc55965349"/>
      <w:r>
        <w:rPr>
          <w:rFonts w:eastAsiaTheme="minorHAnsi"/>
        </w:rPr>
        <w:t>Acronyms</w:t>
      </w:r>
      <w:r w:rsidR="009D540F">
        <w:rPr>
          <w:rFonts w:eastAsiaTheme="minorHAnsi"/>
        </w:rPr>
        <w:t xml:space="preserve"> and Abbreviations</w:t>
      </w:r>
      <w:bookmarkEnd w:id="1611"/>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proofErr w:type="spellStart"/>
      <w:r w:rsidRPr="00A06758">
        <w:rPr>
          <w:b/>
          <w:bCs/>
        </w:rPr>
        <w:t>gridMET</w:t>
      </w:r>
      <w:proofErr w:type="spellEnd"/>
      <w:r>
        <w:t xml:space="preserve"> – “</w:t>
      </w:r>
      <w:proofErr w:type="spellStart"/>
      <w:r>
        <w:rPr>
          <w:rFonts w:ascii="Muli" w:hAnsi="Muli"/>
          <w:color w:val="666666"/>
        </w:rPr>
        <w:t>gridMET</w:t>
      </w:r>
      <w:proofErr w:type="spellEnd"/>
      <w:r>
        <w:rPr>
          <w:rFonts w:ascii="Muli" w:hAnsi="Muli"/>
          <w:color w:val="666666"/>
        </w:rPr>
        <w:t xml:space="preserve"> is a dataset of daily high-spatial resolution (~4-km, 1/24th degree) surface meteorological data covering the contiguous US from 1979-yesterday” </w:t>
      </w:r>
      <w:hyperlink r:id="rId27"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ADA959F" w:rsidR="00933943" w:rsidRPr="00D97CDA" w:rsidRDefault="00933943" w:rsidP="00A06758">
      <w:pPr>
        <w:rPr>
          <w:rFonts w:cstheme="minorHAnsi"/>
        </w:rPr>
      </w:pPr>
      <w:r>
        <w:rPr>
          <w:rFonts w:cstheme="minorHAnsi"/>
          <w:color w:val="222222"/>
          <w:shd w:val="clear" w:color="auto" w:fill="FFFFFF"/>
        </w:rPr>
        <w:t>USACE – United States Army Corps of Engineers</w:t>
      </w:r>
    </w:p>
    <w:sectPr w:rsidR="00933943" w:rsidRPr="00D97CDA">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14195" w14:textId="77777777" w:rsidR="00977A11" w:rsidRDefault="00977A11" w:rsidP="00064E77">
      <w:r>
        <w:separator/>
      </w:r>
    </w:p>
  </w:endnote>
  <w:endnote w:type="continuationSeparator" w:id="0">
    <w:p w14:paraId="29A20491" w14:textId="77777777" w:rsidR="00977A11" w:rsidRDefault="00977A11"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64217D" w:rsidRDefault="006421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4217D" w:rsidRDefault="006421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3FC086" w14:textId="77777777" w:rsidR="00977A11" w:rsidRDefault="00977A11" w:rsidP="00064E77">
      <w:r>
        <w:separator/>
      </w:r>
    </w:p>
  </w:footnote>
  <w:footnote w:type="continuationSeparator" w:id="0">
    <w:p w14:paraId="65172594" w14:textId="77777777" w:rsidR="00977A11" w:rsidRDefault="00977A11"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6331"/>
    <w:rsid w:val="000079BB"/>
    <w:rsid w:val="00014226"/>
    <w:rsid w:val="000167D7"/>
    <w:rsid w:val="000219DD"/>
    <w:rsid w:val="00022B0F"/>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60258"/>
    <w:rsid w:val="0006062B"/>
    <w:rsid w:val="00061D96"/>
    <w:rsid w:val="00064E77"/>
    <w:rsid w:val="00067529"/>
    <w:rsid w:val="000756EF"/>
    <w:rsid w:val="00077987"/>
    <w:rsid w:val="000806A1"/>
    <w:rsid w:val="00084A31"/>
    <w:rsid w:val="0009281D"/>
    <w:rsid w:val="00097361"/>
    <w:rsid w:val="00097976"/>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30043"/>
    <w:rsid w:val="00136B9C"/>
    <w:rsid w:val="00140959"/>
    <w:rsid w:val="00141BA9"/>
    <w:rsid w:val="001426A7"/>
    <w:rsid w:val="001511F4"/>
    <w:rsid w:val="00154AFB"/>
    <w:rsid w:val="00156AFB"/>
    <w:rsid w:val="001602E1"/>
    <w:rsid w:val="00165835"/>
    <w:rsid w:val="00173147"/>
    <w:rsid w:val="00174337"/>
    <w:rsid w:val="00176B6C"/>
    <w:rsid w:val="00176FFA"/>
    <w:rsid w:val="00192A0B"/>
    <w:rsid w:val="00195906"/>
    <w:rsid w:val="001B411C"/>
    <w:rsid w:val="001B4B07"/>
    <w:rsid w:val="001B6B33"/>
    <w:rsid w:val="001C0FE8"/>
    <w:rsid w:val="001C227C"/>
    <w:rsid w:val="001C68ED"/>
    <w:rsid w:val="001D6736"/>
    <w:rsid w:val="001F3D28"/>
    <w:rsid w:val="001F6EDB"/>
    <w:rsid w:val="00201EB4"/>
    <w:rsid w:val="002036EA"/>
    <w:rsid w:val="00213464"/>
    <w:rsid w:val="00221F0F"/>
    <w:rsid w:val="00223D2E"/>
    <w:rsid w:val="00223E80"/>
    <w:rsid w:val="00224E69"/>
    <w:rsid w:val="00230BDE"/>
    <w:rsid w:val="00232699"/>
    <w:rsid w:val="00232CB2"/>
    <w:rsid w:val="00234CF9"/>
    <w:rsid w:val="002432E4"/>
    <w:rsid w:val="00255861"/>
    <w:rsid w:val="00257E8F"/>
    <w:rsid w:val="00263AF4"/>
    <w:rsid w:val="00264293"/>
    <w:rsid w:val="00267FD4"/>
    <w:rsid w:val="00272344"/>
    <w:rsid w:val="0027285C"/>
    <w:rsid w:val="00273B32"/>
    <w:rsid w:val="00275338"/>
    <w:rsid w:val="002770CE"/>
    <w:rsid w:val="002822A5"/>
    <w:rsid w:val="002854B5"/>
    <w:rsid w:val="00286383"/>
    <w:rsid w:val="00287358"/>
    <w:rsid w:val="002971E8"/>
    <w:rsid w:val="002A34F3"/>
    <w:rsid w:val="002A54A5"/>
    <w:rsid w:val="002B1A1D"/>
    <w:rsid w:val="002B7117"/>
    <w:rsid w:val="002C16CA"/>
    <w:rsid w:val="002C303A"/>
    <w:rsid w:val="002C3E17"/>
    <w:rsid w:val="002C4C7A"/>
    <w:rsid w:val="002D2159"/>
    <w:rsid w:val="002D4074"/>
    <w:rsid w:val="002D6657"/>
    <w:rsid w:val="002E0FEC"/>
    <w:rsid w:val="002E1CD4"/>
    <w:rsid w:val="002E6A03"/>
    <w:rsid w:val="002E7078"/>
    <w:rsid w:val="002E747C"/>
    <w:rsid w:val="002F13AD"/>
    <w:rsid w:val="002F5005"/>
    <w:rsid w:val="002F67CA"/>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B76A2"/>
    <w:rsid w:val="003D56B3"/>
    <w:rsid w:val="003D64A1"/>
    <w:rsid w:val="003F21D3"/>
    <w:rsid w:val="003F360E"/>
    <w:rsid w:val="003F363E"/>
    <w:rsid w:val="003F72F2"/>
    <w:rsid w:val="00403174"/>
    <w:rsid w:val="00406032"/>
    <w:rsid w:val="004061C2"/>
    <w:rsid w:val="00407672"/>
    <w:rsid w:val="004107FB"/>
    <w:rsid w:val="004111AF"/>
    <w:rsid w:val="00411AA2"/>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66FD"/>
    <w:rsid w:val="004A0118"/>
    <w:rsid w:val="004A5E49"/>
    <w:rsid w:val="004B3A38"/>
    <w:rsid w:val="004B556A"/>
    <w:rsid w:val="004C14AB"/>
    <w:rsid w:val="004C20CD"/>
    <w:rsid w:val="004C2384"/>
    <w:rsid w:val="004C3A29"/>
    <w:rsid w:val="004D33B7"/>
    <w:rsid w:val="004D53D7"/>
    <w:rsid w:val="004E5E65"/>
    <w:rsid w:val="004F2098"/>
    <w:rsid w:val="004F54A5"/>
    <w:rsid w:val="004F7B84"/>
    <w:rsid w:val="0050511E"/>
    <w:rsid w:val="005107A7"/>
    <w:rsid w:val="00525BEB"/>
    <w:rsid w:val="005271A6"/>
    <w:rsid w:val="00527425"/>
    <w:rsid w:val="00531AC5"/>
    <w:rsid w:val="005343D4"/>
    <w:rsid w:val="00535731"/>
    <w:rsid w:val="005369C0"/>
    <w:rsid w:val="0054028D"/>
    <w:rsid w:val="0055476E"/>
    <w:rsid w:val="0056152A"/>
    <w:rsid w:val="005729DB"/>
    <w:rsid w:val="00581BEB"/>
    <w:rsid w:val="00585C7E"/>
    <w:rsid w:val="00593C5F"/>
    <w:rsid w:val="00595105"/>
    <w:rsid w:val="005A2A0B"/>
    <w:rsid w:val="005A6F58"/>
    <w:rsid w:val="005B4DD9"/>
    <w:rsid w:val="005B5E46"/>
    <w:rsid w:val="005C01BD"/>
    <w:rsid w:val="005C1A69"/>
    <w:rsid w:val="005C2F4A"/>
    <w:rsid w:val="005C537E"/>
    <w:rsid w:val="005F3164"/>
    <w:rsid w:val="005F3D22"/>
    <w:rsid w:val="005F46C8"/>
    <w:rsid w:val="005F629F"/>
    <w:rsid w:val="005F7F6C"/>
    <w:rsid w:val="006076FE"/>
    <w:rsid w:val="006200EB"/>
    <w:rsid w:val="006313A1"/>
    <w:rsid w:val="00632DCA"/>
    <w:rsid w:val="0064217D"/>
    <w:rsid w:val="00645753"/>
    <w:rsid w:val="00647F96"/>
    <w:rsid w:val="00655BC7"/>
    <w:rsid w:val="006569CE"/>
    <w:rsid w:val="00672FFF"/>
    <w:rsid w:val="006764F3"/>
    <w:rsid w:val="00683502"/>
    <w:rsid w:val="00684B5F"/>
    <w:rsid w:val="0068783A"/>
    <w:rsid w:val="00691D6A"/>
    <w:rsid w:val="006A06E4"/>
    <w:rsid w:val="006A1260"/>
    <w:rsid w:val="006A13B7"/>
    <w:rsid w:val="006A1CF2"/>
    <w:rsid w:val="006B20AF"/>
    <w:rsid w:val="006B5B79"/>
    <w:rsid w:val="006B6EE1"/>
    <w:rsid w:val="006C2435"/>
    <w:rsid w:val="006C64CF"/>
    <w:rsid w:val="006D28E9"/>
    <w:rsid w:val="006D40C9"/>
    <w:rsid w:val="006D4FDF"/>
    <w:rsid w:val="006D6388"/>
    <w:rsid w:val="006F174A"/>
    <w:rsid w:val="006F30D2"/>
    <w:rsid w:val="006F5915"/>
    <w:rsid w:val="007063C8"/>
    <w:rsid w:val="00717D5B"/>
    <w:rsid w:val="00722BBC"/>
    <w:rsid w:val="007257C6"/>
    <w:rsid w:val="00732C63"/>
    <w:rsid w:val="00732D7E"/>
    <w:rsid w:val="00734986"/>
    <w:rsid w:val="00736461"/>
    <w:rsid w:val="00742BBC"/>
    <w:rsid w:val="007441D2"/>
    <w:rsid w:val="00751211"/>
    <w:rsid w:val="007512E5"/>
    <w:rsid w:val="007534AF"/>
    <w:rsid w:val="007639FF"/>
    <w:rsid w:val="00767641"/>
    <w:rsid w:val="00767E36"/>
    <w:rsid w:val="00771FED"/>
    <w:rsid w:val="00785F2A"/>
    <w:rsid w:val="007861B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20B1"/>
    <w:rsid w:val="00893F4B"/>
    <w:rsid w:val="00894992"/>
    <w:rsid w:val="008A2C49"/>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6BBF"/>
    <w:rsid w:val="00906CF9"/>
    <w:rsid w:val="00906F5B"/>
    <w:rsid w:val="009123A7"/>
    <w:rsid w:val="00916473"/>
    <w:rsid w:val="00916DC9"/>
    <w:rsid w:val="0092040E"/>
    <w:rsid w:val="009236BE"/>
    <w:rsid w:val="009265EA"/>
    <w:rsid w:val="00933943"/>
    <w:rsid w:val="00940A74"/>
    <w:rsid w:val="009425BC"/>
    <w:rsid w:val="00943389"/>
    <w:rsid w:val="00950F74"/>
    <w:rsid w:val="00953D2B"/>
    <w:rsid w:val="00954D4B"/>
    <w:rsid w:val="0095647E"/>
    <w:rsid w:val="00967B0D"/>
    <w:rsid w:val="00971FD7"/>
    <w:rsid w:val="0097392C"/>
    <w:rsid w:val="0097591A"/>
    <w:rsid w:val="009767A5"/>
    <w:rsid w:val="00977A11"/>
    <w:rsid w:val="00980016"/>
    <w:rsid w:val="0098253A"/>
    <w:rsid w:val="00990AF3"/>
    <w:rsid w:val="00993602"/>
    <w:rsid w:val="00993916"/>
    <w:rsid w:val="009A1DC8"/>
    <w:rsid w:val="009A327B"/>
    <w:rsid w:val="009B218C"/>
    <w:rsid w:val="009C1707"/>
    <w:rsid w:val="009C4FBC"/>
    <w:rsid w:val="009D0358"/>
    <w:rsid w:val="009D249C"/>
    <w:rsid w:val="009D540F"/>
    <w:rsid w:val="009F0E39"/>
    <w:rsid w:val="009F132A"/>
    <w:rsid w:val="009F139C"/>
    <w:rsid w:val="009F16B9"/>
    <w:rsid w:val="009F6E43"/>
    <w:rsid w:val="00A06758"/>
    <w:rsid w:val="00A0759A"/>
    <w:rsid w:val="00A112B7"/>
    <w:rsid w:val="00A20B4A"/>
    <w:rsid w:val="00A20FF9"/>
    <w:rsid w:val="00A21124"/>
    <w:rsid w:val="00A24D01"/>
    <w:rsid w:val="00A35AEA"/>
    <w:rsid w:val="00A37865"/>
    <w:rsid w:val="00A41DB9"/>
    <w:rsid w:val="00A43D30"/>
    <w:rsid w:val="00A45D66"/>
    <w:rsid w:val="00A51BEA"/>
    <w:rsid w:val="00A5284D"/>
    <w:rsid w:val="00A55502"/>
    <w:rsid w:val="00A57AB6"/>
    <w:rsid w:val="00A63C5B"/>
    <w:rsid w:val="00A63DAE"/>
    <w:rsid w:val="00A72932"/>
    <w:rsid w:val="00A81ED1"/>
    <w:rsid w:val="00A8214A"/>
    <w:rsid w:val="00A827C4"/>
    <w:rsid w:val="00A928D9"/>
    <w:rsid w:val="00A92F06"/>
    <w:rsid w:val="00AA220A"/>
    <w:rsid w:val="00AB1E51"/>
    <w:rsid w:val="00AB31D0"/>
    <w:rsid w:val="00AB4A43"/>
    <w:rsid w:val="00AC6CF6"/>
    <w:rsid w:val="00AD0B00"/>
    <w:rsid w:val="00AD22DC"/>
    <w:rsid w:val="00AD412A"/>
    <w:rsid w:val="00AE355A"/>
    <w:rsid w:val="00AE364B"/>
    <w:rsid w:val="00AF7701"/>
    <w:rsid w:val="00B0089C"/>
    <w:rsid w:val="00B01693"/>
    <w:rsid w:val="00B06ED6"/>
    <w:rsid w:val="00B10B8F"/>
    <w:rsid w:val="00B17BF2"/>
    <w:rsid w:val="00B20483"/>
    <w:rsid w:val="00B216A9"/>
    <w:rsid w:val="00B22A8A"/>
    <w:rsid w:val="00B2572B"/>
    <w:rsid w:val="00B273FF"/>
    <w:rsid w:val="00B34F16"/>
    <w:rsid w:val="00B37892"/>
    <w:rsid w:val="00B447EE"/>
    <w:rsid w:val="00B47486"/>
    <w:rsid w:val="00B5577C"/>
    <w:rsid w:val="00B62984"/>
    <w:rsid w:val="00B64193"/>
    <w:rsid w:val="00B65B7C"/>
    <w:rsid w:val="00B707C3"/>
    <w:rsid w:val="00B70EF0"/>
    <w:rsid w:val="00B764D6"/>
    <w:rsid w:val="00B76B73"/>
    <w:rsid w:val="00B879F8"/>
    <w:rsid w:val="00B912FF"/>
    <w:rsid w:val="00B91F45"/>
    <w:rsid w:val="00B939DE"/>
    <w:rsid w:val="00BA7163"/>
    <w:rsid w:val="00BB1179"/>
    <w:rsid w:val="00BD0A05"/>
    <w:rsid w:val="00BD0F8C"/>
    <w:rsid w:val="00BD5610"/>
    <w:rsid w:val="00BD69AE"/>
    <w:rsid w:val="00BE0D88"/>
    <w:rsid w:val="00C13229"/>
    <w:rsid w:val="00C163DA"/>
    <w:rsid w:val="00C26282"/>
    <w:rsid w:val="00C3243C"/>
    <w:rsid w:val="00C34EBD"/>
    <w:rsid w:val="00C364E7"/>
    <w:rsid w:val="00C4199C"/>
    <w:rsid w:val="00C46F0A"/>
    <w:rsid w:val="00C551F9"/>
    <w:rsid w:val="00C66A50"/>
    <w:rsid w:val="00C67CA6"/>
    <w:rsid w:val="00C70B81"/>
    <w:rsid w:val="00C739DC"/>
    <w:rsid w:val="00C74675"/>
    <w:rsid w:val="00C76427"/>
    <w:rsid w:val="00C77A33"/>
    <w:rsid w:val="00C91B08"/>
    <w:rsid w:val="00C93662"/>
    <w:rsid w:val="00C97C9B"/>
    <w:rsid w:val="00CA1F9F"/>
    <w:rsid w:val="00CA564C"/>
    <w:rsid w:val="00CA57D5"/>
    <w:rsid w:val="00CA72BF"/>
    <w:rsid w:val="00CB152A"/>
    <w:rsid w:val="00CB4C46"/>
    <w:rsid w:val="00CB7A37"/>
    <w:rsid w:val="00CF4732"/>
    <w:rsid w:val="00D07292"/>
    <w:rsid w:val="00D139AA"/>
    <w:rsid w:val="00D165C3"/>
    <w:rsid w:val="00D23CD9"/>
    <w:rsid w:val="00D33A9A"/>
    <w:rsid w:val="00D35AF7"/>
    <w:rsid w:val="00D35D53"/>
    <w:rsid w:val="00D37188"/>
    <w:rsid w:val="00D37681"/>
    <w:rsid w:val="00D4091B"/>
    <w:rsid w:val="00D42CAC"/>
    <w:rsid w:val="00D51F6E"/>
    <w:rsid w:val="00D5623E"/>
    <w:rsid w:val="00D62A8A"/>
    <w:rsid w:val="00D717A3"/>
    <w:rsid w:val="00D74473"/>
    <w:rsid w:val="00D76EDD"/>
    <w:rsid w:val="00D81915"/>
    <w:rsid w:val="00D81BAE"/>
    <w:rsid w:val="00D824EC"/>
    <w:rsid w:val="00D95F90"/>
    <w:rsid w:val="00D97755"/>
    <w:rsid w:val="00D97CDA"/>
    <w:rsid w:val="00DA2F14"/>
    <w:rsid w:val="00DA6D1B"/>
    <w:rsid w:val="00DB423F"/>
    <w:rsid w:val="00DB51E5"/>
    <w:rsid w:val="00DB520F"/>
    <w:rsid w:val="00DB7E71"/>
    <w:rsid w:val="00DC262D"/>
    <w:rsid w:val="00DC2EF1"/>
    <w:rsid w:val="00DD2AF6"/>
    <w:rsid w:val="00DD61F9"/>
    <w:rsid w:val="00DD71D6"/>
    <w:rsid w:val="00DE1B0B"/>
    <w:rsid w:val="00DE5480"/>
    <w:rsid w:val="00DE569D"/>
    <w:rsid w:val="00DF1805"/>
    <w:rsid w:val="00DF2362"/>
    <w:rsid w:val="00DF2C1A"/>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54FFC"/>
    <w:rsid w:val="00E624C2"/>
    <w:rsid w:val="00E66595"/>
    <w:rsid w:val="00E66BC2"/>
    <w:rsid w:val="00E675D5"/>
    <w:rsid w:val="00E705B6"/>
    <w:rsid w:val="00E70EE0"/>
    <w:rsid w:val="00E72638"/>
    <w:rsid w:val="00E735F4"/>
    <w:rsid w:val="00E7709F"/>
    <w:rsid w:val="00E80ACF"/>
    <w:rsid w:val="00E82496"/>
    <w:rsid w:val="00E85A4D"/>
    <w:rsid w:val="00E90646"/>
    <w:rsid w:val="00E91BC9"/>
    <w:rsid w:val="00E965AC"/>
    <w:rsid w:val="00E979CF"/>
    <w:rsid w:val="00EA30D9"/>
    <w:rsid w:val="00EA5C3A"/>
    <w:rsid w:val="00EB3145"/>
    <w:rsid w:val="00EB51AF"/>
    <w:rsid w:val="00EB66B0"/>
    <w:rsid w:val="00EC2225"/>
    <w:rsid w:val="00EC7B8F"/>
    <w:rsid w:val="00ED2ABA"/>
    <w:rsid w:val="00ED5EB4"/>
    <w:rsid w:val="00ED6238"/>
    <w:rsid w:val="00EE1735"/>
    <w:rsid w:val="00EE44D6"/>
    <w:rsid w:val="00F01A67"/>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7810"/>
    <w:rsid w:val="00F80218"/>
    <w:rsid w:val="00F81EFD"/>
    <w:rsid w:val="00F8477A"/>
    <w:rsid w:val="00F9474B"/>
    <w:rsid w:val="00F94E7F"/>
    <w:rsid w:val="00F95AB4"/>
    <w:rsid w:val="00FB2FA9"/>
    <w:rsid w:val="00FB5588"/>
    <w:rsid w:val="00FB6831"/>
    <w:rsid w:val="00FC0533"/>
    <w:rsid w:val="00FC290B"/>
    <w:rsid w:val="00FC642F"/>
    <w:rsid w:val="00FD7EFE"/>
    <w:rsid w:val="00FE728D"/>
    <w:rsid w:val="00FF071C"/>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w3m@freshwatersim.com" TargetMode="External"/><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hyperlink" Target="http://www.jstor.com/stable/1941831" TargetMode="Externa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hyperlink" Target="https://doi.org/10.1029/2018WR024236"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doi.org/10.1007/BF00045196"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www.oregon.gov/deq/FilterDocs/heatsourcemanual.pdf" TargetMode="External"/><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hyperlink" Target="http://www.climatologylab.org/gridmet.html" TargetMode="External"/><Relationship Id="rId3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CW3M.git\trunk\DataCW3M\SkillAssessment\StatisticsCalculator108month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'Statistics calculator'!$H$3</c:f>
          <c:strCache>
            <c:ptCount val="1"/>
            <c:pt idx="0">
              <c:v>simulated flow on reach 23773373</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'Statistics calculator'!$H$3</c:f>
              <c:strCache>
                <c:ptCount val="1"/>
                <c:pt idx="0">
                  <c:v>simulated flow on reach 23773373</c:v>
                </c:pt>
              </c:strCache>
            </c:strRef>
          </c:tx>
          <c:spPr>
            <a:ln w="28575" cap="rnd">
              <a:solidFill>
                <a:schemeClr val="accent1"/>
              </a:solidFill>
              <a:round/>
            </a:ln>
            <a:effectLst/>
          </c:spPr>
          <c:marker>
            <c:symbol val="none"/>
          </c:marker>
          <c:val>
            <c:numRef>
              <c:f>'Statistics calculator'!$H$4:$H$111</c:f>
              <c:numCache>
                <c:formatCode>General</c:formatCode>
                <c:ptCount val="108"/>
                <c:pt idx="0">
                  <c:v>547.29949999999997</c:v>
                </c:pt>
                <c:pt idx="1">
                  <c:v>434.72363300000001</c:v>
                </c:pt>
                <c:pt idx="2">
                  <c:v>416.19131499999997</c:v>
                </c:pt>
                <c:pt idx="3">
                  <c:v>483.17001299999998</c:v>
                </c:pt>
                <c:pt idx="4">
                  <c:v>437.47421300000002</c:v>
                </c:pt>
                <c:pt idx="5">
                  <c:v>473.07403599999998</c:v>
                </c:pt>
                <c:pt idx="6">
                  <c:v>374.508759</c:v>
                </c:pt>
                <c:pt idx="7">
                  <c:v>371.30618299999998</c:v>
                </c:pt>
                <c:pt idx="8">
                  <c:v>370.60470600000002</c:v>
                </c:pt>
                <c:pt idx="9">
                  <c:v>377.082672</c:v>
                </c:pt>
                <c:pt idx="10">
                  <c:v>456.72323599999999</c:v>
                </c:pt>
                <c:pt idx="11">
                  <c:v>608.92083700000001</c:v>
                </c:pt>
                <c:pt idx="12">
                  <c:v>627.442139</c:v>
                </c:pt>
                <c:pt idx="13">
                  <c:v>434.78814699999998</c:v>
                </c:pt>
                <c:pt idx="14">
                  <c:v>565.23681599999998</c:v>
                </c:pt>
                <c:pt idx="15">
                  <c:v>579.80285600000002</c:v>
                </c:pt>
                <c:pt idx="16">
                  <c:v>508.13568099999998</c:v>
                </c:pt>
                <c:pt idx="17">
                  <c:v>404.260468</c:v>
                </c:pt>
                <c:pt idx="18">
                  <c:v>376.55847199999999</c:v>
                </c:pt>
                <c:pt idx="19">
                  <c:v>373.89291400000002</c:v>
                </c:pt>
                <c:pt idx="20">
                  <c:v>372.87762500000002</c:v>
                </c:pt>
                <c:pt idx="21">
                  <c:v>372.63012700000002</c:v>
                </c:pt>
                <c:pt idx="22">
                  <c:v>390.97814899999997</c:v>
                </c:pt>
                <c:pt idx="23">
                  <c:v>457.35363799999999</c:v>
                </c:pt>
                <c:pt idx="24">
                  <c:v>540.68841599999996</c:v>
                </c:pt>
                <c:pt idx="25">
                  <c:v>566.37756300000001</c:v>
                </c:pt>
                <c:pt idx="26">
                  <c:v>599.04547100000002</c:v>
                </c:pt>
                <c:pt idx="27">
                  <c:v>680.20837400000005</c:v>
                </c:pt>
                <c:pt idx="28">
                  <c:v>429.095032</c:v>
                </c:pt>
                <c:pt idx="29">
                  <c:v>403.39407299999999</c:v>
                </c:pt>
                <c:pt idx="30">
                  <c:v>379.44470200000001</c:v>
                </c:pt>
                <c:pt idx="31">
                  <c:v>374.64855999999997</c:v>
                </c:pt>
                <c:pt idx="32">
                  <c:v>373.475708</c:v>
                </c:pt>
                <c:pt idx="33">
                  <c:v>409.07839999999999</c:v>
                </c:pt>
                <c:pt idx="34">
                  <c:v>610.46807899999999</c:v>
                </c:pt>
                <c:pt idx="35">
                  <c:v>559.92895499999997</c:v>
                </c:pt>
                <c:pt idx="36">
                  <c:v>415.01101699999998</c:v>
                </c:pt>
                <c:pt idx="37">
                  <c:v>450.06332400000002</c:v>
                </c:pt>
                <c:pt idx="38">
                  <c:v>574.71203600000001</c:v>
                </c:pt>
                <c:pt idx="39">
                  <c:v>515.74169900000004</c:v>
                </c:pt>
                <c:pt idx="40">
                  <c:v>393.22958399999999</c:v>
                </c:pt>
                <c:pt idx="41">
                  <c:v>383.51483200000001</c:v>
                </c:pt>
                <c:pt idx="42">
                  <c:v>375.891907</c:v>
                </c:pt>
                <c:pt idx="43">
                  <c:v>373.41403200000002</c:v>
                </c:pt>
                <c:pt idx="44">
                  <c:v>373.25735500000002</c:v>
                </c:pt>
                <c:pt idx="45">
                  <c:v>401.638397</c:v>
                </c:pt>
                <c:pt idx="46">
                  <c:v>417.75390599999997</c:v>
                </c:pt>
                <c:pt idx="47">
                  <c:v>417.04070999999999</c:v>
                </c:pt>
                <c:pt idx="48">
                  <c:v>432.68768299999999</c:v>
                </c:pt>
                <c:pt idx="49">
                  <c:v>646.39935300000002</c:v>
                </c:pt>
                <c:pt idx="50">
                  <c:v>747.51580799999999</c:v>
                </c:pt>
                <c:pt idx="51">
                  <c:v>480.43673699999999</c:v>
                </c:pt>
                <c:pt idx="52">
                  <c:v>449.11077899999998</c:v>
                </c:pt>
                <c:pt idx="53">
                  <c:v>380.83746300000001</c:v>
                </c:pt>
                <c:pt idx="54">
                  <c:v>375.60879499999999</c:v>
                </c:pt>
                <c:pt idx="55">
                  <c:v>373.40905800000002</c:v>
                </c:pt>
                <c:pt idx="56">
                  <c:v>372.45739700000001</c:v>
                </c:pt>
                <c:pt idx="57">
                  <c:v>389.580963</c:v>
                </c:pt>
                <c:pt idx="58">
                  <c:v>603.79559300000005</c:v>
                </c:pt>
                <c:pt idx="59">
                  <c:v>637.53497300000004</c:v>
                </c:pt>
                <c:pt idx="60">
                  <c:v>476.978363</c:v>
                </c:pt>
                <c:pt idx="61">
                  <c:v>475.95977800000003</c:v>
                </c:pt>
                <c:pt idx="62">
                  <c:v>392.74298099999999</c:v>
                </c:pt>
                <c:pt idx="63">
                  <c:v>405.44396999999998</c:v>
                </c:pt>
                <c:pt idx="64">
                  <c:v>379.18585200000001</c:v>
                </c:pt>
                <c:pt idx="65">
                  <c:v>373.97943099999998</c:v>
                </c:pt>
                <c:pt idx="66">
                  <c:v>371.78298999999998</c:v>
                </c:pt>
                <c:pt idx="67">
                  <c:v>370.85949699999998</c:v>
                </c:pt>
                <c:pt idx="68">
                  <c:v>370.079407</c:v>
                </c:pt>
                <c:pt idx="69">
                  <c:v>369.32437099999999</c:v>
                </c:pt>
                <c:pt idx="70">
                  <c:v>473.70327800000001</c:v>
                </c:pt>
                <c:pt idx="71">
                  <c:v>668.39593500000001</c:v>
                </c:pt>
                <c:pt idx="72">
                  <c:v>637.540527</c:v>
                </c:pt>
                <c:pt idx="73">
                  <c:v>562.02093500000001</c:v>
                </c:pt>
                <c:pt idx="74">
                  <c:v>577.13189699999998</c:v>
                </c:pt>
                <c:pt idx="75">
                  <c:v>401.99520899999999</c:v>
                </c:pt>
                <c:pt idx="76">
                  <c:v>383.17617799999999</c:v>
                </c:pt>
                <c:pt idx="77">
                  <c:v>376.1026</c:v>
                </c:pt>
                <c:pt idx="78">
                  <c:v>373.49960299999998</c:v>
                </c:pt>
                <c:pt idx="79">
                  <c:v>372.14581299999998</c:v>
                </c:pt>
                <c:pt idx="80">
                  <c:v>371.30218500000001</c:v>
                </c:pt>
                <c:pt idx="81">
                  <c:v>580.43951400000003</c:v>
                </c:pt>
                <c:pt idx="82">
                  <c:v>508.77359000000001</c:v>
                </c:pt>
                <c:pt idx="83">
                  <c:v>418.23178100000001</c:v>
                </c:pt>
                <c:pt idx="84">
                  <c:v>377.04577599999999</c:v>
                </c:pt>
                <c:pt idx="85">
                  <c:v>574.86492899999996</c:v>
                </c:pt>
                <c:pt idx="86">
                  <c:v>931.18786599999999</c:v>
                </c:pt>
                <c:pt idx="87">
                  <c:v>594.79064900000003</c:v>
                </c:pt>
                <c:pt idx="88">
                  <c:v>411.55682400000001</c:v>
                </c:pt>
                <c:pt idx="89">
                  <c:v>380.682343</c:v>
                </c:pt>
                <c:pt idx="90">
                  <c:v>376.72280899999998</c:v>
                </c:pt>
                <c:pt idx="91">
                  <c:v>375.34982300000001</c:v>
                </c:pt>
                <c:pt idx="92">
                  <c:v>375.43502799999999</c:v>
                </c:pt>
                <c:pt idx="93">
                  <c:v>434.81234699999999</c:v>
                </c:pt>
                <c:pt idx="94">
                  <c:v>600.07031300000006</c:v>
                </c:pt>
                <c:pt idx="95">
                  <c:v>398.56967200000003</c:v>
                </c:pt>
                <c:pt idx="96">
                  <c:v>568.15399200000002</c:v>
                </c:pt>
                <c:pt idx="97">
                  <c:v>433.28787199999999</c:v>
                </c:pt>
                <c:pt idx="98">
                  <c:v>541.56036400000005</c:v>
                </c:pt>
                <c:pt idx="99">
                  <c:v>513.02374299999997</c:v>
                </c:pt>
                <c:pt idx="100">
                  <c:v>385.03088400000001</c:v>
                </c:pt>
                <c:pt idx="101">
                  <c:v>376.24456800000002</c:v>
                </c:pt>
                <c:pt idx="102">
                  <c:v>374.27654999999999</c:v>
                </c:pt>
                <c:pt idx="103">
                  <c:v>373.212738</c:v>
                </c:pt>
                <c:pt idx="104">
                  <c:v>372.33102400000001</c:v>
                </c:pt>
                <c:pt idx="105">
                  <c:v>371.56933600000002</c:v>
                </c:pt>
                <c:pt idx="106">
                  <c:v>386.90426600000001</c:v>
                </c:pt>
                <c:pt idx="107">
                  <c:v>550.22039800000005</c:v>
                </c:pt>
              </c:numCache>
            </c:numRef>
          </c:val>
          <c:smooth val="0"/>
          <c:extLst>
            <c:ext xmlns:c16="http://schemas.microsoft.com/office/drawing/2014/chart" uri="{C3380CC4-5D6E-409C-BE32-E72D297353CC}">
              <c16:uniqueId val="{00000000-2FE1-4ED1-8112-E2A7CAA96BF3}"/>
            </c:ext>
          </c:extLst>
        </c:ser>
        <c:ser>
          <c:idx val="1"/>
          <c:order val="1"/>
          <c:tx>
            <c:strRef>
              <c:f>'Statistics calculator'!$I$3</c:f>
              <c:strCache>
                <c:ptCount val="1"/>
                <c:pt idx="0">
                  <c:v>gaged flow at USGS gage 14158500</c:v>
                </c:pt>
              </c:strCache>
            </c:strRef>
          </c:tx>
          <c:spPr>
            <a:ln w="28575" cap="rnd">
              <a:solidFill>
                <a:schemeClr val="accent2"/>
              </a:solidFill>
              <a:round/>
            </a:ln>
            <a:effectLst/>
          </c:spPr>
          <c:marker>
            <c:symbol val="none"/>
          </c:marker>
          <c:val>
            <c:numRef>
              <c:f>'Statistics calculator'!$I$4:$I$111</c:f>
              <c:numCache>
                <c:formatCode>General</c:formatCode>
                <c:ptCount val="108"/>
                <c:pt idx="0">
                  <c:v>633.59283400000004</c:v>
                </c:pt>
                <c:pt idx="1">
                  <c:v>425.65698200000003</c:v>
                </c:pt>
                <c:pt idx="2">
                  <c:v>373.90524299999998</c:v>
                </c:pt>
                <c:pt idx="3">
                  <c:v>516.30627400000003</c:v>
                </c:pt>
                <c:pt idx="4">
                  <c:v>510.29437300000001</c:v>
                </c:pt>
                <c:pt idx="5">
                  <c:v>628.17913799999997</c:v>
                </c:pt>
                <c:pt idx="6">
                  <c:v>374.57525600000002</c:v>
                </c:pt>
                <c:pt idx="7">
                  <c:v>275.82794200000001</c:v>
                </c:pt>
                <c:pt idx="8">
                  <c:v>241.34721400000001</c:v>
                </c:pt>
                <c:pt idx="9">
                  <c:v>229.03131099999999</c:v>
                </c:pt>
                <c:pt idx="10">
                  <c:v>366.80126999999999</c:v>
                </c:pt>
                <c:pt idx="11">
                  <c:v>656.46301300000005</c:v>
                </c:pt>
                <c:pt idx="12">
                  <c:v>758.90728799999999</c:v>
                </c:pt>
                <c:pt idx="13">
                  <c:v>523.816101</c:v>
                </c:pt>
                <c:pt idx="14">
                  <c:v>472.20327800000001</c:v>
                </c:pt>
                <c:pt idx="15">
                  <c:v>686.89923099999999</c:v>
                </c:pt>
                <c:pt idx="16">
                  <c:v>778.66332999999997</c:v>
                </c:pt>
                <c:pt idx="17">
                  <c:v>826.61328100000003</c:v>
                </c:pt>
                <c:pt idx="18">
                  <c:v>513.37567100000001</c:v>
                </c:pt>
                <c:pt idx="19">
                  <c:v>398.268799</c:v>
                </c:pt>
                <c:pt idx="20">
                  <c:v>310.50412</c:v>
                </c:pt>
                <c:pt idx="21">
                  <c:v>267.33938599999999</c:v>
                </c:pt>
                <c:pt idx="22">
                  <c:v>271.36877399999997</c:v>
                </c:pt>
                <c:pt idx="23">
                  <c:v>332.02279700000003</c:v>
                </c:pt>
                <c:pt idx="24">
                  <c:v>747.57867399999998</c:v>
                </c:pt>
                <c:pt idx="25">
                  <c:v>626.625</c:v>
                </c:pt>
                <c:pt idx="26">
                  <c:v>563.50689699999998</c:v>
                </c:pt>
                <c:pt idx="27">
                  <c:v>898.37103300000001</c:v>
                </c:pt>
                <c:pt idx="28">
                  <c:v>996.23992899999996</c:v>
                </c:pt>
                <c:pt idx="29">
                  <c:v>681.18328899999995</c:v>
                </c:pt>
                <c:pt idx="30">
                  <c:v>481.72918700000002</c:v>
                </c:pt>
                <c:pt idx="31">
                  <c:v>366.778595</c:v>
                </c:pt>
                <c:pt idx="32">
                  <c:v>294.694458</c:v>
                </c:pt>
                <c:pt idx="33">
                  <c:v>274.35879499999999</c:v>
                </c:pt>
                <c:pt idx="34">
                  <c:v>514.78887899999995</c:v>
                </c:pt>
                <c:pt idx="35">
                  <c:v>824.81103499999995</c:v>
                </c:pt>
                <c:pt idx="36">
                  <c:v>412.20935100000003</c:v>
                </c:pt>
                <c:pt idx="37">
                  <c:v>382.81478900000002</c:v>
                </c:pt>
                <c:pt idx="38">
                  <c:v>437.68179300000003</c:v>
                </c:pt>
                <c:pt idx="39">
                  <c:v>782.16125499999998</c:v>
                </c:pt>
                <c:pt idx="40">
                  <c:v>584.118652</c:v>
                </c:pt>
                <c:pt idx="41">
                  <c:v>451.94134500000001</c:v>
                </c:pt>
                <c:pt idx="42">
                  <c:v>334.18719499999997</c:v>
                </c:pt>
                <c:pt idx="43">
                  <c:v>244.20327800000001</c:v>
                </c:pt>
                <c:pt idx="44">
                  <c:v>220.821213</c:v>
                </c:pt>
                <c:pt idx="45">
                  <c:v>315.99529999999999</c:v>
                </c:pt>
                <c:pt idx="46">
                  <c:v>307.77313199999998</c:v>
                </c:pt>
                <c:pt idx="47">
                  <c:v>356.69754</c:v>
                </c:pt>
                <c:pt idx="48">
                  <c:v>335.19628899999998</c:v>
                </c:pt>
                <c:pt idx="49">
                  <c:v>805.42468299999996</c:v>
                </c:pt>
                <c:pt idx="50">
                  <c:v>1049.1136469999999</c:v>
                </c:pt>
                <c:pt idx="51">
                  <c:v>720.01660200000003</c:v>
                </c:pt>
                <c:pt idx="52">
                  <c:v>658.71105999999997</c:v>
                </c:pt>
                <c:pt idx="53">
                  <c:v>441.70452899999998</c:v>
                </c:pt>
                <c:pt idx="54">
                  <c:v>362.28997800000002</c:v>
                </c:pt>
                <c:pt idx="55">
                  <c:v>278.85382099999998</c:v>
                </c:pt>
                <c:pt idx="56">
                  <c:v>235.81594799999999</c:v>
                </c:pt>
                <c:pt idx="57">
                  <c:v>223.83869899999999</c:v>
                </c:pt>
                <c:pt idx="58">
                  <c:v>411.79901100000001</c:v>
                </c:pt>
                <c:pt idx="59">
                  <c:v>656.54193099999998</c:v>
                </c:pt>
                <c:pt idx="60">
                  <c:v>514.29370100000006</c:v>
                </c:pt>
                <c:pt idx="61">
                  <c:v>565.96466099999998</c:v>
                </c:pt>
                <c:pt idx="62">
                  <c:v>385.28106700000001</c:v>
                </c:pt>
                <c:pt idx="63">
                  <c:v>396.03781099999998</c:v>
                </c:pt>
                <c:pt idx="64">
                  <c:v>293.912689</c:v>
                </c:pt>
                <c:pt idx="65">
                  <c:v>220.25415000000001</c:v>
                </c:pt>
                <c:pt idx="66">
                  <c:v>173.981537</c:v>
                </c:pt>
                <c:pt idx="67">
                  <c:v>152.941193</c:v>
                </c:pt>
                <c:pt idx="68">
                  <c:v>139.972916</c:v>
                </c:pt>
                <c:pt idx="69">
                  <c:v>126.537308</c:v>
                </c:pt>
                <c:pt idx="70">
                  <c:v>221.43119799999999</c:v>
                </c:pt>
                <c:pt idx="71">
                  <c:v>607.42169200000001</c:v>
                </c:pt>
                <c:pt idx="72">
                  <c:v>434.39514200000002</c:v>
                </c:pt>
                <c:pt idx="73">
                  <c:v>641.31897000000004</c:v>
                </c:pt>
                <c:pt idx="74">
                  <c:v>707.70825200000002</c:v>
                </c:pt>
                <c:pt idx="75">
                  <c:v>676.07458499999996</c:v>
                </c:pt>
                <c:pt idx="76">
                  <c:v>452.76947000000001</c:v>
                </c:pt>
                <c:pt idx="77">
                  <c:v>336.61318999999997</c:v>
                </c:pt>
                <c:pt idx="78">
                  <c:v>252.70665</c:v>
                </c:pt>
                <c:pt idx="79">
                  <c:v>204.46639999999999</c:v>
                </c:pt>
                <c:pt idx="80">
                  <c:v>178.68644699999999</c:v>
                </c:pt>
                <c:pt idx="81">
                  <c:v>331.07891799999999</c:v>
                </c:pt>
                <c:pt idx="82">
                  <c:v>404.97912600000001</c:v>
                </c:pt>
                <c:pt idx="83">
                  <c:v>411.908569</c:v>
                </c:pt>
                <c:pt idx="84">
                  <c:v>335.74652099999997</c:v>
                </c:pt>
                <c:pt idx="85">
                  <c:v>599.73553500000003</c:v>
                </c:pt>
                <c:pt idx="86">
                  <c:v>821.78002900000001</c:v>
                </c:pt>
                <c:pt idx="87">
                  <c:v>915.23547399999995</c:v>
                </c:pt>
                <c:pt idx="88">
                  <c:v>970.514771</c:v>
                </c:pt>
                <c:pt idx="89">
                  <c:v>608.74694799999997</c:v>
                </c:pt>
                <c:pt idx="90">
                  <c:v>433.807343</c:v>
                </c:pt>
                <c:pt idx="91">
                  <c:v>333.24765000000002</c:v>
                </c:pt>
                <c:pt idx="92">
                  <c:v>279.36144999999999</c:v>
                </c:pt>
                <c:pt idx="93">
                  <c:v>325.57327299999997</c:v>
                </c:pt>
                <c:pt idx="94">
                  <c:v>611.67675799999995</c:v>
                </c:pt>
                <c:pt idx="95">
                  <c:v>490.97482300000001</c:v>
                </c:pt>
                <c:pt idx="96">
                  <c:v>515.40911900000003</c:v>
                </c:pt>
                <c:pt idx="97">
                  <c:v>531.03466800000001</c:v>
                </c:pt>
                <c:pt idx="98">
                  <c:v>404.23397799999998</c:v>
                </c:pt>
                <c:pt idx="99">
                  <c:v>656.39202899999998</c:v>
                </c:pt>
                <c:pt idx="100">
                  <c:v>521.24169900000004</c:v>
                </c:pt>
                <c:pt idx="101">
                  <c:v>358.698395</c:v>
                </c:pt>
                <c:pt idx="102">
                  <c:v>279.09741200000002</c:v>
                </c:pt>
                <c:pt idx="103">
                  <c:v>232.69052099999999</c:v>
                </c:pt>
                <c:pt idx="104">
                  <c:v>199.79652400000001</c:v>
                </c:pt>
                <c:pt idx="105">
                  <c:v>175.65425099999999</c:v>
                </c:pt>
                <c:pt idx="106">
                  <c:v>177.17825300000001</c:v>
                </c:pt>
                <c:pt idx="107">
                  <c:v>328.79098499999998</c:v>
                </c:pt>
              </c:numCache>
            </c:numRef>
          </c:val>
          <c:smooth val="0"/>
          <c:extLst>
            <c:ext xmlns:c16="http://schemas.microsoft.com/office/drawing/2014/chart" uri="{C3380CC4-5D6E-409C-BE32-E72D297353CC}">
              <c16:uniqueId val="{00000001-2FE1-4ED1-8112-E2A7CAA96BF3}"/>
            </c:ext>
          </c:extLst>
        </c:ser>
        <c:dLbls>
          <c:showLegendKey val="0"/>
          <c:showVal val="0"/>
          <c:showCatName val="0"/>
          <c:showSerName val="0"/>
          <c:showPercent val="0"/>
          <c:showBubbleSize val="0"/>
        </c:dLbls>
        <c:smooth val="0"/>
        <c:axId val="13206144"/>
        <c:axId val="646079568"/>
      </c:lineChart>
      <c:catAx>
        <c:axId val="132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index in 2010-18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079568"/>
        <c:crosses val="autoZero"/>
        <c:auto val="1"/>
        <c:lblAlgn val="ctr"/>
        <c:lblOffset val="100"/>
        <c:noMultiLvlLbl val="0"/>
      </c:catAx>
      <c:valAx>
        <c:axId val="64607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 cfs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0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8476190" cy="4304762"/>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52936</TotalTime>
  <Pages>48</Pages>
  <Words>15880</Words>
  <Characters>90517</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263</cp:revision>
  <cp:lastPrinted>2020-11-09T15:34:00Z</cp:lastPrinted>
  <dcterms:created xsi:type="dcterms:W3CDTF">2018-11-09T13:56:00Z</dcterms:created>
  <dcterms:modified xsi:type="dcterms:W3CDTF">2020-11-11T13:35:00Z</dcterms:modified>
</cp:coreProperties>
</file>