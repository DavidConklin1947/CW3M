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1296D4F8" w:rsidR="00064E77" w:rsidRPr="00064E77" w:rsidRDefault="00A63C5B" w:rsidP="00064E77">
      <w:pPr>
        <w:pStyle w:val="Subtitle"/>
      </w:pPr>
      <w:ins w:id="0" w:author="David Conklin" w:date="2020-06-24T10:39:00Z">
        <w:r>
          <w:t>6/24/20</w:t>
        </w:r>
      </w:ins>
      <w:del w:id="1" w:author="David Conklin" w:date="2019-12-10T08:09:00Z">
        <w:r w:rsidR="002C16CA" w:rsidDel="00A06758">
          <w:delText>7/4</w:delText>
        </w:r>
      </w:del>
      <w:del w:id="2" w:author="David Conklin" w:date="2020-06-24T10:39:00Z">
        <w:r w:rsidR="00CB4C46" w:rsidDel="00A63C5B">
          <w:delText>/2019</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ins w:id="3" w:author="David Conklin" w:date="2020-06-24T10:21:00Z"/>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ins w:id="4" w:author="David Conklin" w:date="2020-06-24T10:21:00Z"/>
          <w:rStyle w:val="Hyperlink"/>
        </w:rPr>
      </w:pPr>
    </w:p>
    <w:p w14:paraId="70146D72" w14:textId="3D8AE649" w:rsidR="00E735F4" w:rsidRPr="00E735F4" w:rsidRDefault="00E735F4" w:rsidP="00581BEB">
      <w:pPr>
        <w:rPr>
          <w:ins w:id="5" w:author="David Conklin" w:date="2020-06-24T10:22:00Z"/>
          <w:rStyle w:val="Hyperlink"/>
          <w:color w:val="auto"/>
          <w:rPrChange w:id="6" w:author="David Conklin" w:date="2020-06-24T10:24:00Z">
            <w:rPr>
              <w:ins w:id="7" w:author="David Conklin" w:date="2020-06-24T10:22:00Z"/>
              <w:rStyle w:val="Hyperlink"/>
            </w:rPr>
          </w:rPrChange>
        </w:rPr>
      </w:pPr>
      <w:ins w:id="8" w:author="David Conklin" w:date="2020-06-24T10:21:00Z">
        <w:r w:rsidRPr="00E735F4">
          <w:rPr>
            <w:rStyle w:val="Hyperlink"/>
            <w:color w:val="auto"/>
            <w:rPrChange w:id="9" w:author="David Conklin" w:date="2020-06-24T10:24:00Z">
              <w:rPr>
                <w:rStyle w:val="Hyperlink"/>
              </w:rPr>
            </w:rPrChange>
          </w:rPr>
          <w:t>Ch</w:t>
        </w:r>
      </w:ins>
      <w:ins w:id="10" w:author="David Conklin" w:date="2020-06-24T10:22:00Z">
        <w:r w:rsidRPr="00E735F4">
          <w:rPr>
            <w:rStyle w:val="Hyperlink"/>
            <w:color w:val="auto"/>
            <w:rPrChange w:id="11" w:author="David Conklin" w:date="2020-06-24T10:24:00Z">
              <w:rPr>
                <w:rStyle w:val="Hyperlink"/>
              </w:rPr>
            </w:rPrChange>
          </w:rPr>
          <w:t>anges since 12/10/9 version</w:t>
        </w:r>
      </w:ins>
    </w:p>
    <w:p w14:paraId="14B16506" w14:textId="1DBACAFB" w:rsidR="00E735F4" w:rsidRDefault="00E735F4" w:rsidP="00581BEB">
      <w:ins w:id="12" w:author="David Conklin" w:date="2020-06-24T10:22:00Z">
        <w:r>
          <w:t>Add</w:t>
        </w:r>
      </w:ins>
      <w:ins w:id="13" w:author="David Conklin" w:date="2020-06-24T10:23:00Z">
        <w:r>
          <w:t xml:space="preserve"> notes for 0.2.11, 0.2.12, and 0.3.0 releases to the Release Log</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3F6FC476" w14:textId="0AEB8723" w:rsidR="006313A1" w:rsidRDefault="00AB1E51">
          <w:pPr>
            <w:pStyle w:val="TOC1"/>
            <w:tabs>
              <w:tab w:val="right" w:leader="dot" w:pos="9350"/>
            </w:tabs>
            <w:rPr>
              <w:ins w:id="14" w:author="David Conklin" w:date="2020-06-24T10:45:00Z"/>
              <w:rFonts w:eastAsiaTheme="minorEastAsia"/>
              <w:noProof/>
            </w:rPr>
          </w:pPr>
          <w:r>
            <w:rPr>
              <w:b/>
              <w:bCs/>
              <w:noProof/>
            </w:rPr>
            <w:fldChar w:fldCharType="begin"/>
          </w:r>
          <w:r>
            <w:rPr>
              <w:b/>
              <w:bCs/>
              <w:noProof/>
            </w:rPr>
            <w:instrText xml:space="preserve"> TOC \o "1-3" \h \z \u </w:instrText>
          </w:r>
          <w:r>
            <w:rPr>
              <w:b/>
              <w:bCs/>
              <w:noProof/>
            </w:rPr>
            <w:fldChar w:fldCharType="separate"/>
          </w:r>
          <w:ins w:id="15" w:author="David Conklin" w:date="2020-06-24T10:45:00Z">
            <w:r w:rsidR="006313A1" w:rsidRPr="00B273E4">
              <w:rPr>
                <w:rStyle w:val="Hyperlink"/>
                <w:noProof/>
              </w:rPr>
              <w:fldChar w:fldCharType="begin"/>
            </w:r>
            <w:r w:rsidR="006313A1" w:rsidRPr="00B273E4">
              <w:rPr>
                <w:rStyle w:val="Hyperlink"/>
                <w:noProof/>
              </w:rPr>
              <w:instrText xml:space="preserve"> </w:instrText>
            </w:r>
            <w:r w:rsidR="006313A1">
              <w:rPr>
                <w:noProof/>
              </w:rPr>
              <w:instrText>HYPERLINK \l "_Toc43888049"</w:instrText>
            </w:r>
            <w:r w:rsidR="006313A1" w:rsidRPr="00B273E4">
              <w:rPr>
                <w:rStyle w:val="Hyperlink"/>
                <w:noProof/>
              </w:rPr>
              <w:instrText xml:space="preserve"> </w:instrText>
            </w:r>
            <w:r w:rsidR="006313A1" w:rsidRPr="00B273E4">
              <w:rPr>
                <w:rStyle w:val="Hyperlink"/>
                <w:noProof/>
              </w:rPr>
            </w:r>
            <w:r w:rsidR="006313A1" w:rsidRPr="00B273E4">
              <w:rPr>
                <w:rStyle w:val="Hyperlink"/>
                <w:noProof/>
              </w:rPr>
              <w:fldChar w:fldCharType="separate"/>
            </w:r>
            <w:r w:rsidR="006313A1" w:rsidRPr="00B273E4">
              <w:rPr>
                <w:rStyle w:val="Hyperlink"/>
                <w:noProof/>
              </w:rPr>
              <w:t>What is a digital handbook?</w:t>
            </w:r>
            <w:r w:rsidR="006313A1">
              <w:rPr>
                <w:noProof/>
                <w:webHidden/>
              </w:rPr>
              <w:tab/>
            </w:r>
            <w:r w:rsidR="006313A1">
              <w:rPr>
                <w:noProof/>
                <w:webHidden/>
              </w:rPr>
              <w:fldChar w:fldCharType="begin"/>
            </w:r>
            <w:r w:rsidR="006313A1">
              <w:rPr>
                <w:noProof/>
                <w:webHidden/>
              </w:rPr>
              <w:instrText xml:space="preserve"> PAGEREF _Toc43888049 \h </w:instrText>
            </w:r>
            <w:r w:rsidR="006313A1">
              <w:rPr>
                <w:noProof/>
                <w:webHidden/>
              </w:rPr>
            </w:r>
          </w:ins>
          <w:r w:rsidR="006313A1">
            <w:rPr>
              <w:noProof/>
              <w:webHidden/>
            </w:rPr>
            <w:fldChar w:fldCharType="separate"/>
          </w:r>
          <w:ins w:id="16" w:author="David Conklin" w:date="2020-06-24T10:45:00Z">
            <w:r w:rsidR="006313A1">
              <w:rPr>
                <w:noProof/>
                <w:webHidden/>
              </w:rPr>
              <w:t>3</w:t>
            </w:r>
            <w:r w:rsidR="006313A1">
              <w:rPr>
                <w:noProof/>
                <w:webHidden/>
              </w:rPr>
              <w:fldChar w:fldCharType="end"/>
            </w:r>
            <w:r w:rsidR="006313A1" w:rsidRPr="00B273E4">
              <w:rPr>
                <w:rStyle w:val="Hyperlink"/>
                <w:noProof/>
              </w:rPr>
              <w:fldChar w:fldCharType="end"/>
            </w:r>
          </w:ins>
        </w:p>
        <w:p w14:paraId="3DD0C2ED" w14:textId="50F0D3C6" w:rsidR="006313A1" w:rsidRDefault="006313A1">
          <w:pPr>
            <w:pStyle w:val="TOC1"/>
            <w:tabs>
              <w:tab w:val="right" w:leader="dot" w:pos="9350"/>
            </w:tabs>
            <w:rPr>
              <w:ins w:id="17" w:author="David Conklin" w:date="2020-06-24T10:45:00Z"/>
              <w:rFonts w:eastAsiaTheme="minorEastAsia"/>
              <w:noProof/>
            </w:rPr>
          </w:pPr>
          <w:ins w:id="18"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"_Toc43888050"</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CW3M concept</w:t>
            </w:r>
            <w:r>
              <w:rPr>
                <w:noProof/>
                <w:webHidden/>
              </w:rPr>
              <w:tab/>
            </w:r>
            <w:r>
              <w:rPr>
                <w:noProof/>
                <w:webHidden/>
              </w:rPr>
              <w:fldChar w:fldCharType="begin"/>
            </w:r>
            <w:r>
              <w:rPr>
                <w:noProof/>
                <w:webHidden/>
              </w:rPr>
              <w:instrText xml:space="preserve"> PAGEREF _Toc43888050 \h </w:instrText>
            </w:r>
            <w:r>
              <w:rPr>
                <w:noProof/>
                <w:webHidden/>
              </w:rPr>
            </w:r>
          </w:ins>
          <w:r>
            <w:rPr>
              <w:noProof/>
              <w:webHidden/>
            </w:rPr>
            <w:fldChar w:fldCharType="separate"/>
          </w:r>
          <w:ins w:id="19" w:author="David Conklin" w:date="2020-06-24T10:45:00Z">
            <w:r>
              <w:rPr>
                <w:noProof/>
                <w:webHidden/>
              </w:rPr>
              <w:t>3</w:t>
            </w:r>
            <w:r>
              <w:rPr>
                <w:noProof/>
                <w:webHidden/>
              </w:rPr>
              <w:fldChar w:fldCharType="end"/>
            </w:r>
            <w:r w:rsidRPr="00B273E4">
              <w:rPr>
                <w:rStyle w:val="Hyperlink"/>
                <w:noProof/>
              </w:rPr>
              <w:fldChar w:fldCharType="end"/>
            </w:r>
          </w:ins>
        </w:p>
        <w:p w14:paraId="0CD2D2B2" w14:textId="1C91CD06" w:rsidR="006313A1" w:rsidRDefault="006313A1">
          <w:pPr>
            <w:pStyle w:val="TOC2"/>
            <w:tabs>
              <w:tab w:val="right" w:leader="dot" w:pos="9350"/>
            </w:tabs>
            <w:rPr>
              <w:ins w:id="20" w:author="David Conklin" w:date="2020-06-24T10:45:00Z"/>
              <w:rFonts w:eastAsiaTheme="minorEastAsia"/>
              <w:noProof/>
            </w:rPr>
          </w:pPr>
          <w:ins w:id="21"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"_Toc43888051"</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A different kind of community model</w:t>
            </w:r>
            <w:r>
              <w:rPr>
                <w:noProof/>
                <w:webHidden/>
              </w:rPr>
              <w:tab/>
            </w:r>
            <w:r>
              <w:rPr>
                <w:noProof/>
                <w:webHidden/>
              </w:rPr>
              <w:fldChar w:fldCharType="begin"/>
            </w:r>
            <w:r>
              <w:rPr>
                <w:noProof/>
                <w:webHidden/>
              </w:rPr>
              <w:instrText xml:space="preserve"> PAGEREF _Toc43888051 \h </w:instrText>
            </w:r>
            <w:r>
              <w:rPr>
                <w:noProof/>
                <w:webHidden/>
              </w:rPr>
            </w:r>
          </w:ins>
          <w:r>
            <w:rPr>
              <w:noProof/>
              <w:webHidden/>
            </w:rPr>
            <w:fldChar w:fldCharType="separate"/>
          </w:r>
          <w:ins w:id="22" w:author="David Conklin" w:date="2020-06-24T10:45:00Z">
            <w:r>
              <w:rPr>
                <w:noProof/>
                <w:webHidden/>
              </w:rPr>
              <w:t>4</w:t>
            </w:r>
            <w:r>
              <w:rPr>
                <w:noProof/>
                <w:webHidden/>
              </w:rPr>
              <w:fldChar w:fldCharType="end"/>
            </w:r>
            <w:r w:rsidRPr="00B273E4">
              <w:rPr>
                <w:rStyle w:val="Hyperlink"/>
                <w:noProof/>
              </w:rPr>
              <w:fldChar w:fldCharType="end"/>
            </w:r>
          </w:ins>
        </w:p>
        <w:p w14:paraId="0EE9ACEA" w14:textId="29384FBD" w:rsidR="006313A1" w:rsidRDefault="006313A1">
          <w:pPr>
            <w:pStyle w:val="TOC2"/>
            <w:tabs>
              <w:tab w:val="right" w:leader="dot" w:pos="9350"/>
            </w:tabs>
            <w:rPr>
              <w:ins w:id="23" w:author="David Conklin" w:date="2020-06-24T10:45:00Z"/>
              <w:rFonts w:eastAsiaTheme="minorEastAsia"/>
              <w:noProof/>
            </w:rPr>
          </w:pPr>
          <w:ins w:id="24"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"_Toc43888052"</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What CW3M is for</w:t>
            </w:r>
            <w:r>
              <w:rPr>
                <w:noProof/>
                <w:webHidden/>
              </w:rPr>
              <w:tab/>
            </w:r>
            <w:r>
              <w:rPr>
                <w:noProof/>
                <w:webHidden/>
              </w:rPr>
              <w:fldChar w:fldCharType="begin"/>
            </w:r>
            <w:r>
              <w:rPr>
                <w:noProof/>
                <w:webHidden/>
              </w:rPr>
              <w:instrText xml:space="preserve"> PAGEREF _Toc43888052 \h </w:instrText>
            </w:r>
            <w:r>
              <w:rPr>
                <w:noProof/>
                <w:webHidden/>
              </w:rPr>
            </w:r>
          </w:ins>
          <w:r>
            <w:rPr>
              <w:noProof/>
              <w:webHidden/>
            </w:rPr>
            <w:fldChar w:fldCharType="separate"/>
          </w:r>
          <w:ins w:id="25" w:author="David Conklin" w:date="2020-06-24T10:45:00Z">
            <w:r>
              <w:rPr>
                <w:noProof/>
                <w:webHidden/>
              </w:rPr>
              <w:t>4</w:t>
            </w:r>
            <w:r>
              <w:rPr>
                <w:noProof/>
                <w:webHidden/>
              </w:rPr>
              <w:fldChar w:fldCharType="end"/>
            </w:r>
            <w:r w:rsidRPr="00B273E4">
              <w:rPr>
                <w:rStyle w:val="Hyperlink"/>
                <w:noProof/>
              </w:rPr>
              <w:fldChar w:fldCharType="end"/>
            </w:r>
          </w:ins>
        </w:p>
        <w:p w14:paraId="359B53F7" w14:textId="62905AAA" w:rsidR="006313A1" w:rsidRDefault="006313A1">
          <w:pPr>
            <w:pStyle w:val="TOC2"/>
            <w:tabs>
              <w:tab w:val="right" w:leader="dot" w:pos="9350"/>
            </w:tabs>
            <w:rPr>
              <w:ins w:id="26" w:author="David Conklin" w:date="2020-06-24T10:45:00Z"/>
              <w:rFonts w:eastAsiaTheme="minorEastAsia"/>
              <w:noProof/>
            </w:rPr>
          </w:pPr>
          <w:ins w:id="27"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"_Toc43888053"</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Management and maintenance</w:t>
            </w:r>
            <w:r>
              <w:rPr>
                <w:noProof/>
                <w:webHidden/>
              </w:rPr>
              <w:tab/>
            </w:r>
            <w:r>
              <w:rPr>
                <w:noProof/>
                <w:webHidden/>
              </w:rPr>
              <w:fldChar w:fldCharType="begin"/>
            </w:r>
            <w:r>
              <w:rPr>
                <w:noProof/>
                <w:webHidden/>
              </w:rPr>
              <w:instrText xml:space="preserve"> PAGEREF _Toc43888053 \h </w:instrText>
            </w:r>
            <w:r>
              <w:rPr>
                <w:noProof/>
                <w:webHidden/>
              </w:rPr>
            </w:r>
          </w:ins>
          <w:r>
            <w:rPr>
              <w:noProof/>
              <w:webHidden/>
            </w:rPr>
            <w:fldChar w:fldCharType="separate"/>
          </w:r>
          <w:ins w:id="28" w:author="David Conklin" w:date="2020-06-24T10:45:00Z">
            <w:r>
              <w:rPr>
                <w:noProof/>
                <w:webHidden/>
              </w:rPr>
              <w:t>4</w:t>
            </w:r>
            <w:r>
              <w:rPr>
                <w:noProof/>
                <w:webHidden/>
              </w:rPr>
              <w:fldChar w:fldCharType="end"/>
            </w:r>
            <w:r w:rsidRPr="00B273E4">
              <w:rPr>
                <w:rStyle w:val="Hyperlink"/>
                <w:noProof/>
              </w:rPr>
              <w:fldChar w:fldCharType="end"/>
            </w:r>
          </w:ins>
        </w:p>
        <w:p w14:paraId="22F10519" w14:textId="4B82E2E8" w:rsidR="006313A1" w:rsidRDefault="006313A1">
          <w:pPr>
            <w:pStyle w:val="TOC2"/>
            <w:tabs>
              <w:tab w:val="right" w:leader="dot" w:pos="9350"/>
            </w:tabs>
            <w:rPr>
              <w:ins w:id="29" w:author="David Conklin" w:date="2020-06-24T10:45:00Z"/>
              <w:rFonts w:eastAsiaTheme="minorEastAsia"/>
              <w:noProof/>
            </w:rPr>
          </w:pPr>
          <w:ins w:id="30"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"_Toc43888054"</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Support from the stakeholder community</w:t>
            </w:r>
            <w:r>
              <w:rPr>
                <w:noProof/>
                <w:webHidden/>
              </w:rPr>
              <w:tab/>
            </w:r>
            <w:r>
              <w:rPr>
                <w:noProof/>
                <w:webHidden/>
              </w:rPr>
              <w:fldChar w:fldCharType="begin"/>
            </w:r>
            <w:r>
              <w:rPr>
                <w:noProof/>
                <w:webHidden/>
              </w:rPr>
              <w:instrText xml:space="preserve"> PAGEREF _Toc43888054 \h </w:instrText>
            </w:r>
            <w:r>
              <w:rPr>
                <w:noProof/>
                <w:webHidden/>
              </w:rPr>
            </w:r>
          </w:ins>
          <w:r>
            <w:rPr>
              <w:noProof/>
              <w:webHidden/>
            </w:rPr>
            <w:fldChar w:fldCharType="separate"/>
          </w:r>
          <w:ins w:id="31" w:author="David Conklin" w:date="2020-06-24T10:45:00Z">
            <w:r>
              <w:rPr>
                <w:noProof/>
                <w:webHidden/>
              </w:rPr>
              <w:t>5</w:t>
            </w:r>
            <w:r>
              <w:rPr>
                <w:noProof/>
                <w:webHidden/>
              </w:rPr>
              <w:fldChar w:fldCharType="end"/>
            </w:r>
            <w:r w:rsidRPr="00B273E4">
              <w:rPr>
                <w:rStyle w:val="Hyperlink"/>
                <w:noProof/>
              </w:rPr>
              <w:fldChar w:fldCharType="end"/>
            </w:r>
          </w:ins>
        </w:p>
        <w:p w14:paraId="135D45CF" w14:textId="7502667A" w:rsidR="006313A1" w:rsidRDefault="006313A1">
          <w:pPr>
            <w:pStyle w:val="TOC2"/>
            <w:tabs>
              <w:tab w:val="right" w:leader="dot" w:pos="9350"/>
            </w:tabs>
            <w:rPr>
              <w:ins w:id="32" w:author="David Conklin" w:date="2020-06-24T10:45:00Z"/>
              <w:rFonts w:eastAsiaTheme="minorEastAsia"/>
              <w:noProof/>
            </w:rPr>
          </w:pPr>
          <w:ins w:id="33"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"_Toc43888055"</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Support from the research community</w:t>
            </w:r>
            <w:r>
              <w:rPr>
                <w:noProof/>
                <w:webHidden/>
              </w:rPr>
              <w:tab/>
            </w:r>
            <w:r>
              <w:rPr>
                <w:noProof/>
                <w:webHidden/>
              </w:rPr>
              <w:fldChar w:fldCharType="begin"/>
            </w:r>
            <w:r>
              <w:rPr>
                <w:noProof/>
                <w:webHidden/>
              </w:rPr>
              <w:instrText xml:space="preserve"> PAGEREF _Toc43888055 \h </w:instrText>
            </w:r>
            <w:r>
              <w:rPr>
                <w:noProof/>
                <w:webHidden/>
              </w:rPr>
            </w:r>
          </w:ins>
          <w:r>
            <w:rPr>
              <w:noProof/>
              <w:webHidden/>
            </w:rPr>
            <w:fldChar w:fldCharType="separate"/>
          </w:r>
          <w:ins w:id="34" w:author="David Conklin" w:date="2020-06-24T10:45:00Z">
            <w:r>
              <w:rPr>
                <w:noProof/>
                <w:webHidden/>
              </w:rPr>
              <w:t>5</w:t>
            </w:r>
            <w:r>
              <w:rPr>
                <w:noProof/>
                <w:webHidden/>
              </w:rPr>
              <w:fldChar w:fldCharType="end"/>
            </w:r>
            <w:r w:rsidRPr="00B273E4">
              <w:rPr>
                <w:rStyle w:val="Hyperlink"/>
                <w:noProof/>
              </w:rPr>
              <w:fldChar w:fldCharType="end"/>
            </w:r>
          </w:ins>
        </w:p>
        <w:p w14:paraId="7C4BD2BD" w14:textId="27507987" w:rsidR="006313A1" w:rsidRDefault="006313A1">
          <w:pPr>
            <w:pStyle w:val="TOC1"/>
            <w:tabs>
              <w:tab w:val="right" w:leader="dot" w:pos="9350"/>
            </w:tabs>
            <w:rPr>
              <w:ins w:id="35" w:author="David Conklin" w:date="2020-06-24T10:45:00Z"/>
              <w:rFonts w:eastAsiaTheme="minorEastAsia"/>
              <w:noProof/>
            </w:rPr>
          </w:pPr>
          <w:ins w:id="36"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"_Toc43888056"</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Study areas</w:t>
            </w:r>
            <w:r>
              <w:rPr>
                <w:noProof/>
                <w:webHidden/>
              </w:rPr>
              <w:tab/>
            </w:r>
            <w:r>
              <w:rPr>
                <w:noProof/>
                <w:webHidden/>
              </w:rPr>
              <w:fldChar w:fldCharType="begin"/>
            </w:r>
            <w:r>
              <w:rPr>
                <w:noProof/>
                <w:webHidden/>
              </w:rPr>
              <w:instrText xml:space="preserve"> PAGEREF _Toc43888056 \h </w:instrText>
            </w:r>
            <w:r>
              <w:rPr>
                <w:noProof/>
                <w:webHidden/>
              </w:rPr>
            </w:r>
          </w:ins>
          <w:r>
            <w:rPr>
              <w:noProof/>
              <w:webHidden/>
            </w:rPr>
            <w:fldChar w:fldCharType="separate"/>
          </w:r>
          <w:ins w:id="37" w:author="David Conklin" w:date="2020-06-24T10:45:00Z">
            <w:r>
              <w:rPr>
                <w:noProof/>
                <w:webHidden/>
              </w:rPr>
              <w:t>6</w:t>
            </w:r>
            <w:r>
              <w:rPr>
                <w:noProof/>
                <w:webHidden/>
              </w:rPr>
              <w:fldChar w:fldCharType="end"/>
            </w:r>
            <w:r w:rsidRPr="00B273E4">
              <w:rPr>
                <w:rStyle w:val="Hyperlink"/>
                <w:noProof/>
              </w:rPr>
              <w:fldChar w:fldCharType="end"/>
            </w:r>
          </w:ins>
        </w:p>
        <w:p w14:paraId="03E093E0" w14:textId="37E1BBF2" w:rsidR="006313A1" w:rsidRDefault="006313A1">
          <w:pPr>
            <w:pStyle w:val="TOC2"/>
            <w:tabs>
              <w:tab w:val="right" w:leader="dot" w:pos="9350"/>
            </w:tabs>
            <w:rPr>
              <w:ins w:id="38" w:author="David Conklin" w:date="2020-06-24T10:45:00Z"/>
              <w:rFonts w:eastAsiaTheme="minorEastAsia"/>
              <w:noProof/>
            </w:rPr>
          </w:pPr>
          <w:ins w:id="39"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"_Toc43888057"</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DataCW3M directory structure</w:t>
            </w:r>
            <w:r>
              <w:rPr>
                <w:noProof/>
                <w:webHidden/>
              </w:rPr>
              <w:tab/>
            </w:r>
            <w:r>
              <w:rPr>
                <w:noProof/>
                <w:webHidden/>
              </w:rPr>
              <w:fldChar w:fldCharType="begin"/>
            </w:r>
            <w:r>
              <w:rPr>
                <w:noProof/>
                <w:webHidden/>
              </w:rPr>
              <w:instrText xml:space="preserve"> PAGEREF _Toc43888057 \h </w:instrText>
            </w:r>
            <w:r>
              <w:rPr>
                <w:noProof/>
                <w:webHidden/>
              </w:rPr>
            </w:r>
          </w:ins>
          <w:r>
            <w:rPr>
              <w:noProof/>
              <w:webHidden/>
            </w:rPr>
            <w:fldChar w:fldCharType="separate"/>
          </w:r>
          <w:ins w:id="40" w:author="David Conklin" w:date="2020-06-24T10:45:00Z">
            <w:r>
              <w:rPr>
                <w:noProof/>
                <w:webHidden/>
              </w:rPr>
              <w:t>6</w:t>
            </w:r>
            <w:r>
              <w:rPr>
                <w:noProof/>
                <w:webHidden/>
              </w:rPr>
              <w:fldChar w:fldCharType="end"/>
            </w:r>
            <w:r w:rsidRPr="00B273E4">
              <w:rPr>
                <w:rStyle w:val="Hyperlink"/>
                <w:noProof/>
              </w:rPr>
              <w:fldChar w:fldCharType="end"/>
            </w:r>
          </w:ins>
        </w:p>
        <w:p w14:paraId="5995AB8D" w14:textId="12597B70" w:rsidR="006313A1" w:rsidRDefault="006313A1">
          <w:pPr>
            <w:pStyle w:val="TOC2"/>
            <w:tabs>
              <w:tab w:val="right" w:leader="dot" w:pos="9350"/>
            </w:tabs>
            <w:rPr>
              <w:ins w:id="41" w:author="David Conklin" w:date="2020-06-24T10:45:00Z"/>
              <w:rFonts w:eastAsiaTheme="minorEastAsia"/>
              <w:noProof/>
            </w:rPr>
          </w:pPr>
          <w:ins w:id="42"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"_Toc43888058"</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DataCW3M\ScenarioData directory structure</w:t>
            </w:r>
            <w:r>
              <w:rPr>
                <w:noProof/>
                <w:webHidden/>
              </w:rPr>
              <w:tab/>
            </w:r>
            <w:r>
              <w:rPr>
                <w:noProof/>
                <w:webHidden/>
              </w:rPr>
              <w:fldChar w:fldCharType="begin"/>
            </w:r>
            <w:r>
              <w:rPr>
                <w:noProof/>
                <w:webHidden/>
              </w:rPr>
              <w:instrText xml:space="preserve"> PAGEREF _Toc43888058 \h </w:instrText>
            </w:r>
            <w:r>
              <w:rPr>
                <w:noProof/>
                <w:webHidden/>
              </w:rPr>
            </w:r>
          </w:ins>
          <w:r>
            <w:rPr>
              <w:noProof/>
              <w:webHidden/>
            </w:rPr>
            <w:fldChar w:fldCharType="separate"/>
          </w:r>
          <w:ins w:id="43" w:author="David Conklin" w:date="2020-06-24T10:45:00Z">
            <w:r>
              <w:rPr>
                <w:noProof/>
                <w:webHidden/>
              </w:rPr>
              <w:t>7</w:t>
            </w:r>
            <w:r>
              <w:rPr>
                <w:noProof/>
                <w:webHidden/>
              </w:rPr>
              <w:fldChar w:fldCharType="end"/>
            </w:r>
            <w:r w:rsidRPr="00B273E4">
              <w:rPr>
                <w:rStyle w:val="Hyperlink"/>
                <w:noProof/>
              </w:rPr>
              <w:fldChar w:fldCharType="end"/>
            </w:r>
          </w:ins>
        </w:p>
        <w:p w14:paraId="5DE31C62" w14:textId="19CC3DA3" w:rsidR="006313A1" w:rsidRDefault="006313A1">
          <w:pPr>
            <w:pStyle w:val="TOC2"/>
            <w:tabs>
              <w:tab w:val="right" w:leader="dot" w:pos="9350"/>
            </w:tabs>
            <w:rPr>
              <w:ins w:id="44" w:author="David Conklin" w:date="2020-06-24T10:45:00Z"/>
              <w:rFonts w:eastAsiaTheme="minorEastAsia"/>
              <w:noProof/>
            </w:rPr>
          </w:pPr>
          <w:ins w:id="45"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"_Toc43888059"</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DataCW3M\ScenarioData\&lt;scenario&gt; folder contents</w:t>
            </w:r>
            <w:r>
              <w:rPr>
                <w:noProof/>
                <w:webHidden/>
              </w:rPr>
              <w:tab/>
            </w:r>
            <w:r>
              <w:rPr>
                <w:noProof/>
                <w:webHidden/>
              </w:rPr>
              <w:fldChar w:fldCharType="begin"/>
            </w:r>
            <w:r>
              <w:rPr>
                <w:noProof/>
                <w:webHidden/>
              </w:rPr>
              <w:instrText xml:space="preserve"> PAGEREF _Toc43888059 \h </w:instrText>
            </w:r>
            <w:r>
              <w:rPr>
                <w:noProof/>
                <w:webHidden/>
              </w:rPr>
            </w:r>
          </w:ins>
          <w:r>
            <w:rPr>
              <w:noProof/>
              <w:webHidden/>
            </w:rPr>
            <w:fldChar w:fldCharType="separate"/>
          </w:r>
          <w:ins w:id="46" w:author="David Conklin" w:date="2020-06-24T10:45:00Z">
            <w:r>
              <w:rPr>
                <w:noProof/>
                <w:webHidden/>
              </w:rPr>
              <w:t>8</w:t>
            </w:r>
            <w:r>
              <w:rPr>
                <w:noProof/>
                <w:webHidden/>
              </w:rPr>
              <w:fldChar w:fldCharType="end"/>
            </w:r>
            <w:r w:rsidRPr="00B273E4">
              <w:rPr>
                <w:rStyle w:val="Hyperlink"/>
                <w:noProof/>
              </w:rPr>
              <w:fldChar w:fldCharType="end"/>
            </w:r>
          </w:ins>
        </w:p>
        <w:p w14:paraId="6CC4C579" w14:textId="2DE2FDB6" w:rsidR="006313A1" w:rsidRDefault="006313A1">
          <w:pPr>
            <w:pStyle w:val="TOC2"/>
            <w:tabs>
              <w:tab w:val="right" w:leader="dot" w:pos="9350"/>
            </w:tabs>
            <w:rPr>
              <w:ins w:id="47" w:author="David Conklin" w:date="2020-06-24T10:45:00Z"/>
              <w:rFonts w:eastAsiaTheme="minorEastAsia"/>
              <w:noProof/>
            </w:rPr>
          </w:pPr>
          <w:ins w:id="48"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"_Toc43888060"</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DataCW3M\&lt;study area&gt; folder contents</w:t>
            </w:r>
            <w:r>
              <w:rPr>
                <w:noProof/>
                <w:webHidden/>
              </w:rPr>
              <w:tab/>
            </w:r>
            <w:r>
              <w:rPr>
                <w:noProof/>
                <w:webHidden/>
              </w:rPr>
              <w:fldChar w:fldCharType="begin"/>
            </w:r>
            <w:r>
              <w:rPr>
                <w:noProof/>
                <w:webHidden/>
              </w:rPr>
              <w:instrText xml:space="preserve"> PAGEREF _Toc43888060 \h </w:instrText>
            </w:r>
            <w:r>
              <w:rPr>
                <w:noProof/>
                <w:webHidden/>
              </w:rPr>
            </w:r>
          </w:ins>
          <w:r>
            <w:rPr>
              <w:noProof/>
              <w:webHidden/>
            </w:rPr>
            <w:fldChar w:fldCharType="separate"/>
          </w:r>
          <w:ins w:id="49" w:author="David Conklin" w:date="2020-06-24T10:45:00Z">
            <w:r>
              <w:rPr>
                <w:noProof/>
                <w:webHidden/>
              </w:rPr>
              <w:t>8</w:t>
            </w:r>
            <w:r>
              <w:rPr>
                <w:noProof/>
                <w:webHidden/>
              </w:rPr>
              <w:fldChar w:fldCharType="end"/>
            </w:r>
            <w:r w:rsidRPr="00B273E4">
              <w:rPr>
                <w:rStyle w:val="Hyperlink"/>
                <w:noProof/>
              </w:rPr>
              <w:fldChar w:fldCharType="end"/>
            </w:r>
          </w:ins>
        </w:p>
        <w:p w14:paraId="53D8A60C" w14:textId="6A02FFD4" w:rsidR="006313A1" w:rsidRDefault="006313A1">
          <w:pPr>
            <w:pStyle w:val="TOC1"/>
            <w:tabs>
              <w:tab w:val="right" w:leader="dot" w:pos="9350"/>
            </w:tabs>
            <w:rPr>
              <w:ins w:id="50" w:author="David Conklin" w:date="2020-06-24T10:45:00Z"/>
              <w:rFonts w:eastAsiaTheme="minorEastAsia"/>
              <w:noProof/>
            </w:rPr>
          </w:pPr>
          <w:ins w:id="51"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"_Toc43888061"</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Calendar conventions</w:t>
            </w:r>
            <w:r>
              <w:rPr>
                <w:noProof/>
                <w:webHidden/>
              </w:rPr>
              <w:tab/>
            </w:r>
            <w:r>
              <w:rPr>
                <w:noProof/>
                <w:webHidden/>
              </w:rPr>
              <w:fldChar w:fldCharType="begin"/>
            </w:r>
            <w:r>
              <w:rPr>
                <w:noProof/>
                <w:webHidden/>
              </w:rPr>
              <w:instrText xml:space="preserve"> PAGEREF _Toc43888061 \h </w:instrText>
            </w:r>
            <w:r>
              <w:rPr>
                <w:noProof/>
                <w:webHidden/>
              </w:rPr>
            </w:r>
          </w:ins>
          <w:r>
            <w:rPr>
              <w:noProof/>
              <w:webHidden/>
            </w:rPr>
            <w:fldChar w:fldCharType="separate"/>
          </w:r>
          <w:ins w:id="52" w:author="David Conklin" w:date="2020-06-24T10:45:00Z">
            <w:r>
              <w:rPr>
                <w:noProof/>
                <w:webHidden/>
              </w:rPr>
              <w:t>14</w:t>
            </w:r>
            <w:r>
              <w:rPr>
                <w:noProof/>
                <w:webHidden/>
              </w:rPr>
              <w:fldChar w:fldCharType="end"/>
            </w:r>
            <w:r w:rsidRPr="00B273E4">
              <w:rPr>
                <w:rStyle w:val="Hyperlink"/>
                <w:noProof/>
              </w:rPr>
              <w:fldChar w:fldCharType="end"/>
            </w:r>
          </w:ins>
        </w:p>
        <w:p w14:paraId="3966F433" w14:textId="1741EEAE" w:rsidR="006313A1" w:rsidRDefault="006313A1">
          <w:pPr>
            <w:pStyle w:val="TOC2"/>
            <w:tabs>
              <w:tab w:val="right" w:leader="dot" w:pos="9350"/>
            </w:tabs>
            <w:rPr>
              <w:ins w:id="53" w:author="David Conklin" w:date="2020-06-24T10:45:00Z"/>
              <w:rFonts w:eastAsiaTheme="minorEastAsia"/>
              <w:noProof/>
            </w:rPr>
          </w:pPr>
          <w:ins w:id="54"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"_Toc43888062"</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Water years</w:t>
            </w:r>
            <w:r>
              <w:rPr>
                <w:noProof/>
                <w:webHidden/>
              </w:rPr>
              <w:tab/>
            </w:r>
            <w:r>
              <w:rPr>
                <w:noProof/>
                <w:webHidden/>
              </w:rPr>
              <w:fldChar w:fldCharType="begin"/>
            </w:r>
            <w:r>
              <w:rPr>
                <w:noProof/>
                <w:webHidden/>
              </w:rPr>
              <w:instrText xml:space="preserve"> PAGEREF _Toc43888062 \h </w:instrText>
            </w:r>
            <w:r>
              <w:rPr>
                <w:noProof/>
                <w:webHidden/>
              </w:rPr>
            </w:r>
          </w:ins>
          <w:r>
            <w:rPr>
              <w:noProof/>
              <w:webHidden/>
            </w:rPr>
            <w:fldChar w:fldCharType="separate"/>
          </w:r>
          <w:ins w:id="55" w:author="David Conklin" w:date="2020-06-24T10:45:00Z">
            <w:r>
              <w:rPr>
                <w:noProof/>
                <w:webHidden/>
              </w:rPr>
              <w:t>14</w:t>
            </w:r>
            <w:r>
              <w:rPr>
                <w:noProof/>
                <w:webHidden/>
              </w:rPr>
              <w:fldChar w:fldCharType="end"/>
            </w:r>
            <w:r w:rsidRPr="00B273E4">
              <w:rPr>
                <w:rStyle w:val="Hyperlink"/>
                <w:noProof/>
              </w:rPr>
              <w:fldChar w:fldCharType="end"/>
            </w:r>
          </w:ins>
        </w:p>
        <w:p w14:paraId="3DB31A33" w14:textId="2FD00D68" w:rsidR="006313A1" w:rsidRDefault="006313A1">
          <w:pPr>
            <w:pStyle w:val="TOC1"/>
            <w:tabs>
              <w:tab w:val="right" w:leader="dot" w:pos="9350"/>
            </w:tabs>
            <w:rPr>
              <w:ins w:id="56" w:author="David Conklin" w:date="2020-06-24T10:45:00Z"/>
              <w:rFonts w:eastAsiaTheme="minorEastAsia"/>
              <w:noProof/>
            </w:rPr>
          </w:pPr>
          <w:ins w:id="57"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"_Toc43888063"</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Climate data</w:t>
            </w:r>
            <w:r>
              <w:rPr>
                <w:noProof/>
                <w:webHidden/>
              </w:rPr>
              <w:tab/>
            </w:r>
            <w:r>
              <w:rPr>
                <w:noProof/>
                <w:webHidden/>
              </w:rPr>
              <w:fldChar w:fldCharType="begin"/>
            </w:r>
            <w:r>
              <w:rPr>
                <w:noProof/>
                <w:webHidden/>
              </w:rPr>
              <w:instrText xml:space="preserve"> PAGEREF _Toc43888063 \h </w:instrText>
            </w:r>
            <w:r>
              <w:rPr>
                <w:noProof/>
                <w:webHidden/>
              </w:rPr>
            </w:r>
          </w:ins>
          <w:r>
            <w:rPr>
              <w:noProof/>
              <w:webHidden/>
            </w:rPr>
            <w:fldChar w:fldCharType="separate"/>
          </w:r>
          <w:ins w:id="58" w:author="David Conklin" w:date="2020-06-24T10:45:00Z">
            <w:r>
              <w:rPr>
                <w:noProof/>
                <w:webHidden/>
              </w:rPr>
              <w:t>14</w:t>
            </w:r>
            <w:r>
              <w:rPr>
                <w:noProof/>
                <w:webHidden/>
              </w:rPr>
              <w:fldChar w:fldCharType="end"/>
            </w:r>
            <w:r w:rsidRPr="00B273E4">
              <w:rPr>
                <w:rStyle w:val="Hyperlink"/>
                <w:noProof/>
              </w:rPr>
              <w:fldChar w:fldCharType="end"/>
            </w:r>
          </w:ins>
        </w:p>
        <w:p w14:paraId="1B00EFEB" w14:textId="439BC116" w:rsidR="006313A1" w:rsidRDefault="006313A1">
          <w:pPr>
            <w:pStyle w:val="TOC2"/>
            <w:tabs>
              <w:tab w:val="right" w:leader="dot" w:pos="9350"/>
            </w:tabs>
            <w:rPr>
              <w:ins w:id="59" w:author="David Conklin" w:date="2020-06-24T10:45:00Z"/>
              <w:rFonts w:eastAsiaTheme="minorEastAsia"/>
              <w:noProof/>
            </w:rPr>
          </w:pPr>
          <w:ins w:id="60"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"_Toc43888064"</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Numbered climate scenarios in the model</w:t>
            </w:r>
            <w:r>
              <w:rPr>
                <w:noProof/>
                <w:webHidden/>
              </w:rPr>
              <w:tab/>
            </w:r>
            <w:r>
              <w:rPr>
                <w:noProof/>
                <w:webHidden/>
              </w:rPr>
              <w:fldChar w:fldCharType="begin"/>
            </w:r>
            <w:r>
              <w:rPr>
                <w:noProof/>
                <w:webHidden/>
              </w:rPr>
              <w:instrText xml:space="preserve"> PAGEREF _Toc43888064 \h </w:instrText>
            </w:r>
            <w:r>
              <w:rPr>
                <w:noProof/>
                <w:webHidden/>
              </w:rPr>
            </w:r>
          </w:ins>
          <w:r>
            <w:rPr>
              <w:noProof/>
              <w:webHidden/>
            </w:rPr>
            <w:fldChar w:fldCharType="separate"/>
          </w:r>
          <w:ins w:id="61" w:author="David Conklin" w:date="2020-06-24T10:45:00Z">
            <w:r>
              <w:rPr>
                <w:noProof/>
                <w:webHidden/>
              </w:rPr>
              <w:t>14</w:t>
            </w:r>
            <w:r>
              <w:rPr>
                <w:noProof/>
                <w:webHidden/>
              </w:rPr>
              <w:fldChar w:fldCharType="end"/>
            </w:r>
            <w:r w:rsidRPr="00B273E4">
              <w:rPr>
                <w:rStyle w:val="Hyperlink"/>
                <w:noProof/>
              </w:rPr>
              <w:fldChar w:fldCharType="end"/>
            </w:r>
          </w:ins>
        </w:p>
        <w:p w14:paraId="0E00D899" w14:textId="460534DB" w:rsidR="006313A1" w:rsidRDefault="006313A1">
          <w:pPr>
            <w:pStyle w:val="TOC2"/>
            <w:tabs>
              <w:tab w:val="right" w:leader="dot" w:pos="9350"/>
            </w:tabs>
            <w:rPr>
              <w:ins w:id="62" w:author="David Conklin" w:date="2020-06-24T10:45:00Z"/>
              <w:rFonts w:eastAsiaTheme="minorEastAsia"/>
              <w:noProof/>
            </w:rPr>
          </w:pPr>
          <w:ins w:id="63"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"_Toc43888065"</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Monthly and seasonal weather data</w:t>
            </w:r>
            <w:r>
              <w:rPr>
                <w:noProof/>
                <w:webHidden/>
              </w:rPr>
              <w:tab/>
            </w:r>
            <w:r>
              <w:rPr>
                <w:noProof/>
                <w:webHidden/>
              </w:rPr>
              <w:fldChar w:fldCharType="begin"/>
            </w:r>
            <w:r>
              <w:rPr>
                <w:noProof/>
                <w:webHidden/>
              </w:rPr>
              <w:instrText xml:space="preserve"> PAGEREF _Toc43888065 \h </w:instrText>
            </w:r>
            <w:r>
              <w:rPr>
                <w:noProof/>
                <w:webHidden/>
              </w:rPr>
            </w:r>
          </w:ins>
          <w:r>
            <w:rPr>
              <w:noProof/>
              <w:webHidden/>
            </w:rPr>
            <w:fldChar w:fldCharType="separate"/>
          </w:r>
          <w:ins w:id="64" w:author="David Conklin" w:date="2020-06-24T10:45:00Z">
            <w:r>
              <w:rPr>
                <w:noProof/>
                <w:webHidden/>
              </w:rPr>
              <w:t>15</w:t>
            </w:r>
            <w:r>
              <w:rPr>
                <w:noProof/>
                <w:webHidden/>
              </w:rPr>
              <w:fldChar w:fldCharType="end"/>
            </w:r>
            <w:r w:rsidRPr="00B273E4">
              <w:rPr>
                <w:rStyle w:val="Hyperlink"/>
                <w:noProof/>
              </w:rPr>
              <w:fldChar w:fldCharType="end"/>
            </w:r>
          </w:ins>
        </w:p>
        <w:p w14:paraId="51823155" w14:textId="7D4A32A1" w:rsidR="006313A1" w:rsidRDefault="006313A1">
          <w:pPr>
            <w:pStyle w:val="TOC2"/>
            <w:tabs>
              <w:tab w:val="right" w:leader="dot" w:pos="9350"/>
            </w:tabs>
            <w:rPr>
              <w:ins w:id="65" w:author="David Conklin" w:date="2020-06-24T10:45:00Z"/>
              <w:rFonts w:eastAsiaTheme="minorEastAsia"/>
              <w:noProof/>
            </w:rPr>
          </w:pPr>
          <w:ins w:id="66"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"_Toc43888066"</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Climate data grids</w:t>
            </w:r>
            <w:r>
              <w:rPr>
                <w:noProof/>
                <w:webHidden/>
              </w:rPr>
              <w:tab/>
            </w:r>
            <w:r>
              <w:rPr>
                <w:noProof/>
                <w:webHidden/>
              </w:rPr>
              <w:fldChar w:fldCharType="begin"/>
            </w:r>
            <w:r>
              <w:rPr>
                <w:noProof/>
                <w:webHidden/>
              </w:rPr>
              <w:instrText xml:space="preserve"> PAGEREF _Toc43888066 \h </w:instrText>
            </w:r>
            <w:r>
              <w:rPr>
                <w:noProof/>
                <w:webHidden/>
              </w:rPr>
            </w:r>
          </w:ins>
          <w:r>
            <w:rPr>
              <w:noProof/>
              <w:webHidden/>
            </w:rPr>
            <w:fldChar w:fldCharType="separate"/>
          </w:r>
          <w:ins w:id="67" w:author="David Conklin" w:date="2020-06-24T10:45:00Z">
            <w:r>
              <w:rPr>
                <w:noProof/>
                <w:webHidden/>
              </w:rPr>
              <w:t>16</w:t>
            </w:r>
            <w:r>
              <w:rPr>
                <w:noProof/>
                <w:webHidden/>
              </w:rPr>
              <w:fldChar w:fldCharType="end"/>
            </w:r>
            <w:r w:rsidRPr="00B273E4">
              <w:rPr>
                <w:rStyle w:val="Hyperlink"/>
                <w:noProof/>
              </w:rPr>
              <w:fldChar w:fldCharType="end"/>
            </w:r>
          </w:ins>
        </w:p>
        <w:p w14:paraId="0AAB7C39" w14:textId="5C621C2F" w:rsidR="006313A1" w:rsidRDefault="006313A1">
          <w:pPr>
            <w:pStyle w:val="TOC3"/>
            <w:tabs>
              <w:tab w:val="right" w:leader="dot" w:pos="9350"/>
            </w:tabs>
            <w:rPr>
              <w:ins w:id="68" w:author="David Conklin" w:date="2020-06-24T10:45:00Z"/>
              <w:rFonts w:eastAsiaTheme="minorEastAsia"/>
              <w:noProof/>
            </w:rPr>
          </w:pPr>
          <w:ins w:id="69"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"_Toc43888067"</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The WW2100 climate grid</w:t>
            </w:r>
            <w:r>
              <w:rPr>
                <w:noProof/>
                <w:webHidden/>
              </w:rPr>
              <w:tab/>
            </w:r>
            <w:r>
              <w:rPr>
                <w:noProof/>
                <w:webHidden/>
              </w:rPr>
              <w:fldChar w:fldCharType="begin"/>
            </w:r>
            <w:r>
              <w:rPr>
                <w:noProof/>
                <w:webHidden/>
              </w:rPr>
              <w:instrText xml:space="preserve"> PAGEREF _Toc43888067 \h </w:instrText>
            </w:r>
            <w:r>
              <w:rPr>
                <w:noProof/>
                <w:webHidden/>
              </w:rPr>
            </w:r>
          </w:ins>
          <w:r>
            <w:rPr>
              <w:noProof/>
              <w:webHidden/>
            </w:rPr>
            <w:fldChar w:fldCharType="separate"/>
          </w:r>
          <w:ins w:id="70" w:author="David Conklin" w:date="2020-06-24T10:45:00Z">
            <w:r>
              <w:rPr>
                <w:noProof/>
                <w:webHidden/>
              </w:rPr>
              <w:t>16</w:t>
            </w:r>
            <w:r>
              <w:rPr>
                <w:noProof/>
                <w:webHidden/>
              </w:rPr>
              <w:fldChar w:fldCharType="end"/>
            </w:r>
            <w:r w:rsidRPr="00B273E4">
              <w:rPr>
                <w:rStyle w:val="Hyperlink"/>
                <w:noProof/>
              </w:rPr>
              <w:fldChar w:fldCharType="end"/>
            </w:r>
          </w:ins>
        </w:p>
        <w:p w14:paraId="6FC95139" w14:textId="0C188DAB" w:rsidR="006313A1" w:rsidRDefault="006313A1">
          <w:pPr>
            <w:pStyle w:val="TOC3"/>
            <w:tabs>
              <w:tab w:val="right" w:leader="dot" w:pos="9350"/>
            </w:tabs>
            <w:rPr>
              <w:ins w:id="71" w:author="David Conklin" w:date="2020-06-24T10:45:00Z"/>
              <w:rFonts w:eastAsiaTheme="minorEastAsia"/>
              <w:noProof/>
            </w:rPr>
          </w:pPr>
          <w:ins w:id="72"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"_Toc43888068"</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The v2 climate grid</w:t>
            </w:r>
            <w:r>
              <w:rPr>
                <w:noProof/>
                <w:webHidden/>
              </w:rPr>
              <w:tab/>
            </w:r>
            <w:r>
              <w:rPr>
                <w:noProof/>
                <w:webHidden/>
              </w:rPr>
              <w:fldChar w:fldCharType="begin"/>
            </w:r>
            <w:r>
              <w:rPr>
                <w:noProof/>
                <w:webHidden/>
              </w:rPr>
              <w:instrText xml:space="preserve"> PAGEREF _Toc43888068 \h </w:instrText>
            </w:r>
            <w:r>
              <w:rPr>
                <w:noProof/>
                <w:webHidden/>
              </w:rPr>
            </w:r>
          </w:ins>
          <w:r>
            <w:rPr>
              <w:noProof/>
              <w:webHidden/>
            </w:rPr>
            <w:fldChar w:fldCharType="separate"/>
          </w:r>
          <w:ins w:id="73" w:author="David Conklin" w:date="2020-06-24T10:45:00Z">
            <w:r>
              <w:rPr>
                <w:noProof/>
                <w:webHidden/>
              </w:rPr>
              <w:t>17</w:t>
            </w:r>
            <w:r>
              <w:rPr>
                <w:noProof/>
                <w:webHidden/>
              </w:rPr>
              <w:fldChar w:fldCharType="end"/>
            </w:r>
            <w:r w:rsidRPr="00B273E4">
              <w:rPr>
                <w:rStyle w:val="Hyperlink"/>
                <w:noProof/>
              </w:rPr>
              <w:fldChar w:fldCharType="end"/>
            </w:r>
          </w:ins>
        </w:p>
        <w:p w14:paraId="193DF298" w14:textId="3D0371C3" w:rsidR="006313A1" w:rsidRDefault="006313A1">
          <w:pPr>
            <w:pStyle w:val="TOC2"/>
            <w:tabs>
              <w:tab w:val="right" w:leader="dot" w:pos="9350"/>
            </w:tabs>
            <w:rPr>
              <w:ins w:id="74" w:author="David Conklin" w:date="2020-06-24T10:45:00Z"/>
              <w:rFonts w:eastAsiaTheme="minorEastAsia"/>
              <w:noProof/>
            </w:rPr>
          </w:pPr>
          <w:ins w:id="75"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"_Toc43888069"</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How climate data is looked up</w:t>
            </w:r>
            <w:r>
              <w:rPr>
                <w:noProof/>
                <w:webHidden/>
              </w:rPr>
              <w:tab/>
            </w:r>
            <w:r>
              <w:rPr>
                <w:noProof/>
                <w:webHidden/>
              </w:rPr>
              <w:fldChar w:fldCharType="begin"/>
            </w:r>
            <w:r>
              <w:rPr>
                <w:noProof/>
                <w:webHidden/>
              </w:rPr>
              <w:instrText xml:space="preserve"> PAGEREF _Toc43888069 \h </w:instrText>
            </w:r>
            <w:r>
              <w:rPr>
                <w:noProof/>
                <w:webHidden/>
              </w:rPr>
            </w:r>
          </w:ins>
          <w:r>
            <w:rPr>
              <w:noProof/>
              <w:webHidden/>
            </w:rPr>
            <w:fldChar w:fldCharType="separate"/>
          </w:r>
          <w:ins w:id="76" w:author="David Conklin" w:date="2020-06-24T10:45:00Z">
            <w:r>
              <w:rPr>
                <w:noProof/>
                <w:webHidden/>
              </w:rPr>
              <w:t>17</w:t>
            </w:r>
            <w:r>
              <w:rPr>
                <w:noProof/>
                <w:webHidden/>
              </w:rPr>
              <w:fldChar w:fldCharType="end"/>
            </w:r>
            <w:r w:rsidRPr="00B273E4">
              <w:rPr>
                <w:rStyle w:val="Hyperlink"/>
                <w:noProof/>
              </w:rPr>
              <w:fldChar w:fldCharType="end"/>
            </w:r>
          </w:ins>
        </w:p>
        <w:p w14:paraId="7890607F" w14:textId="556BB4E0" w:rsidR="006313A1" w:rsidRDefault="006313A1">
          <w:pPr>
            <w:pStyle w:val="TOC2"/>
            <w:tabs>
              <w:tab w:val="right" w:leader="dot" w:pos="9350"/>
            </w:tabs>
            <w:rPr>
              <w:ins w:id="77" w:author="David Conklin" w:date="2020-06-24T10:45:00Z"/>
              <w:rFonts w:eastAsiaTheme="minorEastAsia"/>
              <w:noProof/>
            </w:rPr>
          </w:pPr>
          <w:ins w:id="78"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"_Toc43888070"</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What is in a climate dataset</w:t>
            </w:r>
            <w:r>
              <w:rPr>
                <w:noProof/>
                <w:webHidden/>
              </w:rPr>
              <w:tab/>
            </w:r>
            <w:r>
              <w:rPr>
                <w:noProof/>
                <w:webHidden/>
              </w:rPr>
              <w:fldChar w:fldCharType="begin"/>
            </w:r>
            <w:r>
              <w:rPr>
                <w:noProof/>
                <w:webHidden/>
              </w:rPr>
              <w:instrText xml:space="preserve"> PAGEREF _Toc43888070 \h </w:instrText>
            </w:r>
            <w:r>
              <w:rPr>
                <w:noProof/>
                <w:webHidden/>
              </w:rPr>
            </w:r>
          </w:ins>
          <w:r>
            <w:rPr>
              <w:noProof/>
              <w:webHidden/>
            </w:rPr>
            <w:fldChar w:fldCharType="separate"/>
          </w:r>
          <w:ins w:id="79" w:author="David Conklin" w:date="2020-06-24T10:45:00Z">
            <w:r>
              <w:rPr>
                <w:noProof/>
                <w:webHidden/>
              </w:rPr>
              <w:t>17</w:t>
            </w:r>
            <w:r>
              <w:rPr>
                <w:noProof/>
                <w:webHidden/>
              </w:rPr>
              <w:fldChar w:fldCharType="end"/>
            </w:r>
            <w:r w:rsidRPr="00B273E4">
              <w:rPr>
                <w:rStyle w:val="Hyperlink"/>
                <w:noProof/>
              </w:rPr>
              <w:fldChar w:fldCharType="end"/>
            </w:r>
          </w:ins>
        </w:p>
        <w:p w14:paraId="55D2D994" w14:textId="190273B6" w:rsidR="006313A1" w:rsidRDefault="006313A1">
          <w:pPr>
            <w:pStyle w:val="TOC1"/>
            <w:tabs>
              <w:tab w:val="right" w:leader="dot" w:pos="9350"/>
            </w:tabs>
            <w:rPr>
              <w:ins w:id="80" w:author="David Conklin" w:date="2020-06-24T10:45:00Z"/>
              <w:rFonts w:eastAsiaTheme="minorEastAsia"/>
              <w:noProof/>
            </w:rPr>
          </w:pPr>
          <w:ins w:id="81"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"_Toc43888071"</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Water rights</w:t>
            </w:r>
            <w:r>
              <w:rPr>
                <w:noProof/>
                <w:webHidden/>
              </w:rPr>
              <w:tab/>
            </w:r>
            <w:r>
              <w:rPr>
                <w:noProof/>
                <w:webHidden/>
              </w:rPr>
              <w:fldChar w:fldCharType="begin"/>
            </w:r>
            <w:r>
              <w:rPr>
                <w:noProof/>
                <w:webHidden/>
              </w:rPr>
              <w:instrText xml:space="preserve"> PAGEREF _Toc43888071 \h </w:instrText>
            </w:r>
            <w:r>
              <w:rPr>
                <w:noProof/>
                <w:webHidden/>
              </w:rPr>
            </w:r>
          </w:ins>
          <w:r>
            <w:rPr>
              <w:noProof/>
              <w:webHidden/>
            </w:rPr>
            <w:fldChar w:fldCharType="separate"/>
          </w:r>
          <w:ins w:id="82" w:author="David Conklin" w:date="2020-06-24T10:45:00Z">
            <w:r>
              <w:rPr>
                <w:noProof/>
                <w:webHidden/>
              </w:rPr>
              <w:t>18</w:t>
            </w:r>
            <w:r>
              <w:rPr>
                <w:noProof/>
                <w:webHidden/>
              </w:rPr>
              <w:fldChar w:fldCharType="end"/>
            </w:r>
            <w:r w:rsidRPr="00B273E4">
              <w:rPr>
                <w:rStyle w:val="Hyperlink"/>
                <w:noProof/>
              </w:rPr>
              <w:fldChar w:fldCharType="end"/>
            </w:r>
          </w:ins>
        </w:p>
        <w:p w14:paraId="14F1DCE8" w14:textId="0938ECDD" w:rsidR="006313A1" w:rsidRDefault="006313A1">
          <w:pPr>
            <w:pStyle w:val="TOC2"/>
            <w:tabs>
              <w:tab w:val="right" w:leader="dot" w:pos="9350"/>
            </w:tabs>
            <w:rPr>
              <w:ins w:id="83" w:author="David Conklin" w:date="2020-06-24T10:45:00Z"/>
              <w:rFonts w:eastAsiaTheme="minorEastAsia"/>
              <w:noProof/>
            </w:rPr>
          </w:pPr>
          <w:ins w:id="84"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"_Toc43888072"</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Water rights data</w:t>
            </w:r>
            <w:r>
              <w:rPr>
                <w:noProof/>
                <w:webHidden/>
              </w:rPr>
              <w:tab/>
            </w:r>
            <w:r>
              <w:rPr>
                <w:noProof/>
                <w:webHidden/>
              </w:rPr>
              <w:fldChar w:fldCharType="begin"/>
            </w:r>
            <w:r>
              <w:rPr>
                <w:noProof/>
                <w:webHidden/>
              </w:rPr>
              <w:instrText xml:space="preserve"> PAGEREF _Toc43888072 \h </w:instrText>
            </w:r>
            <w:r>
              <w:rPr>
                <w:noProof/>
                <w:webHidden/>
              </w:rPr>
            </w:r>
          </w:ins>
          <w:r>
            <w:rPr>
              <w:noProof/>
              <w:webHidden/>
            </w:rPr>
            <w:fldChar w:fldCharType="separate"/>
          </w:r>
          <w:ins w:id="85" w:author="David Conklin" w:date="2020-06-24T10:45:00Z">
            <w:r>
              <w:rPr>
                <w:noProof/>
                <w:webHidden/>
              </w:rPr>
              <w:t>18</w:t>
            </w:r>
            <w:r>
              <w:rPr>
                <w:noProof/>
                <w:webHidden/>
              </w:rPr>
              <w:fldChar w:fldCharType="end"/>
            </w:r>
            <w:r w:rsidRPr="00B273E4">
              <w:rPr>
                <w:rStyle w:val="Hyperlink"/>
                <w:noProof/>
              </w:rPr>
              <w:fldChar w:fldCharType="end"/>
            </w:r>
          </w:ins>
        </w:p>
        <w:p w14:paraId="1DB47777" w14:textId="76F709FD" w:rsidR="006313A1" w:rsidRDefault="006313A1">
          <w:pPr>
            <w:pStyle w:val="TOC2"/>
            <w:tabs>
              <w:tab w:val="right" w:leader="dot" w:pos="9350"/>
            </w:tabs>
            <w:rPr>
              <w:ins w:id="86" w:author="David Conklin" w:date="2020-06-24T10:45:00Z"/>
              <w:rFonts w:eastAsiaTheme="minorEastAsia"/>
              <w:noProof/>
            </w:rPr>
          </w:pPr>
          <w:ins w:id="87"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"_Toc43888073"</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The wr_pods.csv file</w:t>
            </w:r>
            <w:r>
              <w:rPr>
                <w:noProof/>
                <w:webHidden/>
              </w:rPr>
              <w:tab/>
            </w:r>
            <w:r>
              <w:rPr>
                <w:noProof/>
                <w:webHidden/>
              </w:rPr>
              <w:fldChar w:fldCharType="begin"/>
            </w:r>
            <w:r>
              <w:rPr>
                <w:noProof/>
                <w:webHidden/>
              </w:rPr>
              <w:instrText xml:space="preserve"> PAGEREF _Toc43888073 \h </w:instrText>
            </w:r>
            <w:r>
              <w:rPr>
                <w:noProof/>
                <w:webHidden/>
              </w:rPr>
            </w:r>
          </w:ins>
          <w:r>
            <w:rPr>
              <w:noProof/>
              <w:webHidden/>
            </w:rPr>
            <w:fldChar w:fldCharType="separate"/>
          </w:r>
          <w:ins w:id="88" w:author="David Conklin" w:date="2020-06-24T10:45:00Z">
            <w:r>
              <w:rPr>
                <w:noProof/>
                <w:webHidden/>
              </w:rPr>
              <w:t>19</w:t>
            </w:r>
            <w:r>
              <w:rPr>
                <w:noProof/>
                <w:webHidden/>
              </w:rPr>
              <w:fldChar w:fldCharType="end"/>
            </w:r>
            <w:r w:rsidRPr="00B273E4">
              <w:rPr>
                <w:rStyle w:val="Hyperlink"/>
                <w:noProof/>
              </w:rPr>
              <w:fldChar w:fldCharType="end"/>
            </w:r>
          </w:ins>
        </w:p>
        <w:p w14:paraId="2F57D923" w14:textId="137E1EE6" w:rsidR="006313A1" w:rsidRDefault="006313A1">
          <w:pPr>
            <w:pStyle w:val="TOC2"/>
            <w:tabs>
              <w:tab w:val="right" w:leader="dot" w:pos="9350"/>
            </w:tabs>
            <w:rPr>
              <w:ins w:id="89" w:author="David Conklin" w:date="2020-06-24T10:45:00Z"/>
              <w:rFonts w:eastAsiaTheme="minorEastAsia"/>
              <w:noProof/>
            </w:rPr>
          </w:pPr>
          <w:ins w:id="90" w:author="David Conklin" w:date="2020-06-24T10:45:00Z">
            <w:r w:rsidRPr="00B273E4">
              <w:rPr>
                <w:rStyle w:val="Hyperlink"/>
                <w:noProof/>
              </w:rPr>
              <w:lastRenderedPageBreak/>
              <w:fldChar w:fldCharType="begin"/>
            </w:r>
            <w:r w:rsidRPr="00B273E4">
              <w:rPr>
                <w:rStyle w:val="Hyperlink"/>
                <w:noProof/>
              </w:rPr>
              <w:instrText xml:space="preserve"> </w:instrText>
            </w:r>
            <w:r>
              <w:rPr>
                <w:noProof/>
              </w:rPr>
              <w:instrText>HYPERLINK \l "_Toc43888074"</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The wr_pous.csv file</w:t>
            </w:r>
            <w:r>
              <w:rPr>
                <w:noProof/>
                <w:webHidden/>
              </w:rPr>
              <w:tab/>
            </w:r>
            <w:r>
              <w:rPr>
                <w:noProof/>
                <w:webHidden/>
              </w:rPr>
              <w:fldChar w:fldCharType="begin"/>
            </w:r>
            <w:r>
              <w:rPr>
                <w:noProof/>
                <w:webHidden/>
              </w:rPr>
              <w:instrText xml:space="preserve"> PAGEREF _Toc43888074 \h </w:instrText>
            </w:r>
            <w:r>
              <w:rPr>
                <w:noProof/>
                <w:webHidden/>
              </w:rPr>
            </w:r>
          </w:ins>
          <w:r>
            <w:rPr>
              <w:noProof/>
              <w:webHidden/>
            </w:rPr>
            <w:fldChar w:fldCharType="separate"/>
          </w:r>
          <w:ins w:id="91" w:author="David Conklin" w:date="2020-06-24T10:45:00Z">
            <w:r>
              <w:rPr>
                <w:noProof/>
                <w:webHidden/>
              </w:rPr>
              <w:t>19</w:t>
            </w:r>
            <w:r>
              <w:rPr>
                <w:noProof/>
                <w:webHidden/>
              </w:rPr>
              <w:fldChar w:fldCharType="end"/>
            </w:r>
            <w:r w:rsidRPr="00B273E4">
              <w:rPr>
                <w:rStyle w:val="Hyperlink"/>
                <w:noProof/>
              </w:rPr>
              <w:fldChar w:fldCharType="end"/>
            </w:r>
          </w:ins>
        </w:p>
        <w:p w14:paraId="5831E370" w14:textId="2F197F6C" w:rsidR="006313A1" w:rsidRDefault="006313A1">
          <w:pPr>
            <w:pStyle w:val="TOC2"/>
            <w:tabs>
              <w:tab w:val="right" w:leader="dot" w:pos="9350"/>
            </w:tabs>
            <w:rPr>
              <w:ins w:id="92" w:author="David Conklin" w:date="2020-06-24T10:45:00Z"/>
              <w:rFonts w:eastAsiaTheme="minorEastAsia"/>
              <w:noProof/>
            </w:rPr>
          </w:pPr>
          <w:ins w:id="93"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"_Toc43888075"</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Adding a water right</w:t>
            </w:r>
            <w:r>
              <w:rPr>
                <w:noProof/>
                <w:webHidden/>
              </w:rPr>
              <w:tab/>
            </w:r>
            <w:r>
              <w:rPr>
                <w:noProof/>
                <w:webHidden/>
              </w:rPr>
              <w:fldChar w:fldCharType="begin"/>
            </w:r>
            <w:r>
              <w:rPr>
                <w:noProof/>
                <w:webHidden/>
              </w:rPr>
              <w:instrText xml:space="preserve"> PAGEREF _Toc43888075 \h </w:instrText>
            </w:r>
            <w:r>
              <w:rPr>
                <w:noProof/>
                <w:webHidden/>
              </w:rPr>
            </w:r>
          </w:ins>
          <w:r>
            <w:rPr>
              <w:noProof/>
              <w:webHidden/>
            </w:rPr>
            <w:fldChar w:fldCharType="separate"/>
          </w:r>
          <w:ins w:id="94" w:author="David Conklin" w:date="2020-06-24T10:45:00Z">
            <w:r>
              <w:rPr>
                <w:noProof/>
                <w:webHidden/>
              </w:rPr>
              <w:t>20</w:t>
            </w:r>
            <w:r>
              <w:rPr>
                <w:noProof/>
                <w:webHidden/>
              </w:rPr>
              <w:fldChar w:fldCharType="end"/>
            </w:r>
            <w:r w:rsidRPr="00B273E4">
              <w:rPr>
                <w:rStyle w:val="Hyperlink"/>
                <w:noProof/>
              </w:rPr>
              <w:fldChar w:fldCharType="end"/>
            </w:r>
          </w:ins>
        </w:p>
        <w:p w14:paraId="0CEF23B8" w14:textId="5E9B3260" w:rsidR="006313A1" w:rsidRDefault="006313A1">
          <w:pPr>
            <w:pStyle w:val="TOC1"/>
            <w:tabs>
              <w:tab w:val="right" w:leader="dot" w:pos="9350"/>
            </w:tabs>
            <w:rPr>
              <w:ins w:id="95" w:author="David Conklin" w:date="2020-06-24T10:45:00Z"/>
              <w:rFonts w:eastAsiaTheme="minorEastAsia"/>
              <w:noProof/>
            </w:rPr>
          </w:pPr>
          <w:ins w:id="96"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"_Toc43888076"</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Water parcels</w:t>
            </w:r>
            <w:r>
              <w:rPr>
                <w:noProof/>
                <w:webHidden/>
              </w:rPr>
              <w:tab/>
            </w:r>
            <w:r>
              <w:rPr>
                <w:noProof/>
                <w:webHidden/>
              </w:rPr>
              <w:fldChar w:fldCharType="begin"/>
            </w:r>
            <w:r>
              <w:rPr>
                <w:noProof/>
                <w:webHidden/>
              </w:rPr>
              <w:instrText xml:space="preserve"> PAGEREF _Toc43888076 \h </w:instrText>
            </w:r>
            <w:r>
              <w:rPr>
                <w:noProof/>
                <w:webHidden/>
              </w:rPr>
            </w:r>
          </w:ins>
          <w:r>
            <w:rPr>
              <w:noProof/>
              <w:webHidden/>
            </w:rPr>
            <w:fldChar w:fldCharType="separate"/>
          </w:r>
          <w:ins w:id="97" w:author="David Conklin" w:date="2020-06-24T10:45:00Z">
            <w:r>
              <w:rPr>
                <w:noProof/>
                <w:webHidden/>
              </w:rPr>
              <w:t>21</w:t>
            </w:r>
            <w:r>
              <w:rPr>
                <w:noProof/>
                <w:webHidden/>
              </w:rPr>
              <w:fldChar w:fldCharType="end"/>
            </w:r>
            <w:r w:rsidRPr="00B273E4">
              <w:rPr>
                <w:rStyle w:val="Hyperlink"/>
                <w:noProof/>
              </w:rPr>
              <w:fldChar w:fldCharType="end"/>
            </w:r>
          </w:ins>
        </w:p>
        <w:p w14:paraId="4D3A1020" w14:textId="72A7FE19" w:rsidR="006313A1" w:rsidRDefault="006313A1">
          <w:pPr>
            <w:pStyle w:val="TOC1"/>
            <w:tabs>
              <w:tab w:val="right" w:leader="dot" w:pos="9350"/>
            </w:tabs>
            <w:rPr>
              <w:ins w:id="98" w:author="David Conklin" w:date="2020-06-24T10:45:00Z"/>
              <w:rFonts w:eastAsiaTheme="minorEastAsia"/>
              <w:noProof/>
            </w:rPr>
          </w:pPr>
          <w:ins w:id="99"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"_Toc43888077"</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Daily water mass and energy balance</w:t>
            </w:r>
            <w:r>
              <w:rPr>
                <w:noProof/>
                <w:webHidden/>
              </w:rPr>
              <w:tab/>
            </w:r>
            <w:r>
              <w:rPr>
                <w:noProof/>
                <w:webHidden/>
              </w:rPr>
              <w:fldChar w:fldCharType="begin"/>
            </w:r>
            <w:r>
              <w:rPr>
                <w:noProof/>
                <w:webHidden/>
              </w:rPr>
              <w:instrText xml:space="preserve"> PAGEREF _Toc43888077 \h </w:instrText>
            </w:r>
            <w:r>
              <w:rPr>
                <w:noProof/>
                <w:webHidden/>
              </w:rPr>
            </w:r>
          </w:ins>
          <w:r>
            <w:rPr>
              <w:noProof/>
              <w:webHidden/>
            </w:rPr>
            <w:fldChar w:fldCharType="separate"/>
          </w:r>
          <w:ins w:id="100" w:author="David Conklin" w:date="2020-06-24T10:45:00Z">
            <w:r>
              <w:rPr>
                <w:noProof/>
                <w:webHidden/>
              </w:rPr>
              <w:t>21</w:t>
            </w:r>
            <w:r>
              <w:rPr>
                <w:noProof/>
                <w:webHidden/>
              </w:rPr>
              <w:fldChar w:fldCharType="end"/>
            </w:r>
            <w:r w:rsidRPr="00B273E4">
              <w:rPr>
                <w:rStyle w:val="Hyperlink"/>
                <w:noProof/>
              </w:rPr>
              <w:fldChar w:fldCharType="end"/>
            </w:r>
          </w:ins>
        </w:p>
        <w:p w14:paraId="47898400" w14:textId="384E8C9E" w:rsidR="006313A1" w:rsidRDefault="006313A1">
          <w:pPr>
            <w:pStyle w:val="TOC1"/>
            <w:tabs>
              <w:tab w:val="right" w:leader="dot" w:pos="9350"/>
            </w:tabs>
            <w:rPr>
              <w:ins w:id="101" w:author="David Conklin" w:date="2020-06-24T10:45:00Z"/>
              <w:rFonts w:eastAsiaTheme="minorEastAsia"/>
              <w:noProof/>
            </w:rPr>
          </w:pPr>
          <w:ins w:id="102"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"_Toc43888078"</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Water temperature from thermal energy</w:t>
            </w:r>
            <w:r>
              <w:rPr>
                <w:noProof/>
                <w:webHidden/>
              </w:rPr>
              <w:tab/>
            </w:r>
            <w:r>
              <w:rPr>
                <w:noProof/>
                <w:webHidden/>
              </w:rPr>
              <w:fldChar w:fldCharType="begin"/>
            </w:r>
            <w:r>
              <w:rPr>
                <w:noProof/>
                <w:webHidden/>
              </w:rPr>
              <w:instrText xml:space="preserve"> PAGEREF _Toc43888078 \h </w:instrText>
            </w:r>
            <w:r>
              <w:rPr>
                <w:noProof/>
                <w:webHidden/>
              </w:rPr>
            </w:r>
          </w:ins>
          <w:r>
            <w:rPr>
              <w:noProof/>
              <w:webHidden/>
            </w:rPr>
            <w:fldChar w:fldCharType="separate"/>
          </w:r>
          <w:ins w:id="103" w:author="David Conklin" w:date="2020-06-24T10:45:00Z">
            <w:r>
              <w:rPr>
                <w:noProof/>
                <w:webHidden/>
              </w:rPr>
              <w:t>22</w:t>
            </w:r>
            <w:r>
              <w:rPr>
                <w:noProof/>
                <w:webHidden/>
              </w:rPr>
              <w:fldChar w:fldCharType="end"/>
            </w:r>
            <w:r w:rsidRPr="00B273E4">
              <w:rPr>
                <w:rStyle w:val="Hyperlink"/>
                <w:noProof/>
              </w:rPr>
              <w:fldChar w:fldCharType="end"/>
            </w:r>
          </w:ins>
        </w:p>
        <w:p w14:paraId="0199CED1" w14:textId="3394B8DF" w:rsidR="006313A1" w:rsidRDefault="006313A1">
          <w:pPr>
            <w:pStyle w:val="TOC1"/>
            <w:tabs>
              <w:tab w:val="right" w:leader="dot" w:pos="9350"/>
            </w:tabs>
            <w:rPr>
              <w:ins w:id="104" w:author="David Conklin" w:date="2020-06-24T10:45:00Z"/>
              <w:rFonts w:eastAsiaTheme="minorEastAsia"/>
              <w:noProof/>
            </w:rPr>
          </w:pPr>
          <w:ins w:id="105"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"_Toc43888079"</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Estimating the rate of flow in a stream reach</w:t>
            </w:r>
            <w:r>
              <w:rPr>
                <w:noProof/>
                <w:webHidden/>
              </w:rPr>
              <w:tab/>
            </w:r>
            <w:r>
              <w:rPr>
                <w:noProof/>
                <w:webHidden/>
              </w:rPr>
              <w:fldChar w:fldCharType="begin"/>
            </w:r>
            <w:r>
              <w:rPr>
                <w:noProof/>
                <w:webHidden/>
              </w:rPr>
              <w:instrText xml:space="preserve"> PAGEREF _Toc43888079 \h </w:instrText>
            </w:r>
            <w:r>
              <w:rPr>
                <w:noProof/>
                <w:webHidden/>
              </w:rPr>
            </w:r>
          </w:ins>
          <w:r>
            <w:rPr>
              <w:noProof/>
              <w:webHidden/>
            </w:rPr>
            <w:fldChar w:fldCharType="separate"/>
          </w:r>
          <w:ins w:id="106" w:author="David Conklin" w:date="2020-06-24T10:45:00Z">
            <w:r>
              <w:rPr>
                <w:noProof/>
                <w:webHidden/>
              </w:rPr>
              <w:t>22</w:t>
            </w:r>
            <w:r>
              <w:rPr>
                <w:noProof/>
                <w:webHidden/>
              </w:rPr>
              <w:fldChar w:fldCharType="end"/>
            </w:r>
            <w:r w:rsidRPr="00B273E4">
              <w:rPr>
                <w:rStyle w:val="Hyperlink"/>
                <w:noProof/>
              </w:rPr>
              <w:fldChar w:fldCharType="end"/>
            </w:r>
          </w:ins>
        </w:p>
        <w:p w14:paraId="049FE11A" w14:textId="552FC324" w:rsidR="006313A1" w:rsidRDefault="006313A1">
          <w:pPr>
            <w:pStyle w:val="TOC1"/>
            <w:tabs>
              <w:tab w:val="right" w:leader="dot" w:pos="9350"/>
            </w:tabs>
            <w:rPr>
              <w:ins w:id="107" w:author="David Conklin" w:date="2020-06-24T10:45:00Z"/>
              <w:rFonts w:eastAsiaTheme="minorEastAsia"/>
              <w:noProof/>
            </w:rPr>
          </w:pPr>
          <w:ins w:id="108"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"_Toc43888080"</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Initial conditions for Flow</w:t>
            </w:r>
            <w:r>
              <w:rPr>
                <w:noProof/>
                <w:webHidden/>
              </w:rPr>
              <w:tab/>
            </w:r>
            <w:r>
              <w:rPr>
                <w:noProof/>
                <w:webHidden/>
              </w:rPr>
              <w:fldChar w:fldCharType="begin"/>
            </w:r>
            <w:r>
              <w:rPr>
                <w:noProof/>
                <w:webHidden/>
              </w:rPr>
              <w:instrText xml:space="preserve"> PAGEREF _Toc43888080 \h </w:instrText>
            </w:r>
            <w:r>
              <w:rPr>
                <w:noProof/>
                <w:webHidden/>
              </w:rPr>
            </w:r>
          </w:ins>
          <w:r>
            <w:rPr>
              <w:noProof/>
              <w:webHidden/>
            </w:rPr>
            <w:fldChar w:fldCharType="separate"/>
          </w:r>
          <w:ins w:id="109" w:author="David Conklin" w:date="2020-06-24T10:45:00Z">
            <w:r>
              <w:rPr>
                <w:noProof/>
                <w:webHidden/>
              </w:rPr>
              <w:t>23</w:t>
            </w:r>
            <w:r>
              <w:rPr>
                <w:noProof/>
                <w:webHidden/>
              </w:rPr>
              <w:fldChar w:fldCharType="end"/>
            </w:r>
            <w:r w:rsidRPr="00B273E4">
              <w:rPr>
                <w:rStyle w:val="Hyperlink"/>
                <w:noProof/>
              </w:rPr>
              <w:fldChar w:fldCharType="end"/>
            </w:r>
          </w:ins>
        </w:p>
        <w:p w14:paraId="048B4644" w14:textId="7AB846A8" w:rsidR="006313A1" w:rsidRDefault="006313A1">
          <w:pPr>
            <w:pStyle w:val="TOC1"/>
            <w:tabs>
              <w:tab w:val="right" w:leader="dot" w:pos="9350"/>
            </w:tabs>
            <w:rPr>
              <w:ins w:id="110" w:author="David Conklin" w:date="2020-06-24T10:45:00Z"/>
              <w:rFonts w:eastAsiaTheme="minorEastAsia"/>
              <w:noProof/>
            </w:rPr>
          </w:pPr>
          <w:ins w:id="111"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"_Toc43888081"</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_Toc43888081 \h </w:instrText>
            </w:r>
            <w:r>
              <w:rPr>
                <w:noProof/>
                <w:webHidden/>
              </w:rPr>
            </w:r>
          </w:ins>
          <w:r>
            <w:rPr>
              <w:noProof/>
              <w:webHidden/>
            </w:rPr>
            <w:fldChar w:fldCharType="separate"/>
          </w:r>
          <w:ins w:id="112" w:author="David Conklin" w:date="2020-06-24T10:45:00Z">
            <w:r>
              <w:rPr>
                <w:noProof/>
                <w:webHidden/>
              </w:rPr>
              <w:t>23</w:t>
            </w:r>
            <w:r>
              <w:rPr>
                <w:noProof/>
                <w:webHidden/>
              </w:rPr>
              <w:fldChar w:fldCharType="end"/>
            </w:r>
            <w:r w:rsidRPr="00B273E4">
              <w:rPr>
                <w:rStyle w:val="Hyperlink"/>
                <w:noProof/>
              </w:rPr>
              <w:fldChar w:fldCharType="end"/>
            </w:r>
          </w:ins>
        </w:p>
        <w:p w14:paraId="6E1356EE" w14:textId="704B460C" w:rsidR="006313A1" w:rsidRDefault="006313A1">
          <w:pPr>
            <w:pStyle w:val="TOC1"/>
            <w:tabs>
              <w:tab w:val="right" w:leader="dot" w:pos="9350"/>
            </w:tabs>
            <w:rPr>
              <w:ins w:id="113" w:author="David Conklin" w:date="2020-06-24T10:45:00Z"/>
              <w:rFonts w:eastAsiaTheme="minorEastAsia"/>
              <w:noProof/>
            </w:rPr>
          </w:pPr>
          <w:ins w:id="114"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"_Toc43888082"</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North Santiam study area</w:t>
            </w:r>
            <w:r>
              <w:rPr>
                <w:noProof/>
                <w:webHidden/>
              </w:rPr>
              <w:tab/>
            </w:r>
            <w:r>
              <w:rPr>
                <w:noProof/>
                <w:webHidden/>
              </w:rPr>
              <w:fldChar w:fldCharType="begin"/>
            </w:r>
            <w:r>
              <w:rPr>
                <w:noProof/>
                <w:webHidden/>
              </w:rPr>
              <w:instrText xml:space="preserve"> PAGEREF _Toc43888082 \h </w:instrText>
            </w:r>
            <w:r>
              <w:rPr>
                <w:noProof/>
                <w:webHidden/>
              </w:rPr>
            </w:r>
          </w:ins>
          <w:r>
            <w:rPr>
              <w:noProof/>
              <w:webHidden/>
            </w:rPr>
            <w:fldChar w:fldCharType="separate"/>
          </w:r>
          <w:ins w:id="115" w:author="David Conklin" w:date="2020-06-24T10:45:00Z">
            <w:r>
              <w:rPr>
                <w:noProof/>
                <w:webHidden/>
              </w:rPr>
              <w:t>25</w:t>
            </w:r>
            <w:r>
              <w:rPr>
                <w:noProof/>
                <w:webHidden/>
              </w:rPr>
              <w:fldChar w:fldCharType="end"/>
            </w:r>
            <w:r w:rsidRPr="00B273E4">
              <w:rPr>
                <w:rStyle w:val="Hyperlink"/>
                <w:noProof/>
              </w:rPr>
              <w:fldChar w:fldCharType="end"/>
            </w:r>
          </w:ins>
        </w:p>
        <w:p w14:paraId="76FADA2D" w14:textId="4428D45E" w:rsidR="006313A1" w:rsidRDefault="006313A1">
          <w:pPr>
            <w:pStyle w:val="TOC2"/>
            <w:tabs>
              <w:tab w:val="right" w:leader="dot" w:pos="9350"/>
            </w:tabs>
            <w:rPr>
              <w:ins w:id="116" w:author="David Conklin" w:date="2020-06-24T10:45:00Z"/>
              <w:rFonts w:eastAsiaTheme="minorEastAsia"/>
              <w:noProof/>
            </w:rPr>
          </w:pPr>
          <w:ins w:id="117"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"_Toc43888083"</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_Toc43888083 \h </w:instrText>
            </w:r>
            <w:r>
              <w:rPr>
                <w:noProof/>
                <w:webHidden/>
              </w:rPr>
            </w:r>
          </w:ins>
          <w:r>
            <w:rPr>
              <w:noProof/>
              <w:webHidden/>
            </w:rPr>
            <w:fldChar w:fldCharType="separate"/>
          </w:r>
          <w:ins w:id="118" w:author="David Conklin" w:date="2020-06-24T10:45:00Z">
            <w:r>
              <w:rPr>
                <w:noProof/>
                <w:webHidden/>
              </w:rPr>
              <w:t>25</w:t>
            </w:r>
            <w:r>
              <w:rPr>
                <w:noProof/>
                <w:webHidden/>
              </w:rPr>
              <w:fldChar w:fldCharType="end"/>
            </w:r>
            <w:r w:rsidRPr="00B273E4">
              <w:rPr>
                <w:rStyle w:val="Hyperlink"/>
                <w:noProof/>
              </w:rPr>
              <w:fldChar w:fldCharType="end"/>
            </w:r>
          </w:ins>
        </w:p>
        <w:p w14:paraId="1090E683" w14:textId="38F5EE2D" w:rsidR="006313A1" w:rsidRDefault="006313A1">
          <w:pPr>
            <w:pStyle w:val="TOC2"/>
            <w:tabs>
              <w:tab w:val="right" w:leader="dot" w:pos="9350"/>
            </w:tabs>
            <w:rPr>
              <w:ins w:id="119" w:author="David Conklin" w:date="2020-06-24T10:45:00Z"/>
              <w:rFonts w:eastAsiaTheme="minorEastAsia"/>
              <w:noProof/>
            </w:rPr>
          </w:pPr>
          <w:ins w:id="120"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"_Toc43888084"</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Municipal water rights</w:t>
            </w:r>
            <w:r>
              <w:rPr>
                <w:noProof/>
                <w:webHidden/>
              </w:rPr>
              <w:tab/>
            </w:r>
            <w:r>
              <w:rPr>
                <w:noProof/>
                <w:webHidden/>
              </w:rPr>
              <w:fldChar w:fldCharType="begin"/>
            </w:r>
            <w:r>
              <w:rPr>
                <w:noProof/>
                <w:webHidden/>
              </w:rPr>
              <w:instrText xml:space="preserve"> PAGEREF _Toc43888084 \h </w:instrText>
            </w:r>
            <w:r>
              <w:rPr>
                <w:noProof/>
                <w:webHidden/>
              </w:rPr>
            </w:r>
          </w:ins>
          <w:r>
            <w:rPr>
              <w:noProof/>
              <w:webHidden/>
            </w:rPr>
            <w:fldChar w:fldCharType="separate"/>
          </w:r>
          <w:ins w:id="121" w:author="David Conklin" w:date="2020-06-24T10:45:00Z">
            <w:r>
              <w:rPr>
                <w:noProof/>
                <w:webHidden/>
              </w:rPr>
              <w:t>27</w:t>
            </w:r>
            <w:r>
              <w:rPr>
                <w:noProof/>
                <w:webHidden/>
              </w:rPr>
              <w:fldChar w:fldCharType="end"/>
            </w:r>
            <w:r w:rsidRPr="00B273E4">
              <w:rPr>
                <w:rStyle w:val="Hyperlink"/>
                <w:noProof/>
              </w:rPr>
              <w:fldChar w:fldCharType="end"/>
            </w:r>
          </w:ins>
        </w:p>
        <w:p w14:paraId="21E7F44D" w14:textId="5AE1DDB9" w:rsidR="006313A1" w:rsidRDefault="006313A1">
          <w:pPr>
            <w:pStyle w:val="TOC1"/>
            <w:tabs>
              <w:tab w:val="right" w:leader="dot" w:pos="9350"/>
            </w:tabs>
            <w:rPr>
              <w:ins w:id="122" w:author="David Conklin" w:date="2020-06-24T10:45:00Z"/>
              <w:rFonts w:eastAsiaTheme="minorEastAsia"/>
              <w:noProof/>
            </w:rPr>
          </w:pPr>
          <w:ins w:id="123"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"_Toc43888085"</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Directory structure and file names</w:t>
            </w:r>
            <w:r>
              <w:rPr>
                <w:noProof/>
                <w:webHidden/>
              </w:rPr>
              <w:tab/>
            </w:r>
            <w:r>
              <w:rPr>
                <w:noProof/>
                <w:webHidden/>
              </w:rPr>
              <w:fldChar w:fldCharType="begin"/>
            </w:r>
            <w:r>
              <w:rPr>
                <w:noProof/>
                <w:webHidden/>
              </w:rPr>
              <w:instrText xml:space="preserve"> PAGEREF _Toc43888085 \h </w:instrText>
            </w:r>
            <w:r>
              <w:rPr>
                <w:noProof/>
                <w:webHidden/>
              </w:rPr>
            </w:r>
          </w:ins>
          <w:r>
            <w:rPr>
              <w:noProof/>
              <w:webHidden/>
            </w:rPr>
            <w:fldChar w:fldCharType="separate"/>
          </w:r>
          <w:ins w:id="124" w:author="David Conklin" w:date="2020-06-24T10:45:00Z">
            <w:r>
              <w:rPr>
                <w:noProof/>
                <w:webHidden/>
              </w:rPr>
              <w:t>27</w:t>
            </w:r>
            <w:r>
              <w:rPr>
                <w:noProof/>
                <w:webHidden/>
              </w:rPr>
              <w:fldChar w:fldCharType="end"/>
            </w:r>
            <w:r w:rsidRPr="00B273E4">
              <w:rPr>
                <w:rStyle w:val="Hyperlink"/>
                <w:noProof/>
              </w:rPr>
              <w:fldChar w:fldCharType="end"/>
            </w:r>
          </w:ins>
        </w:p>
        <w:p w14:paraId="5A93F71A" w14:textId="71FB42F0" w:rsidR="006313A1" w:rsidRDefault="006313A1">
          <w:pPr>
            <w:pStyle w:val="TOC1"/>
            <w:tabs>
              <w:tab w:val="right" w:leader="dot" w:pos="9350"/>
            </w:tabs>
            <w:rPr>
              <w:ins w:id="125" w:author="David Conklin" w:date="2020-06-24T10:45:00Z"/>
              <w:rFonts w:eastAsiaTheme="minorEastAsia"/>
              <w:noProof/>
            </w:rPr>
          </w:pPr>
          <w:ins w:id="126"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"_Toc43888086"</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Release Log</w:t>
            </w:r>
            <w:r>
              <w:rPr>
                <w:noProof/>
                <w:webHidden/>
              </w:rPr>
              <w:tab/>
            </w:r>
            <w:r>
              <w:rPr>
                <w:noProof/>
                <w:webHidden/>
              </w:rPr>
              <w:fldChar w:fldCharType="begin"/>
            </w:r>
            <w:r>
              <w:rPr>
                <w:noProof/>
                <w:webHidden/>
              </w:rPr>
              <w:instrText xml:space="preserve"> PAGEREF _Toc43888086 \h </w:instrText>
            </w:r>
            <w:r>
              <w:rPr>
                <w:noProof/>
                <w:webHidden/>
              </w:rPr>
            </w:r>
          </w:ins>
          <w:r>
            <w:rPr>
              <w:noProof/>
              <w:webHidden/>
            </w:rPr>
            <w:fldChar w:fldCharType="separate"/>
          </w:r>
          <w:ins w:id="127" w:author="David Conklin" w:date="2020-06-24T10:45:00Z">
            <w:r>
              <w:rPr>
                <w:noProof/>
                <w:webHidden/>
              </w:rPr>
              <w:t>28</w:t>
            </w:r>
            <w:r>
              <w:rPr>
                <w:noProof/>
                <w:webHidden/>
              </w:rPr>
              <w:fldChar w:fldCharType="end"/>
            </w:r>
            <w:r w:rsidRPr="00B273E4">
              <w:rPr>
                <w:rStyle w:val="Hyperlink"/>
                <w:noProof/>
              </w:rPr>
              <w:fldChar w:fldCharType="end"/>
            </w:r>
          </w:ins>
        </w:p>
        <w:p w14:paraId="797B8512" w14:textId="7768C8E5" w:rsidR="006313A1" w:rsidRDefault="006313A1">
          <w:pPr>
            <w:pStyle w:val="TOC1"/>
            <w:tabs>
              <w:tab w:val="right" w:leader="dot" w:pos="9350"/>
            </w:tabs>
            <w:rPr>
              <w:ins w:id="128" w:author="David Conklin" w:date="2020-06-24T10:45:00Z"/>
              <w:rFonts w:eastAsiaTheme="minorEastAsia"/>
              <w:noProof/>
            </w:rPr>
          </w:pPr>
          <w:ins w:id="129"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"_Toc43888087"</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References</w:t>
            </w:r>
            <w:r>
              <w:rPr>
                <w:noProof/>
                <w:webHidden/>
              </w:rPr>
              <w:tab/>
            </w:r>
            <w:r>
              <w:rPr>
                <w:noProof/>
                <w:webHidden/>
              </w:rPr>
              <w:fldChar w:fldCharType="begin"/>
            </w:r>
            <w:r>
              <w:rPr>
                <w:noProof/>
                <w:webHidden/>
              </w:rPr>
              <w:instrText xml:space="preserve"> PAGEREF _Toc43888087 \h </w:instrText>
            </w:r>
            <w:r>
              <w:rPr>
                <w:noProof/>
                <w:webHidden/>
              </w:rPr>
            </w:r>
          </w:ins>
          <w:r>
            <w:rPr>
              <w:noProof/>
              <w:webHidden/>
            </w:rPr>
            <w:fldChar w:fldCharType="separate"/>
          </w:r>
          <w:ins w:id="130" w:author="David Conklin" w:date="2020-06-24T10:45:00Z">
            <w:r>
              <w:rPr>
                <w:noProof/>
                <w:webHidden/>
              </w:rPr>
              <w:t>30</w:t>
            </w:r>
            <w:r>
              <w:rPr>
                <w:noProof/>
                <w:webHidden/>
              </w:rPr>
              <w:fldChar w:fldCharType="end"/>
            </w:r>
            <w:r w:rsidRPr="00B273E4">
              <w:rPr>
                <w:rStyle w:val="Hyperlink"/>
                <w:noProof/>
              </w:rPr>
              <w:fldChar w:fldCharType="end"/>
            </w:r>
          </w:ins>
        </w:p>
        <w:p w14:paraId="12AD0192" w14:textId="7E1F67F2" w:rsidR="006313A1" w:rsidRDefault="006313A1">
          <w:pPr>
            <w:pStyle w:val="TOC1"/>
            <w:tabs>
              <w:tab w:val="right" w:leader="dot" w:pos="9350"/>
            </w:tabs>
            <w:rPr>
              <w:ins w:id="131" w:author="David Conklin" w:date="2020-06-24T10:45:00Z"/>
              <w:rFonts w:eastAsiaTheme="minorEastAsia"/>
              <w:noProof/>
            </w:rPr>
          </w:pPr>
          <w:ins w:id="132" w:author="David Conklin" w:date="2020-06-24T10:45:00Z">
            <w:r w:rsidRPr="00B273E4">
              <w:rPr>
                <w:rStyle w:val="Hyperlink"/>
                <w:noProof/>
              </w:rPr>
              <w:fldChar w:fldCharType="begin"/>
            </w:r>
            <w:r w:rsidRPr="00B273E4">
              <w:rPr>
                <w:rStyle w:val="Hyperlink"/>
                <w:noProof/>
              </w:rPr>
              <w:instrText xml:space="preserve"> </w:instrText>
            </w:r>
            <w:r>
              <w:rPr>
                <w:noProof/>
              </w:rPr>
              <w:instrText>HYPERLINK \l "_Toc43888088"</w:instrText>
            </w:r>
            <w:r w:rsidRPr="00B273E4">
              <w:rPr>
                <w:rStyle w:val="Hyperlink"/>
                <w:noProof/>
              </w:rPr>
              <w:instrText xml:space="preserve"> </w:instrText>
            </w:r>
            <w:r w:rsidRPr="00B273E4">
              <w:rPr>
                <w:rStyle w:val="Hyperlink"/>
                <w:noProof/>
              </w:rPr>
            </w:r>
            <w:r w:rsidRPr="00B273E4">
              <w:rPr>
                <w:rStyle w:val="Hyperlink"/>
                <w:noProof/>
              </w:rPr>
              <w:fldChar w:fldCharType="separate"/>
            </w:r>
            <w:r w:rsidRPr="00B273E4">
              <w:rPr>
                <w:rStyle w:val="Hyperlink"/>
                <w:noProof/>
              </w:rPr>
              <w:t>Acronyms</w:t>
            </w:r>
            <w:r>
              <w:rPr>
                <w:noProof/>
                <w:webHidden/>
              </w:rPr>
              <w:tab/>
            </w:r>
            <w:r>
              <w:rPr>
                <w:noProof/>
                <w:webHidden/>
              </w:rPr>
              <w:fldChar w:fldCharType="begin"/>
            </w:r>
            <w:r>
              <w:rPr>
                <w:noProof/>
                <w:webHidden/>
              </w:rPr>
              <w:instrText xml:space="preserve"> PAGEREF _Toc43888088 \h </w:instrText>
            </w:r>
            <w:r>
              <w:rPr>
                <w:noProof/>
                <w:webHidden/>
              </w:rPr>
            </w:r>
          </w:ins>
          <w:r>
            <w:rPr>
              <w:noProof/>
              <w:webHidden/>
            </w:rPr>
            <w:fldChar w:fldCharType="separate"/>
          </w:r>
          <w:ins w:id="133" w:author="David Conklin" w:date="2020-06-24T10:45:00Z">
            <w:r>
              <w:rPr>
                <w:noProof/>
                <w:webHidden/>
              </w:rPr>
              <w:t>30</w:t>
            </w:r>
            <w:r>
              <w:rPr>
                <w:noProof/>
                <w:webHidden/>
              </w:rPr>
              <w:fldChar w:fldCharType="end"/>
            </w:r>
            <w:r w:rsidRPr="00B273E4">
              <w:rPr>
                <w:rStyle w:val="Hyperlink"/>
                <w:noProof/>
              </w:rPr>
              <w:fldChar w:fldCharType="end"/>
            </w:r>
          </w:ins>
        </w:p>
        <w:p w14:paraId="6A5C3B41" w14:textId="57AE4714" w:rsidR="002C16CA" w:rsidDel="00A63C5B" w:rsidRDefault="00E735F4">
          <w:pPr>
            <w:pStyle w:val="TOC1"/>
            <w:tabs>
              <w:tab w:val="right" w:leader="dot" w:pos="9350"/>
            </w:tabs>
            <w:rPr>
              <w:del w:id="134" w:author="David Conklin" w:date="2020-06-24T10:38:00Z"/>
              <w:rFonts w:eastAsiaTheme="minorEastAsia"/>
              <w:noProof/>
            </w:rPr>
          </w:pPr>
          <w:del w:id="135" w:author="David Conklin" w:date="2020-06-24T10:38:00Z">
            <w:r w:rsidDel="00A63C5B">
              <w:rPr>
                <w:noProof/>
              </w:rPr>
              <w:fldChar w:fldCharType="begin"/>
            </w:r>
            <w:r w:rsidDel="00A63C5B">
              <w:rPr>
                <w:noProof/>
              </w:rPr>
              <w:delInstrText xml:space="preserve"> HYPERLINK \l "_Toc13127714" </w:delInstrText>
            </w:r>
            <w:r w:rsidDel="00A63C5B">
              <w:rPr>
                <w:noProof/>
              </w:rPr>
              <w:fldChar w:fldCharType="separate"/>
            </w:r>
          </w:del>
          <w:ins w:id="136" w:author="David Conklin" w:date="2020-06-24T10:45:00Z">
            <w:r w:rsidR="006313A1">
              <w:rPr>
                <w:b/>
                <w:bCs/>
                <w:noProof/>
              </w:rPr>
              <w:t>Error! Hyperlink reference not valid.</w:t>
            </w:r>
          </w:ins>
          <w:del w:id="137" w:author="David Conklin" w:date="2020-06-24T10:38:00Z">
            <w:r w:rsidR="002C16CA" w:rsidRPr="00AE7A85" w:rsidDel="00A63C5B">
              <w:rPr>
                <w:rStyle w:val="Hyperlink"/>
                <w:noProof/>
              </w:rPr>
              <w:delText>What is a digital handbook?</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_Toc13127714 \h </w:delInstrText>
            </w:r>
            <w:r w:rsidR="002C16CA" w:rsidDel="00A63C5B">
              <w:rPr>
                <w:noProof/>
                <w:webHidden/>
              </w:rPr>
            </w:r>
            <w:r w:rsidR="002C16CA" w:rsidDel="00A63C5B">
              <w:rPr>
                <w:noProof/>
                <w:webHidden/>
              </w:rPr>
              <w:fldChar w:fldCharType="separate"/>
            </w:r>
            <w:r w:rsidR="002C16CA" w:rsidDel="00A63C5B">
              <w:rPr>
                <w:noProof/>
                <w:webHidden/>
              </w:rPr>
              <w:delText>2</w:delText>
            </w:r>
            <w:r w:rsidR="002C16CA" w:rsidDel="00A63C5B">
              <w:rPr>
                <w:noProof/>
                <w:webHidden/>
              </w:rPr>
              <w:fldChar w:fldCharType="end"/>
            </w:r>
            <w:r w:rsidDel="00A63C5B">
              <w:rPr>
                <w:noProof/>
              </w:rPr>
              <w:fldChar w:fldCharType="end"/>
            </w:r>
          </w:del>
        </w:p>
        <w:p w14:paraId="6F5A1702" w14:textId="48C1A985" w:rsidR="002C16CA" w:rsidDel="00A63C5B" w:rsidRDefault="00E735F4">
          <w:pPr>
            <w:pStyle w:val="TOC1"/>
            <w:tabs>
              <w:tab w:val="right" w:leader="dot" w:pos="9350"/>
            </w:tabs>
            <w:rPr>
              <w:del w:id="138" w:author="David Conklin" w:date="2020-06-24T10:38:00Z"/>
              <w:rFonts w:eastAsiaTheme="minorEastAsia"/>
              <w:noProof/>
            </w:rPr>
          </w:pPr>
          <w:del w:id="139" w:author="David Conklin" w:date="2020-06-24T10:38:00Z">
            <w:r w:rsidDel="00A63C5B">
              <w:rPr>
                <w:noProof/>
              </w:rPr>
              <w:fldChar w:fldCharType="begin"/>
            </w:r>
            <w:r w:rsidDel="00A63C5B">
              <w:rPr>
                <w:noProof/>
              </w:rPr>
              <w:delInstrText xml:space="preserve"> HYPERLINK \l "_Toc13127715" </w:delInstrText>
            </w:r>
            <w:r w:rsidDel="00A63C5B">
              <w:rPr>
                <w:noProof/>
              </w:rPr>
              <w:fldChar w:fldCharType="separate"/>
            </w:r>
          </w:del>
          <w:ins w:id="140" w:author="David Conklin" w:date="2020-06-24T10:45:00Z">
            <w:r w:rsidR="006313A1">
              <w:rPr>
                <w:b/>
                <w:bCs/>
                <w:noProof/>
              </w:rPr>
              <w:t>Error! Hyperlink reference not valid.</w:t>
            </w:r>
          </w:ins>
          <w:del w:id="141" w:author="David Conklin" w:date="2020-06-24T10:38:00Z">
            <w:r w:rsidR="002C16CA" w:rsidRPr="00AE7A85" w:rsidDel="00A63C5B">
              <w:rPr>
                <w:rStyle w:val="Hyperlink"/>
                <w:noProof/>
              </w:rPr>
              <w:delText>CW3M concept</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_Toc13127715 \h </w:delInstrText>
            </w:r>
            <w:r w:rsidR="002C16CA" w:rsidDel="00A63C5B">
              <w:rPr>
                <w:noProof/>
                <w:webHidden/>
              </w:rPr>
            </w:r>
            <w:r w:rsidR="002C16CA" w:rsidDel="00A63C5B">
              <w:rPr>
                <w:noProof/>
                <w:webHidden/>
              </w:rPr>
              <w:fldChar w:fldCharType="separate"/>
            </w:r>
            <w:r w:rsidR="002C16CA" w:rsidDel="00A63C5B">
              <w:rPr>
                <w:noProof/>
                <w:webHidden/>
              </w:rPr>
              <w:delText>2</w:delText>
            </w:r>
            <w:r w:rsidR="002C16CA" w:rsidDel="00A63C5B">
              <w:rPr>
                <w:noProof/>
                <w:webHidden/>
              </w:rPr>
              <w:fldChar w:fldCharType="end"/>
            </w:r>
            <w:r w:rsidDel="00A63C5B">
              <w:rPr>
                <w:noProof/>
              </w:rPr>
              <w:fldChar w:fldCharType="end"/>
            </w:r>
          </w:del>
        </w:p>
        <w:p w14:paraId="6E31A53B" w14:textId="035056C9" w:rsidR="002C16CA" w:rsidDel="00A63C5B" w:rsidRDefault="00E735F4">
          <w:pPr>
            <w:pStyle w:val="TOC2"/>
            <w:tabs>
              <w:tab w:val="right" w:leader="dot" w:pos="9350"/>
            </w:tabs>
            <w:rPr>
              <w:del w:id="142" w:author="David Conklin" w:date="2020-06-24T10:38:00Z"/>
              <w:rFonts w:eastAsiaTheme="minorEastAsia"/>
              <w:noProof/>
            </w:rPr>
          </w:pPr>
          <w:del w:id="143" w:author="David Conklin" w:date="2020-06-24T10:38:00Z">
            <w:r w:rsidDel="00A63C5B">
              <w:rPr>
                <w:noProof/>
              </w:rPr>
              <w:fldChar w:fldCharType="begin"/>
            </w:r>
            <w:r w:rsidDel="00A63C5B">
              <w:rPr>
                <w:noProof/>
              </w:rPr>
              <w:delInstrText xml:space="preserve"> HYPERLINK \l "_Toc13127716" </w:delInstrText>
            </w:r>
            <w:r w:rsidDel="00A63C5B">
              <w:rPr>
                <w:noProof/>
              </w:rPr>
              <w:fldChar w:fldCharType="separate"/>
            </w:r>
          </w:del>
          <w:ins w:id="144" w:author="David Conklin" w:date="2020-06-24T10:45:00Z">
            <w:r w:rsidR="006313A1">
              <w:rPr>
                <w:b/>
                <w:bCs/>
                <w:noProof/>
              </w:rPr>
              <w:t>Error! Hyperlink reference not valid.</w:t>
            </w:r>
          </w:ins>
          <w:del w:id="145" w:author="David Conklin" w:date="2020-06-24T10:38:00Z">
            <w:r w:rsidR="002C16CA" w:rsidRPr="00AE7A85" w:rsidDel="00A63C5B">
              <w:rPr>
                <w:rStyle w:val="Hyperlink"/>
                <w:noProof/>
              </w:rPr>
              <w:delText>A different kind of community model</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_Toc13127716 \h </w:delInstrText>
            </w:r>
            <w:r w:rsidR="002C16CA" w:rsidDel="00A63C5B">
              <w:rPr>
                <w:noProof/>
                <w:webHidden/>
              </w:rPr>
            </w:r>
            <w:r w:rsidR="002C16CA" w:rsidDel="00A63C5B">
              <w:rPr>
                <w:noProof/>
                <w:webHidden/>
              </w:rPr>
              <w:fldChar w:fldCharType="separate"/>
            </w:r>
            <w:r w:rsidR="002C16CA" w:rsidDel="00A63C5B">
              <w:rPr>
                <w:noProof/>
                <w:webHidden/>
              </w:rPr>
              <w:delText>2</w:delText>
            </w:r>
            <w:r w:rsidR="002C16CA" w:rsidDel="00A63C5B">
              <w:rPr>
                <w:noProof/>
                <w:webHidden/>
              </w:rPr>
              <w:fldChar w:fldCharType="end"/>
            </w:r>
            <w:r w:rsidDel="00A63C5B">
              <w:rPr>
                <w:noProof/>
              </w:rPr>
              <w:fldChar w:fldCharType="end"/>
            </w:r>
          </w:del>
        </w:p>
        <w:p w14:paraId="019CABDE" w14:textId="69F57817" w:rsidR="002C16CA" w:rsidDel="00A63C5B" w:rsidRDefault="00E735F4">
          <w:pPr>
            <w:pStyle w:val="TOC2"/>
            <w:tabs>
              <w:tab w:val="right" w:leader="dot" w:pos="9350"/>
            </w:tabs>
            <w:rPr>
              <w:del w:id="146" w:author="David Conklin" w:date="2020-06-24T10:38:00Z"/>
              <w:rFonts w:eastAsiaTheme="minorEastAsia"/>
              <w:noProof/>
            </w:rPr>
          </w:pPr>
          <w:del w:id="147" w:author="David Conklin" w:date="2020-06-24T10:38:00Z">
            <w:r w:rsidDel="00A63C5B">
              <w:rPr>
                <w:noProof/>
              </w:rPr>
              <w:fldChar w:fldCharType="begin"/>
            </w:r>
            <w:r w:rsidDel="00A63C5B">
              <w:rPr>
                <w:noProof/>
              </w:rPr>
              <w:delInstrText xml:space="preserve"> HYPERLINK \l "_Toc13127717" </w:delInstrText>
            </w:r>
            <w:r w:rsidDel="00A63C5B">
              <w:rPr>
                <w:noProof/>
              </w:rPr>
              <w:fldChar w:fldCharType="separate"/>
            </w:r>
          </w:del>
          <w:ins w:id="148" w:author="David Conklin" w:date="2020-06-24T10:45:00Z">
            <w:r w:rsidR="006313A1">
              <w:rPr>
                <w:b/>
                <w:bCs/>
                <w:noProof/>
              </w:rPr>
              <w:t>Error! Hyperlink reference not valid.</w:t>
            </w:r>
          </w:ins>
          <w:del w:id="149" w:author="David Conklin" w:date="2020-06-24T10:38:00Z">
            <w:r w:rsidR="002C16CA" w:rsidRPr="00AE7A85" w:rsidDel="00A63C5B">
              <w:rPr>
                <w:rStyle w:val="Hyperlink"/>
                <w:noProof/>
              </w:rPr>
              <w:delText>What CW3M is for</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_Toc13127717 \h </w:delInstrText>
            </w:r>
            <w:r w:rsidR="002C16CA" w:rsidDel="00A63C5B">
              <w:rPr>
                <w:noProof/>
                <w:webHidden/>
              </w:rPr>
            </w:r>
            <w:r w:rsidR="002C16CA" w:rsidDel="00A63C5B">
              <w:rPr>
                <w:noProof/>
                <w:webHidden/>
              </w:rPr>
              <w:fldChar w:fldCharType="separate"/>
            </w:r>
            <w:r w:rsidR="002C16CA" w:rsidDel="00A63C5B">
              <w:rPr>
                <w:noProof/>
                <w:webHidden/>
              </w:rPr>
              <w:delText>3</w:delText>
            </w:r>
            <w:r w:rsidR="002C16CA" w:rsidDel="00A63C5B">
              <w:rPr>
                <w:noProof/>
                <w:webHidden/>
              </w:rPr>
              <w:fldChar w:fldCharType="end"/>
            </w:r>
            <w:r w:rsidDel="00A63C5B">
              <w:rPr>
                <w:noProof/>
              </w:rPr>
              <w:fldChar w:fldCharType="end"/>
            </w:r>
          </w:del>
        </w:p>
        <w:p w14:paraId="727A189F" w14:textId="539D2A28" w:rsidR="002C16CA" w:rsidDel="00A63C5B" w:rsidRDefault="00E735F4">
          <w:pPr>
            <w:pStyle w:val="TOC2"/>
            <w:tabs>
              <w:tab w:val="right" w:leader="dot" w:pos="9350"/>
            </w:tabs>
            <w:rPr>
              <w:del w:id="150" w:author="David Conklin" w:date="2020-06-24T10:38:00Z"/>
              <w:rFonts w:eastAsiaTheme="minorEastAsia"/>
              <w:noProof/>
            </w:rPr>
          </w:pPr>
          <w:del w:id="151" w:author="David Conklin" w:date="2020-06-24T10:38:00Z">
            <w:r w:rsidDel="00A63C5B">
              <w:rPr>
                <w:noProof/>
              </w:rPr>
              <w:fldChar w:fldCharType="begin"/>
            </w:r>
            <w:r w:rsidDel="00A63C5B">
              <w:rPr>
                <w:noProof/>
              </w:rPr>
              <w:delInstrText xml:space="preserve"> HYPERLINK \l "_Toc13127718" </w:delInstrText>
            </w:r>
            <w:r w:rsidDel="00A63C5B">
              <w:rPr>
                <w:noProof/>
              </w:rPr>
              <w:fldChar w:fldCharType="separate"/>
            </w:r>
          </w:del>
          <w:ins w:id="152" w:author="David Conklin" w:date="2020-06-24T10:45:00Z">
            <w:r w:rsidR="006313A1">
              <w:rPr>
                <w:b/>
                <w:bCs/>
                <w:noProof/>
              </w:rPr>
              <w:t>Error! Hyperlink reference not valid.</w:t>
            </w:r>
          </w:ins>
          <w:del w:id="153" w:author="David Conklin" w:date="2020-06-24T10:38:00Z">
            <w:r w:rsidR="002C16CA" w:rsidRPr="00AE7A85" w:rsidDel="00A63C5B">
              <w:rPr>
                <w:rStyle w:val="Hyperlink"/>
                <w:noProof/>
              </w:rPr>
              <w:delText>Management and maintenance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_Toc13127718 \h </w:delInstrText>
            </w:r>
            <w:r w:rsidR="002C16CA" w:rsidDel="00A63C5B">
              <w:rPr>
                <w:noProof/>
                <w:webHidden/>
              </w:rPr>
            </w:r>
            <w:r w:rsidR="002C16CA" w:rsidDel="00A63C5B">
              <w:rPr>
                <w:noProof/>
                <w:webHidden/>
              </w:rPr>
              <w:fldChar w:fldCharType="separate"/>
            </w:r>
            <w:r w:rsidR="002C16CA" w:rsidDel="00A63C5B">
              <w:rPr>
                <w:noProof/>
                <w:webHidden/>
              </w:rPr>
              <w:delText>3</w:delText>
            </w:r>
            <w:r w:rsidR="002C16CA" w:rsidDel="00A63C5B">
              <w:rPr>
                <w:noProof/>
                <w:webHidden/>
              </w:rPr>
              <w:fldChar w:fldCharType="end"/>
            </w:r>
            <w:r w:rsidDel="00A63C5B">
              <w:rPr>
                <w:noProof/>
              </w:rPr>
              <w:fldChar w:fldCharType="end"/>
            </w:r>
          </w:del>
        </w:p>
        <w:p w14:paraId="510F75B6" w14:textId="41DE7B03" w:rsidR="002C16CA" w:rsidDel="00A63C5B" w:rsidRDefault="00E735F4">
          <w:pPr>
            <w:pStyle w:val="TOC2"/>
            <w:tabs>
              <w:tab w:val="right" w:leader="dot" w:pos="9350"/>
            </w:tabs>
            <w:rPr>
              <w:del w:id="154" w:author="David Conklin" w:date="2020-06-24T10:38:00Z"/>
              <w:rFonts w:eastAsiaTheme="minorEastAsia"/>
              <w:noProof/>
            </w:rPr>
          </w:pPr>
          <w:del w:id="155" w:author="David Conklin" w:date="2020-06-24T10:38:00Z">
            <w:r w:rsidDel="00A63C5B">
              <w:rPr>
                <w:noProof/>
              </w:rPr>
              <w:fldChar w:fldCharType="begin"/>
            </w:r>
            <w:r w:rsidDel="00A63C5B">
              <w:rPr>
                <w:noProof/>
              </w:rPr>
              <w:delInstrText xml:space="preserve"> HYPERLINK \l "_Toc13127719" </w:delInstrText>
            </w:r>
            <w:r w:rsidDel="00A63C5B">
              <w:rPr>
                <w:noProof/>
              </w:rPr>
              <w:fldChar w:fldCharType="separate"/>
            </w:r>
          </w:del>
          <w:ins w:id="156" w:author="David Conklin" w:date="2020-06-24T10:45:00Z">
            <w:r w:rsidR="006313A1">
              <w:rPr>
                <w:b/>
                <w:bCs/>
                <w:noProof/>
              </w:rPr>
              <w:t>Error! Hyperlink reference not valid.</w:t>
            </w:r>
          </w:ins>
          <w:del w:id="157" w:author="David Conklin" w:date="2020-06-24T10:38:00Z">
            <w:r w:rsidR="002C16CA" w:rsidRPr="00AE7A85" w:rsidDel="00A63C5B">
              <w:rPr>
                <w:rStyle w:val="Hyperlink"/>
                <w:noProof/>
              </w:rPr>
              <w:delText>Support from the stakeholder community</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_Toc13127719 \h </w:delInstrText>
            </w:r>
            <w:r w:rsidR="002C16CA" w:rsidDel="00A63C5B">
              <w:rPr>
                <w:noProof/>
                <w:webHidden/>
              </w:rPr>
            </w:r>
            <w:r w:rsidR="002C16CA" w:rsidDel="00A63C5B">
              <w:rPr>
                <w:noProof/>
                <w:webHidden/>
              </w:rPr>
              <w:fldChar w:fldCharType="separate"/>
            </w:r>
            <w:r w:rsidR="002C16CA" w:rsidDel="00A63C5B">
              <w:rPr>
                <w:noProof/>
                <w:webHidden/>
              </w:rPr>
              <w:delText>3</w:delText>
            </w:r>
            <w:r w:rsidR="002C16CA" w:rsidDel="00A63C5B">
              <w:rPr>
                <w:noProof/>
                <w:webHidden/>
              </w:rPr>
              <w:fldChar w:fldCharType="end"/>
            </w:r>
            <w:r w:rsidDel="00A63C5B">
              <w:rPr>
                <w:noProof/>
              </w:rPr>
              <w:fldChar w:fldCharType="end"/>
            </w:r>
          </w:del>
        </w:p>
        <w:p w14:paraId="5923A65A" w14:textId="24047F91" w:rsidR="002C16CA" w:rsidDel="00A63C5B" w:rsidRDefault="00E735F4">
          <w:pPr>
            <w:pStyle w:val="TOC2"/>
            <w:tabs>
              <w:tab w:val="right" w:leader="dot" w:pos="9350"/>
            </w:tabs>
            <w:rPr>
              <w:del w:id="158" w:author="David Conklin" w:date="2020-06-24T10:38:00Z"/>
              <w:rFonts w:eastAsiaTheme="minorEastAsia"/>
              <w:noProof/>
            </w:rPr>
          </w:pPr>
          <w:del w:id="159" w:author="David Conklin" w:date="2020-06-24T10:38:00Z">
            <w:r w:rsidDel="00A63C5B">
              <w:rPr>
                <w:noProof/>
              </w:rPr>
              <w:fldChar w:fldCharType="begin"/>
            </w:r>
            <w:r w:rsidDel="00A63C5B">
              <w:rPr>
                <w:noProof/>
              </w:rPr>
              <w:delInstrText xml:space="preserve"> HYPERLINK \l "_Toc13127720" </w:delInstrText>
            </w:r>
            <w:r w:rsidDel="00A63C5B">
              <w:rPr>
                <w:noProof/>
              </w:rPr>
              <w:fldChar w:fldCharType="separate"/>
            </w:r>
          </w:del>
          <w:ins w:id="160" w:author="David Conklin" w:date="2020-06-24T10:45:00Z">
            <w:r w:rsidR="006313A1">
              <w:rPr>
                <w:b/>
                <w:bCs/>
                <w:noProof/>
              </w:rPr>
              <w:t>Error! Hyperlink reference not valid.</w:t>
            </w:r>
          </w:ins>
          <w:del w:id="161" w:author="David Conklin" w:date="2020-06-24T10:38:00Z">
            <w:r w:rsidR="002C16CA" w:rsidRPr="00AE7A85" w:rsidDel="00A63C5B">
              <w:rPr>
                <w:rStyle w:val="Hyperlink"/>
                <w:noProof/>
              </w:rPr>
              <w:delText>Support from the research community</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_Toc13127720 \h </w:delInstrText>
            </w:r>
            <w:r w:rsidR="002C16CA" w:rsidDel="00A63C5B">
              <w:rPr>
                <w:noProof/>
                <w:webHidden/>
              </w:rPr>
            </w:r>
            <w:r w:rsidR="002C16CA" w:rsidDel="00A63C5B">
              <w:rPr>
                <w:noProof/>
                <w:webHidden/>
              </w:rPr>
              <w:fldChar w:fldCharType="separate"/>
            </w:r>
            <w:r w:rsidR="002C16CA" w:rsidDel="00A63C5B">
              <w:rPr>
                <w:noProof/>
                <w:webHidden/>
              </w:rPr>
              <w:delText>4</w:delText>
            </w:r>
            <w:r w:rsidR="002C16CA" w:rsidDel="00A63C5B">
              <w:rPr>
                <w:noProof/>
                <w:webHidden/>
              </w:rPr>
              <w:fldChar w:fldCharType="end"/>
            </w:r>
            <w:r w:rsidDel="00A63C5B">
              <w:rPr>
                <w:noProof/>
              </w:rPr>
              <w:fldChar w:fldCharType="end"/>
            </w:r>
          </w:del>
        </w:p>
        <w:p w14:paraId="47B19F5D" w14:textId="72B99735" w:rsidR="002C16CA" w:rsidDel="00A63C5B" w:rsidRDefault="00E735F4">
          <w:pPr>
            <w:pStyle w:val="TOC1"/>
            <w:tabs>
              <w:tab w:val="right" w:leader="dot" w:pos="9350"/>
            </w:tabs>
            <w:rPr>
              <w:del w:id="162" w:author="David Conklin" w:date="2020-06-24T10:38:00Z"/>
              <w:rFonts w:eastAsiaTheme="minorEastAsia"/>
              <w:noProof/>
            </w:rPr>
          </w:pPr>
          <w:del w:id="163" w:author="David Conklin" w:date="2020-06-24T10:38:00Z">
            <w:r w:rsidDel="00A63C5B">
              <w:rPr>
                <w:noProof/>
              </w:rPr>
              <w:fldChar w:fldCharType="begin"/>
            </w:r>
            <w:r w:rsidDel="00A63C5B">
              <w:rPr>
                <w:noProof/>
              </w:rPr>
              <w:delInstrText xml:space="preserve"> HYPERLINK \l "_Toc13127721" </w:delInstrText>
            </w:r>
            <w:r w:rsidDel="00A63C5B">
              <w:rPr>
                <w:noProof/>
              </w:rPr>
              <w:fldChar w:fldCharType="separate"/>
            </w:r>
          </w:del>
          <w:ins w:id="164" w:author="David Conklin" w:date="2020-06-24T10:45:00Z">
            <w:r w:rsidR="006313A1">
              <w:rPr>
                <w:b/>
                <w:bCs/>
                <w:noProof/>
              </w:rPr>
              <w:t>Error! Hyperlink reference not valid.</w:t>
            </w:r>
          </w:ins>
          <w:del w:id="165" w:author="David Conklin" w:date="2020-06-24T10:38:00Z">
            <w:r w:rsidR="002C16CA" w:rsidRPr="00AE7A85" w:rsidDel="00A63C5B">
              <w:rPr>
                <w:rStyle w:val="Hyperlink"/>
                <w:noProof/>
              </w:rPr>
              <w:delText>Study areas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_Toc13127721 \h </w:delInstrText>
            </w:r>
            <w:r w:rsidR="002C16CA" w:rsidDel="00A63C5B">
              <w:rPr>
                <w:noProof/>
                <w:webHidden/>
              </w:rPr>
            </w:r>
            <w:r w:rsidR="002C16CA" w:rsidDel="00A63C5B">
              <w:rPr>
                <w:noProof/>
                <w:webHidden/>
              </w:rPr>
              <w:fldChar w:fldCharType="separate"/>
            </w:r>
            <w:r w:rsidR="002C16CA" w:rsidDel="00A63C5B">
              <w:rPr>
                <w:noProof/>
                <w:webHidden/>
              </w:rPr>
              <w:delText>5</w:delText>
            </w:r>
            <w:r w:rsidR="002C16CA" w:rsidDel="00A63C5B">
              <w:rPr>
                <w:noProof/>
                <w:webHidden/>
              </w:rPr>
              <w:fldChar w:fldCharType="end"/>
            </w:r>
            <w:r w:rsidDel="00A63C5B">
              <w:rPr>
                <w:noProof/>
              </w:rPr>
              <w:fldChar w:fldCharType="end"/>
            </w:r>
          </w:del>
        </w:p>
        <w:p w14:paraId="043B965E" w14:textId="4F7BAD32" w:rsidR="002C16CA" w:rsidDel="00A63C5B" w:rsidRDefault="00E735F4">
          <w:pPr>
            <w:pStyle w:val="TOC2"/>
            <w:tabs>
              <w:tab w:val="right" w:leader="dot" w:pos="9350"/>
            </w:tabs>
            <w:rPr>
              <w:del w:id="166" w:author="David Conklin" w:date="2020-06-24T10:38:00Z"/>
              <w:rFonts w:eastAsiaTheme="minorEastAsia"/>
              <w:noProof/>
            </w:rPr>
          </w:pPr>
          <w:del w:id="167" w:author="David Conklin" w:date="2020-06-24T10:38:00Z">
            <w:r w:rsidDel="00A63C5B">
              <w:rPr>
                <w:noProof/>
              </w:rPr>
              <w:fldChar w:fldCharType="begin"/>
            </w:r>
            <w:r w:rsidDel="00A63C5B">
              <w:rPr>
                <w:noProof/>
              </w:rPr>
              <w:delInstrText xml:space="preserve"> HYPERLINK \l "_Toc13127722" </w:delInstrText>
            </w:r>
            <w:r w:rsidDel="00A63C5B">
              <w:rPr>
                <w:noProof/>
              </w:rPr>
              <w:fldChar w:fldCharType="separate"/>
            </w:r>
          </w:del>
          <w:ins w:id="168" w:author="David Conklin" w:date="2020-06-24T10:45:00Z">
            <w:r w:rsidR="006313A1">
              <w:rPr>
                <w:b/>
                <w:bCs/>
                <w:noProof/>
              </w:rPr>
              <w:t>Error! Hyperlink reference not valid.</w:t>
            </w:r>
          </w:ins>
          <w:del w:id="169" w:author="David Conklin" w:date="2020-06-24T10:38:00Z">
            <w:r w:rsidR="002C16CA" w:rsidRPr="00AE7A85" w:rsidDel="00A63C5B">
              <w:rPr>
                <w:rStyle w:val="Hyperlink"/>
                <w:noProof/>
              </w:rPr>
              <w:delText>DataCW3M directory structure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_Toc13127722 \h </w:delInstrText>
            </w:r>
            <w:r w:rsidR="002C16CA" w:rsidDel="00A63C5B">
              <w:rPr>
                <w:noProof/>
                <w:webHidden/>
              </w:rPr>
            </w:r>
            <w:r w:rsidR="002C16CA" w:rsidDel="00A63C5B">
              <w:rPr>
                <w:noProof/>
                <w:webHidden/>
              </w:rPr>
              <w:fldChar w:fldCharType="separate"/>
            </w:r>
            <w:r w:rsidR="002C16CA" w:rsidDel="00A63C5B">
              <w:rPr>
                <w:noProof/>
                <w:webHidden/>
              </w:rPr>
              <w:delText>5</w:delText>
            </w:r>
            <w:r w:rsidR="002C16CA" w:rsidDel="00A63C5B">
              <w:rPr>
                <w:noProof/>
                <w:webHidden/>
              </w:rPr>
              <w:fldChar w:fldCharType="end"/>
            </w:r>
            <w:r w:rsidDel="00A63C5B">
              <w:rPr>
                <w:noProof/>
              </w:rPr>
              <w:fldChar w:fldCharType="end"/>
            </w:r>
          </w:del>
        </w:p>
        <w:p w14:paraId="7D0456FB" w14:textId="4411F9F8" w:rsidR="002C16CA" w:rsidDel="00A63C5B" w:rsidRDefault="00E735F4">
          <w:pPr>
            <w:pStyle w:val="TOC2"/>
            <w:tabs>
              <w:tab w:val="right" w:leader="dot" w:pos="9350"/>
            </w:tabs>
            <w:rPr>
              <w:del w:id="170" w:author="David Conklin" w:date="2020-06-24T10:38:00Z"/>
              <w:rFonts w:eastAsiaTheme="minorEastAsia"/>
              <w:noProof/>
            </w:rPr>
          </w:pPr>
          <w:del w:id="171" w:author="David Conklin" w:date="2020-06-24T10:38:00Z">
            <w:r w:rsidDel="00A63C5B">
              <w:rPr>
                <w:noProof/>
              </w:rPr>
              <w:fldChar w:fldCharType="begin"/>
            </w:r>
            <w:r w:rsidDel="00A63C5B">
              <w:rPr>
                <w:noProof/>
              </w:rPr>
              <w:delInstrText xml:space="preserve"> HYPERLINK \l "_Toc13127723" </w:delInstrText>
            </w:r>
            <w:r w:rsidDel="00A63C5B">
              <w:rPr>
                <w:noProof/>
              </w:rPr>
              <w:fldChar w:fldCharType="separate"/>
            </w:r>
          </w:del>
          <w:ins w:id="172" w:author="David Conklin" w:date="2020-06-24T10:45:00Z">
            <w:r w:rsidR="006313A1">
              <w:rPr>
                <w:b/>
                <w:bCs/>
                <w:noProof/>
              </w:rPr>
              <w:t>Error! Hyperlink reference not valid.</w:t>
            </w:r>
          </w:ins>
          <w:del w:id="173" w:author="David Conklin" w:date="2020-06-24T10:38:00Z">
            <w:r w:rsidR="002C16CA" w:rsidRPr="00AE7A85" w:rsidDel="00A63C5B">
              <w:rPr>
                <w:rStyle w:val="Hyperlink"/>
                <w:noProof/>
              </w:rPr>
              <w:delText>DataCW3M\ScenarioData directory structure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_Toc13127723 \h </w:delInstrText>
            </w:r>
            <w:r w:rsidR="002C16CA" w:rsidDel="00A63C5B">
              <w:rPr>
                <w:noProof/>
                <w:webHidden/>
              </w:rPr>
            </w:r>
            <w:r w:rsidR="002C16CA" w:rsidDel="00A63C5B">
              <w:rPr>
                <w:noProof/>
                <w:webHidden/>
              </w:rPr>
              <w:fldChar w:fldCharType="separate"/>
            </w:r>
            <w:r w:rsidR="002C16CA" w:rsidDel="00A63C5B">
              <w:rPr>
                <w:noProof/>
                <w:webHidden/>
              </w:rPr>
              <w:delText>6</w:delText>
            </w:r>
            <w:r w:rsidR="002C16CA" w:rsidDel="00A63C5B">
              <w:rPr>
                <w:noProof/>
                <w:webHidden/>
              </w:rPr>
              <w:fldChar w:fldCharType="end"/>
            </w:r>
            <w:r w:rsidDel="00A63C5B">
              <w:rPr>
                <w:noProof/>
              </w:rPr>
              <w:fldChar w:fldCharType="end"/>
            </w:r>
          </w:del>
        </w:p>
        <w:p w14:paraId="2A89DC49" w14:textId="67FE4C24" w:rsidR="002C16CA" w:rsidDel="00A63C5B" w:rsidRDefault="00E735F4">
          <w:pPr>
            <w:pStyle w:val="TOC2"/>
            <w:tabs>
              <w:tab w:val="right" w:leader="dot" w:pos="9350"/>
            </w:tabs>
            <w:rPr>
              <w:del w:id="174" w:author="David Conklin" w:date="2020-06-24T10:38:00Z"/>
              <w:rFonts w:eastAsiaTheme="minorEastAsia"/>
              <w:noProof/>
            </w:rPr>
          </w:pPr>
          <w:del w:id="175" w:author="David Conklin" w:date="2020-06-24T10:38:00Z">
            <w:r w:rsidDel="00A63C5B">
              <w:rPr>
                <w:noProof/>
              </w:rPr>
              <w:fldChar w:fldCharType="begin"/>
            </w:r>
            <w:r w:rsidDel="00A63C5B">
              <w:rPr>
                <w:noProof/>
              </w:rPr>
              <w:delInstrText xml:space="preserve"> HYPERLINK \l "_Toc13127724" </w:delInstrText>
            </w:r>
            <w:r w:rsidDel="00A63C5B">
              <w:rPr>
                <w:noProof/>
              </w:rPr>
              <w:fldChar w:fldCharType="separate"/>
            </w:r>
          </w:del>
          <w:ins w:id="176" w:author="David Conklin" w:date="2020-06-24T10:45:00Z">
            <w:r w:rsidR="006313A1">
              <w:rPr>
                <w:b/>
                <w:bCs/>
                <w:noProof/>
              </w:rPr>
              <w:t>Error! Hyperlink reference not valid.</w:t>
            </w:r>
          </w:ins>
          <w:del w:id="177" w:author="David Conklin" w:date="2020-06-24T10:38:00Z">
            <w:r w:rsidR="002C16CA" w:rsidRPr="00AE7A85" w:rsidDel="00A63C5B">
              <w:rPr>
                <w:rStyle w:val="Hyperlink"/>
                <w:noProof/>
              </w:rPr>
              <w:delText>DataCW3M\ScenarioData\&lt;scenario&gt; folder contents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_Toc13127724 \h </w:delInstrText>
            </w:r>
            <w:r w:rsidR="002C16CA" w:rsidDel="00A63C5B">
              <w:rPr>
                <w:noProof/>
                <w:webHidden/>
              </w:rPr>
            </w:r>
            <w:r w:rsidR="002C16CA" w:rsidDel="00A63C5B">
              <w:rPr>
                <w:noProof/>
                <w:webHidden/>
              </w:rPr>
              <w:fldChar w:fldCharType="separate"/>
            </w:r>
            <w:r w:rsidR="002C16CA" w:rsidDel="00A63C5B">
              <w:rPr>
                <w:noProof/>
                <w:webHidden/>
              </w:rPr>
              <w:delText>6</w:delText>
            </w:r>
            <w:r w:rsidR="002C16CA" w:rsidDel="00A63C5B">
              <w:rPr>
                <w:noProof/>
                <w:webHidden/>
              </w:rPr>
              <w:fldChar w:fldCharType="end"/>
            </w:r>
            <w:r w:rsidDel="00A63C5B">
              <w:rPr>
                <w:noProof/>
              </w:rPr>
              <w:fldChar w:fldCharType="end"/>
            </w:r>
          </w:del>
        </w:p>
        <w:p w14:paraId="05D4B52A" w14:textId="3F29223D" w:rsidR="002C16CA" w:rsidDel="00A63C5B" w:rsidRDefault="00E735F4">
          <w:pPr>
            <w:pStyle w:val="TOC2"/>
            <w:tabs>
              <w:tab w:val="right" w:leader="dot" w:pos="9350"/>
            </w:tabs>
            <w:rPr>
              <w:del w:id="178" w:author="David Conklin" w:date="2020-06-24T10:38:00Z"/>
              <w:rFonts w:eastAsiaTheme="minorEastAsia"/>
              <w:noProof/>
            </w:rPr>
          </w:pPr>
          <w:del w:id="179" w:author="David Conklin" w:date="2020-06-24T10:38:00Z">
            <w:r w:rsidDel="00A63C5B">
              <w:rPr>
                <w:noProof/>
              </w:rPr>
              <w:fldChar w:fldCharType="begin"/>
            </w:r>
            <w:r w:rsidDel="00A63C5B">
              <w:rPr>
                <w:noProof/>
              </w:rPr>
              <w:delInstrText xml:space="preserve"> HYPERLINK \l "_Toc13127725" </w:delInstrText>
            </w:r>
            <w:r w:rsidDel="00A63C5B">
              <w:rPr>
                <w:noProof/>
              </w:rPr>
              <w:fldChar w:fldCharType="separate"/>
            </w:r>
          </w:del>
          <w:ins w:id="180" w:author="David Conklin" w:date="2020-06-24T10:45:00Z">
            <w:r w:rsidR="006313A1">
              <w:rPr>
                <w:b/>
                <w:bCs/>
                <w:noProof/>
              </w:rPr>
              <w:t>Error! Hyperlink reference not valid.</w:t>
            </w:r>
          </w:ins>
          <w:del w:id="181" w:author="David Conklin" w:date="2020-06-24T10:38:00Z">
            <w:r w:rsidR="002C16CA" w:rsidRPr="00AE7A85" w:rsidDel="00A63C5B">
              <w:rPr>
                <w:rStyle w:val="Hyperlink"/>
                <w:noProof/>
              </w:rPr>
              <w:delText>DataCW3M\&lt;study area&gt; folder contents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_Toc13127725 \h </w:delInstrText>
            </w:r>
            <w:r w:rsidR="002C16CA" w:rsidDel="00A63C5B">
              <w:rPr>
                <w:noProof/>
                <w:webHidden/>
              </w:rPr>
            </w:r>
            <w:r w:rsidR="002C16CA" w:rsidDel="00A63C5B">
              <w:rPr>
                <w:noProof/>
                <w:webHidden/>
              </w:rPr>
              <w:fldChar w:fldCharType="separate"/>
            </w:r>
            <w:r w:rsidR="002C16CA" w:rsidDel="00A63C5B">
              <w:rPr>
                <w:noProof/>
                <w:webHidden/>
              </w:rPr>
              <w:delText>6</w:delText>
            </w:r>
            <w:r w:rsidR="002C16CA" w:rsidDel="00A63C5B">
              <w:rPr>
                <w:noProof/>
                <w:webHidden/>
              </w:rPr>
              <w:fldChar w:fldCharType="end"/>
            </w:r>
            <w:r w:rsidDel="00A63C5B">
              <w:rPr>
                <w:noProof/>
              </w:rPr>
              <w:fldChar w:fldCharType="end"/>
            </w:r>
          </w:del>
        </w:p>
        <w:p w14:paraId="4C36BB2A" w14:textId="0A7CBA28" w:rsidR="002C16CA" w:rsidDel="00A63C5B" w:rsidRDefault="00E735F4">
          <w:pPr>
            <w:pStyle w:val="TOC1"/>
            <w:tabs>
              <w:tab w:val="right" w:leader="dot" w:pos="9350"/>
            </w:tabs>
            <w:rPr>
              <w:del w:id="182" w:author="David Conklin" w:date="2020-06-24T10:38:00Z"/>
              <w:rFonts w:eastAsiaTheme="minorEastAsia"/>
              <w:noProof/>
            </w:rPr>
          </w:pPr>
          <w:del w:id="183" w:author="David Conklin" w:date="2020-06-24T10:38:00Z">
            <w:r w:rsidDel="00A63C5B">
              <w:rPr>
                <w:noProof/>
              </w:rPr>
              <w:fldChar w:fldCharType="begin"/>
            </w:r>
            <w:r w:rsidDel="00A63C5B">
              <w:rPr>
                <w:noProof/>
              </w:rPr>
              <w:delInstrText xml:space="preserve"> HYPERLINK \l "_Toc13127726" </w:delInstrText>
            </w:r>
            <w:r w:rsidDel="00A63C5B">
              <w:rPr>
                <w:noProof/>
              </w:rPr>
              <w:fldChar w:fldCharType="separate"/>
            </w:r>
          </w:del>
          <w:ins w:id="184" w:author="David Conklin" w:date="2020-06-24T10:45:00Z">
            <w:r w:rsidR="006313A1">
              <w:rPr>
                <w:b/>
                <w:bCs/>
                <w:noProof/>
              </w:rPr>
              <w:t>Error! Hyperlink reference not valid.</w:t>
            </w:r>
          </w:ins>
          <w:del w:id="185" w:author="David Conklin" w:date="2020-06-24T10:38:00Z">
            <w:r w:rsidR="002C16CA" w:rsidRPr="00AE7A85" w:rsidDel="00A63C5B">
              <w:rPr>
                <w:rStyle w:val="Hyperlink"/>
                <w:noProof/>
              </w:rPr>
              <w:delText>Calendar conventions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_Toc13127726 \h </w:delInstrText>
            </w:r>
            <w:r w:rsidR="002C16CA" w:rsidDel="00A63C5B">
              <w:rPr>
                <w:noProof/>
                <w:webHidden/>
              </w:rPr>
            </w:r>
            <w:r w:rsidR="002C16CA" w:rsidDel="00A63C5B">
              <w:rPr>
                <w:noProof/>
                <w:webHidden/>
              </w:rPr>
              <w:fldChar w:fldCharType="separate"/>
            </w:r>
            <w:r w:rsidR="002C16CA" w:rsidDel="00A63C5B">
              <w:rPr>
                <w:noProof/>
                <w:webHidden/>
              </w:rPr>
              <w:delText>12</w:delText>
            </w:r>
            <w:r w:rsidR="002C16CA" w:rsidDel="00A63C5B">
              <w:rPr>
                <w:noProof/>
                <w:webHidden/>
              </w:rPr>
              <w:fldChar w:fldCharType="end"/>
            </w:r>
            <w:r w:rsidDel="00A63C5B">
              <w:rPr>
                <w:noProof/>
              </w:rPr>
              <w:fldChar w:fldCharType="end"/>
            </w:r>
          </w:del>
        </w:p>
        <w:p w14:paraId="6AB708DB" w14:textId="4F138BEE" w:rsidR="002C16CA" w:rsidDel="00A63C5B" w:rsidRDefault="00E735F4">
          <w:pPr>
            <w:pStyle w:val="TOC2"/>
            <w:tabs>
              <w:tab w:val="right" w:leader="dot" w:pos="9350"/>
            </w:tabs>
            <w:rPr>
              <w:del w:id="186" w:author="David Conklin" w:date="2020-06-24T10:38:00Z"/>
              <w:rFonts w:eastAsiaTheme="minorEastAsia"/>
              <w:noProof/>
            </w:rPr>
          </w:pPr>
          <w:del w:id="187" w:author="David Conklin" w:date="2020-06-24T10:38:00Z">
            <w:r w:rsidDel="00A63C5B">
              <w:rPr>
                <w:noProof/>
              </w:rPr>
              <w:fldChar w:fldCharType="begin"/>
            </w:r>
            <w:r w:rsidDel="00A63C5B">
              <w:rPr>
                <w:noProof/>
              </w:rPr>
              <w:delInstrText xml:space="preserve"> HYPERLINK \l "_Toc13127727" </w:delInstrText>
            </w:r>
            <w:r w:rsidDel="00A63C5B">
              <w:rPr>
                <w:noProof/>
              </w:rPr>
              <w:fldChar w:fldCharType="separate"/>
            </w:r>
          </w:del>
          <w:ins w:id="188" w:author="David Conklin" w:date="2020-06-24T10:45:00Z">
            <w:r w:rsidR="006313A1">
              <w:rPr>
                <w:b/>
                <w:bCs/>
                <w:noProof/>
              </w:rPr>
              <w:t>Error! Hyperlink reference not valid.</w:t>
            </w:r>
          </w:ins>
          <w:del w:id="189" w:author="David Conklin" w:date="2020-06-24T10:38:00Z">
            <w:r w:rsidR="002C16CA" w:rsidRPr="00AE7A85" w:rsidDel="00A63C5B">
              <w:rPr>
                <w:rStyle w:val="Hyperlink"/>
                <w:noProof/>
              </w:rPr>
              <w:delText>Water years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_Toc13127727 \h </w:delInstrText>
            </w:r>
            <w:r w:rsidR="002C16CA" w:rsidDel="00A63C5B">
              <w:rPr>
                <w:noProof/>
                <w:webHidden/>
              </w:rPr>
            </w:r>
            <w:r w:rsidR="002C16CA" w:rsidDel="00A63C5B">
              <w:rPr>
                <w:noProof/>
                <w:webHidden/>
              </w:rPr>
              <w:fldChar w:fldCharType="separate"/>
            </w:r>
            <w:r w:rsidR="002C16CA" w:rsidDel="00A63C5B">
              <w:rPr>
                <w:noProof/>
                <w:webHidden/>
              </w:rPr>
              <w:delText>12</w:delText>
            </w:r>
            <w:r w:rsidR="002C16CA" w:rsidDel="00A63C5B">
              <w:rPr>
                <w:noProof/>
                <w:webHidden/>
              </w:rPr>
              <w:fldChar w:fldCharType="end"/>
            </w:r>
            <w:r w:rsidDel="00A63C5B">
              <w:rPr>
                <w:noProof/>
              </w:rPr>
              <w:fldChar w:fldCharType="end"/>
            </w:r>
          </w:del>
        </w:p>
        <w:p w14:paraId="0ADBA828" w14:textId="6BD3C9C6" w:rsidR="002C16CA" w:rsidDel="00A63C5B" w:rsidRDefault="00E735F4">
          <w:pPr>
            <w:pStyle w:val="TOC1"/>
            <w:tabs>
              <w:tab w:val="right" w:leader="dot" w:pos="9350"/>
            </w:tabs>
            <w:rPr>
              <w:del w:id="190" w:author="David Conklin" w:date="2020-06-24T10:38:00Z"/>
              <w:rFonts w:eastAsiaTheme="minorEastAsia"/>
              <w:noProof/>
            </w:rPr>
          </w:pPr>
          <w:del w:id="191" w:author="David Conklin" w:date="2020-06-24T10:38:00Z">
            <w:r w:rsidDel="00A63C5B">
              <w:rPr>
                <w:noProof/>
              </w:rPr>
              <w:fldChar w:fldCharType="begin"/>
            </w:r>
            <w:r w:rsidDel="00A63C5B">
              <w:rPr>
                <w:noProof/>
              </w:rPr>
              <w:delInstrText xml:space="preserve"> HYPERLINK \l "_Toc13127728" </w:delInstrText>
            </w:r>
            <w:r w:rsidDel="00A63C5B">
              <w:rPr>
                <w:noProof/>
              </w:rPr>
              <w:fldChar w:fldCharType="separate"/>
            </w:r>
          </w:del>
          <w:ins w:id="192" w:author="David Conklin" w:date="2020-06-24T10:45:00Z">
            <w:r w:rsidR="006313A1">
              <w:rPr>
                <w:b/>
                <w:bCs/>
                <w:noProof/>
              </w:rPr>
              <w:t>Error! Hyperlink reference not valid.</w:t>
            </w:r>
          </w:ins>
          <w:del w:id="193" w:author="David Conklin" w:date="2020-06-24T10:38:00Z">
            <w:r w:rsidR="002C16CA" w:rsidRPr="00AE7A85" w:rsidDel="00A63C5B">
              <w:rPr>
                <w:rStyle w:val="Hyperlink"/>
                <w:noProof/>
              </w:rPr>
              <w:delText>Climate data</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_Toc13127728 \h </w:delInstrText>
            </w:r>
            <w:r w:rsidR="002C16CA" w:rsidDel="00A63C5B">
              <w:rPr>
                <w:noProof/>
                <w:webHidden/>
              </w:rPr>
            </w:r>
            <w:r w:rsidR="002C16CA" w:rsidDel="00A63C5B">
              <w:rPr>
                <w:noProof/>
                <w:webHidden/>
              </w:rPr>
              <w:fldChar w:fldCharType="separate"/>
            </w:r>
            <w:r w:rsidR="002C16CA" w:rsidDel="00A63C5B">
              <w:rPr>
                <w:noProof/>
                <w:webHidden/>
              </w:rPr>
              <w:delText>12</w:delText>
            </w:r>
            <w:r w:rsidR="002C16CA" w:rsidDel="00A63C5B">
              <w:rPr>
                <w:noProof/>
                <w:webHidden/>
              </w:rPr>
              <w:fldChar w:fldCharType="end"/>
            </w:r>
            <w:r w:rsidDel="00A63C5B">
              <w:rPr>
                <w:noProof/>
              </w:rPr>
              <w:fldChar w:fldCharType="end"/>
            </w:r>
          </w:del>
        </w:p>
        <w:p w14:paraId="27CEBDE8" w14:textId="4B077441" w:rsidR="002C16CA" w:rsidDel="00A63C5B" w:rsidRDefault="00E735F4">
          <w:pPr>
            <w:pStyle w:val="TOC2"/>
            <w:tabs>
              <w:tab w:val="right" w:leader="dot" w:pos="9350"/>
            </w:tabs>
            <w:rPr>
              <w:del w:id="194" w:author="David Conklin" w:date="2020-06-24T10:38:00Z"/>
              <w:rFonts w:eastAsiaTheme="minorEastAsia"/>
              <w:noProof/>
            </w:rPr>
          </w:pPr>
          <w:del w:id="195" w:author="David Conklin" w:date="2020-06-24T10:38:00Z">
            <w:r w:rsidDel="00A63C5B">
              <w:rPr>
                <w:noProof/>
              </w:rPr>
              <w:fldChar w:fldCharType="begin"/>
            </w:r>
            <w:r w:rsidDel="00A63C5B">
              <w:rPr>
                <w:noProof/>
              </w:rPr>
              <w:delInstrText xml:space="preserve"> HYPERLINK \l "_Toc13127729" </w:delInstrText>
            </w:r>
            <w:r w:rsidDel="00A63C5B">
              <w:rPr>
                <w:noProof/>
              </w:rPr>
              <w:fldChar w:fldCharType="separate"/>
            </w:r>
          </w:del>
          <w:ins w:id="196" w:author="David Conklin" w:date="2020-06-24T10:45:00Z">
            <w:r w:rsidR="006313A1">
              <w:rPr>
                <w:b/>
                <w:bCs/>
                <w:noProof/>
              </w:rPr>
              <w:t>Error! Hyperlink reference not valid.</w:t>
            </w:r>
          </w:ins>
          <w:del w:id="197" w:author="David Conklin" w:date="2020-06-24T10:38:00Z">
            <w:r w:rsidR="002C16CA" w:rsidRPr="00AE7A85" w:rsidDel="00A63C5B">
              <w:rPr>
                <w:rStyle w:val="Hyperlink"/>
                <w:noProof/>
              </w:rPr>
              <w:delText>Numbered climate scenarios in the model</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_Toc13127729 \h </w:delInstrText>
            </w:r>
            <w:r w:rsidR="002C16CA" w:rsidDel="00A63C5B">
              <w:rPr>
                <w:noProof/>
                <w:webHidden/>
              </w:rPr>
            </w:r>
            <w:r w:rsidR="002C16CA" w:rsidDel="00A63C5B">
              <w:rPr>
                <w:noProof/>
                <w:webHidden/>
              </w:rPr>
              <w:fldChar w:fldCharType="separate"/>
            </w:r>
            <w:r w:rsidR="002C16CA" w:rsidDel="00A63C5B">
              <w:rPr>
                <w:noProof/>
                <w:webHidden/>
              </w:rPr>
              <w:delText>12</w:delText>
            </w:r>
            <w:r w:rsidR="002C16CA" w:rsidDel="00A63C5B">
              <w:rPr>
                <w:noProof/>
                <w:webHidden/>
              </w:rPr>
              <w:fldChar w:fldCharType="end"/>
            </w:r>
            <w:r w:rsidDel="00A63C5B">
              <w:rPr>
                <w:noProof/>
              </w:rPr>
              <w:fldChar w:fldCharType="end"/>
            </w:r>
          </w:del>
        </w:p>
        <w:p w14:paraId="415829AC" w14:textId="411E8F9E" w:rsidR="002C16CA" w:rsidDel="00A63C5B" w:rsidRDefault="00E735F4">
          <w:pPr>
            <w:pStyle w:val="TOC2"/>
            <w:tabs>
              <w:tab w:val="right" w:leader="dot" w:pos="9350"/>
            </w:tabs>
            <w:rPr>
              <w:del w:id="198" w:author="David Conklin" w:date="2020-06-24T10:38:00Z"/>
              <w:rFonts w:eastAsiaTheme="minorEastAsia"/>
              <w:noProof/>
            </w:rPr>
          </w:pPr>
          <w:del w:id="199" w:author="David Conklin" w:date="2020-06-24T10:38:00Z">
            <w:r w:rsidDel="00A63C5B">
              <w:rPr>
                <w:noProof/>
              </w:rPr>
              <w:fldChar w:fldCharType="begin"/>
            </w:r>
            <w:r w:rsidDel="00A63C5B">
              <w:rPr>
                <w:noProof/>
              </w:rPr>
              <w:delInstrText xml:space="preserve"> HYPERLINK \l "_Toc13127730" </w:delInstrText>
            </w:r>
            <w:r w:rsidDel="00A63C5B">
              <w:rPr>
                <w:noProof/>
              </w:rPr>
              <w:fldChar w:fldCharType="separate"/>
            </w:r>
          </w:del>
          <w:ins w:id="200" w:author="David Conklin" w:date="2020-06-24T10:45:00Z">
            <w:r w:rsidR="006313A1">
              <w:rPr>
                <w:b/>
                <w:bCs/>
                <w:noProof/>
              </w:rPr>
              <w:t>Error! Hyperlink reference not valid.</w:t>
            </w:r>
          </w:ins>
          <w:del w:id="201" w:author="David Conklin" w:date="2020-06-24T10:38:00Z">
            <w:r w:rsidR="002C16CA" w:rsidRPr="00AE7A85" w:rsidDel="00A63C5B">
              <w:rPr>
                <w:rStyle w:val="Hyperlink"/>
                <w:noProof/>
              </w:rPr>
              <w:delText>Monthly and seasonal weather data</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_Toc13127730 \h </w:delInstrText>
            </w:r>
            <w:r w:rsidR="002C16CA" w:rsidDel="00A63C5B">
              <w:rPr>
                <w:noProof/>
                <w:webHidden/>
              </w:rPr>
            </w:r>
            <w:r w:rsidR="002C16CA" w:rsidDel="00A63C5B">
              <w:rPr>
                <w:noProof/>
                <w:webHidden/>
              </w:rPr>
              <w:fldChar w:fldCharType="separate"/>
            </w:r>
            <w:r w:rsidR="002C16CA" w:rsidDel="00A63C5B">
              <w:rPr>
                <w:noProof/>
                <w:webHidden/>
              </w:rPr>
              <w:delText>13</w:delText>
            </w:r>
            <w:r w:rsidR="002C16CA" w:rsidDel="00A63C5B">
              <w:rPr>
                <w:noProof/>
                <w:webHidden/>
              </w:rPr>
              <w:fldChar w:fldCharType="end"/>
            </w:r>
            <w:r w:rsidDel="00A63C5B">
              <w:rPr>
                <w:noProof/>
              </w:rPr>
              <w:fldChar w:fldCharType="end"/>
            </w:r>
          </w:del>
        </w:p>
        <w:p w14:paraId="6E4394C2" w14:textId="42CE60AA" w:rsidR="002C16CA" w:rsidDel="00A63C5B" w:rsidRDefault="00E735F4">
          <w:pPr>
            <w:pStyle w:val="TOC2"/>
            <w:tabs>
              <w:tab w:val="right" w:leader="dot" w:pos="9350"/>
            </w:tabs>
            <w:rPr>
              <w:del w:id="202" w:author="David Conklin" w:date="2020-06-24T10:38:00Z"/>
              <w:rFonts w:eastAsiaTheme="minorEastAsia"/>
              <w:noProof/>
            </w:rPr>
          </w:pPr>
          <w:del w:id="203" w:author="David Conklin" w:date="2020-06-24T10:38:00Z">
            <w:r w:rsidDel="00A63C5B">
              <w:rPr>
                <w:noProof/>
              </w:rPr>
              <w:fldChar w:fldCharType="begin"/>
            </w:r>
            <w:r w:rsidDel="00A63C5B">
              <w:rPr>
                <w:noProof/>
              </w:rPr>
              <w:delInstrText xml:space="preserve"> HYPERLINK \l "_Toc13127731" </w:delInstrText>
            </w:r>
            <w:r w:rsidDel="00A63C5B">
              <w:rPr>
                <w:noProof/>
              </w:rPr>
              <w:fldChar w:fldCharType="separate"/>
            </w:r>
          </w:del>
          <w:ins w:id="204" w:author="David Conklin" w:date="2020-06-24T10:45:00Z">
            <w:r w:rsidR="006313A1">
              <w:rPr>
                <w:b/>
                <w:bCs/>
                <w:noProof/>
              </w:rPr>
              <w:t>Error! Hyperlink reference not valid.</w:t>
            </w:r>
          </w:ins>
          <w:del w:id="205" w:author="David Conklin" w:date="2020-06-24T10:38:00Z">
            <w:r w:rsidR="002C16CA" w:rsidRPr="00AE7A85" w:rsidDel="00A63C5B">
              <w:rPr>
                <w:rStyle w:val="Hyperlink"/>
                <w:noProof/>
              </w:rPr>
              <w:delText>Climate data grids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_Toc13127731 \h </w:delInstrText>
            </w:r>
            <w:r w:rsidR="002C16CA" w:rsidDel="00A63C5B">
              <w:rPr>
                <w:noProof/>
                <w:webHidden/>
              </w:rPr>
            </w:r>
            <w:r w:rsidR="002C16CA" w:rsidDel="00A63C5B">
              <w:rPr>
                <w:noProof/>
                <w:webHidden/>
              </w:rPr>
              <w:fldChar w:fldCharType="separate"/>
            </w:r>
            <w:r w:rsidR="002C16CA" w:rsidDel="00A63C5B">
              <w:rPr>
                <w:noProof/>
                <w:webHidden/>
              </w:rPr>
              <w:delText>14</w:delText>
            </w:r>
            <w:r w:rsidR="002C16CA" w:rsidDel="00A63C5B">
              <w:rPr>
                <w:noProof/>
                <w:webHidden/>
              </w:rPr>
              <w:fldChar w:fldCharType="end"/>
            </w:r>
            <w:r w:rsidDel="00A63C5B">
              <w:rPr>
                <w:noProof/>
              </w:rPr>
              <w:fldChar w:fldCharType="end"/>
            </w:r>
          </w:del>
        </w:p>
        <w:p w14:paraId="31AEB82F" w14:textId="17121FDD" w:rsidR="002C16CA" w:rsidDel="00A63C5B" w:rsidRDefault="00E735F4">
          <w:pPr>
            <w:pStyle w:val="TOC3"/>
            <w:tabs>
              <w:tab w:val="right" w:leader="dot" w:pos="9350"/>
            </w:tabs>
            <w:rPr>
              <w:del w:id="206" w:author="David Conklin" w:date="2020-06-24T10:38:00Z"/>
              <w:rFonts w:eastAsiaTheme="minorEastAsia"/>
              <w:noProof/>
            </w:rPr>
          </w:pPr>
          <w:del w:id="207" w:author="David Conklin" w:date="2020-06-24T10:38:00Z">
            <w:r w:rsidDel="00A63C5B">
              <w:rPr>
                <w:noProof/>
              </w:rPr>
              <w:fldChar w:fldCharType="begin"/>
            </w:r>
            <w:r w:rsidDel="00A63C5B">
              <w:rPr>
                <w:noProof/>
              </w:rPr>
              <w:delInstrText xml:space="preserve"> HYPERLINK \l "_Toc13127732" </w:delInstrText>
            </w:r>
            <w:r w:rsidDel="00A63C5B">
              <w:rPr>
                <w:noProof/>
              </w:rPr>
              <w:fldChar w:fldCharType="separate"/>
            </w:r>
          </w:del>
          <w:ins w:id="208" w:author="David Conklin" w:date="2020-06-24T10:45:00Z">
            <w:r w:rsidR="006313A1">
              <w:rPr>
                <w:b/>
                <w:bCs/>
                <w:noProof/>
              </w:rPr>
              <w:t>Error! Hyperlink reference not valid.</w:t>
            </w:r>
          </w:ins>
          <w:del w:id="209" w:author="David Conklin" w:date="2020-06-24T10:38:00Z">
            <w:r w:rsidR="002C16CA" w:rsidRPr="00AE7A85" w:rsidDel="00A63C5B">
              <w:rPr>
                <w:rStyle w:val="Hyperlink"/>
                <w:noProof/>
              </w:rPr>
              <w:delText>The WW2100 climate grid</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_Toc13127732 \h </w:delInstrText>
            </w:r>
            <w:r w:rsidR="002C16CA" w:rsidDel="00A63C5B">
              <w:rPr>
                <w:noProof/>
                <w:webHidden/>
              </w:rPr>
            </w:r>
            <w:r w:rsidR="002C16CA" w:rsidDel="00A63C5B">
              <w:rPr>
                <w:noProof/>
                <w:webHidden/>
              </w:rPr>
              <w:fldChar w:fldCharType="separate"/>
            </w:r>
            <w:r w:rsidR="002C16CA" w:rsidDel="00A63C5B">
              <w:rPr>
                <w:noProof/>
                <w:webHidden/>
              </w:rPr>
              <w:delText>14</w:delText>
            </w:r>
            <w:r w:rsidR="002C16CA" w:rsidDel="00A63C5B">
              <w:rPr>
                <w:noProof/>
                <w:webHidden/>
              </w:rPr>
              <w:fldChar w:fldCharType="end"/>
            </w:r>
            <w:r w:rsidDel="00A63C5B">
              <w:rPr>
                <w:noProof/>
              </w:rPr>
              <w:fldChar w:fldCharType="end"/>
            </w:r>
          </w:del>
        </w:p>
        <w:p w14:paraId="16DCB785" w14:textId="686DD471" w:rsidR="002C16CA" w:rsidDel="00A63C5B" w:rsidRDefault="00E735F4">
          <w:pPr>
            <w:pStyle w:val="TOC3"/>
            <w:tabs>
              <w:tab w:val="right" w:leader="dot" w:pos="9350"/>
            </w:tabs>
            <w:rPr>
              <w:del w:id="210" w:author="David Conklin" w:date="2020-06-24T10:38:00Z"/>
              <w:rFonts w:eastAsiaTheme="minorEastAsia"/>
              <w:noProof/>
            </w:rPr>
          </w:pPr>
          <w:del w:id="211" w:author="David Conklin" w:date="2020-06-24T10:38:00Z">
            <w:r w:rsidDel="00A63C5B">
              <w:rPr>
                <w:noProof/>
              </w:rPr>
              <w:fldChar w:fldCharType="begin"/>
            </w:r>
            <w:r w:rsidDel="00A63C5B">
              <w:rPr>
                <w:noProof/>
              </w:rPr>
              <w:delInstrText xml:space="preserve"> HYPERLINK \l "_Toc13127733" </w:delInstrText>
            </w:r>
            <w:r w:rsidDel="00A63C5B">
              <w:rPr>
                <w:noProof/>
              </w:rPr>
              <w:fldChar w:fldCharType="separate"/>
            </w:r>
          </w:del>
          <w:ins w:id="212" w:author="David Conklin" w:date="2020-06-24T10:45:00Z">
            <w:r w:rsidR="006313A1">
              <w:rPr>
                <w:b/>
                <w:bCs/>
                <w:noProof/>
              </w:rPr>
              <w:t>Error! Hyperlink reference not valid.</w:t>
            </w:r>
          </w:ins>
          <w:del w:id="213" w:author="David Conklin" w:date="2020-06-24T10:38:00Z">
            <w:r w:rsidR="002C16CA" w:rsidRPr="00AE7A85" w:rsidDel="00A63C5B">
              <w:rPr>
                <w:rStyle w:val="Hyperlink"/>
                <w:noProof/>
              </w:rPr>
              <w:delText>The v2 climate grid</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_Toc13127733 \h </w:delInstrText>
            </w:r>
            <w:r w:rsidR="002C16CA" w:rsidDel="00A63C5B">
              <w:rPr>
                <w:noProof/>
                <w:webHidden/>
              </w:rPr>
            </w:r>
            <w:r w:rsidR="002C16CA" w:rsidDel="00A63C5B">
              <w:rPr>
                <w:noProof/>
                <w:webHidden/>
              </w:rPr>
              <w:fldChar w:fldCharType="separate"/>
            </w:r>
            <w:r w:rsidR="002C16CA" w:rsidDel="00A63C5B">
              <w:rPr>
                <w:noProof/>
                <w:webHidden/>
              </w:rPr>
              <w:delText>15</w:delText>
            </w:r>
            <w:r w:rsidR="002C16CA" w:rsidDel="00A63C5B">
              <w:rPr>
                <w:noProof/>
                <w:webHidden/>
              </w:rPr>
              <w:fldChar w:fldCharType="end"/>
            </w:r>
            <w:r w:rsidDel="00A63C5B">
              <w:rPr>
                <w:noProof/>
              </w:rPr>
              <w:fldChar w:fldCharType="end"/>
            </w:r>
          </w:del>
        </w:p>
        <w:p w14:paraId="2C7937FE" w14:textId="23BA529C" w:rsidR="002C16CA" w:rsidDel="00A63C5B" w:rsidRDefault="00E735F4">
          <w:pPr>
            <w:pStyle w:val="TOC2"/>
            <w:tabs>
              <w:tab w:val="right" w:leader="dot" w:pos="9350"/>
            </w:tabs>
            <w:rPr>
              <w:del w:id="214" w:author="David Conklin" w:date="2020-06-24T10:38:00Z"/>
              <w:rFonts w:eastAsiaTheme="minorEastAsia"/>
              <w:noProof/>
            </w:rPr>
          </w:pPr>
          <w:del w:id="215" w:author="David Conklin" w:date="2020-06-24T10:38:00Z">
            <w:r w:rsidDel="00A63C5B">
              <w:rPr>
                <w:noProof/>
              </w:rPr>
              <w:fldChar w:fldCharType="begin"/>
            </w:r>
            <w:r w:rsidDel="00A63C5B">
              <w:rPr>
                <w:noProof/>
              </w:rPr>
              <w:delInstrText xml:space="preserve"> HYPERLINK \l "_Toc13127734" </w:delInstrText>
            </w:r>
            <w:r w:rsidDel="00A63C5B">
              <w:rPr>
                <w:noProof/>
              </w:rPr>
              <w:fldChar w:fldCharType="separate"/>
            </w:r>
          </w:del>
          <w:ins w:id="216" w:author="David Conklin" w:date="2020-06-24T10:45:00Z">
            <w:r w:rsidR="006313A1">
              <w:rPr>
                <w:b/>
                <w:bCs/>
                <w:noProof/>
              </w:rPr>
              <w:t>Error! Hyperlink reference not valid.</w:t>
            </w:r>
          </w:ins>
          <w:del w:id="217" w:author="David Conklin" w:date="2020-06-24T10:38:00Z">
            <w:r w:rsidR="002C16CA" w:rsidRPr="00AE7A85" w:rsidDel="00A63C5B">
              <w:rPr>
                <w:rStyle w:val="Hyperlink"/>
                <w:noProof/>
              </w:rPr>
              <w:delText>How climate data is looked up</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_Toc13127734 \h </w:delInstrText>
            </w:r>
            <w:r w:rsidR="002C16CA" w:rsidDel="00A63C5B">
              <w:rPr>
                <w:noProof/>
                <w:webHidden/>
              </w:rPr>
            </w:r>
            <w:r w:rsidR="002C16CA" w:rsidDel="00A63C5B">
              <w:rPr>
                <w:noProof/>
                <w:webHidden/>
              </w:rPr>
              <w:fldChar w:fldCharType="separate"/>
            </w:r>
            <w:r w:rsidR="002C16CA" w:rsidDel="00A63C5B">
              <w:rPr>
                <w:noProof/>
                <w:webHidden/>
              </w:rPr>
              <w:delText>15</w:delText>
            </w:r>
            <w:r w:rsidR="002C16CA" w:rsidDel="00A63C5B">
              <w:rPr>
                <w:noProof/>
                <w:webHidden/>
              </w:rPr>
              <w:fldChar w:fldCharType="end"/>
            </w:r>
            <w:r w:rsidDel="00A63C5B">
              <w:rPr>
                <w:noProof/>
              </w:rPr>
              <w:fldChar w:fldCharType="end"/>
            </w:r>
          </w:del>
        </w:p>
        <w:p w14:paraId="4165DA79" w14:textId="1EEE2777" w:rsidR="002C16CA" w:rsidDel="00A63C5B" w:rsidRDefault="00E735F4">
          <w:pPr>
            <w:pStyle w:val="TOC2"/>
            <w:tabs>
              <w:tab w:val="right" w:leader="dot" w:pos="9350"/>
            </w:tabs>
            <w:rPr>
              <w:del w:id="218" w:author="David Conklin" w:date="2020-06-24T10:38:00Z"/>
              <w:rFonts w:eastAsiaTheme="minorEastAsia"/>
              <w:noProof/>
            </w:rPr>
          </w:pPr>
          <w:del w:id="219" w:author="David Conklin" w:date="2020-06-24T10:38:00Z">
            <w:r w:rsidDel="00A63C5B">
              <w:rPr>
                <w:noProof/>
              </w:rPr>
              <w:fldChar w:fldCharType="begin"/>
            </w:r>
            <w:r w:rsidDel="00A63C5B">
              <w:rPr>
                <w:noProof/>
              </w:rPr>
              <w:delInstrText xml:space="preserve"> HYPERLINK \l "_Toc13127735" </w:delInstrText>
            </w:r>
            <w:r w:rsidDel="00A63C5B">
              <w:rPr>
                <w:noProof/>
              </w:rPr>
              <w:fldChar w:fldCharType="separate"/>
            </w:r>
          </w:del>
          <w:ins w:id="220" w:author="David Conklin" w:date="2020-06-24T10:45:00Z">
            <w:r w:rsidR="006313A1">
              <w:rPr>
                <w:b/>
                <w:bCs/>
                <w:noProof/>
              </w:rPr>
              <w:t>Error! Hyperlink reference not valid.</w:t>
            </w:r>
          </w:ins>
          <w:del w:id="221" w:author="David Conklin" w:date="2020-06-24T10:38:00Z">
            <w:r w:rsidR="002C16CA" w:rsidRPr="00AE7A85" w:rsidDel="00A63C5B">
              <w:rPr>
                <w:rStyle w:val="Hyperlink"/>
                <w:noProof/>
              </w:rPr>
              <w:delText>What is in a climate dataset</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_Toc13127735 \h </w:delInstrText>
            </w:r>
            <w:r w:rsidR="002C16CA" w:rsidDel="00A63C5B">
              <w:rPr>
                <w:noProof/>
                <w:webHidden/>
              </w:rPr>
            </w:r>
            <w:r w:rsidR="002C16CA" w:rsidDel="00A63C5B">
              <w:rPr>
                <w:noProof/>
                <w:webHidden/>
              </w:rPr>
              <w:fldChar w:fldCharType="separate"/>
            </w:r>
            <w:r w:rsidR="002C16CA" w:rsidDel="00A63C5B">
              <w:rPr>
                <w:noProof/>
                <w:webHidden/>
              </w:rPr>
              <w:delText>15</w:delText>
            </w:r>
            <w:r w:rsidR="002C16CA" w:rsidDel="00A63C5B">
              <w:rPr>
                <w:noProof/>
                <w:webHidden/>
              </w:rPr>
              <w:fldChar w:fldCharType="end"/>
            </w:r>
            <w:r w:rsidDel="00A63C5B">
              <w:rPr>
                <w:noProof/>
              </w:rPr>
              <w:fldChar w:fldCharType="end"/>
            </w:r>
          </w:del>
        </w:p>
        <w:p w14:paraId="7B7B2D91" w14:textId="3672A7AC" w:rsidR="002C16CA" w:rsidDel="00A63C5B" w:rsidRDefault="00E735F4">
          <w:pPr>
            <w:pStyle w:val="TOC1"/>
            <w:tabs>
              <w:tab w:val="right" w:leader="dot" w:pos="9350"/>
            </w:tabs>
            <w:rPr>
              <w:del w:id="222" w:author="David Conklin" w:date="2020-06-24T10:38:00Z"/>
              <w:rFonts w:eastAsiaTheme="minorEastAsia"/>
              <w:noProof/>
            </w:rPr>
          </w:pPr>
          <w:del w:id="223" w:author="David Conklin" w:date="2020-06-24T10:38:00Z">
            <w:r w:rsidDel="00A63C5B">
              <w:rPr>
                <w:noProof/>
              </w:rPr>
              <w:fldChar w:fldCharType="begin"/>
            </w:r>
            <w:r w:rsidDel="00A63C5B">
              <w:rPr>
                <w:noProof/>
              </w:rPr>
              <w:delInstrText xml:space="preserve"> HYPERLINK \l "_Toc13127736" </w:delInstrText>
            </w:r>
            <w:r w:rsidDel="00A63C5B">
              <w:rPr>
                <w:noProof/>
              </w:rPr>
              <w:fldChar w:fldCharType="separate"/>
            </w:r>
          </w:del>
          <w:ins w:id="224" w:author="David Conklin" w:date="2020-06-24T10:45:00Z">
            <w:r w:rsidR="006313A1">
              <w:rPr>
                <w:b/>
                <w:bCs/>
                <w:noProof/>
              </w:rPr>
              <w:t>Error! Hyperlink reference not valid.</w:t>
            </w:r>
          </w:ins>
          <w:del w:id="225" w:author="David Conklin" w:date="2020-06-24T10:38:00Z">
            <w:r w:rsidR="002C16CA" w:rsidRPr="00AE7A85" w:rsidDel="00A63C5B">
              <w:rPr>
                <w:rStyle w:val="Hyperlink"/>
                <w:noProof/>
              </w:rPr>
              <w:delText>Water rights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_Toc13127736 \h </w:delInstrText>
            </w:r>
            <w:r w:rsidR="002C16CA" w:rsidDel="00A63C5B">
              <w:rPr>
                <w:noProof/>
                <w:webHidden/>
              </w:rPr>
            </w:r>
            <w:r w:rsidR="002C16CA" w:rsidDel="00A63C5B">
              <w:rPr>
                <w:noProof/>
                <w:webHidden/>
              </w:rPr>
              <w:fldChar w:fldCharType="separate"/>
            </w:r>
            <w:r w:rsidR="002C16CA" w:rsidDel="00A63C5B">
              <w:rPr>
                <w:noProof/>
                <w:webHidden/>
              </w:rPr>
              <w:delText>16</w:delText>
            </w:r>
            <w:r w:rsidR="002C16CA" w:rsidDel="00A63C5B">
              <w:rPr>
                <w:noProof/>
                <w:webHidden/>
              </w:rPr>
              <w:fldChar w:fldCharType="end"/>
            </w:r>
            <w:r w:rsidDel="00A63C5B">
              <w:rPr>
                <w:noProof/>
              </w:rPr>
              <w:fldChar w:fldCharType="end"/>
            </w:r>
          </w:del>
        </w:p>
        <w:p w14:paraId="3F901D2B" w14:textId="2F434294" w:rsidR="002C16CA" w:rsidDel="00A63C5B" w:rsidRDefault="00E735F4">
          <w:pPr>
            <w:pStyle w:val="TOC2"/>
            <w:tabs>
              <w:tab w:val="right" w:leader="dot" w:pos="9350"/>
            </w:tabs>
            <w:rPr>
              <w:del w:id="226" w:author="David Conklin" w:date="2020-06-24T10:38:00Z"/>
              <w:rFonts w:eastAsiaTheme="minorEastAsia"/>
              <w:noProof/>
            </w:rPr>
          </w:pPr>
          <w:del w:id="227" w:author="David Conklin" w:date="2020-06-24T10:38:00Z">
            <w:r w:rsidDel="00A63C5B">
              <w:rPr>
                <w:noProof/>
              </w:rPr>
              <w:fldChar w:fldCharType="begin"/>
            </w:r>
            <w:r w:rsidDel="00A63C5B">
              <w:rPr>
                <w:noProof/>
              </w:rPr>
              <w:delInstrText xml:space="preserve"> HYPERLINK \l "_Toc13127737" </w:delInstrText>
            </w:r>
            <w:r w:rsidDel="00A63C5B">
              <w:rPr>
                <w:noProof/>
              </w:rPr>
              <w:fldChar w:fldCharType="separate"/>
            </w:r>
          </w:del>
          <w:ins w:id="228" w:author="David Conklin" w:date="2020-06-24T10:45:00Z">
            <w:r w:rsidR="006313A1">
              <w:rPr>
                <w:b/>
                <w:bCs/>
                <w:noProof/>
              </w:rPr>
              <w:t>Error! Hyperlink reference not valid.</w:t>
            </w:r>
          </w:ins>
          <w:del w:id="229" w:author="David Conklin" w:date="2020-06-24T10:38:00Z">
            <w:r w:rsidR="002C16CA" w:rsidRPr="00AE7A85" w:rsidDel="00A63C5B">
              <w:rPr>
                <w:rStyle w:val="Hyperlink"/>
                <w:noProof/>
              </w:rPr>
              <w:delText>Water rights data</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_Toc13127737 \h </w:delInstrText>
            </w:r>
            <w:r w:rsidR="002C16CA" w:rsidDel="00A63C5B">
              <w:rPr>
                <w:noProof/>
                <w:webHidden/>
              </w:rPr>
            </w:r>
            <w:r w:rsidR="002C16CA" w:rsidDel="00A63C5B">
              <w:rPr>
                <w:noProof/>
                <w:webHidden/>
              </w:rPr>
              <w:fldChar w:fldCharType="separate"/>
            </w:r>
            <w:r w:rsidR="002C16CA" w:rsidDel="00A63C5B">
              <w:rPr>
                <w:noProof/>
                <w:webHidden/>
              </w:rPr>
              <w:delText>16</w:delText>
            </w:r>
            <w:r w:rsidR="002C16CA" w:rsidDel="00A63C5B">
              <w:rPr>
                <w:noProof/>
                <w:webHidden/>
              </w:rPr>
              <w:fldChar w:fldCharType="end"/>
            </w:r>
            <w:r w:rsidDel="00A63C5B">
              <w:rPr>
                <w:noProof/>
              </w:rPr>
              <w:fldChar w:fldCharType="end"/>
            </w:r>
          </w:del>
        </w:p>
        <w:p w14:paraId="16BBE074" w14:textId="2B95C74D" w:rsidR="002C16CA" w:rsidDel="00A63C5B" w:rsidRDefault="00E735F4">
          <w:pPr>
            <w:pStyle w:val="TOC2"/>
            <w:tabs>
              <w:tab w:val="right" w:leader="dot" w:pos="9350"/>
            </w:tabs>
            <w:rPr>
              <w:del w:id="230" w:author="David Conklin" w:date="2020-06-24T10:38:00Z"/>
              <w:rFonts w:eastAsiaTheme="minorEastAsia"/>
              <w:noProof/>
            </w:rPr>
          </w:pPr>
          <w:del w:id="231" w:author="David Conklin" w:date="2020-06-24T10:38:00Z">
            <w:r w:rsidDel="00A63C5B">
              <w:rPr>
                <w:noProof/>
              </w:rPr>
              <w:fldChar w:fldCharType="begin"/>
            </w:r>
            <w:r w:rsidDel="00A63C5B">
              <w:rPr>
                <w:noProof/>
              </w:rPr>
              <w:delInstrText xml:space="preserve"> HYPERLINK \l "_Toc13127738" </w:delInstrText>
            </w:r>
            <w:r w:rsidDel="00A63C5B">
              <w:rPr>
                <w:noProof/>
              </w:rPr>
              <w:fldChar w:fldCharType="separate"/>
            </w:r>
          </w:del>
          <w:ins w:id="232" w:author="David Conklin" w:date="2020-06-24T10:45:00Z">
            <w:r w:rsidR="006313A1">
              <w:rPr>
                <w:b/>
                <w:bCs/>
                <w:noProof/>
              </w:rPr>
              <w:t>Error! Hyperlink reference not valid.</w:t>
            </w:r>
          </w:ins>
          <w:del w:id="233" w:author="David Conklin" w:date="2020-06-24T10:38:00Z">
            <w:r w:rsidR="002C16CA" w:rsidRPr="00AE7A85" w:rsidDel="00A63C5B">
              <w:rPr>
                <w:rStyle w:val="Hyperlink"/>
                <w:noProof/>
              </w:rPr>
              <w:delText>The wr_pods.csv file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_Toc13127738 \h </w:delInstrText>
            </w:r>
            <w:r w:rsidR="002C16CA" w:rsidDel="00A63C5B">
              <w:rPr>
                <w:noProof/>
                <w:webHidden/>
              </w:rPr>
            </w:r>
            <w:r w:rsidR="002C16CA" w:rsidDel="00A63C5B">
              <w:rPr>
                <w:noProof/>
                <w:webHidden/>
              </w:rPr>
              <w:fldChar w:fldCharType="separate"/>
            </w:r>
            <w:r w:rsidR="002C16CA" w:rsidDel="00A63C5B">
              <w:rPr>
                <w:noProof/>
                <w:webHidden/>
              </w:rPr>
              <w:delText>17</w:delText>
            </w:r>
            <w:r w:rsidR="002C16CA" w:rsidDel="00A63C5B">
              <w:rPr>
                <w:noProof/>
                <w:webHidden/>
              </w:rPr>
              <w:fldChar w:fldCharType="end"/>
            </w:r>
            <w:r w:rsidDel="00A63C5B">
              <w:rPr>
                <w:noProof/>
              </w:rPr>
              <w:fldChar w:fldCharType="end"/>
            </w:r>
          </w:del>
        </w:p>
        <w:p w14:paraId="409E6FD9" w14:textId="54E56E43" w:rsidR="002C16CA" w:rsidDel="00A63C5B" w:rsidRDefault="00E735F4">
          <w:pPr>
            <w:pStyle w:val="TOC2"/>
            <w:tabs>
              <w:tab w:val="right" w:leader="dot" w:pos="9350"/>
            </w:tabs>
            <w:rPr>
              <w:del w:id="234" w:author="David Conklin" w:date="2020-06-24T10:38:00Z"/>
              <w:rFonts w:eastAsiaTheme="minorEastAsia"/>
              <w:noProof/>
            </w:rPr>
          </w:pPr>
          <w:del w:id="235" w:author="David Conklin" w:date="2020-06-24T10:38:00Z">
            <w:r w:rsidDel="00A63C5B">
              <w:rPr>
                <w:noProof/>
              </w:rPr>
              <w:fldChar w:fldCharType="begin"/>
            </w:r>
            <w:r w:rsidDel="00A63C5B">
              <w:rPr>
                <w:noProof/>
              </w:rPr>
              <w:delInstrText xml:space="preserve"> HYPERLINK \l "_Toc13127739" </w:delInstrText>
            </w:r>
            <w:r w:rsidDel="00A63C5B">
              <w:rPr>
                <w:noProof/>
              </w:rPr>
              <w:fldChar w:fldCharType="separate"/>
            </w:r>
          </w:del>
          <w:ins w:id="236" w:author="David Conklin" w:date="2020-06-24T10:45:00Z">
            <w:r w:rsidR="006313A1">
              <w:rPr>
                <w:b/>
                <w:bCs/>
                <w:noProof/>
              </w:rPr>
              <w:t>Error! Hyperlink reference not valid.</w:t>
            </w:r>
          </w:ins>
          <w:del w:id="237" w:author="David Conklin" w:date="2020-06-24T10:38:00Z">
            <w:r w:rsidR="002C16CA" w:rsidRPr="00AE7A85" w:rsidDel="00A63C5B">
              <w:rPr>
                <w:rStyle w:val="Hyperlink"/>
                <w:noProof/>
              </w:rPr>
              <w:delText>The wr_pous.csv file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_Toc13127739 \h </w:delInstrText>
            </w:r>
            <w:r w:rsidR="002C16CA" w:rsidDel="00A63C5B">
              <w:rPr>
                <w:noProof/>
                <w:webHidden/>
              </w:rPr>
            </w:r>
            <w:r w:rsidR="002C16CA" w:rsidDel="00A63C5B">
              <w:rPr>
                <w:noProof/>
                <w:webHidden/>
              </w:rPr>
              <w:fldChar w:fldCharType="separate"/>
            </w:r>
            <w:r w:rsidR="002C16CA" w:rsidDel="00A63C5B">
              <w:rPr>
                <w:noProof/>
                <w:webHidden/>
              </w:rPr>
              <w:delText>17</w:delText>
            </w:r>
            <w:r w:rsidR="002C16CA" w:rsidDel="00A63C5B">
              <w:rPr>
                <w:noProof/>
                <w:webHidden/>
              </w:rPr>
              <w:fldChar w:fldCharType="end"/>
            </w:r>
            <w:r w:rsidDel="00A63C5B">
              <w:rPr>
                <w:noProof/>
              </w:rPr>
              <w:fldChar w:fldCharType="end"/>
            </w:r>
          </w:del>
        </w:p>
        <w:p w14:paraId="1935AA08" w14:textId="771CAB48" w:rsidR="002C16CA" w:rsidDel="00A63C5B" w:rsidRDefault="00E735F4">
          <w:pPr>
            <w:pStyle w:val="TOC2"/>
            <w:tabs>
              <w:tab w:val="right" w:leader="dot" w:pos="9350"/>
            </w:tabs>
            <w:rPr>
              <w:del w:id="238" w:author="David Conklin" w:date="2020-06-24T10:38:00Z"/>
              <w:rFonts w:eastAsiaTheme="minorEastAsia"/>
              <w:noProof/>
            </w:rPr>
          </w:pPr>
          <w:del w:id="239" w:author="David Conklin" w:date="2020-06-24T10:38:00Z">
            <w:r w:rsidDel="00A63C5B">
              <w:rPr>
                <w:noProof/>
              </w:rPr>
              <w:fldChar w:fldCharType="begin"/>
            </w:r>
            <w:r w:rsidDel="00A63C5B">
              <w:rPr>
                <w:noProof/>
              </w:rPr>
              <w:delInstrText xml:space="preserve"> HYPERLINK \l "_Toc13127740" </w:delInstrText>
            </w:r>
            <w:r w:rsidDel="00A63C5B">
              <w:rPr>
                <w:noProof/>
              </w:rPr>
              <w:fldChar w:fldCharType="separate"/>
            </w:r>
          </w:del>
          <w:ins w:id="240" w:author="David Conklin" w:date="2020-06-24T10:45:00Z">
            <w:r w:rsidR="006313A1">
              <w:rPr>
                <w:b/>
                <w:bCs/>
                <w:noProof/>
              </w:rPr>
              <w:t>Error! Hyperlink reference not valid.</w:t>
            </w:r>
          </w:ins>
          <w:del w:id="241" w:author="David Conklin" w:date="2020-06-24T10:38:00Z">
            <w:r w:rsidR="002C16CA" w:rsidRPr="00AE7A85" w:rsidDel="00A63C5B">
              <w:rPr>
                <w:rStyle w:val="Hyperlink"/>
                <w:noProof/>
              </w:rPr>
              <w:delText>Adding a water right</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_Toc13127740 \h </w:delInstrText>
            </w:r>
            <w:r w:rsidR="002C16CA" w:rsidDel="00A63C5B">
              <w:rPr>
                <w:noProof/>
                <w:webHidden/>
              </w:rPr>
            </w:r>
            <w:r w:rsidR="002C16CA" w:rsidDel="00A63C5B">
              <w:rPr>
                <w:noProof/>
                <w:webHidden/>
              </w:rPr>
              <w:fldChar w:fldCharType="separate"/>
            </w:r>
            <w:r w:rsidR="002C16CA" w:rsidDel="00A63C5B">
              <w:rPr>
                <w:noProof/>
                <w:webHidden/>
              </w:rPr>
              <w:delText>18</w:delText>
            </w:r>
            <w:r w:rsidR="002C16CA" w:rsidDel="00A63C5B">
              <w:rPr>
                <w:noProof/>
                <w:webHidden/>
              </w:rPr>
              <w:fldChar w:fldCharType="end"/>
            </w:r>
            <w:r w:rsidDel="00A63C5B">
              <w:rPr>
                <w:noProof/>
              </w:rPr>
              <w:fldChar w:fldCharType="end"/>
            </w:r>
          </w:del>
        </w:p>
        <w:p w14:paraId="3AC8B259" w14:textId="3E70F7A9" w:rsidR="002C16CA" w:rsidDel="00A63C5B" w:rsidRDefault="00E735F4">
          <w:pPr>
            <w:pStyle w:val="TOC1"/>
            <w:tabs>
              <w:tab w:val="right" w:leader="dot" w:pos="9350"/>
            </w:tabs>
            <w:rPr>
              <w:del w:id="242" w:author="David Conklin" w:date="2020-06-24T10:38:00Z"/>
              <w:rFonts w:eastAsiaTheme="minorEastAsia"/>
              <w:noProof/>
            </w:rPr>
          </w:pPr>
          <w:del w:id="243" w:author="David Conklin" w:date="2020-06-24T10:38:00Z">
            <w:r w:rsidDel="00A63C5B">
              <w:rPr>
                <w:noProof/>
              </w:rPr>
              <w:fldChar w:fldCharType="begin"/>
            </w:r>
            <w:r w:rsidDel="00A63C5B">
              <w:rPr>
                <w:noProof/>
              </w:rPr>
              <w:delInstrText xml:space="preserve"> HYPERLINK \l "_Toc13127741" </w:delInstrText>
            </w:r>
            <w:r w:rsidDel="00A63C5B">
              <w:rPr>
                <w:noProof/>
              </w:rPr>
              <w:fldChar w:fldCharType="separate"/>
            </w:r>
          </w:del>
          <w:ins w:id="244" w:author="David Conklin" w:date="2020-06-24T10:45:00Z">
            <w:r w:rsidR="006313A1">
              <w:rPr>
                <w:b/>
                <w:bCs/>
                <w:noProof/>
              </w:rPr>
              <w:t>Error! Hyperlink reference not valid.</w:t>
            </w:r>
          </w:ins>
          <w:del w:id="245" w:author="David Conklin" w:date="2020-06-24T10:38:00Z">
            <w:r w:rsidR="002C16CA" w:rsidRPr="00AE7A85" w:rsidDel="00A63C5B">
              <w:rPr>
                <w:rStyle w:val="Hyperlink"/>
                <w:noProof/>
              </w:rPr>
              <w:delText>Water parcels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_Toc13127741 \h </w:delInstrText>
            </w:r>
            <w:r w:rsidR="002C16CA" w:rsidDel="00A63C5B">
              <w:rPr>
                <w:noProof/>
                <w:webHidden/>
              </w:rPr>
            </w:r>
            <w:r w:rsidR="002C16CA" w:rsidDel="00A63C5B">
              <w:rPr>
                <w:noProof/>
                <w:webHidden/>
              </w:rPr>
              <w:fldChar w:fldCharType="separate"/>
            </w:r>
            <w:r w:rsidR="002C16CA" w:rsidDel="00A63C5B">
              <w:rPr>
                <w:noProof/>
                <w:webHidden/>
              </w:rPr>
              <w:delText>19</w:delText>
            </w:r>
            <w:r w:rsidR="002C16CA" w:rsidDel="00A63C5B">
              <w:rPr>
                <w:noProof/>
                <w:webHidden/>
              </w:rPr>
              <w:fldChar w:fldCharType="end"/>
            </w:r>
            <w:r w:rsidDel="00A63C5B">
              <w:rPr>
                <w:noProof/>
              </w:rPr>
              <w:fldChar w:fldCharType="end"/>
            </w:r>
          </w:del>
        </w:p>
        <w:p w14:paraId="406ED813" w14:textId="58673AB3" w:rsidR="002C16CA" w:rsidDel="00A63C5B" w:rsidRDefault="00E735F4">
          <w:pPr>
            <w:pStyle w:val="TOC1"/>
            <w:tabs>
              <w:tab w:val="right" w:leader="dot" w:pos="9350"/>
            </w:tabs>
            <w:rPr>
              <w:del w:id="246" w:author="David Conklin" w:date="2020-06-24T10:38:00Z"/>
              <w:rFonts w:eastAsiaTheme="minorEastAsia"/>
              <w:noProof/>
            </w:rPr>
          </w:pPr>
          <w:del w:id="247" w:author="David Conklin" w:date="2020-06-24T10:38:00Z">
            <w:r w:rsidDel="00A63C5B">
              <w:rPr>
                <w:noProof/>
              </w:rPr>
              <w:fldChar w:fldCharType="begin"/>
            </w:r>
            <w:r w:rsidDel="00A63C5B">
              <w:rPr>
                <w:noProof/>
              </w:rPr>
              <w:delInstrText xml:space="preserve"> HYPERLINK \l "_Toc13127742" </w:delInstrText>
            </w:r>
            <w:r w:rsidDel="00A63C5B">
              <w:rPr>
                <w:noProof/>
              </w:rPr>
              <w:fldChar w:fldCharType="separate"/>
            </w:r>
          </w:del>
          <w:ins w:id="248" w:author="David Conklin" w:date="2020-06-24T10:45:00Z">
            <w:r w:rsidR="006313A1">
              <w:rPr>
                <w:b/>
                <w:bCs/>
                <w:noProof/>
              </w:rPr>
              <w:t>Error! Hyperlink reference not valid.</w:t>
            </w:r>
          </w:ins>
          <w:del w:id="249" w:author="David Conklin" w:date="2020-06-24T10:38:00Z">
            <w:r w:rsidR="002C16CA" w:rsidRPr="00AE7A85" w:rsidDel="00A63C5B">
              <w:rPr>
                <w:rStyle w:val="Hyperlink"/>
                <w:noProof/>
              </w:rPr>
              <w:delText>Daily water mass and energy balance</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_Toc13127742 \h </w:delInstrText>
            </w:r>
            <w:r w:rsidR="002C16CA" w:rsidDel="00A63C5B">
              <w:rPr>
                <w:noProof/>
                <w:webHidden/>
              </w:rPr>
            </w:r>
            <w:r w:rsidR="002C16CA" w:rsidDel="00A63C5B">
              <w:rPr>
                <w:noProof/>
                <w:webHidden/>
              </w:rPr>
              <w:fldChar w:fldCharType="separate"/>
            </w:r>
            <w:r w:rsidR="002C16CA" w:rsidDel="00A63C5B">
              <w:rPr>
                <w:noProof/>
                <w:webHidden/>
              </w:rPr>
              <w:delText>19</w:delText>
            </w:r>
            <w:r w:rsidR="002C16CA" w:rsidDel="00A63C5B">
              <w:rPr>
                <w:noProof/>
                <w:webHidden/>
              </w:rPr>
              <w:fldChar w:fldCharType="end"/>
            </w:r>
            <w:r w:rsidDel="00A63C5B">
              <w:rPr>
                <w:noProof/>
              </w:rPr>
              <w:fldChar w:fldCharType="end"/>
            </w:r>
          </w:del>
        </w:p>
        <w:p w14:paraId="77641F46" w14:textId="44DDCFB4" w:rsidR="002C16CA" w:rsidDel="00A63C5B" w:rsidRDefault="00E735F4">
          <w:pPr>
            <w:pStyle w:val="TOC1"/>
            <w:tabs>
              <w:tab w:val="right" w:leader="dot" w:pos="9350"/>
            </w:tabs>
            <w:rPr>
              <w:del w:id="250" w:author="David Conklin" w:date="2020-06-24T10:38:00Z"/>
              <w:rFonts w:eastAsiaTheme="minorEastAsia"/>
              <w:noProof/>
            </w:rPr>
          </w:pPr>
          <w:del w:id="251" w:author="David Conklin" w:date="2020-06-24T10:38:00Z">
            <w:r w:rsidDel="00A63C5B">
              <w:rPr>
                <w:noProof/>
              </w:rPr>
              <w:fldChar w:fldCharType="begin"/>
            </w:r>
            <w:r w:rsidDel="00A63C5B">
              <w:rPr>
                <w:noProof/>
              </w:rPr>
              <w:delInstrText xml:space="preserve"> HYPERLINK \l "_Toc13127743" </w:delInstrText>
            </w:r>
            <w:r w:rsidDel="00A63C5B">
              <w:rPr>
                <w:noProof/>
              </w:rPr>
              <w:fldChar w:fldCharType="separate"/>
            </w:r>
          </w:del>
          <w:ins w:id="252" w:author="David Conklin" w:date="2020-06-24T10:45:00Z">
            <w:r w:rsidR="006313A1">
              <w:rPr>
                <w:b/>
                <w:bCs/>
                <w:noProof/>
              </w:rPr>
              <w:t>Error! Hyperlink reference not valid.</w:t>
            </w:r>
          </w:ins>
          <w:del w:id="253" w:author="David Conklin" w:date="2020-06-24T10:38:00Z">
            <w:r w:rsidR="002C16CA" w:rsidRPr="00AE7A85" w:rsidDel="00A63C5B">
              <w:rPr>
                <w:rStyle w:val="Hyperlink"/>
                <w:noProof/>
              </w:rPr>
              <w:delText>Water temperature from thermal energy</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_Toc13127743 \h </w:delInstrText>
            </w:r>
            <w:r w:rsidR="002C16CA" w:rsidDel="00A63C5B">
              <w:rPr>
                <w:noProof/>
                <w:webHidden/>
              </w:rPr>
            </w:r>
            <w:r w:rsidR="002C16CA" w:rsidDel="00A63C5B">
              <w:rPr>
                <w:noProof/>
                <w:webHidden/>
              </w:rPr>
              <w:fldChar w:fldCharType="separate"/>
            </w:r>
            <w:r w:rsidR="002C16CA" w:rsidDel="00A63C5B">
              <w:rPr>
                <w:noProof/>
                <w:webHidden/>
              </w:rPr>
              <w:delText>20</w:delText>
            </w:r>
            <w:r w:rsidR="002C16CA" w:rsidDel="00A63C5B">
              <w:rPr>
                <w:noProof/>
                <w:webHidden/>
              </w:rPr>
              <w:fldChar w:fldCharType="end"/>
            </w:r>
            <w:r w:rsidDel="00A63C5B">
              <w:rPr>
                <w:noProof/>
              </w:rPr>
              <w:fldChar w:fldCharType="end"/>
            </w:r>
          </w:del>
        </w:p>
        <w:p w14:paraId="5710C07B" w14:textId="266F7BE4" w:rsidR="002C16CA" w:rsidDel="00A63C5B" w:rsidRDefault="00E735F4">
          <w:pPr>
            <w:pStyle w:val="TOC1"/>
            <w:tabs>
              <w:tab w:val="right" w:leader="dot" w:pos="9350"/>
            </w:tabs>
            <w:rPr>
              <w:del w:id="254" w:author="David Conklin" w:date="2020-06-24T10:38:00Z"/>
              <w:rFonts w:eastAsiaTheme="minorEastAsia"/>
              <w:noProof/>
            </w:rPr>
          </w:pPr>
          <w:del w:id="255" w:author="David Conklin" w:date="2020-06-24T10:38:00Z">
            <w:r w:rsidDel="00A63C5B">
              <w:rPr>
                <w:noProof/>
              </w:rPr>
              <w:fldChar w:fldCharType="begin"/>
            </w:r>
            <w:r w:rsidDel="00A63C5B">
              <w:rPr>
                <w:noProof/>
              </w:rPr>
              <w:delInstrText xml:space="preserve"> HYPERLINK \l "_Toc13127744" </w:delInstrText>
            </w:r>
            <w:r w:rsidDel="00A63C5B">
              <w:rPr>
                <w:noProof/>
              </w:rPr>
              <w:fldChar w:fldCharType="separate"/>
            </w:r>
          </w:del>
          <w:ins w:id="256" w:author="David Conklin" w:date="2020-06-24T10:45:00Z">
            <w:r w:rsidR="006313A1">
              <w:rPr>
                <w:b/>
                <w:bCs/>
                <w:noProof/>
              </w:rPr>
              <w:t>Error! Hyperlink reference not valid.</w:t>
            </w:r>
          </w:ins>
          <w:del w:id="257" w:author="David Conklin" w:date="2020-06-24T10:38:00Z">
            <w:r w:rsidR="002C16CA" w:rsidRPr="00AE7A85" w:rsidDel="00A63C5B">
              <w:rPr>
                <w:rStyle w:val="Hyperlink"/>
                <w:noProof/>
              </w:rPr>
              <w:delText>Initial conditions for Flow</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_Toc13127744 \h </w:delInstrText>
            </w:r>
            <w:r w:rsidR="002C16CA" w:rsidDel="00A63C5B">
              <w:rPr>
                <w:noProof/>
                <w:webHidden/>
              </w:rPr>
            </w:r>
            <w:r w:rsidR="002C16CA" w:rsidDel="00A63C5B">
              <w:rPr>
                <w:noProof/>
                <w:webHidden/>
              </w:rPr>
              <w:fldChar w:fldCharType="separate"/>
            </w:r>
            <w:r w:rsidR="002C16CA" w:rsidDel="00A63C5B">
              <w:rPr>
                <w:noProof/>
                <w:webHidden/>
              </w:rPr>
              <w:delText>20</w:delText>
            </w:r>
            <w:r w:rsidR="002C16CA" w:rsidDel="00A63C5B">
              <w:rPr>
                <w:noProof/>
                <w:webHidden/>
              </w:rPr>
              <w:fldChar w:fldCharType="end"/>
            </w:r>
            <w:r w:rsidDel="00A63C5B">
              <w:rPr>
                <w:noProof/>
              </w:rPr>
              <w:fldChar w:fldCharType="end"/>
            </w:r>
          </w:del>
        </w:p>
        <w:p w14:paraId="38B518DC" w14:textId="35F2DB40" w:rsidR="002C16CA" w:rsidDel="00A63C5B" w:rsidRDefault="00E735F4">
          <w:pPr>
            <w:pStyle w:val="TOC1"/>
            <w:tabs>
              <w:tab w:val="right" w:leader="dot" w:pos="9350"/>
            </w:tabs>
            <w:rPr>
              <w:del w:id="258" w:author="David Conklin" w:date="2020-06-24T10:38:00Z"/>
              <w:rFonts w:eastAsiaTheme="minorEastAsia"/>
              <w:noProof/>
            </w:rPr>
          </w:pPr>
          <w:del w:id="259" w:author="David Conklin" w:date="2020-06-24T10:38:00Z">
            <w:r w:rsidDel="00A63C5B">
              <w:rPr>
                <w:noProof/>
              </w:rPr>
              <w:fldChar w:fldCharType="begin"/>
            </w:r>
            <w:r w:rsidDel="00A63C5B">
              <w:rPr>
                <w:noProof/>
              </w:rPr>
              <w:delInstrText xml:space="preserve"> HYPERLINK \l "_Toc13127745" </w:delInstrText>
            </w:r>
            <w:r w:rsidDel="00A63C5B">
              <w:rPr>
                <w:noProof/>
              </w:rPr>
              <w:fldChar w:fldCharType="separate"/>
            </w:r>
          </w:del>
          <w:ins w:id="260" w:author="David Conklin" w:date="2020-06-24T10:45:00Z">
            <w:r w:rsidR="006313A1">
              <w:rPr>
                <w:b/>
                <w:bCs/>
                <w:noProof/>
              </w:rPr>
              <w:t>Error! Hyperlink reference not valid.</w:t>
            </w:r>
          </w:ins>
          <w:del w:id="261" w:author="David Conklin" w:date="2020-06-24T10:38:00Z">
            <w:r w:rsidR="002C16CA" w:rsidRPr="00AE7A85" w:rsidDel="00A63C5B">
              <w:rPr>
                <w:rStyle w:val="Hyperlink"/>
                <w:noProof/>
              </w:rPr>
              <w:delText>Creating a new study area from a watershed within the WRB</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_Toc13127745 \h </w:delInstrText>
            </w:r>
            <w:r w:rsidR="002C16CA" w:rsidDel="00A63C5B">
              <w:rPr>
                <w:noProof/>
                <w:webHidden/>
              </w:rPr>
            </w:r>
            <w:r w:rsidR="002C16CA" w:rsidDel="00A63C5B">
              <w:rPr>
                <w:noProof/>
                <w:webHidden/>
              </w:rPr>
              <w:fldChar w:fldCharType="separate"/>
            </w:r>
            <w:r w:rsidR="002C16CA" w:rsidDel="00A63C5B">
              <w:rPr>
                <w:noProof/>
                <w:webHidden/>
              </w:rPr>
              <w:delText>21</w:delText>
            </w:r>
            <w:r w:rsidR="002C16CA" w:rsidDel="00A63C5B">
              <w:rPr>
                <w:noProof/>
                <w:webHidden/>
              </w:rPr>
              <w:fldChar w:fldCharType="end"/>
            </w:r>
            <w:r w:rsidDel="00A63C5B">
              <w:rPr>
                <w:noProof/>
              </w:rPr>
              <w:fldChar w:fldCharType="end"/>
            </w:r>
          </w:del>
        </w:p>
        <w:p w14:paraId="16877229" w14:textId="53856216" w:rsidR="002C16CA" w:rsidDel="00A63C5B" w:rsidRDefault="00E735F4">
          <w:pPr>
            <w:pStyle w:val="TOC1"/>
            <w:tabs>
              <w:tab w:val="right" w:leader="dot" w:pos="9350"/>
            </w:tabs>
            <w:rPr>
              <w:del w:id="262" w:author="David Conklin" w:date="2020-06-24T10:38:00Z"/>
              <w:rFonts w:eastAsiaTheme="minorEastAsia"/>
              <w:noProof/>
            </w:rPr>
          </w:pPr>
          <w:del w:id="263" w:author="David Conklin" w:date="2020-06-24T10:38:00Z">
            <w:r w:rsidDel="00A63C5B">
              <w:rPr>
                <w:noProof/>
              </w:rPr>
              <w:fldChar w:fldCharType="begin"/>
            </w:r>
            <w:r w:rsidDel="00A63C5B">
              <w:rPr>
                <w:noProof/>
              </w:rPr>
              <w:delInstrText xml:space="preserve"> HYPERLINK \l "_Toc13127746" </w:delInstrText>
            </w:r>
            <w:r w:rsidDel="00A63C5B">
              <w:rPr>
                <w:noProof/>
              </w:rPr>
              <w:fldChar w:fldCharType="separate"/>
            </w:r>
          </w:del>
          <w:ins w:id="264" w:author="David Conklin" w:date="2020-06-24T10:45:00Z">
            <w:r w:rsidR="006313A1">
              <w:rPr>
                <w:b/>
                <w:bCs/>
                <w:noProof/>
              </w:rPr>
              <w:t>Error! Hyperlink reference not valid.</w:t>
            </w:r>
          </w:ins>
          <w:del w:id="265" w:author="David Conklin" w:date="2020-06-24T10:38:00Z">
            <w:r w:rsidR="002C16CA" w:rsidRPr="00AE7A85" w:rsidDel="00A63C5B">
              <w:rPr>
                <w:rStyle w:val="Hyperlink"/>
                <w:noProof/>
              </w:rPr>
              <w:delText>North Santiam study area</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_Toc13127746 \h </w:delInstrText>
            </w:r>
            <w:r w:rsidR="002C16CA" w:rsidDel="00A63C5B">
              <w:rPr>
                <w:noProof/>
                <w:webHidden/>
              </w:rPr>
            </w:r>
            <w:r w:rsidR="002C16CA" w:rsidDel="00A63C5B">
              <w:rPr>
                <w:noProof/>
                <w:webHidden/>
              </w:rPr>
              <w:fldChar w:fldCharType="separate"/>
            </w:r>
            <w:r w:rsidR="002C16CA" w:rsidDel="00A63C5B">
              <w:rPr>
                <w:noProof/>
                <w:webHidden/>
              </w:rPr>
              <w:delText>22</w:delText>
            </w:r>
            <w:r w:rsidR="002C16CA" w:rsidDel="00A63C5B">
              <w:rPr>
                <w:noProof/>
                <w:webHidden/>
              </w:rPr>
              <w:fldChar w:fldCharType="end"/>
            </w:r>
            <w:r w:rsidDel="00A63C5B">
              <w:rPr>
                <w:noProof/>
              </w:rPr>
              <w:fldChar w:fldCharType="end"/>
            </w:r>
          </w:del>
        </w:p>
        <w:p w14:paraId="6533583F" w14:textId="02C6E718" w:rsidR="002C16CA" w:rsidDel="00A63C5B" w:rsidRDefault="00E735F4">
          <w:pPr>
            <w:pStyle w:val="TOC2"/>
            <w:tabs>
              <w:tab w:val="right" w:leader="dot" w:pos="9350"/>
            </w:tabs>
            <w:rPr>
              <w:del w:id="266" w:author="David Conklin" w:date="2020-06-24T10:38:00Z"/>
              <w:rFonts w:eastAsiaTheme="minorEastAsia"/>
              <w:noProof/>
            </w:rPr>
          </w:pPr>
          <w:del w:id="267" w:author="David Conklin" w:date="2020-06-24T10:38:00Z">
            <w:r w:rsidDel="00A63C5B">
              <w:rPr>
                <w:noProof/>
              </w:rPr>
              <w:fldChar w:fldCharType="begin"/>
            </w:r>
            <w:r w:rsidDel="00A63C5B">
              <w:rPr>
                <w:noProof/>
              </w:rPr>
              <w:delInstrText xml:space="preserve"> HYPERLINK \l "_Toc13127747" </w:delInstrText>
            </w:r>
            <w:r w:rsidDel="00A63C5B">
              <w:rPr>
                <w:noProof/>
              </w:rPr>
              <w:fldChar w:fldCharType="separate"/>
            </w:r>
          </w:del>
          <w:ins w:id="268" w:author="David Conklin" w:date="2020-06-24T10:45:00Z">
            <w:r w:rsidR="006313A1">
              <w:rPr>
                <w:b/>
                <w:bCs/>
                <w:noProof/>
              </w:rPr>
              <w:t>Error! Hyperlink reference not valid.</w:t>
            </w:r>
          </w:ins>
          <w:del w:id="269" w:author="David Conklin" w:date="2020-06-24T10:38:00Z">
            <w:r w:rsidR="002C16CA" w:rsidRPr="00AE7A85" w:rsidDel="00A63C5B">
              <w:rPr>
                <w:rStyle w:val="Hyperlink"/>
                <w:rFonts w:eastAsia="Times New Roman"/>
                <w:noProof/>
              </w:rPr>
              <w:delText>Instream water rights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_Toc13127747 \h </w:delInstrText>
            </w:r>
            <w:r w:rsidR="002C16CA" w:rsidDel="00A63C5B">
              <w:rPr>
                <w:noProof/>
                <w:webHidden/>
              </w:rPr>
            </w:r>
            <w:r w:rsidR="002C16CA" w:rsidDel="00A63C5B">
              <w:rPr>
                <w:noProof/>
                <w:webHidden/>
              </w:rPr>
              <w:fldChar w:fldCharType="separate"/>
            </w:r>
            <w:r w:rsidR="002C16CA" w:rsidDel="00A63C5B">
              <w:rPr>
                <w:noProof/>
                <w:webHidden/>
              </w:rPr>
              <w:delText>23</w:delText>
            </w:r>
            <w:r w:rsidR="002C16CA" w:rsidDel="00A63C5B">
              <w:rPr>
                <w:noProof/>
                <w:webHidden/>
              </w:rPr>
              <w:fldChar w:fldCharType="end"/>
            </w:r>
            <w:r w:rsidDel="00A63C5B">
              <w:rPr>
                <w:noProof/>
              </w:rPr>
              <w:fldChar w:fldCharType="end"/>
            </w:r>
          </w:del>
        </w:p>
        <w:p w14:paraId="7DCD626B" w14:textId="3C76D9E6" w:rsidR="002C16CA" w:rsidDel="00A63C5B" w:rsidRDefault="00E735F4">
          <w:pPr>
            <w:pStyle w:val="TOC2"/>
            <w:tabs>
              <w:tab w:val="right" w:leader="dot" w:pos="9350"/>
            </w:tabs>
            <w:rPr>
              <w:del w:id="270" w:author="David Conklin" w:date="2020-06-24T10:38:00Z"/>
              <w:rFonts w:eastAsiaTheme="minorEastAsia"/>
              <w:noProof/>
            </w:rPr>
          </w:pPr>
          <w:del w:id="271" w:author="David Conklin" w:date="2020-06-24T10:38:00Z">
            <w:r w:rsidDel="00A63C5B">
              <w:rPr>
                <w:noProof/>
              </w:rPr>
              <w:fldChar w:fldCharType="begin"/>
            </w:r>
            <w:r w:rsidDel="00A63C5B">
              <w:rPr>
                <w:noProof/>
              </w:rPr>
              <w:delInstrText xml:space="preserve"> HYPERLINK \l "_Toc13127748" </w:delInstrText>
            </w:r>
            <w:r w:rsidDel="00A63C5B">
              <w:rPr>
                <w:noProof/>
              </w:rPr>
              <w:fldChar w:fldCharType="separate"/>
            </w:r>
          </w:del>
          <w:ins w:id="272" w:author="David Conklin" w:date="2020-06-24T10:45:00Z">
            <w:r w:rsidR="006313A1">
              <w:rPr>
                <w:b/>
                <w:bCs/>
                <w:noProof/>
              </w:rPr>
              <w:t>Error! Hyperlink reference not valid.</w:t>
            </w:r>
          </w:ins>
          <w:del w:id="273" w:author="David Conklin" w:date="2020-06-24T10:38:00Z">
            <w:r w:rsidR="002C16CA" w:rsidRPr="00AE7A85" w:rsidDel="00A63C5B">
              <w:rPr>
                <w:rStyle w:val="Hyperlink"/>
                <w:noProof/>
              </w:rPr>
              <w:delText>Municipal water rights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_Toc13127748 \h </w:delInstrText>
            </w:r>
            <w:r w:rsidR="002C16CA" w:rsidDel="00A63C5B">
              <w:rPr>
                <w:noProof/>
                <w:webHidden/>
              </w:rPr>
            </w:r>
            <w:r w:rsidR="002C16CA" w:rsidDel="00A63C5B">
              <w:rPr>
                <w:noProof/>
                <w:webHidden/>
              </w:rPr>
              <w:fldChar w:fldCharType="separate"/>
            </w:r>
            <w:r w:rsidR="002C16CA" w:rsidDel="00A63C5B">
              <w:rPr>
                <w:noProof/>
                <w:webHidden/>
              </w:rPr>
              <w:delText>24</w:delText>
            </w:r>
            <w:r w:rsidR="002C16CA" w:rsidDel="00A63C5B">
              <w:rPr>
                <w:noProof/>
                <w:webHidden/>
              </w:rPr>
              <w:fldChar w:fldCharType="end"/>
            </w:r>
            <w:r w:rsidDel="00A63C5B">
              <w:rPr>
                <w:noProof/>
              </w:rPr>
              <w:fldChar w:fldCharType="end"/>
            </w:r>
          </w:del>
        </w:p>
        <w:p w14:paraId="4B459489" w14:textId="1D0EE270" w:rsidR="002C16CA" w:rsidDel="00A63C5B" w:rsidRDefault="00E735F4">
          <w:pPr>
            <w:pStyle w:val="TOC1"/>
            <w:tabs>
              <w:tab w:val="right" w:leader="dot" w:pos="9350"/>
            </w:tabs>
            <w:rPr>
              <w:del w:id="274" w:author="David Conklin" w:date="2020-06-24T10:38:00Z"/>
              <w:rFonts w:eastAsiaTheme="minorEastAsia"/>
              <w:noProof/>
            </w:rPr>
          </w:pPr>
          <w:del w:id="275" w:author="David Conklin" w:date="2020-06-24T10:38:00Z">
            <w:r w:rsidDel="00A63C5B">
              <w:rPr>
                <w:noProof/>
              </w:rPr>
              <w:fldChar w:fldCharType="begin"/>
            </w:r>
            <w:r w:rsidDel="00A63C5B">
              <w:rPr>
                <w:noProof/>
              </w:rPr>
              <w:delInstrText xml:space="preserve"> HYPERLINK \l "_Toc13127749" </w:delInstrText>
            </w:r>
            <w:r w:rsidDel="00A63C5B">
              <w:rPr>
                <w:noProof/>
              </w:rPr>
              <w:fldChar w:fldCharType="separate"/>
            </w:r>
          </w:del>
          <w:ins w:id="276" w:author="David Conklin" w:date="2020-06-24T10:45:00Z">
            <w:r w:rsidR="006313A1">
              <w:rPr>
                <w:b/>
                <w:bCs/>
                <w:noProof/>
              </w:rPr>
              <w:t>Error! Hyperlink reference not valid.</w:t>
            </w:r>
          </w:ins>
          <w:del w:id="277" w:author="David Conklin" w:date="2020-06-24T10:38:00Z">
            <w:r w:rsidR="002C16CA" w:rsidRPr="00AE7A85" w:rsidDel="00A63C5B">
              <w:rPr>
                <w:rStyle w:val="Hyperlink"/>
                <w:noProof/>
              </w:rPr>
              <w:delText>Directory structure and file names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_Toc13127749 \h </w:delInstrText>
            </w:r>
            <w:r w:rsidR="002C16CA" w:rsidDel="00A63C5B">
              <w:rPr>
                <w:noProof/>
                <w:webHidden/>
              </w:rPr>
            </w:r>
            <w:r w:rsidR="002C16CA" w:rsidDel="00A63C5B">
              <w:rPr>
                <w:noProof/>
                <w:webHidden/>
              </w:rPr>
              <w:fldChar w:fldCharType="separate"/>
            </w:r>
            <w:r w:rsidR="002C16CA" w:rsidDel="00A63C5B">
              <w:rPr>
                <w:noProof/>
                <w:webHidden/>
              </w:rPr>
              <w:delText>24</w:delText>
            </w:r>
            <w:r w:rsidR="002C16CA" w:rsidDel="00A63C5B">
              <w:rPr>
                <w:noProof/>
                <w:webHidden/>
              </w:rPr>
              <w:fldChar w:fldCharType="end"/>
            </w:r>
            <w:r w:rsidDel="00A63C5B">
              <w:rPr>
                <w:noProof/>
              </w:rPr>
              <w:fldChar w:fldCharType="end"/>
            </w:r>
          </w:del>
        </w:p>
        <w:p w14:paraId="47603ABD" w14:textId="44583149" w:rsidR="002C16CA" w:rsidDel="00A63C5B" w:rsidRDefault="00E735F4">
          <w:pPr>
            <w:pStyle w:val="TOC1"/>
            <w:tabs>
              <w:tab w:val="right" w:leader="dot" w:pos="9350"/>
            </w:tabs>
            <w:rPr>
              <w:del w:id="278" w:author="David Conklin" w:date="2020-06-24T10:38:00Z"/>
              <w:rFonts w:eastAsiaTheme="minorEastAsia"/>
              <w:noProof/>
            </w:rPr>
          </w:pPr>
          <w:del w:id="279" w:author="David Conklin" w:date="2020-06-24T10:38:00Z">
            <w:r w:rsidDel="00A63C5B">
              <w:rPr>
                <w:noProof/>
              </w:rPr>
              <w:fldChar w:fldCharType="begin"/>
            </w:r>
            <w:r w:rsidDel="00A63C5B">
              <w:rPr>
                <w:noProof/>
              </w:rPr>
              <w:delInstrText xml:space="preserve"> HYPERLINK \l "_Toc13127750" </w:delInstrText>
            </w:r>
            <w:r w:rsidDel="00A63C5B">
              <w:rPr>
                <w:noProof/>
              </w:rPr>
              <w:fldChar w:fldCharType="separate"/>
            </w:r>
          </w:del>
          <w:ins w:id="280" w:author="David Conklin" w:date="2020-06-24T10:45:00Z">
            <w:r w:rsidR="006313A1">
              <w:rPr>
                <w:b/>
                <w:bCs/>
                <w:noProof/>
              </w:rPr>
              <w:t>Error! Hyperlink reference not valid.</w:t>
            </w:r>
          </w:ins>
          <w:del w:id="281" w:author="David Conklin" w:date="2020-06-24T10:38:00Z">
            <w:r w:rsidR="002C16CA" w:rsidRPr="00AE7A85" w:rsidDel="00A63C5B">
              <w:rPr>
                <w:rStyle w:val="Hyperlink"/>
                <w:noProof/>
              </w:rPr>
              <w:delText>Release logs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_Toc13127750 \h </w:delInstrText>
            </w:r>
            <w:r w:rsidR="002C16CA" w:rsidDel="00A63C5B">
              <w:rPr>
                <w:noProof/>
                <w:webHidden/>
              </w:rPr>
            </w:r>
            <w:r w:rsidR="002C16CA" w:rsidDel="00A63C5B">
              <w:rPr>
                <w:noProof/>
                <w:webHidden/>
              </w:rPr>
              <w:fldChar w:fldCharType="separate"/>
            </w:r>
            <w:r w:rsidR="002C16CA" w:rsidDel="00A63C5B">
              <w:rPr>
                <w:noProof/>
                <w:webHidden/>
              </w:rPr>
              <w:delText>2</w:delText>
            </w:r>
            <w:r w:rsidR="002C16CA" w:rsidDel="00A63C5B">
              <w:rPr>
                <w:noProof/>
                <w:webHidden/>
              </w:rPr>
              <w:delText>5</w:delText>
            </w:r>
            <w:r w:rsidR="002C16CA" w:rsidDel="00A63C5B">
              <w:rPr>
                <w:noProof/>
                <w:webHidden/>
              </w:rPr>
              <w:fldChar w:fldCharType="end"/>
            </w:r>
            <w:r w:rsidDel="00A63C5B">
              <w:rPr>
                <w:noProof/>
              </w:rPr>
              <w:fldChar w:fldCharType="end"/>
            </w:r>
          </w:del>
        </w:p>
        <w:p w14:paraId="51BA3EE0" w14:textId="5170DBB6" w:rsidR="002C16CA" w:rsidDel="00A63C5B" w:rsidRDefault="00E735F4">
          <w:pPr>
            <w:pStyle w:val="TOC1"/>
            <w:tabs>
              <w:tab w:val="right" w:leader="dot" w:pos="9350"/>
            </w:tabs>
            <w:rPr>
              <w:del w:id="282" w:author="David Conklin" w:date="2020-06-24T10:38:00Z"/>
              <w:rFonts w:eastAsiaTheme="minorEastAsia"/>
              <w:noProof/>
            </w:rPr>
          </w:pPr>
          <w:del w:id="283" w:author="David Conklin" w:date="2020-06-24T10:38:00Z">
            <w:r w:rsidDel="00A63C5B">
              <w:rPr>
                <w:noProof/>
              </w:rPr>
              <w:fldChar w:fldCharType="begin"/>
            </w:r>
            <w:r w:rsidDel="00A63C5B">
              <w:rPr>
                <w:noProof/>
              </w:rPr>
              <w:delInstrText xml:space="preserve"> HYPERLINK \l "_Toc13127751" </w:delInstrText>
            </w:r>
            <w:r w:rsidDel="00A63C5B">
              <w:rPr>
                <w:noProof/>
              </w:rPr>
              <w:fldChar w:fldCharType="separate"/>
            </w:r>
          </w:del>
          <w:ins w:id="284" w:author="David Conklin" w:date="2020-06-24T10:45:00Z">
            <w:r w:rsidR="006313A1">
              <w:rPr>
                <w:b/>
                <w:bCs/>
                <w:noProof/>
              </w:rPr>
              <w:t>Error! Hyperlink reference not valid.</w:t>
            </w:r>
          </w:ins>
          <w:del w:id="285" w:author="David Conklin" w:date="2020-06-24T10:38:00Z">
            <w:r w:rsidR="002C16CA" w:rsidRPr="00AE7A85" w:rsidDel="00A63C5B">
              <w:rPr>
                <w:rStyle w:val="Hyperlink"/>
                <w:noProof/>
              </w:rPr>
              <w:delText>References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_Toc13127751 \h </w:delInstrText>
            </w:r>
            <w:r w:rsidR="002C16CA" w:rsidDel="00A63C5B">
              <w:rPr>
                <w:noProof/>
                <w:webHidden/>
              </w:rPr>
            </w:r>
            <w:r w:rsidR="002C16CA" w:rsidDel="00A63C5B">
              <w:rPr>
                <w:noProof/>
                <w:webHidden/>
              </w:rPr>
              <w:fldChar w:fldCharType="separate"/>
            </w:r>
            <w:r w:rsidR="002C16CA" w:rsidDel="00A63C5B">
              <w:rPr>
                <w:noProof/>
                <w:webHidden/>
              </w:rPr>
              <w:delText>27</w:delText>
            </w:r>
            <w:r w:rsidR="002C16CA" w:rsidDel="00A63C5B">
              <w:rPr>
                <w:noProof/>
                <w:webHidden/>
              </w:rPr>
              <w:fldChar w:fldCharType="end"/>
            </w:r>
            <w:r w:rsidDel="00A63C5B">
              <w:rPr>
                <w:noProof/>
              </w:rPr>
              <w:fldChar w:fldCharType="end"/>
            </w:r>
          </w:del>
        </w:p>
        <w:p w14:paraId="710AE586" w14:textId="1616F9C4" w:rsidR="002C16CA" w:rsidDel="00A63C5B" w:rsidRDefault="00E735F4">
          <w:pPr>
            <w:pStyle w:val="TOC1"/>
            <w:tabs>
              <w:tab w:val="right" w:leader="dot" w:pos="9350"/>
            </w:tabs>
            <w:rPr>
              <w:del w:id="286" w:author="David Conklin" w:date="2020-06-24T10:38:00Z"/>
              <w:rFonts w:eastAsiaTheme="minorEastAsia"/>
              <w:noProof/>
            </w:rPr>
          </w:pPr>
          <w:del w:id="287" w:author="David Conklin" w:date="2020-06-24T10:38:00Z">
            <w:r w:rsidDel="00A63C5B">
              <w:rPr>
                <w:noProof/>
              </w:rPr>
              <w:fldChar w:fldCharType="begin"/>
            </w:r>
            <w:r w:rsidDel="00A63C5B">
              <w:rPr>
                <w:noProof/>
              </w:rPr>
              <w:delInstrText xml:space="preserve"> HYPERLINK \l "_Toc13127752" </w:delInstrText>
            </w:r>
            <w:r w:rsidDel="00A63C5B">
              <w:rPr>
                <w:noProof/>
              </w:rPr>
              <w:fldChar w:fldCharType="separate"/>
            </w:r>
          </w:del>
          <w:ins w:id="288" w:author="David Conklin" w:date="2020-06-24T10:45:00Z">
            <w:r w:rsidR="006313A1">
              <w:rPr>
                <w:b/>
                <w:bCs/>
                <w:noProof/>
              </w:rPr>
              <w:t>Error! Hyperlink reference not valid.</w:t>
            </w:r>
          </w:ins>
          <w:del w:id="289" w:author="David Conklin" w:date="2020-06-24T10:38:00Z">
            <w:r w:rsidR="002C16CA" w:rsidRPr="00AE7A85" w:rsidDel="00A63C5B">
              <w:rPr>
                <w:rStyle w:val="Hyperlink"/>
                <w:noProof/>
              </w:rPr>
              <w:delText>Acronyms</w:delText>
            </w:r>
            <w:r w:rsidR="002C16CA" w:rsidDel="00A63C5B">
              <w:rPr>
                <w:noProof/>
                <w:webHidden/>
              </w:rPr>
              <w:tab/>
            </w:r>
            <w:r w:rsidR="002C16CA" w:rsidDel="00A63C5B">
              <w:rPr>
                <w:noProof/>
                <w:webHidden/>
              </w:rPr>
              <w:fldChar w:fldCharType="begin"/>
            </w:r>
            <w:r w:rsidR="002C16CA" w:rsidDel="00A63C5B">
              <w:rPr>
                <w:noProof/>
                <w:webHidden/>
              </w:rPr>
              <w:delInstrText xml:space="preserve"> PAGEREF _Toc13127752 \h </w:delInstrText>
            </w:r>
            <w:r w:rsidR="002C16CA" w:rsidDel="00A63C5B">
              <w:rPr>
                <w:noProof/>
                <w:webHidden/>
              </w:rPr>
            </w:r>
            <w:r w:rsidR="002C16CA" w:rsidDel="00A63C5B">
              <w:rPr>
                <w:noProof/>
                <w:webHidden/>
              </w:rPr>
              <w:fldChar w:fldCharType="separate"/>
            </w:r>
            <w:r w:rsidR="002C16CA" w:rsidDel="00A63C5B">
              <w:rPr>
                <w:noProof/>
                <w:webHidden/>
              </w:rPr>
              <w:delText>27</w:delText>
            </w:r>
            <w:r w:rsidR="002C16CA" w:rsidDel="00A63C5B">
              <w:rPr>
                <w:noProof/>
                <w:webHidden/>
              </w:rPr>
              <w:fldChar w:fldCharType="end"/>
            </w:r>
            <w:r w:rsidDel="00A63C5B">
              <w:rPr>
                <w:noProof/>
              </w:rPr>
              <w:fldChar w:fldCharType="end"/>
            </w:r>
          </w:del>
        </w:p>
        <w:p w14:paraId="62A100F0" w14:textId="77777777" w:rsidR="00AB1E51" w:rsidRDefault="00AB1E51">
          <w:r>
            <w:rPr>
              <w:b/>
              <w:bCs/>
              <w:noProof/>
            </w:rPr>
            <w:fldChar w:fldCharType="end"/>
          </w:r>
        </w:p>
      </w:sdtContent>
    </w:sdt>
    <w:p w14:paraId="55ADEA0D" w14:textId="77777777"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8A2C49">
          <w:rPr>
            <w:noProof/>
            <w:webHidden/>
          </w:rPr>
          <w:t>7</w:t>
        </w:r>
        <w:r w:rsidR="008A2C49">
          <w:rPr>
            <w:noProof/>
            <w:webHidden/>
          </w:rPr>
          <w:fldChar w:fldCharType="end"/>
        </w:r>
      </w:hyperlink>
    </w:p>
    <w:p w14:paraId="0BF8E006" w14:textId="77777777" w:rsidR="008A2C49" w:rsidRDefault="00E735F4">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8A2C49">
          <w:rPr>
            <w:noProof/>
            <w:webHidden/>
          </w:rPr>
          <w:t>8</w:t>
        </w:r>
        <w:r w:rsidR="008A2C49">
          <w:rPr>
            <w:noProof/>
            <w:webHidden/>
          </w:rPr>
          <w:fldChar w:fldCharType="end"/>
        </w:r>
      </w:hyperlink>
    </w:p>
    <w:p w14:paraId="65B6FDD9" w14:textId="77777777" w:rsidR="008A2C49" w:rsidRDefault="00E735F4">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8A2C49">
          <w:rPr>
            <w:noProof/>
            <w:webHidden/>
          </w:rPr>
          <w:t>9</w:t>
        </w:r>
        <w:r w:rsidR="008A2C49">
          <w:rPr>
            <w:noProof/>
            <w:webHidden/>
          </w:rPr>
          <w:fldChar w:fldCharType="end"/>
        </w:r>
      </w:hyperlink>
    </w:p>
    <w:p w14:paraId="38356C76" w14:textId="77777777" w:rsidR="008A2C49" w:rsidRDefault="00E735F4">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8A2C49">
          <w:rPr>
            <w:noProof/>
            <w:webHidden/>
          </w:rPr>
          <w:t>10</w:t>
        </w:r>
        <w:r w:rsidR="008A2C49">
          <w:rPr>
            <w:noProof/>
            <w:webHidden/>
          </w:rPr>
          <w:fldChar w:fldCharType="end"/>
        </w:r>
      </w:hyperlink>
    </w:p>
    <w:p w14:paraId="748EC3A8" w14:textId="77777777" w:rsidR="008A2C49" w:rsidRDefault="00E735F4">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8A2C49">
          <w:rPr>
            <w:noProof/>
            <w:webHidden/>
          </w:rPr>
          <w:t>11</w:t>
        </w:r>
        <w:r w:rsidR="008A2C49">
          <w:rPr>
            <w:noProof/>
            <w:webHidden/>
          </w:rPr>
          <w:fldChar w:fldCharType="end"/>
        </w:r>
      </w:hyperlink>
    </w:p>
    <w:p w14:paraId="23F4E73D" w14:textId="77777777" w:rsidR="008A2C49" w:rsidRDefault="00E735F4">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8A2C49">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90" w:name="_Toc43888049"/>
      <w:r>
        <w:t>What is a digital handbook?</w:t>
      </w:r>
      <w:bookmarkEnd w:id="29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291" w:name="_Toc43888050"/>
      <w:r>
        <w:t>CW3M c</w:t>
      </w:r>
      <w:r w:rsidR="00C70B81">
        <w:t>oncept</w:t>
      </w:r>
      <w:bookmarkEnd w:id="291"/>
      <w:r>
        <w:t xml:space="preserve"> </w:t>
      </w:r>
    </w:p>
    <w:p w14:paraId="7E41CEB8" w14:textId="77777777" w:rsidR="000D6396" w:rsidRDefault="000D6396" w:rsidP="00A43D30"/>
    <w:p w14:paraId="3DA45CFC" w14:textId="77777777" w:rsidR="000D6396" w:rsidRDefault="00C46F0A" w:rsidP="00C46F0A">
      <w:pPr>
        <w:pStyle w:val="Heading2"/>
      </w:pPr>
      <w:bookmarkStart w:id="292" w:name="_Toc43888051"/>
      <w:r>
        <w:t>A different kind of community model</w:t>
      </w:r>
      <w:bookmarkEnd w:id="292"/>
    </w:p>
    <w:p w14:paraId="658FF800" w14:textId="77777777"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w:t>
      </w:r>
      <w:r>
        <w:lastRenderedPageBreak/>
        <w:t>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93" w:name="_Toc43888052"/>
      <w:r>
        <w:t>What CW3M is for</w:t>
      </w:r>
      <w:bookmarkEnd w:id="293"/>
    </w:p>
    <w:p w14:paraId="3CC3137E" w14:textId="77777777"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The intent for CW3M is to flesh out the Willamette basin regional results with more details at the scale of the Willamette's tributary rivers.  Models of the North Santiam watershed and of the upper Willamette basin (Coast Fork + Middle Fork + McKenzie) have already been prototyped; models for the Tualatin basin and for Benton County watersheds (Long Tom + Marys + Luckiamute) are planned.  Ultimately CW3M would include detailed models of all the major subregions in the Willamette River basin.</w:t>
      </w:r>
    </w:p>
    <w:p w14:paraId="22CF9FEB" w14:textId="77777777"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 this past spring.  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94" w:name="_Toc43888053"/>
      <w:r>
        <w:t>Management and maintenance</w:t>
      </w:r>
      <w:bookmarkEnd w:id="294"/>
    </w:p>
    <w:p w14:paraId="01C6F298" w14:textId="77777777" w:rsidR="007E3C93" w:rsidRDefault="007E3C93" w:rsidP="007E3C93">
      <w:pPr>
        <w:ind w:firstLine="720"/>
      </w:pPr>
      <w:r>
        <w:t>Unlike for NCAR’s community models, there is no large organization behind CW3M.  Oregon Freshwater Simulations is a tiny consultancy in Portland.  Freshwater has been the keeper of the Envision-based models for WW2100, OUWIN, and Willamette INFEWS, acting as a vendor to Oregon State University.  Freshwater is now developing CW3M</w:t>
      </w:r>
      <w:r w:rsidR="00E11E6C">
        <w:t>,</w:t>
      </w:r>
      <w:r>
        <w:t xml:space="preserve"> without outside funding and with due regard </w:t>
      </w:r>
      <w:r w:rsidR="00E11E6C">
        <w:t>for the professional interests of the investigators on the original projects, for the benefit of the stakeholder community.</w:t>
      </w:r>
    </w:p>
    <w:p w14:paraId="485563B8" w14:textId="77777777" w:rsidR="00E11E6C" w:rsidRDefault="00E11E6C" w:rsidP="007E3C93">
      <w:pPr>
        <w:ind w:firstLine="720"/>
      </w:pPr>
      <w:r>
        <w:t xml:space="preserve">To address longer term questions of management and support for CW3M, Freshwater is attempting to organize an ad hoc steering committee </w:t>
      </w:r>
      <w:r w:rsidR="00D23CD9">
        <w:t>with representatives from both the stakeholder community and the universities.  Interested parties may contact Dave Conklin (david.conklin@freshwatersim.com).</w:t>
      </w:r>
      <w:r>
        <w:t xml:space="preserve"> </w:t>
      </w:r>
      <w:r w:rsidR="00D23CD9">
        <w:t xml:space="preserve"> It is expected that the ad hoc group would eventually be replaced by a somewhat more formal but still mostly voluntary group hosted by a larger organization within the stakeholder community.</w:t>
      </w:r>
    </w:p>
    <w:p w14:paraId="0EDF7406" w14:textId="77777777" w:rsidR="00E11E6C" w:rsidRPr="007E3C93" w:rsidRDefault="00E11E6C" w:rsidP="007E3C93">
      <w:pPr>
        <w:ind w:firstLine="720"/>
      </w:pPr>
    </w:p>
    <w:p w14:paraId="2D72BD0F" w14:textId="77777777" w:rsidR="00867943" w:rsidRDefault="00EC7B8F" w:rsidP="00EC7B8F">
      <w:pPr>
        <w:pStyle w:val="Heading2"/>
      </w:pPr>
      <w:bookmarkStart w:id="295" w:name="_Toc43888054"/>
      <w:r>
        <w:t>Support from the stakeholder community</w:t>
      </w:r>
      <w:bookmarkEnd w:id="295"/>
    </w:p>
    <w:p w14:paraId="25CBA8BD" w14:textId="77777777" w:rsidR="00EC7B8F" w:rsidRPr="00EC7B8F" w:rsidRDefault="00EC7B8F" w:rsidP="00EC7B8F"/>
    <w:p w14:paraId="11152EA8" w14:textId="77777777" w:rsidR="00A43D30" w:rsidRDefault="00A43D30" w:rsidP="00C70B81">
      <w:r>
        <w:t>Response from Rick Bastasch on 9/20/18</w:t>
      </w:r>
      <w:r w:rsidR="00154AFB">
        <w:t xml:space="preserve"> and 11/12/18</w:t>
      </w:r>
    </w:p>
    <w:p w14:paraId="74ABAE42" w14:textId="77777777" w:rsidR="00A43D30" w:rsidRPr="00A43D30" w:rsidRDefault="00A43D30" w:rsidP="00A43D30">
      <w:pPr>
        <w:ind w:firstLine="720"/>
        <w:rPr>
          <w:rFonts w:ascii="Times New Roman" w:hAnsi="Times New Roman" w:cs="Times New Roman"/>
          <w:sz w:val="20"/>
          <w:szCs w:val="20"/>
        </w:rPr>
      </w:pPr>
      <w:r>
        <w:rPr>
          <w:rFonts w:ascii="Times New Roman" w:hAnsi="Times New Roman" w:cs="Times New Roman"/>
          <w:sz w:val="20"/>
          <w:szCs w:val="20"/>
        </w:rPr>
        <w:lastRenderedPageBreak/>
        <w:t>“</w:t>
      </w:r>
      <w:r w:rsidRPr="00A43D30">
        <w:rPr>
          <w:rFonts w:ascii="Times New Roman" w:hAnsi="Times New Roman" w:cs="Times New Roman"/>
          <w:sz w:val="20"/>
          <w:szCs w:val="20"/>
        </w:rPr>
        <w:t>I've long thought it very desirable to extend WW2100/UWIN-type understanding and approaches up into the Willamette's major tributaries. I'm encouraged by your saying some preliminary work along these lines is already being done.</w:t>
      </w:r>
    </w:p>
    <w:p w14:paraId="794901E6" w14:textId="77777777" w:rsidR="00154AFB"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t>
      </w:r>
      <w:r w:rsidR="00411AA2">
        <w:rPr>
          <w:rFonts w:ascii="Times New Roman" w:hAnsi="Times New Roman" w:cs="Times New Roman"/>
          <w:sz w:val="20"/>
          <w:szCs w:val="20"/>
        </w:rPr>
        <w:t>it seems doubtful</w:t>
      </w:r>
      <w:r w:rsidRPr="00A43D30">
        <w:rPr>
          <w:rFonts w:ascii="Times New Roman" w:hAnsi="Times New Roman" w:cs="Times New Roman"/>
          <w:sz w:val="20"/>
          <w:szCs w:val="20"/>
        </w:rPr>
        <w:t xml:space="preserve"> the state (</w:t>
      </w:r>
      <w:r w:rsidR="00154AFB">
        <w:rPr>
          <w:rFonts w:ascii="Times New Roman" w:hAnsi="Times New Roman" w:cs="Times New Roman"/>
          <w:sz w:val="20"/>
          <w:szCs w:val="20"/>
        </w:rPr>
        <w:t xml:space="preserve">Governor’s Office, </w:t>
      </w:r>
      <w:r w:rsidRPr="00A43D30">
        <w:rPr>
          <w:rFonts w:ascii="Times New Roman" w:hAnsi="Times New Roman" w:cs="Times New Roman"/>
          <w:sz w:val="20"/>
          <w:szCs w:val="20"/>
        </w:rPr>
        <w:t>OWRD, ODFW, LCDC, etc.), the feds (USFS, USACE, etc.), cities, counties and utilities know of and/or appreciate how recent efforts can inform preparations for climate and population change</w:t>
      </w:r>
      <w:r w:rsidR="00154AFB">
        <w:rPr>
          <w:rFonts w:ascii="Times New Roman" w:hAnsi="Times New Roman" w:cs="Times New Roman"/>
          <w:sz w:val="20"/>
          <w:szCs w:val="20"/>
        </w:rPr>
        <w:t>.</w:t>
      </w:r>
      <w:r w:rsidRPr="00A43D30">
        <w:rPr>
          <w:rFonts w:ascii="Times New Roman" w:hAnsi="Times New Roman" w:cs="Times New Roman"/>
          <w:sz w:val="20"/>
          <w:szCs w:val="20"/>
        </w:rPr>
        <w:t xml:space="preserve"> </w:t>
      </w:r>
    </w:p>
    <w:p w14:paraId="00DAD25D" w14:textId="77777777" w:rsidR="00A43D30" w:rsidRPr="00A43D30"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Which to me both makes the case for open source community models, as well as for somehow designing a more well developed bridge to decision-makers as your project progresses.</w:t>
      </w:r>
      <w:r>
        <w:rPr>
          <w:rFonts w:ascii="Times New Roman" w:hAnsi="Times New Roman" w:cs="Times New Roman"/>
          <w:sz w:val="20"/>
          <w:szCs w:val="20"/>
        </w:rPr>
        <w:t>”</w:t>
      </w:r>
    </w:p>
    <w:p w14:paraId="65C4EC5C" w14:textId="77777777" w:rsidR="00A43D30" w:rsidRDefault="00A43D30" w:rsidP="00C70B81"/>
    <w:p w14:paraId="4EAC7690" w14:textId="77777777" w:rsidR="00EC7B8F" w:rsidRDefault="00EC7B8F" w:rsidP="00EC7B8F">
      <w:pPr>
        <w:pStyle w:val="Heading2"/>
      </w:pPr>
      <w:bookmarkStart w:id="296" w:name="_Toc43888055"/>
      <w:r>
        <w:t>Support from the research community</w:t>
      </w:r>
      <w:bookmarkEnd w:id="296"/>
    </w:p>
    <w:p w14:paraId="494D6241" w14:textId="77777777" w:rsidR="00A43D30" w:rsidRDefault="00A43D30" w:rsidP="00C34EBD">
      <w:pPr>
        <w:pStyle w:val="Body"/>
      </w:pPr>
      <w:bookmarkStart w:id="297" w:name="_Hlk530214245"/>
      <w:r>
        <w:t>Response from Anne Nolin on 10/25/18</w:t>
      </w:r>
    </w:p>
    <w:p w14:paraId="38BF3FB0" w14:textId="77777777" w:rsidR="00A43D30" w:rsidRPr="00A43D30" w:rsidRDefault="00A43D30" w:rsidP="00C34EBD">
      <w:pPr>
        <w:pStyle w:val="Body"/>
        <w:rPr>
          <w:rFonts w:cs="Times New Roman"/>
          <w:sz w:val="20"/>
          <w:szCs w:val="20"/>
        </w:rPr>
      </w:pPr>
      <w:r>
        <w:rPr>
          <w:rFonts w:cs="Times New Roman"/>
          <w:sz w:val="20"/>
          <w:szCs w:val="20"/>
        </w:rPr>
        <w:t>“</w:t>
      </w:r>
      <w:r w:rsidRPr="00A43D30">
        <w:rPr>
          <w:rFonts w:cs="Times New Roman"/>
          <w:sz w:val="20"/>
          <w:szCs w:val="20"/>
        </w:rPr>
        <w: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t>
      </w:r>
    </w:p>
    <w:p w14:paraId="1BFB283E" w14:textId="77777777" w:rsidR="00A43D30" w:rsidRPr="00A43D30" w:rsidRDefault="00A43D30" w:rsidP="00C34EBD">
      <w:pPr>
        <w:pStyle w:val="Body"/>
        <w:rPr>
          <w:rFonts w:cs="Times New Roman"/>
          <w:sz w:val="20"/>
          <w:szCs w:val="20"/>
        </w:rPr>
      </w:pPr>
      <w:r w:rsidRPr="00A43D30">
        <w:rPr>
          <w:rFonts w:cs="Times New Roman"/>
          <w:sz w:val="20"/>
          <w:szCs w:val="20"/>
        </w:rPr>
        <w:t>I think that a second goal would be to use the parsimonious model in another location. The value of a community model is that it can be applied to different locations.</w:t>
      </w:r>
      <w:r w:rsidR="00B764D6">
        <w:rPr>
          <w:rFonts w:cs="Times New Roman"/>
          <w:sz w:val="20"/>
          <w:szCs w:val="20"/>
        </w:rPr>
        <w:t>”</w:t>
      </w:r>
    </w:p>
    <w:p w14:paraId="0D439C2E" w14:textId="77777777" w:rsidR="00A43D30" w:rsidRDefault="00A43D30" w:rsidP="00C34EBD">
      <w:pPr>
        <w:pStyle w:val="Body"/>
      </w:pPr>
    </w:p>
    <w:p w14:paraId="75CB5963" w14:textId="77777777" w:rsidR="00E4269C" w:rsidRDefault="00E4269C" w:rsidP="00C34EBD">
      <w:pPr>
        <w:pStyle w:val="Body"/>
      </w:pPr>
      <w:r>
        <w:t>Email exchange between Anne Nolin and Roy Haggerty</w:t>
      </w:r>
    </w:p>
    <w:p w14:paraId="1531328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b/>
          <w:bCs/>
          <w:sz w:val="20"/>
          <w:szCs w:val="20"/>
        </w:rPr>
        <w:t>From:</w:t>
      </w:r>
      <w:r w:rsidRPr="00E4269C">
        <w:rPr>
          <w:rStyle w:val="apple-converted-space"/>
          <w:rFonts w:eastAsia="Times New Roman" w:cs="Times New Roman"/>
          <w:b/>
          <w:bCs/>
          <w:sz w:val="20"/>
          <w:szCs w:val="20"/>
        </w:rPr>
        <w:t> </w:t>
      </w:r>
      <w:r w:rsidRPr="00E4269C">
        <w:rPr>
          <w:rFonts w:eastAsia="Times New Roman" w:cs="Times New Roman"/>
          <w:sz w:val="20"/>
          <w:szCs w:val="20"/>
        </w:rPr>
        <w:t>Anne Nolin &lt;</w:t>
      </w:r>
      <w:hyperlink r:id="rId8" w:history="1">
        <w:r w:rsidRPr="00E4269C">
          <w:rPr>
            <w:rStyle w:val="Hyperlink"/>
            <w:rFonts w:eastAsia="Times New Roman" w:cs="Times New Roman"/>
            <w:sz w:val="20"/>
            <w:szCs w:val="20"/>
          </w:rPr>
          <w:t>anne.nolin@gmail.com</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Date:</w:t>
      </w:r>
      <w:r w:rsidRPr="00E4269C">
        <w:rPr>
          <w:rStyle w:val="apple-converted-space"/>
          <w:rFonts w:eastAsia="Times New Roman" w:cs="Times New Roman"/>
          <w:b/>
          <w:bCs/>
          <w:sz w:val="20"/>
          <w:szCs w:val="20"/>
        </w:rPr>
        <w:t> </w:t>
      </w:r>
      <w:r w:rsidRPr="00E4269C">
        <w:rPr>
          <w:rFonts w:eastAsia="Times New Roman" w:cs="Times New Roman"/>
          <w:sz w:val="20"/>
          <w:szCs w:val="20"/>
        </w:rPr>
        <w:t>Sunday, November 25, 2018 at 7:04 PM</w:t>
      </w:r>
      <w:r w:rsidRPr="00E4269C">
        <w:rPr>
          <w:rFonts w:eastAsia="Times New Roman" w:cs="Times New Roman"/>
          <w:sz w:val="20"/>
          <w:szCs w:val="20"/>
        </w:rPr>
        <w:br/>
      </w:r>
      <w:r w:rsidRPr="00E4269C">
        <w:rPr>
          <w:rFonts w:eastAsia="Times New Roman" w:cs="Times New Roman"/>
          <w:b/>
          <w:bCs/>
          <w:sz w:val="20"/>
          <w:szCs w:val="20"/>
        </w:rPr>
        <w:t>To:</w:t>
      </w:r>
      <w:r w:rsidRPr="00E4269C">
        <w:rPr>
          <w:rStyle w:val="apple-converted-space"/>
          <w:rFonts w:eastAsia="Times New Roman" w:cs="Times New Roman"/>
          <w:b/>
          <w:bCs/>
          <w:sz w:val="20"/>
          <w:szCs w:val="20"/>
        </w:rPr>
        <w:t> </w:t>
      </w:r>
      <w:r w:rsidRPr="00E4269C">
        <w:rPr>
          <w:rFonts w:eastAsia="Times New Roman" w:cs="Times New Roman"/>
          <w:sz w:val="20"/>
          <w:szCs w:val="20"/>
        </w:rPr>
        <w:t>"Haggerty, Roy" &lt;</w:t>
      </w:r>
      <w:hyperlink r:id="rId9" w:history="1">
        <w:r w:rsidRPr="00E4269C">
          <w:rPr>
            <w:rStyle w:val="Hyperlink"/>
            <w:rFonts w:eastAsia="Times New Roman" w:cs="Times New Roman"/>
            <w:sz w:val="20"/>
            <w:szCs w:val="20"/>
          </w:rPr>
          <w:t>Roy.Haggerty@oregonstate.edu</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Subject:</w:t>
      </w:r>
      <w:r w:rsidRPr="00E4269C">
        <w:rPr>
          <w:rStyle w:val="apple-converted-space"/>
          <w:rFonts w:eastAsia="Times New Roman" w:cs="Times New Roman"/>
          <w:b/>
          <w:bCs/>
          <w:sz w:val="20"/>
          <w:szCs w:val="20"/>
        </w:rPr>
        <w:t> </w:t>
      </w:r>
      <w:r w:rsidRPr="00E4269C">
        <w:rPr>
          <w:rFonts w:eastAsia="Times New Roman" w:cs="Times New Roman"/>
          <w:sz w:val="20"/>
          <w:szCs w:val="20"/>
        </w:rPr>
        <w:t>request for your opinion on transitioning Willamette Envision to a Community model</w:t>
      </w:r>
    </w:p>
    <w:p w14:paraId="1B6B95B2"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 </w:t>
      </w:r>
    </w:p>
    <w:p w14:paraId="095A99CB"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Hi Roy,</w:t>
      </w:r>
      <w:r w:rsidRPr="00E4269C">
        <w:rPr>
          <w:rStyle w:val="apple-converted-space"/>
          <w:rFonts w:eastAsia="Times New Roman" w:cs="Times New Roman"/>
          <w:sz w:val="20"/>
          <w:szCs w:val="20"/>
        </w:rPr>
        <w:t> </w:t>
      </w:r>
    </w:p>
    <w:p w14:paraId="73CAC93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I hope you are well and enjoying the last of the Thanksgiving break. Will you be at AGU this year? I hope to see you there. </w:t>
      </w:r>
    </w:p>
    <w:p w14:paraId="45959C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1794F4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t>
      </w:r>
    </w:p>
    <w:p w14:paraId="4867C13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F6CC35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As a former PI on the WW2100, I would appreciate your perspective on this idea. I think we also need the blessing of the OSU intellectual property office but that’s a different question that what I’m asking here. </w:t>
      </w:r>
    </w:p>
    <w:p w14:paraId="1A8E77F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 hope to hear from you soon,</w:t>
      </w:r>
    </w:p>
    <w:p w14:paraId="669DCBC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EA0355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Thank you and kind regards,</w:t>
      </w:r>
    </w:p>
    <w:p w14:paraId="732C0BF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Anne</w:t>
      </w:r>
    </w:p>
    <w:p w14:paraId="7BD42B77"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br/>
        <w:t>Anne Nolin</w:t>
      </w:r>
      <w:r w:rsidRPr="00E4269C">
        <w:rPr>
          <w:rFonts w:ascii="Times New Roman" w:eastAsia="Times New Roman" w:hAnsi="Times New Roman" w:cs="Times New Roman"/>
          <w:sz w:val="20"/>
          <w:szCs w:val="20"/>
        </w:rPr>
        <w:br/>
        <w:t>Director, Graduate Program of Hydrologic Sciences and</w:t>
      </w:r>
      <w:r w:rsidRPr="00E4269C">
        <w:rPr>
          <w:rFonts w:ascii="Times New Roman" w:eastAsia="Times New Roman" w:hAnsi="Times New Roman" w:cs="Times New Roman"/>
          <w:sz w:val="20"/>
          <w:szCs w:val="20"/>
        </w:rPr>
        <w:br/>
        <w:t>Professor, Department of Geography</w:t>
      </w:r>
      <w:r w:rsidRPr="00E4269C">
        <w:rPr>
          <w:rFonts w:ascii="Times New Roman" w:eastAsia="Times New Roman" w:hAnsi="Times New Roman" w:cs="Times New Roman"/>
          <w:sz w:val="20"/>
          <w:szCs w:val="20"/>
        </w:rPr>
        <w:br/>
        <w:t>University of Nevada-Reno</w:t>
      </w:r>
      <w:r w:rsidRPr="00E4269C">
        <w:rPr>
          <w:rFonts w:ascii="Times New Roman" w:eastAsia="Times New Roman" w:hAnsi="Times New Roman" w:cs="Times New Roman"/>
          <w:sz w:val="20"/>
          <w:szCs w:val="20"/>
        </w:rPr>
        <w:br/>
        <w:t>Skype: AnneNolin</w:t>
      </w:r>
      <w:r w:rsidRPr="00E4269C">
        <w:rPr>
          <w:rFonts w:ascii="Times New Roman" w:eastAsia="Times New Roman" w:hAnsi="Times New Roman" w:cs="Times New Roman"/>
          <w:sz w:val="20"/>
          <w:szCs w:val="20"/>
        </w:rPr>
        <w:br/>
        <w:t>*************************************</w:t>
      </w:r>
    </w:p>
    <w:p w14:paraId="15947689" w14:textId="77777777" w:rsidR="00E4269C" w:rsidRDefault="00E4269C" w:rsidP="00E4269C">
      <w:pPr>
        <w:rPr>
          <w:rFonts w:eastAsia="Times New Roman"/>
        </w:rPr>
      </w:pPr>
    </w:p>
    <w:p w14:paraId="7B941472" w14:textId="77777777" w:rsidR="00E4269C" w:rsidRPr="00C34EBD" w:rsidRDefault="00E4269C" w:rsidP="00C34EBD">
      <w:pPr>
        <w:pStyle w:val="Body"/>
        <w:rPr>
          <w:sz w:val="20"/>
          <w:szCs w:val="20"/>
        </w:rPr>
      </w:pPr>
      <w:r w:rsidRPr="00C34EBD">
        <w:rPr>
          <w:b/>
          <w:bCs/>
          <w:sz w:val="20"/>
          <w:szCs w:val="20"/>
        </w:rPr>
        <w:lastRenderedPageBreak/>
        <w:t xml:space="preserve">From: </w:t>
      </w:r>
      <w:r w:rsidRPr="00C34EBD">
        <w:rPr>
          <w:sz w:val="20"/>
          <w:szCs w:val="20"/>
        </w:rPr>
        <w:t>"Haggerty, Roy" &lt;</w:t>
      </w:r>
      <w:hyperlink r:id="rId10" w:history="1">
        <w:r w:rsidRPr="00C34EBD">
          <w:rPr>
            <w:rStyle w:val="Hyperlink"/>
            <w:rFonts w:eastAsia="Times New Roman" w:cs="Times New Roman"/>
            <w:sz w:val="20"/>
            <w:szCs w:val="20"/>
          </w:rPr>
          <w:t>Roy.Haggerty@oregonstate.edu</w:t>
        </w:r>
      </w:hyperlink>
      <w:r w:rsidRPr="00C34EBD">
        <w:rPr>
          <w:sz w:val="20"/>
          <w:szCs w:val="20"/>
        </w:rPr>
        <w:t>&gt;</w:t>
      </w:r>
    </w:p>
    <w:p w14:paraId="7AE15FD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Subject: Re: request for your opinion on transitioning Willamette Envision to a Community model</w:t>
      </w:r>
    </w:p>
    <w:p w14:paraId="3326697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Date: </w:t>
      </w:r>
      <w:r w:rsidRPr="00E4269C">
        <w:rPr>
          <w:rFonts w:ascii="Times New Roman" w:eastAsia="Times New Roman" w:hAnsi="Times New Roman" w:cs="Times New Roman"/>
          <w:sz w:val="20"/>
          <w:szCs w:val="20"/>
        </w:rPr>
        <w:t>November 26, 2018 at 5:18:50 AM PST</w:t>
      </w:r>
    </w:p>
    <w:p w14:paraId="63A9A4A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To: </w:t>
      </w:r>
      <w:r w:rsidRPr="00E4269C">
        <w:rPr>
          <w:rFonts w:ascii="Times New Roman" w:eastAsia="Times New Roman" w:hAnsi="Times New Roman" w:cs="Times New Roman"/>
          <w:sz w:val="20"/>
          <w:szCs w:val="20"/>
        </w:rPr>
        <w:t>Anne Nolin &lt;</w:t>
      </w:r>
      <w:hyperlink r:id="rId11" w:history="1">
        <w:r w:rsidRPr="00E4269C">
          <w:rPr>
            <w:rStyle w:val="Hyperlink"/>
            <w:rFonts w:ascii="Times New Roman" w:eastAsia="Times New Roman" w:hAnsi="Times New Roman" w:cs="Times New Roman"/>
            <w:sz w:val="20"/>
            <w:szCs w:val="20"/>
          </w:rPr>
          <w:t>anne.nolin@gmail.com</w:t>
        </w:r>
      </w:hyperlink>
      <w:r w:rsidRPr="00E4269C">
        <w:rPr>
          <w:rFonts w:ascii="Times New Roman" w:eastAsia="Times New Roman" w:hAnsi="Times New Roman" w:cs="Times New Roman"/>
          <w:sz w:val="20"/>
          <w:szCs w:val="20"/>
        </w:rPr>
        <w:t>&gt;</w:t>
      </w:r>
    </w:p>
    <w:p w14:paraId="7E1F202A" w14:textId="77777777" w:rsidR="00E4269C" w:rsidRPr="00E4269C" w:rsidRDefault="00E4269C" w:rsidP="00E4269C">
      <w:pPr>
        <w:rPr>
          <w:rFonts w:ascii="Times New Roman" w:eastAsia="Times New Roman" w:hAnsi="Times New Roman" w:cs="Times New Roman"/>
          <w:sz w:val="20"/>
          <w:szCs w:val="20"/>
        </w:rPr>
      </w:pPr>
    </w:p>
    <w:p w14:paraId="0B21E89E" w14:textId="77777777" w:rsid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xml:space="preserve">Hi, Anne – Really nice to see your email in my inbox.  </w:t>
      </w:r>
      <w:r>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t>
      </w:r>
      <w:r>
        <w:rPr>
          <w:rFonts w:ascii="Times New Roman" w:eastAsia="Times New Roman" w:hAnsi="Times New Roman" w:cs="Times New Roman"/>
          <w:sz w:val="20"/>
          <w:szCs w:val="20"/>
        </w:rPr>
        <w:t xml:space="preserve"> …</w:t>
      </w:r>
    </w:p>
    <w:p w14:paraId="2EE5A48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3AE5B28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Roy</w:t>
      </w:r>
    </w:p>
    <w:p w14:paraId="18FF8718" w14:textId="77777777" w:rsidR="00E4269C" w:rsidRDefault="00E4269C" w:rsidP="00C70B81">
      <w:pPr>
        <w:rPr>
          <w:rFonts w:ascii="Times New Roman" w:hAnsi="Times New Roman" w:cs="Times New Roman"/>
          <w:sz w:val="20"/>
          <w:szCs w:val="20"/>
        </w:rPr>
      </w:pPr>
      <w:r>
        <w:rPr>
          <w:rFonts w:ascii="Times New Roman" w:hAnsi="Times New Roman" w:cs="Times New Roman"/>
          <w:sz w:val="20"/>
          <w:szCs w:val="20"/>
        </w:rPr>
        <w:t>Dean of the College of Science</w:t>
      </w:r>
    </w:p>
    <w:p w14:paraId="1DEE5C38" w14:textId="77777777" w:rsidR="00E4269C" w:rsidRPr="00E4269C" w:rsidRDefault="00E4269C" w:rsidP="00C70B81">
      <w:pPr>
        <w:rPr>
          <w:rFonts w:ascii="Times New Roman" w:hAnsi="Times New Roman" w:cs="Times New Roman"/>
          <w:sz w:val="20"/>
          <w:szCs w:val="20"/>
        </w:rPr>
      </w:pPr>
      <w:r>
        <w:rPr>
          <w:rFonts w:ascii="Times New Roman" w:hAnsi="Times New Roman" w:cs="Times New Roman"/>
          <w:sz w:val="20"/>
          <w:szCs w:val="20"/>
        </w:rPr>
        <w:t>Oregon State University</w:t>
      </w:r>
    </w:p>
    <w:p w14:paraId="5C54822B" w14:textId="77777777" w:rsidR="00EC7B8F" w:rsidRDefault="00EC7B8F" w:rsidP="00EC7B8F">
      <w:r>
        <w:rPr>
          <w:rFonts w:eastAsia="Times New Roman"/>
        </w:rPr>
        <w:t> </w:t>
      </w:r>
    </w:p>
    <w:p w14:paraId="3112A3CF" w14:textId="77777777" w:rsidR="00867943" w:rsidRDefault="00D37681" w:rsidP="00D37681">
      <w:pPr>
        <w:pStyle w:val="Heading1"/>
      </w:pPr>
      <w:bookmarkStart w:id="298" w:name="_Toc43888056"/>
      <w:bookmarkEnd w:id="297"/>
      <w:r>
        <w:t>Study areas</w:t>
      </w:r>
      <w:bookmarkEnd w:id="298"/>
    </w:p>
    <w:p w14:paraId="3322FD2A" w14:textId="77777777" w:rsidR="00D37681" w:rsidRDefault="00D37681" w:rsidP="00D37681">
      <w:r>
        <w:tab/>
        <w:t xml:space="preserve">As of </w:t>
      </w:r>
      <w:r w:rsidR="00527425">
        <w:t>11/17/18</w:t>
      </w:r>
      <w:r>
        <w:t xml:space="preserve">, CW3M simulations can be executed for </w:t>
      </w:r>
      <w:r w:rsidR="003F360E">
        <w:t>13</w:t>
      </w:r>
      <w:r>
        <w:t xml:space="preserve"> </w:t>
      </w:r>
      <w:r w:rsidR="003F360E">
        <w:t>watersheds</w:t>
      </w:r>
      <w:r>
        <w:t xml:space="preserve">: </w:t>
      </w:r>
    </w:p>
    <w:p w14:paraId="6056FA3D" w14:textId="777777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01EB4">
        <w:t xml:space="preserve">Figure </w:t>
      </w:r>
      <w:r w:rsidR="00201EB4">
        <w:rPr>
          <w:noProof/>
        </w:rPr>
        <w:t>1</w:t>
      </w:r>
      <w:r w:rsidR="00064E77">
        <w:fldChar w:fldCharType="end"/>
      </w:r>
      <w:r w:rsidR="00064E77">
        <w:t>)</w:t>
      </w:r>
    </w:p>
    <w:p w14:paraId="03CAE907" w14:textId="77777777"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01EB4">
        <w:t xml:space="preserve">Figure </w:t>
      </w:r>
      <w:r w:rsidR="00201EB4">
        <w:rPr>
          <w:noProof/>
        </w:rPr>
        <w:t>2</w:t>
      </w:r>
      <w:r w:rsidR="00064E77">
        <w:fldChar w:fldCharType="end"/>
      </w:r>
      <w:r w:rsidR="00064E77">
        <w:t>)</w:t>
      </w:r>
    </w:p>
    <w:p w14:paraId="1A5A767B" w14:textId="7777777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01EB4">
        <w:t xml:space="preserve">Figure </w:t>
      </w:r>
      <w:r w:rsidR="00201EB4">
        <w:rPr>
          <w:noProof/>
        </w:rPr>
        <w:t>5</w:t>
      </w:r>
      <w:r w:rsidR="00893F4B">
        <w:fldChar w:fldCharType="end"/>
      </w:r>
      <w:r>
        <w:t>)</w:t>
      </w:r>
    </w:p>
    <w:p w14:paraId="1B80045C" w14:textId="77777777"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01EB4">
        <w:t xml:space="preserve">Figure </w:t>
      </w:r>
      <w:r w:rsidR="00201EB4">
        <w:rPr>
          <w:noProof/>
        </w:rPr>
        <w:t>3</w:t>
      </w:r>
      <w:r w:rsidR="00064E77">
        <w:fldChar w:fldCharType="end"/>
      </w:r>
      <w:r w:rsidR="00064E77">
        <w:t>)</w:t>
      </w:r>
    </w:p>
    <w:p w14:paraId="1933EF54" w14:textId="7777777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01EB4">
        <w:t xml:space="preserve">Figure </w:t>
      </w:r>
      <w:r w:rsidR="00201EB4">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99" w:name="_Toc43888057"/>
      <w:r>
        <w:t>Data</w:t>
      </w:r>
      <w:r w:rsidR="00A92F06">
        <w:t>CW3M</w:t>
      </w:r>
      <w:r>
        <w:t xml:space="preserve"> directory structure</w:t>
      </w:r>
      <w:bookmarkEnd w:id="299"/>
    </w:p>
    <w:p w14:paraId="3BB7EB3D" w14:textId="77777777" w:rsidR="00403174" w:rsidRDefault="00A57AB6" w:rsidP="00A57AB6">
      <w:r>
        <w:tab/>
        <w:t xml:space="preserve">Installation of CW3M using a turnkey installer package such as </w:t>
      </w:r>
      <w:r w:rsidRPr="00A57AB6">
        <w:t>CW3M_0.1.3_Installer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77777777" w:rsidR="00906CF9" w:rsidRDefault="00906CF9" w:rsidP="00403174">
      <w:pPr>
        <w:ind w:firstLine="720"/>
      </w:pPr>
      <w:r>
        <w:t>Folders</w:t>
      </w:r>
    </w:p>
    <w:p w14:paraId="10E34F86" w14:textId="77777777" w:rsidR="00906CF9" w:rsidRDefault="00906CF9" w:rsidP="00403174">
      <w:pPr>
        <w:ind w:firstLine="720"/>
      </w:pPr>
      <w:r>
        <w:tab/>
        <w:t>CW3MdigitalHandbook</w:t>
      </w:r>
    </w:p>
    <w:p w14:paraId="7B6E7382" w14:textId="77777777" w:rsidR="00906CF9" w:rsidRDefault="00906CF9" w:rsidP="00403174">
      <w:pPr>
        <w:ind w:firstLine="720"/>
      </w:pPr>
      <w:r>
        <w:tab/>
        <w:t>DataCalapooia</w:t>
      </w:r>
    </w:p>
    <w:p w14:paraId="57524C65" w14:textId="77777777" w:rsidR="00906CF9" w:rsidRDefault="00906CF9" w:rsidP="00A06758">
      <w:pPr>
        <w:ind w:left="720" w:firstLine="720"/>
      </w:pPr>
      <w:r>
        <w:t>DataChickenCreek</w:t>
      </w:r>
    </w:p>
    <w:p w14:paraId="0B499670" w14:textId="77777777" w:rsidR="00906CF9" w:rsidRDefault="00906CF9" w:rsidP="00906CF9">
      <w:pPr>
        <w:ind w:left="720" w:firstLine="720"/>
      </w:pPr>
      <w:r>
        <w:t>DataClackamas</w:t>
      </w:r>
    </w:p>
    <w:p w14:paraId="211CEEB4" w14:textId="77777777" w:rsidR="00906CF9" w:rsidRDefault="00906CF9" w:rsidP="00906CF9">
      <w:pPr>
        <w:ind w:left="720" w:firstLine="720"/>
      </w:pPr>
      <w:r>
        <w:t>DataLongTom</w:t>
      </w:r>
    </w:p>
    <w:p w14:paraId="6DFE22B7" w14:textId="77777777" w:rsidR="00906CF9" w:rsidRDefault="00906CF9" w:rsidP="00906CF9">
      <w:pPr>
        <w:ind w:left="720" w:firstLine="720"/>
      </w:pPr>
      <w:r>
        <w:t>DataLuckiamute</w:t>
      </w:r>
    </w:p>
    <w:p w14:paraId="4986B094" w14:textId="77777777" w:rsidR="00906CF9" w:rsidRDefault="00906CF9" w:rsidP="00906CF9">
      <w:pPr>
        <w:ind w:left="720" w:firstLine="720"/>
      </w:pPr>
      <w:r>
        <w:t>DataMarys</w:t>
      </w:r>
    </w:p>
    <w:p w14:paraId="4F30FF66" w14:textId="77777777" w:rsidR="00906CF9" w:rsidRDefault="00906CF9" w:rsidP="00906CF9">
      <w:pPr>
        <w:ind w:left="720" w:firstLine="720"/>
      </w:pPr>
      <w:r>
        <w:lastRenderedPageBreak/>
        <w:t>DataMcKenzie</w:t>
      </w:r>
    </w:p>
    <w:p w14:paraId="25C2B988" w14:textId="77777777" w:rsidR="00906CF9" w:rsidRDefault="00906CF9" w:rsidP="00906CF9">
      <w:pPr>
        <w:ind w:left="720" w:firstLine="720"/>
      </w:pPr>
      <w:r>
        <w:t>DataMolalla</w:t>
      </w:r>
    </w:p>
    <w:p w14:paraId="3A546934" w14:textId="77777777" w:rsidR="00906CF9" w:rsidRDefault="00906CF9" w:rsidP="00906CF9">
      <w:pPr>
        <w:ind w:left="720" w:firstLine="720"/>
      </w:pPr>
      <w:r>
        <w:t>DataNSantiam</w:t>
      </w:r>
    </w:p>
    <w:p w14:paraId="5354BEB7" w14:textId="77777777" w:rsidR="00906CF9" w:rsidRDefault="00906CF9" w:rsidP="00906CF9">
      <w:pPr>
        <w:ind w:left="720" w:firstLine="720"/>
      </w:pPr>
      <w:r>
        <w:t>DataPudding</w:t>
      </w:r>
    </w:p>
    <w:p w14:paraId="75254F9D" w14:textId="77777777" w:rsidR="00906CF9" w:rsidRDefault="00906CF9" w:rsidP="00A06758">
      <w:pPr>
        <w:ind w:left="720" w:firstLine="720"/>
      </w:pPr>
      <w:r>
        <w:t>DataTualatin</w:t>
      </w:r>
    </w:p>
    <w:p w14:paraId="336C31C6" w14:textId="77777777" w:rsidR="00906CF9" w:rsidRDefault="00906CF9" w:rsidP="00906CF9">
      <w:pPr>
        <w:ind w:left="720" w:firstLine="720"/>
      </w:pPr>
      <w:r>
        <w:t>DataUpperWRB</w:t>
      </w:r>
    </w:p>
    <w:p w14:paraId="58BE3698" w14:textId="77777777" w:rsidR="00906CF9" w:rsidRDefault="00906CF9" w:rsidP="00906CF9">
      <w:pPr>
        <w:ind w:left="720" w:firstLine="720"/>
      </w:pPr>
      <w:r>
        <w:t>DataWRB</w:t>
      </w:r>
    </w:p>
    <w:p w14:paraId="144151DE" w14:textId="77777777" w:rsidR="00906CF9" w:rsidRDefault="00906CF9" w:rsidP="00906CF9">
      <w:pPr>
        <w:ind w:left="720" w:firstLine="720"/>
      </w:pPr>
      <w:r>
        <w:t>GriddedRecentWeather</w:t>
      </w:r>
    </w:p>
    <w:p w14:paraId="28EE73A9" w14:textId="77777777" w:rsidR="00906CF9" w:rsidRDefault="00906CF9" w:rsidP="00906CF9">
      <w:pPr>
        <w:ind w:left="720" w:firstLine="720"/>
      </w:pPr>
      <w:r>
        <w:t>Observations</w:t>
      </w:r>
    </w:p>
    <w:p w14:paraId="5ED7F535" w14:textId="77777777" w:rsidR="00906CF9" w:rsidRDefault="00906CF9" w:rsidP="00906CF9">
      <w:pPr>
        <w:ind w:left="720" w:firstLine="720"/>
      </w:pPr>
      <w:r>
        <w:t>Reservoirs</w:t>
      </w:r>
    </w:p>
    <w:p w14:paraId="1DE6D1CA" w14:textId="77777777" w:rsidR="00906CF9" w:rsidRDefault="00906CF9" w:rsidP="00906CF9">
      <w:pPr>
        <w:ind w:left="720" w:firstLine="720"/>
      </w:pPr>
      <w:r>
        <w:t>ScenarioData</w:t>
      </w:r>
    </w:p>
    <w:p w14:paraId="3B0AFC90" w14:textId="77777777" w:rsidR="00906CF9" w:rsidRDefault="00906CF9" w:rsidP="00906CF9">
      <w:r>
        <w:tab/>
        <w:t>Files</w:t>
      </w:r>
    </w:p>
    <w:p w14:paraId="2F87F369" w14:textId="77777777" w:rsidR="00906CF9" w:rsidRDefault="00906CF9" w:rsidP="00906CF9">
      <w:r>
        <w:tab/>
      </w:r>
      <w:r>
        <w:tab/>
      </w:r>
      <w:r w:rsidR="00AB4A43">
        <w:t>cooling_cost.csv</w:t>
      </w:r>
    </w:p>
    <w:p w14:paraId="0D91C77C" w14:textId="77777777" w:rsidR="00AB4A43" w:rsidRDefault="00AB4A43" w:rsidP="00906CF9">
      <w:r>
        <w:tab/>
      </w:r>
      <w:r>
        <w:tab/>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300" w:name="_Toc43888058"/>
      <w:r>
        <w:t>DataCW3M\ScenarioData directory structure</w:t>
      </w:r>
      <w:bookmarkEnd w:id="30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01" w:name="_Toc43888059"/>
      <w:r>
        <w:t>DataCW3M\ScenarioData\&lt;scenario&gt; folder contents</w:t>
      </w:r>
      <w:bookmarkEnd w:id="301"/>
    </w:p>
    <w:p w14:paraId="5B6E51A5" w14:textId="77777777" w:rsidR="009C1707" w:rsidRDefault="009C1707" w:rsidP="009C1707">
      <w:pPr>
        <w:pStyle w:val="Body"/>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02" w:name="_Toc43888060"/>
      <w:r>
        <w:t>DataCW3M\&lt;study area&gt; folder contents</w:t>
      </w:r>
      <w:bookmarkEnd w:id="302"/>
    </w:p>
    <w:p w14:paraId="6902875A" w14:textId="77777777" w:rsidR="009C1707" w:rsidRDefault="009C1707" w:rsidP="009C1707">
      <w:pPr>
        <w:pStyle w:val="Body"/>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w:t>
      </w:r>
      <w:r w:rsidR="005C2F4A">
        <w:lastRenderedPageBreak/>
        <w:t>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12">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7777777" w:rsidR="00D37681" w:rsidRDefault="00D37681" w:rsidP="00D37681">
      <w:pPr>
        <w:pStyle w:val="Caption"/>
      </w:pPr>
      <w:bookmarkStart w:id="303" w:name="_Ref529607484"/>
      <w:bookmarkStart w:id="304"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1</w:t>
      </w:r>
      <w:r w:rsidR="006C64CF">
        <w:rPr>
          <w:noProof/>
        </w:rPr>
        <w:fldChar w:fldCharType="end"/>
      </w:r>
      <w:bookmarkEnd w:id="303"/>
      <w:r>
        <w:t xml:space="preserve">. Willamette River basin study area; embedded study areas are </w:t>
      </w:r>
      <w:r w:rsidR="0005603B">
        <w:t>colored</w:t>
      </w:r>
      <w:r w:rsidR="0097392C">
        <w:t xml:space="preserve"> other than gray.  The 2 lighter blues together make up the upper Willamette basin study area.</w:t>
      </w:r>
      <w:bookmarkEnd w:id="30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7777777" w:rsidR="00D37681" w:rsidRDefault="00D37681" w:rsidP="00D37681">
      <w:pPr>
        <w:pStyle w:val="Caption"/>
      </w:pPr>
      <w:bookmarkStart w:id="305" w:name="_Ref529607514"/>
      <w:bookmarkStart w:id="306"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2</w:t>
      </w:r>
      <w:r w:rsidR="006C64CF">
        <w:rPr>
          <w:noProof/>
        </w:rPr>
        <w:fldChar w:fldCharType="end"/>
      </w:r>
      <w:bookmarkEnd w:id="305"/>
      <w:r>
        <w:t>. Tualatin basin study area; Chicken Creek watershed is highlighted.</w:t>
      </w:r>
      <w:bookmarkEnd w:id="30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7777777" w:rsidR="00D37681" w:rsidRDefault="00064E77" w:rsidP="00064E77">
      <w:pPr>
        <w:pStyle w:val="Caption"/>
      </w:pPr>
      <w:bookmarkStart w:id="307" w:name="_Ref529607587"/>
      <w:bookmarkStart w:id="308"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3</w:t>
      </w:r>
      <w:r w:rsidR="006C64CF">
        <w:rPr>
          <w:noProof/>
        </w:rPr>
        <w:fldChar w:fldCharType="end"/>
      </w:r>
      <w:bookmarkEnd w:id="307"/>
      <w:r>
        <w:t>. North Santiam watershed study area.</w:t>
      </w:r>
      <w:bookmarkEnd w:id="30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7777777" w:rsidR="00C70B81" w:rsidRDefault="00064E77" w:rsidP="00064E77">
      <w:pPr>
        <w:pStyle w:val="Caption"/>
      </w:pPr>
      <w:bookmarkStart w:id="309" w:name="_Ref529607628"/>
      <w:bookmarkStart w:id="310"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4</w:t>
      </w:r>
      <w:r w:rsidR="006C64CF">
        <w:rPr>
          <w:noProof/>
        </w:rPr>
        <w:fldChar w:fldCharType="end"/>
      </w:r>
      <w:bookmarkEnd w:id="309"/>
      <w:r>
        <w:t>. Upper Willamette study area.</w:t>
      </w:r>
      <w:bookmarkEnd w:id="31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777777" w:rsidR="00E66BC2" w:rsidRDefault="006F30D2" w:rsidP="006F30D2">
      <w:pPr>
        <w:pStyle w:val="Caption"/>
      </w:pPr>
      <w:bookmarkStart w:id="311" w:name="_Ref529611388"/>
      <w:bookmarkStart w:id="312"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5</w:t>
      </w:r>
      <w:r w:rsidR="006C64CF">
        <w:rPr>
          <w:noProof/>
        </w:rPr>
        <w:fldChar w:fldCharType="end"/>
      </w:r>
      <w:bookmarkEnd w:id="311"/>
      <w:r>
        <w:t>. Chicken Creek watershed study area.</w:t>
      </w:r>
      <w:bookmarkEnd w:id="31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313" w:name="_Toc43888061"/>
      <w:r>
        <w:t>Calendar conventions</w:t>
      </w:r>
      <w:bookmarkEnd w:id="31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14" w:name="_Toc43888062"/>
      <w:r>
        <w:t>Water years</w:t>
      </w:r>
      <w:bookmarkEnd w:id="31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5" w:name="_Toc43888063"/>
      <w:r>
        <w:t>Climate data</w:t>
      </w:r>
      <w:bookmarkEnd w:id="315"/>
    </w:p>
    <w:p w14:paraId="4E201698" w14:textId="77777777" w:rsidR="00CB152A" w:rsidRPr="00A06758" w:rsidRDefault="00CB152A" w:rsidP="00A06758"/>
    <w:p w14:paraId="400F9551" w14:textId="77777777" w:rsidR="00CB152A" w:rsidRDefault="00CB152A" w:rsidP="00CB152A">
      <w:pPr>
        <w:pStyle w:val="Heading2"/>
      </w:pPr>
      <w:bookmarkStart w:id="316" w:name="_Toc2858729"/>
      <w:bookmarkStart w:id="317" w:name="_Toc43888064"/>
      <w:r>
        <w:t>Numbered climate scenarios in the model</w:t>
      </w:r>
      <w:bookmarkEnd w:id="316"/>
      <w:bookmarkEnd w:id="317"/>
    </w:p>
    <w:p w14:paraId="30E024EF" w14:textId="77777777" w:rsidR="00823D41" w:rsidRDefault="00823D41" w:rsidP="00823D41">
      <w:pPr>
        <w:pStyle w:val="Body"/>
      </w:pPr>
    </w:p>
    <w:p w14:paraId="21F5BCDE" w14:textId="77777777"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t xml:space="preserve">Table </w:t>
      </w:r>
      <w:r>
        <w:rPr>
          <w:noProof/>
        </w:rPr>
        <w:t>2</w:t>
      </w:r>
      <w:r>
        <w:fldChar w:fldCharType="end"/>
      </w:r>
      <w:r>
        <w:t xml:space="preserve"> identifies the numbered climate scenarios.</w:t>
      </w:r>
    </w:p>
    <w:p w14:paraId="6B5B5488" w14:textId="77777777"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t xml:space="preserve">Table </w:t>
      </w:r>
      <w:r>
        <w:rPr>
          <w:noProof/>
        </w:rPr>
        <w:t>1</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18" w:name="_Ref6032062"/>
      <w:bookmarkStart w:id="319" w:name="_Ref6033311"/>
      <w:bookmarkStart w:id="320" w:name="_Toc6121576"/>
      <w:r>
        <w:t xml:space="preserve">Table </w:t>
      </w:r>
      <w:bookmarkEnd w:id="318"/>
      <w:r>
        <w:t>1. Numbered climate scenarios</w:t>
      </w:r>
      <w:bookmarkEnd w:id="319"/>
      <w:bookmarkEnd w:id="32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21" w:name="_Toc7759621"/>
      <w:bookmarkStart w:id="322" w:name="_Toc43888065"/>
      <w:r>
        <w:t>Monthly and seasonal weather data</w:t>
      </w:r>
      <w:bookmarkEnd w:id="321"/>
      <w:bookmarkEnd w:id="32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23" w:name="_Toc43888066"/>
      <w:r>
        <w:t>Climate data grid</w:t>
      </w:r>
      <w:r w:rsidR="009F132A">
        <w:t>s</w:t>
      </w:r>
      <w:bookmarkEnd w:id="32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24" w:name="_Toc43888067"/>
      <w:r>
        <w:t>The WW2100 climate grid</w:t>
      </w:r>
      <w:bookmarkEnd w:id="32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5" w:name="_Toc43888068"/>
      <w:r>
        <w:t>The v2 climate grid</w:t>
      </w:r>
      <w:bookmarkEnd w:id="32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26" w:name="_Toc43888069"/>
      <w:r>
        <w:t>How climate data is looked up</w:t>
      </w:r>
      <w:bookmarkEnd w:id="32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27" w:name="_Toc43888070"/>
      <w:r>
        <w:t>What is in a climate dataset</w:t>
      </w:r>
      <w:bookmarkEnd w:id="32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28" w:name="_Toc43888071"/>
      <w:r>
        <w:t>Water rights</w:t>
      </w:r>
      <w:bookmarkEnd w:id="328"/>
    </w:p>
    <w:p w14:paraId="7ECEE8A5" w14:textId="77777777" w:rsidR="00D35AF7" w:rsidRDefault="00D35AF7" w:rsidP="00D35AF7">
      <w:pPr>
        <w:pStyle w:val="Heading2"/>
      </w:pPr>
      <w:bookmarkStart w:id="329" w:name="_Toc43888072"/>
      <w:r>
        <w:t>Water rights data</w:t>
      </w:r>
      <w:bookmarkEnd w:id="32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30" w:name="_Toc43888073"/>
      <w:r>
        <w:lastRenderedPageBreak/>
        <w:t>The wr_pods.csv file</w:t>
      </w:r>
      <w:bookmarkEnd w:id="33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31" w:name="_Toc43888074"/>
      <w:r>
        <w:t>The wr_pous.csv file</w:t>
      </w:r>
      <w:bookmarkEnd w:id="33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32" w:name="_Toc43888075"/>
      <w:r>
        <w:t>Adding a water right</w:t>
      </w:r>
      <w:bookmarkEnd w:id="33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333" w:name="_Toc43888076"/>
      <w:r>
        <w:lastRenderedPageBreak/>
        <w:t>Water parcels</w:t>
      </w:r>
      <w:bookmarkEnd w:id="33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334" w:name="_Toc43888077"/>
      <w:r>
        <w:t>Daily water mass and energy balance</w:t>
      </w:r>
      <w:bookmarkEnd w:id="334"/>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335" w:name="_Toc43888078"/>
      <w:r>
        <w:t>Water temperature from thermal energy</w:t>
      </w:r>
      <w:bookmarkEnd w:id="335"/>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336" w:name="_Toc43888079"/>
      <w:r>
        <w:t>Estimating the rate of flow in a stream reach</w:t>
      </w:r>
      <w:bookmarkEnd w:id="336"/>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337" w:name="_Toc43888080"/>
      <w:r>
        <w:t>Initial conditions for Flow</w:t>
      </w:r>
      <w:bookmarkEnd w:id="337"/>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338" w:name="_Toc43888081"/>
      <w:r>
        <w:t>Creating a new study area</w:t>
      </w:r>
      <w:r w:rsidR="00A55502">
        <w:t xml:space="preserve"> from a watershed within the WRB</w:t>
      </w:r>
      <w:bookmarkEnd w:id="33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777777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666D4">
        <w:t xml:space="preserve">Figure </w:t>
      </w:r>
      <w:r w:rsidR="00F666D4">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339" w:name="_Toc43888082"/>
      <w:r>
        <w:t>North Santiam study area</w:t>
      </w:r>
      <w:bookmarkEnd w:id="339"/>
    </w:p>
    <w:p w14:paraId="24DE991F" w14:textId="77777777" w:rsidR="000C5A18" w:rsidRDefault="000C5A18" w:rsidP="000C5A18"/>
    <w:p w14:paraId="0AA4F828" w14:textId="7777777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01EB4">
        <w:t xml:space="preserve">Figure </w:t>
      </w:r>
      <w:r w:rsidR="00201EB4">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340" w:name="_Toc43888083"/>
      <w:r>
        <w:rPr>
          <w:rFonts w:eastAsia="Times New Roman"/>
        </w:rPr>
        <w:t>Instream water rights</w:t>
      </w:r>
      <w:bookmarkEnd w:id="34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4505"/>
                    </a:xfrm>
                    <a:prstGeom prst="rect">
                      <a:avLst/>
                    </a:prstGeom>
                  </pic:spPr>
                </pic:pic>
              </a:graphicData>
            </a:graphic>
          </wp:inline>
        </w:drawing>
      </w:r>
    </w:p>
    <w:p w14:paraId="60AAB458" w14:textId="77777777" w:rsidR="00AE364B" w:rsidRDefault="005C1A69" w:rsidP="005C1A69">
      <w:pPr>
        <w:pStyle w:val="Caption"/>
      </w:pPr>
      <w:bookmarkStart w:id="341"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01EB4">
        <w:rPr>
          <w:noProof/>
        </w:rPr>
        <w:t>6</w:t>
      </w:r>
      <w:r w:rsidR="000B183E">
        <w:rPr>
          <w:noProof/>
        </w:rPr>
        <w:fldChar w:fldCharType="end"/>
      </w:r>
      <w:r>
        <w:t xml:space="preserve">. Instream water rights in </w:t>
      </w:r>
      <w:r w:rsidR="00077987">
        <w:t>the North Santiam watershed</w:t>
      </w:r>
      <w:bookmarkEnd w:id="341"/>
    </w:p>
    <w:p w14:paraId="0FD5899C" w14:textId="77777777" w:rsidR="0092040E" w:rsidRDefault="0092040E" w:rsidP="0092040E"/>
    <w:p w14:paraId="0E0CDFE5" w14:textId="77777777" w:rsidR="00B91F45" w:rsidRDefault="00B47486" w:rsidP="00B91F45">
      <w:pPr>
        <w:pStyle w:val="Heading2"/>
      </w:pPr>
      <w:bookmarkStart w:id="342" w:name="_Toc43888084"/>
      <w:r>
        <w:t xml:space="preserve">Municipal </w:t>
      </w:r>
      <w:r w:rsidR="00057A5D">
        <w:t>w</w:t>
      </w:r>
      <w:r>
        <w:t xml:space="preserve">ater </w:t>
      </w:r>
      <w:r w:rsidR="00D97755">
        <w:t>r</w:t>
      </w:r>
      <w:r>
        <w:t>ights</w:t>
      </w:r>
      <w:bookmarkEnd w:id="34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77777777" w:rsidR="003410F4" w:rsidRDefault="003410F4" w:rsidP="00B47486"/>
    <w:p w14:paraId="00806AC5" w14:textId="77777777" w:rsidR="008567FC" w:rsidRDefault="008567FC" w:rsidP="003410F4">
      <w:pPr>
        <w:pStyle w:val="Heading1"/>
      </w:pPr>
      <w:bookmarkStart w:id="343" w:name="_Toc43888085"/>
      <w:r>
        <w:t>Directory structure and file names</w:t>
      </w:r>
      <w:bookmarkEnd w:id="34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5CD912F4" w:rsidR="003410F4" w:rsidRDefault="003410F4" w:rsidP="003410F4">
      <w:pPr>
        <w:pStyle w:val="Heading1"/>
      </w:pPr>
      <w:bookmarkStart w:id="344" w:name="_Toc43888086"/>
      <w:r>
        <w:t xml:space="preserve">Release </w:t>
      </w:r>
      <w:del w:id="345" w:author="David Conklin" w:date="2020-06-24T10:25:00Z">
        <w:r w:rsidR="008567FC" w:rsidDel="00E735F4">
          <w:delText>l</w:delText>
        </w:r>
        <w:r w:rsidDel="00E735F4">
          <w:delText>ogs</w:delText>
        </w:r>
      </w:del>
      <w:ins w:id="346" w:author="David Conklin" w:date="2020-06-24T10:25:00Z">
        <w:r w:rsidR="00E735F4">
          <w:t>Log</w:t>
        </w:r>
      </w:ins>
      <w:bookmarkEnd w:id="34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w:t>
      </w:r>
      <w:r w:rsidR="00E42C86">
        <w:lastRenderedPageBreak/>
        <w:t>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lastRenderedPageBreak/>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rPr>
          <w:ins w:id="347" w:author="David Conklin" w:date="2019-12-10T08:10:00Z"/>
        </w:rPr>
      </w:pPr>
      <w:ins w:id="348" w:author="David Conklin" w:date="2019-12-10T08:09:00Z">
        <w:r>
          <w:t>CW3M_Installer_0.2.1</w:t>
        </w:r>
      </w:ins>
      <w:ins w:id="349" w:author="David Conklin" w:date="2019-12-10T08:10:00Z">
        <w:r>
          <w:t>1</w:t>
        </w:r>
      </w:ins>
      <w:ins w:id="350" w:author="David Conklin" w:date="2019-12-10T08:09:00Z">
        <w:r>
          <w:t xml:space="preserve">.exe </w:t>
        </w:r>
      </w:ins>
      <w:ins w:id="351" w:author="David Conklin" w:date="2019-12-10T08:10:00Z">
        <w:r>
          <w:t>was withdrawn because of errors in the script which created it.</w:t>
        </w:r>
      </w:ins>
    </w:p>
    <w:p w14:paraId="456898D2" w14:textId="58BB9537" w:rsidR="00A06758" w:rsidRDefault="00A06758" w:rsidP="000756EF">
      <w:pPr>
        <w:pStyle w:val="Body"/>
        <w:rPr>
          <w:ins w:id="352" w:author="David Conklin" w:date="2019-12-10T08:10:00Z"/>
        </w:rPr>
      </w:pPr>
    </w:p>
    <w:p w14:paraId="16A066BA" w14:textId="77777777" w:rsidR="00E735F4" w:rsidRDefault="00E735F4" w:rsidP="00E735F4">
      <w:pPr>
        <w:pStyle w:val="Body"/>
        <w:rPr>
          <w:ins w:id="353" w:author="David Conklin" w:date="2020-06-24T10:25:00Z"/>
          <w:rFonts w:cs="Times New Roman"/>
          <w:szCs w:val="24"/>
        </w:rPr>
      </w:pPr>
      <w:ins w:id="354" w:author="David Conklin" w:date="2020-06-24T10:25:00Z">
        <w:r>
          <w:t>CW3M_Installer_0.2.12.exe 12/10/19 from CW3M ver. 6 on GitHub</w:t>
        </w:r>
        <w:r w:rsidRPr="00D42089">
          <w:rPr>
            <w:rFonts w:cs="Times New Roman"/>
            <w:szCs w:val="24"/>
          </w:rPr>
          <w:t>.</w:t>
        </w:r>
        <w:r>
          <w:rPr>
            <w:rFonts w:cs="Times New Roman"/>
            <w:szCs w:val="24"/>
          </w:rPr>
          <w:t xml:space="preserve">  Includes the LOG_Q attribute in the reach layer.</w:t>
        </w:r>
      </w:ins>
    </w:p>
    <w:p w14:paraId="2CA9147F" w14:textId="2291B1D5" w:rsidR="00A06758" w:rsidRDefault="00A06758" w:rsidP="000756EF">
      <w:pPr>
        <w:pStyle w:val="Body"/>
        <w:rPr>
          <w:ins w:id="355" w:author="David Conklin" w:date="2020-06-24T10:25:00Z"/>
        </w:rPr>
      </w:pPr>
    </w:p>
    <w:p w14:paraId="5FA282CD" w14:textId="59F95A4F" w:rsidR="00E735F4" w:rsidRDefault="00E735F4" w:rsidP="00E735F4">
      <w:pPr>
        <w:pStyle w:val="Body"/>
        <w:rPr>
          <w:ins w:id="356" w:author="David Conklin" w:date="2020-06-24T10:25:00Z"/>
          <w:rFonts w:cs="Times New Roman"/>
          <w:szCs w:val="24"/>
        </w:rPr>
      </w:pPr>
      <w:ins w:id="357" w:author="David Conklin" w:date="2020-06-24T10:25:00Z">
        <w:r>
          <w:t xml:space="preserve">CW3M_Installer_0.3.0.exe </w:t>
        </w:r>
      </w:ins>
      <w:ins w:id="358" w:author="David Conklin" w:date="2020-06-24T10:26:00Z">
        <w:r>
          <w:t xml:space="preserve">6/24/20 </w:t>
        </w:r>
      </w:ins>
      <w:ins w:id="359" w:author="David Conklin" w:date="2020-06-24T10:25:00Z">
        <w:r>
          <w:t xml:space="preserve">from CW3M ver. </w:t>
        </w:r>
      </w:ins>
      <w:ins w:id="360" w:author="David Conklin" w:date="2020-06-24T10:26:00Z">
        <w:r>
          <w:t>16</w:t>
        </w:r>
      </w:ins>
      <w:ins w:id="361" w:author="David Conklin" w:date="2020-06-24T10:25:00Z">
        <w:r>
          <w:t xml:space="preserve"> on GitHub</w:t>
        </w:r>
        <w:r w:rsidRPr="00D42089">
          <w:rPr>
            <w:rFonts w:cs="Times New Roman"/>
            <w:szCs w:val="24"/>
          </w:rPr>
          <w:t>.</w:t>
        </w:r>
        <w:r>
          <w:rPr>
            <w:rFonts w:cs="Times New Roman"/>
            <w:szCs w:val="24"/>
          </w:rPr>
          <w:t xml:space="preserve">  </w:t>
        </w:r>
      </w:ins>
      <w:ins w:id="362" w:author="David Conklin" w:date="2020-06-24T10:30:00Z">
        <w:r>
          <w:rPr>
            <w:rFonts w:cs="Times New Roman"/>
            <w:szCs w:val="24"/>
          </w:rPr>
          <w:t>Logic has been added to create</w:t>
        </w:r>
      </w:ins>
      <w:ins w:id="363" w:author="David Conklin" w:date="2020-06-24T10:25:00Z">
        <w:r>
          <w:rPr>
            <w:rFonts w:cs="Times New Roman"/>
            <w:szCs w:val="24"/>
          </w:rPr>
          <w:t xml:space="preserve"> the LOG_Q </w:t>
        </w:r>
      </w:ins>
      <w:ins w:id="364" w:author="David Conklin" w:date="2020-06-24T10:27:00Z">
        <w:r>
          <w:rPr>
            <w:rFonts w:cs="Times New Roman"/>
            <w:szCs w:val="24"/>
          </w:rPr>
          <w:t xml:space="preserve">and RH </w:t>
        </w:r>
      </w:ins>
      <w:ins w:id="365" w:author="David Conklin" w:date="2020-06-24T10:25:00Z">
        <w:r>
          <w:rPr>
            <w:rFonts w:cs="Times New Roman"/>
            <w:szCs w:val="24"/>
          </w:rPr>
          <w:t>attribute</w:t>
        </w:r>
      </w:ins>
      <w:ins w:id="366" w:author="David Conklin" w:date="2020-06-24T10:27:00Z">
        <w:r>
          <w:rPr>
            <w:rFonts w:cs="Times New Roman"/>
            <w:szCs w:val="24"/>
          </w:rPr>
          <w:t>s</w:t>
        </w:r>
      </w:ins>
      <w:ins w:id="367" w:author="David Conklin" w:date="2020-06-24T10:25:00Z">
        <w:r>
          <w:rPr>
            <w:rFonts w:cs="Times New Roman"/>
            <w:szCs w:val="24"/>
          </w:rPr>
          <w:t xml:space="preserve"> in the reach layer</w:t>
        </w:r>
      </w:ins>
      <w:ins w:id="368" w:author="David Conklin" w:date="2020-06-24T10:27:00Z">
        <w:r>
          <w:rPr>
            <w:rFonts w:cs="Times New Roman"/>
            <w:szCs w:val="24"/>
          </w:rPr>
          <w:t>, the GRID_INDEX and RH attributes in the IDU layer, and the RH attribute in t</w:t>
        </w:r>
      </w:ins>
      <w:ins w:id="369" w:author="David Conklin" w:date="2020-06-24T10:28:00Z">
        <w:r>
          <w:rPr>
            <w:rFonts w:cs="Times New Roman"/>
            <w:szCs w:val="24"/>
          </w:rPr>
          <w:t>he HRU layer.  Includes the data files for the McKenzie River basin</w:t>
        </w:r>
      </w:ins>
      <w:ins w:id="370" w:author="David Conklin" w:date="2020-06-24T10:30:00Z">
        <w:r>
          <w:rPr>
            <w:rFonts w:cs="Times New Roman"/>
            <w:szCs w:val="24"/>
          </w:rPr>
          <w:t>, which have been updated to in</w:t>
        </w:r>
      </w:ins>
      <w:ins w:id="371" w:author="David Conklin" w:date="2020-06-24T10:31:00Z">
        <w:r>
          <w:rPr>
            <w:rFonts w:cs="Times New Roman"/>
            <w:szCs w:val="24"/>
          </w:rPr>
          <w:t>clude the new attributes.  Fix a bug in</w:t>
        </w:r>
      </w:ins>
      <w:ins w:id="372" w:author="David Conklin" w:date="2020-06-24T10:32:00Z">
        <w:r w:rsidR="00BD5610">
          <w:rPr>
            <w:rFonts w:cs="Times New Roman"/>
            <w:szCs w:val="24"/>
          </w:rPr>
          <w:t xml:space="preserve"> the “multirun” feature in</w:t>
        </w:r>
      </w:ins>
      <w:ins w:id="373" w:author="David Conklin" w:date="2020-06-24T10:31:00Z">
        <w:r>
          <w:rPr>
            <w:rFonts w:cs="Times New Roman"/>
            <w:szCs w:val="24"/>
          </w:rPr>
          <w:t xml:space="preserve"> the logic for running fro</w:t>
        </w:r>
      </w:ins>
      <w:ins w:id="374" w:author="David Conklin" w:date="2020-06-24T10:32:00Z">
        <w:r>
          <w:rPr>
            <w:rFonts w:cs="Times New Roman"/>
            <w:szCs w:val="24"/>
          </w:rPr>
          <w:t>m a command line</w:t>
        </w:r>
        <w:r w:rsidR="00BD5610">
          <w:rPr>
            <w:rFonts w:cs="Times New Roman"/>
            <w:szCs w:val="24"/>
          </w:rPr>
          <w:t>; this fix was contributed by Maria Wrigh</w:t>
        </w:r>
      </w:ins>
      <w:ins w:id="375" w:author="David Conklin" w:date="2020-06-24T10:33:00Z">
        <w:r w:rsidR="00BD5610">
          <w:rPr>
            <w:rFonts w:cs="Times New Roman"/>
            <w:szCs w:val="24"/>
          </w:rPr>
          <w:t xml:space="preserve">t on the OUWIN project. </w:t>
        </w:r>
      </w:ins>
      <w:ins w:id="376" w:author="David Conklin" w:date="2020-06-24T10:34:00Z">
        <w:r w:rsidR="00BD5610">
          <w:rPr>
            <w:rFonts w:cs="Times New Roman"/>
            <w:szCs w:val="24"/>
          </w:rPr>
          <w:t xml:space="preserve"> Comment out the maxDaysInYear specification in the </w:t>
        </w:r>
      </w:ins>
      <w:ins w:id="377" w:author="David Conklin" w:date="2020-06-24T10:35:00Z">
        <w:r w:rsidR="00BD5610">
          <w:rPr>
            <w:rFonts w:cs="Times New Roman"/>
            <w:szCs w:val="24"/>
          </w:rPr>
          <w:t>CW3M_McKenzie.envx file</w:t>
        </w:r>
      </w:ins>
      <w:ins w:id="378" w:author="David Conklin" w:date="2020-06-24T10:41:00Z">
        <w:r w:rsidR="008009EB">
          <w:rPr>
            <w:rFonts w:cs="Times New Roman"/>
            <w:szCs w:val="24"/>
          </w:rPr>
          <w:t xml:space="preserve">, and update the climate scenario </w:t>
        </w:r>
      </w:ins>
      <w:ins w:id="379" w:author="David Conklin" w:date="2020-06-24T10:42:00Z">
        <w:r w:rsidR="008009EB">
          <w:rPr>
            <w:rFonts w:cs="Times New Roman"/>
            <w:szCs w:val="24"/>
          </w:rPr>
          <w:t>specification</w:t>
        </w:r>
        <w:r w:rsidR="00980016">
          <w:rPr>
            <w:rFonts w:cs="Times New Roman"/>
            <w:szCs w:val="24"/>
          </w:rPr>
          <w:t xml:space="preserve"> in Flow_McKenzie.xml. </w:t>
        </w:r>
      </w:ins>
      <w:ins w:id="380" w:author="David Conklin" w:date="2020-06-24T10:35:00Z">
        <w:r w:rsidR="00BD5610">
          <w:rPr>
            <w:rFonts w:cs="Times New Roman"/>
            <w:szCs w:val="24"/>
          </w:rPr>
          <w:t xml:space="preserve"> This</w:t>
        </w:r>
      </w:ins>
      <w:ins w:id="381" w:author="David Conklin" w:date="2020-06-24T10:42:00Z">
        <w:r w:rsidR="00980016">
          <w:rPr>
            <w:rFonts w:cs="Times New Roman"/>
            <w:szCs w:val="24"/>
          </w:rPr>
          <w:t xml:space="preserve"> version</w:t>
        </w:r>
      </w:ins>
      <w:ins w:id="382" w:author="David Conklin" w:date="2020-06-24T10:35:00Z">
        <w:r w:rsidR="00BD5610">
          <w:rPr>
            <w:rFonts w:cs="Times New Roman"/>
            <w:szCs w:val="24"/>
          </w:rPr>
          <w:t xml:space="preserve"> is the starting version for the Lane Counc</w:t>
        </w:r>
      </w:ins>
      <w:ins w:id="383" w:author="David Conklin" w:date="2020-06-24T10:36:00Z">
        <w:r w:rsidR="00BD5610">
          <w:rPr>
            <w:rFonts w:cs="Times New Roman"/>
            <w:szCs w:val="24"/>
          </w:rPr>
          <w:t>il of Governments Wetlands project funded by the EPA.</w:t>
        </w:r>
      </w:ins>
    </w:p>
    <w:p w14:paraId="4A5FFE10" w14:textId="77777777" w:rsidR="00E735F4" w:rsidRDefault="00E735F4" w:rsidP="000756EF">
      <w:pPr>
        <w:pStyle w:val="Body"/>
      </w:pPr>
    </w:p>
    <w:p w14:paraId="7840B9A7" w14:textId="77777777" w:rsidR="005F3D22" w:rsidRDefault="005F3D22" w:rsidP="005F3D22">
      <w:pPr>
        <w:pStyle w:val="Heading1"/>
      </w:pPr>
      <w:bookmarkStart w:id="384" w:name="_Toc43888087"/>
      <w:r>
        <w:t>References</w:t>
      </w:r>
      <w:bookmarkEnd w:id="384"/>
    </w:p>
    <w:p w14:paraId="661F2AEF" w14:textId="77777777" w:rsidR="005F3D22" w:rsidRDefault="005F3D22" w:rsidP="005F3D22"/>
    <w:p w14:paraId="54BF08FC" w14:textId="1DA283AE" w:rsidR="005F3D22" w:rsidRDefault="005F3D22">
      <w:r w:rsidRPr="005F3D22">
        <w:t>Boyd, M., and Kasper, B. 2003. Analytical methods for dynamic open channel</w:t>
      </w:r>
      <w:r>
        <w:t xml:space="preserve"> </w:t>
      </w:r>
      <w:r w:rsidRPr="005F3D22">
        <w:t>heat and mass transfer: Methodology for heat source model Version 7.0.</w:t>
      </w:r>
      <w:r>
        <w:t xml:space="preserve"> </w:t>
      </w:r>
      <w:hyperlink r:id="rId18" w:history="1">
        <w:r w:rsidRPr="007A4A6E">
          <w:rPr>
            <w:rStyle w:val="Hyperlink"/>
          </w:rPr>
          <w:t>https://www.oregon.gov/deq/FilterDocs/heatsourcemanual.pdf</w:t>
        </w:r>
      </w:hyperlink>
      <w:r>
        <w:t xml:space="preserve"> </w:t>
      </w:r>
    </w:p>
    <w:p w14:paraId="7EA27044" w14:textId="38B9DA8A" w:rsidR="006F5915" w:rsidRDefault="006F5915"/>
    <w:p w14:paraId="4D01A118" w14:textId="528E0210" w:rsidR="006F5915" w:rsidRDefault="006F5915"/>
    <w:p w14:paraId="2CF212AE" w14:textId="181D5A87" w:rsidR="006F5915" w:rsidRDefault="006F5915" w:rsidP="006F5915">
      <w:pPr>
        <w:pStyle w:val="Heading1"/>
        <w:rPr>
          <w:rFonts w:eastAsiaTheme="minorHAnsi"/>
        </w:rPr>
      </w:pPr>
      <w:bookmarkStart w:id="385" w:name="_Toc43888088"/>
      <w:r>
        <w:rPr>
          <w:rFonts w:eastAsiaTheme="minorHAnsi"/>
        </w:rPr>
        <w:t>Acronyms</w:t>
      </w:r>
      <w:bookmarkEnd w:id="385"/>
    </w:p>
    <w:p w14:paraId="3926A59D" w14:textId="1AAC5732" w:rsidR="006F5915" w:rsidRDefault="006F5915" w:rsidP="006F5915"/>
    <w:p w14:paraId="6099E6DD" w14:textId="0FC93858" w:rsidR="006F5915" w:rsidRPr="00A06758"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r w:rsidRPr="006F5915">
        <w:t>http://www.climatologylab.org/gridmet.html</w:t>
      </w:r>
    </w:p>
    <w:sectPr w:rsidR="006F5915" w:rsidRPr="00A0675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C6AE9" w14:textId="77777777" w:rsidR="00E965AC" w:rsidRDefault="00E965AC" w:rsidP="00064E77">
      <w:r>
        <w:separator/>
      </w:r>
    </w:p>
  </w:endnote>
  <w:endnote w:type="continuationSeparator" w:id="0">
    <w:p w14:paraId="274129AC" w14:textId="77777777" w:rsidR="00E965AC" w:rsidRDefault="00E965A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735F4" w:rsidRDefault="00E73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735F4" w:rsidRDefault="00E73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7A0D3" w14:textId="77777777" w:rsidR="00E965AC" w:rsidRDefault="00E965AC" w:rsidP="00064E77">
      <w:r>
        <w:separator/>
      </w:r>
    </w:p>
  </w:footnote>
  <w:footnote w:type="continuationSeparator" w:id="0">
    <w:p w14:paraId="6265D28E" w14:textId="77777777" w:rsidR="00E965AC" w:rsidRDefault="00E965AC"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67D7"/>
    <w:rsid w:val="000266FC"/>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4CF9"/>
    <w:rsid w:val="00255861"/>
    <w:rsid w:val="00267FD4"/>
    <w:rsid w:val="00272344"/>
    <w:rsid w:val="002770CE"/>
    <w:rsid w:val="00287358"/>
    <w:rsid w:val="002971E8"/>
    <w:rsid w:val="002B7117"/>
    <w:rsid w:val="002C16CA"/>
    <w:rsid w:val="002C3E17"/>
    <w:rsid w:val="002C4C7A"/>
    <w:rsid w:val="002D2159"/>
    <w:rsid w:val="002D6657"/>
    <w:rsid w:val="002E1CD4"/>
    <w:rsid w:val="002E747C"/>
    <w:rsid w:val="002F13AD"/>
    <w:rsid w:val="002F5005"/>
    <w:rsid w:val="00304172"/>
    <w:rsid w:val="00312039"/>
    <w:rsid w:val="00312BD4"/>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D56B3"/>
    <w:rsid w:val="003F21D3"/>
    <w:rsid w:val="003F360E"/>
    <w:rsid w:val="00403174"/>
    <w:rsid w:val="004111AF"/>
    <w:rsid w:val="00411AA2"/>
    <w:rsid w:val="00415923"/>
    <w:rsid w:val="00451A73"/>
    <w:rsid w:val="004604E0"/>
    <w:rsid w:val="004613B3"/>
    <w:rsid w:val="004650FC"/>
    <w:rsid w:val="00485E18"/>
    <w:rsid w:val="004966FD"/>
    <w:rsid w:val="004C14AB"/>
    <w:rsid w:val="004C20CD"/>
    <w:rsid w:val="004C2384"/>
    <w:rsid w:val="004C3A29"/>
    <w:rsid w:val="004D53D7"/>
    <w:rsid w:val="004E5E65"/>
    <w:rsid w:val="004F2098"/>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313A1"/>
    <w:rsid w:val="00647F96"/>
    <w:rsid w:val="006569CE"/>
    <w:rsid w:val="006764F3"/>
    <w:rsid w:val="00683502"/>
    <w:rsid w:val="00684B5F"/>
    <w:rsid w:val="00691D6A"/>
    <w:rsid w:val="006A06E4"/>
    <w:rsid w:val="006A1CF2"/>
    <w:rsid w:val="006B20AF"/>
    <w:rsid w:val="006C64CF"/>
    <w:rsid w:val="006D28E9"/>
    <w:rsid w:val="006D4FDF"/>
    <w:rsid w:val="006F30D2"/>
    <w:rsid w:val="006F5915"/>
    <w:rsid w:val="007063C8"/>
    <w:rsid w:val="00722BBC"/>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34EE4"/>
    <w:rsid w:val="00842485"/>
    <w:rsid w:val="0084628D"/>
    <w:rsid w:val="008567FC"/>
    <w:rsid w:val="008575BA"/>
    <w:rsid w:val="00867943"/>
    <w:rsid w:val="00867B2E"/>
    <w:rsid w:val="008770E3"/>
    <w:rsid w:val="00881DF0"/>
    <w:rsid w:val="00882C17"/>
    <w:rsid w:val="0088329B"/>
    <w:rsid w:val="00885DEF"/>
    <w:rsid w:val="008920B1"/>
    <w:rsid w:val="00893F4B"/>
    <w:rsid w:val="00894992"/>
    <w:rsid w:val="008A2C49"/>
    <w:rsid w:val="008A493C"/>
    <w:rsid w:val="008B095E"/>
    <w:rsid w:val="008C0B03"/>
    <w:rsid w:val="008E4511"/>
    <w:rsid w:val="008E7929"/>
    <w:rsid w:val="008F7342"/>
    <w:rsid w:val="0090110A"/>
    <w:rsid w:val="00906BBF"/>
    <w:rsid w:val="00906CF9"/>
    <w:rsid w:val="00906F5B"/>
    <w:rsid w:val="009123A7"/>
    <w:rsid w:val="00916DC9"/>
    <w:rsid w:val="0092040E"/>
    <w:rsid w:val="009265EA"/>
    <w:rsid w:val="00940A74"/>
    <w:rsid w:val="00950F74"/>
    <w:rsid w:val="00953D2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91F45"/>
    <w:rsid w:val="00B939DE"/>
    <w:rsid w:val="00BA7163"/>
    <w:rsid w:val="00BB1179"/>
    <w:rsid w:val="00BD0A05"/>
    <w:rsid w:val="00BD5610"/>
    <w:rsid w:val="00C13229"/>
    <w:rsid w:val="00C163DA"/>
    <w:rsid w:val="00C34EBD"/>
    <w:rsid w:val="00C364E7"/>
    <w:rsid w:val="00C4199C"/>
    <w:rsid w:val="00C46F0A"/>
    <w:rsid w:val="00C66A50"/>
    <w:rsid w:val="00C70B81"/>
    <w:rsid w:val="00C76427"/>
    <w:rsid w:val="00C77A33"/>
    <w:rsid w:val="00C91B08"/>
    <w:rsid w:val="00C93662"/>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20F"/>
    <w:rsid w:val="00DB7E71"/>
    <w:rsid w:val="00DC2EF1"/>
    <w:rsid w:val="00DD2AF6"/>
    <w:rsid w:val="00DD61F9"/>
    <w:rsid w:val="00DD71D6"/>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B66B0"/>
    <w:rsid w:val="00EC2225"/>
    <w:rsid w:val="00EC7B8F"/>
    <w:rsid w:val="00ED2ABA"/>
    <w:rsid w:val="00ED5EB4"/>
    <w:rsid w:val="00ED6238"/>
    <w:rsid w:val="00EE1735"/>
    <w:rsid w:val="00EE44D6"/>
    <w:rsid w:val="00F11A3C"/>
    <w:rsid w:val="00F11AF0"/>
    <w:rsid w:val="00F30940"/>
    <w:rsid w:val="00F31665"/>
    <w:rsid w:val="00F47B71"/>
    <w:rsid w:val="00F666D4"/>
    <w:rsid w:val="00F66D95"/>
    <w:rsid w:val="00F77810"/>
    <w:rsid w:val="00F80218"/>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ne.nolin@gmail.com" TargetMode="External"/><Relationship Id="rId13" Type="http://schemas.openxmlformats.org/officeDocument/2006/relationships/image" Target="media/image2.JPG"/><Relationship Id="rId18" Type="http://schemas.openxmlformats.org/officeDocument/2006/relationships/hyperlink" Target="https://www.oregon.gov/deq/FilterDocs/heatsourcemanual.pdf"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cw3m@freshwatersim.com" TargetMode="Externa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anne.nolin@gmail.com"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mailto:Roy.Haggerty@oregonstate.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oy.Haggerty@oregonstate.edu" TargetMode="Externa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39364</TotalTime>
  <Pages>29</Pages>
  <Words>9434</Words>
  <Characters>53780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126</cp:revision>
  <cp:lastPrinted>2018-12-14T16:28:00Z</cp:lastPrinted>
  <dcterms:created xsi:type="dcterms:W3CDTF">2018-11-09T13:56:00Z</dcterms:created>
  <dcterms:modified xsi:type="dcterms:W3CDTF">2020-06-24T17:45:00Z</dcterms:modified>
</cp:coreProperties>
</file>