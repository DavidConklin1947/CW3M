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8D2AAB0" w:rsidR="00064E77" w:rsidRPr="00064E77" w:rsidRDefault="006410E2" w:rsidP="00484223">
      <w:pPr>
        <w:pStyle w:val="Subtitle"/>
        <w:tabs>
          <w:tab w:val="left" w:pos="7950"/>
          <w:tab w:val="right" w:pos="9360"/>
        </w:tabs>
      </w:pPr>
      <w:r>
        <w:t>9/</w:t>
      </w:r>
      <w:ins w:id="0" w:author="David Conklin" w:date="2021-09-26T09:57:00Z">
        <w:r w:rsidR="00772AB6">
          <w:t>26</w:t>
        </w:r>
      </w:ins>
      <w:del w:id="1" w:author="David Conklin" w:date="2021-09-17T10:14:00Z">
        <w:r w:rsidDel="006B0DAB">
          <w:delText>9</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2"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3"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4"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5"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6" w:author="David Conklin" w:date="2021-09-09T10:52:00Z"/>
          <w:rStyle w:val="Hyperlink"/>
          <w:color w:val="auto"/>
          <w:u w:val="none"/>
        </w:rPr>
      </w:pPr>
      <w:del w:id="7"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8" w:author="David Conklin" w:date="2021-09-09T10:52:00Z"/>
          <w:rStyle w:val="Hyperlink"/>
          <w:color w:val="auto"/>
          <w:u w:val="none"/>
        </w:rPr>
      </w:pPr>
      <w:del w:id="9"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10" w:author="David Conklin" w:date="2021-09-09T10:52:00Z"/>
          <w:rStyle w:val="Hyperlink"/>
          <w:color w:val="auto"/>
          <w:u w:val="none"/>
        </w:rPr>
      </w:pPr>
      <w:del w:id="11"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2" w:author="David Conklin" w:date="2021-09-09T10:52:00Z"/>
          <w:rStyle w:val="Hyperlink"/>
          <w:color w:val="auto"/>
          <w:u w:val="none"/>
        </w:rPr>
      </w:pPr>
      <w:del w:id="13"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4" w:author="David Conklin" w:date="2021-09-09T12:57:00Z"/>
          <w:rStyle w:val="Hyperlink"/>
          <w:color w:val="auto"/>
          <w:u w:val="none"/>
        </w:rPr>
      </w:pPr>
      <w:del w:id="15" w:author="David Conklin" w:date="2021-09-09T10:52:00Z">
        <w:r w:rsidDel="00601224">
          <w:rPr>
            <w:rStyle w:val="Hyperlink"/>
            <w:color w:val="auto"/>
            <w:u w:val="none"/>
          </w:rPr>
          <w:delText>Add details to the description of the wetland model in the McKenzie section.</w:delText>
        </w:r>
      </w:del>
      <w:ins w:id="16" w:author="David Conklin" w:date="2021-09-09T10:52:00Z">
        <w:r w:rsidR="00601224">
          <w:rPr>
            <w:rStyle w:val="Hyperlink"/>
            <w:color w:val="auto"/>
            <w:u w:val="none"/>
          </w:rPr>
          <w:t>the WetlandSTM autonomous process.</w:t>
        </w:r>
      </w:ins>
    </w:p>
    <w:p w14:paraId="7883A813" w14:textId="569796F0" w:rsidR="00441B82" w:rsidRDefault="00441B82">
      <w:pPr>
        <w:ind w:left="288" w:hanging="288"/>
        <w:rPr>
          <w:ins w:id="17" w:author="David Conklin" w:date="2021-09-17T10:14:00Z"/>
          <w:rStyle w:val="Hyperlink"/>
          <w:color w:val="auto"/>
          <w:u w:val="none"/>
        </w:rPr>
      </w:pPr>
      <w:ins w:id="18" w:author="David Conklin" w:date="2021-09-09T12:57:00Z">
        <w:r>
          <w:rPr>
            <w:rStyle w:val="Hyperlink"/>
            <w:color w:val="auto"/>
            <w:u w:val="none"/>
          </w:rPr>
          <w:t>Add description of placeholder wetland state and transition model</w:t>
        </w:r>
      </w:ins>
      <w:ins w:id="19" w:author="David Conklin" w:date="2021-09-17T10:15:00Z">
        <w:r w:rsidR="006B0DAB">
          <w:rPr>
            <w:rStyle w:val="Hyperlink"/>
            <w:color w:val="auto"/>
            <w:u w:val="none"/>
          </w:rPr>
          <w:t>.</w:t>
        </w:r>
      </w:ins>
    </w:p>
    <w:p w14:paraId="794184C9" w14:textId="65C52133" w:rsidR="006B0DAB" w:rsidRPr="00A8214A" w:rsidRDefault="006B0DAB">
      <w:pPr>
        <w:ind w:left="288" w:hanging="288"/>
        <w:rPr>
          <w:rStyle w:val="Hyperlink"/>
          <w:color w:val="auto"/>
          <w:u w:val="none"/>
        </w:rPr>
      </w:pPr>
      <w:ins w:id="20" w:author="David Conklin" w:date="2021-09-17T10:14:00Z">
        <w:r>
          <w:rPr>
            <w:rStyle w:val="Hyperlink"/>
            <w:color w:val="auto"/>
            <w:u w:val="none"/>
          </w:rPr>
          <w:t>Add C+</w:t>
        </w:r>
      </w:ins>
      <w:ins w:id="21" w:author="David Conklin" w:date="2021-09-17T10:15:00Z">
        <w:r>
          <w:rPr>
            <w:rStyle w:val="Hyperlink"/>
            <w:color w:val="auto"/>
            <w:u w:val="none"/>
          </w:rPr>
          <w:t>+ source code conventions.</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A36D70" w14:textId="6388815D" w:rsidR="00772AB6" w:rsidRDefault="006636CC">
          <w:pPr>
            <w:pStyle w:val="TOC1"/>
            <w:tabs>
              <w:tab w:val="right" w:leader="dot" w:pos="9350"/>
            </w:tabs>
            <w:rPr>
              <w:ins w:id="22" w:author="David Conklin" w:date="2021-09-26T09:58:00Z"/>
              <w:rFonts w:eastAsiaTheme="minorEastAsia"/>
              <w:noProof/>
            </w:rPr>
          </w:pPr>
          <w:r>
            <w:fldChar w:fldCharType="begin"/>
          </w:r>
          <w:r>
            <w:instrText xml:space="preserve"> TOC \o "1-3" \h \z \u </w:instrText>
          </w:r>
          <w:r>
            <w:fldChar w:fldCharType="separate"/>
          </w:r>
          <w:ins w:id="23" w:author="David Conklin" w:date="2021-09-26T09:58:00Z">
            <w:r w:rsidR="00772AB6" w:rsidRPr="006258D4">
              <w:rPr>
                <w:rStyle w:val="Hyperlink"/>
                <w:noProof/>
              </w:rPr>
              <w:fldChar w:fldCharType="begin"/>
            </w:r>
            <w:r w:rsidR="00772AB6" w:rsidRPr="006258D4">
              <w:rPr>
                <w:rStyle w:val="Hyperlink"/>
                <w:noProof/>
              </w:rPr>
              <w:instrText xml:space="preserve"> </w:instrText>
            </w:r>
            <w:r w:rsidR="00772AB6">
              <w:rPr>
                <w:noProof/>
              </w:rPr>
              <w:instrText>HYPERLINK \l "_Toc83542712"</w:instrText>
            </w:r>
            <w:r w:rsidR="00772AB6" w:rsidRPr="006258D4">
              <w:rPr>
                <w:rStyle w:val="Hyperlink"/>
                <w:noProof/>
              </w:rPr>
              <w:instrText xml:space="preserve"> </w:instrText>
            </w:r>
            <w:r w:rsidR="00772AB6" w:rsidRPr="006258D4">
              <w:rPr>
                <w:rStyle w:val="Hyperlink"/>
                <w:noProof/>
              </w:rPr>
            </w:r>
            <w:r w:rsidR="00772AB6" w:rsidRPr="006258D4">
              <w:rPr>
                <w:rStyle w:val="Hyperlink"/>
                <w:noProof/>
              </w:rPr>
              <w:fldChar w:fldCharType="separate"/>
            </w:r>
            <w:r w:rsidR="00772AB6" w:rsidRPr="006258D4">
              <w:rPr>
                <w:rStyle w:val="Hyperlink"/>
                <w:noProof/>
              </w:rPr>
              <w:t>What is a digital handbook?</w:t>
            </w:r>
            <w:r w:rsidR="00772AB6">
              <w:rPr>
                <w:noProof/>
                <w:webHidden/>
              </w:rPr>
              <w:tab/>
            </w:r>
            <w:r w:rsidR="00772AB6">
              <w:rPr>
                <w:noProof/>
                <w:webHidden/>
              </w:rPr>
              <w:fldChar w:fldCharType="begin"/>
            </w:r>
            <w:r w:rsidR="00772AB6">
              <w:rPr>
                <w:noProof/>
                <w:webHidden/>
              </w:rPr>
              <w:instrText xml:space="preserve"> PAGEREF _Toc83542712 \h </w:instrText>
            </w:r>
            <w:r w:rsidR="00772AB6">
              <w:rPr>
                <w:noProof/>
                <w:webHidden/>
              </w:rPr>
            </w:r>
          </w:ins>
          <w:r w:rsidR="00772AB6">
            <w:rPr>
              <w:noProof/>
              <w:webHidden/>
            </w:rPr>
            <w:fldChar w:fldCharType="separate"/>
          </w:r>
          <w:ins w:id="24" w:author="David Conklin" w:date="2021-09-26T09:58:00Z">
            <w:r w:rsidR="00772AB6">
              <w:rPr>
                <w:noProof/>
                <w:webHidden/>
              </w:rPr>
              <w:t>7</w:t>
            </w:r>
            <w:r w:rsidR="00772AB6">
              <w:rPr>
                <w:noProof/>
                <w:webHidden/>
              </w:rPr>
              <w:fldChar w:fldCharType="end"/>
            </w:r>
            <w:r w:rsidR="00772AB6" w:rsidRPr="006258D4">
              <w:rPr>
                <w:rStyle w:val="Hyperlink"/>
                <w:noProof/>
              </w:rPr>
              <w:fldChar w:fldCharType="end"/>
            </w:r>
          </w:ins>
        </w:p>
        <w:p w14:paraId="6DAA52D4" w14:textId="15E0D0FD" w:rsidR="00772AB6" w:rsidRDefault="00772AB6">
          <w:pPr>
            <w:pStyle w:val="TOC1"/>
            <w:tabs>
              <w:tab w:val="right" w:leader="dot" w:pos="9350"/>
            </w:tabs>
            <w:rPr>
              <w:ins w:id="25" w:author="David Conklin" w:date="2021-09-26T09:58:00Z"/>
              <w:rFonts w:eastAsiaTheme="minorEastAsia"/>
              <w:noProof/>
            </w:rPr>
          </w:pPr>
          <w:ins w:id="2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CW3M concept</w:t>
            </w:r>
            <w:r>
              <w:rPr>
                <w:noProof/>
                <w:webHidden/>
              </w:rPr>
              <w:tab/>
            </w:r>
            <w:r>
              <w:rPr>
                <w:noProof/>
                <w:webHidden/>
              </w:rPr>
              <w:fldChar w:fldCharType="begin"/>
            </w:r>
            <w:r>
              <w:rPr>
                <w:noProof/>
                <w:webHidden/>
              </w:rPr>
              <w:instrText xml:space="preserve"> PAGEREF _Toc83542713 \h </w:instrText>
            </w:r>
            <w:r>
              <w:rPr>
                <w:noProof/>
                <w:webHidden/>
              </w:rPr>
            </w:r>
          </w:ins>
          <w:r>
            <w:rPr>
              <w:noProof/>
              <w:webHidden/>
            </w:rPr>
            <w:fldChar w:fldCharType="separate"/>
          </w:r>
          <w:ins w:id="27" w:author="David Conklin" w:date="2021-09-26T09:58:00Z">
            <w:r>
              <w:rPr>
                <w:noProof/>
                <w:webHidden/>
              </w:rPr>
              <w:t>7</w:t>
            </w:r>
            <w:r>
              <w:rPr>
                <w:noProof/>
                <w:webHidden/>
              </w:rPr>
              <w:fldChar w:fldCharType="end"/>
            </w:r>
            <w:r w:rsidRPr="006258D4">
              <w:rPr>
                <w:rStyle w:val="Hyperlink"/>
                <w:noProof/>
              </w:rPr>
              <w:fldChar w:fldCharType="end"/>
            </w:r>
          </w:ins>
        </w:p>
        <w:p w14:paraId="3A38737F" w14:textId="08CA62C8" w:rsidR="00772AB6" w:rsidRDefault="00772AB6">
          <w:pPr>
            <w:pStyle w:val="TOC2"/>
            <w:tabs>
              <w:tab w:val="right" w:leader="dot" w:pos="9350"/>
            </w:tabs>
            <w:rPr>
              <w:ins w:id="28" w:author="David Conklin" w:date="2021-09-26T09:58:00Z"/>
              <w:rFonts w:eastAsiaTheme="minorEastAsia"/>
              <w:noProof/>
            </w:rPr>
          </w:pPr>
          <w:ins w:id="2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 different kind of community model</w:t>
            </w:r>
            <w:r>
              <w:rPr>
                <w:noProof/>
                <w:webHidden/>
              </w:rPr>
              <w:tab/>
            </w:r>
            <w:r>
              <w:rPr>
                <w:noProof/>
                <w:webHidden/>
              </w:rPr>
              <w:fldChar w:fldCharType="begin"/>
            </w:r>
            <w:r>
              <w:rPr>
                <w:noProof/>
                <w:webHidden/>
              </w:rPr>
              <w:instrText xml:space="preserve"> PAGEREF _Toc83542714 \h </w:instrText>
            </w:r>
            <w:r>
              <w:rPr>
                <w:noProof/>
                <w:webHidden/>
              </w:rPr>
            </w:r>
          </w:ins>
          <w:r>
            <w:rPr>
              <w:noProof/>
              <w:webHidden/>
            </w:rPr>
            <w:fldChar w:fldCharType="separate"/>
          </w:r>
          <w:ins w:id="30" w:author="David Conklin" w:date="2021-09-26T09:58:00Z">
            <w:r>
              <w:rPr>
                <w:noProof/>
                <w:webHidden/>
              </w:rPr>
              <w:t>8</w:t>
            </w:r>
            <w:r>
              <w:rPr>
                <w:noProof/>
                <w:webHidden/>
              </w:rPr>
              <w:fldChar w:fldCharType="end"/>
            </w:r>
            <w:r w:rsidRPr="006258D4">
              <w:rPr>
                <w:rStyle w:val="Hyperlink"/>
                <w:noProof/>
              </w:rPr>
              <w:fldChar w:fldCharType="end"/>
            </w:r>
          </w:ins>
        </w:p>
        <w:p w14:paraId="22B398F1" w14:textId="5FFCD1C3" w:rsidR="00772AB6" w:rsidRDefault="00772AB6">
          <w:pPr>
            <w:pStyle w:val="TOC2"/>
            <w:tabs>
              <w:tab w:val="right" w:leader="dot" w:pos="9350"/>
            </w:tabs>
            <w:rPr>
              <w:ins w:id="31" w:author="David Conklin" w:date="2021-09-26T09:58:00Z"/>
              <w:rFonts w:eastAsiaTheme="minorEastAsia"/>
              <w:noProof/>
            </w:rPr>
          </w:pPr>
          <w:ins w:id="3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What CW3M is for</w:t>
            </w:r>
            <w:r>
              <w:rPr>
                <w:noProof/>
                <w:webHidden/>
              </w:rPr>
              <w:tab/>
            </w:r>
            <w:r>
              <w:rPr>
                <w:noProof/>
                <w:webHidden/>
              </w:rPr>
              <w:fldChar w:fldCharType="begin"/>
            </w:r>
            <w:r>
              <w:rPr>
                <w:noProof/>
                <w:webHidden/>
              </w:rPr>
              <w:instrText xml:space="preserve"> PAGEREF _Toc83542715 \h </w:instrText>
            </w:r>
            <w:r>
              <w:rPr>
                <w:noProof/>
                <w:webHidden/>
              </w:rPr>
            </w:r>
          </w:ins>
          <w:r>
            <w:rPr>
              <w:noProof/>
              <w:webHidden/>
            </w:rPr>
            <w:fldChar w:fldCharType="separate"/>
          </w:r>
          <w:ins w:id="33" w:author="David Conklin" w:date="2021-09-26T09:58:00Z">
            <w:r>
              <w:rPr>
                <w:noProof/>
                <w:webHidden/>
              </w:rPr>
              <w:t>8</w:t>
            </w:r>
            <w:r>
              <w:rPr>
                <w:noProof/>
                <w:webHidden/>
              </w:rPr>
              <w:fldChar w:fldCharType="end"/>
            </w:r>
            <w:r w:rsidRPr="006258D4">
              <w:rPr>
                <w:rStyle w:val="Hyperlink"/>
                <w:noProof/>
              </w:rPr>
              <w:fldChar w:fldCharType="end"/>
            </w:r>
          </w:ins>
        </w:p>
        <w:p w14:paraId="5EFF2C2B" w14:textId="4FF77782" w:rsidR="00772AB6" w:rsidRDefault="00772AB6">
          <w:pPr>
            <w:pStyle w:val="TOC2"/>
            <w:tabs>
              <w:tab w:val="right" w:leader="dot" w:pos="9350"/>
            </w:tabs>
            <w:rPr>
              <w:ins w:id="34" w:author="David Conklin" w:date="2021-09-26T09:58:00Z"/>
              <w:rFonts w:eastAsiaTheme="minorEastAsia"/>
              <w:noProof/>
            </w:rPr>
          </w:pPr>
          <w:ins w:id="3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Management and maintenance</w:t>
            </w:r>
            <w:r>
              <w:rPr>
                <w:noProof/>
                <w:webHidden/>
              </w:rPr>
              <w:tab/>
            </w:r>
            <w:r>
              <w:rPr>
                <w:noProof/>
                <w:webHidden/>
              </w:rPr>
              <w:fldChar w:fldCharType="begin"/>
            </w:r>
            <w:r>
              <w:rPr>
                <w:noProof/>
                <w:webHidden/>
              </w:rPr>
              <w:instrText xml:space="preserve"> PAGEREF _Toc83542716 \h </w:instrText>
            </w:r>
            <w:r>
              <w:rPr>
                <w:noProof/>
                <w:webHidden/>
              </w:rPr>
            </w:r>
          </w:ins>
          <w:r>
            <w:rPr>
              <w:noProof/>
              <w:webHidden/>
            </w:rPr>
            <w:fldChar w:fldCharType="separate"/>
          </w:r>
          <w:ins w:id="36" w:author="David Conklin" w:date="2021-09-26T09:58:00Z">
            <w:r>
              <w:rPr>
                <w:noProof/>
                <w:webHidden/>
              </w:rPr>
              <w:t>8</w:t>
            </w:r>
            <w:r>
              <w:rPr>
                <w:noProof/>
                <w:webHidden/>
              </w:rPr>
              <w:fldChar w:fldCharType="end"/>
            </w:r>
            <w:r w:rsidRPr="006258D4">
              <w:rPr>
                <w:rStyle w:val="Hyperlink"/>
                <w:noProof/>
              </w:rPr>
              <w:fldChar w:fldCharType="end"/>
            </w:r>
          </w:ins>
        </w:p>
        <w:p w14:paraId="7E4E468F" w14:textId="41E345B2" w:rsidR="00772AB6" w:rsidRDefault="00772AB6">
          <w:pPr>
            <w:pStyle w:val="TOC1"/>
            <w:tabs>
              <w:tab w:val="right" w:leader="dot" w:pos="9350"/>
            </w:tabs>
            <w:rPr>
              <w:ins w:id="37" w:author="David Conklin" w:date="2021-09-26T09:58:00Z"/>
              <w:rFonts w:eastAsiaTheme="minorEastAsia"/>
              <w:noProof/>
            </w:rPr>
          </w:pPr>
          <w:ins w:id="3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CW3M – A “first principles” model with tuning knobs</w:t>
            </w:r>
            <w:r>
              <w:rPr>
                <w:noProof/>
                <w:webHidden/>
              </w:rPr>
              <w:tab/>
            </w:r>
            <w:r>
              <w:rPr>
                <w:noProof/>
                <w:webHidden/>
              </w:rPr>
              <w:fldChar w:fldCharType="begin"/>
            </w:r>
            <w:r>
              <w:rPr>
                <w:noProof/>
                <w:webHidden/>
              </w:rPr>
              <w:instrText xml:space="preserve"> PAGEREF _Toc83542717 \h </w:instrText>
            </w:r>
            <w:r>
              <w:rPr>
                <w:noProof/>
                <w:webHidden/>
              </w:rPr>
            </w:r>
          </w:ins>
          <w:r>
            <w:rPr>
              <w:noProof/>
              <w:webHidden/>
            </w:rPr>
            <w:fldChar w:fldCharType="separate"/>
          </w:r>
          <w:ins w:id="39" w:author="David Conklin" w:date="2021-09-26T09:58:00Z">
            <w:r>
              <w:rPr>
                <w:noProof/>
                <w:webHidden/>
              </w:rPr>
              <w:t>9</w:t>
            </w:r>
            <w:r>
              <w:rPr>
                <w:noProof/>
                <w:webHidden/>
              </w:rPr>
              <w:fldChar w:fldCharType="end"/>
            </w:r>
            <w:r w:rsidRPr="006258D4">
              <w:rPr>
                <w:rStyle w:val="Hyperlink"/>
                <w:noProof/>
              </w:rPr>
              <w:fldChar w:fldCharType="end"/>
            </w:r>
          </w:ins>
        </w:p>
        <w:p w14:paraId="1BF5CD18" w14:textId="4C3D576F" w:rsidR="00772AB6" w:rsidRDefault="00772AB6">
          <w:pPr>
            <w:pStyle w:val="TOC1"/>
            <w:tabs>
              <w:tab w:val="right" w:leader="dot" w:pos="9350"/>
            </w:tabs>
            <w:rPr>
              <w:ins w:id="40" w:author="David Conklin" w:date="2021-09-26T09:58:00Z"/>
              <w:rFonts w:eastAsiaTheme="minorEastAsia"/>
              <w:noProof/>
            </w:rPr>
          </w:pPr>
          <w:ins w:id="4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tuning knobs</w:t>
            </w:r>
            <w:r>
              <w:rPr>
                <w:noProof/>
                <w:webHidden/>
              </w:rPr>
              <w:tab/>
            </w:r>
            <w:r>
              <w:rPr>
                <w:noProof/>
                <w:webHidden/>
              </w:rPr>
              <w:fldChar w:fldCharType="begin"/>
            </w:r>
            <w:r>
              <w:rPr>
                <w:noProof/>
                <w:webHidden/>
              </w:rPr>
              <w:instrText xml:space="preserve"> PAGEREF _Toc83542718 \h </w:instrText>
            </w:r>
            <w:r>
              <w:rPr>
                <w:noProof/>
                <w:webHidden/>
              </w:rPr>
            </w:r>
          </w:ins>
          <w:r>
            <w:rPr>
              <w:noProof/>
              <w:webHidden/>
            </w:rPr>
            <w:fldChar w:fldCharType="separate"/>
          </w:r>
          <w:ins w:id="42" w:author="David Conklin" w:date="2021-09-26T09:58:00Z">
            <w:r>
              <w:rPr>
                <w:noProof/>
                <w:webHidden/>
              </w:rPr>
              <w:t>9</w:t>
            </w:r>
            <w:r>
              <w:rPr>
                <w:noProof/>
                <w:webHidden/>
              </w:rPr>
              <w:fldChar w:fldCharType="end"/>
            </w:r>
            <w:r w:rsidRPr="006258D4">
              <w:rPr>
                <w:rStyle w:val="Hyperlink"/>
                <w:noProof/>
              </w:rPr>
              <w:fldChar w:fldCharType="end"/>
            </w:r>
          </w:ins>
        </w:p>
        <w:p w14:paraId="3FC9CFFC" w14:textId="43273767" w:rsidR="00772AB6" w:rsidRDefault="00772AB6">
          <w:pPr>
            <w:pStyle w:val="TOC2"/>
            <w:tabs>
              <w:tab w:val="right" w:leader="dot" w:pos="9350"/>
            </w:tabs>
            <w:rPr>
              <w:ins w:id="43" w:author="David Conklin" w:date="2021-09-26T09:58:00Z"/>
              <w:rFonts w:eastAsiaTheme="minorEastAsia"/>
              <w:noProof/>
            </w:rPr>
          </w:pPr>
          <w:ins w:id="4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ET_MULT – forest evapotranspiration</w:t>
            </w:r>
            <w:r>
              <w:rPr>
                <w:noProof/>
                <w:webHidden/>
              </w:rPr>
              <w:tab/>
            </w:r>
            <w:r>
              <w:rPr>
                <w:noProof/>
                <w:webHidden/>
              </w:rPr>
              <w:fldChar w:fldCharType="begin"/>
            </w:r>
            <w:r>
              <w:rPr>
                <w:noProof/>
                <w:webHidden/>
              </w:rPr>
              <w:instrText xml:space="preserve"> PAGEREF _Toc83542719 \h </w:instrText>
            </w:r>
            <w:r>
              <w:rPr>
                <w:noProof/>
                <w:webHidden/>
              </w:rPr>
            </w:r>
          </w:ins>
          <w:r>
            <w:rPr>
              <w:noProof/>
              <w:webHidden/>
            </w:rPr>
            <w:fldChar w:fldCharType="separate"/>
          </w:r>
          <w:ins w:id="45" w:author="David Conklin" w:date="2021-09-26T09:58:00Z">
            <w:r>
              <w:rPr>
                <w:noProof/>
                <w:webHidden/>
              </w:rPr>
              <w:t>9</w:t>
            </w:r>
            <w:r>
              <w:rPr>
                <w:noProof/>
                <w:webHidden/>
              </w:rPr>
              <w:fldChar w:fldCharType="end"/>
            </w:r>
            <w:r w:rsidRPr="006258D4">
              <w:rPr>
                <w:rStyle w:val="Hyperlink"/>
                <w:noProof/>
              </w:rPr>
              <w:fldChar w:fldCharType="end"/>
            </w:r>
          </w:ins>
        </w:p>
        <w:p w14:paraId="3C3CCE37" w14:textId="5DF371B1" w:rsidR="00772AB6" w:rsidRDefault="00772AB6">
          <w:pPr>
            <w:pStyle w:val="TOC2"/>
            <w:tabs>
              <w:tab w:val="right" w:leader="dot" w:pos="9350"/>
            </w:tabs>
            <w:rPr>
              <w:ins w:id="46" w:author="David Conklin" w:date="2021-09-26T09:58:00Z"/>
              <w:rFonts w:eastAsiaTheme="minorEastAsia"/>
              <w:noProof/>
            </w:rPr>
          </w:pPr>
          <w:ins w:id="4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SOLAR_RADIATION_MULTIPLIER – reservoir insolation</w:t>
            </w:r>
            <w:r>
              <w:rPr>
                <w:noProof/>
                <w:webHidden/>
              </w:rPr>
              <w:tab/>
            </w:r>
            <w:r>
              <w:rPr>
                <w:noProof/>
                <w:webHidden/>
              </w:rPr>
              <w:fldChar w:fldCharType="begin"/>
            </w:r>
            <w:r>
              <w:rPr>
                <w:noProof/>
                <w:webHidden/>
              </w:rPr>
              <w:instrText xml:space="preserve"> PAGEREF _Toc83542720 \h </w:instrText>
            </w:r>
            <w:r>
              <w:rPr>
                <w:noProof/>
                <w:webHidden/>
              </w:rPr>
            </w:r>
          </w:ins>
          <w:r>
            <w:rPr>
              <w:noProof/>
              <w:webHidden/>
            </w:rPr>
            <w:fldChar w:fldCharType="separate"/>
          </w:r>
          <w:ins w:id="48" w:author="David Conklin" w:date="2021-09-26T09:58:00Z">
            <w:r>
              <w:rPr>
                <w:noProof/>
                <w:webHidden/>
              </w:rPr>
              <w:t>10</w:t>
            </w:r>
            <w:r>
              <w:rPr>
                <w:noProof/>
                <w:webHidden/>
              </w:rPr>
              <w:fldChar w:fldCharType="end"/>
            </w:r>
            <w:r w:rsidRPr="006258D4">
              <w:rPr>
                <w:rStyle w:val="Hyperlink"/>
                <w:noProof/>
              </w:rPr>
              <w:fldChar w:fldCharType="end"/>
            </w:r>
          </w:ins>
        </w:p>
        <w:p w14:paraId="03BFDB64" w14:textId="13822666" w:rsidR="00772AB6" w:rsidRDefault="00772AB6">
          <w:pPr>
            <w:pStyle w:val="TOC2"/>
            <w:tabs>
              <w:tab w:val="right" w:leader="dot" w:pos="9350"/>
            </w:tabs>
            <w:rPr>
              <w:ins w:id="49" w:author="David Conklin" w:date="2021-09-26T09:58:00Z"/>
              <w:rFonts w:eastAsiaTheme="minorEastAsia"/>
              <w:noProof/>
            </w:rPr>
          </w:pPr>
          <w:ins w:id="5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FLOW_CMS – Discharge from High Cascade springs</w:t>
            </w:r>
            <w:r>
              <w:rPr>
                <w:noProof/>
                <w:webHidden/>
              </w:rPr>
              <w:tab/>
            </w:r>
            <w:r>
              <w:rPr>
                <w:noProof/>
                <w:webHidden/>
              </w:rPr>
              <w:fldChar w:fldCharType="begin"/>
            </w:r>
            <w:r>
              <w:rPr>
                <w:noProof/>
                <w:webHidden/>
              </w:rPr>
              <w:instrText xml:space="preserve"> PAGEREF _Toc83542721 \h </w:instrText>
            </w:r>
            <w:r>
              <w:rPr>
                <w:noProof/>
                <w:webHidden/>
              </w:rPr>
            </w:r>
          </w:ins>
          <w:r>
            <w:rPr>
              <w:noProof/>
              <w:webHidden/>
            </w:rPr>
            <w:fldChar w:fldCharType="separate"/>
          </w:r>
          <w:ins w:id="51" w:author="David Conklin" w:date="2021-09-26T09:58:00Z">
            <w:r>
              <w:rPr>
                <w:noProof/>
                <w:webHidden/>
              </w:rPr>
              <w:t>10</w:t>
            </w:r>
            <w:r>
              <w:rPr>
                <w:noProof/>
                <w:webHidden/>
              </w:rPr>
              <w:fldChar w:fldCharType="end"/>
            </w:r>
            <w:r w:rsidRPr="006258D4">
              <w:rPr>
                <w:rStyle w:val="Hyperlink"/>
                <w:noProof/>
              </w:rPr>
              <w:fldChar w:fldCharType="end"/>
            </w:r>
          </w:ins>
        </w:p>
        <w:p w14:paraId="725042C6" w14:textId="281192BC" w:rsidR="00772AB6" w:rsidRDefault="00772AB6">
          <w:pPr>
            <w:pStyle w:val="TOC1"/>
            <w:tabs>
              <w:tab w:val="right" w:leader="dot" w:pos="9350"/>
            </w:tabs>
            <w:rPr>
              <w:ins w:id="52" w:author="David Conklin" w:date="2021-09-26T09:58:00Z"/>
              <w:rFonts w:eastAsiaTheme="minorEastAsia"/>
              <w:noProof/>
            </w:rPr>
          </w:pPr>
          <w:ins w:id="5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Envision framework and the GIS Layers</w:t>
            </w:r>
            <w:r>
              <w:rPr>
                <w:noProof/>
                <w:webHidden/>
              </w:rPr>
              <w:tab/>
            </w:r>
            <w:r>
              <w:rPr>
                <w:noProof/>
                <w:webHidden/>
              </w:rPr>
              <w:fldChar w:fldCharType="begin"/>
            </w:r>
            <w:r>
              <w:rPr>
                <w:noProof/>
                <w:webHidden/>
              </w:rPr>
              <w:instrText xml:space="preserve"> PAGEREF _Toc83542722 \h </w:instrText>
            </w:r>
            <w:r>
              <w:rPr>
                <w:noProof/>
                <w:webHidden/>
              </w:rPr>
            </w:r>
          </w:ins>
          <w:r>
            <w:rPr>
              <w:noProof/>
              <w:webHidden/>
            </w:rPr>
            <w:fldChar w:fldCharType="separate"/>
          </w:r>
          <w:ins w:id="54" w:author="David Conklin" w:date="2021-09-26T09:58:00Z">
            <w:r>
              <w:rPr>
                <w:noProof/>
                <w:webHidden/>
              </w:rPr>
              <w:t>10</w:t>
            </w:r>
            <w:r>
              <w:rPr>
                <w:noProof/>
                <w:webHidden/>
              </w:rPr>
              <w:fldChar w:fldCharType="end"/>
            </w:r>
            <w:r w:rsidRPr="006258D4">
              <w:rPr>
                <w:rStyle w:val="Hyperlink"/>
                <w:noProof/>
              </w:rPr>
              <w:fldChar w:fldCharType="end"/>
            </w:r>
          </w:ins>
        </w:p>
        <w:p w14:paraId="0C1E8FA8" w14:textId="10AE7A5B" w:rsidR="00772AB6" w:rsidRDefault="00772AB6">
          <w:pPr>
            <w:pStyle w:val="TOC2"/>
            <w:tabs>
              <w:tab w:val="right" w:leader="dot" w:pos="9350"/>
            </w:tabs>
            <w:rPr>
              <w:ins w:id="55" w:author="David Conklin" w:date="2021-09-26T09:58:00Z"/>
              <w:rFonts w:eastAsiaTheme="minorEastAsia"/>
              <w:noProof/>
            </w:rPr>
          </w:pPr>
          <w:ins w:id="5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Reach Layer</w:t>
            </w:r>
            <w:r>
              <w:rPr>
                <w:noProof/>
                <w:webHidden/>
              </w:rPr>
              <w:tab/>
            </w:r>
            <w:r>
              <w:rPr>
                <w:noProof/>
                <w:webHidden/>
              </w:rPr>
              <w:fldChar w:fldCharType="begin"/>
            </w:r>
            <w:r>
              <w:rPr>
                <w:noProof/>
                <w:webHidden/>
              </w:rPr>
              <w:instrText xml:space="preserve"> PAGEREF _Toc83542723 \h </w:instrText>
            </w:r>
            <w:r>
              <w:rPr>
                <w:noProof/>
                <w:webHidden/>
              </w:rPr>
            </w:r>
          </w:ins>
          <w:r>
            <w:rPr>
              <w:noProof/>
              <w:webHidden/>
            </w:rPr>
            <w:fldChar w:fldCharType="separate"/>
          </w:r>
          <w:ins w:id="57" w:author="David Conklin" w:date="2021-09-26T09:58:00Z">
            <w:r>
              <w:rPr>
                <w:noProof/>
                <w:webHidden/>
              </w:rPr>
              <w:t>10</w:t>
            </w:r>
            <w:r>
              <w:rPr>
                <w:noProof/>
                <w:webHidden/>
              </w:rPr>
              <w:fldChar w:fldCharType="end"/>
            </w:r>
            <w:r w:rsidRPr="006258D4">
              <w:rPr>
                <w:rStyle w:val="Hyperlink"/>
                <w:noProof/>
              </w:rPr>
              <w:fldChar w:fldCharType="end"/>
            </w:r>
          </w:ins>
        </w:p>
        <w:p w14:paraId="0B79DEE6" w14:textId="782D4F52" w:rsidR="00772AB6" w:rsidRDefault="00772AB6">
          <w:pPr>
            <w:pStyle w:val="TOC2"/>
            <w:tabs>
              <w:tab w:val="right" w:leader="dot" w:pos="9350"/>
            </w:tabs>
            <w:rPr>
              <w:ins w:id="58" w:author="David Conklin" w:date="2021-09-26T09:58:00Z"/>
              <w:rFonts w:eastAsiaTheme="minorEastAsia"/>
              <w:noProof/>
            </w:rPr>
          </w:pPr>
          <w:ins w:id="5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Time steps, autonomous processes, and global methods</w:t>
            </w:r>
            <w:r>
              <w:rPr>
                <w:noProof/>
                <w:webHidden/>
              </w:rPr>
              <w:tab/>
            </w:r>
            <w:r>
              <w:rPr>
                <w:noProof/>
                <w:webHidden/>
              </w:rPr>
              <w:fldChar w:fldCharType="begin"/>
            </w:r>
            <w:r>
              <w:rPr>
                <w:noProof/>
                <w:webHidden/>
              </w:rPr>
              <w:instrText xml:space="preserve"> PAGEREF _Toc83542724 \h </w:instrText>
            </w:r>
            <w:r>
              <w:rPr>
                <w:noProof/>
                <w:webHidden/>
              </w:rPr>
            </w:r>
          </w:ins>
          <w:r>
            <w:rPr>
              <w:noProof/>
              <w:webHidden/>
            </w:rPr>
            <w:fldChar w:fldCharType="separate"/>
          </w:r>
          <w:ins w:id="60" w:author="David Conklin" w:date="2021-09-26T09:58:00Z">
            <w:r>
              <w:rPr>
                <w:noProof/>
                <w:webHidden/>
              </w:rPr>
              <w:t>11</w:t>
            </w:r>
            <w:r>
              <w:rPr>
                <w:noProof/>
                <w:webHidden/>
              </w:rPr>
              <w:fldChar w:fldCharType="end"/>
            </w:r>
            <w:r w:rsidRPr="006258D4">
              <w:rPr>
                <w:rStyle w:val="Hyperlink"/>
                <w:noProof/>
              </w:rPr>
              <w:fldChar w:fldCharType="end"/>
            </w:r>
          </w:ins>
        </w:p>
        <w:p w14:paraId="5D68E03D" w14:textId="31BDA659" w:rsidR="00772AB6" w:rsidRDefault="00772AB6">
          <w:pPr>
            <w:pStyle w:val="TOC2"/>
            <w:tabs>
              <w:tab w:val="right" w:leader="dot" w:pos="9350"/>
            </w:tabs>
            <w:rPr>
              <w:ins w:id="61" w:author="David Conklin" w:date="2021-09-26T09:58:00Z"/>
              <w:rFonts w:eastAsiaTheme="minorEastAsia"/>
              <w:noProof/>
            </w:rPr>
          </w:pPr>
          <w:ins w:id="6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Some global method details</w:t>
            </w:r>
            <w:r>
              <w:rPr>
                <w:noProof/>
                <w:webHidden/>
              </w:rPr>
              <w:tab/>
            </w:r>
            <w:r>
              <w:rPr>
                <w:noProof/>
                <w:webHidden/>
              </w:rPr>
              <w:fldChar w:fldCharType="begin"/>
            </w:r>
            <w:r>
              <w:rPr>
                <w:noProof/>
                <w:webHidden/>
              </w:rPr>
              <w:instrText xml:space="preserve"> PAGEREF _Toc83542725 \h </w:instrText>
            </w:r>
            <w:r>
              <w:rPr>
                <w:noProof/>
                <w:webHidden/>
              </w:rPr>
            </w:r>
          </w:ins>
          <w:r>
            <w:rPr>
              <w:noProof/>
              <w:webHidden/>
            </w:rPr>
            <w:fldChar w:fldCharType="separate"/>
          </w:r>
          <w:ins w:id="63" w:author="David Conklin" w:date="2021-09-26T09:58:00Z">
            <w:r>
              <w:rPr>
                <w:noProof/>
                <w:webHidden/>
              </w:rPr>
              <w:t>12</w:t>
            </w:r>
            <w:r>
              <w:rPr>
                <w:noProof/>
                <w:webHidden/>
              </w:rPr>
              <w:fldChar w:fldCharType="end"/>
            </w:r>
            <w:r w:rsidRPr="006258D4">
              <w:rPr>
                <w:rStyle w:val="Hyperlink"/>
                <w:noProof/>
              </w:rPr>
              <w:fldChar w:fldCharType="end"/>
            </w:r>
          </w:ins>
        </w:p>
        <w:p w14:paraId="1B6F7754" w14:textId="61898AF9" w:rsidR="00772AB6" w:rsidRDefault="00772AB6">
          <w:pPr>
            <w:pStyle w:val="TOC1"/>
            <w:tabs>
              <w:tab w:val="right" w:leader="dot" w:pos="9350"/>
            </w:tabs>
            <w:rPr>
              <w:ins w:id="64" w:author="David Conklin" w:date="2021-09-26T09:58:00Z"/>
              <w:rFonts w:eastAsiaTheme="minorEastAsia"/>
              <w:noProof/>
            </w:rPr>
          </w:pPr>
          <w:ins w:id="6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Study areas</w:t>
            </w:r>
            <w:r>
              <w:rPr>
                <w:noProof/>
                <w:webHidden/>
              </w:rPr>
              <w:tab/>
            </w:r>
            <w:r>
              <w:rPr>
                <w:noProof/>
                <w:webHidden/>
              </w:rPr>
              <w:fldChar w:fldCharType="begin"/>
            </w:r>
            <w:r>
              <w:rPr>
                <w:noProof/>
                <w:webHidden/>
              </w:rPr>
              <w:instrText xml:space="preserve"> PAGEREF _Toc83542726 \h </w:instrText>
            </w:r>
            <w:r>
              <w:rPr>
                <w:noProof/>
                <w:webHidden/>
              </w:rPr>
            </w:r>
          </w:ins>
          <w:r>
            <w:rPr>
              <w:noProof/>
              <w:webHidden/>
            </w:rPr>
            <w:fldChar w:fldCharType="separate"/>
          </w:r>
          <w:ins w:id="66" w:author="David Conklin" w:date="2021-09-26T09:58:00Z">
            <w:r>
              <w:rPr>
                <w:noProof/>
                <w:webHidden/>
              </w:rPr>
              <w:t>12</w:t>
            </w:r>
            <w:r>
              <w:rPr>
                <w:noProof/>
                <w:webHidden/>
              </w:rPr>
              <w:fldChar w:fldCharType="end"/>
            </w:r>
            <w:r w:rsidRPr="006258D4">
              <w:rPr>
                <w:rStyle w:val="Hyperlink"/>
                <w:noProof/>
              </w:rPr>
              <w:fldChar w:fldCharType="end"/>
            </w:r>
          </w:ins>
        </w:p>
        <w:p w14:paraId="1E418BF6" w14:textId="1DB2316E" w:rsidR="00772AB6" w:rsidRDefault="00772AB6">
          <w:pPr>
            <w:pStyle w:val="TOC2"/>
            <w:tabs>
              <w:tab w:val="right" w:leader="dot" w:pos="9350"/>
            </w:tabs>
            <w:rPr>
              <w:ins w:id="67" w:author="David Conklin" w:date="2021-09-26T09:58:00Z"/>
              <w:rFonts w:eastAsiaTheme="minorEastAsia"/>
              <w:noProof/>
            </w:rPr>
          </w:pPr>
          <w:ins w:id="6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DataCW3M directory structure</w:t>
            </w:r>
            <w:r>
              <w:rPr>
                <w:noProof/>
                <w:webHidden/>
              </w:rPr>
              <w:tab/>
            </w:r>
            <w:r>
              <w:rPr>
                <w:noProof/>
                <w:webHidden/>
              </w:rPr>
              <w:fldChar w:fldCharType="begin"/>
            </w:r>
            <w:r>
              <w:rPr>
                <w:noProof/>
                <w:webHidden/>
              </w:rPr>
              <w:instrText xml:space="preserve"> PAGEREF _Toc83542727 \h </w:instrText>
            </w:r>
            <w:r>
              <w:rPr>
                <w:noProof/>
                <w:webHidden/>
              </w:rPr>
            </w:r>
          </w:ins>
          <w:r>
            <w:rPr>
              <w:noProof/>
              <w:webHidden/>
            </w:rPr>
            <w:fldChar w:fldCharType="separate"/>
          </w:r>
          <w:ins w:id="69" w:author="David Conklin" w:date="2021-09-26T09:58:00Z">
            <w:r>
              <w:rPr>
                <w:noProof/>
                <w:webHidden/>
              </w:rPr>
              <w:t>13</w:t>
            </w:r>
            <w:r>
              <w:rPr>
                <w:noProof/>
                <w:webHidden/>
              </w:rPr>
              <w:fldChar w:fldCharType="end"/>
            </w:r>
            <w:r w:rsidRPr="006258D4">
              <w:rPr>
                <w:rStyle w:val="Hyperlink"/>
                <w:noProof/>
              </w:rPr>
              <w:fldChar w:fldCharType="end"/>
            </w:r>
          </w:ins>
        </w:p>
        <w:p w14:paraId="53A329EB" w14:textId="1C5EB432" w:rsidR="00772AB6" w:rsidRDefault="00772AB6">
          <w:pPr>
            <w:pStyle w:val="TOC2"/>
            <w:tabs>
              <w:tab w:val="right" w:leader="dot" w:pos="9350"/>
            </w:tabs>
            <w:rPr>
              <w:ins w:id="70" w:author="David Conklin" w:date="2021-09-26T09:58:00Z"/>
              <w:rFonts w:eastAsiaTheme="minorEastAsia"/>
              <w:noProof/>
            </w:rPr>
          </w:pPr>
          <w:ins w:id="7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DataCW3M\ScenarioData directory structure</w:t>
            </w:r>
            <w:r>
              <w:rPr>
                <w:noProof/>
                <w:webHidden/>
              </w:rPr>
              <w:tab/>
            </w:r>
            <w:r>
              <w:rPr>
                <w:noProof/>
                <w:webHidden/>
              </w:rPr>
              <w:fldChar w:fldCharType="begin"/>
            </w:r>
            <w:r>
              <w:rPr>
                <w:noProof/>
                <w:webHidden/>
              </w:rPr>
              <w:instrText xml:space="preserve"> PAGEREF _Toc83542728 \h </w:instrText>
            </w:r>
            <w:r>
              <w:rPr>
                <w:noProof/>
                <w:webHidden/>
              </w:rPr>
            </w:r>
          </w:ins>
          <w:r>
            <w:rPr>
              <w:noProof/>
              <w:webHidden/>
            </w:rPr>
            <w:fldChar w:fldCharType="separate"/>
          </w:r>
          <w:ins w:id="72" w:author="David Conklin" w:date="2021-09-26T09:58:00Z">
            <w:r>
              <w:rPr>
                <w:noProof/>
                <w:webHidden/>
              </w:rPr>
              <w:t>13</w:t>
            </w:r>
            <w:r>
              <w:rPr>
                <w:noProof/>
                <w:webHidden/>
              </w:rPr>
              <w:fldChar w:fldCharType="end"/>
            </w:r>
            <w:r w:rsidRPr="006258D4">
              <w:rPr>
                <w:rStyle w:val="Hyperlink"/>
                <w:noProof/>
              </w:rPr>
              <w:fldChar w:fldCharType="end"/>
            </w:r>
          </w:ins>
        </w:p>
        <w:p w14:paraId="358BF623" w14:textId="265A9F44" w:rsidR="00772AB6" w:rsidRDefault="00772AB6">
          <w:pPr>
            <w:pStyle w:val="TOC2"/>
            <w:tabs>
              <w:tab w:val="right" w:leader="dot" w:pos="9350"/>
            </w:tabs>
            <w:rPr>
              <w:ins w:id="73" w:author="David Conklin" w:date="2021-09-26T09:58:00Z"/>
              <w:rFonts w:eastAsiaTheme="minorEastAsia"/>
              <w:noProof/>
            </w:rPr>
          </w:pPr>
          <w:ins w:id="7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DataCW3M\ScenarioData\&lt;scenario&gt; folder contents</w:t>
            </w:r>
            <w:r>
              <w:rPr>
                <w:noProof/>
                <w:webHidden/>
              </w:rPr>
              <w:tab/>
            </w:r>
            <w:r>
              <w:rPr>
                <w:noProof/>
                <w:webHidden/>
              </w:rPr>
              <w:fldChar w:fldCharType="begin"/>
            </w:r>
            <w:r>
              <w:rPr>
                <w:noProof/>
                <w:webHidden/>
              </w:rPr>
              <w:instrText xml:space="preserve"> PAGEREF _Toc83542729 \h </w:instrText>
            </w:r>
            <w:r>
              <w:rPr>
                <w:noProof/>
                <w:webHidden/>
              </w:rPr>
            </w:r>
          </w:ins>
          <w:r>
            <w:rPr>
              <w:noProof/>
              <w:webHidden/>
            </w:rPr>
            <w:fldChar w:fldCharType="separate"/>
          </w:r>
          <w:ins w:id="75" w:author="David Conklin" w:date="2021-09-26T09:58:00Z">
            <w:r>
              <w:rPr>
                <w:noProof/>
                <w:webHidden/>
              </w:rPr>
              <w:t>14</w:t>
            </w:r>
            <w:r>
              <w:rPr>
                <w:noProof/>
                <w:webHidden/>
              </w:rPr>
              <w:fldChar w:fldCharType="end"/>
            </w:r>
            <w:r w:rsidRPr="006258D4">
              <w:rPr>
                <w:rStyle w:val="Hyperlink"/>
                <w:noProof/>
              </w:rPr>
              <w:fldChar w:fldCharType="end"/>
            </w:r>
          </w:ins>
        </w:p>
        <w:p w14:paraId="556E676B" w14:textId="216F0CF2" w:rsidR="00772AB6" w:rsidRDefault="00772AB6">
          <w:pPr>
            <w:pStyle w:val="TOC2"/>
            <w:tabs>
              <w:tab w:val="right" w:leader="dot" w:pos="9350"/>
            </w:tabs>
            <w:rPr>
              <w:ins w:id="76" w:author="David Conklin" w:date="2021-09-26T09:58:00Z"/>
              <w:rFonts w:eastAsiaTheme="minorEastAsia"/>
              <w:noProof/>
            </w:rPr>
          </w:pPr>
          <w:ins w:id="7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DataCW3M\&lt;study area&gt; folder contents</w:t>
            </w:r>
            <w:r>
              <w:rPr>
                <w:noProof/>
                <w:webHidden/>
              </w:rPr>
              <w:tab/>
            </w:r>
            <w:r>
              <w:rPr>
                <w:noProof/>
                <w:webHidden/>
              </w:rPr>
              <w:fldChar w:fldCharType="begin"/>
            </w:r>
            <w:r>
              <w:rPr>
                <w:noProof/>
                <w:webHidden/>
              </w:rPr>
              <w:instrText xml:space="preserve"> PAGEREF _Toc83542730 \h </w:instrText>
            </w:r>
            <w:r>
              <w:rPr>
                <w:noProof/>
                <w:webHidden/>
              </w:rPr>
            </w:r>
          </w:ins>
          <w:r>
            <w:rPr>
              <w:noProof/>
              <w:webHidden/>
            </w:rPr>
            <w:fldChar w:fldCharType="separate"/>
          </w:r>
          <w:ins w:id="78" w:author="David Conklin" w:date="2021-09-26T09:58:00Z">
            <w:r>
              <w:rPr>
                <w:noProof/>
                <w:webHidden/>
              </w:rPr>
              <w:t>14</w:t>
            </w:r>
            <w:r>
              <w:rPr>
                <w:noProof/>
                <w:webHidden/>
              </w:rPr>
              <w:fldChar w:fldCharType="end"/>
            </w:r>
            <w:r w:rsidRPr="006258D4">
              <w:rPr>
                <w:rStyle w:val="Hyperlink"/>
                <w:noProof/>
              </w:rPr>
              <w:fldChar w:fldCharType="end"/>
            </w:r>
          </w:ins>
        </w:p>
        <w:p w14:paraId="07825163" w14:textId="6D734320" w:rsidR="00772AB6" w:rsidRDefault="00772AB6">
          <w:pPr>
            <w:pStyle w:val="TOC1"/>
            <w:tabs>
              <w:tab w:val="right" w:leader="dot" w:pos="9350"/>
            </w:tabs>
            <w:rPr>
              <w:ins w:id="79" w:author="David Conklin" w:date="2021-09-26T09:58:00Z"/>
              <w:rFonts w:eastAsiaTheme="minorEastAsia"/>
              <w:noProof/>
            </w:rPr>
          </w:pPr>
          <w:ins w:id="8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Calendar conventions</w:t>
            </w:r>
            <w:r>
              <w:rPr>
                <w:noProof/>
                <w:webHidden/>
              </w:rPr>
              <w:tab/>
            </w:r>
            <w:r>
              <w:rPr>
                <w:noProof/>
                <w:webHidden/>
              </w:rPr>
              <w:fldChar w:fldCharType="begin"/>
            </w:r>
            <w:r>
              <w:rPr>
                <w:noProof/>
                <w:webHidden/>
              </w:rPr>
              <w:instrText xml:space="preserve"> PAGEREF _Toc83542731 \h </w:instrText>
            </w:r>
            <w:r>
              <w:rPr>
                <w:noProof/>
                <w:webHidden/>
              </w:rPr>
            </w:r>
          </w:ins>
          <w:r>
            <w:rPr>
              <w:noProof/>
              <w:webHidden/>
            </w:rPr>
            <w:fldChar w:fldCharType="separate"/>
          </w:r>
          <w:ins w:id="81" w:author="David Conklin" w:date="2021-09-26T09:58:00Z">
            <w:r>
              <w:rPr>
                <w:noProof/>
                <w:webHidden/>
              </w:rPr>
              <w:t>20</w:t>
            </w:r>
            <w:r>
              <w:rPr>
                <w:noProof/>
                <w:webHidden/>
              </w:rPr>
              <w:fldChar w:fldCharType="end"/>
            </w:r>
            <w:r w:rsidRPr="006258D4">
              <w:rPr>
                <w:rStyle w:val="Hyperlink"/>
                <w:noProof/>
              </w:rPr>
              <w:fldChar w:fldCharType="end"/>
            </w:r>
          </w:ins>
        </w:p>
        <w:p w14:paraId="2D78EA74" w14:textId="3C69384B" w:rsidR="00772AB6" w:rsidRDefault="00772AB6">
          <w:pPr>
            <w:pStyle w:val="TOC2"/>
            <w:tabs>
              <w:tab w:val="right" w:leader="dot" w:pos="9350"/>
            </w:tabs>
            <w:rPr>
              <w:ins w:id="82" w:author="David Conklin" w:date="2021-09-26T09:58:00Z"/>
              <w:rFonts w:eastAsiaTheme="minorEastAsia"/>
              <w:noProof/>
            </w:rPr>
          </w:pPr>
          <w:ins w:id="8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Water years</w:t>
            </w:r>
            <w:r>
              <w:rPr>
                <w:noProof/>
                <w:webHidden/>
              </w:rPr>
              <w:tab/>
            </w:r>
            <w:r>
              <w:rPr>
                <w:noProof/>
                <w:webHidden/>
              </w:rPr>
              <w:fldChar w:fldCharType="begin"/>
            </w:r>
            <w:r>
              <w:rPr>
                <w:noProof/>
                <w:webHidden/>
              </w:rPr>
              <w:instrText xml:space="preserve"> PAGEREF _Toc83542732 \h </w:instrText>
            </w:r>
            <w:r>
              <w:rPr>
                <w:noProof/>
                <w:webHidden/>
              </w:rPr>
            </w:r>
          </w:ins>
          <w:r>
            <w:rPr>
              <w:noProof/>
              <w:webHidden/>
            </w:rPr>
            <w:fldChar w:fldCharType="separate"/>
          </w:r>
          <w:ins w:id="84" w:author="David Conklin" w:date="2021-09-26T09:58:00Z">
            <w:r>
              <w:rPr>
                <w:noProof/>
                <w:webHidden/>
              </w:rPr>
              <w:t>20</w:t>
            </w:r>
            <w:r>
              <w:rPr>
                <w:noProof/>
                <w:webHidden/>
              </w:rPr>
              <w:fldChar w:fldCharType="end"/>
            </w:r>
            <w:r w:rsidRPr="006258D4">
              <w:rPr>
                <w:rStyle w:val="Hyperlink"/>
                <w:noProof/>
              </w:rPr>
              <w:fldChar w:fldCharType="end"/>
            </w:r>
          </w:ins>
        </w:p>
        <w:p w14:paraId="12C7336B" w14:textId="0F6DA4E4" w:rsidR="00772AB6" w:rsidRDefault="00772AB6">
          <w:pPr>
            <w:pStyle w:val="TOC1"/>
            <w:tabs>
              <w:tab w:val="right" w:leader="dot" w:pos="9350"/>
            </w:tabs>
            <w:rPr>
              <w:ins w:id="85" w:author="David Conklin" w:date="2021-09-26T09:58:00Z"/>
              <w:rFonts w:eastAsiaTheme="minorEastAsia"/>
              <w:noProof/>
            </w:rPr>
          </w:pPr>
          <w:ins w:id="8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Climate data</w:t>
            </w:r>
            <w:r>
              <w:rPr>
                <w:noProof/>
                <w:webHidden/>
              </w:rPr>
              <w:tab/>
            </w:r>
            <w:r>
              <w:rPr>
                <w:noProof/>
                <w:webHidden/>
              </w:rPr>
              <w:fldChar w:fldCharType="begin"/>
            </w:r>
            <w:r>
              <w:rPr>
                <w:noProof/>
                <w:webHidden/>
              </w:rPr>
              <w:instrText xml:space="preserve"> PAGEREF _Toc83542733 \h </w:instrText>
            </w:r>
            <w:r>
              <w:rPr>
                <w:noProof/>
                <w:webHidden/>
              </w:rPr>
            </w:r>
          </w:ins>
          <w:r>
            <w:rPr>
              <w:noProof/>
              <w:webHidden/>
            </w:rPr>
            <w:fldChar w:fldCharType="separate"/>
          </w:r>
          <w:ins w:id="87" w:author="David Conklin" w:date="2021-09-26T09:58:00Z">
            <w:r>
              <w:rPr>
                <w:noProof/>
                <w:webHidden/>
              </w:rPr>
              <w:t>20</w:t>
            </w:r>
            <w:r>
              <w:rPr>
                <w:noProof/>
                <w:webHidden/>
              </w:rPr>
              <w:fldChar w:fldCharType="end"/>
            </w:r>
            <w:r w:rsidRPr="006258D4">
              <w:rPr>
                <w:rStyle w:val="Hyperlink"/>
                <w:noProof/>
              </w:rPr>
              <w:fldChar w:fldCharType="end"/>
            </w:r>
          </w:ins>
        </w:p>
        <w:p w14:paraId="7F0C4A16" w14:textId="55BA50D6" w:rsidR="00772AB6" w:rsidRDefault="00772AB6">
          <w:pPr>
            <w:pStyle w:val="TOC2"/>
            <w:tabs>
              <w:tab w:val="right" w:leader="dot" w:pos="9350"/>
            </w:tabs>
            <w:rPr>
              <w:ins w:id="88" w:author="David Conklin" w:date="2021-09-26T09:58:00Z"/>
              <w:rFonts w:eastAsiaTheme="minorEastAsia"/>
              <w:noProof/>
            </w:rPr>
          </w:pPr>
          <w:ins w:id="8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Numbered climate scenarios in the model</w:t>
            </w:r>
            <w:r>
              <w:rPr>
                <w:noProof/>
                <w:webHidden/>
              </w:rPr>
              <w:tab/>
            </w:r>
            <w:r>
              <w:rPr>
                <w:noProof/>
                <w:webHidden/>
              </w:rPr>
              <w:fldChar w:fldCharType="begin"/>
            </w:r>
            <w:r>
              <w:rPr>
                <w:noProof/>
                <w:webHidden/>
              </w:rPr>
              <w:instrText xml:space="preserve"> PAGEREF _Toc83542734 \h </w:instrText>
            </w:r>
            <w:r>
              <w:rPr>
                <w:noProof/>
                <w:webHidden/>
              </w:rPr>
            </w:r>
          </w:ins>
          <w:r>
            <w:rPr>
              <w:noProof/>
              <w:webHidden/>
            </w:rPr>
            <w:fldChar w:fldCharType="separate"/>
          </w:r>
          <w:ins w:id="90" w:author="David Conklin" w:date="2021-09-26T09:58:00Z">
            <w:r>
              <w:rPr>
                <w:noProof/>
                <w:webHidden/>
              </w:rPr>
              <w:t>20</w:t>
            </w:r>
            <w:r>
              <w:rPr>
                <w:noProof/>
                <w:webHidden/>
              </w:rPr>
              <w:fldChar w:fldCharType="end"/>
            </w:r>
            <w:r w:rsidRPr="006258D4">
              <w:rPr>
                <w:rStyle w:val="Hyperlink"/>
                <w:noProof/>
              </w:rPr>
              <w:fldChar w:fldCharType="end"/>
            </w:r>
          </w:ins>
        </w:p>
        <w:p w14:paraId="1583335E" w14:textId="46ED00D1" w:rsidR="00772AB6" w:rsidRDefault="00772AB6">
          <w:pPr>
            <w:pStyle w:val="TOC2"/>
            <w:tabs>
              <w:tab w:val="right" w:leader="dot" w:pos="9350"/>
            </w:tabs>
            <w:rPr>
              <w:ins w:id="91" w:author="David Conklin" w:date="2021-09-26T09:58:00Z"/>
              <w:rFonts w:eastAsiaTheme="minorEastAsia"/>
              <w:noProof/>
            </w:rPr>
          </w:pPr>
          <w:ins w:id="9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Monthly and seasonal weather data</w:t>
            </w:r>
            <w:r>
              <w:rPr>
                <w:noProof/>
                <w:webHidden/>
              </w:rPr>
              <w:tab/>
            </w:r>
            <w:r>
              <w:rPr>
                <w:noProof/>
                <w:webHidden/>
              </w:rPr>
              <w:fldChar w:fldCharType="begin"/>
            </w:r>
            <w:r>
              <w:rPr>
                <w:noProof/>
                <w:webHidden/>
              </w:rPr>
              <w:instrText xml:space="preserve"> PAGEREF _Toc83542735 \h </w:instrText>
            </w:r>
            <w:r>
              <w:rPr>
                <w:noProof/>
                <w:webHidden/>
              </w:rPr>
            </w:r>
          </w:ins>
          <w:r>
            <w:rPr>
              <w:noProof/>
              <w:webHidden/>
            </w:rPr>
            <w:fldChar w:fldCharType="separate"/>
          </w:r>
          <w:ins w:id="93" w:author="David Conklin" w:date="2021-09-26T09:58:00Z">
            <w:r>
              <w:rPr>
                <w:noProof/>
                <w:webHidden/>
              </w:rPr>
              <w:t>21</w:t>
            </w:r>
            <w:r>
              <w:rPr>
                <w:noProof/>
                <w:webHidden/>
              </w:rPr>
              <w:fldChar w:fldCharType="end"/>
            </w:r>
            <w:r w:rsidRPr="006258D4">
              <w:rPr>
                <w:rStyle w:val="Hyperlink"/>
                <w:noProof/>
              </w:rPr>
              <w:fldChar w:fldCharType="end"/>
            </w:r>
          </w:ins>
        </w:p>
        <w:p w14:paraId="65565CE9" w14:textId="238C4B2B" w:rsidR="00772AB6" w:rsidRDefault="00772AB6">
          <w:pPr>
            <w:pStyle w:val="TOC2"/>
            <w:tabs>
              <w:tab w:val="right" w:leader="dot" w:pos="9350"/>
            </w:tabs>
            <w:rPr>
              <w:ins w:id="94" w:author="David Conklin" w:date="2021-09-26T09:58:00Z"/>
              <w:rFonts w:eastAsiaTheme="minorEastAsia"/>
              <w:noProof/>
            </w:rPr>
          </w:pPr>
          <w:ins w:id="95"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"_Toc83542736"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Climate data grids</w:t>
            </w:r>
            <w:r>
              <w:rPr>
                <w:noProof/>
                <w:webHidden/>
              </w:rPr>
              <w:tab/>
            </w:r>
            <w:r>
              <w:rPr>
                <w:noProof/>
                <w:webHidden/>
              </w:rPr>
              <w:fldChar w:fldCharType="begin"/>
            </w:r>
            <w:r>
              <w:rPr>
                <w:noProof/>
                <w:webHidden/>
              </w:rPr>
              <w:instrText xml:space="preserve"> PAGEREF _Toc83542736 \h </w:instrText>
            </w:r>
            <w:r>
              <w:rPr>
                <w:noProof/>
                <w:webHidden/>
              </w:rPr>
            </w:r>
          </w:ins>
          <w:r>
            <w:rPr>
              <w:noProof/>
              <w:webHidden/>
            </w:rPr>
            <w:fldChar w:fldCharType="separate"/>
          </w:r>
          <w:ins w:id="96" w:author="David Conklin" w:date="2021-09-26T09:58:00Z">
            <w:r>
              <w:rPr>
                <w:noProof/>
                <w:webHidden/>
              </w:rPr>
              <w:t>22</w:t>
            </w:r>
            <w:r>
              <w:rPr>
                <w:noProof/>
                <w:webHidden/>
              </w:rPr>
              <w:fldChar w:fldCharType="end"/>
            </w:r>
            <w:r w:rsidRPr="006258D4">
              <w:rPr>
                <w:rStyle w:val="Hyperlink"/>
                <w:noProof/>
              </w:rPr>
              <w:fldChar w:fldCharType="end"/>
            </w:r>
          </w:ins>
        </w:p>
        <w:p w14:paraId="3D374697" w14:textId="56BCC295" w:rsidR="00772AB6" w:rsidRDefault="00772AB6">
          <w:pPr>
            <w:pStyle w:val="TOC3"/>
            <w:tabs>
              <w:tab w:val="right" w:leader="dot" w:pos="9350"/>
            </w:tabs>
            <w:rPr>
              <w:ins w:id="97" w:author="David Conklin" w:date="2021-09-26T09:58:00Z"/>
              <w:rFonts w:eastAsiaTheme="minorEastAsia"/>
              <w:noProof/>
            </w:rPr>
          </w:pPr>
          <w:ins w:id="9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WW2100 climate grid</w:t>
            </w:r>
            <w:r>
              <w:rPr>
                <w:noProof/>
                <w:webHidden/>
              </w:rPr>
              <w:tab/>
            </w:r>
            <w:r>
              <w:rPr>
                <w:noProof/>
                <w:webHidden/>
              </w:rPr>
              <w:fldChar w:fldCharType="begin"/>
            </w:r>
            <w:r>
              <w:rPr>
                <w:noProof/>
                <w:webHidden/>
              </w:rPr>
              <w:instrText xml:space="preserve"> PAGEREF _Toc83542737 \h </w:instrText>
            </w:r>
            <w:r>
              <w:rPr>
                <w:noProof/>
                <w:webHidden/>
              </w:rPr>
            </w:r>
          </w:ins>
          <w:r>
            <w:rPr>
              <w:noProof/>
              <w:webHidden/>
            </w:rPr>
            <w:fldChar w:fldCharType="separate"/>
          </w:r>
          <w:ins w:id="99" w:author="David Conklin" w:date="2021-09-26T09:58:00Z">
            <w:r>
              <w:rPr>
                <w:noProof/>
                <w:webHidden/>
              </w:rPr>
              <w:t>22</w:t>
            </w:r>
            <w:r>
              <w:rPr>
                <w:noProof/>
                <w:webHidden/>
              </w:rPr>
              <w:fldChar w:fldCharType="end"/>
            </w:r>
            <w:r w:rsidRPr="006258D4">
              <w:rPr>
                <w:rStyle w:val="Hyperlink"/>
                <w:noProof/>
              </w:rPr>
              <w:fldChar w:fldCharType="end"/>
            </w:r>
          </w:ins>
        </w:p>
        <w:p w14:paraId="0C9BD092" w14:textId="3EB81086" w:rsidR="00772AB6" w:rsidRDefault="00772AB6">
          <w:pPr>
            <w:pStyle w:val="TOC3"/>
            <w:tabs>
              <w:tab w:val="right" w:leader="dot" w:pos="9350"/>
            </w:tabs>
            <w:rPr>
              <w:ins w:id="100" w:author="David Conklin" w:date="2021-09-26T09:58:00Z"/>
              <w:rFonts w:eastAsiaTheme="minorEastAsia"/>
              <w:noProof/>
            </w:rPr>
          </w:pPr>
          <w:ins w:id="10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v2 climate grid</w:t>
            </w:r>
            <w:r>
              <w:rPr>
                <w:noProof/>
                <w:webHidden/>
              </w:rPr>
              <w:tab/>
            </w:r>
            <w:r>
              <w:rPr>
                <w:noProof/>
                <w:webHidden/>
              </w:rPr>
              <w:fldChar w:fldCharType="begin"/>
            </w:r>
            <w:r>
              <w:rPr>
                <w:noProof/>
                <w:webHidden/>
              </w:rPr>
              <w:instrText xml:space="preserve"> PAGEREF _Toc83542738 \h </w:instrText>
            </w:r>
            <w:r>
              <w:rPr>
                <w:noProof/>
                <w:webHidden/>
              </w:rPr>
            </w:r>
          </w:ins>
          <w:r>
            <w:rPr>
              <w:noProof/>
              <w:webHidden/>
            </w:rPr>
            <w:fldChar w:fldCharType="separate"/>
          </w:r>
          <w:ins w:id="102" w:author="David Conklin" w:date="2021-09-26T09:58:00Z">
            <w:r>
              <w:rPr>
                <w:noProof/>
                <w:webHidden/>
              </w:rPr>
              <w:t>23</w:t>
            </w:r>
            <w:r>
              <w:rPr>
                <w:noProof/>
                <w:webHidden/>
              </w:rPr>
              <w:fldChar w:fldCharType="end"/>
            </w:r>
            <w:r w:rsidRPr="006258D4">
              <w:rPr>
                <w:rStyle w:val="Hyperlink"/>
                <w:noProof/>
              </w:rPr>
              <w:fldChar w:fldCharType="end"/>
            </w:r>
          </w:ins>
        </w:p>
        <w:p w14:paraId="509D2FFA" w14:textId="5D09AD0C" w:rsidR="00772AB6" w:rsidRDefault="00772AB6">
          <w:pPr>
            <w:pStyle w:val="TOC2"/>
            <w:tabs>
              <w:tab w:val="right" w:leader="dot" w:pos="9350"/>
            </w:tabs>
            <w:rPr>
              <w:ins w:id="103" w:author="David Conklin" w:date="2021-09-26T09:58:00Z"/>
              <w:rFonts w:eastAsiaTheme="minorEastAsia"/>
              <w:noProof/>
            </w:rPr>
          </w:pPr>
          <w:ins w:id="10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How climate data is looked up</w:t>
            </w:r>
            <w:r>
              <w:rPr>
                <w:noProof/>
                <w:webHidden/>
              </w:rPr>
              <w:tab/>
            </w:r>
            <w:r>
              <w:rPr>
                <w:noProof/>
                <w:webHidden/>
              </w:rPr>
              <w:fldChar w:fldCharType="begin"/>
            </w:r>
            <w:r>
              <w:rPr>
                <w:noProof/>
                <w:webHidden/>
              </w:rPr>
              <w:instrText xml:space="preserve"> PAGEREF _Toc83542739 \h </w:instrText>
            </w:r>
            <w:r>
              <w:rPr>
                <w:noProof/>
                <w:webHidden/>
              </w:rPr>
            </w:r>
          </w:ins>
          <w:r>
            <w:rPr>
              <w:noProof/>
              <w:webHidden/>
            </w:rPr>
            <w:fldChar w:fldCharType="separate"/>
          </w:r>
          <w:ins w:id="105" w:author="David Conklin" w:date="2021-09-26T09:58:00Z">
            <w:r>
              <w:rPr>
                <w:noProof/>
                <w:webHidden/>
              </w:rPr>
              <w:t>23</w:t>
            </w:r>
            <w:r>
              <w:rPr>
                <w:noProof/>
                <w:webHidden/>
              </w:rPr>
              <w:fldChar w:fldCharType="end"/>
            </w:r>
            <w:r w:rsidRPr="006258D4">
              <w:rPr>
                <w:rStyle w:val="Hyperlink"/>
                <w:noProof/>
              </w:rPr>
              <w:fldChar w:fldCharType="end"/>
            </w:r>
          </w:ins>
        </w:p>
        <w:p w14:paraId="394679D7" w14:textId="3E1116C4" w:rsidR="00772AB6" w:rsidRDefault="00772AB6">
          <w:pPr>
            <w:pStyle w:val="TOC2"/>
            <w:tabs>
              <w:tab w:val="right" w:leader="dot" w:pos="9350"/>
            </w:tabs>
            <w:rPr>
              <w:ins w:id="106" w:author="David Conklin" w:date="2021-09-26T09:58:00Z"/>
              <w:rFonts w:eastAsiaTheme="minorEastAsia"/>
              <w:noProof/>
            </w:rPr>
          </w:pPr>
          <w:ins w:id="10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What is in a climate dataset</w:t>
            </w:r>
            <w:r>
              <w:rPr>
                <w:noProof/>
                <w:webHidden/>
              </w:rPr>
              <w:tab/>
            </w:r>
            <w:r>
              <w:rPr>
                <w:noProof/>
                <w:webHidden/>
              </w:rPr>
              <w:fldChar w:fldCharType="begin"/>
            </w:r>
            <w:r>
              <w:rPr>
                <w:noProof/>
                <w:webHidden/>
              </w:rPr>
              <w:instrText xml:space="preserve"> PAGEREF _Toc83542740 \h </w:instrText>
            </w:r>
            <w:r>
              <w:rPr>
                <w:noProof/>
                <w:webHidden/>
              </w:rPr>
            </w:r>
          </w:ins>
          <w:r>
            <w:rPr>
              <w:noProof/>
              <w:webHidden/>
            </w:rPr>
            <w:fldChar w:fldCharType="separate"/>
          </w:r>
          <w:ins w:id="108" w:author="David Conklin" w:date="2021-09-26T09:58:00Z">
            <w:r>
              <w:rPr>
                <w:noProof/>
                <w:webHidden/>
              </w:rPr>
              <w:t>24</w:t>
            </w:r>
            <w:r>
              <w:rPr>
                <w:noProof/>
                <w:webHidden/>
              </w:rPr>
              <w:fldChar w:fldCharType="end"/>
            </w:r>
            <w:r w:rsidRPr="006258D4">
              <w:rPr>
                <w:rStyle w:val="Hyperlink"/>
                <w:noProof/>
              </w:rPr>
              <w:fldChar w:fldCharType="end"/>
            </w:r>
          </w:ins>
        </w:p>
        <w:p w14:paraId="5FBCF5C9" w14:textId="2C728B0F" w:rsidR="00772AB6" w:rsidRDefault="00772AB6">
          <w:pPr>
            <w:pStyle w:val="TOC1"/>
            <w:tabs>
              <w:tab w:val="right" w:leader="dot" w:pos="9350"/>
            </w:tabs>
            <w:rPr>
              <w:ins w:id="109" w:author="David Conklin" w:date="2021-09-26T09:58:00Z"/>
              <w:rFonts w:eastAsiaTheme="minorEastAsia"/>
              <w:noProof/>
            </w:rPr>
          </w:pPr>
          <w:ins w:id="11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Water rights</w:t>
            </w:r>
            <w:r>
              <w:rPr>
                <w:noProof/>
                <w:webHidden/>
              </w:rPr>
              <w:tab/>
            </w:r>
            <w:r>
              <w:rPr>
                <w:noProof/>
                <w:webHidden/>
              </w:rPr>
              <w:fldChar w:fldCharType="begin"/>
            </w:r>
            <w:r>
              <w:rPr>
                <w:noProof/>
                <w:webHidden/>
              </w:rPr>
              <w:instrText xml:space="preserve"> PAGEREF _Toc83542741 \h </w:instrText>
            </w:r>
            <w:r>
              <w:rPr>
                <w:noProof/>
                <w:webHidden/>
              </w:rPr>
            </w:r>
          </w:ins>
          <w:r>
            <w:rPr>
              <w:noProof/>
              <w:webHidden/>
            </w:rPr>
            <w:fldChar w:fldCharType="separate"/>
          </w:r>
          <w:ins w:id="111" w:author="David Conklin" w:date="2021-09-26T09:58:00Z">
            <w:r>
              <w:rPr>
                <w:noProof/>
                <w:webHidden/>
              </w:rPr>
              <w:t>25</w:t>
            </w:r>
            <w:r>
              <w:rPr>
                <w:noProof/>
                <w:webHidden/>
              </w:rPr>
              <w:fldChar w:fldCharType="end"/>
            </w:r>
            <w:r w:rsidRPr="006258D4">
              <w:rPr>
                <w:rStyle w:val="Hyperlink"/>
                <w:noProof/>
              </w:rPr>
              <w:fldChar w:fldCharType="end"/>
            </w:r>
          </w:ins>
        </w:p>
        <w:p w14:paraId="6F2E0133" w14:textId="441DD94D" w:rsidR="00772AB6" w:rsidRDefault="00772AB6">
          <w:pPr>
            <w:pStyle w:val="TOC2"/>
            <w:tabs>
              <w:tab w:val="right" w:leader="dot" w:pos="9350"/>
            </w:tabs>
            <w:rPr>
              <w:ins w:id="112" w:author="David Conklin" w:date="2021-09-26T09:58:00Z"/>
              <w:rFonts w:eastAsiaTheme="minorEastAsia"/>
              <w:noProof/>
            </w:rPr>
          </w:pPr>
          <w:ins w:id="11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Water rights data</w:t>
            </w:r>
            <w:r>
              <w:rPr>
                <w:noProof/>
                <w:webHidden/>
              </w:rPr>
              <w:tab/>
            </w:r>
            <w:r>
              <w:rPr>
                <w:noProof/>
                <w:webHidden/>
              </w:rPr>
              <w:fldChar w:fldCharType="begin"/>
            </w:r>
            <w:r>
              <w:rPr>
                <w:noProof/>
                <w:webHidden/>
              </w:rPr>
              <w:instrText xml:space="preserve"> PAGEREF _Toc83542742 \h </w:instrText>
            </w:r>
            <w:r>
              <w:rPr>
                <w:noProof/>
                <w:webHidden/>
              </w:rPr>
            </w:r>
          </w:ins>
          <w:r>
            <w:rPr>
              <w:noProof/>
              <w:webHidden/>
            </w:rPr>
            <w:fldChar w:fldCharType="separate"/>
          </w:r>
          <w:ins w:id="114" w:author="David Conklin" w:date="2021-09-26T09:58:00Z">
            <w:r>
              <w:rPr>
                <w:noProof/>
                <w:webHidden/>
              </w:rPr>
              <w:t>25</w:t>
            </w:r>
            <w:r>
              <w:rPr>
                <w:noProof/>
                <w:webHidden/>
              </w:rPr>
              <w:fldChar w:fldCharType="end"/>
            </w:r>
            <w:r w:rsidRPr="006258D4">
              <w:rPr>
                <w:rStyle w:val="Hyperlink"/>
                <w:noProof/>
              </w:rPr>
              <w:fldChar w:fldCharType="end"/>
            </w:r>
          </w:ins>
        </w:p>
        <w:p w14:paraId="52F0F1EB" w14:textId="08290F09" w:rsidR="00772AB6" w:rsidRDefault="00772AB6">
          <w:pPr>
            <w:pStyle w:val="TOC2"/>
            <w:tabs>
              <w:tab w:val="right" w:leader="dot" w:pos="9350"/>
            </w:tabs>
            <w:rPr>
              <w:ins w:id="115" w:author="David Conklin" w:date="2021-09-26T09:58:00Z"/>
              <w:rFonts w:eastAsiaTheme="minorEastAsia"/>
              <w:noProof/>
            </w:rPr>
          </w:pPr>
          <w:ins w:id="11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wr_pods.csv file</w:t>
            </w:r>
            <w:r>
              <w:rPr>
                <w:noProof/>
                <w:webHidden/>
              </w:rPr>
              <w:tab/>
            </w:r>
            <w:r>
              <w:rPr>
                <w:noProof/>
                <w:webHidden/>
              </w:rPr>
              <w:fldChar w:fldCharType="begin"/>
            </w:r>
            <w:r>
              <w:rPr>
                <w:noProof/>
                <w:webHidden/>
              </w:rPr>
              <w:instrText xml:space="preserve"> PAGEREF _Toc83542743 \h </w:instrText>
            </w:r>
            <w:r>
              <w:rPr>
                <w:noProof/>
                <w:webHidden/>
              </w:rPr>
            </w:r>
          </w:ins>
          <w:r>
            <w:rPr>
              <w:noProof/>
              <w:webHidden/>
            </w:rPr>
            <w:fldChar w:fldCharType="separate"/>
          </w:r>
          <w:ins w:id="117" w:author="David Conklin" w:date="2021-09-26T09:58:00Z">
            <w:r>
              <w:rPr>
                <w:noProof/>
                <w:webHidden/>
              </w:rPr>
              <w:t>25</w:t>
            </w:r>
            <w:r>
              <w:rPr>
                <w:noProof/>
                <w:webHidden/>
              </w:rPr>
              <w:fldChar w:fldCharType="end"/>
            </w:r>
            <w:r w:rsidRPr="006258D4">
              <w:rPr>
                <w:rStyle w:val="Hyperlink"/>
                <w:noProof/>
              </w:rPr>
              <w:fldChar w:fldCharType="end"/>
            </w:r>
          </w:ins>
        </w:p>
        <w:p w14:paraId="007DAFE6" w14:textId="6FC162F3" w:rsidR="00772AB6" w:rsidRDefault="00772AB6">
          <w:pPr>
            <w:pStyle w:val="TOC2"/>
            <w:tabs>
              <w:tab w:val="right" w:leader="dot" w:pos="9350"/>
            </w:tabs>
            <w:rPr>
              <w:ins w:id="118" w:author="David Conklin" w:date="2021-09-26T09:58:00Z"/>
              <w:rFonts w:eastAsiaTheme="minorEastAsia"/>
              <w:noProof/>
            </w:rPr>
          </w:pPr>
          <w:ins w:id="11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wr_pous.csv file</w:t>
            </w:r>
            <w:r>
              <w:rPr>
                <w:noProof/>
                <w:webHidden/>
              </w:rPr>
              <w:tab/>
            </w:r>
            <w:r>
              <w:rPr>
                <w:noProof/>
                <w:webHidden/>
              </w:rPr>
              <w:fldChar w:fldCharType="begin"/>
            </w:r>
            <w:r>
              <w:rPr>
                <w:noProof/>
                <w:webHidden/>
              </w:rPr>
              <w:instrText xml:space="preserve"> PAGEREF _Toc83542744 \h </w:instrText>
            </w:r>
            <w:r>
              <w:rPr>
                <w:noProof/>
                <w:webHidden/>
              </w:rPr>
            </w:r>
          </w:ins>
          <w:r>
            <w:rPr>
              <w:noProof/>
              <w:webHidden/>
            </w:rPr>
            <w:fldChar w:fldCharType="separate"/>
          </w:r>
          <w:ins w:id="120" w:author="David Conklin" w:date="2021-09-26T09:58:00Z">
            <w:r>
              <w:rPr>
                <w:noProof/>
                <w:webHidden/>
              </w:rPr>
              <w:t>26</w:t>
            </w:r>
            <w:r>
              <w:rPr>
                <w:noProof/>
                <w:webHidden/>
              </w:rPr>
              <w:fldChar w:fldCharType="end"/>
            </w:r>
            <w:r w:rsidRPr="006258D4">
              <w:rPr>
                <w:rStyle w:val="Hyperlink"/>
                <w:noProof/>
              </w:rPr>
              <w:fldChar w:fldCharType="end"/>
            </w:r>
          </w:ins>
        </w:p>
        <w:p w14:paraId="70D1B0C4" w14:textId="10A04400" w:rsidR="00772AB6" w:rsidRDefault="00772AB6">
          <w:pPr>
            <w:pStyle w:val="TOC2"/>
            <w:tabs>
              <w:tab w:val="right" w:leader="dot" w:pos="9350"/>
            </w:tabs>
            <w:rPr>
              <w:ins w:id="121" w:author="David Conklin" w:date="2021-09-26T09:58:00Z"/>
              <w:rFonts w:eastAsiaTheme="minorEastAsia"/>
              <w:noProof/>
            </w:rPr>
          </w:pPr>
          <w:ins w:id="12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Allocating surface water rights to irrigation</w:t>
            </w:r>
            <w:r>
              <w:rPr>
                <w:noProof/>
                <w:webHidden/>
              </w:rPr>
              <w:tab/>
            </w:r>
            <w:r>
              <w:rPr>
                <w:noProof/>
                <w:webHidden/>
              </w:rPr>
              <w:fldChar w:fldCharType="begin"/>
            </w:r>
            <w:r>
              <w:rPr>
                <w:noProof/>
                <w:webHidden/>
              </w:rPr>
              <w:instrText xml:space="preserve"> PAGEREF _Toc83542745 \h </w:instrText>
            </w:r>
            <w:r>
              <w:rPr>
                <w:noProof/>
                <w:webHidden/>
              </w:rPr>
            </w:r>
          </w:ins>
          <w:r>
            <w:rPr>
              <w:noProof/>
              <w:webHidden/>
            </w:rPr>
            <w:fldChar w:fldCharType="separate"/>
          </w:r>
          <w:ins w:id="123" w:author="David Conklin" w:date="2021-09-26T09:58:00Z">
            <w:r>
              <w:rPr>
                <w:noProof/>
                <w:webHidden/>
              </w:rPr>
              <w:t>27</w:t>
            </w:r>
            <w:r>
              <w:rPr>
                <w:noProof/>
                <w:webHidden/>
              </w:rPr>
              <w:fldChar w:fldCharType="end"/>
            </w:r>
            <w:r w:rsidRPr="006258D4">
              <w:rPr>
                <w:rStyle w:val="Hyperlink"/>
                <w:noProof/>
              </w:rPr>
              <w:fldChar w:fldCharType="end"/>
            </w:r>
          </w:ins>
        </w:p>
        <w:p w14:paraId="37774179" w14:textId="52DE14AB" w:rsidR="00772AB6" w:rsidRDefault="00772AB6">
          <w:pPr>
            <w:pStyle w:val="TOC2"/>
            <w:tabs>
              <w:tab w:val="right" w:leader="dot" w:pos="9350"/>
            </w:tabs>
            <w:rPr>
              <w:ins w:id="124" w:author="David Conklin" w:date="2021-09-26T09:58:00Z"/>
              <w:rFonts w:eastAsiaTheme="minorEastAsia"/>
              <w:noProof/>
            </w:rPr>
          </w:pPr>
          <w:ins w:id="12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Adding a water right</w:t>
            </w:r>
            <w:r>
              <w:rPr>
                <w:noProof/>
                <w:webHidden/>
              </w:rPr>
              <w:tab/>
            </w:r>
            <w:r>
              <w:rPr>
                <w:noProof/>
                <w:webHidden/>
              </w:rPr>
              <w:fldChar w:fldCharType="begin"/>
            </w:r>
            <w:r>
              <w:rPr>
                <w:noProof/>
                <w:webHidden/>
              </w:rPr>
              <w:instrText xml:space="preserve"> PAGEREF _Toc83542746 \h </w:instrText>
            </w:r>
            <w:r>
              <w:rPr>
                <w:noProof/>
                <w:webHidden/>
              </w:rPr>
            </w:r>
          </w:ins>
          <w:r>
            <w:rPr>
              <w:noProof/>
              <w:webHidden/>
            </w:rPr>
            <w:fldChar w:fldCharType="separate"/>
          </w:r>
          <w:ins w:id="126" w:author="David Conklin" w:date="2021-09-26T09:58:00Z">
            <w:r>
              <w:rPr>
                <w:noProof/>
                <w:webHidden/>
              </w:rPr>
              <w:t>27</w:t>
            </w:r>
            <w:r>
              <w:rPr>
                <w:noProof/>
                <w:webHidden/>
              </w:rPr>
              <w:fldChar w:fldCharType="end"/>
            </w:r>
            <w:r w:rsidRPr="006258D4">
              <w:rPr>
                <w:rStyle w:val="Hyperlink"/>
                <w:noProof/>
              </w:rPr>
              <w:fldChar w:fldCharType="end"/>
            </w:r>
          </w:ins>
        </w:p>
        <w:p w14:paraId="75177E1E" w14:textId="190C9785" w:rsidR="00772AB6" w:rsidRDefault="00772AB6">
          <w:pPr>
            <w:pStyle w:val="TOC1"/>
            <w:tabs>
              <w:tab w:val="right" w:leader="dot" w:pos="9350"/>
            </w:tabs>
            <w:rPr>
              <w:ins w:id="127" w:author="David Conklin" w:date="2021-09-26T09:58:00Z"/>
              <w:rFonts w:eastAsiaTheme="minorEastAsia"/>
              <w:noProof/>
            </w:rPr>
          </w:pPr>
          <w:ins w:id="12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 conditions</w:t>
            </w:r>
            <w:r>
              <w:rPr>
                <w:noProof/>
                <w:webHidden/>
              </w:rPr>
              <w:tab/>
            </w:r>
            <w:r>
              <w:rPr>
                <w:noProof/>
                <w:webHidden/>
              </w:rPr>
              <w:fldChar w:fldCharType="begin"/>
            </w:r>
            <w:r>
              <w:rPr>
                <w:noProof/>
                <w:webHidden/>
              </w:rPr>
              <w:instrText xml:space="preserve"> PAGEREF _Toc83542747 \h </w:instrText>
            </w:r>
            <w:r>
              <w:rPr>
                <w:noProof/>
                <w:webHidden/>
              </w:rPr>
            </w:r>
          </w:ins>
          <w:r>
            <w:rPr>
              <w:noProof/>
              <w:webHidden/>
            </w:rPr>
            <w:fldChar w:fldCharType="separate"/>
          </w:r>
          <w:ins w:id="129" w:author="David Conklin" w:date="2021-09-26T09:58:00Z">
            <w:r>
              <w:rPr>
                <w:noProof/>
                <w:webHidden/>
              </w:rPr>
              <w:t>28</w:t>
            </w:r>
            <w:r>
              <w:rPr>
                <w:noProof/>
                <w:webHidden/>
              </w:rPr>
              <w:fldChar w:fldCharType="end"/>
            </w:r>
            <w:r w:rsidRPr="006258D4">
              <w:rPr>
                <w:rStyle w:val="Hyperlink"/>
                <w:noProof/>
              </w:rPr>
              <w:fldChar w:fldCharType="end"/>
            </w:r>
          </w:ins>
        </w:p>
        <w:p w14:paraId="214E49D3" w14:textId="093D7CF4" w:rsidR="00772AB6" w:rsidRDefault="00772AB6">
          <w:pPr>
            <w:pStyle w:val="TOC2"/>
            <w:tabs>
              <w:tab w:val="right" w:leader="dot" w:pos="9350"/>
            </w:tabs>
            <w:rPr>
              <w:ins w:id="130" w:author="David Conklin" w:date="2021-09-26T09:58:00Z"/>
              <w:rFonts w:eastAsiaTheme="minorEastAsia"/>
              <w:noProof/>
            </w:rPr>
          </w:pPr>
          <w:ins w:id="13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State variables</w:t>
            </w:r>
            <w:r>
              <w:rPr>
                <w:noProof/>
                <w:webHidden/>
              </w:rPr>
              <w:tab/>
            </w:r>
            <w:r>
              <w:rPr>
                <w:noProof/>
                <w:webHidden/>
              </w:rPr>
              <w:fldChar w:fldCharType="begin"/>
            </w:r>
            <w:r>
              <w:rPr>
                <w:noProof/>
                <w:webHidden/>
              </w:rPr>
              <w:instrText xml:space="preserve"> PAGEREF _Toc83542748 \h </w:instrText>
            </w:r>
            <w:r>
              <w:rPr>
                <w:noProof/>
                <w:webHidden/>
              </w:rPr>
            </w:r>
          </w:ins>
          <w:r>
            <w:rPr>
              <w:noProof/>
              <w:webHidden/>
            </w:rPr>
            <w:fldChar w:fldCharType="separate"/>
          </w:r>
          <w:ins w:id="132" w:author="David Conklin" w:date="2021-09-26T09:58:00Z">
            <w:r>
              <w:rPr>
                <w:noProof/>
                <w:webHidden/>
              </w:rPr>
              <w:t>28</w:t>
            </w:r>
            <w:r>
              <w:rPr>
                <w:noProof/>
                <w:webHidden/>
              </w:rPr>
              <w:fldChar w:fldCharType="end"/>
            </w:r>
            <w:r w:rsidRPr="006258D4">
              <w:rPr>
                <w:rStyle w:val="Hyperlink"/>
                <w:noProof/>
              </w:rPr>
              <w:fldChar w:fldCharType="end"/>
            </w:r>
          </w:ins>
        </w:p>
        <w:p w14:paraId="5372E01E" w14:textId="13D6EE9B" w:rsidR="00772AB6" w:rsidRDefault="00772AB6">
          <w:pPr>
            <w:pStyle w:val="TOC2"/>
            <w:tabs>
              <w:tab w:val="right" w:leader="dot" w:pos="9350"/>
            </w:tabs>
            <w:rPr>
              <w:ins w:id="133" w:author="David Conklin" w:date="2021-09-26T09:58:00Z"/>
              <w:rFonts w:eastAsiaTheme="minorEastAsia"/>
              <w:noProof/>
            </w:rPr>
          </w:pPr>
          <w:ins w:id="13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_Toc83542749 \h </w:instrText>
            </w:r>
            <w:r>
              <w:rPr>
                <w:noProof/>
                <w:webHidden/>
              </w:rPr>
            </w:r>
          </w:ins>
          <w:r>
            <w:rPr>
              <w:noProof/>
              <w:webHidden/>
            </w:rPr>
            <w:fldChar w:fldCharType="separate"/>
          </w:r>
          <w:ins w:id="135" w:author="David Conklin" w:date="2021-09-26T09:58:00Z">
            <w:r>
              <w:rPr>
                <w:noProof/>
                <w:webHidden/>
              </w:rPr>
              <w:t>28</w:t>
            </w:r>
            <w:r>
              <w:rPr>
                <w:noProof/>
                <w:webHidden/>
              </w:rPr>
              <w:fldChar w:fldCharType="end"/>
            </w:r>
            <w:r w:rsidRPr="006258D4">
              <w:rPr>
                <w:rStyle w:val="Hyperlink"/>
                <w:noProof/>
              </w:rPr>
              <w:fldChar w:fldCharType="end"/>
            </w:r>
          </w:ins>
        </w:p>
        <w:p w14:paraId="790CCF23" w14:textId="30B94394" w:rsidR="00772AB6" w:rsidRDefault="00772AB6">
          <w:pPr>
            <w:pStyle w:val="TOC2"/>
            <w:tabs>
              <w:tab w:val="right" w:leader="dot" w:pos="9350"/>
            </w:tabs>
            <w:rPr>
              <w:ins w:id="136" w:author="David Conklin" w:date="2021-09-26T09:58:00Z"/>
              <w:rFonts w:eastAsiaTheme="minorEastAsia"/>
              <w:noProof/>
            </w:rPr>
          </w:pPr>
          <w:ins w:id="13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Initializing ID numbers: coldstart</w:t>
            </w:r>
            <w:r>
              <w:rPr>
                <w:noProof/>
                <w:webHidden/>
              </w:rPr>
              <w:tab/>
            </w:r>
            <w:r>
              <w:rPr>
                <w:noProof/>
                <w:webHidden/>
              </w:rPr>
              <w:fldChar w:fldCharType="begin"/>
            </w:r>
            <w:r>
              <w:rPr>
                <w:noProof/>
                <w:webHidden/>
              </w:rPr>
              <w:instrText xml:space="preserve"> PAGEREF _Toc83542750 \h </w:instrText>
            </w:r>
            <w:r>
              <w:rPr>
                <w:noProof/>
                <w:webHidden/>
              </w:rPr>
            </w:r>
          </w:ins>
          <w:r>
            <w:rPr>
              <w:noProof/>
              <w:webHidden/>
            </w:rPr>
            <w:fldChar w:fldCharType="separate"/>
          </w:r>
          <w:ins w:id="138" w:author="David Conklin" w:date="2021-09-26T09:58:00Z">
            <w:r>
              <w:rPr>
                <w:noProof/>
                <w:webHidden/>
              </w:rPr>
              <w:t>29</w:t>
            </w:r>
            <w:r>
              <w:rPr>
                <w:noProof/>
                <w:webHidden/>
              </w:rPr>
              <w:fldChar w:fldCharType="end"/>
            </w:r>
            <w:r w:rsidRPr="006258D4">
              <w:rPr>
                <w:rStyle w:val="Hyperlink"/>
                <w:noProof/>
              </w:rPr>
              <w:fldChar w:fldCharType="end"/>
            </w:r>
          </w:ins>
        </w:p>
        <w:p w14:paraId="7B7375A9" w14:textId="7745B2E6" w:rsidR="00772AB6" w:rsidRDefault="00772AB6">
          <w:pPr>
            <w:pStyle w:val="TOC2"/>
            <w:tabs>
              <w:tab w:val="right" w:leader="dot" w:pos="9350"/>
            </w:tabs>
            <w:rPr>
              <w:ins w:id="139" w:author="David Conklin" w:date="2021-09-26T09:58:00Z"/>
              <w:rFonts w:eastAsiaTheme="minorEastAsia"/>
              <w:noProof/>
            </w:rPr>
          </w:pPr>
          <w:ins w:id="14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_Toc83542751 \h </w:instrText>
            </w:r>
            <w:r>
              <w:rPr>
                <w:noProof/>
                <w:webHidden/>
              </w:rPr>
            </w:r>
          </w:ins>
          <w:r>
            <w:rPr>
              <w:noProof/>
              <w:webHidden/>
            </w:rPr>
            <w:fldChar w:fldCharType="separate"/>
          </w:r>
          <w:ins w:id="141" w:author="David Conklin" w:date="2021-09-26T09:58:00Z">
            <w:r>
              <w:rPr>
                <w:noProof/>
                <w:webHidden/>
              </w:rPr>
              <w:t>29</w:t>
            </w:r>
            <w:r>
              <w:rPr>
                <w:noProof/>
                <w:webHidden/>
              </w:rPr>
              <w:fldChar w:fldCharType="end"/>
            </w:r>
            <w:r w:rsidRPr="006258D4">
              <w:rPr>
                <w:rStyle w:val="Hyperlink"/>
                <w:noProof/>
              </w:rPr>
              <w:fldChar w:fldCharType="end"/>
            </w:r>
          </w:ins>
        </w:p>
        <w:p w14:paraId="1775CFA8" w14:textId="0E13FC07" w:rsidR="00772AB6" w:rsidRDefault="00772AB6">
          <w:pPr>
            <w:pStyle w:val="TOC2"/>
            <w:tabs>
              <w:tab w:val="right" w:leader="dot" w:pos="9350"/>
            </w:tabs>
            <w:rPr>
              <w:ins w:id="142" w:author="David Conklin" w:date="2021-09-26T09:58:00Z"/>
              <w:rFonts w:eastAsiaTheme="minorEastAsia"/>
              <w:noProof/>
            </w:rPr>
          </w:pPr>
          <w:ins w:id="14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Initializing HBVCALIB attributes: spinup</w:t>
            </w:r>
            <w:r>
              <w:rPr>
                <w:noProof/>
                <w:webHidden/>
              </w:rPr>
              <w:tab/>
            </w:r>
            <w:r>
              <w:rPr>
                <w:noProof/>
                <w:webHidden/>
              </w:rPr>
              <w:fldChar w:fldCharType="begin"/>
            </w:r>
            <w:r>
              <w:rPr>
                <w:noProof/>
                <w:webHidden/>
              </w:rPr>
              <w:instrText xml:space="preserve"> PAGEREF _Toc83542752 \h </w:instrText>
            </w:r>
            <w:r>
              <w:rPr>
                <w:noProof/>
                <w:webHidden/>
              </w:rPr>
            </w:r>
          </w:ins>
          <w:r>
            <w:rPr>
              <w:noProof/>
              <w:webHidden/>
            </w:rPr>
            <w:fldChar w:fldCharType="separate"/>
          </w:r>
          <w:ins w:id="144" w:author="David Conklin" w:date="2021-09-26T09:58:00Z">
            <w:r>
              <w:rPr>
                <w:noProof/>
                <w:webHidden/>
              </w:rPr>
              <w:t>29</w:t>
            </w:r>
            <w:r>
              <w:rPr>
                <w:noProof/>
                <w:webHidden/>
              </w:rPr>
              <w:fldChar w:fldCharType="end"/>
            </w:r>
            <w:r w:rsidRPr="006258D4">
              <w:rPr>
                <w:rStyle w:val="Hyperlink"/>
                <w:noProof/>
              </w:rPr>
              <w:fldChar w:fldCharType="end"/>
            </w:r>
          </w:ins>
        </w:p>
        <w:p w14:paraId="1DAC0BDE" w14:textId="1E4F6683" w:rsidR="00772AB6" w:rsidRDefault="00772AB6">
          <w:pPr>
            <w:pStyle w:val="TOC2"/>
            <w:tabs>
              <w:tab w:val="right" w:leader="dot" w:pos="9350"/>
            </w:tabs>
            <w:rPr>
              <w:ins w:id="145" w:author="David Conklin" w:date="2021-09-26T09:58:00Z"/>
              <w:rFonts w:eastAsiaTheme="minorEastAsia"/>
              <w:noProof/>
            </w:rPr>
          </w:pPr>
          <w:ins w:id="14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_Toc83542753 \h </w:instrText>
            </w:r>
            <w:r>
              <w:rPr>
                <w:noProof/>
                <w:webHidden/>
              </w:rPr>
            </w:r>
          </w:ins>
          <w:r>
            <w:rPr>
              <w:noProof/>
              <w:webHidden/>
            </w:rPr>
            <w:fldChar w:fldCharType="separate"/>
          </w:r>
          <w:ins w:id="147" w:author="David Conklin" w:date="2021-09-26T09:58:00Z">
            <w:r>
              <w:rPr>
                <w:noProof/>
                <w:webHidden/>
              </w:rPr>
              <w:t>30</w:t>
            </w:r>
            <w:r>
              <w:rPr>
                <w:noProof/>
                <w:webHidden/>
              </w:rPr>
              <w:fldChar w:fldCharType="end"/>
            </w:r>
            <w:r w:rsidRPr="006258D4">
              <w:rPr>
                <w:rStyle w:val="Hyperlink"/>
                <w:noProof/>
              </w:rPr>
              <w:fldChar w:fldCharType="end"/>
            </w:r>
          </w:ins>
        </w:p>
        <w:p w14:paraId="6C500116" w14:textId="1D2B33F0" w:rsidR="00772AB6" w:rsidRDefault="00772AB6">
          <w:pPr>
            <w:pStyle w:val="TOC2"/>
            <w:tabs>
              <w:tab w:val="right" w:leader="dot" w:pos="9350"/>
            </w:tabs>
            <w:rPr>
              <w:ins w:id="148" w:author="David Conklin" w:date="2021-09-26T09:58:00Z"/>
              <w:rFonts w:eastAsiaTheme="minorEastAsia"/>
              <w:noProof/>
            </w:rPr>
          </w:pPr>
          <w:ins w:id="14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What is in the IC file</w:t>
            </w:r>
            <w:r>
              <w:rPr>
                <w:noProof/>
                <w:webHidden/>
              </w:rPr>
              <w:tab/>
            </w:r>
            <w:r>
              <w:rPr>
                <w:noProof/>
                <w:webHidden/>
              </w:rPr>
              <w:fldChar w:fldCharType="begin"/>
            </w:r>
            <w:r>
              <w:rPr>
                <w:noProof/>
                <w:webHidden/>
              </w:rPr>
              <w:instrText xml:space="preserve"> PAGEREF _Toc83542754 \h </w:instrText>
            </w:r>
            <w:r>
              <w:rPr>
                <w:noProof/>
                <w:webHidden/>
              </w:rPr>
            </w:r>
          </w:ins>
          <w:r>
            <w:rPr>
              <w:noProof/>
              <w:webHidden/>
            </w:rPr>
            <w:fldChar w:fldCharType="separate"/>
          </w:r>
          <w:ins w:id="150" w:author="David Conklin" w:date="2021-09-26T09:58:00Z">
            <w:r>
              <w:rPr>
                <w:noProof/>
                <w:webHidden/>
              </w:rPr>
              <w:t>30</w:t>
            </w:r>
            <w:r>
              <w:rPr>
                <w:noProof/>
                <w:webHidden/>
              </w:rPr>
              <w:fldChar w:fldCharType="end"/>
            </w:r>
            <w:r w:rsidRPr="006258D4">
              <w:rPr>
                <w:rStyle w:val="Hyperlink"/>
                <w:noProof/>
              </w:rPr>
              <w:fldChar w:fldCharType="end"/>
            </w:r>
          </w:ins>
        </w:p>
        <w:p w14:paraId="5446A718" w14:textId="6561C852" w:rsidR="00772AB6" w:rsidRDefault="00772AB6">
          <w:pPr>
            <w:pStyle w:val="TOC2"/>
            <w:tabs>
              <w:tab w:val="right" w:leader="dot" w:pos="9350"/>
            </w:tabs>
            <w:rPr>
              <w:ins w:id="151" w:author="David Conklin" w:date="2021-09-26T09:58:00Z"/>
              <w:rFonts w:eastAsiaTheme="minorEastAsia"/>
              <w:noProof/>
            </w:rPr>
          </w:pPr>
          <w:ins w:id="15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State variables in the IDU shapefile</w:t>
            </w:r>
            <w:r>
              <w:rPr>
                <w:noProof/>
                <w:webHidden/>
              </w:rPr>
              <w:tab/>
            </w:r>
            <w:r>
              <w:rPr>
                <w:noProof/>
                <w:webHidden/>
              </w:rPr>
              <w:fldChar w:fldCharType="begin"/>
            </w:r>
            <w:r>
              <w:rPr>
                <w:noProof/>
                <w:webHidden/>
              </w:rPr>
              <w:instrText xml:space="preserve"> PAGEREF _Toc83542755 \h </w:instrText>
            </w:r>
            <w:r>
              <w:rPr>
                <w:noProof/>
                <w:webHidden/>
              </w:rPr>
            </w:r>
          </w:ins>
          <w:r>
            <w:rPr>
              <w:noProof/>
              <w:webHidden/>
            </w:rPr>
            <w:fldChar w:fldCharType="separate"/>
          </w:r>
          <w:ins w:id="153" w:author="David Conklin" w:date="2021-09-26T09:58:00Z">
            <w:r>
              <w:rPr>
                <w:noProof/>
                <w:webHidden/>
              </w:rPr>
              <w:t>30</w:t>
            </w:r>
            <w:r>
              <w:rPr>
                <w:noProof/>
                <w:webHidden/>
              </w:rPr>
              <w:fldChar w:fldCharType="end"/>
            </w:r>
            <w:r w:rsidRPr="006258D4">
              <w:rPr>
                <w:rStyle w:val="Hyperlink"/>
                <w:noProof/>
              </w:rPr>
              <w:fldChar w:fldCharType="end"/>
            </w:r>
          </w:ins>
        </w:p>
        <w:p w14:paraId="35853888" w14:textId="68A291A8" w:rsidR="00772AB6" w:rsidRDefault="00772AB6">
          <w:pPr>
            <w:pStyle w:val="TOC2"/>
            <w:tabs>
              <w:tab w:val="right" w:leader="dot" w:pos="9350"/>
            </w:tabs>
            <w:rPr>
              <w:ins w:id="154" w:author="David Conklin" w:date="2021-09-26T09:58:00Z"/>
              <w:rFonts w:eastAsiaTheme="minorEastAsia"/>
              <w:noProof/>
            </w:rPr>
          </w:pPr>
          <w:ins w:id="15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_Toc83542756 \h </w:instrText>
            </w:r>
            <w:r>
              <w:rPr>
                <w:noProof/>
                <w:webHidden/>
              </w:rPr>
            </w:r>
          </w:ins>
          <w:r>
            <w:rPr>
              <w:noProof/>
              <w:webHidden/>
            </w:rPr>
            <w:fldChar w:fldCharType="separate"/>
          </w:r>
          <w:ins w:id="156" w:author="David Conklin" w:date="2021-09-26T09:58:00Z">
            <w:r>
              <w:rPr>
                <w:noProof/>
                <w:webHidden/>
              </w:rPr>
              <w:t>31</w:t>
            </w:r>
            <w:r>
              <w:rPr>
                <w:noProof/>
                <w:webHidden/>
              </w:rPr>
              <w:fldChar w:fldCharType="end"/>
            </w:r>
            <w:r w:rsidRPr="006258D4">
              <w:rPr>
                <w:rStyle w:val="Hyperlink"/>
                <w:noProof/>
              </w:rPr>
              <w:fldChar w:fldCharType="end"/>
            </w:r>
          </w:ins>
        </w:p>
        <w:p w14:paraId="52D69A10" w14:textId="017D52AD" w:rsidR="00772AB6" w:rsidRDefault="00772AB6">
          <w:pPr>
            <w:pStyle w:val="TOC2"/>
            <w:tabs>
              <w:tab w:val="right" w:leader="dot" w:pos="9350"/>
            </w:tabs>
            <w:rPr>
              <w:ins w:id="157" w:author="David Conklin" w:date="2021-09-26T09:58:00Z"/>
              <w:rFonts w:eastAsiaTheme="minorEastAsia"/>
              <w:noProof/>
            </w:rPr>
          </w:pPr>
          <w:ins w:id="15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Default values used when the data is incomplete</w:t>
            </w:r>
            <w:r>
              <w:rPr>
                <w:noProof/>
                <w:webHidden/>
              </w:rPr>
              <w:tab/>
            </w:r>
            <w:r>
              <w:rPr>
                <w:noProof/>
                <w:webHidden/>
              </w:rPr>
              <w:fldChar w:fldCharType="begin"/>
            </w:r>
            <w:r>
              <w:rPr>
                <w:noProof/>
                <w:webHidden/>
              </w:rPr>
              <w:instrText xml:space="preserve"> PAGEREF _Toc83542757 \h </w:instrText>
            </w:r>
            <w:r>
              <w:rPr>
                <w:noProof/>
                <w:webHidden/>
              </w:rPr>
            </w:r>
          </w:ins>
          <w:r>
            <w:rPr>
              <w:noProof/>
              <w:webHidden/>
            </w:rPr>
            <w:fldChar w:fldCharType="separate"/>
          </w:r>
          <w:ins w:id="159" w:author="David Conklin" w:date="2021-09-26T09:58:00Z">
            <w:r>
              <w:rPr>
                <w:noProof/>
                <w:webHidden/>
              </w:rPr>
              <w:t>31</w:t>
            </w:r>
            <w:r>
              <w:rPr>
                <w:noProof/>
                <w:webHidden/>
              </w:rPr>
              <w:fldChar w:fldCharType="end"/>
            </w:r>
            <w:r w:rsidRPr="006258D4">
              <w:rPr>
                <w:rStyle w:val="Hyperlink"/>
                <w:noProof/>
              </w:rPr>
              <w:fldChar w:fldCharType="end"/>
            </w:r>
          </w:ins>
        </w:p>
        <w:p w14:paraId="0DE13DCB" w14:textId="3F0BCE79" w:rsidR="00772AB6" w:rsidRDefault="00772AB6">
          <w:pPr>
            <w:pStyle w:val="TOC1"/>
            <w:tabs>
              <w:tab w:val="right" w:leader="dot" w:pos="9350"/>
            </w:tabs>
            <w:rPr>
              <w:ins w:id="160" w:author="David Conklin" w:date="2021-09-26T09:58:00Z"/>
              <w:rFonts w:eastAsiaTheme="minorEastAsia"/>
              <w:noProof/>
            </w:rPr>
          </w:pPr>
          <w:ins w:id="16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Stream flow and stream temperature</w:t>
            </w:r>
            <w:r>
              <w:rPr>
                <w:noProof/>
                <w:webHidden/>
              </w:rPr>
              <w:tab/>
            </w:r>
            <w:r>
              <w:rPr>
                <w:noProof/>
                <w:webHidden/>
              </w:rPr>
              <w:fldChar w:fldCharType="begin"/>
            </w:r>
            <w:r>
              <w:rPr>
                <w:noProof/>
                <w:webHidden/>
              </w:rPr>
              <w:instrText xml:space="preserve"> PAGEREF _Toc83542758 \h </w:instrText>
            </w:r>
            <w:r>
              <w:rPr>
                <w:noProof/>
                <w:webHidden/>
              </w:rPr>
            </w:r>
          </w:ins>
          <w:r>
            <w:rPr>
              <w:noProof/>
              <w:webHidden/>
            </w:rPr>
            <w:fldChar w:fldCharType="separate"/>
          </w:r>
          <w:ins w:id="162" w:author="David Conklin" w:date="2021-09-26T09:58:00Z">
            <w:r>
              <w:rPr>
                <w:noProof/>
                <w:webHidden/>
              </w:rPr>
              <w:t>32</w:t>
            </w:r>
            <w:r>
              <w:rPr>
                <w:noProof/>
                <w:webHidden/>
              </w:rPr>
              <w:fldChar w:fldCharType="end"/>
            </w:r>
            <w:r w:rsidRPr="006258D4">
              <w:rPr>
                <w:rStyle w:val="Hyperlink"/>
                <w:noProof/>
              </w:rPr>
              <w:fldChar w:fldCharType="end"/>
            </w:r>
          </w:ins>
        </w:p>
        <w:p w14:paraId="150C5064" w14:textId="1D334154" w:rsidR="00772AB6" w:rsidRDefault="00772AB6">
          <w:pPr>
            <w:pStyle w:val="TOC2"/>
            <w:tabs>
              <w:tab w:val="right" w:leader="dot" w:pos="9350"/>
            </w:tabs>
            <w:rPr>
              <w:ins w:id="163" w:author="David Conklin" w:date="2021-09-26T09:58:00Z"/>
              <w:rFonts w:eastAsiaTheme="minorEastAsia"/>
              <w:noProof/>
            </w:rPr>
          </w:pPr>
          <w:ins w:id="16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Water parcels</w:t>
            </w:r>
            <w:r>
              <w:rPr>
                <w:noProof/>
                <w:webHidden/>
              </w:rPr>
              <w:tab/>
            </w:r>
            <w:r>
              <w:rPr>
                <w:noProof/>
                <w:webHidden/>
              </w:rPr>
              <w:fldChar w:fldCharType="begin"/>
            </w:r>
            <w:r>
              <w:rPr>
                <w:noProof/>
                <w:webHidden/>
              </w:rPr>
              <w:instrText xml:space="preserve"> PAGEREF _Toc83542759 \h </w:instrText>
            </w:r>
            <w:r>
              <w:rPr>
                <w:noProof/>
                <w:webHidden/>
              </w:rPr>
            </w:r>
          </w:ins>
          <w:r>
            <w:rPr>
              <w:noProof/>
              <w:webHidden/>
            </w:rPr>
            <w:fldChar w:fldCharType="separate"/>
          </w:r>
          <w:ins w:id="165" w:author="David Conklin" w:date="2021-09-26T09:58:00Z">
            <w:r>
              <w:rPr>
                <w:noProof/>
                <w:webHidden/>
              </w:rPr>
              <w:t>32</w:t>
            </w:r>
            <w:r>
              <w:rPr>
                <w:noProof/>
                <w:webHidden/>
              </w:rPr>
              <w:fldChar w:fldCharType="end"/>
            </w:r>
            <w:r w:rsidRPr="006258D4">
              <w:rPr>
                <w:rStyle w:val="Hyperlink"/>
                <w:noProof/>
              </w:rPr>
              <w:fldChar w:fldCharType="end"/>
            </w:r>
          </w:ins>
        </w:p>
        <w:p w14:paraId="1474D649" w14:textId="5F436818" w:rsidR="00772AB6" w:rsidRDefault="00772AB6">
          <w:pPr>
            <w:pStyle w:val="TOC2"/>
            <w:tabs>
              <w:tab w:val="right" w:leader="dot" w:pos="9350"/>
            </w:tabs>
            <w:rPr>
              <w:ins w:id="166" w:author="David Conklin" w:date="2021-09-26T09:58:00Z"/>
              <w:rFonts w:eastAsiaTheme="minorEastAsia"/>
              <w:noProof/>
            </w:rPr>
          </w:pPr>
          <w:ins w:id="16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Daily water mass and energy balance</w:t>
            </w:r>
            <w:r>
              <w:rPr>
                <w:noProof/>
                <w:webHidden/>
              </w:rPr>
              <w:tab/>
            </w:r>
            <w:r>
              <w:rPr>
                <w:noProof/>
                <w:webHidden/>
              </w:rPr>
              <w:fldChar w:fldCharType="begin"/>
            </w:r>
            <w:r>
              <w:rPr>
                <w:noProof/>
                <w:webHidden/>
              </w:rPr>
              <w:instrText xml:space="preserve"> PAGEREF _Toc83542760 \h </w:instrText>
            </w:r>
            <w:r>
              <w:rPr>
                <w:noProof/>
                <w:webHidden/>
              </w:rPr>
            </w:r>
          </w:ins>
          <w:r>
            <w:rPr>
              <w:noProof/>
              <w:webHidden/>
            </w:rPr>
            <w:fldChar w:fldCharType="separate"/>
          </w:r>
          <w:ins w:id="168" w:author="David Conklin" w:date="2021-09-26T09:58:00Z">
            <w:r>
              <w:rPr>
                <w:noProof/>
                <w:webHidden/>
              </w:rPr>
              <w:t>32</w:t>
            </w:r>
            <w:r>
              <w:rPr>
                <w:noProof/>
                <w:webHidden/>
              </w:rPr>
              <w:fldChar w:fldCharType="end"/>
            </w:r>
            <w:r w:rsidRPr="006258D4">
              <w:rPr>
                <w:rStyle w:val="Hyperlink"/>
                <w:noProof/>
              </w:rPr>
              <w:fldChar w:fldCharType="end"/>
            </w:r>
          </w:ins>
        </w:p>
        <w:p w14:paraId="614D6CB5" w14:textId="15C1F572" w:rsidR="00772AB6" w:rsidRDefault="00772AB6">
          <w:pPr>
            <w:pStyle w:val="TOC2"/>
            <w:tabs>
              <w:tab w:val="right" w:leader="dot" w:pos="9350"/>
            </w:tabs>
            <w:rPr>
              <w:ins w:id="169" w:author="David Conklin" w:date="2021-09-26T09:58:00Z"/>
              <w:rFonts w:eastAsiaTheme="minorEastAsia"/>
              <w:noProof/>
            </w:rPr>
          </w:pPr>
          <w:ins w:id="17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Estimating the rate of flow in a stream reach</w:t>
            </w:r>
            <w:r>
              <w:rPr>
                <w:noProof/>
                <w:webHidden/>
              </w:rPr>
              <w:tab/>
            </w:r>
            <w:r>
              <w:rPr>
                <w:noProof/>
                <w:webHidden/>
              </w:rPr>
              <w:fldChar w:fldCharType="begin"/>
            </w:r>
            <w:r>
              <w:rPr>
                <w:noProof/>
                <w:webHidden/>
              </w:rPr>
              <w:instrText xml:space="preserve"> PAGEREF _Toc83542761 \h </w:instrText>
            </w:r>
            <w:r>
              <w:rPr>
                <w:noProof/>
                <w:webHidden/>
              </w:rPr>
            </w:r>
          </w:ins>
          <w:r>
            <w:rPr>
              <w:noProof/>
              <w:webHidden/>
            </w:rPr>
            <w:fldChar w:fldCharType="separate"/>
          </w:r>
          <w:ins w:id="171" w:author="David Conklin" w:date="2021-09-26T09:58:00Z">
            <w:r>
              <w:rPr>
                <w:noProof/>
                <w:webHidden/>
              </w:rPr>
              <w:t>34</w:t>
            </w:r>
            <w:r>
              <w:rPr>
                <w:noProof/>
                <w:webHidden/>
              </w:rPr>
              <w:fldChar w:fldCharType="end"/>
            </w:r>
            <w:r w:rsidRPr="006258D4">
              <w:rPr>
                <w:rStyle w:val="Hyperlink"/>
                <w:noProof/>
              </w:rPr>
              <w:fldChar w:fldCharType="end"/>
            </w:r>
          </w:ins>
        </w:p>
        <w:p w14:paraId="725052D0" w14:textId="4D2F65FB" w:rsidR="00772AB6" w:rsidRDefault="00772AB6">
          <w:pPr>
            <w:pStyle w:val="TOC2"/>
            <w:tabs>
              <w:tab w:val="right" w:leader="dot" w:pos="9350"/>
            </w:tabs>
            <w:rPr>
              <w:ins w:id="172" w:author="David Conklin" w:date="2021-09-26T09:58:00Z"/>
              <w:rFonts w:eastAsiaTheme="minorEastAsia"/>
              <w:noProof/>
            </w:rPr>
          </w:pPr>
          <w:ins w:id="17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_Toc83542762 \h </w:instrText>
            </w:r>
            <w:r>
              <w:rPr>
                <w:noProof/>
                <w:webHidden/>
              </w:rPr>
            </w:r>
          </w:ins>
          <w:r>
            <w:rPr>
              <w:noProof/>
              <w:webHidden/>
            </w:rPr>
            <w:fldChar w:fldCharType="separate"/>
          </w:r>
          <w:ins w:id="174" w:author="David Conklin" w:date="2021-09-26T09:58:00Z">
            <w:r>
              <w:rPr>
                <w:noProof/>
                <w:webHidden/>
              </w:rPr>
              <w:t>36</w:t>
            </w:r>
            <w:r>
              <w:rPr>
                <w:noProof/>
                <w:webHidden/>
              </w:rPr>
              <w:fldChar w:fldCharType="end"/>
            </w:r>
            <w:r w:rsidRPr="006258D4">
              <w:rPr>
                <w:rStyle w:val="Hyperlink"/>
                <w:noProof/>
              </w:rPr>
              <w:fldChar w:fldCharType="end"/>
            </w:r>
          </w:ins>
        </w:p>
        <w:p w14:paraId="0E85E775" w14:textId="377F7198" w:rsidR="00772AB6" w:rsidRDefault="00772AB6">
          <w:pPr>
            <w:pStyle w:val="TOC2"/>
            <w:tabs>
              <w:tab w:val="right" w:leader="dot" w:pos="9350"/>
            </w:tabs>
            <w:rPr>
              <w:ins w:id="175" w:author="David Conklin" w:date="2021-09-26T09:58:00Z"/>
              <w:rFonts w:eastAsiaTheme="minorEastAsia"/>
              <w:noProof/>
            </w:rPr>
          </w:pPr>
          <w:ins w:id="17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Water temperature from thermal energy</w:t>
            </w:r>
            <w:r>
              <w:rPr>
                <w:noProof/>
                <w:webHidden/>
              </w:rPr>
              <w:tab/>
            </w:r>
            <w:r>
              <w:rPr>
                <w:noProof/>
                <w:webHidden/>
              </w:rPr>
              <w:fldChar w:fldCharType="begin"/>
            </w:r>
            <w:r>
              <w:rPr>
                <w:noProof/>
                <w:webHidden/>
              </w:rPr>
              <w:instrText xml:space="preserve"> PAGEREF _Toc83542763 \h </w:instrText>
            </w:r>
            <w:r>
              <w:rPr>
                <w:noProof/>
                <w:webHidden/>
              </w:rPr>
            </w:r>
          </w:ins>
          <w:r>
            <w:rPr>
              <w:noProof/>
              <w:webHidden/>
            </w:rPr>
            <w:fldChar w:fldCharType="separate"/>
          </w:r>
          <w:ins w:id="177" w:author="David Conklin" w:date="2021-09-26T09:58:00Z">
            <w:r>
              <w:rPr>
                <w:noProof/>
                <w:webHidden/>
              </w:rPr>
              <w:t>37</w:t>
            </w:r>
            <w:r>
              <w:rPr>
                <w:noProof/>
                <w:webHidden/>
              </w:rPr>
              <w:fldChar w:fldCharType="end"/>
            </w:r>
            <w:r w:rsidRPr="006258D4">
              <w:rPr>
                <w:rStyle w:val="Hyperlink"/>
                <w:noProof/>
              </w:rPr>
              <w:fldChar w:fldCharType="end"/>
            </w:r>
          </w:ins>
        </w:p>
        <w:p w14:paraId="420D2A94" w14:textId="41D58173" w:rsidR="00772AB6" w:rsidRDefault="00772AB6">
          <w:pPr>
            <w:pStyle w:val="TOC2"/>
            <w:tabs>
              <w:tab w:val="right" w:leader="dot" w:pos="9350"/>
            </w:tabs>
            <w:rPr>
              <w:ins w:id="178" w:author="David Conklin" w:date="2021-09-26T09:58:00Z"/>
              <w:rFonts w:eastAsiaTheme="minorEastAsia"/>
              <w:noProof/>
            </w:rPr>
          </w:pPr>
          <w:ins w:id="17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Boundary conditions for stream water temperature</w:t>
            </w:r>
            <w:r>
              <w:rPr>
                <w:noProof/>
                <w:webHidden/>
              </w:rPr>
              <w:tab/>
            </w:r>
            <w:r>
              <w:rPr>
                <w:noProof/>
                <w:webHidden/>
              </w:rPr>
              <w:fldChar w:fldCharType="begin"/>
            </w:r>
            <w:r>
              <w:rPr>
                <w:noProof/>
                <w:webHidden/>
              </w:rPr>
              <w:instrText xml:space="preserve"> PAGEREF _Toc83542764 \h </w:instrText>
            </w:r>
            <w:r>
              <w:rPr>
                <w:noProof/>
                <w:webHidden/>
              </w:rPr>
            </w:r>
          </w:ins>
          <w:r>
            <w:rPr>
              <w:noProof/>
              <w:webHidden/>
            </w:rPr>
            <w:fldChar w:fldCharType="separate"/>
          </w:r>
          <w:ins w:id="180" w:author="David Conklin" w:date="2021-09-26T09:58:00Z">
            <w:r>
              <w:rPr>
                <w:noProof/>
                <w:webHidden/>
              </w:rPr>
              <w:t>37</w:t>
            </w:r>
            <w:r>
              <w:rPr>
                <w:noProof/>
                <w:webHidden/>
              </w:rPr>
              <w:fldChar w:fldCharType="end"/>
            </w:r>
            <w:r w:rsidRPr="006258D4">
              <w:rPr>
                <w:rStyle w:val="Hyperlink"/>
                <w:noProof/>
              </w:rPr>
              <w:fldChar w:fldCharType="end"/>
            </w:r>
          </w:ins>
        </w:p>
        <w:p w14:paraId="0E2736A7" w14:textId="31CEC6DB" w:rsidR="00772AB6" w:rsidRDefault="00772AB6">
          <w:pPr>
            <w:pStyle w:val="TOC2"/>
            <w:tabs>
              <w:tab w:val="right" w:leader="dot" w:pos="9350"/>
            </w:tabs>
            <w:rPr>
              <w:ins w:id="181" w:author="David Conklin" w:date="2021-09-26T09:58:00Z"/>
              <w:rFonts w:eastAsiaTheme="minorEastAsia"/>
              <w:noProof/>
            </w:rPr>
          </w:pPr>
          <w:ins w:id="18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Thermal stratification in reservoirs</w:t>
            </w:r>
            <w:r>
              <w:rPr>
                <w:noProof/>
                <w:webHidden/>
              </w:rPr>
              <w:tab/>
            </w:r>
            <w:r>
              <w:rPr>
                <w:noProof/>
                <w:webHidden/>
              </w:rPr>
              <w:fldChar w:fldCharType="begin"/>
            </w:r>
            <w:r>
              <w:rPr>
                <w:noProof/>
                <w:webHidden/>
              </w:rPr>
              <w:instrText xml:space="preserve"> PAGEREF _Toc83542765 \h </w:instrText>
            </w:r>
            <w:r>
              <w:rPr>
                <w:noProof/>
                <w:webHidden/>
              </w:rPr>
            </w:r>
          </w:ins>
          <w:r>
            <w:rPr>
              <w:noProof/>
              <w:webHidden/>
            </w:rPr>
            <w:fldChar w:fldCharType="separate"/>
          </w:r>
          <w:ins w:id="183" w:author="David Conklin" w:date="2021-09-26T09:58:00Z">
            <w:r>
              <w:rPr>
                <w:noProof/>
                <w:webHidden/>
              </w:rPr>
              <w:t>38</w:t>
            </w:r>
            <w:r>
              <w:rPr>
                <w:noProof/>
                <w:webHidden/>
              </w:rPr>
              <w:fldChar w:fldCharType="end"/>
            </w:r>
            <w:r w:rsidRPr="006258D4">
              <w:rPr>
                <w:rStyle w:val="Hyperlink"/>
                <w:noProof/>
              </w:rPr>
              <w:fldChar w:fldCharType="end"/>
            </w:r>
          </w:ins>
        </w:p>
        <w:p w14:paraId="116851B4" w14:textId="5AB2ED39" w:rsidR="00772AB6" w:rsidRDefault="00772AB6">
          <w:pPr>
            <w:pStyle w:val="TOC2"/>
            <w:tabs>
              <w:tab w:val="right" w:leader="dot" w:pos="9350"/>
            </w:tabs>
            <w:rPr>
              <w:ins w:id="184" w:author="David Conklin" w:date="2021-09-26T09:58:00Z"/>
              <w:rFonts w:eastAsiaTheme="minorEastAsia"/>
              <w:noProof/>
            </w:rPr>
          </w:pPr>
          <w:ins w:id="18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Thermal loading</w:t>
            </w:r>
            <w:r>
              <w:rPr>
                <w:noProof/>
                <w:webHidden/>
              </w:rPr>
              <w:tab/>
            </w:r>
            <w:r>
              <w:rPr>
                <w:noProof/>
                <w:webHidden/>
              </w:rPr>
              <w:fldChar w:fldCharType="begin"/>
            </w:r>
            <w:r>
              <w:rPr>
                <w:noProof/>
                <w:webHidden/>
              </w:rPr>
              <w:instrText xml:space="preserve"> PAGEREF _Toc83542766 \h </w:instrText>
            </w:r>
            <w:r>
              <w:rPr>
                <w:noProof/>
                <w:webHidden/>
              </w:rPr>
            </w:r>
          </w:ins>
          <w:r>
            <w:rPr>
              <w:noProof/>
              <w:webHidden/>
            </w:rPr>
            <w:fldChar w:fldCharType="separate"/>
          </w:r>
          <w:ins w:id="186" w:author="David Conklin" w:date="2021-09-26T09:58:00Z">
            <w:r>
              <w:rPr>
                <w:noProof/>
                <w:webHidden/>
              </w:rPr>
              <w:t>38</w:t>
            </w:r>
            <w:r>
              <w:rPr>
                <w:noProof/>
                <w:webHidden/>
              </w:rPr>
              <w:fldChar w:fldCharType="end"/>
            </w:r>
            <w:r w:rsidRPr="006258D4">
              <w:rPr>
                <w:rStyle w:val="Hyperlink"/>
                <w:noProof/>
              </w:rPr>
              <w:fldChar w:fldCharType="end"/>
            </w:r>
          </w:ins>
        </w:p>
        <w:p w14:paraId="6A13203C" w14:textId="14BE6808" w:rsidR="00772AB6" w:rsidRDefault="00772AB6">
          <w:pPr>
            <w:pStyle w:val="TOC1"/>
            <w:tabs>
              <w:tab w:val="right" w:leader="dot" w:pos="9350"/>
            </w:tabs>
            <w:rPr>
              <w:ins w:id="187" w:author="David Conklin" w:date="2021-09-26T09:58:00Z"/>
              <w:rFonts w:eastAsiaTheme="minorEastAsia"/>
              <w:noProof/>
            </w:rPr>
          </w:pPr>
          <w:ins w:id="18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Reservoirs</w:t>
            </w:r>
            <w:r>
              <w:rPr>
                <w:noProof/>
                <w:webHidden/>
              </w:rPr>
              <w:tab/>
            </w:r>
            <w:r>
              <w:rPr>
                <w:noProof/>
                <w:webHidden/>
              </w:rPr>
              <w:fldChar w:fldCharType="begin"/>
            </w:r>
            <w:r>
              <w:rPr>
                <w:noProof/>
                <w:webHidden/>
              </w:rPr>
              <w:instrText xml:space="preserve"> PAGEREF _Toc83542767 \h </w:instrText>
            </w:r>
            <w:r>
              <w:rPr>
                <w:noProof/>
                <w:webHidden/>
              </w:rPr>
            </w:r>
          </w:ins>
          <w:r>
            <w:rPr>
              <w:noProof/>
              <w:webHidden/>
            </w:rPr>
            <w:fldChar w:fldCharType="separate"/>
          </w:r>
          <w:ins w:id="189" w:author="David Conklin" w:date="2021-09-26T09:58:00Z">
            <w:r>
              <w:rPr>
                <w:noProof/>
                <w:webHidden/>
              </w:rPr>
              <w:t>39</w:t>
            </w:r>
            <w:r>
              <w:rPr>
                <w:noProof/>
                <w:webHidden/>
              </w:rPr>
              <w:fldChar w:fldCharType="end"/>
            </w:r>
            <w:r w:rsidRPr="006258D4">
              <w:rPr>
                <w:rStyle w:val="Hyperlink"/>
                <w:noProof/>
              </w:rPr>
              <w:fldChar w:fldCharType="end"/>
            </w:r>
          </w:ins>
        </w:p>
        <w:p w14:paraId="7AC88053" w14:textId="7220A608" w:rsidR="00772AB6" w:rsidRDefault="00772AB6">
          <w:pPr>
            <w:pStyle w:val="TOC2"/>
            <w:tabs>
              <w:tab w:val="right" w:leader="dot" w:pos="9350"/>
            </w:tabs>
            <w:rPr>
              <w:ins w:id="190" w:author="David Conklin" w:date="2021-09-26T09:58:00Z"/>
              <w:rFonts w:eastAsiaTheme="minorEastAsia"/>
              <w:noProof/>
            </w:rPr>
          </w:pPr>
          <w:ins w:id="19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Reservoir data</w:t>
            </w:r>
            <w:r>
              <w:rPr>
                <w:noProof/>
                <w:webHidden/>
              </w:rPr>
              <w:tab/>
            </w:r>
            <w:r>
              <w:rPr>
                <w:noProof/>
                <w:webHidden/>
              </w:rPr>
              <w:fldChar w:fldCharType="begin"/>
            </w:r>
            <w:r>
              <w:rPr>
                <w:noProof/>
                <w:webHidden/>
              </w:rPr>
              <w:instrText xml:space="preserve"> PAGEREF _Toc83542768 \h </w:instrText>
            </w:r>
            <w:r>
              <w:rPr>
                <w:noProof/>
                <w:webHidden/>
              </w:rPr>
            </w:r>
          </w:ins>
          <w:r>
            <w:rPr>
              <w:noProof/>
              <w:webHidden/>
            </w:rPr>
            <w:fldChar w:fldCharType="separate"/>
          </w:r>
          <w:ins w:id="192" w:author="David Conklin" w:date="2021-09-26T09:58:00Z">
            <w:r>
              <w:rPr>
                <w:noProof/>
                <w:webHidden/>
              </w:rPr>
              <w:t>40</w:t>
            </w:r>
            <w:r>
              <w:rPr>
                <w:noProof/>
                <w:webHidden/>
              </w:rPr>
              <w:fldChar w:fldCharType="end"/>
            </w:r>
            <w:r w:rsidRPr="006258D4">
              <w:rPr>
                <w:rStyle w:val="Hyperlink"/>
                <w:noProof/>
              </w:rPr>
              <w:fldChar w:fldCharType="end"/>
            </w:r>
          </w:ins>
        </w:p>
        <w:p w14:paraId="78EFEAE2" w14:textId="0A3CCCE2" w:rsidR="00772AB6" w:rsidRDefault="00772AB6">
          <w:pPr>
            <w:pStyle w:val="TOC2"/>
            <w:tabs>
              <w:tab w:val="right" w:leader="dot" w:pos="9350"/>
            </w:tabs>
            <w:rPr>
              <w:ins w:id="193" w:author="David Conklin" w:date="2021-09-26T09:58:00Z"/>
              <w:rFonts w:eastAsiaTheme="minorEastAsia"/>
              <w:noProof/>
            </w:rPr>
          </w:pPr>
          <w:ins w:id="19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Reservoir data sources</w:t>
            </w:r>
            <w:r>
              <w:rPr>
                <w:noProof/>
                <w:webHidden/>
              </w:rPr>
              <w:tab/>
            </w:r>
            <w:r>
              <w:rPr>
                <w:noProof/>
                <w:webHidden/>
              </w:rPr>
              <w:fldChar w:fldCharType="begin"/>
            </w:r>
            <w:r>
              <w:rPr>
                <w:noProof/>
                <w:webHidden/>
              </w:rPr>
              <w:instrText xml:space="preserve"> PAGEREF _Toc83542769 \h </w:instrText>
            </w:r>
            <w:r>
              <w:rPr>
                <w:noProof/>
                <w:webHidden/>
              </w:rPr>
            </w:r>
          </w:ins>
          <w:r>
            <w:rPr>
              <w:noProof/>
              <w:webHidden/>
            </w:rPr>
            <w:fldChar w:fldCharType="separate"/>
          </w:r>
          <w:ins w:id="195" w:author="David Conklin" w:date="2021-09-26T09:58:00Z">
            <w:r>
              <w:rPr>
                <w:noProof/>
                <w:webHidden/>
              </w:rPr>
              <w:t>42</w:t>
            </w:r>
            <w:r>
              <w:rPr>
                <w:noProof/>
                <w:webHidden/>
              </w:rPr>
              <w:fldChar w:fldCharType="end"/>
            </w:r>
            <w:r w:rsidRPr="006258D4">
              <w:rPr>
                <w:rStyle w:val="Hyperlink"/>
                <w:noProof/>
              </w:rPr>
              <w:fldChar w:fldCharType="end"/>
            </w:r>
          </w:ins>
        </w:p>
        <w:p w14:paraId="2712CE53" w14:textId="1FD077C2" w:rsidR="00772AB6" w:rsidRDefault="00772AB6">
          <w:pPr>
            <w:pStyle w:val="TOC1"/>
            <w:tabs>
              <w:tab w:val="right" w:leader="dot" w:pos="9350"/>
            </w:tabs>
            <w:rPr>
              <w:ins w:id="196" w:author="David Conklin" w:date="2021-09-26T09:58:00Z"/>
              <w:rFonts w:eastAsiaTheme="minorEastAsia"/>
              <w:noProof/>
            </w:rPr>
          </w:pPr>
          <w:ins w:id="19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_Toc83542770 \h </w:instrText>
            </w:r>
            <w:r>
              <w:rPr>
                <w:noProof/>
                <w:webHidden/>
              </w:rPr>
            </w:r>
          </w:ins>
          <w:r>
            <w:rPr>
              <w:noProof/>
              <w:webHidden/>
            </w:rPr>
            <w:fldChar w:fldCharType="separate"/>
          </w:r>
          <w:ins w:id="198" w:author="David Conklin" w:date="2021-09-26T09:58:00Z">
            <w:r>
              <w:rPr>
                <w:noProof/>
                <w:webHidden/>
              </w:rPr>
              <w:t>42</w:t>
            </w:r>
            <w:r>
              <w:rPr>
                <w:noProof/>
                <w:webHidden/>
              </w:rPr>
              <w:fldChar w:fldCharType="end"/>
            </w:r>
            <w:r w:rsidRPr="006258D4">
              <w:rPr>
                <w:rStyle w:val="Hyperlink"/>
                <w:noProof/>
              </w:rPr>
              <w:fldChar w:fldCharType="end"/>
            </w:r>
          </w:ins>
        </w:p>
        <w:p w14:paraId="17820120" w14:textId="438B4226" w:rsidR="00772AB6" w:rsidRDefault="00772AB6">
          <w:pPr>
            <w:pStyle w:val="TOC2"/>
            <w:tabs>
              <w:tab w:val="right" w:leader="dot" w:pos="9350"/>
            </w:tabs>
            <w:rPr>
              <w:ins w:id="199" w:author="David Conklin" w:date="2021-09-26T09:58:00Z"/>
              <w:rFonts w:eastAsiaTheme="minorEastAsia"/>
              <w:noProof/>
            </w:rPr>
          </w:pPr>
          <w:ins w:id="200"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"_Toc83542771"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Limitations of subbasin simulations</w:t>
            </w:r>
            <w:r>
              <w:rPr>
                <w:noProof/>
                <w:webHidden/>
              </w:rPr>
              <w:tab/>
            </w:r>
            <w:r>
              <w:rPr>
                <w:noProof/>
                <w:webHidden/>
              </w:rPr>
              <w:fldChar w:fldCharType="begin"/>
            </w:r>
            <w:r>
              <w:rPr>
                <w:noProof/>
                <w:webHidden/>
              </w:rPr>
              <w:instrText xml:space="preserve"> PAGEREF _Toc83542771 \h </w:instrText>
            </w:r>
            <w:r>
              <w:rPr>
                <w:noProof/>
                <w:webHidden/>
              </w:rPr>
            </w:r>
          </w:ins>
          <w:r>
            <w:rPr>
              <w:noProof/>
              <w:webHidden/>
            </w:rPr>
            <w:fldChar w:fldCharType="separate"/>
          </w:r>
          <w:ins w:id="201" w:author="David Conklin" w:date="2021-09-26T09:58:00Z">
            <w:r>
              <w:rPr>
                <w:noProof/>
                <w:webHidden/>
              </w:rPr>
              <w:t>44</w:t>
            </w:r>
            <w:r>
              <w:rPr>
                <w:noProof/>
                <w:webHidden/>
              </w:rPr>
              <w:fldChar w:fldCharType="end"/>
            </w:r>
            <w:r w:rsidRPr="006258D4">
              <w:rPr>
                <w:rStyle w:val="Hyperlink"/>
                <w:noProof/>
              </w:rPr>
              <w:fldChar w:fldCharType="end"/>
            </w:r>
          </w:ins>
        </w:p>
        <w:p w14:paraId="7171DA3A" w14:textId="7415FDC4" w:rsidR="00772AB6" w:rsidRDefault="00772AB6">
          <w:pPr>
            <w:pStyle w:val="TOC1"/>
            <w:tabs>
              <w:tab w:val="right" w:leader="dot" w:pos="9350"/>
            </w:tabs>
            <w:rPr>
              <w:ins w:id="202" w:author="David Conklin" w:date="2021-09-26T09:58:00Z"/>
              <w:rFonts w:eastAsiaTheme="minorEastAsia"/>
              <w:noProof/>
            </w:rPr>
          </w:pPr>
          <w:ins w:id="20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Calibration procedure</w:t>
            </w:r>
            <w:r>
              <w:rPr>
                <w:noProof/>
                <w:webHidden/>
              </w:rPr>
              <w:tab/>
            </w:r>
            <w:r>
              <w:rPr>
                <w:noProof/>
                <w:webHidden/>
              </w:rPr>
              <w:fldChar w:fldCharType="begin"/>
            </w:r>
            <w:r>
              <w:rPr>
                <w:noProof/>
                <w:webHidden/>
              </w:rPr>
              <w:instrText xml:space="preserve"> PAGEREF _Toc83542772 \h </w:instrText>
            </w:r>
            <w:r>
              <w:rPr>
                <w:noProof/>
                <w:webHidden/>
              </w:rPr>
            </w:r>
          </w:ins>
          <w:r>
            <w:rPr>
              <w:noProof/>
              <w:webHidden/>
            </w:rPr>
            <w:fldChar w:fldCharType="separate"/>
          </w:r>
          <w:ins w:id="204" w:author="David Conklin" w:date="2021-09-26T09:58:00Z">
            <w:r>
              <w:rPr>
                <w:noProof/>
                <w:webHidden/>
              </w:rPr>
              <w:t>44</w:t>
            </w:r>
            <w:r>
              <w:rPr>
                <w:noProof/>
                <w:webHidden/>
              </w:rPr>
              <w:fldChar w:fldCharType="end"/>
            </w:r>
            <w:r w:rsidRPr="006258D4">
              <w:rPr>
                <w:rStyle w:val="Hyperlink"/>
                <w:noProof/>
              </w:rPr>
              <w:fldChar w:fldCharType="end"/>
            </w:r>
          </w:ins>
        </w:p>
        <w:p w14:paraId="37CDC65A" w14:textId="2C1E15C0" w:rsidR="00772AB6" w:rsidRDefault="00772AB6">
          <w:pPr>
            <w:pStyle w:val="TOC2"/>
            <w:tabs>
              <w:tab w:val="right" w:leader="dot" w:pos="9350"/>
            </w:tabs>
            <w:rPr>
              <w:ins w:id="205" w:author="David Conklin" w:date="2021-09-26T09:58:00Z"/>
              <w:rFonts w:eastAsiaTheme="minorEastAsia"/>
              <w:noProof/>
            </w:rPr>
          </w:pPr>
          <w:ins w:id="20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Using PEST to determine HBV parameter values</w:t>
            </w:r>
            <w:r>
              <w:rPr>
                <w:noProof/>
                <w:webHidden/>
              </w:rPr>
              <w:tab/>
            </w:r>
            <w:r>
              <w:rPr>
                <w:noProof/>
                <w:webHidden/>
              </w:rPr>
              <w:fldChar w:fldCharType="begin"/>
            </w:r>
            <w:r>
              <w:rPr>
                <w:noProof/>
                <w:webHidden/>
              </w:rPr>
              <w:instrText xml:space="preserve"> PAGEREF _Toc83542773 \h </w:instrText>
            </w:r>
            <w:r>
              <w:rPr>
                <w:noProof/>
                <w:webHidden/>
              </w:rPr>
            </w:r>
          </w:ins>
          <w:r>
            <w:rPr>
              <w:noProof/>
              <w:webHidden/>
            </w:rPr>
            <w:fldChar w:fldCharType="separate"/>
          </w:r>
          <w:ins w:id="207" w:author="David Conklin" w:date="2021-09-26T09:58:00Z">
            <w:r>
              <w:rPr>
                <w:noProof/>
                <w:webHidden/>
              </w:rPr>
              <w:t>45</w:t>
            </w:r>
            <w:r>
              <w:rPr>
                <w:noProof/>
                <w:webHidden/>
              </w:rPr>
              <w:fldChar w:fldCharType="end"/>
            </w:r>
            <w:r w:rsidRPr="006258D4">
              <w:rPr>
                <w:rStyle w:val="Hyperlink"/>
                <w:noProof/>
              </w:rPr>
              <w:fldChar w:fldCharType="end"/>
            </w:r>
          </w:ins>
        </w:p>
        <w:p w14:paraId="6C3F3818" w14:textId="4BCFCF36" w:rsidR="00772AB6" w:rsidRDefault="00772AB6">
          <w:pPr>
            <w:pStyle w:val="TOC2"/>
            <w:tabs>
              <w:tab w:val="right" w:leader="dot" w:pos="9350"/>
            </w:tabs>
            <w:rPr>
              <w:ins w:id="208" w:author="David Conklin" w:date="2021-09-26T09:58:00Z"/>
              <w:rFonts w:eastAsiaTheme="minorEastAsia"/>
              <w:noProof/>
            </w:rPr>
          </w:pPr>
          <w:ins w:id="20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_Toc83542774 \h </w:instrText>
            </w:r>
            <w:r>
              <w:rPr>
                <w:noProof/>
                <w:webHidden/>
              </w:rPr>
            </w:r>
          </w:ins>
          <w:r>
            <w:rPr>
              <w:noProof/>
              <w:webHidden/>
            </w:rPr>
            <w:fldChar w:fldCharType="separate"/>
          </w:r>
          <w:ins w:id="210" w:author="David Conklin" w:date="2021-09-26T09:58:00Z">
            <w:r>
              <w:rPr>
                <w:noProof/>
                <w:webHidden/>
              </w:rPr>
              <w:t>45</w:t>
            </w:r>
            <w:r>
              <w:rPr>
                <w:noProof/>
                <w:webHidden/>
              </w:rPr>
              <w:fldChar w:fldCharType="end"/>
            </w:r>
            <w:r w:rsidRPr="006258D4">
              <w:rPr>
                <w:rStyle w:val="Hyperlink"/>
                <w:noProof/>
              </w:rPr>
              <w:fldChar w:fldCharType="end"/>
            </w:r>
          </w:ins>
        </w:p>
        <w:p w14:paraId="5057E2E9" w14:textId="0A45F517" w:rsidR="00772AB6" w:rsidRDefault="00772AB6">
          <w:pPr>
            <w:pStyle w:val="TOC2"/>
            <w:tabs>
              <w:tab w:val="right" w:leader="dot" w:pos="9350"/>
            </w:tabs>
            <w:rPr>
              <w:ins w:id="211" w:author="David Conklin" w:date="2021-09-26T09:58:00Z"/>
              <w:rFonts w:eastAsiaTheme="minorEastAsia"/>
              <w:noProof/>
            </w:rPr>
          </w:pPr>
          <w:ins w:id="21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Calibrating stream temperatures</w:t>
            </w:r>
            <w:r>
              <w:rPr>
                <w:noProof/>
                <w:webHidden/>
              </w:rPr>
              <w:tab/>
            </w:r>
            <w:r>
              <w:rPr>
                <w:noProof/>
                <w:webHidden/>
              </w:rPr>
              <w:fldChar w:fldCharType="begin"/>
            </w:r>
            <w:r>
              <w:rPr>
                <w:noProof/>
                <w:webHidden/>
              </w:rPr>
              <w:instrText xml:space="preserve"> PAGEREF _Toc83542775 \h </w:instrText>
            </w:r>
            <w:r>
              <w:rPr>
                <w:noProof/>
                <w:webHidden/>
              </w:rPr>
            </w:r>
          </w:ins>
          <w:r>
            <w:rPr>
              <w:noProof/>
              <w:webHidden/>
            </w:rPr>
            <w:fldChar w:fldCharType="separate"/>
          </w:r>
          <w:ins w:id="213" w:author="David Conklin" w:date="2021-09-26T09:58:00Z">
            <w:r>
              <w:rPr>
                <w:noProof/>
                <w:webHidden/>
              </w:rPr>
              <w:t>46</w:t>
            </w:r>
            <w:r>
              <w:rPr>
                <w:noProof/>
                <w:webHidden/>
              </w:rPr>
              <w:fldChar w:fldCharType="end"/>
            </w:r>
            <w:r w:rsidRPr="006258D4">
              <w:rPr>
                <w:rStyle w:val="Hyperlink"/>
                <w:noProof/>
              </w:rPr>
              <w:fldChar w:fldCharType="end"/>
            </w:r>
          </w:ins>
        </w:p>
        <w:p w14:paraId="56A8D797" w14:textId="4EED6C4F" w:rsidR="00772AB6" w:rsidRDefault="00772AB6">
          <w:pPr>
            <w:pStyle w:val="TOC1"/>
            <w:tabs>
              <w:tab w:val="right" w:leader="dot" w:pos="9350"/>
            </w:tabs>
            <w:rPr>
              <w:ins w:id="214" w:author="David Conklin" w:date="2021-09-26T09:58:00Z"/>
              <w:rFonts w:eastAsiaTheme="minorEastAsia"/>
              <w:noProof/>
            </w:rPr>
          </w:pPr>
          <w:ins w:id="21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North Santiam study area</w:t>
            </w:r>
            <w:r>
              <w:rPr>
                <w:noProof/>
                <w:webHidden/>
              </w:rPr>
              <w:tab/>
            </w:r>
            <w:r>
              <w:rPr>
                <w:noProof/>
                <w:webHidden/>
              </w:rPr>
              <w:fldChar w:fldCharType="begin"/>
            </w:r>
            <w:r>
              <w:rPr>
                <w:noProof/>
                <w:webHidden/>
              </w:rPr>
              <w:instrText xml:space="preserve"> PAGEREF _Toc83542776 \h </w:instrText>
            </w:r>
            <w:r>
              <w:rPr>
                <w:noProof/>
                <w:webHidden/>
              </w:rPr>
            </w:r>
          </w:ins>
          <w:r>
            <w:rPr>
              <w:noProof/>
              <w:webHidden/>
            </w:rPr>
            <w:fldChar w:fldCharType="separate"/>
          </w:r>
          <w:ins w:id="216" w:author="David Conklin" w:date="2021-09-26T09:58:00Z">
            <w:r>
              <w:rPr>
                <w:noProof/>
                <w:webHidden/>
              </w:rPr>
              <w:t>47</w:t>
            </w:r>
            <w:r>
              <w:rPr>
                <w:noProof/>
                <w:webHidden/>
              </w:rPr>
              <w:fldChar w:fldCharType="end"/>
            </w:r>
            <w:r w:rsidRPr="006258D4">
              <w:rPr>
                <w:rStyle w:val="Hyperlink"/>
                <w:noProof/>
              </w:rPr>
              <w:fldChar w:fldCharType="end"/>
            </w:r>
          </w:ins>
        </w:p>
        <w:p w14:paraId="2663989E" w14:textId="73B60190" w:rsidR="00772AB6" w:rsidRDefault="00772AB6">
          <w:pPr>
            <w:pStyle w:val="TOC2"/>
            <w:tabs>
              <w:tab w:val="right" w:leader="dot" w:pos="9350"/>
            </w:tabs>
            <w:rPr>
              <w:ins w:id="217" w:author="David Conklin" w:date="2021-09-26T09:58:00Z"/>
              <w:rFonts w:eastAsiaTheme="minorEastAsia"/>
              <w:noProof/>
            </w:rPr>
          </w:pPr>
          <w:ins w:id="21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_Toc83542777 \h </w:instrText>
            </w:r>
            <w:r>
              <w:rPr>
                <w:noProof/>
                <w:webHidden/>
              </w:rPr>
            </w:r>
          </w:ins>
          <w:r>
            <w:rPr>
              <w:noProof/>
              <w:webHidden/>
            </w:rPr>
            <w:fldChar w:fldCharType="separate"/>
          </w:r>
          <w:ins w:id="219" w:author="David Conklin" w:date="2021-09-26T09:58:00Z">
            <w:r>
              <w:rPr>
                <w:noProof/>
                <w:webHidden/>
              </w:rPr>
              <w:t>47</w:t>
            </w:r>
            <w:r>
              <w:rPr>
                <w:noProof/>
                <w:webHidden/>
              </w:rPr>
              <w:fldChar w:fldCharType="end"/>
            </w:r>
            <w:r w:rsidRPr="006258D4">
              <w:rPr>
                <w:rStyle w:val="Hyperlink"/>
                <w:noProof/>
              </w:rPr>
              <w:fldChar w:fldCharType="end"/>
            </w:r>
          </w:ins>
        </w:p>
        <w:p w14:paraId="55E2BA4B" w14:textId="64B660D1" w:rsidR="00772AB6" w:rsidRDefault="00772AB6">
          <w:pPr>
            <w:pStyle w:val="TOC2"/>
            <w:tabs>
              <w:tab w:val="right" w:leader="dot" w:pos="9350"/>
            </w:tabs>
            <w:rPr>
              <w:ins w:id="220" w:author="David Conklin" w:date="2021-09-26T09:58:00Z"/>
              <w:rFonts w:eastAsiaTheme="minorEastAsia"/>
              <w:noProof/>
            </w:rPr>
          </w:pPr>
          <w:ins w:id="22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Municipal water rights</w:t>
            </w:r>
            <w:r>
              <w:rPr>
                <w:noProof/>
                <w:webHidden/>
              </w:rPr>
              <w:tab/>
            </w:r>
            <w:r>
              <w:rPr>
                <w:noProof/>
                <w:webHidden/>
              </w:rPr>
              <w:fldChar w:fldCharType="begin"/>
            </w:r>
            <w:r>
              <w:rPr>
                <w:noProof/>
                <w:webHidden/>
              </w:rPr>
              <w:instrText xml:space="preserve"> PAGEREF _Toc83542778 \h </w:instrText>
            </w:r>
            <w:r>
              <w:rPr>
                <w:noProof/>
                <w:webHidden/>
              </w:rPr>
            </w:r>
          </w:ins>
          <w:r>
            <w:rPr>
              <w:noProof/>
              <w:webHidden/>
            </w:rPr>
            <w:fldChar w:fldCharType="separate"/>
          </w:r>
          <w:ins w:id="222" w:author="David Conklin" w:date="2021-09-26T09:58:00Z">
            <w:r>
              <w:rPr>
                <w:noProof/>
                <w:webHidden/>
              </w:rPr>
              <w:t>48</w:t>
            </w:r>
            <w:r>
              <w:rPr>
                <w:noProof/>
                <w:webHidden/>
              </w:rPr>
              <w:fldChar w:fldCharType="end"/>
            </w:r>
            <w:r w:rsidRPr="006258D4">
              <w:rPr>
                <w:rStyle w:val="Hyperlink"/>
                <w:noProof/>
              </w:rPr>
              <w:fldChar w:fldCharType="end"/>
            </w:r>
          </w:ins>
        </w:p>
        <w:p w14:paraId="7611A15D" w14:textId="22F82CA6" w:rsidR="00772AB6" w:rsidRDefault="00772AB6">
          <w:pPr>
            <w:pStyle w:val="TOC2"/>
            <w:tabs>
              <w:tab w:val="right" w:leader="dot" w:pos="9350"/>
            </w:tabs>
            <w:rPr>
              <w:ins w:id="223" w:author="David Conklin" w:date="2021-09-26T09:58:00Z"/>
              <w:rFonts w:eastAsiaTheme="minorEastAsia"/>
              <w:noProof/>
            </w:rPr>
          </w:pPr>
          <w:ins w:id="22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_Toc83542779 \h </w:instrText>
            </w:r>
            <w:r>
              <w:rPr>
                <w:noProof/>
                <w:webHidden/>
              </w:rPr>
            </w:r>
          </w:ins>
          <w:r>
            <w:rPr>
              <w:noProof/>
              <w:webHidden/>
            </w:rPr>
            <w:fldChar w:fldCharType="separate"/>
          </w:r>
          <w:ins w:id="225" w:author="David Conklin" w:date="2021-09-26T09:58:00Z">
            <w:r>
              <w:rPr>
                <w:noProof/>
                <w:webHidden/>
              </w:rPr>
              <w:t>48</w:t>
            </w:r>
            <w:r>
              <w:rPr>
                <w:noProof/>
                <w:webHidden/>
              </w:rPr>
              <w:fldChar w:fldCharType="end"/>
            </w:r>
            <w:r w:rsidRPr="006258D4">
              <w:rPr>
                <w:rStyle w:val="Hyperlink"/>
                <w:noProof/>
              </w:rPr>
              <w:fldChar w:fldCharType="end"/>
            </w:r>
          </w:ins>
        </w:p>
        <w:p w14:paraId="1D686FFD" w14:textId="206036FF" w:rsidR="00772AB6" w:rsidRDefault="00772AB6">
          <w:pPr>
            <w:pStyle w:val="TOC2"/>
            <w:tabs>
              <w:tab w:val="right" w:leader="dot" w:pos="9350"/>
            </w:tabs>
            <w:rPr>
              <w:ins w:id="226" w:author="David Conklin" w:date="2021-09-26T09:58:00Z"/>
              <w:rFonts w:eastAsiaTheme="minorEastAsia"/>
              <w:noProof/>
            </w:rPr>
          </w:pPr>
          <w:ins w:id="22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Inflows from springs</w:t>
            </w:r>
            <w:r>
              <w:rPr>
                <w:noProof/>
                <w:webHidden/>
              </w:rPr>
              <w:tab/>
            </w:r>
            <w:r>
              <w:rPr>
                <w:noProof/>
                <w:webHidden/>
              </w:rPr>
              <w:fldChar w:fldCharType="begin"/>
            </w:r>
            <w:r>
              <w:rPr>
                <w:noProof/>
                <w:webHidden/>
              </w:rPr>
              <w:instrText xml:space="preserve"> PAGEREF _Toc83542780 \h </w:instrText>
            </w:r>
            <w:r>
              <w:rPr>
                <w:noProof/>
                <w:webHidden/>
              </w:rPr>
            </w:r>
          </w:ins>
          <w:r>
            <w:rPr>
              <w:noProof/>
              <w:webHidden/>
            </w:rPr>
            <w:fldChar w:fldCharType="separate"/>
          </w:r>
          <w:ins w:id="228" w:author="David Conklin" w:date="2021-09-26T09:58:00Z">
            <w:r>
              <w:rPr>
                <w:noProof/>
                <w:webHidden/>
              </w:rPr>
              <w:t>50</w:t>
            </w:r>
            <w:r>
              <w:rPr>
                <w:noProof/>
                <w:webHidden/>
              </w:rPr>
              <w:fldChar w:fldCharType="end"/>
            </w:r>
            <w:r w:rsidRPr="006258D4">
              <w:rPr>
                <w:rStyle w:val="Hyperlink"/>
                <w:noProof/>
              </w:rPr>
              <w:fldChar w:fldCharType="end"/>
            </w:r>
          </w:ins>
        </w:p>
        <w:p w14:paraId="4A9CF27C" w14:textId="658C94BF" w:rsidR="00772AB6" w:rsidRDefault="00772AB6">
          <w:pPr>
            <w:pStyle w:val="TOC2"/>
            <w:tabs>
              <w:tab w:val="right" w:leader="dot" w:pos="9350"/>
            </w:tabs>
            <w:rPr>
              <w:ins w:id="229" w:author="David Conklin" w:date="2021-09-26T09:58:00Z"/>
              <w:rFonts w:eastAsiaTheme="minorEastAsia"/>
              <w:noProof/>
            </w:rPr>
          </w:pPr>
          <w:ins w:id="23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_Toc83542781 \h </w:instrText>
            </w:r>
            <w:r>
              <w:rPr>
                <w:noProof/>
                <w:webHidden/>
              </w:rPr>
            </w:r>
          </w:ins>
          <w:r>
            <w:rPr>
              <w:noProof/>
              <w:webHidden/>
            </w:rPr>
            <w:fldChar w:fldCharType="separate"/>
          </w:r>
          <w:ins w:id="231" w:author="David Conklin" w:date="2021-09-26T09:58:00Z">
            <w:r>
              <w:rPr>
                <w:noProof/>
                <w:webHidden/>
              </w:rPr>
              <w:t>50</w:t>
            </w:r>
            <w:r>
              <w:rPr>
                <w:noProof/>
                <w:webHidden/>
              </w:rPr>
              <w:fldChar w:fldCharType="end"/>
            </w:r>
            <w:r w:rsidRPr="006258D4">
              <w:rPr>
                <w:rStyle w:val="Hyperlink"/>
                <w:noProof/>
              </w:rPr>
              <w:fldChar w:fldCharType="end"/>
            </w:r>
          </w:ins>
        </w:p>
        <w:p w14:paraId="020F5405" w14:textId="7CAB891D" w:rsidR="00772AB6" w:rsidRDefault="00772AB6">
          <w:pPr>
            <w:pStyle w:val="TOC2"/>
            <w:tabs>
              <w:tab w:val="right" w:leader="dot" w:pos="9350"/>
            </w:tabs>
            <w:rPr>
              <w:ins w:id="232" w:author="David Conklin" w:date="2021-09-26T09:58:00Z"/>
              <w:rFonts w:eastAsiaTheme="minorEastAsia"/>
              <w:noProof/>
            </w:rPr>
          </w:pPr>
          <w:ins w:id="23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_Toc83542782 \h </w:instrText>
            </w:r>
            <w:r>
              <w:rPr>
                <w:noProof/>
                <w:webHidden/>
              </w:rPr>
            </w:r>
          </w:ins>
          <w:r>
            <w:rPr>
              <w:noProof/>
              <w:webHidden/>
            </w:rPr>
            <w:fldChar w:fldCharType="separate"/>
          </w:r>
          <w:ins w:id="234" w:author="David Conklin" w:date="2021-09-26T09:58:00Z">
            <w:r>
              <w:rPr>
                <w:noProof/>
                <w:webHidden/>
              </w:rPr>
              <w:t>53</w:t>
            </w:r>
            <w:r>
              <w:rPr>
                <w:noProof/>
                <w:webHidden/>
              </w:rPr>
              <w:fldChar w:fldCharType="end"/>
            </w:r>
            <w:r w:rsidRPr="006258D4">
              <w:rPr>
                <w:rStyle w:val="Hyperlink"/>
                <w:noProof/>
              </w:rPr>
              <w:fldChar w:fldCharType="end"/>
            </w:r>
          </w:ins>
        </w:p>
        <w:p w14:paraId="2116F68C" w14:textId="0B5CB832" w:rsidR="00772AB6" w:rsidRDefault="00772AB6">
          <w:pPr>
            <w:pStyle w:val="TOC2"/>
            <w:tabs>
              <w:tab w:val="right" w:leader="dot" w:pos="9350"/>
            </w:tabs>
            <w:rPr>
              <w:ins w:id="235" w:author="David Conklin" w:date="2021-09-26T09:58:00Z"/>
              <w:rFonts w:eastAsiaTheme="minorEastAsia"/>
              <w:noProof/>
            </w:rPr>
          </w:pPr>
          <w:ins w:id="23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_Toc83542783 \h </w:instrText>
            </w:r>
            <w:r>
              <w:rPr>
                <w:noProof/>
                <w:webHidden/>
              </w:rPr>
            </w:r>
          </w:ins>
          <w:r>
            <w:rPr>
              <w:noProof/>
              <w:webHidden/>
            </w:rPr>
            <w:fldChar w:fldCharType="separate"/>
          </w:r>
          <w:ins w:id="237" w:author="David Conklin" w:date="2021-09-26T09:58:00Z">
            <w:r>
              <w:rPr>
                <w:noProof/>
                <w:webHidden/>
              </w:rPr>
              <w:t>53</w:t>
            </w:r>
            <w:r>
              <w:rPr>
                <w:noProof/>
                <w:webHidden/>
              </w:rPr>
              <w:fldChar w:fldCharType="end"/>
            </w:r>
            <w:r w:rsidRPr="006258D4">
              <w:rPr>
                <w:rStyle w:val="Hyperlink"/>
                <w:noProof/>
              </w:rPr>
              <w:fldChar w:fldCharType="end"/>
            </w:r>
          </w:ins>
        </w:p>
        <w:p w14:paraId="08FD0B38" w14:textId="5DF1E1D7" w:rsidR="00772AB6" w:rsidRDefault="00772AB6">
          <w:pPr>
            <w:pStyle w:val="TOC1"/>
            <w:tabs>
              <w:tab w:val="right" w:leader="dot" w:pos="9350"/>
            </w:tabs>
            <w:rPr>
              <w:ins w:id="238" w:author="David Conklin" w:date="2021-09-26T09:58:00Z"/>
              <w:rFonts w:eastAsiaTheme="minorEastAsia"/>
              <w:noProof/>
            </w:rPr>
          </w:pPr>
          <w:ins w:id="23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McKenzie Basin Wetlands Study</w:t>
            </w:r>
            <w:r>
              <w:rPr>
                <w:noProof/>
                <w:webHidden/>
              </w:rPr>
              <w:tab/>
            </w:r>
            <w:r>
              <w:rPr>
                <w:noProof/>
                <w:webHidden/>
              </w:rPr>
              <w:fldChar w:fldCharType="begin"/>
            </w:r>
            <w:r>
              <w:rPr>
                <w:noProof/>
                <w:webHidden/>
              </w:rPr>
              <w:instrText xml:space="preserve"> PAGEREF _Toc83542784 \h </w:instrText>
            </w:r>
            <w:r>
              <w:rPr>
                <w:noProof/>
                <w:webHidden/>
              </w:rPr>
            </w:r>
          </w:ins>
          <w:r>
            <w:rPr>
              <w:noProof/>
              <w:webHidden/>
            </w:rPr>
            <w:fldChar w:fldCharType="separate"/>
          </w:r>
          <w:ins w:id="240" w:author="David Conklin" w:date="2021-09-26T09:58:00Z">
            <w:r>
              <w:rPr>
                <w:noProof/>
                <w:webHidden/>
              </w:rPr>
              <w:t>56</w:t>
            </w:r>
            <w:r>
              <w:rPr>
                <w:noProof/>
                <w:webHidden/>
              </w:rPr>
              <w:fldChar w:fldCharType="end"/>
            </w:r>
            <w:r w:rsidRPr="006258D4">
              <w:rPr>
                <w:rStyle w:val="Hyperlink"/>
                <w:noProof/>
              </w:rPr>
              <w:fldChar w:fldCharType="end"/>
            </w:r>
          </w:ins>
        </w:p>
        <w:p w14:paraId="6EA409DB" w14:textId="4C63D698" w:rsidR="00772AB6" w:rsidRDefault="00772AB6">
          <w:pPr>
            <w:pStyle w:val="TOC2"/>
            <w:tabs>
              <w:tab w:val="right" w:leader="dot" w:pos="9350"/>
            </w:tabs>
            <w:rPr>
              <w:ins w:id="241" w:author="David Conklin" w:date="2021-09-26T09:58:00Z"/>
              <w:rFonts w:eastAsiaTheme="minorEastAsia"/>
              <w:noProof/>
            </w:rPr>
          </w:pPr>
          <w:ins w:id="24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Project Overview</w:t>
            </w:r>
            <w:r>
              <w:rPr>
                <w:noProof/>
                <w:webHidden/>
              </w:rPr>
              <w:tab/>
            </w:r>
            <w:r>
              <w:rPr>
                <w:noProof/>
                <w:webHidden/>
              </w:rPr>
              <w:fldChar w:fldCharType="begin"/>
            </w:r>
            <w:r>
              <w:rPr>
                <w:noProof/>
                <w:webHidden/>
              </w:rPr>
              <w:instrText xml:space="preserve"> PAGEREF _Toc83542785 \h </w:instrText>
            </w:r>
            <w:r>
              <w:rPr>
                <w:noProof/>
                <w:webHidden/>
              </w:rPr>
            </w:r>
          </w:ins>
          <w:r>
            <w:rPr>
              <w:noProof/>
              <w:webHidden/>
            </w:rPr>
            <w:fldChar w:fldCharType="separate"/>
          </w:r>
          <w:ins w:id="243" w:author="David Conklin" w:date="2021-09-26T09:58:00Z">
            <w:r>
              <w:rPr>
                <w:noProof/>
                <w:webHidden/>
              </w:rPr>
              <w:t>56</w:t>
            </w:r>
            <w:r>
              <w:rPr>
                <w:noProof/>
                <w:webHidden/>
              </w:rPr>
              <w:fldChar w:fldCharType="end"/>
            </w:r>
            <w:r w:rsidRPr="006258D4">
              <w:rPr>
                <w:rStyle w:val="Hyperlink"/>
                <w:noProof/>
              </w:rPr>
              <w:fldChar w:fldCharType="end"/>
            </w:r>
          </w:ins>
        </w:p>
        <w:p w14:paraId="261AFE56" w14:textId="314CFAEC" w:rsidR="00772AB6" w:rsidRDefault="00772AB6">
          <w:pPr>
            <w:pStyle w:val="TOC2"/>
            <w:tabs>
              <w:tab w:val="right" w:leader="dot" w:pos="9350"/>
            </w:tabs>
            <w:rPr>
              <w:ins w:id="244" w:author="David Conklin" w:date="2021-09-26T09:58:00Z"/>
              <w:rFonts w:eastAsiaTheme="minorEastAsia"/>
              <w:noProof/>
            </w:rPr>
          </w:pPr>
          <w:ins w:id="24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Model and Simulation Overview</w:t>
            </w:r>
            <w:r>
              <w:rPr>
                <w:noProof/>
                <w:webHidden/>
              </w:rPr>
              <w:tab/>
            </w:r>
            <w:r>
              <w:rPr>
                <w:noProof/>
                <w:webHidden/>
              </w:rPr>
              <w:fldChar w:fldCharType="begin"/>
            </w:r>
            <w:r>
              <w:rPr>
                <w:noProof/>
                <w:webHidden/>
              </w:rPr>
              <w:instrText xml:space="preserve"> PAGEREF _Toc83542786 \h </w:instrText>
            </w:r>
            <w:r>
              <w:rPr>
                <w:noProof/>
                <w:webHidden/>
              </w:rPr>
            </w:r>
          </w:ins>
          <w:r>
            <w:rPr>
              <w:noProof/>
              <w:webHidden/>
            </w:rPr>
            <w:fldChar w:fldCharType="separate"/>
          </w:r>
          <w:ins w:id="246" w:author="David Conklin" w:date="2021-09-26T09:58:00Z">
            <w:r>
              <w:rPr>
                <w:noProof/>
                <w:webHidden/>
              </w:rPr>
              <w:t>58</w:t>
            </w:r>
            <w:r>
              <w:rPr>
                <w:noProof/>
                <w:webHidden/>
              </w:rPr>
              <w:fldChar w:fldCharType="end"/>
            </w:r>
            <w:r w:rsidRPr="006258D4">
              <w:rPr>
                <w:rStyle w:val="Hyperlink"/>
                <w:noProof/>
              </w:rPr>
              <w:fldChar w:fldCharType="end"/>
            </w:r>
          </w:ins>
        </w:p>
        <w:p w14:paraId="749BF2BE" w14:textId="011F2475" w:rsidR="00772AB6" w:rsidRDefault="00772AB6">
          <w:pPr>
            <w:pStyle w:val="TOC2"/>
            <w:tabs>
              <w:tab w:val="right" w:leader="dot" w:pos="9350"/>
            </w:tabs>
            <w:rPr>
              <w:ins w:id="247" w:author="David Conklin" w:date="2021-09-26T09:58:00Z"/>
              <w:rFonts w:eastAsiaTheme="minorEastAsia"/>
              <w:noProof/>
            </w:rPr>
          </w:pPr>
          <w:ins w:id="24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_Toc83542787 \h </w:instrText>
            </w:r>
            <w:r>
              <w:rPr>
                <w:noProof/>
                <w:webHidden/>
              </w:rPr>
            </w:r>
          </w:ins>
          <w:r>
            <w:rPr>
              <w:noProof/>
              <w:webHidden/>
            </w:rPr>
            <w:fldChar w:fldCharType="separate"/>
          </w:r>
          <w:ins w:id="249" w:author="David Conklin" w:date="2021-09-26T09:58:00Z">
            <w:r>
              <w:rPr>
                <w:noProof/>
                <w:webHidden/>
              </w:rPr>
              <w:t>59</w:t>
            </w:r>
            <w:r>
              <w:rPr>
                <w:noProof/>
                <w:webHidden/>
              </w:rPr>
              <w:fldChar w:fldCharType="end"/>
            </w:r>
            <w:r w:rsidRPr="006258D4">
              <w:rPr>
                <w:rStyle w:val="Hyperlink"/>
                <w:noProof/>
              </w:rPr>
              <w:fldChar w:fldCharType="end"/>
            </w:r>
          </w:ins>
        </w:p>
        <w:p w14:paraId="1DBC6A7F" w14:textId="707211E1" w:rsidR="00772AB6" w:rsidRDefault="00772AB6">
          <w:pPr>
            <w:pStyle w:val="TOC2"/>
            <w:tabs>
              <w:tab w:val="right" w:leader="dot" w:pos="9350"/>
            </w:tabs>
            <w:rPr>
              <w:ins w:id="250" w:author="David Conklin" w:date="2021-09-26T09:58:00Z"/>
              <w:rFonts w:eastAsiaTheme="minorEastAsia"/>
              <w:noProof/>
            </w:rPr>
          </w:pPr>
          <w:ins w:id="25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Data changes for better representation of wetlands</w:t>
            </w:r>
            <w:r>
              <w:rPr>
                <w:noProof/>
                <w:webHidden/>
              </w:rPr>
              <w:tab/>
            </w:r>
            <w:r>
              <w:rPr>
                <w:noProof/>
                <w:webHidden/>
              </w:rPr>
              <w:fldChar w:fldCharType="begin"/>
            </w:r>
            <w:r>
              <w:rPr>
                <w:noProof/>
                <w:webHidden/>
              </w:rPr>
              <w:instrText xml:space="preserve"> PAGEREF _Toc83542788 \h </w:instrText>
            </w:r>
            <w:r>
              <w:rPr>
                <w:noProof/>
                <w:webHidden/>
              </w:rPr>
            </w:r>
          </w:ins>
          <w:r>
            <w:rPr>
              <w:noProof/>
              <w:webHidden/>
            </w:rPr>
            <w:fldChar w:fldCharType="separate"/>
          </w:r>
          <w:ins w:id="252" w:author="David Conklin" w:date="2021-09-26T09:58:00Z">
            <w:r>
              <w:rPr>
                <w:noProof/>
                <w:webHidden/>
              </w:rPr>
              <w:t>59</w:t>
            </w:r>
            <w:r>
              <w:rPr>
                <w:noProof/>
                <w:webHidden/>
              </w:rPr>
              <w:fldChar w:fldCharType="end"/>
            </w:r>
            <w:r w:rsidRPr="006258D4">
              <w:rPr>
                <w:rStyle w:val="Hyperlink"/>
                <w:noProof/>
              </w:rPr>
              <w:fldChar w:fldCharType="end"/>
            </w:r>
          </w:ins>
        </w:p>
        <w:p w14:paraId="604E4D32" w14:textId="4A2F389F" w:rsidR="00772AB6" w:rsidRDefault="00772AB6">
          <w:pPr>
            <w:pStyle w:val="TOC2"/>
            <w:tabs>
              <w:tab w:val="right" w:leader="dot" w:pos="9350"/>
            </w:tabs>
            <w:rPr>
              <w:ins w:id="253" w:author="David Conklin" w:date="2021-09-26T09:58:00Z"/>
              <w:rFonts w:eastAsiaTheme="minorEastAsia"/>
              <w:noProof/>
            </w:rPr>
          </w:pPr>
          <w:ins w:id="25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Projection, Calendar, and Units</w:t>
            </w:r>
            <w:r>
              <w:rPr>
                <w:noProof/>
                <w:webHidden/>
              </w:rPr>
              <w:tab/>
            </w:r>
            <w:r>
              <w:rPr>
                <w:noProof/>
                <w:webHidden/>
              </w:rPr>
              <w:fldChar w:fldCharType="begin"/>
            </w:r>
            <w:r>
              <w:rPr>
                <w:noProof/>
                <w:webHidden/>
              </w:rPr>
              <w:instrText xml:space="preserve"> PAGEREF _Toc83542789 \h </w:instrText>
            </w:r>
            <w:r>
              <w:rPr>
                <w:noProof/>
                <w:webHidden/>
              </w:rPr>
            </w:r>
          </w:ins>
          <w:r>
            <w:rPr>
              <w:noProof/>
              <w:webHidden/>
            </w:rPr>
            <w:fldChar w:fldCharType="separate"/>
          </w:r>
          <w:ins w:id="255" w:author="David Conklin" w:date="2021-09-26T09:58:00Z">
            <w:r>
              <w:rPr>
                <w:noProof/>
                <w:webHidden/>
              </w:rPr>
              <w:t>60</w:t>
            </w:r>
            <w:r>
              <w:rPr>
                <w:noProof/>
                <w:webHidden/>
              </w:rPr>
              <w:fldChar w:fldCharType="end"/>
            </w:r>
            <w:r w:rsidRPr="006258D4">
              <w:rPr>
                <w:rStyle w:val="Hyperlink"/>
                <w:noProof/>
              </w:rPr>
              <w:fldChar w:fldCharType="end"/>
            </w:r>
          </w:ins>
        </w:p>
        <w:p w14:paraId="36F466CF" w14:textId="1E0A3827" w:rsidR="00772AB6" w:rsidRDefault="00772AB6">
          <w:pPr>
            <w:pStyle w:val="TOC2"/>
            <w:tabs>
              <w:tab w:val="right" w:leader="dot" w:pos="9350"/>
            </w:tabs>
            <w:rPr>
              <w:ins w:id="256" w:author="David Conklin" w:date="2021-09-26T09:58:00Z"/>
              <w:rFonts w:eastAsiaTheme="minorEastAsia"/>
              <w:noProof/>
            </w:rPr>
          </w:pPr>
          <w:ins w:id="25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Simulation of changes in wetlands over time</w:t>
            </w:r>
            <w:r>
              <w:rPr>
                <w:noProof/>
                <w:webHidden/>
              </w:rPr>
              <w:tab/>
            </w:r>
            <w:r>
              <w:rPr>
                <w:noProof/>
                <w:webHidden/>
              </w:rPr>
              <w:fldChar w:fldCharType="begin"/>
            </w:r>
            <w:r>
              <w:rPr>
                <w:noProof/>
                <w:webHidden/>
              </w:rPr>
              <w:instrText xml:space="preserve"> PAGEREF _Toc83542790 \h </w:instrText>
            </w:r>
            <w:r>
              <w:rPr>
                <w:noProof/>
                <w:webHidden/>
              </w:rPr>
            </w:r>
          </w:ins>
          <w:r>
            <w:rPr>
              <w:noProof/>
              <w:webHidden/>
            </w:rPr>
            <w:fldChar w:fldCharType="separate"/>
          </w:r>
          <w:ins w:id="258" w:author="David Conklin" w:date="2021-09-26T09:58:00Z">
            <w:r>
              <w:rPr>
                <w:noProof/>
                <w:webHidden/>
              </w:rPr>
              <w:t>60</w:t>
            </w:r>
            <w:r>
              <w:rPr>
                <w:noProof/>
                <w:webHidden/>
              </w:rPr>
              <w:fldChar w:fldCharType="end"/>
            </w:r>
            <w:r w:rsidRPr="006258D4">
              <w:rPr>
                <w:rStyle w:val="Hyperlink"/>
                <w:noProof/>
              </w:rPr>
              <w:fldChar w:fldCharType="end"/>
            </w:r>
          </w:ins>
        </w:p>
        <w:p w14:paraId="5918DF66" w14:textId="15978FE5" w:rsidR="00772AB6" w:rsidRDefault="00772AB6">
          <w:pPr>
            <w:pStyle w:val="TOC2"/>
            <w:tabs>
              <w:tab w:val="right" w:leader="dot" w:pos="9350"/>
            </w:tabs>
            <w:rPr>
              <w:ins w:id="259" w:author="David Conklin" w:date="2021-09-26T09:58:00Z"/>
              <w:rFonts w:eastAsiaTheme="minorEastAsia"/>
              <w:noProof/>
            </w:rPr>
          </w:pPr>
          <w:ins w:id="26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How wetlands are represented in the model</w:t>
            </w:r>
            <w:r>
              <w:rPr>
                <w:noProof/>
                <w:webHidden/>
              </w:rPr>
              <w:tab/>
            </w:r>
            <w:r>
              <w:rPr>
                <w:noProof/>
                <w:webHidden/>
              </w:rPr>
              <w:fldChar w:fldCharType="begin"/>
            </w:r>
            <w:r>
              <w:rPr>
                <w:noProof/>
                <w:webHidden/>
              </w:rPr>
              <w:instrText xml:space="preserve"> PAGEREF _Toc83542791 \h </w:instrText>
            </w:r>
            <w:r>
              <w:rPr>
                <w:noProof/>
                <w:webHidden/>
              </w:rPr>
            </w:r>
          </w:ins>
          <w:r>
            <w:rPr>
              <w:noProof/>
              <w:webHidden/>
            </w:rPr>
            <w:fldChar w:fldCharType="separate"/>
          </w:r>
          <w:ins w:id="261" w:author="David Conklin" w:date="2021-09-26T09:58:00Z">
            <w:r>
              <w:rPr>
                <w:noProof/>
                <w:webHidden/>
              </w:rPr>
              <w:t>60</w:t>
            </w:r>
            <w:r>
              <w:rPr>
                <w:noProof/>
                <w:webHidden/>
              </w:rPr>
              <w:fldChar w:fldCharType="end"/>
            </w:r>
            <w:r w:rsidRPr="006258D4">
              <w:rPr>
                <w:rStyle w:val="Hyperlink"/>
                <w:noProof/>
              </w:rPr>
              <w:fldChar w:fldCharType="end"/>
            </w:r>
          </w:ins>
        </w:p>
        <w:p w14:paraId="2A3F41D8" w14:textId="05507B28" w:rsidR="00772AB6" w:rsidRDefault="00772AB6">
          <w:pPr>
            <w:pStyle w:val="TOC2"/>
            <w:tabs>
              <w:tab w:val="right" w:leader="dot" w:pos="9350"/>
            </w:tabs>
            <w:rPr>
              <w:ins w:id="262" w:author="David Conklin" w:date="2021-09-26T09:58:00Z"/>
              <w:rFonts w:eastAsiaTheme="minorEastAsia"/>
              <w:noProof/>
            </w:rPr>
          </w:pPr>
          <w:ins w:id="26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Wetland class and Wetland objects in the C++ code</w:t>
            </w:r>
            <w:r>
              <w:rPr>
                <w:noProof/>
                <w:webHidden/>
              </w:rPr>
              <w:tab/>
            </w:r>
            <w:r>
              <w:rPr>
                <w:noProof/>
                <w:webHidden/>
              </w:rPr>
              <w:fldChar w:fldCharType="begin"/>
            </w:r>
            <w:r>
              <w:rPr>
                <w:noProof/>
                <w:webHidden/>
              </w:rPr>
              <w:instrText xml:space="preserve"> PAGEREF _Toc83542792 \h </w:instrText>
            </w:r>
            <w:r>
              <w:rPr>
                <w:noProof/>
                <w:webHidden/>
              </w:rPr>
            </w:r>
          </w:ins>
          <w:r>
            <w:rPr>
              <w:noProof/>
              <w:webHidden/>
            </w:rPr>
            <w:fldChar w:fldCharType="separate"/>
          </w:r>
          <w:ins w:id="264" w:author="David Conklin" w:date="2021-09-26T09:58:00Z">
            <w:r>
              <w:rPr>
                <w:noProof/>
                <w:webHidden/>
              </w:rPr>
              <w:t>62</w:t>
            </w:r>
            <w:r>
              <w:rPr>
                <w:noProof/>
                <w:webHidden/>
              </w:rPr>
              <w:fldChar w:fldCharType="end"/>
            </w:r>
            <w:r w:rsidRPr="006258D4">
              <w:rPr>
                <w:rStyle w:val="Hyperlink"/>
                <w:noProof/>
              </w:rPr>
              <w:fldChar w:fldCharType="end"/>
            </w:r>
          </w:ins>
        </w:p>
        <w:p w14:paraId="57CDC3A0" w14:textId="60512BAD" w:rsidR="00772AB6" w:rsidRDefault="00772AB6">
          <w:pPr>
            <w:pStyle w:val="TOC2"/>
            <w:tabs>
              <w:tab w:val="right" w:leader="dot" w:pos="9350"/>
            </w:tabs>
            <w:rPr>
              <w:ins w:id="265" w:author="David Conklin" w:date="2021-09-26T09:58:00Z"/>
              <w:rFonts w:eastAsiaTheme="minorEastAsia"/>
              <w:noProof/>
            </w:rPr>
          </w:pPr>
          <w:ins w:id="26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Topology of wetlands, HRUs, IDUs, and reaches</w:t>
            </w:r>
            <w:r>
              <w:rPr>
                <w:noProof/>
                <w:webHidden/>
              </w:rPr>
              <w:tab/>
            </w:r>
            <w:r>
              <w:rPr>
                <w:noProof/>
                <w:webHidden/>
              </w:rPr>
              <w:fldChar w:fldCharType="begin"/>
            </w:r>
            <w:r>
              <w:rPr>
                <w:noProof/>
                <w:webHidden/>
              </w:rPr>
              <w:instrText xml:space="preserve"> PAGEREF _Toc83542793 \h </w:instrText>
            </w:r>
            <w:r>
              <w:rPr>
                <w:noProof/>
                <w:webHidden/>
              </w:rPr>
            </w:r>
          </w:ins>
          <w:r>
            <w:rPr>
              <w:noProof/>
              <w:webHidden/>
            </w:rPr>
            <w:fldChar w:fldCharType="separate"/>
          </w:r>
          <w:ins w:id="267" w:author="David Conklin" w:date="2021-09-26T09:58:00Z">
            <w:r>
              <w:rPr>
                <w:noProof/>
                <w:webHidden/>
              </w:rPr>
              <w:t>62</w:t>
            </w:r>
            <w:r>
              <w:rPr>
                <w:noProof/>
                <w:webHidden/>
              </w:rPr>
              <w:fldChar w:fldCharType="end"/>
            </w:r>
            <w:r w:rsidRPr="006258D4">
              <w:rPr>
                <w:rStyle w:val="Hyperlink"/>
                <w:noProof/>
              </w:rPr>
              <w:fldChar w:fldCharType="end"/>
            </w:r>
          </w:ins>
        </w:p>
        <w:p w14:paraId="0BD6A7E5" w14:textId="7B32C9E5" w:rsidR="00772AB6" w:rsidRDefault="00772AB6">
          <w:pPr>
            <w:pStyle w:val="TOC2"/>
            <w:tabs>
              <w:tab w:val="right" w:leader="dot" w:pos="9350"/>
            </w:tabs>
            <w:rPr>
              <w:ins w:id="268" w:author="David Conklin" w:date="2021-09-26T09:58:00Z"/>
              <w:rFonts w:eastAsiaTheme="minorEastAsia"/>
              <w:noProof/>
            </w:rPr>
          </w:pPr>
          <w:ins w:id="26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Attributes of interest in the wetlands study</w:t>
            </w:r>
            <w:r>
              <w:rPr>
                <w:noProof/>
                <w:webHidden/>
              </w:rPr>
              <w:tab/>
            </w:r>
            <w:r>
              <w:rPr>
                <w:noProof/>
                <w:webHidden/>
              </w:rPr>
              <w:fldChar w:fldCharType="begin"/>
            </w:r>
            <w:r>
              <w:rPr>
                <w:noProof/>
                <w:webHidden/>
              </w:rPr>
              <w:instrText xml:space="preserve"> PAGEREF _Toc83542794 \h </w:instrText>
            </w:r>
            <w:r>
              <w:rPr>
                <w:noProof/>
                <w:webHidden/>
              </w:rPr>
            </w:r>
          </w:ins>
          <w:r>
            <w:rPr>
              <w:noProof/>
              <w:webHidden/>
            </w:rPr>
            <w:fldChar w:fldCharType="separate"/>
          </w:r>
          <w:ins w:id="270" w:author="David Conklin" w:date="2021-09-26T09:58:00Z">
            <w:r>
              <w:rPr>
                <w:noProof/>
                <w:webHidden/>
              </w:rPr>
              <w:t>62</w:t>
            </w:r>
            <w:r>
              <w:rPr>
                <w:noProof/>
                <w:webHidden/>
              </w:rPr>
              <w:fldChar w:fldCharType="end"/>
            </w:r>
            <w:r w:rsidRPr="006258D4">
              <w:rPr>
                <w:rStyle w:val="Hyperlink"/>
                <w:noProof/>
              </w:rPr>
              <w:fldChar w:fldCharType="end"/>
            </w:r>
          </w:ins>
        </w:p>
        <w:p w14:paraId="44F3BCB4" w14:textId="133E6CE2" w:rsidR="00772AB6" w:rsidRDefault="00772AB6">
          <w:pPr>
            <w:pStyle w:val="TOC2"/>
            <w:tabs>
              <w:tab w:val="right" w:leader="dot" w:pos="9350"/>
            </w:tabs>
            <w:rPr>
              <w:ins w:id="271" w:author="David Conklin" w:date="2021-09-26T09:58:00Z"/>
              <w:rFonts w:eastAsiaTheme="minorEastAsia"/>
              <w:noProof/>
            </w:rPr>
          </w:pPr>
          <w:ins w:id="27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 WETNESS attribute</w:t>
            </w:r>
            <w:r>
              <w:rPr>
                <w:noProof/>
                <w:webHidden/>
              </w:rPr>
              <w:tab/>
            </w:r>
            <w:r>
              <w:rPr>
                <w:noProof/>
                <w:webHidden/>
              </w:rPr>
              <w:fldChar w:fldCharType="begin"/>
            </w:r>
            <w:r>
              <w:rPr>
                <w:noProof/>
                <w:webHidden/>
              </w:rPr>
              <w:instrText xml:space="preserve"> PAGEREF _Toc83542795 \h </w:instrText>
            </w:r>
            <w:r>
              <w:rPr>
                <w:noProof/>
                <w:webHidden/>
              </w:rPr>
            </w:r>
          </w:ins>
          <w:r>
            <w:rPr>
              <w:noProof/>
              <w:webHidden/>
            </w:rPr>
            <w:fldChar w:fldCharType="separate"/>
          </w:r>
          <w:ins w:id="273" w:author="David Conklin" w:date="2021-09-26T09:58:00Z">
            <w:r>
              <w:rPr>
                <w:noProof/>
                <w:webHidden/>
              </w:rPr>
              <w:t>62</w:t>
            </w:r>
            <w:r>
              <w:rPr>
                <w:noProof/>
                <w:webHidden/>
              </w:rPr>
              <w:fldChar w:fldCharType="end"/>
            </w:r>
            <w:r w:rsidRPr="006258D4">
              <w:rPr>
                <w:rStyle w:val="Hyperlink"/>
                <w:noProof/>
              </w:rPr>
              <w:fldChar w:fldCharType="end"/>
            </w:r>
          </w:ins>
        </w:p>
        <w:p w14:paraId="559B2E4A" w14:textId="32312FE4" w:rsidR="00772AB6" w:rsidRDefault="00772AB6">
          <w:pPr>
            <w:pStyle w:val="TOC2"/>
            <w:tabs>
              <w:tab w:val="right" w:leader="dot" w:pos="9350"/>
            </w:tabs>
            <w:rPr>
              <w:ins w:id="274" w:author="David Conklin" w:date="2021-09-26T09:58:00Z"/>
              <w:rFonts w:eastAsiaTheme="minorEastAsia"/>
              <w:noProof/>
            </w:rPr>
          </w:pPr>
          <w:ins w:id="27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_Toc83542796 \h </w:instrText>
            </w:r>
            <w:r>
              <w:rPr>
                <w:noProof/>
                <w:webHidden/>
              </w:rPr>
            </w:r>
          </w:ins>
          <w:r>
            <w:rPr>
              <w:noProof/>
              <w:webHidden/>
            </w:rPr>
            <w:fldChar w:fldCharType="separate"/>
          </w:r>
          <w:ins w:id="276" w:author="David Conklin" w:date="2021-09-26T09:58:00Z">
            <w:r>
              <w:rPr>
                <w:noProof/>
                <w:webHidden/>
              </w:rPr>
              <w:t>63</w:t>
            </w:r>
            <w:r>
              <w:rPr>
                <w:noProof/>
                <w:webHidden/>
              </w:rPr>
              <w:fldChar w:fldCharType="end"/>
            </w:r>
            <w:r w:rsidRPr="006258D4">
              <w:rPr>
                <w:rStyle w:val="Hyperlink"/>
                <w:noProof/>
              </w:rPr>
              <w:fldChar w:fldCharType="end"/>
            </w:r>
          </w:ins>
        </w:p>
        <w:p w14:paraId="3D4BB21D" w14:textId="216DEF31" w:rsidR="00772AB6" w:rsidRDefault="00772AB6">
          <w:pPr>
            <w:pStyle w:val="TOC3"/>
            <w:tabs>
              <w:tab w:val="right" w:leader="dot" w:pos="9350"/>
            </w:tabs>
            <w:rPr>
              <w:ins w:id="277" w:author="David Conklin" w:date="2021-09-26T09:58:00Z"/>
              <w:rFonts w:eastAsiaTheme="minorEastAsia"/>
              <w:noProof/>
            </w:rPr>
          </w:pPr>
          <w:ins w:id="27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Wetland IDU parameters</w:t>
            </w:r>
            <w:r>
              <w:rPr>
                <w:noProof/>
                <w:webHidden/>
              </w:rPr>
              <w:tab/>
            </w:r>
            <w:r>
              <w:rPr>
                <w:noProof/>
                <w:webHidden/>
              </w:rPr>
              <w:fldChar w:fldCharType="begin"/>
            </w:r>
            <w:r>
              <w:rPr>
                <w:noProof/>
                <w:webHidden/>
              </w:rPr>
              <w:instrText xml:space="preserve"> PAGEREF _Toc83542797 \h </w:instrText>
            </w:r>
            <w:r>
              <w:rPr>
                <w:noProof/>
                <w:webHidden/>
              </w:rPr>
            </w:r>
          </w:ins>
          <w:r>
            <w:rPr>
              <w:noProof/>
              <w:webHidden/>
            </w:rPr>
            <w:fldChar w:fldCharType="separate"/>
          </w:r>
          <w:ins w:id="279" w:author="David Conklin" w:date="2021-09-26T09:58:00Z">
            <w:r>
              <w:rPr>
                <w:noProof/>
                <w:webHidden/>
              </w:rPr>
              <w:t>64</w:t>
            </w:r>
            <w:r>
              <w:rPr>
                <w:noProof/>
                <w:webHidden/>
              </w:rPr>
              <w:fldChar w:fldCharType="end"/>
            </w:r>
            <w:r w:rsidRPr="006258D4">
              <w:rPr>
                <w:rStyle w:val="Hyperlink"/>
                <w:noProof/>
              </w:rPr>
              <w:fldChar w:fldCharType="end"/>
            </w:r>
          </w:ins>
        </w:p>
        <w:p w14:paraId="1BFCC539" w14:textId="48AA63E0" w:rsidR="00772AB6" w:rsidRDefault="00772AB6">
          <w:pPr>
            <w:pStyle w:val="TOC3"/>
            <w:tabs>
              <w:tab w:val="right" w:leader="dot" w:pos="9350"/>
            </w:tabs>
            <w:rPr>
              <w:ins w:id="280" w:author="David Conklin" w:date="2021-09-26T09:58:00Z"/>
              <w:rFonts w:eastAsiaTheme="minorEastAsia"/>
              <w:noProof/>
            </w:rPr>
          </w:pPr>
          <w:ins w:id="28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Reach parameters</w:t>
            </w:r>
            <w:r>
              <w:rPr>
                <w:noProof/>
                <w:webHidden/>
              </w:rPr>
              <w:tab/>
            </w:r>
            <w:r>
              <w:rPr>
                <w:noProof/>
                <w:webHidden/>
              </w:rPr>
              <w:fldChar w:fldCharType="begin"/>
            </w:r>
            <w:r>
              <w:rPr>
                <w:noProof/>
                <w:webHidden/>
              </w:rPr>
              <w:instrText xml:space="preserve"> PAGEREF _Toc83542798 \h </w:instrText>
            </w:r>
            <w:r>
              <w:rPr>
                <w:noProof/>
                <w:webHidden/>
              </w:rPr>
            </w:r>
          </w:ins>
          <w:r>
            <w:rPr>
              <w:noProof/>
              <w:webHidden/>
            </w:rPr>
            <w:fldChar w:fldCharType="separate"/>
          </w:r>
          <w:ins w:id="282" w:author="David Conklin" w:date="2021-09-26T09:58:00Z">
            <w:r>
              <w:rPr>
                <w:noProof/>
                <w:webHidden/>
              </w:rPr>
              <w:t>64</w:t>
            </w:r>
            <w:r>
              <w:rPr>
                <w:noProof/>
                <w:webHidden/>
              </w:rPr>
              <w:fldChar w:fldCharType="end"/>
            </w:r>
            <w:r w:rsidRPr="006258D4">
              <w:rPr>
                <w:rStyle w:val="Hyperlink"/>
                <w:noProof/>
              </w:rPr>
              <w:fldChar w:fldCharType="end"/>
            </w:r>
          </w:ins>
        </w:p>
        <w:p w14:paraId="4B26E882" w14:textId="5D01D032" w:rsidR="00772AB6" w:rsidRDefault="00772AB6">
          <w:pPr>
            <w:pStyle w:val="TOC2"/>
            <w:tabs>
              <w:tab w:val="right" w:leader="dot" w:pos="9350"/>
            </w:tabs>
            <w:rPr>
              <w:ins w:id="283" w:author="David Conklin" w:date="2021-09-26T09:58:00Z"/>
              <w:rFonts w:eastAsiaTheme="minorEastAsia"/>
              <w:noProof/>
            </w:rPr>
          </w:pPr>
          <w:ins w:id="28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_Toc83542799 \h </w:instrText>
            </w:r>
            <w:r>
              <w:rPr>
                <w:noProof/>
                <w:webHidden/>
              </w:rPr>
            </w:r>
          </w:ins>
          <w:r>
            <w:rPr>
              <w:noProof/>
              <w:webHidden/>
            </w:rPr>
            <w:fldChar w:fldCharType="separate"/>
          </w:r>
          <w:ins w:id="285" w:author="David Conklin" w:date="2021-09-26T09:58:00Z">
            <w:r>
              <w:rPr>
                <w:noProof/>
                <w:webHidden/>
              </w:rPr>
              <w:t>64</w:t>
            </w:r>
            <w:r>
              <w:rPr>
                <w:noProof/>
                <w:webHidden/>
              </w:rPr>
              <w:fldChar w:fldCharType="end"/>
            </w:r>
            <w:r w:rsidRPr="006258D4">
              <w:rPr>
                <w:rStyle w:val="Hyperlink"/>
                <w:noProof/>
              </w:rPr>
              <w:fldChar w:fldCharType="end"/>
            </w:r>
          </w:ins>
        </w:p>
        <w:p w14:paraId="2EB2A409" w14:textId="6ECB12CB" w:rsidR="00772AB6" w:rsidRDefault="00772AB6">
          <w:pPr>
            <w:pStyle w:val="TOC2"/>
            <w:tabs>
              <w:tab w:val="right" w:leader="dot" w:pos="9350"/>
            </w:tabs>
            <w:rPr>
              <w:ins w:id="286" w:author="David Conklin" w:date="2021-09-26T09:58:00Z"/>
              <w:rFonts w:eastAsiaTheme="minorEastAsia"/>
              <w:noProof/>
            </w:rPr>
          </w:pPr>
          <w:ins w:id="28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Standing water temperature</w:t>
            </w:r>
            <w:r>
              <w:rPr>
                <w:noProof/>
                <w:webHidden/>
              </w:rPr>
              <w:tab/>
            </w:r>
            <w:r>
              <w:rPr>
                <w:noProof/>
                <w:webHidden/>
              </w:rPr>
              <w:fldChar w:fldCharType="begin"/>
            </w:r>
            <w:r>
              <w:rPr>
                <w:noProof/>
                <w:webHidden/>
              </w:rPr>
              <w:instrText xml:space="preserve"> PAGEREF _Toc83542800 \h </w:instrText>
            </w:r>
            <w:r>
              <w:rPr>
                <w:noProof/>
                <w:webHidden/>
              </w:rPr>
            </w:r>
          </w:ins>
          <w:r>
            <w:rPr>
              <w:noProof/>
              <w:webHidden/>
            </w:rPr>
            <w:fldChar w:fldCharType="separate"/>
          </w:r>
          <w:ins w:id="288" w:author="David Conklin" w:date="2021-09-26T09:58:00Z">
            <w:r>
              <w:rPr>
                <w:noProof/>
                <w:webHidden/>
              </w:rPr>
              <w:t>66</w:t>
            </w:r>
            <w:r>
              <w:rPr>
                <w:noProof/>
                <w:webHidden/>
              </w:rPr>
              <w:fldChar w:fldCharType="end"/>
            </w:r>
            <w:r w:rsidRPr="006258D4">
              <w:rPr>
                <w:rStyle w:val="Hyperlink"/>
                <w:noProof/>
              </w:rPr>
              <w:fldChar w:fldCharType="end"/>
            </w:r>
          </w:ins>
        </w:p>
        <w:p w14:paraId="164BBAD3" w14:textId="1F2E1883" w:rsidR="00772AB6" w:rsidRDefault="00772AB6">
          <w:pPr>
            <w:pStyle w:val="TOC2"/>
            <w:tabs>
              <w:tab w:val="right" w:leader="dot" w:pos="9350"/>
            </w:tabs>
            <w:rPr>
              <w:ins w:id="289" w:author="David Conklin" w:date="2021-09-26T09:58:00Z"/>
              <w:rFonts w:eastAsiaTheme="minorEastAsia"/>
              <w:noProof/>
            </w:rPr>
          </w:pPr>
          <w:ins w:id="29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Evapotranspiration from wetlands</w:t>
            </w:r>
            <w:r>
              <w:rPr>
                <w:noProof/>
                <w:webHidden/>
              </w:rPr>
              <w:tab/>
            </w:r>
            <w:r>
              <w:rPr>
                <w:noProof/>
                <w:webHidden/>
              </w:rPr>
              <w:fldChar w:fldCharType="begin"/>
            </w:r>
            <w:r>
              <w:rPr>
                <w:noProof/>
                <w:webHidden/>
              </w:rPr>
              <w:instrText xml:space="preserve"> PAGEREF _Toc83542801 \h </w:instrText>
            </w:r>
            <w:r>
              <w:rPr>
                <w:noProof/>
                <w:webHidden/>
              </w:rPr>
            </w:r>
          </w:ins>
          <w:r>
            <w:rPr>
              <w:noProof/>
              <w:webHidden/>
            </w:rPr>
            <w:fldChar w:fldCharType="separate"/>
          </w:r>
          <w:ins w:id="291" w:author="David Conklin" w:date="2021-09-26T09:58:00Z">
            <w:r>
              <w:rPr>
                <w:noProof/>
                <w:webHidden/>
              </w:rPr>
              <w:t>66</w:t>
            </w:r>
            <w:r>
              <w:rPr>
                <w:noProof/>
                <w:webHidden/>
              </w:rPr>
              <w:fldChar w:fldCharType="end"/>
            </w:r>
            <w:r w:rsidRPr="006258D4">
              <w:rPr>
                <w:rStyle w:val="Hyperlink"/>
                <w:noProof/>
              </w:rPr>
              <w:fldChar w:fldCharType="end"/>
            </w:r>
          </w:ins>
        </w:p>
        <w:p w14:paraId="724AE40D" w14:textId="653D1A99" w:rsidR="00772AB6" w:rsidRDefault="00772AB6">
          <w:pPr>
            <w:pStyle w:val="TOC2"/>
            <w:tabs>
              <w:tab w:val="right" w:leader="dot" w:pos="9350"/>
            </w:tabs>
            <w:rPr>
              <w:ins w:id="292" w:author="David Conklin" w:date="2021-09-26T09:58:00Z"/>
              <w:rFonts w:eastAsiaTheme="minorEastAsia"/>
              <w:noProof/>
            </w:rPr>
          </w:pPr>
          <w:ins w:id="29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Loss (or gain) of wetlands</w:t>
            </w:r>
            <w:r>
              <w:rPr>
                <w:noProof/>
                <w:webHidden/>
              </w:rPr>
              <w:tab/>
            </w:r>
            <w:r>
              <w:rPr>
                <w:noProof/>
                <w:webHidden/>
              </w:rPr>
              <w:fldChar w:fldCharType="begin"/>
            </w:r>
            <w:r>
              <w:rPr>
                <w:noProof/>
                <w:webHidden/>
              </w:rPr>
              <w:instrText xml:space="preserve"> PAGEREF _Toc83542802 \h </w:instrText>
            </w:r>
            <w:r>
              <w:rPr>
                <w:noProof/>
                <w:webHidden/>
              </w:rPr>
            </w:r>
          </w:ins>
          <w:r>
            <w:rPr>
              <w:noProof/>
              <w:webHidden/>
            </w:rPr>
            <w:fldChar w:fldCharType="separate"/>
          </w:r>
          <w:ins w:id="294" w:author="David Conklin" w:date="2021-09-26T09:58:00Z">
            <w:r>
              <w:rPr>
                <w:noProof/>
                <w:webHidden/>
              </w:rPr>
              <w:t>66</w:t>
            </w:r>
            <w:r>
              <w:rPr>
                <w:noProof/>
                <w:webHidden/>
              </w:rPr>
              <w:fldChar w:fldCharType="end"/>
            </w:r>
            <w:r w:rsidRPr="006258D4">
              <w:rPr>
                <w:rStyle w:val="Hyperlink"/>
                <w:noProof/>
              </w:rPr>
              <w:fldChar w:fldCharType="end"/>
            </w:r>
          </w:ins>
        </w:p>
        <w:p w14:paraId="3E1BB7CA" w14:textId="085058BB" w:rsidR="00772AB6" w:rsidRDefault="00772AB6">
          <w:pPr>
            <w:pStyle w:val="TOC2"/>
            <w:tabs>
              <w:tab w:val="right" w:leader="dot" w:pos="9350"/>
            </w:tabs>
            <w:rPr>
              <w:ins w:id="295" w:author="David Conklin" w:date="2021-09-26T09:58:00Z"/>
              <w:rFonts w:eastAsiaTheme="minorEastAsia"/>
              <w:noProof/>
            </w:rPr>
          </w:pPr>
          <w:ins w:id="29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Wetland state and transition model</w:t>
            </w:r>
            <w:r>
              <w:rPr>
                <w:noProof/>
                <w:webHidden/>
              </w:rPr>
              <w:tab/>
            </w:r>
            <w:r>
              <w:rPr>
                <w:noProof/>
                <w:webHidden/>
              </w:rPr>
              <w:fldChar w:fldCharType="begin"/>
            </w:r>
            <w:r>
              <w:rPr>
                <w:noProof/>
                <w:webHidden/>
              </w:rPr>
              <w:instrText xml:space="preserve"> PAGEREF _Toc83542803 \h </w:instrText>
            </w:r>
            <w:r>
              <w:rPr>
                <w:noProof/>
                <w:webHidden/>
              </w:rPr>
            </w:r>
          </w:ins>
          <w:r>
            <w:rPr>
              <w:noProof/>
              <w:webHidden/>
            </w:rPr>
            <w:fldChar w:fldCharType="separate"/>
          </w:r>
          <w:ins w:id="297" w:author="David Conklin" w:date="2021-09-26T09:58:00Z">
            <w:r>
              <w:rPr>
                <w:noProof/>
                <w:webHidden/>
              </w:rPr>
              <w:t>67</w:t>
            </w:r>
            <w:r>
              <w:rPr>
                <w:noProof/>
                <w:webHidden/>
              </w:rPr>
              <w:fldChar w:fldCharType="end"/>
            </w:r>
            <w:r w:rsidRPr="006258D4">
              <w:rPr>
                <w:rStyle w:val="Hyperlink"/>
                <w:noProof/>
              </w:rPr>
              <w:fldChar w:fldCharType="end"/>
            </w:r>
          </w:ins>
        </w:p>
        <w:p w14:paraId="48669DF8" w14:textId="04FF76B3" w:rsidR="00772AB6" w:rsidRDefault="00772AB6">
          <w:pPr>
            <w:pStyle w:val="TOC2"/>
            <w:tabs>
              <w:tab w:val="right" w:leader="dot" w:pos="9350"/>
            </w:tabs>
            <w:rPr>
              <w:ins w:id="298" w:author="David Conklin" w:date="2021-09-26T09:58:00Z"/>
              <w:rFonts w:eastAsiaTheme="minorEastAsia"/>
              <w:noProof/>
            </w:rPr>
          </w:pPr>
          <w:ins w:id="29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_Toc83542804 \h </w:instrText>
            </w:r>
            <w:r>
              <w:rPr>
                <w:noProof/>
                <w:webHidden/>
              </w:rPr>
            </w:r>
          </w:ins>
          <w:r>
            <w:rPr>
              <w:noProof/>
              <w:webHidden/>
            </w:rPr>
            <w:fldChar w:fldCharType="separate"/>
          </w:r>
          <w:ins w:id="300" w:author="David Conklin" w:date="2021-09-26T09:58:00Z">
            <w:r>
              <w:rPr>
                <w:noProof/>
                <w:webHidden/>
              </w:rPr>
              <w:t>68</w:t>
            </w:r>
            <w:r>
              <w:rPr>
                <w:noProof/>
                <w:webHidden/>
              </w:rPr>
              <w:fldChar w:fldCharType="end"/>
            </w:r>
            <w:r w:rsidRPr="006258D4">
              <w:rPr>
                <w:rStyle w:val="Hyperlink"/>
                <w:noProof/>
              </w:rPr>
              <w:fldChar w:fldCharType="end"/>
            </w:r>
          </w:ins>
        </w:p>
        <w:p w14:paraId="23C707EA" w14:textId="7582C066" w:rsidR="00772AB6" w:rsidRDefault="00772AB6">
          <w:pPr>
            <w:pStyle w:val="TOC2"/>
            <w:tabs>
              <w:tab w:val="right" w:leader="dot" w:pos="9350"/>
            </w:tabs>
            <w:rPr>
              <w:ins w:id="301" w:author="David Conklin" w:date="2021-09-26T09:58:00Z"/>
              <w:rFonts w:eastAsiaTheme="minorEastAsia"/>
              <w:noProof/>
            </w:rPr>
          </w:pPr>
          <w:ins w:id="30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High Cascades Springs</w:t>
            </w:r>
            <w:r>
              <w:rPr>
                <w:noProof/>
                <w:webHidden/>
              </w:rPr>
              <w:tab/>
            </w:r>
            <w:r>
              <w:rPr>
                <w:noProof/>
                <w:webHidden/>
              </w:rPr>
              <w:fldChar w:fldCharType="begin"/>
            </w:r>
            <w:r>
              <w:rPr>
                <w:noProof/>
                <w:webHidden/>
              </w:rPr>
              <w:instrText xml:space="preserve"> PAGEREF _Toc83542805 \h </w:instrText>
            </w:r>
            <w:r>
              <w:rPr>
                <w:noProof/>
                <w:webHidden/>
              </w:rPr>
            </w:r>
          </w:ins>
          <w:r>
            <w:rPr>
              <w:noProof/>
              <w:webHidden/>
            </w:rPr>
            <w:fldChar w:fldCharType="separate"/>
          </w:r>
          <w:ins w:id="303" w:author="David Conklin" w:date="2021-09-26T09:58:00Z">
            <w:r>
              <w:rPr>
                <w:noProof/>
                <w:webHidden/>
              </w:rPr>
              <w:t>70</w:t>
            </w:r>
            <w:r>
              <w:rPr>
                <w:noProof/>
                <w:webHidden/>
              </w:rPr>
              <w:fldChar w:fldCharType="end"/>
            </w:r>
            <w:r w:rsidRPr="006258D4">
              <w:rPr>
                <w:rStyle w:val="Hyperlink"/>
                <w:noProof/>
              </w:rPr>
              <w:fldChar w:fldCharType="end"/>
            </w:r>
          </w:ins>
        </w:p>
        <w:p w14:paraId="2587672A" w14:textId="2EE269B6" w:rsidR="00772AB6" w:rsidRDefault="00772AB6">
          <w:pPr>
            <w:pStyle w:val="TOC2"/>
            <w:tabs>
              <w:tab w:val="right" w:leader="dot" w:pos="9350"/>
            </w:tabs>
            <w:rPr>
              <w:ins w:id="304" w:author="David Conklin" w:date="2021-09-26T09:58:00Z"/>
              <w:rFonts w:eastAsiaTheme="minorEastAsia"/>
              <w:noProof/>
            </w:rPr>
          </w:pPr>
          <w:ins w:id="305"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"_Toc83542806"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_Toc83542806 \h </w:instrText>
            </w:r>
            <w:r>
              <w:rPr>
                <w:noProof/>
                <w:webHidden/>
              </w:rPr>
            </w:r>
          </w:ins>
          <w:r>
            <w:rPr>
              <w:noProof/>
              <w:webHidden/>
            </w:rPr>
            <w:fldChar w:fldCharType="separate"/>
          </w:r>
          <w:ins w:id="306" w:author="David Conklin" w:date="2021-09-26T09:58:00Z">
            <w:r>
              <w:rPr>
                <w:noProof/>
                <w:webHidden/>
              </w:rPr>
              <w:t>71</w:t>
            </w:r>
            <w:r>
              <w:rPr>
                <w:noProof/>
                <w:webHidden/>
              </w:rPr>
              <w:fldChar w:fldCharType="end"/>
            </w:r>
            <w:r w:rsidRPr="006258D4">
              <w:rPr>
                <w:rStyle w:val="Hyperlink"/>
                <w:noProof/>
              </w:rPr>
              <w:fldChar w:fldCharType="end"/>
            </w:r>
          </w:ins>
        </w:p>
        <w:p w14:paraId="568D70DA" w14:textId="2432478C" w:rsidR="00772AB6" w:rsidRDefault="00772AB6">
          <w:pPr>
            <w:pStyle w:val="TOC2"/>
            <w:tabs>
              <w:tab w:val="right" w:leader="dot" w:pos="9350"/>
            </w:tabs>
            <w:rPr>
              <w:ins w:id="307" w:author="David Conklin" w:date="2021-09-26T09:58:00Z"/>
              <w:rFonts w:eastAsiaTheme="minorEastAsia"/>
              <w:noProof/>
            </w:rPr>
          </w:pPr>
          <w:ins w:id="30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Analysis of locations where the model has low skill</w:t>
            </w:r>
            <w:r>
              <w:rPr>
                <w:noProof/>
                <w:webHidden/>
              </w:rPr>
              <w:tab/>
            </w:r>
            <w:r>
              <w:rPr>
                <w:noProof/>
                <w:webHidden/>
              </w:rPr>
              <w:fldChar w:fldCharType="begin"/>
            </w:r>
            <w:r>
              <w:rPr>
                <w:noProof/>
                <w:webHidden/>
              </w:rPr>
              <w:instrText xml:space="preserve"> PAGEREF _Toc83542807 \h </w:instrText>
            </w:r>
            <w:r>
              <w:rPr>
                <w:noProof/>
                <w:webHidden/>
              </w:rPr>
            </w:r>
          </w:ins>
          <w:r>
            <w:rPr>
              <w:noProof/>
              <w:webHidden/>
            </w:rPr>
            <w:fldChar w:fldCharType="separate"/>
          </w:r>
          <w:ins w:id="309" w:author="David Conklin" w:date="2021-09-26T09:58:00Z">
            <w:r>
              <w:rPr>
                <w:noProof/>
                <w:webHidden/>
              </w:rPr>
              <w:t>74</w:t>
            </w:r>
            <w:r>
              <w:rPr>
                <w:noProof/>
                <w:webHidden/>
              </w:rPr>
              <w:fldChar w:fldCharType="end"/>
            </w:r>
            <w:r w:rsidRPr="006258D4">
              <w:rPr>
                <w:rStyle w:val="Hyperlink"/>
                <w:noProof/>
              </w:rPr>
              <w:fldChar w:fldCharType="end"/>
            </w:r>
          </w:ins>
        </w:p>
        <w:p w14:paraId="0B2F36B0" w14:textId="65BB5B60" w:rsidR="00772AB6" w:rsidRDefault="00772AB6">
          <w:pPr>
            <w:pStyle w:val="TOC2"/>
            <w:tabs>
              <w:tab w:val="right" w:leader="dot" w:pos="9350"/>
            </w:tabs>
            <w:rPr>
              <w:ins w:id="310" w:author="David Conklin" w:date="2021-09-26T09:58:00Z"/>
              <w:rFonts w:eastAsiaTheme="minorEastAsia"/>
              <w:noProof/>
            </w:rPr>
          </w:pPr>
          <w:ins w:id="31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_Toc83542808 \h </w:instrText>
            </w:r>
            <w:r>
              <w:rPr>
                <w:noProof/>
                <w:webHidden/>
              </w:rPr>
            </w:r>
          </w:ins>
          <w:r>
            <w:rPr>
              <w:noProof/>
              <w:webHidden/>
            </w:rPr>
            <w:fldChar w:fldCharType="separate"/>
          </w:r>
          <w:ins w:id="312" w:author="David Conklin" w:date="2021-09-26T09:58:00Z">
            <w:r>
              <w:rPr>
                <w:noProof/>
                <w:webHidden/>
              </w:rPr>
              <w:t>75</w:t>
            </w:r>
            <w:r>
              <w:rPr>
                <w:noProof/>
                <w:webHidden/>
              </w:rPr>
              <w:fldChar w:fldCharType="end"/>
            </w:r>
            <w:r w:rsidRPr="006258D4">
              <w:rPr>
                <w:rStyle w:val="Hyperlink"/>
                <w:noProof/>
              </w:rPr>
              <w:fldChar w:fldCharType="end"/>
            </w:r>
          </w:ins>
        </w:p>
        <w:p w14:paraId="2D51A919" w14:textId="0DCDE1FD" w:rsidR="00772AB6" w:rsidRDefault="00772AB6">
          <w:pPr>
            <w:pStyle w:val="TOC2"/>
            <w:tabs>
              <w:tab w:val="right" w:leader="dot" w:pos="9350"/>
            </w:tabs>
            <w:rPr>
              <w:ins w:id="313" w:author="David Conklin" w:date="2021-09-26T09:58:00Z"/>
              <w:rFonts w:eastAsiaTheme="minorEastAsia"/>
              <w:noProof/>
            </w:rPr>
          </w:pPr>
          <w:ins w:id="31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"_Toc83542809"</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CW3M v. Shade-a-lator</w:t>
            </w:r>
            <w:r>
              <w:rPr>
                <w:noProof/>
                <w:webHidden/>
              </w:rPr>
              <w:tab/>
            </w:r>
            <w:r>
              <w:rPr>
                <w:noProof/>
                <w:webHidden/>
              </w:rPr>
              <w:fldChar w:fldCharType="begin"/>
            </w:r>
            <w:r>
              <w:rPr>
                <w:noProof/>
                <w:webHidden/>
              </w:rPr>
              <w:instrText xml:space="preserve"> PAGEREF _Toc83542809 \h </w:instrText>
            </w:r>
            <w:r>
              <w:rPr>
                <w:noProof/>
                <w:webHidden/>
              </w:rPr>
            </w:r>
          </w:ins>
          <w:r>
            <w:rPr>
              <w:noProof/>
              <w:webHidden/>
            </w:rPr>
            <w:fldChar w:fldCharType="separate"/>
          </w:r>
          <w:ins w:id="315" w:author="David Conklin" w:date="2021-09-26T09:58:00Z">
            <w:r>
              <w:rPr>
                <w:noProof/>
                <w:webHidden/>
              </w:rPr>
              <w:t>76</w:t>
            </w:r>
            <w:r>
              <w:rPr>
                <w:noProof/>
                <w:webHidden/>
              </w:rPr>
              <w:fldChar w:fldCharType="end"/>
            </w:r>
            <w:r w:rsidRPr="006258D4">
              <w:rPr>
                <w:rStyle w:val="Hyperlink"/>
                <w:noProof/>
              </w:rPr>
              <w:fldChar w:fldCharType="end"/>
            </w:r>
          </w:ins>
        </w:p>
        <w:p w14:paraId="30D0EF89" w14:textId="62071C60" w:rsidR="00772AB6" w:rsidRDefault="00772AB6">
          <w:pPr>
            <w:pStyle w:val="TOC2"/>
            <w:tabs>
              <w:tab w:val="right" w:leader="dot" w:pos="9350"/>
            </w:tabs>
            <w:rPr>
              <w:ins w:id="316" w:author="David Conklin" w:date="2021-09-26T09:58:00Z"/>
              <w:rFonts w:eastAsiaTheme="minorEastAsia"/>
              <w:noProof/>
            </w:rPr>
          </w:pPr>
          <w:ins w:id="31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"_Toc83542810"</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Comparison of CW3M results to Shade-a-lator results</w:t>
            </w:r>
            <w:r>
              <w:rPr>
                <w:noProof/>
                <w:webHidden/>
              </w:rPr>
              <w:tab/>
            </w:r>
            <w:r>
              <w:rPr>
                <w:noProof/>
                <w:webHidden/>
              </w:rPr>
              <w:fldChar w:fldCharType="begin"/>
            </w:r>
            <w:r>
              <w:rPr>
                <w:noProof/>
                <w:webHidden/>
              </w:rPr>
              <w:instrText xml:space="preserve"> PAGEREF _Toc83542810 \h </w:instrText>
            </w:r>
            <w:r>
              <w:rPr>
                <w:noProof/>
                <w:webHidden/>
              </w:rPr>
            </w:r>
          </w:ins>
          <w:r>
            <w:rPr>
              <w:noProof/>
              <w:webHidden/>
            </w:rPr>
            <w:fldChar w:fldCharType="separate"/>
          </w:r>
          <w:ins w:id="318" w:author="David Conklin" w:date="2021-09-26T09:58:00Z">
            <w:r>
              <w:rPr>
                <w:noProof/>
                <w:webHidden/>
              </w:rPr>
              <w:t>78</w:t>
            </w:r>
            <w:r>
              <w:rPr>
                <w:noProof/>
                <w:webHidden/>
              </w:rPr>
              <w:fldChar w:fldCharType="end"/>
            </w:r>
            <w:r w:rsidRPr="006258D4">
              <w:rPr>
                <w:rStyle w:val="Hyperlink"/>
                <w:noProof/>
              </w:rPr>
              <w:fldChar w:fldCharType="end"/>
            </w:r>
          </w:ins>
        </w:p>
        <w:p w14:paraId="5A82313C" w14:textId="5C15DF43" w:rsidR="00772AB6" w:rsidRDefault="00772AB6">
          <w:pPr>
            <w:pStyle w:val="TOC1"/>
            <w:tabs>
              <w:tab w:val="right" w:leader="dot" w:pos="9350"/>
            </w:tabs>
            <w:rPr>
              <w:ins w:id="319" w:author="David Conklin" w:date="2021-09-26T09:58:00Z"/>
              <w:rFonts w:eastAsiaTheme="minorEastAsia"/>
              <w:noProof/>
            </w:rPr>
          </w:pPr>
          <w:ins w:id="32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"_Toc83542811"</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The Clackamas Basin</w:t>
            </w:r>
            <w:r>
              <w:rPr>
                <w:noProof/>
                <w:webHidden/>
              </w:rPr>
              <w:tab/>
            </w:r>
            <w:r>
              <w:rPr>
                <w:noProof/>
                <w:webHidden/>
              </w:rPr>
              <w:fldChar w:fldCharType="begin"/>
            </w:r>
            <w:r>
              <w:rPr>
                <w:noProof/>
                <w:webHidden/>
              </w:rPr>
              <w:instrText xml:space="preserve"> PAGEREF _Toc83542811 \h </w:instrText>
            </w:r>
            <w:r>
              <w:rPr>
                <w:noProof/>
                <w:webHidden/>
              </w:rPr>
            </w:r>
          </w:ins>
          <w:r>
            <w:rPr>
              <w:noProof/>
              <w:webHidden/>
            </w:rPr>
            <w:fldChar w:fldCharType="separate"/>
          </w:r>
          <w:ins w:id="321" w:author="David Conklin" w:date="2021-09-26T09:58:00Z">
            <w:r>
              <w:rPr>
                <w:noProof/>
                <w:webHidden/>
              </w:rPr>
              <w:t>80</w:t>
            </w:r>
            <w:r>
              <w:rPr>
                <w:noProof/>
                <w:webHidden/>
              </w:rPr>
              <w:fldChar w:fldCharType="end"/>
            </w:r>
            <w:r w:rsidRPr="006258D4">
              <w:rPr>
                <w:rStyle w:val="Hyperlink"/>
                <w:noProof/>
              </w:rPr>
              <w:fldChar w:fldCharType="end"/>
            </w:r>
          </w:ins>
        </w:p>
        <w:p w14:paraId="4FA7BC2A" w14:textId="4FD83BFD" w:rsidR="00772AB6" w:rsidRDefault="00772AB6">
          <w:pPr>
            <w:pStyle w:val="TOC1"/>
            <w:tabs>
              <w:tab w:val="right" w:leader="dot" w:pos="9350"/>
            </w:tabs>
            <w:rPr>
              <w:ins w:id="322" w:author="David Conklin" w:date="2021-09-26T09:58:00Z"/>
              <w:rFonts w:eastAsiaTheme="minorEastAsia"/>
              <w:noProof/>
            </w:rPr>
          </w:pPr>
          <w:ins w:id="32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"_Toc83542812"</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Directory structure and file names</w:t>
            </w:r>
            <w:r>
              <w:rPr>
                <w:noProof/>
                <w:webHidden/>
              </w:rPr>
              <w:tab/>
            </w:r>
            <w:r>
              <w:rPr>
                <w:noProof/>
                <w:webHidden/>
              </w:rPr>
              <w:fldChar w:fldCharType="begin"/>
            </w:r>
            <w:r>
              <w:rPr>
                <w:noProof/>
                <w:webHidden/>
              </w:rPr>
              <w:instrText xml:space="preserve"> PAGEREF _Toc83542812 \h </w:instrText>
            </w:r>
            <w:r>
              <w:rPr>
                <w:noProof/>
                <w:webHidden/>
              </w:rPr>
            </w:r>
          </w:ins>
          <w:r>
            <w:rPr>
              <w:noProof/>
              <w:webHidden/>
            </w:rPr>
            <w:fldChar w:fldCharType="separate"/>
          </w:r>
          <w:ins w:id="324" w:author="David Conklin" w:date="2021-09-26T09:58:00Z">
            <w:r>
              <w:rPr>
                <w:noProof/>
                <w:webHidden/>
              </w:rPr>
              <w:t>81</w:t>
            </w:r>
            <w:r>
              <w:rPr>
                <w:noProof/>
                <w:webHidden/>
              </w:rPr>
              <w:fldChar w:fldCharType="end"/>
            </w:r>
            <w:r w:rsidRPr="006258D4">
              <w:rPr>
                <w:rStyle w:val="Hyperlink"/>
                <w:noProof/>
              </w:rPr>
              <w:fldChar w:fldCharType="end"/>
            </w:r>
          </w:ins>
        </w:p>
        <w:p w14:paraId="70EA6A47" w14:textId="659E1F16" w:rsidR="00772AB6" w:rsidRDefault="00772AB6">
          <w:pPr>
            <w:pStyle w:val="TOC1"/>
            <w:tabs>
              <w:tab w:val="right" w:leader="dot" w:pos="9350"/>
            </w:tabs>
            <w:rPr>
              <w:ins w:id="325" w:author="David Conklin" w:date="2021-09-26T09:58:00Z"/>
              <w:rFonts w:eastAsiaTheme="minorEastAsia"/>
              <w:noProof/>
            </w:rPr>
          </w:pPr>
          <w:ins w:id="32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"_Toc83542813"</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 Source Code Conventions</w:t>
            </w:r>
            <w:r>
              <w:rPr>
                <w:noProof/>
                <w:webHidden/>
              </w:rPr>
              <w:tab/>
            </w:r>
            <w:r>
              <w:rPr>
                <w:noProof/>
                <w:webHidden/>
              </w:rPr>
              <w:fldChar w:fldCharType="begin"/>
            </w:r>
            <w:r>
              <w:rPr>
                <w:noProof/>
                <w:webHidden/>
              </w:rPr>
              <w:instrText xml:space="preserve"> PAGEREF _Toc83542813 \h </w:instrText>
            </w:r>
            <w:r>
              <w:rPr>
                <w:noProof/>
                <w:webHidden/>
              </w:rPr>
            </w:r>
          </w:ins>
          <w:r>
            <w:rPr>
              <w:noProof/>
              <w:webHidden/>
            </w:rPr>
            <w:fldChar w:fldCharType="separate"/>
          </w:r>
          <w:ins w:id="327" w:author="David Conklin" w:date="2021-09-26T09:58:00Z">
            <w:r>
              <w:rPr>
                <w:noProof/>
                <w:webHidden/>
              </w:rPr>
              <w:t>82</w:t>
            </w:r>
            <w:r>
              <w:rPr>
                <w:noProof/>
                <w:webHidden/>
              </w:rPr>
              <w:fldChar w:fldCharType="end"/>
            </w:r>
            <w:r w:rsidRPr="006258D4">
              <w:rPr>
                <w:rStyle w:val="Hyperlink"/>
                <w:noProof/>
              </w:rPr>
              <w:fldChar w:fldCharType="end"/>
            </w:r>
          </w:ins>
        </w:p>
        <w:p w14:paraId="6BFC0985" w14:textId="72C4A578" w:rsidR="00772AB6" w:rsidRDefault="00772AB6">
          <w:pPr>
            <w:pStyle w:val="TOC2"/>
            <w:tabs>
              <w:tab w:val="right" w:leader="dot" w:pos="9350"/>
            </w:tabs>
            <w:rPr>
              <w:ins w:id="328" w:author="David Conklin" w:date="2021-09-26T09:58:00Z"/>
              <w:rFonts w:eastAsiaTheme="minorEastAsia"/>
              <w:noProof/>
            </w:rPr>
          </w:pPr>
          <w:ins w:id="32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"_Toc83542814"</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Conklin’s conventions for variable names</w:t>
            </w:r>
            <w:r>
              <w:rPr>
                <w:noProof/>
                <w:webHidden/>
              </w:rPr>
              <w:tab/>
            </w:r>
            <w:r>
              <w:rPr>
                <w:noProof/>
                <w:webHidden/>
              </w:rPr>
              <w:fldChar w:fldCharType="begin"/>
            </w:r>
            <w:r>
              <w:rPr>
                <w:noProof/>
                <w:webHidden/>
              </w:rPr>
              <w:instrText xml:space="preserve"> PAGEREF _Toc83542814 \h </w:instrText>
            </w:r>
            <w:r>
              <w:rPr>
                <w:noProof/>
                <w:webHidden/>
              </w:rPr>
            </w:r>
          </w:ins>
          <w:r>
            <w:rPr>
              <w:noProof/>
              <w:webHidden/>
            </w:rPr>
            <w:fldChar w:fldCharType="separate"/>
          </w:r>
          <w:ins w:id="330" w:author="David Conklin" w:date="2021-09-26T09:58:00Z">
            <w:r>
              <w:rPr>
                <w:noProof/>
                <w:webHidden/>
              </w:rPr>
              <w:t>82</w:t>
            </w:r>
            <w:r>
              <w:rPr>
                <w:noProof/>
                <w:webHidden/>
              </w:rPr>
              <w:fldChar w:fldCharType="end"/>
            </w:r>
            <w:r w:rsidRPr="006258D4">
              <w:rPr>
                <w:rStyle w:val="Hyperlink"/>
                <w:noProof/>
              </w:rPr>
              <w:fldChar w:fldCharType="end"/>
            </w:r>
          </w:ins>
        </w:p>
        <w:p w14:paraId="3F062A87" w14:textId="4A750582" w:rsidR="00772AB6" w:rsidRDefault="00772AB6">
          <w:pPr>
            <w:pStyle w:val="TOC2"/>
            <w:tabs>
              <w:tab w:val="right" w:leader="dot" w:pos="9350"/>
            </w:tabs>
            <w:rPr>
              <w:ins w:id="331" w:author="David Conklin" w:date="2021-09-26T09:58:00Z"/>
              <w:rFonts w:eastAsiaTheme="minorEastAsia"/>
              <w:noProof/>
            </w:rPr>
          </w:pPr>
          <w:ins w:id="33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"_Toc83542815"</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_Toc83542815 \h </w:instrText>
            </w:r>
            <w:r>
              <w:rPr>
                <w:noProof/>
                <w:webHidden/>
              </w:rPr>
            </w:r>
          </w:ins>
          <w:r>
            <w:rPr>
              <w:noProof/>
              <w:webHidden/>
            </w:rPr>
            <w:fldChar w:fldCharType="separate"/>
          </w:r>
          <w:ins w:id="333" w:author="David Conklin" w:date="2021-09-26T09:58:00Z">
            <w:r>
              <w:rPr>
                <w:noProof/>
                <w:webHidden/>
              </w:rPr>
              <w:t>82</w:t>
            </w:r>
            <w:r>
              <w:rPr>
                <w:noProof/>
                <w:webHidden/>
              </w:rPr>
              <w:fldChar w:fldCharType="end"/>
            </w:r>
            <w:r w:rsidRPr="006258D4">
              <w:rPr>
                <w:rStyle w:val="Hyperlink"/>
                <w:noProof/>
              </w:rPr>
              <w:fldChar w:fldCharType="end"/>
            </w:r>
          </w:ins>
        </w:p>
        <w:p w14:paraId="6A9A5694" w14:textId="183C1C6C" w:rsidR="00772AB6" w:rsidRDefault="00772AB6">
          <w:pPr>
            <w:pStyle w:val="TOC1"/>
            <w:tabs>
              <w:tab w:val="right" w:leader="dot" w:pos="9350"/>
            </w:tabs>
            <w:rPr>
              <w:ins w:id="334" w:author="David Conklin" w:date="2021-09-26T09:58:00Z"/>
              <w:rFonts w:eastAsiaTheme="minorEastAsia"/>
              <w:noProof/>
            </w:rPr>
          </w:pPr>
          <w:ins w:id="33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"_Toc83542816"</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Release Log</w:t>
            </w:r>
            <w:r>
              <w:rPr>
                <w:noProof/>
                <w:webHidden/>
              </w:rPr>
              <w:tab/>
            </w:r>
            <w:r>
              <w:rPr>
                <w:noProof/>
                <w:webHidden/>
              </w:rPr>
              <w:fldChar w:fldCharType="begin"/>
            </w:r>
            <w:r>
              <w:rPr>
                <w:noProof/>
                <w:webHidden/>
              </w:rPr>
              <w:instrText xml:space="preserve"> PAGEREF _Toc83542816 \h </w:instrText>
            </w:r>
            <w:r>
              <w:rPr>
                <w:noProof/>
                <w:webHidden/>
              </w:rPr>
            </w:r>
          </w:ins>
          <w:r>
            <w:rPr>
              <w:noProof/>
              <w:webHidden/>
            </w:rPr>
            <w:fldChar w:fldCharType="separate"/>
          </w:r>
          <w:ins w:id="336" w:author="David Conklin" w:date="2021-09-26T09:58:00Z">
            <w:r>
              <w:rPr>
                <w:noProof/>
                <w:webHidden/>
              </w:rPr>
              <w:t>83</w:t>
            </w:r>
            <w:r>
              <w:rPr>
                <w:noProof/>
                <w:webHidden/>
              </w:rPr>
              <w:fldChar w:fldCharType="end"/>
            </w:r>
            <w:r w:rsidRPr="006258D4">
              <w:rPr>
                <w:rStyle w:val="Hyperlink"/>
                <w:noProof/>
              </w:rPr>
              <w:fldChar w:fldCharType="end"/>
            </w:r>
          </w:ins>
        </w:p>
        <w:p w14:paraId="3DF86E4B" w14:textId="745FA473" w:rsidR="00772AB6" w:rsidRDefault="00772AB6">
          <w:pPr>
            <w:pStyle w:val="TOC1"/>
            <w:tabs>
              <w:tab w:val="right" w:leader="dot" w:pos="9350"/>
            </w:tabs>
            <w:rPr>
              <w:ins w:id="337" w:author="David Conklin" w:date="2021-09-26T09:58:00Z"/>
              <w:rFonts w:eastAsiaTheme="minorEastAsia"/>
              <w:noProof/>
            </w:rPr>
          </w:pPr>
          <w:ins w:id="33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"_Toc83542817"</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References</w:t>
            </w:r>
            <w:r>
              <w:rPr>
                <w:noProof/>
                <w:webHidden/>
              </w:rPr>
              <w:tab/>
            </w:r>
            <w:r>
              <w:rPr>
                <w:noProof/>
                <w:webHidden/>
              </w:rPr>
              <w:fldChar w:fldCharType="begin"/>
            </w:r>
            <w:r>
              <w:rPr>
                <w:noProof/>
                <w:webHidden/>
              </w:rPr>
              <w:instrText xml:space="preserve"> PAGEREF _Toc83542817 \h </w:instrText>
            </w:r>
            <w:r>
              <w:rPr>
                <w:noProof/>
                <w:webHidden/>
              </w:rPr>
            </w:r>
          </w:ins>
          <w:r>
            <w:rPr>
              <w:noProof/>
              <w:webHidden/>
            </w:rPr>
            <w:fldChar w:fldCharType="separate"/>
          </w:r>
          <w:ins w:id="339" w:author="David Conklin" w:date="2021-09-26T09:58:00Z">
            <w:r>
              <w:rPr>
                <w:noProof/>
                <w:webHidden/>
              </w:rPr>
              <w:t>87</w:t>
            </w:r>
            <w:r>
              <w:rPr>
                <w:noProof/>
                <w:webHidden/>
              </w:rPr>
              <w:fldChar w:fldCharType="end"/>
            </w:r>
            <w:r w:rsidRPr="006258D4">
              <w:rPr>
                <w:rStyle w:val="Hyperlink"/>
                <w:noProof/>
              </w:rPr>
              <w:fldChar w:fldCharType="end"/>
            </w:r>
          </w:ins>
        </w:p>
        <w:p w14:paraId="7EABF6C1" w14:textId="28426F4E" w:rsidR="00772AB6" w:rsidRDefault="00772AB6">
          <w:pPr>
            <w:pStyle w:val="TOC1"/>
            <w:tabs>
              <w:tab w:val="right" w:leader="dot" w:pos="9350"/>
            </w:tabs>
            <w:rPr>
              <w:ins w:id="340" w:author="David Conklin" w:date="2021-09-26T09:58:00Z"/>
              <w:rFonts w:eastAsiaTheme="minorEastAsia"/>
              <w:noProof/>
            </w:rPr>
          </w:pPr>
          <w:ins w:id="34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"_Toc83542818"</w:instrText>
            </w:r>
            <w:r w:rsidRPr="006258D4">
              <w:rPr>
                <w:rStyle w:val="Hyperlink"/>
                <w:noProof/>
              </w:rPr>
              <w:instrText xml:space="preserve"> </w:instrText>
            </w:r>
            <w:r w:rsidRPr="006258D4">
              <w:rPr>
                <w:rStyle w:val="Hyperlink"/>
                <w:noProof/>
              </w:rPr>
            </w:r>
            <w:r w:rsidRPr="006258D4">
              <w:rPr>
                <w:rStyle w:val="Hyperlink"/>
                <w:noProof/>
              </w:rPr>
              <w:fldChar w:fldCharType="separate"/>
            </w:r>
            <w:r w:rsidRPr="006258D4">
              <w:rPr>
                <w:rStyle w:val="Hyperlink"/>
                <w:noProof/>
              </w:rPr>
              <w:t>Acronyms and Abbreviations</w:t>
            </w:r>
            <w:r>
              <w:rPr>
                <w:noProof/>
                <w:webHidden/>
              </w:rPr>
              <w:tab/>
            </w:r>
            <w:r>
              <w:rPr>
                <w:noProof/>
                <w:webHidden/>
              </w:rPr>
              <w:fldChar w:fldCharType="begin"/>
            </w:r>
            <w:r>
              <w:rPr>
                <w:noProof/>
                <w:webHidden/>
              </w:rPr>
              <w:instrText xml:space="preserve"> PAGEREF _Toc83542818 \h </w:instrText>
            </w:r>
            <w:r>
              <w:rPr>
                <w:noProof/>
                <w:webHidden/>
              </w:rPr>
            </w:r>
          </w:ins>
          <w:r>
            <w:rPr>
              <w:noProof/>
              <w:webHidden/>
            </w:rPr>
            <w:fldChar w:fldCharType="separate"/>
          </w:r>
          <w:ins w:id="342" w:author="David Conklin" w:date="2021-09-26T09:58:00Z">
            <w:r>
              <w:rPr>
                <w:noProof/>
                <w:webHidden/>
              </w:rPr>
              <w:t>88</w:t>
            </w:r>
            <w:r>
              <w:rPr>
                <w:noProof/>
                <w:webHidden/>
              </w:rPr>
              <w:fldChar w:fldCharType="end"/>
            </w:r>
            <w:r w:rsidRPr="006258D4">
              <w:rPr>
                <w:rStyle w:val="Hyperlink"/>
                <w:noProof/>
              </w:rPr>
              <w:fldChar w:fldCharType="end"/>
            </w:r>
          </w:ins>
        </w:p>
        <w:p w14:paraId="5CCCFBCF" w14:textId="26263D34" w:rsidR="006410E2" w:rsidDel="003D7F64" w:rsidRDefault="006410E2">
          <w:pPr>
            <w:pStyle w:val="TOC1"/>
            <w:tabs>
              <w:tab w:val="right" w:leader="dot" w:pos="9350"/>
            </w:tabs>
            <w:rPr>
              <w:del w:id="343" w:author="David Conklin" w:date="2021-09-09T14:58:00Z"/>
              <w:rFonts w:eastAsiaTheme="minorEastAsia"/>
              <w:noProof/>
            </w:rPr>
          </w:pPr>
          <w:del w:id="344" w:author="David Conklin" w:date="2021-09-09T14:58:00Z">
            <w:r w:rsidRPr="002C5A5B" w:rsidDel="003D7F64">
              <w:rPr>
                <w:noProof/>
                <w:rPrChange w:id="345" w:author="David Conklin" w:date="2021-09-18T06:54:00Z">
                  <w:rPr>
                    <w:rStyle w:val="Hyperlink"/>
                    <w:noProof/>
                  </w:rPr>
                </w:rPrChange>
              </w:rPr>
              <w:delText>What is a digital handbook?</w:delText>
            </w:r>
            <w:r w:rsidDel="003D7F64">
              <w:rPr>
                <w:noProof/>
                <w:webHidden/>
              </w:rPr>
              <w:tab/>
              <w:delText>4</w:delText>
            </w:r>
          </w:del>
        </w:p>
        <w:p w14:paraId="3EE51887" w14:textId="78E65DA8" w:rsidR="006410E2" w:rsidDel="003D7F64" w:rsidRDefault="006410E2">
          <w:pPr>
            <w:pStyle w:val="TOC1"/>
            <w:tabs>
              <w:tab w:val="right" w:leader="dot" w:pos="9350"/>
            </w:tabs>
            <w:rPr>
              <w:del w:id="346" w:author="David Conklin" w:date="2021-09-09T14:58:00Z"/>
              <w:rFonts w:eastAsiaTheme="minorEastAsia"/>
              <w:noProof/>
            </w:rPr>
          </w:pPr>
          <w:del w:id="347" w:author="David Conklin" w:date="2021-09-09T14:58:00Z">
            <w:r w:rsidRPr="002C5A5B" w:rsidDel="003D7F64">
              <w:rPr>
                <w:noProof/>
                <w:rPrChange w:id="348" w:author="David Conklin" w:date="2021-09-18T06:54:00Z">
                  <w:rPr>
                    <w:rStyle w:val="Hyperlink"/>
                    <w:noProof/>
                  </w:rPr>
                </w:rPrChange>
              </w:rPr>
              <w:delText>CW3M concept</w:delText>
            </w:r>
            <w:r w:rsidDel="003D7F64">
              <w:rPr>
                <w:noProof/>
                <w:webHidden/>
              </w:rPr>
              <w:tab/>
              <w:delText>4</w:delText>
            </w:r>
          </w:del>
        </w:p>
        <w:p w14:paraId="75EAD532" w14:textId="38A3FF9A" w:rsidR="006410E2" w:rsidDel="003D7F64" w:rsidRDefault="006410E2">
          <w:pPr>
            <w:pStyle w:val="TOC2"/>
            <w:tabs>
              <w:tab w:val="right" w:leader="dot" w:pos="9350"/>
            </w:tabs>
            <w:rPr>
              <w:del w:id="349" w:author="David Conklin" w:date="2021-09-09T14:58:00Z"/>
              <w:rFonts w:eastAsiaTheme="minorEastAsia"/>
              <w:noProof/>
            </w:rPr>
          </w:pPr>
          <w:del w:id="350" w:author="David Conklin" w:date="2021-09-09T14:58:00Z">
            <w:r w:rsidRPr="002C5A5B" w:rsidDel="003D7F64">
              <w:rPr>
                <w:noProof/>
                <w:rPrChange w:id="351" w:author="David Conklin" w:date="2021-09-18T06:54:00Z">
                  <w:rPr>
                    <w:rStyle w:val="Hyperlink"/>
                    <w:noProof/>
                  </w:rPr>
                </w:rPrChange>
              </w:rPr>
              <w:delText>A different kind of community model</w:delText>
            </w:r>
            <w:r w:rsidDel="003D7F64">
              <w:rPr>
                <w:noProof/>
                <w:webHidden/>
              </w:rPr>
              <w:tab/>
              <w:delText>4</w:delText>
            </w:r>
          </w:del>
        </w:p>
        <w:p w14:paraId="4D01DD6B" w14:textId="1680E252" w:rsidR="006410E2" w:rsidDel="003D7F64" w:rsidRDefault="006410E2">
          <w:pPr>
            <w:pStyle w:val="TOC2"/>
            <w:tabs>
              <w:tab w:val="right" w:leader="dot" w:pos="9350"/>
            </w:tabs>
            <w:rPr>
              <w:del w:id="352" w:author="David Conklin" w:date="2021-09-09T14:58:00Z"/>
              <w:rFonts w:eastAsiaTheme="minorEastAsia"/>
              <w:noProof/>
            </w:rPr>
          </w:pPr>
          <w:del w:id="353" w:author="David Conklin" w:date="2021-09-09T14:58:00Z">
            <w:r w:rsidRPr="002C5A5B" w:rsidDel="003D7F64">
              <w:rPr>
                <w:noProof/>
                <w:rPrChange w:id="354" w:author="David Conklin" w:date="2021-09-18T06:54:00Z">
                  <w:rPr>
                    <w:rStyle w:val="Hyperlink"/>
                    <w:noProof/>
                  </w:rPr>
                </w:rPrChange>
              </w:rPr>
              <w:delText>What CW3M is for</w:delText>
            </w:r>
            <w:r w:rsidDel="003D7F64">
              <w:rPr>
                <w:noProof/>
                <w:webHidden/>
              </w:rPr>
              <w:tab/>
              <w:delText>5</w:delText>
            </w:r>
          </w:del>
        </w:p>
        <w:p w14:paraId="5B982E42" w14:textId="6977141E" w:rsidR="006410E2" w:rsidDel="003D7F64" w:rsidRDefault="006410E2">
          <w:pPr>
            <w:pStyle w:val="TOC2"/>
            <w:tabs>
              <w:tab w:val="right" w:leader="dot" w:pos="9350"/>
            </w:tabs>
            <w:rPr>
              <w:del w:id="355" w:author="David Conklin" w:date="2021-09-09T14:58:00Z"/>
              <w:rFonts w:eastAsiaTheme="minorEastAsia"/>
              <w:noProof/>
            </w:rPr>
          </w:pPr>
          <w:del w:id="356" w:author="David Conklin" w:date="2021-09-09T14:58:00Z">
            <w:r w:rsidRPr="002C5A5B" w:rsidDel="003D7F64">
              <w:rPr>
                <w:noProof/>
                <w:rPrChange w:id="357" w:author="David Conklin" w:date="2021-09-18T06:54:00Z">
                  <w:rPr>
                    <w:rStyle w:val="Hyperlink"/>
                    <w:noProof/>
                  </w:rPr>
                </w:rPrChange>
              </w:rPr>
              <w:delText>Management and maintenance</w:delText>
            </w:r>
            <w:r w:rsidDel="003D7F64">
              <w:rPr>
                <w:noProof/>
                <w:webHidden/>
              </w:rPr>
              <w:tab/>
              <w:delText>5</w:delText>
            </w:r>
          </w:del>
        </w:p>
        <w:p w14:paraId="78337264" w14:textId="184BA2CF" w:rsidR="006410E2" w:rsidDel="003D7F64" w:rsidRDefault="006410E2">
          <w:pPr>
            <w:pStyle w:val="TOC1"/>
            <w:tabs>
              <w:tab w:val="right" w:leader="dot" w:pos="9350"/>
            </w:tabs>
            <w:rPr>
              <w:del w:id="358" w:author="David Conklin" w:date="2021-09-09T14:58:00Z"/>
              <w:rFonts w:eastAsiaTheme="minorEastAsia"/>
              <w:noProof/>
            </w:rPr>
          </w:pPr>
          <w:del w:id="359" w:author="David Conklin" w:date="2021-09-09T14:58:00Z">
            <w:r w:rsidRPr="002C5A5B" w:rsidDel="003D7F64">
              <w:rPr>
                <w:noProof/>
                <w:rPrChange w:id="360" w:author="David Conklin" w:date="2021-09-18T06:54:00Z">
                  <w:rPr>
                    <w:rStyle w:val="Hyperlink"/>
                    <w:noProof/>
                  </w:rPr>
                </w:rPrChange>
              </w:rPr>
              <w:delText>CW3M – A “first principles” model with tuning knobs</w:delText>
            </w:r>
            <w:r w:rsidDel="003D7F64">
              <w:rPr>
                <w:noProof/>
                <w:webHidden/>
              </w:rPr>
              <w:tab/>
              <w:delText>5</w:delText>
            </w:r>
          </w:del>
        </w:p>
        <w:p w14:paraId="68B84D0D" w14:textId="28B1A5DC" w:rsidR="006410E2" w:rsidDel="003D7F64" w:rsidRDefault="006410E2">
          <w:pPr>
            <w:pStyle w:val="TOC1"/>
            <w:tabs>
              <w:tab w:val="right" w:leader="dot" w:pos="9350"/>
            </w:tabs>
            <w:rPr>
              <w:del w:id="361" w:author="David Conklin" w:date="2021-09-09T14:58:00Z"/>
              <w:rFonts w:eastAsiaTheme="minorEastAsia"/>
              <w:noProof/>
            </w:rPr>
          </w:pPr>
          <w:del w:id="362" w:author="David Conklin" w:date="2021-09-09T14:58:00Z">
            <w:r w:rsidRPr="002C5A5B" w:rsidDel="003D7F64">
              <w:rPr>
                <w:noProof/>
                <w:rPrChange w:id="363" w:author="David Conklin" w:date="2021-09-18T06:54:00Z">
                  <w:rPr>
                    <w:rStyle w:val="Hyperlink"/>
                    <w:noProof/>
                  </w:rPr>
                </w:rPrChange>
              </w:rPr>
              <w:delText>The tuning knobs</w:delText>
            </w:r>
            <w:r w:rsidDel="003D7F64">
              <w:rPr>
                <w:noProof/>
                <w:webHidden/>
              </w:rPr>
              <w:tab/>
              <w:delText>6</w:delText>
            </w:r>
          </w:del>
        </w:p>
        <w:p w14:paraId="0170ED21" w14:textId="4234A76A" w:rsidR="006410E2" w:rsidDel="003D7F64" w:rsidRDefault="006410E2">
          <w:pPr>
            <w:pStyle w:val="TOC2"/>
            <w:tabs>
              <w:tab w:val="right" w:leader="dot" w:pos="9350"/>
            </w:tabs>
            <w:rPr>
              <w:del w:id="364" w:author="David Conklin" w:date="2021-09-09T14:58:00Z"/>
              <w:rFonts w:eastAsiaTheme="minorEastAsia"/>
              <w:noProof/>
            </w:rPr>
          </w:pPr>
          <w:del w:id="365" w:author="David Conklin" w:date="2021-09-09T14:58:00Z">
            <w:r w:rsidRPr="002C5A5B" w:rsidDel="003D7F64">
              <w:rPr>
                <w:noProof/>
                <w:rPrChange w:id="366" w:author="David Conklin" w:date="2021-09-18T06:54:00Z">
                  <w:rPr>
                    <w:rStyle w:val="Hyperlink"/>
                    <w:noProof/>
                  </w:rPr>
                </w:rPrChange>
              </w:rPr>
              <w:delText>ET_MULT – forest evapotranspiration</w:delText>
            </w:r>
            <w:r w:rsidDel="003D7F64">
              <w:rPr>
                <w:noProof/>
                <w:webHidden/>
              </w:rPr>
              <w:tab/>
              <w:delText>6</w:delText>
            </w:r>
          </w:del>
        </w:p>
        <w:p w14:paraId="6445B2B3" w14:textId="292374E4" w:rsidR="006410E2" w:rsidDel="003D7F64" w:rsidRDefault="006410E2">
          <w:pPr>
            <w:pStyle w:val="TOC2"/>
            <w:tabs>
              <w:tab w:val="right" w:leader="dot" w:pos="9350"/>
            </w:tabs>
            <w:rPr>
              <w:del w:id="367" w:author="David Conklin" w:date="2021-09-09T14:58:00Z"/>
              <w:rFonts w:eastAsiaTheme="minorEastAsia"/>
              <w:noProof/>
            </w:rPr>
          </w:pPr>
          <w:del w:id="368" w:author="David Conklin" w:date="2021-09-09T14:58:00Z">
            <w:r w:rsidRPr="002C5A5B" w:rsidDel="003D7F64">
              <w:rPr>
                <w:noProof/>
                <w:rPrChange w:id="369" w:author="David Conklin" w:date="2021-09-18T06:54:00Z">
                  <w:rPr>
                    <w:rStyle w:val="Hyperlink"/>
                    <w:noProof/>
                  </w:rPr>
                </w:rPrChange>
              </w:rPr>
              <w:delText>SOLAR_RADIATION_MULTIPLIER – reservoir insolation</w:delText>
            </w:r>
            <w:r w:rsidDel="003D7F64">
              <w:rPr>
                <w:noProof/>
                <w:webHidden/>
              </w:rPr>
              <w:tab/>
              <w:delText>6</w:delText>
            </w:r>
          </w:del>
        </w:p>
        <w:p w14:paraId="60E56135" w14:textId="50480766" w:rsidR="006410E2" w:rsidDel="003D7F64" w:rsidRDefault="006410E2">
          <w:pPr>
            <w:pStyle w:val="TOC2"/>
            <w:tabs>
              <w:tab w:val="right" w:leader="dot" w:pos="9350"/>
            </w:tabs>
            <w:rPr>
              <w:del w:id="370" w:author="David Conklin" w:date="2021-09-09T14:58:00Z"/>
              <w:rFonts w:eastAsiaTheme="minorEastAsia"/>
              <w:noProof/>
            </w:rPr>
          </w:pPr>
          <w:del w:id="371" w:author="David Conklin" w:date="2021-09-09T14:58:00Z">
            <w:r w:rsidRPr="002C5A5B" w:rsidDel="003D7F64">
              <w:rPr>
                <w:noProof/>
                <w:rPrChange w:id="372" w:author="David Conklin" w:date="2021-09-18T06:54:00Z">
                  <w:rPr>
                    <w:rStyle w:val="Hyperlink"/>
                    <w:noProof/>
                  </w:rPr>
                </w:rPrChange>
              </w:rPr>
              <w:delText>FLOW_CMS – Discharge from High Cascade springs</w:delText>
            </w:r>
            <w:r w:rsidDel="003D7F64">
              <w:rPr>
                <w:noProof/>
                <w:webHidden/>
              </w:rPr>
              <w:tab/>
              <w:delText>7</w:delText>
            </w:r>
          </w:del>
        </w:p>
        <w:p w14:paraId="5ACF0DF0" w14:textId="7650B336" w:rsidR="006410E2" w:rsidDel="003D7F64" w:rsidRDefault="006410E2">
          <w:pPr>
            <w:pStyle w:val="TOC1"/>
            <w:tabs>
              <w:tab w:val="right" w:leader="dot" w:pos="9350"/>
            </w:tabs>
            <w:rPr>
              <w:del w:id="373" w:author="David Conklin" w:date="2021-09-09T14:58:00Z"/>
              <w:rFonts w:eastAsiaTheme="minorEastAsia"/>
              <w:noProof/>
            </w:rPr>
          </w:pPr>
          <w:del w:id="374" w:author="David Conklin" w:date="2021-09-09T14:58:00Z">
            <w:r w:rsidRPr="002C5A5B" w:rsidDel="003D7F64">
              <w:rPr>
                <w:noProof/>
                <w:rPrChange w:id="375" w:author="David Conklin" w:date="2021-09-18T06:54:00Z">
                  <w:rPr>
                    <w:rStyle w:val="Hyperlink"/>
                    <w:noProof/>
                  </w:rPr>
                </w:rPrChange>
              </w:rPr>
              <w:delText>The Envision framework and the GIS Layers</w:delText>
            </w:r>
            <w:r w:rsidDel="003D7F64">
              <w:rPr>
                <w:noProof/>
                <w:webHidden/>
              </w:rPr>
              <w:tab/>
              <w:delText>7</w:delText>
            </w:r>
          </w:del>
        </w:p>
        <w:p w14:paraId="5456884D" w14:textId="10F812AF" w:rsidR="006410E2" w:rsidDel="003D7F64" w:rsidRDefault="006410E2">
          <w:pPr>
            <w:pStyle w:val="TOC2"/>
            <w:tabs>
              <w:tab w:val="right" w:leader="dot" w:pos="9350"/>
            </w:tabs>
            <w:rPr>
              <w:del w:id="376" w:author="David Conklin" w:date="2021-09-09T14:58:00Z"/>
              <w:rFonts w:eastAsiaTheme="minorEastAsia"/>
              <w:noProof/>
            </w:rPr>
          </w:pPr>
          <w:del w:id="377" w:author="David Conklin" w:date="2021-09-09T14:58:00Z">
            <w:r w:rsidRPr="002C5A5B" w:rsidDel="003D7F64">
              <w:rPr>
                <w:noProof/>
                <w:rPrChange w:id="378" w:author="David Conklin" w:date="2021-09-18T06:54:00Z">
                  <w:rPr>
                    <w:rStyle w:val="Hyperlink"/>
                    <w:noProof/>
                  </w:rPr>
                </w:rPrChange>
              </w:rPr>
              <w:delText>The Reach Layer</w:delText>
            </w:r>
            <w:r w:rsidDel="003D7F64">
              <w:rPr>
                <w:noProof/>
                <w:webHidden/>
              </w:rPr>
              <w:tab/>
              <w:delText>7</w:delText>
            </w:r>
          </w:del>
        </w:p>
        <w:p w14:paraId="16B7E331" w14:textId="17F184FD" w:rsidR="006410E2" w:rsidDel="003D7F64" w:rsidRDefault="006410E2">
          <w:pPr>
            <w:pStyle w:val="TOC2"/>
            <w:tabs>
              <w:tab w:val="right" w:leader="dot" w:pos="9350"/>
            </w:tabs>
            <w:rPr>
              <w:del w:id="379" w:author="David Conklin" w:date="2021-09-09T14:58:00Z"/>
              <w:rFonts w:eastAsiaTheme="minorEastAsia"/>
              <w:noProof/>
            </w:rPr>
          </w:pPr>
          <w:del w:id="380" w:author="David Conklin" w:date="2021-09-09T14:58:00Z">
            <w:r w:rsidRPr="002C5A5B" w:rsidDel="003D7F64">
              <w:rPr>
                <w:noProof/>
                <w:rPrChange w:id="381" w:author="David Conklin" w:date="2021-09-18T06:54:00Z">
                  <w:rPr>
                    <w:rStyle w:val="Hyperlink"/>
                    <w:noProof/>
                  </w:rPr>
                </w:rPrChange>
              </w:rPr>
              <w:delText>Time steps, autonomous processes, and global methods</w:delText>
            </w:r>
            <w:r w:rsidDel="003D7F64">
              <w:rPr>
                <w:noProof/>
                <w:webHidden/>
              </w:rPr>
              <w:tab/>
              <w:delText>8</w:delText>
            </w:r>
          </w:del>
        </w:p>
        <w:p w14:paraId="279393E3" w14:textId="2787A757" w:rsidR="006410E2" w:rsidDel="003D7F64" w:rsidRDefault="006410E2">
          <w:pPr>
            <w:pStyle w:val="TOC2"/>
            <w:tabs>
              <w:tab w:val="right" w:leader="dot" w:pos="9350"/>
            </w:tabs>
            <w:rPr>
              <w:del w:id="382" w:author="David Conklin" w:date="2021-09-09T14:58:00Z"/>
              <w:rFonts w:eastAsiaTheme="minorEastAsia"/>
              <w:noProof/>
            </w:rPr>
          </w:pPr>
          <w:del w:id="383" w:author="David Conklin" w:date="2021-09-09T14:58:00Z">
            <w:r w:rsidRPr="002C5A5B" w:rsidDel="003D7F64">
              <w:rPr>
                <w:noProof/>
                <w:rPrChange w:id="384" w:author="David Conklin" w:date="2021-09-18T06:54:00Z">
                  <w:rPr>
                    <w:rStyle w:val="Hyperlink"/>
                    <w:noProof/>
                  </w:rPr>
                </w:rPrChange>
              </w:rPr>
              <w:delText>Some global method details</w:delText>
            </w:r>
            <w:r w:rsidDel="003D7F64">
              <w:rPr>
                <w:noProof/>
                <w:webHidden/>
              </w:rPr>
              <w:tab/>
              <w:delText>8</w:delText>
            </w:r>
          </w:del>
        </w:p>
        <w:p w14:paraId="639D3112" w14:textId="1A2B8EBF" w:rsidR="006410E2" w:rsidDel="003D7F64" w:rsidRDefault="006410E2">
          <w:pPr>
            <w:pStyle w:val="TOC1"/>
            <w:tabs>
              <w:tab w:val="right" w:leader="dot" w:pos="9350"/>
            </w:tabs>
            <w:rPr>
              <w:del w:id="385" w:author="David Conklin" w:date="2021-09-09T14:58:00Z"/>
              <w:rFonts w:eastAsiaTheme="minorEastAsia"/>
              <w:noProof/>
            </w:rPr>
          </w:pPr>
          <w:del w:id="386" w:author="David Conklin" w:date="2021-09-09T14:58:00Z">
            <w:r w:rsidRPr="002C5A5B" w:rsidDel="003D7F64">
              <w:rPr>
                <w:noProof/>
                <w:rPrChange w:id="387" w:author="David Conklin" w:date="2021-09-18T06:54:00Z">
                  <w:rPr>
                    <w:rStyle w:val="Hyperlink"/>
                    <w:noProof/>
                  </w:rPr>
                </w:rPrChange>
              </w:rPr>
              <w:delText>Study areas</w:delText>
            </w:r>
            <w:r w:rsidDel="003D7F64">
              <w:rPr>
                <w:noProof/>
                <w:webHidden/>
              </w:rPr>
              <w:tab/>
              <w:delText>9</w:delText>
            </w:r>
          </w:del>
        </w:p>
        <w:p w14:paraId="207075EE" w14:textId="140FFC92" w:rsidR="006410E2" w:rsidDel="003D7F64" w:rsidRDefault="006410E2">
          <w:pPr>
            <w:pStyle w:val="TOC2"/>
            <w:tabs>
              <w:tab w:val="right" w:leader="dot" w:pos="9350"/>
            </w:tabs>
            <w:rPr>
              <w:del w:id="388" w:author="David Conklin" w:date="2021-09-09T14:58:00Z"/>
              <w:rFonts w:eastAsiaTheme="minorEastAsia"/>
              <w:noProof/>
            </w:rPr>
          </w:pPr>
          <w:del w:id="389" w:author="David Conklin" w:date="2021-09-09T14:58:00Z">
            <w:r w:rsidRPr="002C5A5B" w:rsidDel="003D7F64">
              <w:rPr>
                <w:noProof/>
                <w:rPrChange w:id="390" w:author="David Conklin" w:date="2021-09-18T06:54:00Z">
                  <w:rPr>
                    <w:rStyle w:val="Hyperlink"/>
                    <w:noProof/>
                  </w:rPr>
                </w:rPrChange>
              </w:rPr>
              <w:delText>DataCW3M directory structure</w:delText>
            </w:r>
            <w:r w:rsidDel="003D7F64">
              <w:rPr>
                <w:noProof/>
                <w:webHidden/>
              </w:rPr>
              <w:tab/>
              <w:delText>9</w:delText>
            </w:r>
          </w:del>
        </w:p>
        <w:p w14:paraId="1568DEA4" w14:textId="2D7754A4" w:rsidR="006410E2" w:rsidDel="003D7F64" w:rsidRDefault="006410E2">
          <w:pPr>
            <w:pStyle w:val="TOC2"/>
            <w:tabs>
              <w:tab w:val="right" w:leader="dot" w:pos="9350"/>
            </w:tabs>
            <w:rPr>
              <w:del w:id="391" w:author="David Conklin" w:date="2021-09-09T14:58:00Z"/>
              <w:rFonts w:eastAsiaTheme="minorEastAsia"/>
              <w:noProof/>
            </w:rPr>
          </w:pPr>
          <w:del w:id="392" w:author="David Conklin" w:date="2021-09-09T14:58:00Z">
            <w:r w:rsidRPr="002C5A5B" w:rsidDel="003D7F64">
              <w:rPr>
                <w:noProof/>
                <w:rPrChange w:id="393" w:author="David Conklin" w:date="2021-09-18T06:54:00Z">
                  <w:rPr>
                    <w:rStyle w:val="Hyperlink"/>
                    <w:noProof/>
                  </w:rPr>
                </w:rPrChange>
              </w:rPr>
              <w:delText>DataCW3M\ScenarioData directory structure</w:delText>
            </w:r>
            <w:r w:rsidDel="003D7F64">
              <w:rPr>
                <w:noProof/>
                <w:webHidden/>
              </w:rPr>
              <w:tab/>
              <w:delText>10</w:delText>
            </w:r>
          </w:del>
        </w:p>
        <w:p w14:paraId="7331EF60" w14:textId="55F6D53E" w:rsidR="006410E2" w:rsidDel="003D7F64" w:rsidRDefault="006410E2">
          <w:pPr>
            <w:pStyle w:val="TOC2"/>
            <w:tabs>
              <w:tab w:val="right" w:leader="dot" w:pos="9350"/>
            </w:tabs>
            <w:rPr>
              <w:del w:id="394" w:author="David Conklin" w:date="2021-09-09T14:58:00Z"/>
              <w:rFonts w:eastAsiaTheme="minorEastAsia"/>
              <w:noProof/>
            </w:rPr>
          </w:pPr>
          <w:del w:id="395" w:author="David Conklin" w:date="2021-09-09T14:58:00Z">
            <w:r w:rsidRPr="002C5A5B" w:rsidDel="003D7F64">
              <w:rPr>
                <w:noProof/>
                <w:rPrChange w:id="396" w:author="David Conklin" w:date="2021-09-18T06:54:00Z">
                  <w:rPr>
                    <w:rStyle w:val="Hyperlink"/>
                    <w:noProof/>
                  </w:rPr>
                </w:rPrChange>
              </w:rPr>
              <w:delText>DataCW3M\ScenarioData\&lt;scenario&gt; folder contents</w:delText>
            </w:r>
            <w:r w:rsidDel="003D7F64">
              <w:rPr>
                <w:noProof/>
                <w:webHidden/>
              </w:rPr>
              <w:tab/>
              <w:delText>11</w:delText>
            </w:r>
          </w:del>
        </w:p>
        <w:p w14:paraId="5DB91FBF" w14:textId="795F982B" w:rsidR="006410E2" w:rsidDel="003D7F64" w:rsidRDefault="006410E2">
          <w:pPr>
            <w:pStyle w:val="TOC2"/>
            <w:tabs>
              <w:tab w:val="right" w:leader="dot" w:pos="9350"/>
            </w:tabs>
            <w:rPr>
              <w:del w:id="397" w:author="David Conklin" w:date="2021-09-09T14:58:00Z"/>
              <w:rFonts w:eastAsiaTheme="minorEastAsia"/>
              <w:noProof/>
            </w:rPr>
          </w:pPr>
          <w:del w:id="398" w:author="David Conklin" w:date="2021-09-09T14:58:00Z">
            <w:r w:rsidRPr="002C5A5B" w:rsidDel="003D7F64">
              <w:rPr>
                <w:noProof/>
                <w:rPrChange w:id="399" w:author="David Conklin" w:date="2021-09-18T06:54:00Z">
                  <w:rPr>
                    <w:rStyle w:val="Hyperlink"/>
                    <w:noProof/>
                  </w:rPr>
                </w:rPrChange>
              </w:rPr>
              <w:delText>DataCW3M\&lt;study area&gt; folder contents</w:delText>
            </w:r>
            <w:r w:rsidDel="003D7F64">
              <w:rPr>
                <w:noProof/>
                <w:webHidden/>
              </w:rPr>
              <w:tab/>
              <w:delText>11</w:delText>
            </w:r>
          </w:del>
        </w:p>
        <w:p w14:paraId="2203D58E" w14:textId="635D91FF" w:rsidR="006410E2" w:rsidDel="003D7F64" w:rsidRDefault="006410E2">
          <w:pPr>
            <w:pStyle w:val="TOC1"/>
            <w:tabs>
              <w:tab w:val="right" w:leader="dot" w:pos="9350"/>
            </w:tabs>
            <w:rPr>
              <w:del w:id="400" w:author="David Conklin" w:date="2021-09-09T14:58:00Z"/>
              <w:rFonts w:eastAsiaTheme="minorEastAsia"/>
              <w:noProof/>
            </w:rPr>
          </w:pPr>
          <w:del w:id="401" w:author="David Conklin" w:date="2021-09-09T14:58:00Z">
            <w:r w:rsidRPr="002C5A5B" w:rsidDel="003D7F64">
              <w:rPr>
                <w:noProof/>
                <w:rPrChange w:id="402" w:author="David Conklin" w:date="2021-09-18T06:54:00Z">
                  <w:rPr>
                    <w:rStyle w:val="Hyperlink"/>
                    <w:noProof/>
                  </w:rPr>
                </w:rPrChange>
              </w:rPr>
              <w:delText>Calendar conventions</w:delText>
            </w:r>
            <w:r w:rsidDel="003D7F64">
              <w:rPr>
                <w:noProof/>
                <w:webHidden/>
              </w:rPr>
              <w:tab/>
              <w:delText>17</w:delText>
            </w:r>
          </w:del>
        </w:p>
        <w:p w14:paraId="08246309" w14:textId="17B6BE87" w:rsidR="006410E2" w:rsidDel="003D7F64" w:rsidRDefault="006410E2">
          <w:pPr>
            <w:pStyle w:val="TOC2"/>
            <w:tabs>
              <w:tab w:val="right" w:leader="dot" w:pos="9350"/>
            </w:tabs>
            <w:rPr>
              <w:del w:id="403" w:author="David Conklin" w:date="2021-09-09T14:58:00Z"/>
              <w:rFonts w:eastAsiaTheme="minorEastAsia"/>
              <w:noProof/>
            </w:rPr>
          </w:pPr>
          <w:del w:id="404" w:author="David Conklin" w:date="2021-09-09T14:58:00Z">
            <w:r w:rsidRPr="002C5A5B" w:rsidDel="003D7F64">
              <w:rPr>
                <w:noProof/>
                <w:rPrChange w:id="405" w:author="David Conklin" w:date="2021-09-18T06:54:00Z">
                  <w:rPr>
                    <w:rStyle w:val="Hyperlink"/>
                    <w:noProof/>
                  </w:rPr>
                </w:rPrChange>
              </w:rPr>
              <w:delText>Water years</w:delText>
            </w:r>
            <w:r w:rsidDel="003D7F64">
              <w:rPr>
                <w:noProof/>
                <w:webHidden/>
              </w:rPr>
              <w:tab/>
              <w:delText>17</w:delText>
            </w:r>
          </w:del>
        </w:p>
        <w:p w14:paraId="76F7F774" w14:textId="58B8012E" w:rsidR="006410E2" w:rsidDel="003D7F64" w:rsidRDefault="006410E2">
          <w:pPr>
            <w:pStyle w:val="TOC1"/>
            <w:tabs>
              <w:tab w:val="right" w:leader="dot" w:pos="9350"/>
            </w:tabs>
            <w:rPr>
              <w:del w:id="406" w:author="David Conklin" w:date="2021-09-09T14:58:00Z"/>
              <w:rFonts w:eastAsiaTheme="minorEastAsia"/>
              <w:noProof/>
            </w:rPr>
          </w:pPr>
          <w:del w:id="407" w:author="David Conklin" w:date="2021-09-09T14:58:00Z">
            <w:r w:rsidRPr="002C5A5B" w:rsidDel="003D7F64">
              <w:rPr>
                <w:noProof/>
                <w:rPrChange w:id="408" w:author="David Conklin" w:date="2021-09-18T06:54:00Z">
                  <w:rPr>
                    <w:rStyle w:val="Hyperlink"/>
                    <w:noProof/>
                  </w:rPr>
                </w:rPrChange>
              </w:rPr>
              <w:delText>Climate data</w:delText>
            </w:r>
            <w:r w:rsidDel="003D7F64">
              <w:rPr>
                <w:noProof/>
                <w:webHidden/>
              </w:rPr>
              <w:tab/>
              <w:delText>17</w:delText>
            </w:r>
          </w:del>
        </w:p>
        <w:p w14:paraId="21DD1D45" w14:textId="26122E22" w:rsidR="006410E2" w:rsidDel="003D7F64" w:rsidRDefault="006410E2">
          <w:pPr>
            <w:pStyle w:val="TOC2"/>
            <w:tabs>
              <w:tab w:val="right" w:leader="dot" w:pos="9350"/>
            </w:tabs>
            <w:rPr>
              <w:del w:id="409" w:author="David Conklin" w:date="2021-09-09T14:58:00Z"/>
              <w:rFonts w:eastAsiaTheme="minorEastAsia"/>
              <w:noProof/>
            </w:rPr>
          </w:pPr>
          <w:del w:id="410" w:author="David Conklin" w:date="2021-09-09T14:58:00Z">
            <w:r w:rsidRPr="002C5A5B" w:rsidDel="003D7F64">
              <w:rPr>
                <w:noProof/>
                <w:rPrChange w:id="411" w:author="David Conklin" w:date="2021-09-18T06:54:00Z">
                  <w:rPr>
                    <w:rStyle w:val="Hyperlink"/>
                    <w:noProof/>
                  </w:rPr>
                </w:rPrChange>
              </w:rPr>
              <w:delText>Numbered climate scenarios in the model</w:delText>
            </w:r>
            <w:r w:rsidDel="003D7F64">
              <w:rPr>
                <w:noProof/>
                <w:webHidden/>
              </w:rPr>
              <w:tab/>
              <w:delText>17</w:delText>
            </w:r>
          </w:del>
        </w:p>
        <w:p w14:paraId="3AB8AAEC" w14:textId="2280A1D3" w:rsidR="006410E2" w:rsidDel="003D7F64" w:rsidRDefault="006410E2">
          <w:pPr>
            <w:pStyle w:val="TOC2"/>
            <w:tabs>
              <w:tab w:val="right" w:leader="dot" w:pos="9350"/>
            </w:tabs>
            <w:rPr>
              <w:del w:id="412" w:author="David Conklin" w:date="2021-09-09T14:58:00Z"/>
              <w:rFonts w:eastAsiaTheme="minorEastAsia"/>
              <w:noProof/>
            </w:rPr>
          </w:pPr>
          <w:del w:id="413" w:author="David Conklin" w:date="2021-09-09T14:58:00Z">
            <w:r w:rsidRPr="002C5A5B" w:rsidDel="003D7F64">
              <w:rPr>
                <w:noProof/>
                <w:rPrChange w:id="414" w:author="David Conklin" w:date="2021-09-18T06:54:00Z">
                  <w:rPr>
                    <w:rStyle w:val="Hyperlink"/>
                    <w:noProof/>
                  </w:rPr>
                </w:rPrChange>
              </w:rPr>
              <w:delText>Monthly and seasonal weather data</w:delText>
            </w:r>
            <w:r w:rsidDel="003D7F64">
              <w:rPr>
                <w:noProof/>
                <w:webHidden/>
              </w:rPr>
              <w:tab/>
              <w:delText>18</w:delText>
            </w:r>
          </w:del>
        </w:p>
        <w:p w14:paraId="5981E4D1" w14:textId="3BCCDC77" w:rsidR="006410E2" w:rsidDel="003D7F64" w:rsidRDefault="006410E2">
          <w:pPr>
            <w:pStyle w:val="TOC2"/>
            <w:tabs>
              <w:tab w:val="right" w:leader="dot" w:pos="9350"/>
            </w:tabs>
            <w:rPr>
              <w:del w:id="415" w:author="David Conklin" w:date="2021-09-09T14:58:00Z"/>
              <w:rFonts w:eastAsiaTheme="minorEastAsia"/>
              <w:noProof/>
            </w:rPr>
          </w:pPr>
          <w:del w:id="416" w:author="David Conklin" w:date="2021-09-09T14:58:00Z">
            <w:r w:rsidRPr="002C5A5B" w:rsidDel="003D7F64">
              <w:rPr>
                <w:noProof/>
                <w:rPrChange w:id="417" w:author="David Conklin" w:date="2021-09-18T06:54:00Z">
                  <w:rPr>
                    <w:rStyle w:val="Hyperlink"/>
                    <w:noProof/>
                  </w:rPr>
                </w:rPrChange>
              </w:rPr>
              <w:delText>Climate data grids</w:delText>
            </w:r>
            <w:r w:rsidDel="003D7F64">
              <w:rPr>
                <w:noProof/>
                <w:webHidden/>
              </w:rPr>
              <w:tab/>
              <w:delText>19</w:delText>
            </w:r>
          </w:del>
        </w:p>
        <w:p w14:paraId="673411E5" w14:textId="3D329FA4" w:rsidR="006410E2" w:rsidDel="003D7F64" w:rsidRDefault="006410E2">
          <w:pPr>
            <w:pStyle w:val="TOC3"/>
            <w:tabs>
              <w:tab w:val="right" w:leader="dot" w:pos="9350"/>
            </w:tabs>
            <w:rPr>
              <w:del w:id="418" w:author="David Conklin" w:date="2021-09-09T14:58:00Z"/>
              <w:rFonts w:eastAsiaTheme="minorEastAsia"/>
              <w:noProof/>
            </w:rPr>
          </w:pPr>
          <w:del w:id="419" w:author="David Conklin" w:date="2021-09-09T14:58:00Z">
            <w:r w:rsidRPr="002C5A5B" w:rsidDel="003D7F64">
              <w:rPr>
                <w:noProof/>
                <w:rPrChange w:id="420" w:author="David Conklin" w:date="2021-09-18T06:54:00Z">
                  <w:rPr>
                    <w:rStyle w:val="Hyperlink"/>
                    <w:noProof/>
                  </w:rPr>
                </w:rPrChange>
              </w:rPr>
              <w:delText>The WW2100 climate grid</w:delText>
            </w:r>
            <w:r w:rsidDel="003D7F64">
              <w:rPr>
                <w:noProof/>
                <w:webHidden/>
              </w:rPr>
              <w:tab/>
              <w:delText>19</w:delText>
            </w:r>
          </w:del>
        </w:p>
        <w:p w14:paraId="539F7494" w14:textId="5A232B52" w:rsidR="006410E2" w:rsidDel="003D7F64" w:rsidRDefault="006410E2">
          <w:pPr>
            <w:pStyle w:val="TOC3"/>
            <w:tabs>
              <w:tab w:val="right" w:leader="dot" w:pos="9350"/>
            </w:tabs>
            <w:rPr>
              <w:del w:id="421" w:author="David Conklin" w:date="2021-09-09T14:58:00Z"/>
              <w:rFonts w:eastAsiaTheme="minorEastAsia"/>
              <w:noProof/>
            </w:rPr>
          </w:pPr>
          <w:del w:id="422" w:author="David Conklin" w:date="2021-09-09T14:58:00Z">
            <w:r w:rsidRPr="002C5A5B" w:rsidDel="003D7F64">
              <w:rPr>
                <w:noProof/>
                <w:rPrChange w:id="423" w:author="David Conklin" w:date="2021-09-18T06:54:00Z">
                  <w:rPr>
                    <w:rStyle w:val="Hyperlink"/>
                    <w:noProof/>
                  </w:rPr>
                </w:rPrChange>
              </w:rPr>
              <w:delText>The v2 climate grid</w:delText>
            </w:r>
            <w:r w:rsidDel="003D7F64">
              <w:rPr>
                <w:noProof/>
                <w:webHidden/>
              </w:rPr>
              <w:tab/>
              <w:delText>20</w:delText>
            </w:r>
          </w:del>
        </w:p>
        <w:p w14:paraId="27482B4F" w14:textId="1241D357" w:rsidR="006410E2" w:rsidDel="003D7F64" w:rsidRDefault="006410E2">
          <w:pPr>
            <w:pStyle w:val="TOC2"/>
            <w:tabs>
              <w:tab w:val="right" w:leader="dot" w:pos="9350"/>
            </w:tabs>
            <w:rPr>
              <w:del w:id="424" w:author="David Conklin" w:date="2021-09-09T14:58:00Z"/>
              <w:rFonts w:eastAsiaTheme="minorEastAsia"/>
              <w:noProof/>
            </w:rPr>
          </w:pPr>
          <w:del w:id="425" w:author="David Conklin" w:date="2021-09-09T14:58:00Z">
            <w:r w:rsidRPr="002C5A5B" w:rsidDel="003D7F64">
              <w:rPr>
                <w:noProof/>
                <w:rPrChange w:id="426" w:author="David Conklin" w:date="2021-09-18T06:54:00Z">
                  <w:rPr>
                    <w:rStyle w:val="Hyperlink"/>
                    <w:noProof/>
                  </w:rPr>
                </w:rPrChange>
              </w:rPr>
              <w:delText>How climate data is looked up</w:delText>
            </w:r>
            <w:r w:rsidDel="003D7F64">
              <w:rPr>
                <w:noProof/>
                <w:webHidden/>
              </w:rPr>
              <w:tab/>
              <w:delText>20</w:delText>
            </w:r>
          </w:del>
        </w:p>
        <w:p w14:paraId="16B22B80" w14:textId="229C77E7" w:rsidR="006410E2" w:rsidDel="003D7F64" w:rsidRDefault="006410E2">
          <w:pPr>
            <w:pStyle w:val="TOC2"/>
            <w:tabs>
              <w:tab w:val="right" w:leader="dot" w:pos="9350"/>
            </w:tabs>
            <w:rPr>
              <w:del w:id="427" w:author="David Conklin" w:date="2021-09-09T14:58:00Z"/>
              <w:rFonts w:eastAsiaTheme="minorEastAsia"/>
              <w:noProof/>
            </w:rPr>
          </w:pPr>
          <w:del w:id="428" w:author="David Conklin" w:date="2021-09-09T14:58:00Z">
            <w:r w:rsidRPr="002C5A5B" w:rsidDel="003D7F64">
              <w:rPr>
                <w:noProof/>
                <w:rPrChange w:id="429" w:author="David Conklin" w:date="2021-09-18T06:54:00Z">
                  <w:rPr>
                    <w:rStyle w:val="Hyperlink"/>
                    <w:noProof/>
                  </w:rPr>
                </w:rPrChange>
              </w:rPr>
              <w:delText>What is in a climate dataset</w:delText>
            </w:r>
            <w:r w:rsidDel="003D7F64">
              <w:rPr>
                <w:noProof/>
                <w:webHidden/>
              </w:rPr>
              <w:tab/>
              <w:delText>21</w:delText>
            </w:r>
          </w:del>
        </w:p>
        <w:p w14:paraId="4C3B9103" w14:textId="67B0ADF6" w:rsidR="006410E2" w:rsidDel="003D7F64" w:rsidRDefault="006410E2">
          <w:pPr>
            <w:pStyle w:val="TOC1"/>
            <w:tabs>
              <w:tab w:val="right" w:leader="dot" w:pos="9350"/>
            </w:tabs>
            <w:rPr>
              <w:del w:id="430" w:author="David Conklin" w:date="2021-09-09T14:58:00Z"/>
              <w:rFonts w:eastAsiaTheme="minorEastAsia"/>
              <w:noProof/>
            </w:rPr>
          </w:pPr>
          <w:del w:id="431" w:author="David Conklin" w:date="2021-09-09T14:58:00Z">
            <w:r w:rsidRPr="002C5A5B" w:rsidDel="003D7F64">
              <w:rPr>
                <w:noProof/>
                <w:rPrChange w:id="432" w:author="David Conklin" w:date="2021-09-18T06:54:00Z">
                  <w:rPr>
                    <w:rStyle w:val="Hyperlink"/>
                    <w:noProof/>
                  </w:rPr>
                </w:rPrChange>
              </w:rPr>
              <w:delText>Water rights</w:delText>
            </w:r>
            <w:r w:rsidDel="003D7F64">
              <w:rPr>
                <w:noProof/>
                <w:webHidden/>
              </w:rPr>
              <w:tab/>
              <w:delText>22</w:delText>
            </w:r>
          </w:del>
        </w:p>
        <w:p w14:paraId="2436ECD2" w14:textId="000EAD6F" w:rsidR="006410E2" w:rsidDel="003D7F64" w:rsidRDefault="006410E2">
          <w:pPr>
            <w:pStyle w:val="TOC2"/>
            <w:tabs>
              <w:tab w:val="right" w:leader="dot" w:pos="9350"/>
            </w:tabs>
            <w:rPr>
              <w:del w:id="433" w:author="David Conklin" w:date="2021-09-09T14:58:00Z"/>
              <w:rFonts w:eastAsiaTheme="minorEastAsia"/>
              <w:noProof/>
            </w:rPr>
          </w:pPr>
          <w:del w:id="434" w:author="David Conklin" w:date="2021-09-09T14:58:00Z">
            <w:r w:rsidRPr="002C5A5B" w:rsidDel="003D7F64">
              <w:rPr>
                <w:noProof/>
                <w:rPrChange w:id="435" w:author="David Conklin" w:date="2021-09-18T06:54:00Z">
                  <w:rPr>
                    <w:rStyle w:val="Hyperlink"/>
                    <w:noProof/>
                  </w:rPr>
                </w:rPrChange>
              </w:rPr>
              <w:delText>Water rights data</w:delText>
            </w:r>
            <w:r w:rsidDel="003D7F64">
              <w:rPr>
                <w:noProof/>
                <w:webHidden/>
              </w:rPr>
              <w:tab/>
              <w:delText>22</w:delText>
            </w:r>
          </w:del>
        </w:p>
        <w:p w14:paraId="6A27E7C3" w14:textId="4E20207D" w:rsidR="006410E2" w:rsidDel="003D7F64" w:rsidRDefault="006410E2">
          <w:pPr>
            <w:pStyle w:val="TOC2"/>
            <w:tabs>
              <w:tab w:val="right" w:leader="dot" w:pos="9350"/>
            </w:tabs>
            <w:rPr>
              <w:del w:id="436" w:author="David Conklin" w:date="2021-09-09T14:58:00Z"/>
              <w:rFonts w:eastAsiaTheme="minorEastAsia"/>
              <w:noProof/>
            </w:rPr>
          </w:pPr>
          <w:del w:id="437" w:author="David Conklin" w:date="2021-09-09T14:58:00Z">
            <w:r w:rsidRPr="002C5A5B" w:rsidDel="003D7F64">
              <w:rPr>
                <w:noProof/>
                <w:rPrChange w:id="438" w:author="David Conklin" w:date="2021-09-18T06:54:00Z">
                  <w:rPr>
                    <w:rStyle w:val="Hyperlink"/>
                    <w:noProof/>
                  </w:rPr>
                </w:rPrChange>
              </w:rPr>
              <w:delText>The wr_pods.csv file</w:delText>
            </w:r>
            <w:r w:rsidDel="003D7F64">
              <w:rPr>
                <w:noProof/>
                <w:webHidden/>
              </w:rPr>
              <w:tab/>
              <w:delText>22</w:delText>
            </w:r>
          </w:del>
        </w:p>
        <w:p w14:paraId="17F31BE1" w14:textId="418B38D9" w:rsidR="006410E2" w:rsidDel="003D7F64" w:rsidRDefault="006410E2">
          <w:pPr>
            <w:pStyle w:val="TOC2"/>
            <w:tabs>
              <w:tab w:val="right" w:leader="dot" w:pos="9350"/>
            </w:tabs>
            <w:rPr>
              <w:del w:id="439" w:author="David Conklin" w:date="2021-09-09T14:58:00Z"/>
              <w:rFonts w:eastAsiaTheme="minorEastAsia"/>
              <w:noProof/>
            </w:rPr>
          </w:pPr>
          <w:del w:id="440" w:author="David Conklin" w:date="2021-09-09T14:58:00Z">
            <w:r w:rsidRPr="002C5A5B" w:rsidDel="003D7F64">
              <w:rPr>
                <w:noProof/>
                <w:rPrChange w:id="441" w:author="David Conklin" w:date="2021-09-18T06:54:00Z">
                  <w:rPr>
                    <w:rStyle w:val="Hyperlink"/>
                    <w:noProof/>
                  </w:rPr>
                </w:rPrChange>
              </w:rPr>
              <w:delText>The wr_pous.csv file</w:delText>
            </w:r>
            <w:r w:rsidDel="003D7F64">
              <w:rPr>
                <w:noProof/>
                <w:webHidden/>
              </w:rPr>
              <w:tab/>
              <w:delText>23</w:delText>
            </w:r>
          </w:del>
        </w:p>
        <w:p w14:paraId="648139C3" w14:textId="1510B15B" w:rsidR="006410E2" w:rsidDel="003D7F64" w:rsidRDefault="006410E2">
          <w:pPr>
            <w:pStyle w:val="TOC2"/>
            <w:tabs>
              <w:tab w:val="right" w:leader="dot" w:pos="9350"/>
            </w:tabs>
            <w:rPr>
              <w:del w:id="442" w:author="David Conklin" w:date="2021-09-09T14:58:00Z"/>
              <w:rFonts w:eastAsiaTheme="minorEastAsia"/>
              <w:noProof/>
            </w:rPr>
          </w:pPr>
          <w:del w:id="443" w:author="David Conklin" w:date="2021-09-09T14:58:00Z">
            <w:r w:rsidRPr="002C5A5B" w:rsidDel="003D7F64">
              <w:rPr>
                <w:noProof/>
                <w:rPrChange w:id="444" w:author="David Conklin" w:date="2021-09-18T06:54:00Z">
                  <w:rPr>
                    <w:rStyle w:val="Hyperlink"/>
                    <w:noProof/>
                  </w:rPr>
                </w:rPrChange>
              </w:rPr>
              <w:delText>Allocating surface water rights to irrigation</w:delText>
            </w:r>
            <w:r w:rsidDel="003D7F64">
              <w:rPr>
                <w:noProof/>
                <w:webHidden/>
              </w:rPr>
              <w:tab/>
              <w:delText>24</w:delText>
            </w:r>
          </w:del>
        </w:p>
        <w:p w14:paraId="4C91E26E" w14:textId="479D97AF" w:rsidR="006410E2" w:rsidDel="003D7F64" w:rsidRDefault="006410E2">
          <w:pPr>
            <w:pStyle w:val="TOC2"/>
            <w:tabs>
              <w:tab w:val="right" w:leader="dot" w:pos="9350"/>
            </w:tabs>
            <w:rPr>
              <w:del w:id="445" w:author="David Conklin" w:date="2021-09-09T14:58:00Z"/>
              <w:rFonts w:eastAsiaTheme="minorEastAsia"/>
              <w:noProof/>
            </w:rPr>
          </w:pPr>
          <w:del w:id="446" w:author="David Conklin" w:date="2021-09-09T14:58:00Z">
            <w:r w:rsidRPr="002C5A5B" w:rsidDel="003D7F64">
              <w:rPr>
                <w:noProof/>
                <w:rPrChange w:id="447" w:author="David Conklin" w:date="2021-09-18T06:54:00Z">
                  <w:rPr>
                    <w:rStyle w:val="Hyperlink"/>
                    <w:noProof/>
                  </w:rPr>
                </w:rPrChange>
              </w:rPr>
              <w:delText>Adding a water right</w:delText>
            </w:r>
            <w:r w:rsidDel="003D7F64">
              <w:rPr>
                <w:noProof/>
                <w:webHidden/>
              </w:rPr>
              <w:tab/>
              <w:delText>24</w:delText>
            </w:r>
          </w:del>
        </w:p>
        <w:p w14:paraId="13A861B7" w14:textId="03D0EE91" w:rsidR="006410E2" w:rsidDel="003D7F64" w:rsidRDefault="006410E2">
          <w:pPr>
            <w:pStyle w:val="TOC1"/>
            <w:tabs>
              <w:tab w:val="right" w:leader="dot" w:pos="9350"/>
            </w:tabs>
            <w:rPr>
              <w:del w:id="448" w:author="David Conklin" w:date="2021-09-09T14:58:00Z"/>
              <w:rFonts w:eastAsiaTheme="minorEastAsia"/>
              <w:noProof/>
            </w:rPr>
          </w:pPr>
          <w:del w:id="449" w:author="David Conklin" w:date="2021-09-09T14:58:00Z">
            <w:r w:rsidRPr="002C5A5B" w:rsidDel="003D7F64">
              <w:rPr>
                <w:noProof/>
                <w:rPrChange w:id="450" w:author="David Conklin" w:date="2021-09-18T06:54:00Z">
                  <w:rPr>
                    <w:rStyle w:val="Hyperlink"/>
                    <w:noProof/>
                  </w:rPr>
                </w:rPrChange>
              </w:rPr>
              <w:delText>Initial conditions</w:delText>
            </w:r>
            <w:r w:rsidDel="003D7F64">
              <w:rPr>
                <w:noProof/>
                <w:webHidden/>
              </w:rPr>
              <w:tab/>
              <w:delText>27</w:delText>
            </w:r>
          </w:del>
        </w:p>
        <w:p w14:paraId="3DB97575" w14:textId="015CE9ED" w:rsidR="006410E2" w:rsidDel="003D7F64" w:rsidRDefault="006410E2">
          <w:pPr>
            <w:pStyle w:val="TOC2"/>
            <w:tabs>
              <w:tab w:val="right" w:leader="dot" w:pos="9350"/>
            </w:tabs>
            <w:rPr>
              <w:del w:id="451" w:author="David Conklin" w:date="2021-09-09T14:58:00Z"/>
              <w:rFonts w:eastAsiaTheme="minorEastAsia"/>
              <w:noProof/>
            </w:rPr>
          </w:pPr>
          <w:del w:id="452" w:author="David Conklin" w:date="2021-09-09T14:58:00Z">
            <w:r w:rsidRPr="002C5A5B" w:rsidDel="003D7F64">
              <w:rPr>
                <w:noProof/>
                <w:rPrChange w:id="453" w:author="David Conklin" w:date="2021-09-18T06:54:00Z">
                  <w:rPr>
                    <w:rStyle w:val="Hyperlink"/>
                    <w:noProof/>
                  </w:rPr>
                </w:rPrChange>
              </w:rPr>
              <w:delText>State variables</w:delText>
            </w:r>
            <w:r w:rsidDel="003D7F64">
              <w:rPr>
                <w:noProof/>
                <w:webHidden/>
              </w:rPr>
              <w:tab/>
              <w:delText>27</w:delText>
            </w:r>
          </w:del>
        </w:p>
        <w:p w14:paraId="0EDBEA64" w14:textId="6486D3E1" w:rsidR="006410E2" w:rsidDel="003D7F64" w:rsidRDefault="006410E2">
          <w:pPr>
            <w:pStyle w:val="TOC2"/>
            <w:tabs>
              <w:tab w:val="right" w:leader="dot" w:pos="9350"/>
            </w:tabs>
            <w:rPr>
              <w:del w:id="454" w:author="David Conklin" w:date="2021-09-09T14:58:00Z"/>
              <w:rFonts w:eastAsiaTheme="minorEastAsia"/>
              <w:noProof/>
            </w:rPr>
          </w:pPr>
          <w:del w:id="455" w:author="David Conklin" w:date="2021-09-09T14:58:00Z">
            <w:r w:rsidRPr="002C5A5B" w:rsidDel="003D7F64">
              <w:rPr>
                <w:noProof/>
                <w:rPrChange w:id="456" w:author="David Conklin" w:date="2021-09-18T06:54:00Z">
                  <w:rPr>
                    <w:rStyle w:val="Hyperlink"/>
                    <w:noProof/>
                  </w:rPr>
                </w:rPrChange>
              </w:rPr>
              <w:delText>Reproducibility and the use of random number generators</w:delText>
            </w:r>
            <w:r w:rsidDel="003D7F64">
              <w:rPr>
                <w:noProof/>
                <w:webHidden/>
              </w:rPr>
              <w:tab/>
              <w:delText>28</w:delText>
            </w:r>
          </w:del>
        </w:p>
        <w:p w14:paraId="25BBAC7C" w14:textId="237B5414" w:rsidR="006410E2" w:rsidDel="003D7F64" w:rsidRDefault="006410E2">
          <w:pPr>
            <w:pStyle w:val="TOC2"/>
            <w:tabs>
              <w:tab w:val="right" w:leader="dot" w:pos="9350"/>
            </w:tabs>
            <w:rPr>
              <w:del w:id="457" w:author="David Conklin" w:date="2021-09-09T14:58:00Z"/>
              <w:rFonts w:eastAsiaTheme="minorEastAsia"/>
              <w:noProof/>
            </w:rPr>
          </w:pPr>
          <w:del w:id="458" w:author="David Conklin" w:date="2021-09-09T14:58:00Z">
            <w:r w:rsidRPr="002C5A5B" w:rsidDel="003D7F64">
              <w:rPr>
                <w:noProof/>
                <w:rPrChange w:id="459" w:author="David Conklin" w:date="2021-09-18T06:54:00Z">
                  <w:rPr>
                    <w:rStyle w:val="Hyperlink"/>
                    <w:noProof/>
                  </w:rPr>
                </w:rPrChange>
              </w:rPr>
              <w:delText>Initializing ID numbers: coldstart</w:delText>
            </w:r>
            <w:r w:rsidDel="003D7F64">
              <w:rPr>
                <w:noProof/>
                <w:webHidden/>
              </w:rPr>
              <w:tab/>
              <w:delText>28</w:delText>
            </w:r>
          </w:del>
        </w:p>
        <w:p w14:paraId="2BD4E6B1" w14:textId="4D555370" w:rsidR="006410E2" w:rsidDel="003D7F64" w:rsidRDefault="006410E2">
          <w:pPr>
            <w:pStyle w:val="TOC2"/>
            <w:tabs>
              <w:tab w:val="right" w:leader="dot" w:pos="9350"/>
            </w:tabs>
            <w:rPr>
              <w:del w:id="460" w:author="David Conklin" w:date="2021-09-09T14:58:00Z"/>
              <w:rFonts w:eastAsiaTheme="minorEastAsia"/>
              <w:noProof/>
            </w:rPr>
          </w:pPr>
          <w:del w:id="461" w:author="David Conklin" w:date="2021-09-09T14:58:00Z">
            <w:r w:rsidRPr="002C5A5B" w:rsidDel="003D7F64">
              <w:rPr>
                <w:noProof/>
                <w:rPrChange w:id="462" w:author="David Conklin" w:date="2021-09-18T06:54:00Z">
                  <w:rPr>
                    <w:rStyle w:val="Hyperlink"/>
                    <w:noProof/>
                  </w:rPr>
                </w:rPrChange>
              </w:rPr>
              <w:delText>Initializing Flow and HBV model state variables: spinup</w:delText>
            </w:r>
            <w:r w:rsidDel="003D7F64">
              <w:rPr>
                <w:noProof/>
                <w:webHidden/>
              </w:rPr>
              <w:tab/>
              <w:delText>28</w:delText>
            </w:r>
          </w:del>
        </w:p>
        <w:p w14:paraId="21A2DF62" w14:textId="5D6ED729" w:rsidR="006410E2" w:rsidDel="003D7F64" w:rsidRDefault="006410E2">
          <w:pPr>
            <w:pStyle w:val="TOC2"/>
            <w:tabs>
              <w:tab w:val="right" w:leader="dot" w:pos="9350"/>
            </w:tabs>
            <w:rPr>
              <w:del w:id="463" w:author="David Conklin" w:date="2021-09-09T14:58:00Z"/>
              <w:rFonts w:eastAsiaTheme="minorEastAsia"/>
              <w:noProof/>
            </w:rPr>
          </w:pPr>
          <w:del w:id="464" w:author="David Conklin" w:date="2021-09-09T14:58:00Z">
            <w:r w:rsidRPr="002C5A5B" w:rsidDel="003D7F64">
              <w:rPr>
                <w:noProof/>
                <w:rPrChange w:id="465" w:author="David Conklin" w:date="2021-09-18T06:54:00Z">
                  <w:rPr>
                    <w:rStyle w:val="Hyperlink"/>
                    <w:noProof/>
                  </w:rPr>
                </w:rPrChange>
              </w:rPr>
              <w:delText>Initializing HBVCALIB attributes: spinup</w:delText>
            </w:r>
            <w:r w:rsidDel="003D7F64">
              <w:rPr>
                <w:noProof/>
                <w:webHidden/>
              </w:rPr>
              <w:tab/>
              <w:delText>29</w:delText>
            </w:r>
          </w:del>
        </w:p>
        <w:p w14:paraId="0060663B" w14:textId="00413A2F" w:rsidR="006410E2" w:rsidDel="003D7F64" w:rsidRDefault="006410E2">
          <w:pPr>
            <w:pStyle w:val="TOC2"/>
            <w:tabs>
              <w:tab w:val="right" w:leader="dot" w:pos="9350"/>
            </w:tabs>
            <w:rPr>
              <w:del w:id="466" w:author="David Conklin" w:date="2021-09-09T14:58:00Z"/>
              <w:rFonts w:eastAsiaTheme="minorEastAsia"/>
              <w:noProof/>
            </w:rPr>
          </w:pPr>
          <w:del w:id="467" w:author="David Conklin" w:date="2021-09-09T14:58:00Z">
            <w:r w:rsidRPr="002C5A5B" w:rsidDel="003D7F64">
              <w:rPr>
                <w:noProof/>
                <w:rPrChange w:id="468" w:author="David Conklin" w:date="2021-09-18T06:54:00Z">
                  <w:rPr>
                    <w:rStyle w:val="Hyperlink"/>
                    <w:noProof/>
                  </w:rPr>
                </w:rPrChange>
              </w:rPr>
              <w:delText>Initial conditions for Flow: the IC file and the IDU, HRU, and Reach shapefiles</w:delText>
            </w:r>
            <w:r w:rsidDel="003D7F64">
              <w:rPr>
                <w:noProof/>
                <w:webHidden/>
              </w:rPr>
              <w:tab/>
              <w:delText>29</w:delText>
            </w:r>
          </w:del>
        </w:p>
        <w:p w14:paraId="0D3E9EAF" w14:textId="6161BAF8" w:rsidR="006410E2" w:rsidDel="003D7F64" w:rsidRDefault="006410E2">
          <w:pPr>
            <w:pStyle w:val="TOC2"/>
            <w:tabs>
              <w:tab w:val="right" w:leader="dot" w:pos="9350"/>
            </w:tabs>
            <w:rPr>
              <w:del w:id="469" w:author="David Conklin" w:date="2021-09-09T14:58:00Z"/>
              <w:rFonts w:eastAsiaTheme="minorEastAsia"/>
              <w:noProof/>
            </w:rPr>
          </w:pPr>
          <w:del w:id="470" w:author="David Conklin" w:date="2021-09-09T14:58:00Z">
            <w:r w:rsidRPr="002C5A5B" w:rsidDel="003D7F64">
              <w:rPr>
                <w:noProof/>
                <w:rPrChange w:id="471" w:author="David Conklin" w:date="2021-09-18T06:54:00Z">
                  <w:rPr>
                    <w:rStyle w:val="Hyperlink"/>
                    <w:noProof/>
                  </w:rPr>
                </w:rPrChange>
              </w:rPr>
              <w:delText>What is in the IC file</w:delText>
            </w:r>
            <w:r w:rsidDel="003D7F64">
              <w:rPr>
                <w:noProof/>
                <w:webHidden/>
              </w:rPr>
              <w:tab/>
              <w:delText>29</w:delText>
            </w:r>
          </w:del>
        </w:p>
        <w:p w14:paraId="365A4A5C" w14:textId="7D4EA823" w:rsidR="006410E2" w:rsidDel="003D7F64" w:rsidRDefault="006410E2">
          <w:pPr>
            <w:pStyle w:val="TOC2"/>
            <w:tabs>
              <w:tab w:val="right" w:leader="dot" w:pos="9350"/>
            </w:tabs>
            <w:rPr>
              <w:del w:id="472" w:author="David Conklin" w:date="2021-09-09T14:58:00Z"/>
              <w:rFonts w:eastAsiaTheme="minorEastAsia"/>
              <w:noProof/>
            </w:rPr>
          </w:pPr>
          <w:del w:id="473" w:author="David Conklin" w:date="2021-09-09T14:58:00Z">
            <w:r w:rsidRPr="002C5A5B" w:rsidDel="003D7F64">
              <w:rPr>
                <w:noProof/>
                <w:rPrChange w:id="474" w:author="David Conklin" w:date="2021-09-18T06:54:00Z">
                  <w:rPr>
                    <w:rStyle w:val="Hyperlink"/>
                    <w:noProof/>
                  </w:rPr>
                </w:rPrChange>
              </w:rPr>
              <w:delText>State variables in the IDU shapefile</w:delText>
            </w:r>
            <w:r w:rsidDel="003D7F64">
              <w:rPr>
                <w:noProof/>
                <w:webHidden/>
              </w:rPr>
              <w:tab/>
              <w:delText>30</w:delText>
            </w:r>
          </w:del>
        </w:p>
        <w:p w14:paraId="40E388C6" w14:textId="74892333" w:rsidR="006410E2" w:rsidDel="003D7F64" w:rsidRDefault="006410E2">
          <w:pPr>
            <w:pStyle w:val="TOC2"/>
            <w:tabs>
              <w:tab w:val="right" w:leader="dot" w:pos="9350"/>
            </w:tabs>
            <w:rPr>
              <w:del w:id="475" w:author="David Conklin" w:date="2021-09-09T14:58:00Z"/>
              <w:rFonts w:eastAsiaTheme="minorEastAsia"/>
              <w:noProof/>
            </w:rPr>
          </w:pPr>
          <w:del w:id="476" w:author="David Conklin" w:date="2021-09-09T14:58:00Z">
            <w:r w:rsidRPr="002C5A5B" w:rsidDel="003D7F64">
              <w:rPr>
                <w:noProof/>
                <w:rPrChange w:id="477" w:author="David Conklin" w:date="2021-09-18T06:54:00Z">
                  <w:rPr>
                    <w:rStyle w:val="Hyperlink"/>
                    <w:noProof/>
                  </w:rPr>
                </w:rPrChange>
              </w:rPr>
              <w:delText>Initial conditions for HBV: the IC file and the IDU shapefile</w:delText>
            </w:r>
            <w:r w:rsidDel="003D7F64">
              <w:rPr>
                <w:noProof/>
                <w:webHidden/>
              </w:rPr>
              <w:tab/>
              <w:delText>30</w:delText>
            </w:r>
          </w:del>
        </w:p>
        <w:p w14:paraId="7402EAEB" w14:textId="4C184D6B" w:rsidR="006410E2" w:rsidDel="003D7F64" w:rsidRDefault="006410E2">
          <w:pPr>
            <w:pStyle w:val="TOC2"/>
            <w:tabs>
              <w:tab w:val="right" w:leader="dot" w:pos="9350"/>
            </w:tabs>
            <w:rPr>
              <w:del w:id="478" w:author="David Conklin" w:date="2021-09-09T14:58:00Z"/>
              <w:rFonts w:eastAsiaTheme="minorEastAsia"/>
              <w:noProof/>
            </w:rPr>
          </w:pPr>
          <w:del w:id="479" w:author="David Conklin" w:date="2021-09-09T14:58:00Z">
            <w:r w:rsidRPr="002C5A5B" w:rsidDel="003D7F64">
              <w:rPr>
                <w:noProof/>
                <w:rPrChange w:id="480" w:author="David Conklin" w:date="2021-09-18T06:54:00Z">
                  <w:rPr>
                    <w:rStyle w:val="Hyperlink"/>
                    <w:noProof/>
                  </w:rPr>
                </w:rPrChange>
              </w:rPr>
              <w:delText>Default values used when the data is incomplete</w:delText>
            </w:r>
            <w:r w:rsidDel="003D7F64">
              <w:rPr>
                <w:noProof/>
                <w:webHidden/>
              </w:rPr>
              <w:tab/>
              <w:delText>31</w:delText>
            </w:r>
          </w:del>
        </w:p>
        <w:p w14:paraId="2EFB3527" w14:textId="5B5EDF4E" w:rsidR="006410E2" w:rsidDel="003D7F64" w:rsidRDefault="006410E2">
          <w:pPr>
            <w:pStyle w:val="TOC1"/>
            <w:tabs>
              <w:tab w:val="right" w:leader="dot" w:pos="9350"/>
            </w:tabs>
            <w:rPr>
              <w:del w:id="481" w:author="David Conklin" w:date="2021-09-09T14:58:00Z"/>
              <w:rFonts w:eastAsiaTheme="minorEastAsia"/>
              <w:noProof/>
            </w:rPr>
          </w:pPr>
          <w:del w:id="482" w:author="David Conklin" w:date="2021-09-09T14:58:00Z">
            <w:r w:rsidRPr="002C5A5B" w:rsidDel="003D7F64">
              <w:rPr>
                <w:noProof/>
                <w:rPrChange w:id="483" w:author="David Conklin" w:date="2021-09-18T06:54:00Z">
                  <w:rPr>
                    <w:rStyle w:val="Hyperlink"/>
                    <w:noProof/>
                  </w:rPr>
                </w:rPrChange>
              </w:rPr>
              <w:delText>Stream flow and stream temperature</w:delText>
            </w:r>
            <w:r w:rsidDel="003D7F64">
              <w:rPr>
                <w:noProof/>
                <w:webHidden/>
              </w:rPr>
              <w:tab/>
              <w:delText>32</w:delText>
            </w:r>
          </w:del>
        </w:p>
        <w:p w14:paraId="7632F5B4" w14:textId="61A9A094" w:rsidR="006410E2" w:rsidDel="003D7F64" w:rsidRDefault="006410E2">
          <w:pPr>
            <w:pStyle w:val="TOC2"/>
            <w:tabs>
              <w:tab w:val="right" w:leader="dot" w:pos="9350"/>
            </w:tabs>
            <w:rPr>
              <w:del w:id="484" w:author="David Conklin" w:date="2021-09-09T14:58:00Z"/>
              <w:rFonts w:eastAsiaTheme="minorEastAsia"/>
              <w:noProof/>
            </w:rPr>
          </w:pPr>
          <w:del w:id="485" w:author="David Conklin" w:date="2021-09-09T14:58:00Z">
            <w:r w:rsidRPr="002C5A5B" w:rsidDel="003D7F64">
              <w:rPr>
                <w:noProof/>
                <w:rPrChange w:id="486" w:author="David Conklin" w:date="2021-09-18T06:54:00Z">
                  <w:rPr>
                    <w:rStyle w:val="Hyperlink"/>
                    <w:noProof/>
                  </w:rPr>
                </w:rPrChange>
              </w:rPr>
              <w:delText>Water parcels</w:delText>
            </w:r>
            <w:r w:rsidDel="003D7F64">
              <w:rPr>
                <w:noProof/>
                <w:webHidden/>
              </w:rPr>
              <w:tab/>
              <w:delText>32</w:delText>
            </w:r>
          </w:del>
        </w:p>
        <w:p w14:paraId="1C08E0BF" w14:textId="43824786" w:rsidR="006410E2" w:rsidDel="003D7F64" w:rsidRDefault="006410E2">
          <w:pPr>
            <w:pStyle w:val="TOC2"/>
            <w:tabs>
              <w:tab w:val="right" w:leader="dot" w:pos="9350"/>
            </w:tabs>
            <w:rPr>
              <w:del w:id="487" w:author="David Conklin" w:date="2021-09-09T14:58:00Z"/>
              <w:rFonts w:eastAsiaTheme="minorEastAsia"/>
              <w:noProof/>
            </w:rPr>
          </w:pPr>
          <w:del w:id="488" w:author="David Conklin" w:date="2021-09-09T14:58:00Z">
            <w:r w:rsidRPr="002C5A5B" w:rsidDel="003D7F64">
              <w:rPr>
                <w:noProof/>
                <w:rPrChange w:id="489" w:author="David Conklin" w:date="2021-09-18T06:54:00Z">
                  <w:rPr>
                    <w:rStyle w:val="Hyperlink"/>
                    <w:noProof/>
                  </w:rPr>
                </w:rPrChange>
              </w:rPr>
              <w:delText>Daily water mass and energy balance</w:delText>
            </w:r>
            <w:r w:rsidDel="003D7F64">
              <w:rPr>
                <w:noProof/>
                <w:webHidden/>
              </w:rPr>
              <w:tab/>
              <w:delText>32</w:delText>
            </w:r>
          </w:del>
        </w:p>
        <w:p w14:paraId="1BA2B7A9" w14:textId="77FEBFE2" w:rsidR="006410E2" w:rsidDel="003D7F64" w:rsidRDefault="006410E2">
          <w:pPr>
            <w:pStyle w:val="TOC2"/>
            <w:tabs>
              <w:tab w:val="right" w:leader="dot" w:pos="9350"/>
            </w:tabs>
            <w:rPr>
              <w:del w:id="490" w:author="David Conklin" w:date="2021-09-09T14:58:00Z"/>
              <w:rFonts w:eastAsiaTheme="minorEastAsia"/>
              <w:noProof/>
            </w:rPr>
          </w:pPr>
          <w:del w:id="491" w:author="David Conklin" w:date="2021-09-09T14:58:00Z">
            <w:r w:rsidRPr="002C5A5B" w:rsidDel="003D7F64">
              <w:rPr>
                <w:noProof/>
                <w:rPrChange w:id="492" w:author="David Conklin" w:date="2021-09-18T06:54:00Z">
                  <w:rPr>
                    <w:rStyle w:val="Hyperlink"/>
                    <w:noProof/>
                  </w:rPr>
                </w:rPrChange>
              </w:rPr>
              <w:delText>Estimating the rate of flow in a stream reach</w:delText>
            </w:r>
            <w:r w:rsidDel="003D7F64">
              <w:rPr>
                <w:noProof/>
                <w:webHidden/>
              </w:rPr>
              <w:tab/>
              <w:delText>33</w:delText>
            </w:r>
          </w:del>
        </w:p>
        <w:p w14:paraId="4C6C91AE" w14:textId="03144A00" w:rsidR="006410E2" w:rsidDel="003D7F64" w:rsidRDefault="006410E2">
          <w:pPr>
            <w:pStyle w:val="TOC2"/>
            <w:tabs>
              <w:tab w:val="right" w:leader="dot" w:pos="9350"/>
            </w:tabs>
            <w:rPr>
              <w:del w:id="493" w:author="David Conklin" w:date="2021-09-09T14:58:00Z"/>
              <w:rFonts w:eastAsiaTheme="minorEastAsia"/>
              <w:noProof/>
            </w:rPr>
          </w:pPr>
          <w:del w:id="494" w:author="David Conklin" w:date="2021-09-09T14:58:00Z">
            <w:r w:rsidRPr="002C5A5B" w:rsidDel="003D7F64">
              <w:rPr>
                <w:noProof/>
                <w:rPrChange w:id="495" w:author="David Conklin" w:date="2021-09-18T06:54:00Z">
                  <w:rPr>
                    <w:rStyle w:val="Hyperlink"/>
                    <w:noProof/>
                  </w:rPr>
                </w:rPrChange>
              </w:rPr>
              <w:delText>Estimating the surface area of the water in a subreach</w:delText>
            </w:r>
            <w:r w:rsidDel="003D7F64">
              <w:rPr>
                <w:noProof/>
                <w:webHidden/>
              </w:rPr>
              <w:tab/>
              <w:delText>36</w:delText>
            </w:r>
          </w:del>
        </w:p>
        <w:p w14:paraId="7C1D9E64" w14:textId="3C679015" w:rsidR="006410E2" w:rsidDel="003D7F64" w:rsidRDefault="006410E2">
          <w:pPr>
            <w:pStyle w:val="TOC2"/>
            <w:tabs>
              <w:tab w:val="right" w:leader="dot" w:pos="9350"/>
            </w:tabs>
            <w:rPr>
              <w:del w:id="496" w:author="David Conklin" w:date="2021-09-09T14:58:00Z"/>
              <w:rFonts w:eastAsiaTheme="minorEastAsia"/>
              <w:noProof/>
            </w:rPr>
          </w:pPr>
          <w:del w:id="497" w:author="David Conklin" w:date="2021-09-09T14:58:00Z">
            <w:r w:rsidRPr="002C5A5B" w:rsidDel="003D7F64">
              <w:rPr>
                <w:noProof/>
                <w:rPrChange w:id="498" w:author="David Conklin" w:date="2021-09-18T06:54:00Z">
                  <w:rPr>
                    <w:rStyle w:val="Hyperlink"/>
                    <w:noProof/>
                  </w:rPr>
                </w:rPrChange>
              </w:rPr>
              <w:delText>Water temperature from thermal energy</w:delText>
            </w:r>
            <w:r w:rsidDel="003D7F64">
              <w:rPr>
                <w:noProof/>
                <w:webHidden/>
              </w:rPr>
              <w:tab/>
              <w:delText>36</w:delText>
            </w:r>
          </w:del>
        </w:p>
        <w:p w14:paraId="17526EE5" w14:textId="6C0F444E" w:rsidR="006410E2" w:rsidDel="003D7F64" w:rsidRDefault="006410E2">
          <w:pPr>
            <w:pStyle w:val="TOC2"/>
            <w:tabs>
              <w:tab w:val="right" w:leader="dot" w:pos="9350"/>
            </w:tabs>
            <w:rPr>
              <w:del w:id="499" w:author="David Conklin" w:date="2021-09-09T14:58:00Z"/>
              <w:rFonts w:eastAsiaTheme="minorEastAsia"/>
              <w:noProof/>
            </w:rPr>
          </w:pPr>
          <w:del w:id="500" w:author="David Conklin" w:date="2021-09-09T14:58:00Z">
            <w:r w:rsidRPr="002C5A5B" w:rsidDel="003D7F64">
              <w:rPr>
                <w:noProof/>
                <w:rPrChange w:id="501" w:author="David Conklin" w:date="2021-09-18T06:54:00Z">
                  <w:rPr>
                    <w:rStyle w:val="Hyperlink"/>
                    <w:noProof/>
                  </w:rPr>
                </w:rPrChange>
              </w:rPr>
              <w:delText>Boundary conditions for stream water temperature</w:delText>
            </w:r>
            <w:r w:rsidDel="003D7F64">
              <w:rPr>
                <w:noProof/>
                <w:webHidden/>
              </w:rPr>
              <w:tab/>
              <w:delText>36</w:delText>
            </w:r>
          </w:del>
        </w:p>
        <w:p w14:paraId="507517BD" w14:textId="20BC4A8A" w:rsidR="006410E2" w:rsidDel="003D7F64" w:rsidRDefault="006410E2">
          <w:pPr>
            <w:pStyle w:val="TOC2"/>
            <w:tabs>
              <w:tab w:val="right" w:leader="dot" w:pos="9350"/>
            </w:tabs>
            <w:rPr>
              <w:del w:id="502" w:author="David Conklin" w:date="2021-09-09T14:58:00Z"/>
              <w:rFonts w:eastAsiaTheme="minorEastAsia"/>
              <w:noProof/>
            </w:rPr>
          </w:pPr>
          <w:del w:id="503" w:author="David Conklin" w:date="2021-09-09T14:58:00Z">
            <w:r w:rsidRPr="002C5A5B" w:rsidDel="003D7F64">
              <w:rPr>
                <w:noProof/>
                <w:rPrChange w:id="504" w:author="David Conklin" w:date="2021-09-18T06:54:00Z">
                  <w:rPr>
                    <w:rStyle w:val="Hyperlink"/>
                    <w:noProof/>
                  </w:rPr>
                </w:rPrChange>
              </w:rPr>
              <w:delText>Thermal stratification in reservoirs</w:delText>
            </w:r>
            <w:r w:rsidDel="003D7F64">
              <w:rPr>
                <w:noProof/>
                <w:webHidden/>
              </w:rPr>
              <w:tab/>
              <w:delText>37</w:delText>
            </w:r>
          </w:del>
        </w:p>
        <w:p w14:paraId="371C919E" w14:textId="728460AE" w:rsidR="006410E2" w:rsidDel="003D7F64" w:rsidRDefault="006410E2">
          <w:pPr>
            <w:pStyle w:val="TOC2"/>
            <w:tabs>
              <w:tab w:val="right" w:leader="dot" w:pos="9350"/>
            </w:tabs>
            <w:rPr>
              <w:del w:id="505" w:author="David Conklin" w:date="2021-09-09T14:58:00Z"/>
              <w:rFonts w:eastAsiaTheme="minorEastAsia"/>
              <w:noProof/>
            </w:rPr>
          </w:pPr>
          <w:del w:id="506" w:author="David Conklin" w:date="2021-09-09T14:58:00Z">
            <w:r w:rsidRPr="002C5A5B" w:rsidDel="003D7F64">
              <w:rPr>
                <w:noProof/>
                <w:rPrChange w:id="507" w:author="David Conklin" w:date="2021-09-18T06:54:00Z">
                  <w:rPr>
                    <w:rStyle w:val="Hyperlink"/>
                    <w:noProof/>
                  </w:rPr>
                </w:rPrChange>
              </w:rPr>
              <w:delText>Thermal loading</w:delText>
            </w:r>
            <w:r w:rsidDel="003D7F64">
              <w:rPr>
                <w:noProof/>
                <w:webHidden/>
              </w:rPr>
              <w:tab/>
              <w:delText>38</w:delText>
            </w:r>
          </w:del>
        </w:p>
        <w:p w14:paraId="5E0B19B6" w14:textId="5B7DD72A" w:rsidR="006410E2" w:rsidDel="003D7F64" w:rsidRDefault="006410E2">
          <w:pPr>
            <w:pStyle w:val="TOC1"/>
            <w:tabs>
              <w:tab w:val="right" w:leader="dot" w:pos="9350"/>
            </w:tabs>
            <w:rPr>
              <w:del w:id="508" w:author="David Conklin" w:date="2021-09-09T14:58:00Z"/>
              <w:rFonts w:eastAsiaTheme="minorEastAsia"/>
              <w:noProof/>
            </w:rPr>
          </w:pPr>
          <w:del w:id="509" w:author="David Conklin" w:date="2021-09-09T14:58:00Z">
            <w:r w:rsidRPr="002C5A5B" w:rsidDel="003D7F64">
              <w:rPr>
                <w:noProof/>
                <w:rPrChange w:id="510" w:author="David Conklin" w:date="2021-09-18T06:54:00Z">
                  <w:rPr>
                    <w:rStyle w:val="Hyperlink"/>
                    <w:noProof/>
                  </w:rPr>
                </w:rPrChange>
              </w:rPr>
              <w:delText>Reservoirs</w:delText>
            </w:r>
            <w:r w:rsidDel="003D7F64">
              <w:rPr>
                <w:noProof/>
                <w:webHidden/>
              </w:rPr>
              <w:tab/>
              <w:delText>39</w:delText>
            </w:r>
          </w:del>
        </w:p>
        <w:p w14:paraId="6AE6479C" w14:textId="05B44C17" w:rsidR="006410E2" w:rsidDel="003D7F64" w:rsidRDefault="006410E2">
          <w:pPr>
            <w:pStyle w:val="TOC2"/>
            <w:tabs>
              <w:tab w:val="right" w:leader="dot" w:pos="9350"/>
            </w:tabs>
            <w:rPr>
              <w:del w:id="511" w:author="David Conklin" w:date="2021-09-09T14:58:00Z"/>
              <w:rFonts w:eastAsiaTheme="minorEastAsia"/>
              <w:noProof/>
            </w:rPr>
          </w:pPr>
          <w:del w:id="512" w:author="David Conklin" w:date="2021-09-09T14:58:00Z">
            <w:r w:rsidRPr="002C5A5B" w:rsidDel="003D7F64">
              <w:rPr>
                <w:noProof/>
                <w:rPrChange w:id="513" w:author="David Conklin" w:date="2021-09-18T06:54:00Z">
                  <w:rPr>
                    <w:rStyle w:val="Hyperlink"/>
                    <w:noProof/>
                  </w:rPr>
                </w:rPrChange>
              </w:rPr>
              <w:delText>Reservoir data</w:delText>
            </w:r>
            <w:r w:rsidDel="003D7F64">
              <w:rPr>
                <w:noProof/>
                <w:webHidden/>
              </w:rPr>
              <w:tab/>
              <w:delText>40</w:delText>
            </w:r>
          </w:del>
        </w:p>
        <w:p w14:paraId="1F562C7A" w14:textId="70D7BC0F" w:rsidR="006410E2" w:rsidDel="003D7F64" w:rsidRDefault="006410E2">
          <w:pPr>
            <w:pStyle w:val="TOC2"/>
            <w:tabs>
              <w:tab w:val="right" w:leader="dot" w:pos="9350"/>
            </w:tabs>
            <w:rPr>
              <w:del w:id="514" w:author="David Conklin" w:date="2021-09-09T14:58:00Z"/>
              <w:rFonts w:eastAsiaTheme="minorEastAsia"/>
              <w:noProof/>
            </w:rPr>
          </w:pPr>
          <w:del w:id="515" w:author="David Conklin" w:date="2021-09-09T14:58:00Z">
            <w:r w:rsidRPr="002C5A5B" w:rsidDel="003D7F64">
              <w:rPr>
                <w:noProof/>
                <w:rPrChange w:id="516" w:author="David Conklin" w:date="2021-09-18T06:54:00Z">
                  <w:rPr>
                    <w:rStyle w:val="Hyperlink"/>
                    <w:noProof/>
                  </w:rPr>
                </w:rPrChange>
              </w:rPr>
              <w:delText>Reservoir data sources</w:delText>
            </w:r>
            <w:r w:rsidDel="003D7F64">
              <w:rPr>
                <w:noProof/>
                <w:webHidden/>
              </w:rPr>
              <w:tab/>
              <w:delText>41</w:delText>
            </w:r>
          </w:del>
        </w:p>
        <w:p w14:paraId="47F50116" w14:textId="1F568403" w:rsidR="006410E2" w:rsidDel="003D7F64" w:rsidRDefault="006410E2">
          <w:pPr>
            <w:pStyle w:val="TOC1"/>
            <w:tabs>
              <w:tab w:val="right" w:leader="dot" w:pos="9350"/>
            </w:tabs>
            <w:rPr>
              <w:del w:id="517" w:author="David Conklin" w:date="2021-09-09T14:58:00Z"/>
              <w:rFonts w:eastAsiaTheme="minorEastAsia"/>
              <w:noProof/>
            </w:rPr>
          </w:pPr>
          <w:del w:id="518" w:author="David Conklin" w:date="2021-09-09T14:58:00Z">
            <w:r w:rsidRPr="002C5A5B" w:rsidDel="003D7F64">
              <w:rPr>
                <w:noProof/>
                <w:rPrChange w:id="519" w:author="David Conklin" w:date="2021-09-18T06:54:00Z">
                  <w:rPr>
                    <w:rStyle w:val="Hyperlink"/>
                    <w:noProof/>
                  </w:rPr>
                </w:rPrChange>
              </w:rPr>
              <w:delText>Creating a new study area from a watershed within the WRB</w:delText>
            </w:r>
            <w:r w:rsidDel="003D7F64">
              <w:rPr>
                <w:noProof/>
                <w:webHidden/>
              </w:rPr>
              <w:tab/>
              <w:delText>42</w:delText>
            </w:r>
          </w:del>
        </w:p>
        <w:p w14:paraId="1D378EBF" w14:textId="5513249B" w:rsidR="006410E2" w:rsidDel="003D7F64" w:rsidRDefault="006410E2">
          <w:pPr>
            <w:pStyle w:val="TOC2"/>
            <w:tabs>
              <w:tab w:val="right" w:leader="dot" w:pos="9350"/>
            </w:tabs>
            <w:rPr>
              <w:del w:id="520" w:author="David Conklin" w:date="2021-09-09T14:58:00Z"/>
              <w:rFonts w:eastAsiaTheme="minorEastAsia"/>
              <w:noProof/>
            </w:rPr>
          </w:pPr>
          <w:del w:id="521" w:author="David Conklin" w:date="2021-09-09T14:58:00Z">
            <w:r w:rsidRPr="002C5A5B" w:rsidDel="003D7F64">
              <w:rPr>
                <w:noProof/>
                <w:rPrChange w:id="522" w:author="David Conklin" w:date="2021-09-18T06:54:00Z">
                  <w:rPr>
                    <w:rStyle w:val="Hyperlink"/>
                    <w:noProof/>
                  </w:rPr>
                </w:rPrChange>
              </w:rPr>
              <w:delText>Limitations of subbasin simulations</w:delText>
            </w:r>
            <w:r w:rsidDel="003D7F64">
              <w:rPr>
                <w:noProof/>
                <w:webHidden/>
              </w:rPr>
              <w:tab/>
              <w:delText>44</w:delText>
            </w:r>
          </w:del>
        </w:p>
        <w:p w14:paraId="776C027C" w14:textId="5A702D04" w:rsidR="006410E2" w:rsidDel="003D7F64" w:rsidRDefault="006410E2">
          <w:pPr>
            <w:pStyle w:val="TOC1"/>
            <w:tabs>
              <w:tab w:val="right" w:leader="dot" w:pos="9350"/>
            </w:tabs>
            <w:rPr>
              <w:del w:id="523" w:author="David Conklin" w:date="2021-09-09T14:58:00Z"/>
              <w:rFonts w:eastAsiaTheme="minorEastAsia"/>
              <w:noProof/>
            </w:rPr>
          </w:pPr>
          <w:del w:id="524" w:author="David Conklin" w:date="2021-09-09T14:58:00Z">
            <w:r w:rsidRPr="002C5A5B" w:rsidDel="003D7F64">
              <w:rPr>
                <w:noProof/>
                <w:rPrChange w:id="525" w:author="David Conklin" w:date="2021-09-18T06:54:00Z">
                  <w:rPr>
                    <w:rStyle w:val="Hyperlink"/>
                    <w:noProof/>
                  </w:rPr>
                </w:rPrChange>
              </w:rPr>
              <w:delText>Calibration procedure</w:delText>
            </w:r>
            <w:r w:rsidDel="003D7F64">
              <w:rPr>
                <w:noProof/>
                <w:webHidden/>
              </w:rPr>
              <w:tab/>
              <w:delText>44</w:delText>
            </w:r>
          </w:del>
        </w:p>
        <w:p w14:paraId="05A84BBB" w14:textId="1C7BE313" w:rsidR="006410E2" w:rsidDel="003D7F64" w:rsidRDefault="006410E2">
          <w:pPr>
            <w:pStyle w:val="TOC2"/>
            <w:tabs>
              <w:tab w:val="right" w:leader="dot" w:pos="9350"/>
            </w:tabs>
            <w:rPr>
              <w:del w:id="526" w:author="David Conklin" w:date="2021-09-09T14:58:00Z"/>
              <w:rFonts w:eastAsiaTheme="minorEastAsia"/>
              <w:noProof/>
            </w:rPr>
          </w:pPr>
          <w:del w:id="527" w:author="David Conklin" w:date="2021-09-09T14:58:00Z">
            <w:r w:rsidRPr="002C5A5B" w:rsidDel="003D7F64">
              <w:rPr>
                <w:noProof/>
                <w:rPrChange w:id="528" w:author="David Conklin" w:date="2021-09-18T06:54:00Z">
                  <w:rPr>
                    <w:rStyle w:val="Hyperlink"/>
                    <w:noProof/>
                  </w:rPr>
                </w:rPrChange>
              </w:rPr>
              <w:delText>Using PEST to determine HBV parameter values</w:delText>
            </w:r>
            <w:r w:rsidDel="003D7F64">
              <w:rPr>
                <w:noProof/>
                <w:webHidden/>
              </w:rPr>
              <w:tab/>
              <w:delText>45</w:delText>
            </w:r>
          </w:del>
        </w:p>
        <w:p w14:paraId="246E0201" w14:textId="6F6E1185" w:rsidR="006410E2" w:rsidDel="003D7F64" w:rsidRDefault="006410E2">
          <w:pPr>
            <w:pStyle w:val="TOC2"/>
            <w:tabs>
              <w:tab w:val="right" w:leader="dot" w:pos="9350"/>
            </w:tabs>
            <w:rPr>
              <w:del w:id="529" w:author="David Conklin" w:date="2021-09-09T14:58:00Z"/>
              <w:rFonts w:eastAsiaTheme="minorEastAsia"/>
              <w:noProof/>
            </w:rPr>
          </w:pPr>
          <w:del w:id="530" w:author="David Conklin" w:date="2021-09-09T14:58:00Z">
            <w:r w:rsidRPr="002C5A5B" w:rsidDel="003D7F64">
              <w:rPr>
                <w:noProof/>
                <w:rPrChange w:id="531" w:author="David Conklin" w:date="2021-09-18T06:54:00Z">
                  <w:rPr>
                    <w:rStyle w:val="Hyperlink"/>
                    <w:noProof/>
                  </w:rPr>
                </w:rPrChange>
              </w:rPr>
              <w:delText>Calibrating streamflows using stream gage measurements</w:delText>
            </w:r>
            <w:r w:rsidDel="003D7F64">
              <w:rPr>
                <w:noProof/>
                <w:webHidden/>
              </w:rPr>
              <w:tab/>
              <w:delText>45</w:delText>
            </w:r>
          </w:del>
        </w:p>
        <w:p w14:paraId="2B4F9544" w14:textId="6CA30EB4" w:rsidR="006410E2" w:rsidDel="003D7F64" w:rsidRDefault="006410E2">
          <w:pPr>
            <w:pStyle w:val="TOC2"/>
            <w:tabs>
              <w:tab w:val="right" w:leader="dot" w:pos="9350"/>
            </w:tabs>
            <w:rPr>
              <w:del w:id="532" w:author="David Conklin" w:date="2021-09-09T14:58:00Z"/>
              <w:rFonts w:eastAsiaTheme="minorEastAsia"/>
              <w:noProof/>
            </w:rPr>
          </w:pPr>
          <w:del w:id="533" w:author="David Conklin" w:date="2021-09-09T14:58:00Z">
            <w:r w:rsidRPr="002C5A5B" w:rsidDel="003D7F64">
              <w:rPr>
                <w:noProof/>
                <w:rPrChange w:id="534" w:author="David Conklin" w:date="2021-09-18T06:54:00Z">
                  <w:rPr>
                    <w:rStyle w:val="Hyperlink"/>
                    <w:noProof/>
                  </w:rPr>
                </w:rPrChange>
              </w:rPr>
              <w:delText>Calibrating stream temperatures</w:delText>
            </w:r>
            <w:r w:rsidDel="003D7F64">
              <w:rPr>
                <w:noProof/>
                <w:webHidden/>
              </w:rPr>
              <w:tab/>
              <w:delText>46</w:delText>
            </w:r>
          </w:del>
        </w:p>
        <w:p w14:paraId="271E0E52" w14:textId="4678051A" w:rsidR="006410E2" w:rsidDel="003D7F64" w:rsidRDefault="006410E2">
          <w:pPr>
            <w:pStyle w:val="TOC1"/>
            <w:tabs>
              <w:tab w:val="right" w:leader="dot" w:pos="9350"/>
            </w:tabs>
            <w:rPr>
              <w:del w:id="535" w:author="David Conklin" w:date="2021-09-09T14:58:00Z"/>
              <w:rFonts w:eastAsiaTheme="minorEastAsia"/>
              <w:noProof/>
            </w:rPr>
          </w:pPr>
          <w:del w:id="536" w:author="David Conklin" w:date="2021-09-09T14:58:00Z">
            <w:r w:rsidRPr="002C5A5B" w:rsidDel="003D7F64">
              <w:rPr>
                <w:noProof/>
                <w:rPrChange w:id="537" w:author="David Conklin" w:date="2021-09-18T06:54:00Z">
                  <w:rPr>
                    <w:rStyle w:val="Hyperlink"/>
                    <w:noProof/>
                  </w:rPr>
                </w:rPrChange>
              </w:rPr>
              <w:delText>North Santiam study area</w:delText>
            </w:r>
            <w:r w:rsidDel="003D7F64">
              <w:rPr>
                <w:noProof/>
                <w:webHidden/>
              </w:rPr>
              <w:tab/>
              <w:delText>47</w:delText>
            </w:r>
          </w:del>
        </w:p>
        <w:p w14:paraId="4718379B" w14:textId="05689E13" w:rsidR="006410E2" w:rsidDel="003D7F64" w:rsidRDefault="006410E2">
          <w:pPr>
            <w:pStyle w:val="TOC2"/>
            <w:tabs>
              <w:tab w:val="right" w:leader="dot" w:pos="9350"/>
            </w:tabs>
            <w:rPr>
              <w:del w:id="538" w:author="David Conklin" w:date="2021-09-09T14:58:00Z"/>
              <w:rFonts w:eastAsiaTheme="minorEastAsia"/>
              <w:noProof/>
            </w:rPr>
          </w:pPr>
          <w:del w:id="539" w:author="David Conklin" w:date="2021-09-09T14:58:00Z">
            <w:r w:rsidRPr="002C5A5B" w:rsidDel="003D7F64">
              <w:rPr>
                <w:noProof/>
                <w:rPrChange w:id="540" w:author="David Conklin" w:date="2021-09-18T06:54:00Z">
                  <w:rPr>
                    <w:rStyle w:val="Hyperlink"/>
                    <w:rFonts w:eastAsia="Times New Roman"/>
                    <w:noProof/>
                  </w:rPr>
                </w:rPrChange>
              </w:rPr>
              <w:delText>Instream water rights</w:delText>
            </w:r>
            <w:r w:rsidDel="003D7F64">
              <w:rPr>
                <w:noProof/>
                <w:webHidden/>
              </w:rPr>
              <w:tab/>
              <w:delText>47</w:delText>
            </w:r>
          </w:del>
        </w:p>
        <w:p w14:paraId="071A0AA8" w14:textId="1984FA66" w:rsidR="006410E2" w:rsidDel="003D7F64" w:rsidRDefault="006410E2">
          <w:pPr>
            <w:pStyle w:val="TOC2"/>
            <w:tabs>
              <w:tab w:val="right" w:leader="dot" w:pos="9350"/>
            </w:tabs>
            <w:rPr>
              <w:del w:id="541" w:author="David Conklin" w:date="2021-09-09T14:58:00Z"/>
              <w:rFonts w:eastAsiaTheme="minorEastAsia"/>
              <w:noProof/>
            </w:rPr>
          </w:pPr>
          <w:del w:id="542" w:author="David Conklin" w:date="2021-09-09T14:58:00Z">
            <w:r w:rsidRPr="002C5A5B" w:rsidDel="003D7F64">
              <w:rPr>
                <w:noProof/>
                <w:rPrChange w:id="543" w:author="David Conklin" w:date="2021-09-18T06:54:00Z">
                  <w:rPr>
                    <w:rStyle w:val="Hyperlink"/>
                    <w:noProof/>
                  </w:rPr>
                </w:rPrChange>
              </w:rPr>
              <w:delText>Municipal water rights</w:delText>
            </w:r>
            <w:r w:rsidDel="003D7F64">
              <w:rPr>
                <w:noProof/>
                <w:webHidden/>
              </w:rPr>
              <w:tab/>
              <w:delText>48</w:delText>
            </w:r>
          </w:del>
        </w:p>
        <w:p w14:paraId="0D177E3D" w14:textId="1D86D713" w:rsidR="006410E2" w:rsidDel="003D7F64" w:rsidRDefault="006410E2">
          <w:pPr>
            <w:pStyle w:val="TOC2"/>
            <w:tabs>
              <w:tab w:val="right" w:leader="dot" w:pos="9350"/>
            </w:tabs>
            <w:rPr>
              <w:del w:id="544" w:author="David Conklin" w:date="2021-09-09T14:58:00Z"/>
              <w:rFonts w:eastAsiaTheme="minorEastAsia"/>
              <w:noProof/>
            </w:rPr>
          </w:pPr>
          <w:del w:id="545" w:author="David Conklin" w:date="2021-09-09T14:58:00Z">
            <w:r w:rsidRPr="002C5A5B" w:rsidDel="003D7F64">
              <w:rPr>
                <w:noProof/>
                <w:rPrChange w:id="546" w:author="David Conklin" w:date="2021-09-18T06:54:00Z">
                  <w:rPr>
                    <w:rStyle w:val="Hyperlink"/>
                    <w:noProof/>
                  </w:rPr>
                </w:rPrChange>
              </w:rPr>
              <w:delText>Reality check</w:delText>
            </w:r>
            <w:r w:rsidDel="003D7F64">
              <w:rPr>
                <w:noProof/>
                <w:webHidden/>
              </w:rPr>
              <w:tab/>
              <w:delText>48</w:delText>
            </w:r>
          </w:del>
        </w:p>
        <w:p w14:paraId="5952AE45" w14:textId="58F5BA55" w:rsidR="006410E2" w:rsidDel="003D7F64" w:rsidRDefault="006410E2">
          <w:pPr>
            <w:pStyle w:val="TOC2"/>
            <w:tabs>
              <w:tab w:val="right" w:leader="dot" w:pos="9350"/>
            </w:tabs>
            <w:rPr>
              <w:del w:id="547" w:author="David Conklin" w:date="2021-09-09T14:58:00Z"/>
              <w:rFonts w:eastAsiaTheme="minorEastAsia"/>
              <w:noProof/>
            </w:rPr>
          </w:pPr>
          <w:del w:id="548" w:author="David Conklin" w:date="2021-09-09T14:58:00Z">
            <w:r w:rsidRPr="002C5A5B" w:rsidDel="003D7F64">
              <w:rPr>
                <w:noProof/>
                <w:rPrChange w:id="549" w:author="David Conklin" w:date="2021-09-18T06:54:00Z">
                  <w:rPr>
                    <w:rStyle w:val="Hyperlink"/>
                    <w:noProof/>
                  </w:rPr>
                </w:rPrChange>
              </w:rPr>
              <w:delText>Inflows from springs</w:delText>
            </w:r>
            <w:r w:rsidDel="003D7F64">
              <w:rPr>
                <w:noProof/>
                <w:webHidden/>
              </w:rPr>
              <w:tab/>
              <w:delText>50</w:delText>
            </w:r>
          </w:del>
        </w:p>
        <w:p w14:paraId="53F46B2D" w14:textId="65FA4530" w:rsidR="006410E2" w:rsidDel="003D7F64" w:rsidRDefault="006410E2">
          <w:pPr>
            <w:pStyle w:val="TOC2"/>
            <w:tabs>
              <w:tab w:val="right" w:leader="dot" w:pos="9350"/>
            </w:tabs>
            <w:rPr>
              <w:del w:id="550" w:author="David Conklin" w:date="2021-09-09T14:58:00Z"/>
              <w:rFonts w:eastAsiaTheme="minorEastAsia"/>
              <w:noProof/>
            </w:rPr>
          </w:pPr>
          <w:del w:id="551" w:author="David Conklin" w:date="2021-09-09T14:58:00Z">
            <w:r w:rsidRPr="002C5A5B" w:rsidDel="003D7F64">
              <w:rPr>
                <w:noProof/>
                <w:rPrChange w:id="552" w:author="David Conklin" w:date="2021-09-18T06:54:00Z">
                  <w:rPr>
                    <w:rStyle w:val="Hyperlink"/>
                    <w:noProof/>
                  </w:rPr>
                </w:rPrChange>
              </w:rPr>
              <w:delText>Calibration and simulation skill</w:delText>
            </w:r>
            <w:r w:rsidDel="003D7F64">
              <w:rPr>
                <w:noProof/>
                <w:webHidden/>
              </w:rPr>
              <w:tab/>
              <w:delText>50</w:delText>
            </w:r>
          </w:del>
        </w:p>
        <w:p w14:paraId="62C07C94" w14:textId="4D3D3B5F" w:rsidR="006410E2" w:rsidDel="003D7F64" w:rsidRDefault="006410E2">
          <w:pPr>
            <w:pStyle w:val="TOC2"/>
            <w:tabs>
              <w:tab w:val="right" w:leader="dot" w:pos="9350"/>
            </w:tabs>
            <w:rPr>
              <w:del w:id="553" w:author="David Conklin" w:date="2021-09-09T14:58:00Z"/>
              <w:rFonts w:eastAsiaTheme="minorEastAsia"/>
              <w:noProof/>
            </w:rPr>
          </w:pPr>
          <w:del w:id="554" w:author="David Conklin" w:date="2021-09-09T14:58:00Z">
            <w:r w:rsidRPr="002C5A5B" w:rsidDel="003D7F64">
              <w:rPr>
                <w:noProof/>
                <w:rPrChange w:id="555" w:author="David Conklin" w:date="2021-09-18T06:54:00Z">
                  <w:rPr>
                    <w:rStyle w:val="Hyperlink"/>
                    <w:noProof/>
                  </w:rPr>
                </w:rPrChange>
              </w:rPr>
              <w:delText>Analysis of tuning knob values and locations where the model has low skill</w:delText>
            </w:r>
            <w:r w:rsidDel="003D7F64">
              <w:rPr>
                <w:noProof/>
                <w:webHidden/>
              </w:rPr>
              <w:tab/>
              <w:delText>53</w:delText>
            </w:r>
          </w:del>
        </w:p>
        <w:p w14:paraId="0D7834CD" w14:textId="411B8BCB" w:rsidR="006410E2" w:rsidDel="003D7F64" w:rsidRDefault="006410E2">
          <w:pPr>
            <w:pStyle w:val="TOC2"/>
            <w:tabs>
              <w:tab w:val="right" w:leader="dot" w:pos="9350"/>
            </w:tabs>
            <w:rPr>
              <w:del w:id="556" w:author="David Conklin" w:date="2021-09-09T14:58:00Z"/>
              <w:rFonts w:eastAsiaTheme="minorEastAsia"/>
              <w:noProof/>
            </w:rPr>
          </w:pPr>
          <w:del w:id="557" w:author="David Conklin" w:date="2021-09-09T14:58:00Z">
            <w:r w:rsidRPr="002C5A5B" w:rsidDel="003D7F64">
              <w:rPr>
                <w:noProof/>
                <w:rPrChange w:id="558" w:author="David Conklin" w:date="2021-09-18T06:54:00Z">
                  <w:rPr>
                    <w:rStyle w:val="Hyperlink"/>
                    <w:noProof/>
                  </w:rPr>
                </w:rPrChange>
              </w:rPr>
              <w:delText>Simulated North Santiam basin water budget and thermal energy budget</w:delText>
            </w:r>
            <w:r w:rsidDel="003D7F64">
              <w:rPr>
                <w:noProof/>
                <w:webHidden/>
              </w:rPr>
              <w:tab/>
              <w:delText>54</w:delText>
            </w:r>
          </w:del>
        </w:p>
        <w:p w14:paraId="578E59B0" w14:textId="58CED43E" w:rsidR="006410E2" w:rsidDel="003D7F64" w:rsidRDefault="006410E2">
          <w:pPr>
            <w:pStyle w:val="TOC1"/>
            <w:tabs>
              <w:tab w:val="right" w:leader="dot" w:pos="9350"/>
            </w:tabs>
            <w:rPr>
              <w:del w:id="559" w:author="David Conklin" w:date="2021-09-09T14:58:00Z"/>
              <w:rFonts w:eastAsiaTheme="minorEastAsia"/>
              <w:noProof/>
            </w:rPr>
          </w:pPr>
          <w:del w:id="560" w:author="David Conklin" w:date="2021-09-09T14:58:00Z">
            <w:r w:rsidRPr="002C5A5B" w:rsidDel="003D7F64">
              <w:rPr>
                <w:noProof/>
                <w:rPrChange w:id="561" w:author="David Conklin" w:date="2021-09-18T06:54:00Z">
                  <w:rPr>
                    <w:rStyle w:val="Hyperlink"/>
                    <w:noProof/>
                  </w:rPr>
                </w:rPrChange>
              </w:rPr>
              <w:delText>McKenzie Basin Wetlands Study</w:delText>
            </w:r>
            <w:r w:rsidDel="003D7F64">
              <w:rPr>
                <w:noProof/>
                <w:webHidden/>
              </w:rPr>
              <w:tab/>
              <w:delText>56</w:delText>
            </w:r>
          </w:del>
        </w:p>
        <w:p w14:paraId="0B139E24" w14:textId="11B14523" w:rsidR="006410E2" w:rsidDel="003D7F64" w:rsidRDefault="006410E2">
          <w:pPr>
            <w:pStyle w:val="TOC2"/>
            <w:tabs>
              <w:tab w:val="right" w:leader="dot" w:pos="9350"/>
            </w:tabs>
            <w:rPr>
              <w:del w:id="562" w:author="David Conklin" w:date="2021-09-09T14:58:00Z"/>
              <w:rFonts w:eastAsiaTheme="minorEastAsia"/>
              <w:noProof/>
            </w:rPr>
          </w:pPr>
          <w:del w:id="563" w:author="David Conklin" w:date="2021-09-09T14:58:00Z">
            <w:r w:rsidRPr="002C5A5B" w:rsidDel="003D7F64">
              <w:rPr>
                <w:noProof/>
                <w:rPrChange w:id="564" w:author="David Conklin" w:date="2021-09-18T06:54:00Z">
                  <w:rPr>
                    <w:rStyle w:val="Hyperlink"/>
                    <w:noProof/>
                  </w:rPr>
                </w:rPrChange>
              </w:rPr>
              <w:delText>Project Overview</w:delText>
            </w:r>
            <w:r w:rsidDel="003D7F64">
              <w:rPr>
                <w:noProof/>
                <w:webHidden/>
              </w:rPr>
              <w:tab/>
              <w:delText>56</w:delText>
            </w:r>
          </w:del>
        </w:p>
        <w:p w14:paraId="0AA67F75" w14:textId="58B617CB" w:rsidR="006410E2" w:rsidDel="003D7F64" w:rsidRDefault="006410E2">
          <w:pPr>
            <w:pStyle w:val="TOC2"/>
            <w:tabs>
              <w:tab w:val="right" w:leader="dot" w:pos="9350"/>
            </w:tabs>
            <w:rPr>
              <w:del w:id="565" w:author="David Conklin" w:date="2021-09-09T14:58:00Z"/>
              <w:rFonts w:eastAsiaTheme="minorEastAsia"/>
              <w:noProof/>
            </w:rPr>
          </w:pPr>
          <w:del w:id="566" w:author="David Conklin" w:date="2021-09-09T14:58:00Z">
            <w:r w:rsidRPr="002C5A5B" w:rsidDel="003D7F64">
              <w:rPr>
                <w:noProof/>
                <w:rPrChange w:id="567" w:author="David Conklin" w:date="2021-09-18T06:54:00Z">
                  <w:rPr>
                    <w:rStyle w:val="Hyperlink"/>
                    <w:noProof/>
                  </w:rPr>
                </w:rPrChange>
              </w:rPr>
              <w:delText>Model and Simulation Overview</w:delText>
            </w:r>
            <w:r w:rsidDel="003D7F64">
              <w:rPr>
                <w:noProof/>
                <w:webHidden/>
              </w:rPr>
              <w:tab/>
              <w:delText>58</w:delText>
            </w:r>
          </w:del>
        </w:p>
        <w:p w14:paraId="30745DB5" w14:textId="5CBBBCE8" w:rsidR="006410E2" w:rsidDel="003D7F64" w:rsidRDefault="006410E2">
          <w:pPr>
            <w:pStyle w:val="TOC2"/>
            <w:tabs>
              <w:tab w:val="right" w:leader="dot" w:pos="9350"/>
            </w:tabs>
            <w:rPr>
              <w:del w:id="568" w:author="David Conklin" w:date="2021-09-09T14:58:00Z"/>
              <w:rFonts w:eastAsiaTheme="minorEastAsia"/>
              <w:noProof/>
            </w:rPr>
          </w:pPr>
          <w:del w:id="569" w:author="David Conklin" w:date="2021-09-09T14:58:00Z">
            <w:r w:rsidRPr="002C5A5B" w:rsidDel="003D7F64">
              <w:rPr>
                <w:noProof/>
                <w:rPrChange w:id="570" w:author="David Conklin" w:date="2021-09-18T06:54:00Z">
                  <w:rPr>
                    <w:rStyle w:val="Hyperlink"/>
                    <w:noProof/>
                  </w:rPr>
                </w:rPrChange>
              </w:rPr>
              <w:delText>McKenzie wetlands in the initial versions of the IDU, HRU, and Reach data layers</w:delText>
            </w:r>
            <w:r w:rsidDel="003D7F64">
              <w:rPr>
                <w:noProof/>
                <w:webHidden/>
              </w:rPr>
              <w:tab/>
              <w:delText>59</w:delText>
            </w:r>
          </w:del>
        </w:p>
        <w:p w14:paraId="7B3BB70D" w14:textId="294AFB48" w:rsidR="006410E2" w:rsidDel="003D7F64" w:rsidRDefault="006410E2">
          <w:pPr>
            <w:pStyle w:val="TOC2"/>
            <w:tabs>
              <w:tab w:val="right" w:leader="dot" w:pos="9350"/>
            </w:tabs>
            <w:rPr>
              <w:del w:id="571" w:author="David Conklin" w:date="2021-09-09T14:58:00Z"/>
              <w:rFonts w:eastAsiaTheme="minorEastAsia"/>
              <w:noProof/>
            </w:rPr>
          </w:pPr>
          <w:del w:id="572" w:author="David Conklin" w:date="2021-09-09T14:58:00Z">
            <w:r w:rsidRPr="002C5A5B" w:rsidDel="003D7F64">
              <w:rPr>
                <w:noProof/>
                <w:rPrChange w:id="573" w:author="David Conklin" w:date="2021-09-18T06:54:00Z">
                  <w:rPr>
                    <w:rStyle w:val="Hyperlink"/>
                    <w:noProof/>
                  </w:rPr>
                </w:rPrChange>
              </w:rPr>
              <w:delText>Data changes for better representation of wetlands</w:delText>
            </w:r>
            <w:r w:rsidDel="003D7F64">
              <w:rPr>
                <w:noProof/>
                <w:webHidden/>
              </w:rPr>
              <w:tab/>
              <w:delText>59</w:delText>
            </w:r>
          </w:del>
        </w:p>
        <w:p w14:paraId="3CEA66CF" w14:textId="3C96BB52" w:rsidR="006410E2" w:rsidDel="003D7F64" w:rsidRDefault="006410E2">
          <w:pPr>
            <w:pStyle w:val="TOC2"/>
            <w:tabs>
              <w:tab w:val="right" w:leader="dot" w:pos="9350"/>
            </w:tabs>
            <w:rPr>
              <w:del w:id="574" w:author="David Conklin" w:date="2021-09-09T14:58:00Z"/>
              <w:rFonts w:eastAsiaTheme="minorEastAsia"/>
              <w:noProof/>
            </w:rPr>
          </w:pPr>
          <w:del w:id="575" w:author="David Conklin" w:date="2021-09-09T14:58:00Z">
            <w:r w:rsidRPr="002C5A5B" w:rsidDel="003D7F64">
              <w:rPr>
                <w:noProof/>
                <w:rPrChange w:id="576" w:author="David Conklin" w:date="2021-09-18T06:54:00Z">
                  <w:rPr>
                    <w:rStyle w:val="Hyperlink"/>
                    <w:noProof/>
                  </w:rPr>
                </w:rPrChange>
              </w:rPr>
              <w:delText>Projection, Calendar, and Units</w:delText>
            </w:r>
            <w:r w:rsidDel="003D7F64">
              <w:rPr>
                <w:noProof/>
                <w:webHidden/>
              </w:rPr>
              <w:tab/>
              <w:delText>60</w:delText>
            </w:r>
          </w:del>
        </w:p>
        <w:p w14:paraId="0776DB0F" w14:textId="7D9CFB2C" w:rsidR="006410E2" w:rsidDel="003D7F64" w:rsidRDefault="006410E2">
          <w:pPr>
            <w:pStyle w:val="TOC2"/>
            <w:tabs>
              <w:tab w:val="right" w:leader="dot" w:pos="9350"/>
            </w:tabs>
            <w:rPr>
              <w:del w:id="577" w:author="David Conklin" w:date="2021-09-09T14:58:00Z"/>
              <w:rFonts w:eastAsiaTheme="minorEastAsia"/>
              <w:noProof/>
            </w:rPr>
          </w:pPr>
          <w:del w:id="578" w:author="David Conklin" w:date="2021-09-09T14:58:00Z">
            <w:r w:rsidRPr="002C5A5B" w:rsidDel="003D7F64">
              <w:rPr>
                <w:noProof/>
                <w:rPrChange w:id="579" w:author="David Conklin" w:date="2021-09-18T06:54:00Z">
                  <w:rPr>
                    <w:rStyle w:val="Hyperlink"/>
                    <w:noProof/>
                  </w:rPr>
                </w:rPrChange>
              </w:rPr>
              <w:delText>Simulation of changes in wetlands over time</w:delText>
            </w:r>
            <w:r w:rsidDel="003D7F64">
              <w:rPr>
                <w:noProof/>
                <w:webHidden/>
              </w:rPr>
              <w:tab/>
              <w:delText>60</w:delText>
            </w:r>
          </w:del>
        </w:p>
        <w:p w14:paraId="75BE8957" w14:textId="0A5CC4A5" w:rsidR="006410E2" w:rsidDel="003D7F64" w:rsidRDefault="006410E2">
          <w:pPr>
            <w:pStyle w:val="TOC2"/>
            <w:tabs>
              <w:tab w:val="right" w:leader="dot" w:pos="9350"/>
            </w:tabs>
            <w:rPr>
              <w:del w:id="580" w:author="David Conklin" w:date="2021-09-09T14:58:00Z"/>
              <w:rFonts w:eastAsiaTheme="minorEastAsia"/>
              <w:noProof/>
            </w:rPr>
          </w:pPr>
          <w:del w:id="581" w:author="David Conklin" w:date="2021-09-09T14:58:00Z">
            <w:r w:rsidRPr="002C5A5B" w:rsidDel="003D7F64">
              <w:rPr>
                <w:noProof/>
                <w:rPrChange w:id="582" w:author="David Conklin" w:date="2021-09-18T06:54:00Z">
                  <w:rPr>
                    <w:rStyle w:val="Hyperlink"/>
                    <w:noProof/>
                  </w:rPr>
                </w:rPrChange>
              </w:rPr>
              <w:delText>How wetlands are represented in the model</w:delText>
            </w:r>
            <w:r w:rsidDel="003D7F64">
              <w:rPr>
                <w:noProof/>
                <w:webHidden/>
              </w:rPr>
              <w:tab/>
              <w:delText>61</w:delText>
            </w:r>
          </w:del>
        </w:p>
        <w:p w14:paraId="29A7C5F8" w14:textId="23F09295" w:rsidR="006410E2" w:rsidDel="003D7F64" w:rsidRDefault="006410E2">
          <w:pPr>
            <w:pStyle w:val="TOC2"/>
            <w:tabs>
              <w:tab w:val="right" w:leader="dot" w:pos="9350"/>
            </w:tabs>
            <w:rPr>
              <w:del w:id="583" w:author="David Conklin" w:date="2021-09-09T14:58:00Z"/>
              <w:rFonts w:eastAsiaTheme="minorEastAsia"/>
              <w:noProof/>
            </w:rPr>
          </w:pPr>
          <w:del w:id="584" w:author="David Conklin" w:date="2021-09-09T14:58:00Z">
            <w:r w:rsidRPr="002C5A5B" w:rsidDel="003D7F64">
              <w:rPr>
                <w:noProof/>
                <w:rPrChange w:id="585" w:author="David Conklin" w:date="2021-09-18T06:54:00Z">
                  <w:rPr>
                    <w:rStyle w:val="Hyperlink"/>
                    <w:noProof/>
                  </w:rPr>
                </w:rPrChange>
              </w:rPr>
              <w:delText>The Wetland class and Wetland objects in the C++ code</w:delText>
            </w:r>
            <w:r w:rsidDel="003D7F64">
              <w:rPr>
                <w:noProof/>
                <w:webHidden/>
              </w:rPr>
              <w:tab/>
              <w:delText>62</w:delText>
            </w:r>
          </w:del>
        </w:p>
        <w:p w14:paraId="24627C35" w14:textId="5F343126" w:rsidR="006410E2" w:rsidDel="003D7F64" w:rsidRDefault="006410E2">
          <w:pPr>
            <w:pStyle w:val="TOC2"/>
            <w:tabs>
              <w:tab w:val="right" w:leader="dot" w:pos="9350"/>
            </w:tabs>
            <w:rPr>
              <w:del w:id="586" w:author="David Conklin" w:date="2021-09-09T14:58:00Z"/>
              <w:rFonts w:eastAsiaTheme="minorEastAsia"/>
              <w:noProof/>
            </w:rPr>
          </w:pPr>
          <w:del w:id="587" w:author="David Conklin" w:date="2021-09-09T14:58:00Z">
            <w:r w:rsidRPr="002C5A5B" w:rsidDel="003D7F64">
              <w:rPr>
                <w:noProof/>
                <w:rPrChange w:id="588" w:author="David Conklin" w:date="2021-09-18T06:54:00Z">
                  <w:rPr>
                    <w:rStyle w:val="Hyperlink"/>
                    <w:noProof/>
                  </w:rPr>
                </w:rPrChange>
              </w:rPr>
              <w:delText>Topology of wetlands, HRUs, IDUs, and reaches</w:delText>
            </w:r>
            <w:r w:rsidDel="003D7F64">
              <w:rPr>
                <w:noProof/>
                <w:webHidden/>
              </w:rPr>
              <w:tab/>
              <w:delText>62</w:delText>
            </w:r>
          </w:del>
        </w:p>
        <w:p w14:paraId="7143D12C" w14:textId="704E6288" w:rsidR="006410E2" w:rsidDel="003D7F64" w:rsidRDefault="006410E2">
          <w:pPr>
            <w:pStyle w:val="TOC2"/>
            <w:tabs>
              <w:tab w:val="right" w:leader="dot" w:pos="9350"/>
            </w:tabs>
            <w:rPr>
              <w:del w:id="589" w:author="David Conklin" w:date="2021-09-09T14:58:00Z"/>
              <w:rFonts w:eastAsiaTheme="minorEastAsia"/>
              <w:noProof/>
            </w:rPr>
          </w:pPr>
          <w:del w:id="590" w:author="David Conklin" w:date="2021-09-09T14:58:00Z">
            <w:r w:rsidRPr="002C5A5B" w:rsidDel="003D7F64">
              <w:rPr>
                <w:noProof/>
                <w:rPrChange w:id="591" w:author="David Conklin" w:date="2021-09-18T06:54:00Z">
                  <w:rPr>
                    <w:rStyle w:val="Hyperlink"/>
                    <w:noProof/>
                  </w:rPr>
                </w:rPrChange>
              </w:rPr>
              <w:delText>Attributes of interest in the wetlands study</w:delText>
            </w:r>
            <w:r w:rsidDel="003D7F64">
              <w:rPr>
                <w:noProof/>
                <w:webHidden/>
              </w:rPr>
              <w:tab/>
              <w:delText>62</w:delText>
            </w:r>
          </w:del>
        </w:p>
        <w:p w14:paraId="51BC6F9B" w14:textId="0A26F28C" w:rsidR="006410E2" w:rsidDel="003D7F64" w:rsidRDefault="006410E2">
          <w:pPr>
            <w:pStyle w:val="TOC2"/>
            <w:tabs>
              <w:tab w:val="right" w:leader="dot" w:pos="9350"/>
            </w:tabs>
            <w:rPr>
              <w:del w:id="592" w:author="David Conklin" w:date="2021-09-09T14:58:00Z"/>
              <w:rFonts w:eastAsiaTheme="minorEastAsia"/>
              <w:noProof/>
            </w:rPr>
          </w:pPr>
          <w:del w:id="593" w:author="David Conklin" w:date="2021-09-09T14:58:00Z">
            <w:r w:rsidRPr="002C5A5B" w:rsidDel="003D7F64">
              <w:rPr>
                <w:noProof/>
                <w:rPrChange w:id="594" w:author="David Conklin" w:date="2021-09-18T06:54:00Z">
                  <w:rPr>
                    <w:rStyle w:val="Hyperlink"/>
                    <w:noProof/>
                  </w:rPr>
                </w:rPrChange>
              </w:rPr>
              <w:delText>A WETNESS attribute</w:delText>
            </w:r>
            <w:r w:rsidDel="003D7F64">
              <w:rPr>
                <w:noProof/>
                <w:webHidden/>
              </w:rPr>
              <w:tab/>
              <w:delText>63</w:delText>
            </w:r>
          </w:del>
        </w:p>
        <w:p w14:paraId="4512796E" w14:textId="13339125" w:rsidR="006410E2" w:rsidDel="003D7F64" w:rsidRDefault="006410E2">
          <w:pPr>
            <w:pStyle w:val="TOC2"/>
            <w:tabs>
              <w:tab w:val="right" w:leader="dot" w:pos="9350"/>
            </w:tabs>
            <w:rPr>
              <w:del w:id="595" w:author="David Conklin" w:date="2021-09-09T14:58:00Z"/>
              <w:rFonts w:eastAsiaTheme="minorEastAsia"/>
              <w:noProof/>
            </w:rPr>
          </w:pPr>
          <w:del w:id="596" w:author="David Conklin" w:date="2021-09-09T14:58:00Z">
            <w:r w:rsidRPr="002C5A5B" w:rsidDel="003D7F64">
              <w:rPr>
                <w:noProof/>
                <w:rPrChange w:id="597" w:author="David Conklin" w:date="2021-09-18T06:54:00Z">
                  <w:rPr>
                    <w:rStyle w:val="Hyperlink"/>
                    <w:noProof/>
                  </w:rPr>
                </w:rPrChange>
              </w:rPr>
              <w:delText>Calculating the exchange of water between the wetland and the reach</w:delText>
            </w:r>
            <w:r w:rsidDel="003D7F64">
              <w:rPr>
                <w:noProof/>
                <w:webHidden/>
              </w:rPr>
              <w:tab/>
              <w:delText>64</w:delText>
            </w:r>
          </w:del>
        </w:p>
        <w:p w14:paraId="70C94EEB" w14:textId="3C53F954" w:rsidR="006410E2" w:rsidDel="003D7F64" w:rsidRDefault="006410E2">
          <w:pPr>
            <w:pStyle w:val="TOC3"/>
            <w:tabs>
              <w:tab w:val="right" w:leader="dot" w:pos="9350"/>
            </w:tabs>
            <w:rPr>
              <w:del w:id="598" w:author="David Conklin" w:date="2021-09-09T14:58:00Z"/>
              <w:rFonts w:eastAsiaTheme="minorEastAsia"/>
              <w:noProof/>
            </w:rPr>
          </w:pPr>
          <w:del w:id="599" w:author="David Conklin" w:date="2021-09-09T14:58:00Z">
            <w:r w:rsidRPr="002C5A5B" w:rsidDel="003D7F64">
              <w:rPr>
                <w:noProof/>
                <w:rPrChange w:id="600" w:author="David Conklin" w:date="2021-09-18T06:54:00Z">
                  <w:rPr>
                    <w:rStyle w:val="Hyperlink"/>
                    <w:noProof/>
                  </w:rPr>
                </w:rPrChange>
              </w:rPr>
              <w:delText>Wetland IDU parameters</w:delText>
            </w:r>
            <w:r w:rsidDel="003D7F64">
              <w:rPr>
                <w:noProof/>
                <w:webHidden/>
              </w:rPr>
              <w:tab/>
              <w:delText>64</w:delText>
            </w:r>
          </w:del>
        </w:p>
        <w:p w14:paraId="75E58507" w14:textId="7C90F0E4" w:rsidR="006410E2" w:rsidDel="003D7F64" w:rsidRDefault="006410E2">
          <w:pPr>
            <w:pStyle w:val="TOC3"/>
            <w:tabs>
              <w:tab w:val="right" w:leader="dot" w:pos="9350"/>
            </w:tabs>
            <w:rPr>
              <w:del w:id="601" w:author="David Conklin" w:date="2021-09-09T14:58:00Z"/>
              <w:rFonts w:eastAsiaTheme="minorEastAsia"/>
              <w:noProof/>
            </w:rPr>
          </w:pPr>
          <w:del w:id="602" w:author="David Conklin" w:date="2021-09-09T14:58:00Z">
            <w:r w:rsidRPr="002C5A5B" w:rsidDel="003D7F64">
              <w:rPr>
                <w:noProof/>
                <w:rPrChange w:id="603" w:author="David Conklin" w:date="2021-09-18T06:54:00Z">
                  <w:rPr>
                    <w:rStyle w:val="Hyperlink"/>
                    <w:noProof/>
                  </w:rPr>
                </w:rPrChange>
              </w:rPr>
              <w:delText>Reach parameters</w:delText>
            </w:r>
            <w:r w:rsidDel="003D7F64">
              <w:rPr>
                <w:noProof/>
                <w:webHidden/>
              </w:rPr>
              <w:tab/>
              <w:delText>64</w:delText>
            </w:r>
          </w:del>
        </w:p>
        <w:p w14:paraId="012D60E5" w14:textId="5F7651D0" w:rsidR="006410E2" w:rsidDel="003D7F64" w:rsidRDefault="006410E2">
          <w:pPr>
            <w:pStyle w:val="TOC2"/>
            <w:tabs>
              <w:tab w:val="right" w:leader="dot" w:pos="9350"/>
            </w:tabs>
            <w:rPr>
              <w:del w:id="604" w:author="David Conklin" w:date="2021-09-09T14:58:00Z"/>
              <w:rFonts w:eastAsiaTheme="minorEastAsia"/>
              <w:noProof/>
            </w:rPr>
          </w:pPr>
          <w:del w:id="605" w:author="David Conklin" w:date="2021-09-09T14:58:00Z">
            <w:r w:rsidRPr="002C5A5B" w:rsidDel="003D7F64">
              <w:rPr>
                <w:noProof/>
                <w:rPrChange w:id="606" w:author="David Conklin" w:date="2021-09-18T06:54:00Z">
                  <w:rPr>
                    <w:rStyle w:val="Hyperlink"/>
                    <w:noProof/>
                  </w:rPr>
                </w:rPrChange>
              </w:rPr>
              <w:delText>Implementation of the exchange of water between the wetland and the reach</w:delText>
            </w:r>
            <w:r w:rsidDel="003D7F64">
              <w:rPr>
                <w:noProof/>
                <w:webHidden/>
              </w:rPr>
              <w:tab/>
              <w:delText>64</w:delText>
            </w:r>
          </w:del>
        </w:p>
        <w:p w14:paraId="44EAF4B4" w14:textId="592D837C" w:rsidR="006410E2" w:rsidDel="003D7F64" w:rsidRDefault="006410E2">
          <w:pPr>
            <w:pStyle w:val="TOC2"/>
            <w:tabs>
              <w:tab w:val="right" w:leader="dot" w:pos="9350"/>
            </w:tabs>
            <w:rPr>
              <w:del w:id="607" w:author="David Conklin" w:date="2021-09-09T14:58:00Z"/>
              <w:rFonts w:eastAsiaTheme="minorEastAsia"/>
              <w:noProof/>
            </w:rPr>
          </w:pPr>
          <w:del w:id="608" w:author="David Conklin" w:date="2021-09-09T14:58:00Z">
            <w:r w:rsidRPr="002C5A5B" w:rsidDel="003D7F64">
              <w:rPr>
                <w:noProof/>
                <w:rPrChange w:id="609" w:author="David Conklin" w:date="2021-09-18T06:54:00Z">
                  <w:rPr>
                    <w:rStyle w:val="Hyperlink"/>
                    <w:noProof/>
                  </w:rPr>
                </w:rPrChange>
              </w:rPr>
              <w:delText>Standing water temperature</w:delText>
            </w:r>
            <w:r w:rsidDel="003D7F64">
              <w:rPr>
                <w:noProof/>
                <w:webHidden/>
              </w:rPr>
              <w:tab/>
              <w:delText>67</w:delText>
            </w:r>
          </w:del>
        </w:p>
        <w:p w14:paraId="04BA6A1F" w14:textId="421A0D9B" w:rsidR="006410E2" w:rsidDel="003D7F64" w:rsidRDefault="006410E2">
          <w:pPr>
            <w:pStyle w:val="TOC2"/>
            <w:tabs>
              <w:tab w:val="right" w:leader="dot" w:pos="9350"/>
            </w:tabs>
            <w:rPr>
              <w:del w:id="610" w:author="David Conklin" w:date="2021-09-09T14:58:00Z"/>
              <w:rFonts w:eastAsiaTheme="minorEastAsia"/>
              <w:noProof/>
            </w:rPr>
          </w:pPr>
          <w:del w:id="611" w:author="David Conklin" w:date="2021-09-09T14:58:00Z">
            <w:r w:rsidRPr="002C5A5B" w:rsidDel="003D7F64">
              <w:rPr>
                <w:noProof/>
                <w:rPrChange w:id="612" w:author="David Conklin" w:date="2021-09-18T06:54:00Z">
                  <w:rPr>
                    <w:rStyle w:val="Hyperlink"/>
                    <w:noProof/>
                  </w:rPr>
                </w:rPrChange>
              </w:rPr>
              <w:delText>Evapotranspiration from wetlands</w:delText>
            </w:r>
            <w:r w:rsidDel="003D7F64">
              <w:rPr>
                <w:noProof/>
                <w:webHidden/>
              </w:rPr>
              <w:tab/>
              <w:delText>67</w:delText>
            </w:r>
          </w:del>
        </w:p>
        <w:p w14:paraId="7E85E633" w14:textId="7C88B9D0" w:rsidR="006410E2" w:rsidDel="003D7F64" w:rsidRDefault="006410E2">
          <w:pPr>
            <w:pStyle w:val="TOC2"/>
            <w:tabs>
              <w:tab w:val="right" w:leader="dot" w:pos="9350"/>
            </w:tabs>
            <w:rPr>
              <w:del w:id="613" w:author="David Conklin" w:date="2021-09-09T14:58:00Z"/>
              <w:rFonts w:eastAsiaTheme="minorEastAsia"/>
              <w:noProof/>
            </w:rPr>
          </w:pPr>
          <w:del w:id="614" w:author="David Conklin" w:date="2021-09-09T14:58:00Z">
            <w:r w:rsidRPr="002C5A5B" w:rsidDel="003D7F64">
              <w:rPr>
                <w:noProof/>
                <w:rPrChange w:id="615" w:author="David Conklin" w:date="2021-09-18T06:54:00Z">
                  <w:rPr>
                    <w:rStyle w:val="Hyperlink"/>
                    <w:noProof/>
                  </w:rPr>
                </w:rPrChange>
              </w:rPr>
              <w:delText>Loss (or gain) of wetlands</w:delText>
            </w:r>
            <w:r w:rsidDel="003D7F64">
              <w:rPr>
                <w:noProof/>
                <w:webHidden/>
              </w:rPr>
              <w:tab/>
              <w:delText>67</w:delText>
            </w:r>
          </w:del>
        </w:p>
        <w:p w14:paraId="71DD228B" w14:textId="244D5DD8" w:rsidR="006410E2" w:rsidDel="003D7F64" w:rsidRDefault="006410E2">
          <w:pPr>
            <w:pStyle w:val="TOC2"/>
            <w:tabs>
              <w:tab w:val="right" w:leader="dot" w:pos="9350"/>
            </w:tabs>
            <w:rPr>
              <w:del w:id="616" w:author="David Conklin" w:date="2021-09-09T14:58:00Z"/>
              <w:rFonts w:eastAsiaTheme="minorEastAsia"/>
              <w:noProof/>
            </w:rPr>
          </w:pPr>
          <w:del w:id="617" w:author="David Conklin" w:date="2021-09-09T14:58:00Z">
            <w:r w:rsidRPr="002C5A5B" w:rsidDel="003D7F64">
              <w:rPr>
                <w:noProof/>
                <w:rPrChange w:id="618" w:author="David Conklin" w:date="2021-09-18T06:54:00Z">
                  <w:rPr>
                    <w:rStyle w:val="Hyperlink"/>
                    <w:noProof/>
                  </w:rPr>
                </w:rPrChange>
              </w:rPr>
              <w:delText>Reality check</w:delText>
            </w:r>
            <w:r w:rsidDel="003D7F64">
              <w:rPr>
                <w:noProof/>
                <w:webHidden/>
              </w:rPr>
              <w:tab/>
              <w:delText>67</w:delText>
            </w:r>
          </w:del>
        </w:p>
        <w:p w14:paraId="4B831D9D" w14:textId="4715F5EB" w:rsidR="006410E2" w:rsidDel="003D7F64" w:rsidRDefault="006410E2">
          <w:pPr>
            <w:pStyle w:val="TOC2"/>
            <w:tabs>
              <w:tab w:val="right" w:leader="dot" w:pos="9350"/>
            </w:tabs>
            <w:rPr>
              <w:del w:id="619" w:author="David Conklin" w:date="2021-09-09T14:58:00Z"/>
              <w:rFonts w:eastAsiaTheme="minorEastAsia"/>
              <w:noProof/>
            </w:rPr>
          </w:pPr>
          <w:del w:id="620" w:author="David Conklin" w:date="2021-09-09T14:58:00Z">
            <w:r w:rsidRPr="002C5A5B" w:rsidDel="003D7F64">
              <w:rPr>
                <w:noProof/>
                <w:rPrChange w:id="621" w:author="David Conklin" w:date="2021-09-18T06:54:00Z">
                  <w:rPr>
                    <w:rStyle w:val="Hyperlink"/>
                    <w:noProof/>
                  </w:rPr>
                </w:rPrChange>
              </w:rPr>
              <w:delText>High Cascades Springs</w:delText>
            </w:r>
            <w:r w:rsidDel="003D7F64">
              <w:rPr>
                <w:noProof/>
                <w:webHidden/>
              </w:rPr>
              <w:tab/>
              <w:delText>70</w:delText>
            </w:r>
          </w:del>
        </w:p>
        <w:p w14:paraId="0013F844" w14:textId="30881908" w:rsidR="006410E2" w:rsidDel="003D7F64" w:rsidRDefault="006410E2">
          <w:pPr>
            <w:pStyle w:val="TOC2"/>
            <w:tabs>
              <w:tab w:val="right" w:leader="dot" w:pos="9350"/>
            </w:tabs>
            <w:rPr>
              <w:del w:id="622" w:author="David Conklin" w:date="2021-09-09T14:58:00Z"/>
              <w:rFonts w:eastAsiaTheme="minorEastAsia"/>
              <w:noProof/>
            </w:rPr>
          </w:pPr>
          <w:del w:id="623" w:author="David Conklin" w:date="2021-09-09T14:58:00Z">
            <w:r w:rsidRPr="002C5A5B" w:rsidDel="003D7F64">
              <w:rPr>
                <w:noProof/>
                <w:rPrChange w:id="624" w:author="David Conklin" w:date="2021-09-18T06:54:00Z">
                  <w:rPr>
                    <w:rStyle w:val="Hyperlink"/>
                    <w:noProof/>
                  </w:rPr>
                </w:rPrChange>
              </w:rPr>
              <w:delText>Calibration and simulation skill</w:delText>
            </w:r>
            <w:r w:rsidDel="003D7F64">
              <w:rPr>
                <w:noProof/>
                <w:webHidden/>
              </w:rPr>
              <w:tab/>
              <w:delText>72</w:delText>
            </w:r>
          </w:del>
        </w:p>
        <w:p w14:paraId="1927EF38" w14:textId="3D6E5B53" w:rsidR="006410E2" w:rsidDel="003D7F64" w:rsidRDefault="006410E2">
          <w:pPr>
            <w:pStyle w:val="TOC2"/>
            <w:tabs>
              <w:tab w:val="right" w:leader="dot" w:pos="9350"/>
            </w:tabs>
            <w:rPr>
              <w:del w:id="625" w:author="David Conklin" w:date="2021-09-09T14:58:00Z"/>
              <w:rFonts w:eastAsiaTheme="minorEastAsia"/>
              <w:noProof/>
            </w:rPr>
          </w:pPr>
          <w:del w:id="626" w:author="David Conklin" w:date="2021-09-09T14:58:00Z">
            <w:r w:rsidRPr="002C5A5B" w:rsidDel="003D7F64">
              <w:rPr>
                <w:noProof/>
                <w:rPrChange w:id="627" w:author="David Conklin" w:date="2021-09-18T06:54:00Z">
                  <w:rPr>
                    <w:rStyle w:val="Hyperlink"/>
                    <w:noProof/>
                  </w:rPr>
                </w:rPrChange>
              </w:rPr>
              <w:delText>Analysis of locations where the model has low skill</w:delText>
            </w:r>
            <w:r w:rsidDel="003D7F64">
              <w:rPr>
                <w:noProof/>
                <w:webHidden/>
              </w:rPr>
              <w:tab/>
              <w:delText>75</w:delText>
            </w:r>
          </w:del>
        </w:p>
        <w:p w14:paraId="2C10F8C2" w14:textId="4DB2491B" w:rsidR="006410E2" w:rsidDel="003D7F64" w:rsidRDefault="006410E2">
          <w:pPr>
            <w:pStyle w:val="TOC2"/>
            <w:tabs>
              <w:tab w:val="right" w:leader="dot" w:pos="9350"/>
            </w:tabs>
            <w:rPr>
              <w:del w:id="628" w:author="David Conklin" w:date="2021-09-09T14:58:00Z"/>
              <w:rFonts w:eastAsiaTheme="minorEastAsia"/>
              <w:noProof/>
            </w:rPr>
          </w:pPr>
          <w:del w:id="629" w:author="David Conklin" w:date="2021-09-09T14:58:00Z">
            <w:r w:rsidRPr="002C5A5B" w:rsidDel="003D7F64">
              <w:rPr>
                <w:noProof/>
                <w:rPrChange w:id="630" w:author="David Conklin" w:date="2021-09-18T06:54:00Z">
                  <w:rPr>
                    <w:rStyle w:val="Hyperlink"/>
                    <w:noProof/>
                  </w:rPr>
                </w:rPrChange>
              </w:rPr>
              <w:delText>Simulated McKenzie basin water budget and thermal energy budget</w:delText>
            </w:r>
            <w:r w:rsidDel="003D7F64">
              <w:rPr>
                <w:noProof/>
                <w:webHidden/>
              </w:rPr>
              <w:tab/>
              <w:delText>77</w:delText>
            </w:r>
          </w:del>
        </w:p>
        <w:p w14:paraId="22240190" w14:textId="4BAB755D" w:rsidR="006410E2" w:rsidDel="003D7F64" w:rsidRDefault="006410E2">
          <w:pPr>
            <w:pStyle w:val="TOC2"/>
            <w:tabs>
              <w:tab w:val="right" w:leader="dot" w:pos="9350"/>
            </w:tabs>
            <w:rPr>
              <w:del w:id="631" w:author="David Conklin" w:date="2021-09-09T14:58:00Z"/>
              <w:rFonts w:eastAsiaTheme="minorEastAsia"/>
              <w:noProof/>
            </w:rPr>
          </w:pPr>
          <w:del w:id="632" w:author="David Conklin" w:date="2021-09-09T14:58:00Z">
            <w:r w:rsidRPr="002C5A5B" w:rsidDel="003D7F64">
              <w:rPr>
                <w:noProof/>
                <w:rPrChange w:id="633" w:author="David Conklin" w:date="2021-09-18T06:54:00Z">
                  <w:rPr>
                    <w:rStyle w:val="Hyperlink"/>
                    <w:noProof/>
                  </w:rPr>
                </w:rPrChange>
              </w:rPr>
              <w:delText>CW3M v. Shade-a-lator</w:delText>
            </w:r>
            <w:r w:rsidDel="003D7F64">
              <w:rPr>
                <w:noProof/>
                <w:webHidden/>
              </w:rPr>
              <w:tab/>
              <w:delText>78</w:delText>
            </w:r>
          </w:del>
        </w:p>
        <w:p w14:paraId="5A5CC5D5" w14:textId="0BC2417D" w:rsidR="006410E2" w:rsidDel="003D7F64" w:rsidRDefault="006410E2">
          <w:pPr>
            <w:pStyle w:val="TOC2"/>
            <w:tabs>
              <w:tab w:val="right" w:leader="dot" w:pos="9350"/>
            </w:tabs>
            <w:rPr>
              <w:del w:id="634" w:author="David Conklin" w:date="2021-09-09T14:58:00Z"/>
              <w:rFonts w:eastAsiaTheme="minorEastAsia"/>
              <w:noProof/>
            </w:rPr>
          </w:pPr>
          <w:del w:id="635" w:author="David Conklin" w:date="2021-09-09T14:58:00Z">
            <w:r w:rsidRPr="002C5A5B" w:rsidDel="003D7F64">
              <w:rPr>
                <w:noProof/>
                <w:rPrChange w:id="636" w:author="David Conklin" w:date="2021-09-18T06:54:00Z">
                  <w:rPr>
                    <w:rStyle w:val="Hyperlink"/>
                    <w:noProof/>
                  </w:rPr>
                </w:rPrChange>
              </w:rPr>
              <w:delText>Comparison of CW3M results to Shade-a-lator results</w:delText>
            </w:r>
            <w:r w:rsidDel="003D7F64">
              <w:rPr>
                <w:noProof/>
                <w:webHidden/>
              </w:rPr>
              <w:tab/>
              <w:delText>80</w:delText>
            </w:r>
          </w:del>
        </w:p>
        <w:p w14:paraId="341E5206" w14:textId="3656FD93" w:rsidR="006410E2" w:rsidDel="003D7F64" w:rsidRDefault="006410E2">
          <w:pPr>
            <w:pStyle w:val="TOC1"/>
            <w:tabs>
              <w:tab w:val="right" w:leader="dot" w:pos="9350"/>
            </w:tabs>
            <w:rPr>
              <w:del w:id="637" w:author="David Conklin" w:date="2021-09-09T14:58:00Z"/>
              <w:rFonts w:eastAsiaTheme="minorEastAsia"/>
              <w:noProof/>
            </w:rPr>
          </w:pPr>
          <w:del w:id="638" w:author="David Conklin" w:date="2021-09-09T14:58:00Z">
            <w:r w:rsidRPr="002C5A5B" w:rsidDel="003D7F64">
              <w:rPr>
                <w:noProof/>
                <w:rPrChange w:id="639" w:author="David Conklin" w:date="2021-09-18T06:54:00Z">
                  <w:rPr>
                    <w:rStyle w:val="Hyperlink"/>
                    <w:noProof/>
                  </w:rPr>
                </w:rPrChange>
              </w:rPr>
              <w:delText>The Clackamas Basin</w:delText>
            </w:r>
            <w:r w:rsidDel="003D7F64">
              <w:rPr>
                <w:noProof/>
                <w:webHidden/>
              </w:rPr>
              <w:tab/>
              <w:delText>83</w:delText>
            </w:r>
          </w:del>
        </w:p>
        <w:p w14:paraId="0A3D7B43" w14:textId="424ACDD7" w:rsidR="006410E2" w:rsidDel="003D7F64" w:rsidRDefault="006410E2">
          <w:pPr>
            <w:pStyle w:val="TOC1"/>
            <w:tabs>
              <w:tab w:val="right" w:leader="dot" w:pos="9350"/>
            </w:tabs>
            <w:rPr>
              <w:del w:id="640" w:author="David Conklin" w:date="2021-09-09T14:58:00Z"/>
              <w:rFonts w:eastAsiaTheme="minorEastAsia"/>
              <w:noProof/>
            </w:rPr>
          </w:pPr>
          <w:del w:id="641" w:author="David Conklin" w:date="2021-09-09T14:58:00Z">
            <w:r w:rsidRPr="002C5A5B" w:rsidDel="003D7F64">
              <w:rPr>
                <w:noProof/>
                <w:rPrChange w:id="642" w:author="David Conklin" w:date="2021-09-18T06:54:00Z">
                  <w:rPr>
                    <w:rStyle w:val="Hyperlink"/>
                    <w:noProof/>
                  </w:rPr>
                </w:rPrChange>
              </w:rPr>
              <w:delText>Directory structure and file names</w:delText>
            </w:r>
            <w:r w:rsidDel="003D7F64">
              <w:rPr>
                <w:noProof/>
                <w:webHidden/>
              </w:rPr>
              <w:tab/>
              <w:delText>84</w:delText>
            </w:r>
          </w:del>
        </w:p>
        <w:p w14:paraId="73AE6CF6" w14:textId="6152F84E" w:rsidR="006410E2" w:rsidDel="003D7F64" w:rsidRDefault="006410E2">
          <w:pPr>
            <w:pStyle w:val="TOC1"/>
            <w:tabs>
              <w:tab w:val="right" w:leader="dot" w:pos="9350"/>
            </w:tabs>
            <w:rPr>
              <w:del w:id="643" w:author="David Conklin" w:date="2021-09-09T14:58:00Z"/>
              <w:rFonts w:eastAsiaTheme="minorEastAsia"/>
              <w:noProof/>
            </w:rPr>
          </w:pPr>
          <w:del w:id="644" w:author="David Conklin" w:date="2021-09-09T14:58:00Z">
            <w:r w:rsidRPr="002C5A5B" w:rsidDel="003D7F64">
              <w:rPr>
                <w:noProof/>
                <w:rPrChange w:id="645" w:author="David Conklin" w:date="2021-09-18T06:54:00Z">
                  <w:rPr>
                    <w:rStyle w:val="Hyperlink"/>
                    <w:noProof/>
                  </w:rPr>
                </w:rPrChange>
              </w:rPr>
              <w:delText>Release Log</w:delText>
            </w:r>
            <w:r w:rsidDel="003D7F64">
              <w:rPr>
                <w:noProof/>
                <w:webHidden/>
              </w:rPr>
              <w:tab/>
              <w:delText>85</w:delText>
            </w:r>
          </w:del>
        </w:p>
        <w:p w14:paraId="05971F58" w14:textId="470CA88B" w:rsidR="006410E2" w:rsidDel="003D7F64" w:rsidRDefault="006410E2">
          <w:pPr>
            <w:pStyle w:val="TOC1"/>
            <w:tabs>
              <w:tab w:val="right" w:leader="dot" w:pos="9350"/>
            </w:tabs>
            <w:rPr>
              <w:del w:id="646" w:author="David Conklin" w:date="2021-09-09T14:58:00Z"/>
              <w:rFonts w:eastAsiaTheme="minorEastAsia"/>
              <w:noProof/>
            </w:rPr>
          </w:pPr>
          <w:del w:id="647" w:author="David Conklin" w:date="2021-09-09T14:58:00Z">
            <w:r w:rsidRPr="002C5A5B" w:rsidDel="003D7F64">
              <w:rPr>
                <w:noProof/>
                <w:rPrChange w:id="648" w:author="David Conklin" w:date="2021-09-18T06:54:00Z">
                  <w:rPr>
                    <w:rStyle w:val="Hyperlink"/>
                    <w:noProof/>
                  </w:rPr>
                </w:rPrChange>
              </w:rPr>
              <w:delText>References</w:delText>
            </w:r>
            <w:r w:rsidDel="003D7F64">
              <w:rPr>
                <w:noProof/>
                <w:webHidden/>
              </w:rPr>
              <w:tab/>
              <w:delText>88</w:delText>
            </w:r>
          </w:del>
        </w:p>
        <w:p w14:paraId="119A1DC2" w14:textId="4BAABF07" w:rsidR="006410E2" w:rsidDel="003D7F64" w:rsidRDefault="006410E2">
          <w:pPr>
            <w:pStyle w:val="TOC1"/>
            <w:tabs>
              <w:tab w:val="right" w:leader="dot" w:pos="9350"/>
            </w:tabs>
            <w:rPr>
              <w:del w:id="649" w:author="David Conklin" w:date="2021-09-09T14:58:00Z"/>
              <w:rFonts w:eastAsiaTheme="minorEastAsia"/>
              <w:noProof/>
            </w:rPr>
          </w:pPr>
          <w:del w:id="650" w:author="David Conklin" w:date="2021-09-09T14:58:00Z">
            <w:r w:rsidRPr="002C5A5B" w:rsidDel="003D7F64">
              <w:rPr>
                <w:noProof/>
                <w:rPrChange w:id="651" w:author="David Conklin" w:date="2021-09-18T06:54:00Z">
                  <w:rPr>
                    <w:rStyle w:val="Hyperlink"/>
                    <w:noProof/>
                  </w:rPr>
                </w:rPrChange>
              </w:rPr>
              <w:delText>Acronyms and Abbreviations</w:delText>
            </w:r>
            <w:r w:rsidDel="003D7F64">
              <w:rPr>
                <w:noProof/>
                <w:webHidden/>
              </w:rPr>
              <w:tab/>
              <w:delText>90</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8C322C">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8C322C">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8C322C">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8C322C">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8C322C">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8C322C">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8C322C">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8C322C">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52" w:name="_Toc83542712"/>
      <w:r>
        <w:t>What is a digital handbook?</w:t>
      </w:r>
      <w:bookmarkEnd w:id="65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53" w:name="_Toc83542713"/>
      <w:r>
        <w:t>CW3M c</w:t>
      </w:r>
      <w:r w:rsidR="00C70B81">
        <w:t>oncept</w:t>
      </w:r>
      <w:bookmarkEnd w:id="653"/>
      <w:r>
        <w:t xml:space="preserve"> </w:t>
      </w:r>
    </w:p>
    <w:p w14:paraId="7E41CEB8" w14:textId="77777777" w:rsidR="000D6396" w:rsidRDefault="000D6396" w:rsidP="00A43D30"/>
    <w:p w14:paraId="3DA45CFC" w14:textId="77777777" w:rsidR="000D6396" w:rsidRDefault="00C46F0A" w:rsidP="00C46F0A">
      <w:pPr>
        <w:pStyle w:val="Heading2"/>
      </w:pPr>
      <w:bookmarkStart w:id="654" w:name="_Toc83542714"/>
      <w:r>
        <w:t>A different kind of community model</w:t>
      </w:r>
      <w:bookmarkEnd w:id="654"/>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55" w:name="_Toc83542715"/>
      <w:r>
        <w:t>What CW3M is for</w:t>
      </w:r>
      <w:bookmarkEnd w:id="65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56" w:name="_Toc83542716"/>
      <w:r>
        <w:t>Management and maintenance</w:t>
      </w:r>
      <w:bookmarkEnd w:id="65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57" w:name="_Toc83542717"/>
      <w:r>
        <w:t xml:space="preserve">CW3M – A </w:t>
      </w:r>
      <w:r w:rsidR="007E0920">
        <w:t>“</w:t>
      </w:r>
      <w:r>
        <w:t>first principles</w:t>
      </w:r>
      <w:r w:rsidR="007E0920">
        <w:t>”</w:t>
      </w:r>
      <w:r>
        <w:t xml:space="preserve"> model with tuning knobs</w:t>
      </w:r>
      <w:bookmarkEnd w:id="657"/>
    </w:p>
    <w:p w14:paraId="011E03FF" w14:textId="778BF8DE" w:rsidR="004405E7" w:rsidRDefault="004405E7" w:rsidP="004405E7"/>
    <w:p w14:paraId="4FD7556F" w14:textId="2C0B8D69" w:rsidR="004405E7" w:rsidRDefault="004405E7" w:rsidP="004405E7">
      <w:r>
        <w:lastRenderedPageBreak/>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58" w:name="_Toc83542718"/>
      <w:r>
        <w:t>The tuning knobs</w:t>
      </w:r>
      <w:bookmarkEnd w:id="658"/>
    </w:p>
    <w:p w14:paraId="357A9712" w14:textId="3B026DD3" w:rsidR="00CF4F65" w:rsidRDefault="00CF4F65" w:rsidP="00CF4F65"/>
    <w:p w14:paraId="386F14D4" w14:textId="7E6DF33D" w:rsidR="00227342" w:rsidRDefault="00CF4F65" w:rsidP="00872B5B">
      <w:pPr>
        <w:pStyle w:val="Heading2"/>
      </w:pPr>
      <w:bookmarkStart w:id="659" w:name="_Toc83542719"/>
      <w:r>
        <w:t xml:space="preserve">ET_MULT </w:t>
      </w:r>
      <w:r w:rsidR="00227342">
        <w:t>– forest evapotranspiration</w:t>
      </w:r>
      <w:bookmarkEnd w:id="65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60" w:name="_Toc83542720"/>
      <w:r>
        <w:t>SOLAR_RADIATION_MULTIPLIER – reservoir insolation</w:t>
      </w:r>
      <w:bookmarkEnd w:id="660"/>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w:t>
      </w:r>
      <w:r>
        <w:lastRenderedPageBreak/>
        <w:t>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61" w:name="_Toc83542721"/>
      <w:r>
        <w:t>FLOW_CMS – Discharge from High Cascade springs</w:t>
      </w:r>
      <w:bookmarkEnd w:id="66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62" w:name="_Toc83542722"/>
      <w:r>
        <w:t>The Envision framework and the GIS Layers</w:t>
      </w:r>
      <w:bookmarkEnd w:id="66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63" w:name="_Toc83542723"/>
      <w:r>
        <w:t>The Reach Layer</w:t>
      </w:r>
      <w:bookmarkEnd w:id="66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64" w:name="_Toc83542724"/>
      <w:r>
        <w:t>Time steps, autonomous processes, and global methods</w:t>
      </w:r>
      <w:bookmarkEnd w:id="66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665" w:author="David Conklin" w:date="2021-09-09T10:40:00Z">
        <w:r w:rsidR="005F728C">
          <w:t xml:space="preserve">release 1.0.0 </w:t>
        </w:r>
      </w:ins>
      <w:del w:id="666" w:author="David Conklin" w:date="2021-09-09T10:41:00Z">
        <w:r w:rsidR="00DF3307" w:rsidDel="005F728C">
          <w:delText xml:space="preserve">version </w:delText>
        </w:r>
      </w:del>
      <w:del w:id="667" w:author="David Conklin" w:date="2021-09-09T10:39:00Z">
        <w:r w:rsidR="00DF3307" w:rsidDel="005F728C">
          <w:delText>333</w:delText>
        </w:r>
      </w:del>
      <w:r w:rsidR="00DF3307">
        <w:t xml:space="preserve"> </w:t>
      </w:r>
      <w:ins w:id="668" w:author="David Conklin" w:date="2021-09-09T10:40:00Z">
        <w:r w:rsidR="005F728C">
          <w:t>9/9/21</w:t>
        </w:r>
      </w:ins>
      <w:del w:id="669" w:author="David Conklin" w:date="2021-09-09T10:40:00Z">
        <w:r w:rsidR="00DF3307" w:rsidDel="005F728C">
          <w:delText>(Ap</w:delText>
        </w:r>
      </w:del>
      <w:del w:id="670" w:author="David Conklin" w:date="2021-09-09T10:39:00Z">
        <w:r w:rsidR="00DF3307" w:rsidDel="005F728C">
          <w:delText>ril</w:delText>
        </w:r>
      </w:del>
      <w:del w:id="671"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672" w:author="David Conklin" w:date="2021-09-09T10:41:00Z">
        <w:r w:rsidR="005F728C">
          <w:rPr>
            <w:u w:val="single"/>
          </w:rPr>
          <w:t>(release 1.0.0)</w:t>
        </w:r>
      </w:ins>
      <w:del w:id="673" w:author="David Conklin" w:date="2021-09-09T10:41:00Z">
        <w:r w:rsidRPr="006231D1" w:rsidDel="005F728C">
          <w:rPr>
            <w:u w:val="single"/>
          </w:rPr>
          <w:delText xml:space="preserve">ver. </w:delText>
        </w:r>
      </w:del>
      <w:del w:id="674"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675" w:author="David Conklin" w:date="2021-09-09T10:44:00Z">
        <w:r w:rsidDel="005F728C">
          <w:delText>engine</w:delText>
        </w:r>
      </w:del>
      <w:ins w:id="676"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677" w:author="David Conklin" w:date="2021-09-09T10:46:00Z">
        <w:r w:rsidRPr="006231D1" w:rsidDel="005F728C">
          <w:rPr>
            <w:u w:val="single"/>
          </w:rPr>
          <w:delText>McKenzie/</w:delText>
        </w:r>
      </w:del>
      <w:r w:rsidRPr="006231D1">
        <w:rPr>
          <w:u w:val="single"/>
        </w:rPr>
        <w:t xml:space="preserve">Flow.xml </w:t>
      </w:r>
      <w:ins w:id="678" w:author="David Conklin" w:date="2021-09-09T10:46:00Z">
        <w:r w:rsidR="005F728C">
          <w:rPr>
            <w:u w:val="single"/>
          </w:rPr>
          <w:t>(release 1.0.0)</w:t>
        </w:r>
      </w:ins>
      <w:del w:id="679"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680" w:author="David Conklin" w:date="2021-09-09T10:48:00Z">
        <w:r w:rsidR="005F728C">
          <w:t xml:space="preserve"> (WaterRights)</w:t>
        </w:r>
      </w:ins>
      <w:r w:rsidR="006B1B03">
        <w:t>, Spring (</w:t>
      </w:r>
      <w:ins w:id="681" w:author="David Conklin" w:date="2021-09-09T10:49:00Z">
        <w:r w:rsidR="005F728C">
          <w:t>1</w:t>
        </w:r>
      </w:ins>
      <w:r w:rsidR="006B1B03">
        <w:t>8 springs)</w:t>
      </w:r>
    </w:p>
    <w:p w14:paraId="043D8B71" w14:textId="1E7F4A47" w:rsidR="006510D4" w:rsidRDefault="006510D4" w:rsidP="002A728C">
      <w:pPr>
        <w:ind w:left="288" w:hanging="288"/>
      </w:pPr>
      <w:r>
        <w:t>HBV.dll – HBV</w:t>
      </w:r>
      <w:ins w:id="682" w:author="David Conklin" w:date="2021-09-09T10:50:00Z">
        <w:r w:rsidR="007B125D">
          <w:t>dailyProcess</w:t>
        </w:r>
      </w:ins>
      <w:del w:id="683"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84" w:name="_Toc83542725"/>
      <w:r w:rsidR="00702439">
        <w:t>Some g</w:t>
      </w:r>
      <w:r w:rsidR="00706EE7">
        <w:t>lobal method details</w:t>
      </w:r>
      <w:bookmarkEnd w:id="684"/>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85" w:name="_Toc83542726"/>
      <w:r>
        <w:t>Study areas</w:t>
      </w:r>
      <w:bookmarkEnd w:id="68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6" w:name="_Toc83542727"/>
      <w:r>
        <w:t>Data</w:t>
      </w:r>
      <w:r w:rsidR="00A92F06">
        <w:t>CW3M</w:t>
      </w:r>
      <w:r>
        <w:t xml:space="preserve"> directory structure</w:t>
      </w:r>
      <w:bookmarkEnd w:id="68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7" w:name="_Toc83542728"/>
      <w:r>
        <w:t>DataCW3M\ScenarioData directory structure</w:t>
      </w:r>
      <w:bookmarkEnd w:id="68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8" w:name="_Toc83542729"/>
      <w:r>
        <w:t>DataCW3M\ScenarioData\&lt;scenario&gt; folder contents</w:t>
      </w:r>
      <w:bookmarkEnd w:id="68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89" w:name="_Toc83542730"/>
      <w:r>
        <w:t>DataCW3M\&lt;study area&gt; folder contents</w:t>
      </w:r>
      <w:bookmarkEnd w:id="68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690" w:name="_Ref529607484"/>
      <w:bookmarkStart w:id="69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690"/>
      <w:r>
        <w:t xml:space="preserve">. Willamette River basin study area; embedded study areas are </w:t>
      </w:r>
      <w:r w:rsidR="0005603B">
        <w:t>colored</w:t>
      </w:r>
      <w:r w:rsidR="0097392C">
        <w:t xml:space="preserve"> other than gray.  The 2 lighter blues together make up the upper Willamette basin study area.</w:t>
      </w:r>
      <w:bookmarkEnd w:id="69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692" w:name="_Ref529607514"/>
      <w:bookmarkStart w:id="69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692"/>
      <w:r>
        <w:t>. Tualatin basin study area; Chicken Creek watershed is highlighted.</w:t>
      </w:r>
      <w:bookmarkEnd w:id="69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694" w:name="_Ref529607587"/>
      <w:bookmarkStart w:id="69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694"/>
      <w:r>
        <w:t>. North Santiam watershed study area.</w:t>
      </w:r>
      <w:bookmarkEnd w:id="69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696" w:name="_Ref529607628"/>
      <w:bookmarkStart w:id="69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696"/>
      <w:r>
        <w:t>. Upper Willamette study area.</w:t>
      </w:r>
      <w:bookmarkEnd w:id="69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698" w:name="_Ref529611388"/>
      <w:bookmarkStart w:id="69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698"/>
      <w:r>
        <w:t>. Chicken Creek watershed study area.</w:t>
      </w:r>
      <w:bookmarkEnd w:id="69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00" w:name="_Toc83542731"/>
      <w:r>
        <w:t>Calendar conventions</w:t>
      </w:r>
      <w:bookmarkEnd w:id="70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01" w:name="_Toc83542732"/>
      <w:r>
        <w:t>Water years</w:t>
      </w:r>
      <w:bookmarkEnd w:id="70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02" w:name="_Toc83542733"/>
      <w:r>
        <w:t>Climate data</w:t>
      </w:r>
      <w:bookmarkEnd w:id="702"/>
    </w:p>
    <w:p w14:paraId="4E201698" w14:textId="77777777" w:rsidR="00CB152A" w:rsidRPr="00A06758" w:rsidRDefault="00CB152A" w:rsidP="00A06758"/>
    <w:p w14:paraId="400F9551" w14:textId="77777777" w:rsidR="00CB152A" w:rsidRDefault="00CB152A" w:rsidP="00CB152A">
      <w:pPr>
        <w:pStyle w:val="Heading2"/>
      </w:pPr>
      <w:bookmarkStart w:id="703" w:name="_Toc2858729"/>
      <w:bookmarkStart w:id="704" w:name="_Toc83542734"/>
      <w:r>
        <w:t>Numbered climate scenarios in the model</w:t>
      </w:r>
      <w:bookmarkEnd w:id="703"/>
      <w:bookmarkEnd w:id="704"/>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05" w:name="_Ref6032062"/>
      <w:bookmarkStart w:id="706" w:name="_Ref6033311"/>
      <w:bookmarkStart w:id="707" w:name="_Toc6121576"/>
      <w:r>
        <w:t xml:space="preserve">Table </w:t>
      </w:r>
      <w:bookmarkEnd w:id="705"/>
      <w:r>
        <w:t>1. Numbered climate scenarios</w:t>
      </w:r>
      <w:bookmarkEnd w:id="706"/>
      <w:bookmarkEnd w:id="70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8" w:name="_Toc7759621"/>
      <w:bookmarkStart w:id="709" w:name="_Toc83542735"/>
      <w:r>
        <w:t>Monthly and seasonal weather data</w:t>
      </w:r>
      <w:bookmarkEnd w:id="708"/>
      <w:bookmarkEnd w:id="70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10" w:name="_Toc83542736"/>
      <w:r>
        <w:t>Climate data grid</w:t>
      </w:r>
      <w:r w:rsidR="009F132A">
        <w:t>s</w:t>
      </w:r>
      <w:bookmarkEnd w:id="71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11" w:name="_Toc83542737"/>
      <w:r>
        <w:t>The WW2100 climate grid</w:t>
      </w:r>
      <w:bookmarkEnd w:id="71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12" w:name="_Toc83542738"/>
      <w:r>
        <w:t>The v2 climate grid</w:t>
      </w:r>
      <w:bookmarkEnd w:id="71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13" w:name="_Toc83542739"/>
      <w:r>
        <w:t>How climate data is looked up</w:t>
      </w:r>
      <w:bookmarkEnd w:id="71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4" w:name="_Toc83542740"/>
      <w:r>
        <w:t>What is in a climate dataset</w:t>
      </w:r>
      <w:bookmarkEnd w:id="71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15" w:name="_Toc71709880"/>
      <w:bookmarkStart w:id="716" w:name="_Toc83542741"/>
      <w:r>
        <w:lastRenderedPageBreak/>
        <w:t>Water rights</w:t>
      </w:r>
      <w:bookmarkEnd w:id="715"/>
      <w:bookmarkEnd w:id="716"/>
    </w:p>
    <w:p w14:paraId="0ADF041E" w14:textId="77777777" w:rsidR="00B45A02" w:rsidRDefault="00B45A02" w:rsidP="00B45A02">
      <w:pPr>
        <w:pStyle w:val="Heading2"/>
      </w:pPr>
      <w:bookmarkStart w:id="717" w:name="_Toc71709881"/>
      <w:bookmarkStart w:id="718" w:name="_Toc83542742"/>
      <w:r>
        <w:t>Water rights data</w:t>
      </w:r>
      <w:bookmarkEnd w:id="717"/>
      <w:bookmarkEnd w:id="718"/>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19" w:name="_Hlk75771270"/>
      <w:r w:rsidR="000E625E">
        <w:t>(e.g. when PODRATE is zero)</w:t>
      </w:r>
      <w:r>
        <w:t>,</w:t>
      </w:r>
      <w:bookmarkEnd w:id="719"/>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20" w:name="_Toc71709882"/>
      <w:bookmarkStart w:id="721" w:name="_Toc83542743"/>
      <w:r>
        <w:t>The wr_pods.csv file</w:t>
      </w:r>
      <w:bookmarkEnd w:id="720"/>
      <w:bookmarkEnd w:id="721"/>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22" w:name="_Toc71709883"/>
      <w:bookmarkStart w:id="723" w:name="_Toc83542744"/>
      <w:r>
        <w:t>The wr_pous.csv file</w:t>
      </w:r>
      <w:bookmarkEnd w:id="722"/>
      <w:bookmarkEnd w:id="723"/>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24" w:name="_Toc71709884"/>
      <w:bookmarkStart w:id="725" w:name="_Toc83542745"/>
      <w:r>
        <w:t>Allocating surface water rights to irrigation</w:t>
      </w:r>
      <w:bookmarkEnd w:id="725"/>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26" w:name="_Toc83542746"/>
      <w:r>
        <w:t>Adding a water right</w:t>
      </w:r>
      <w:bookmarkEnd w:id="724"/>
      <w:bookmarkEnd w:id="726"/>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27" w:name="_Toc83542747"/>
      <w:r>
        <w:t>Initial conditions</w:t>
      </w:r>
      <w:bookmarkEnd w:id="727"/>
    </w:p>
    <w:p w14:paraId="78EB624C" w14:textId="77777777" w:rsidR="003447B8" w:rsidRPr="00801BD3" w:rsidRDefault="003447B8" w:rsidP="00801BD3"/>
    <w:p w14:paraId="29F93D2E" w14:textId="2882A4C8" w:rsidR="00801BD3" w:rsidRDefault="003447B8" w:rsidP="006231D1">
      <w:pPr>
        <w:pStyle w:val="Heading2"/>
      </w:pPr>
      <w:bookmarkStart w:id="728" w:name="_Toc83542748"/>
      <w:r>
        <w:t>State variables</w:t>
      </w:r>
      <w:bookmarkEnd w:id="728"/>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29" w:name="_Toc83542749"/>
      <w:r>
        <w:t>Reproducibility and the use of random number generators</w:t>
      </w:r>
      <w:bookmarkEnd w:id="729"/>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30" w:name="_Toc83542750"/>
      <w:r>
        <w:t xml:space="preserve">Initializing ID </w:t>
      </w:r>
      <w:r w:rsidR="00D014FA">
        <w:t>numbers: coldstart</w:t>
      </w:r>
      <w:bookmarkEnd w:id="730"/>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31" w:name="_Toc83542751"/>
      <w:r>
        <w:t>Initializing Flow and HBV model state variables: spinup</w:t>
      </w:r>
      <w:bookmarkEnd w:id="731"/>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32" w:name="_Toc83542752"/>
      <w:r>
        <w:t>Initializing</w:t>
      </w:r>
      <w:r w:rsidR="00F731A1">
        <w:t xml:space="preserve"> HBVCALIB attributes</w:t>
      </w:r>
      <w:r w:rsidR="00AB7E22">
        <w:t>: spinup</w:t>
      </w:r>
      <w:bookmarkEnd w:id="732"/>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33" w:name="_Toc83542753"/>
      <w:r>
        <w:t>Initial conditions for Flow: the IC file</w:t>
      </w:r>
      <w:r w:rsidR="0066329B">
        <w:t xml:space="preserve"> and the IDU, HRU, and Reach shapefiles</w:t>
      </w:r>
      <w:bookmarkEnd w:id="733"/>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34" w:name="_Toc83542754"/>
      <w:r>
        <w:t>What is in the IC file</w:t>
      </w:r>
      <w:bookmarkEnd w:id="73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35" w:name="_Toc83542755"/>
      <w:r>
        <w:t>State variables in the IDU shapefile</w:t>
      </w:r>
      <w:bookmarkEnd w:id="735"/>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36" w:name="_Toc83542756"/>
      <w:r>
        <w:lastRenderedPageBreak/>
        <w:t>Initial conditions for HBV</w:t>
      </w:r>
      <w:r w:rsidR="00FF29F2">
        <w:t>: the IC file and the IDU shapefile</w:t>
      </w:r>
      <w:bookmarkEnd w:id="736"/>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37" w:name="_Toc83542757"/>
      <w:r>
        <w:t>Default values used when the data is incomplete</w:t>
      </w:r>
      <w:bookmarkEnd w:id="737"/>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38" w:name="_Toc83542758"/>
      <w:r>
        <w:t>Stream flow and stream temperature</w:t>
      </w:r>
      <w:bookmarkEnd w:id="738"/>
    </w:p>
    <w:p w14:paraId="224B0981" w14:textId="77777777" w:rsidR="008C7362" w:rsidRDefault="008C7362" w:rsidP="008C7362">
      <w:pPr>
        <w:pStyle w:val="Heading2"/>
      </w:pPr>
      <w:bookmarkStart w:id="739" w:name="_Toc50800503"/>
      <w:bookmarkStart w:id="740" w:name="_Toc54090937"/>
      <w:bookmarkStart w:id="741" w:name="_Toc83542759"/>
      <w:r>
        <w:t>Water parcels</w:t>
      </w:r>
      <w:bookmarkEnd w:id="739"/>
      <w:bookmarkEnd w:id="740"/>
      <w:bookmarkEnd w:id="74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42" w:name="_Toc83542760"/>
      <w:r>
        <w:t>Daily water mass and energy balance</w:t>
      </w:r>
      <w:bookmarkEnd w:id="74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43" w:name="_Toc83542761"/>
      <w:r>
        <w:t>Estimating the rate of flow</w:t>
      </w:r>
      <w:r w:rsidR="006A13B7">
        <w:t xml:space="preserve"> </w:t>
      </w:r>
      <w:r>
        <w:t>in a stream reach</w:t>
      </w:r>
      <w:bookmarkEnd w:id="74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44" w:name="_Toc83542762"/>
      <w:r>
        <w:t>Estimating the surface area of the water in a subreach</w:t>
      </w:r>
      <w:bookmarkEnd w:id="744"/>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45" w:name="_Toc83542763"/>
      <w:r>
        <w:t>Water temperature from thermal energy</w:t>
      </w:r>
      <w:bookmarkEnd w:id="74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46" w:name="_Toc83542764"/>
      <w:r>
        <w:t>Boundary conditions for stream water temperature</w:t>
      </w:r>
      <w:bookmarkEnd w:id="74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47" w:name="_Toc83542765"/>
      <w:r>
        <w:t>Thermal stratification in reservoirs</w:t>
      </w:r>
      <w:bookmarkEnd w:id="74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48" w:name="_Toc83542766"/>
      <w:r>
        <w:t>Thermal loading</w:t>
      </w:r>
      <w:bookmarkEnd w:id="74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49" w:name="_Toc83542767"/>
      <w:r>
        <w:t>Reservoirs</w:t>
      </w:r>
      <w:bookmarkEnd w:id="74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0" w:name="_Toc83542768"/>
      <w:r>
        <w:t>Reservoir data</w:t>
      </w:r>
      <w:bookmarkEnd w:id="75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51" w:name="_Toc83542769"/>
      <w:r>
        <w:t>Reservoir data sources</w:t>
      </w:r>
      <w:bookmarkEnd w:id="75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52" w:name="_Toc83542770"/>
      <w:r>
        <w:t>Creating a new study area</w:t>
      </w:r>
      <w:r w:rsidR="00A55502">
        <w:t xml:space="preserve"> from a watershed within the WRB</w:t>
      </w:r>
      <w:bookmarkEnd w:id="75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53" w:name="_Toc83542771"/>
      <w:r>
        <w:t>Limitations of subbasin simulations</w:t>
      </w:r>
      <w:bookmarkEnd w:id="75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54" w:name="_Toc83542772"/>
      <w:r>
        <w:t>Calibration procedure</w:t>
      </w:r>
      <w:bookmarkEnd w:id="75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55" w:name="_Toc83542773"/>
      <w:r>
        <w:t>Using PEST to determine HBV parameter values</w:t>
      </w:r>
      <w:bookmarkEnd w:id="75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56" w:name="_Toc83542774"/>
      <w:r>
        <w:t>Calibrating streamflows using stream gage measurements</w:t>
      </w:r>
      <w:bookmarkEnd w:id="75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57" w:name="_Toc83542775"/>
      <w:r>
        <w:t>Calibrating stream temperatures</w:t>
      </w:r>
      <w:bookmarkEnd w:id="75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58" w:name="_Toc83542776"/>
      <w:r>
        <w:lastRenderedPageBreak/>
        <w:t>North Santiam study area</w:t>
      </w:r>
      <w:bookmarkEnd w:id="758"/>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59" w:name="_Toc83542777"/>
      <w:r>
        <w:rPr>
          <w:rFonts w:eastAsia="Times New Roman"/>
        </w:rPr>
        <w:t>Instream water rights</w:t>
      </w:r>
      <w:bookmarkEnd w:id="75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76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760"/>
    </w:p>
    <w:p w14:paraId="0FD5899C" w14:textId="77777777" w:rsidR="0092040E" w:rsidRDefault="0092040E" w:rsidP="0092040E"/>
    <w:p w14:paraId="0E0CDFE5" w14:textId="77777777" w:rsidR="00B91F45" w:rsidRDefault="00B47486" w:rsidP="00B91F45">
      <w:pPr>
        <w:pStyle w:val="Heading2"/>
      </w:pPr>
      <w:bookmarkStart w:id="761" w:name="_Toc83542778"/>
      <w:r>
        <w:t xml:space="preserve">Municipal </w:t>
      </w:r>
      <w:r w:rsidR="00057A5D">
        <w:t>w</w:t>
      </w:r>
      <w:r>
        <w:t xml:space="preserve">ater </w:t>
      </w:r>
      <w:r w:rsidR="00D97755">
        <w:t>r</w:t>
      </w:r>
      <w:r>
        <w:t>ights</w:t>
      </w:r>
      <w:bookmarkEnd w:id="761"/>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62" w:name="_Toc83542779"/>
      <w:r>
        <w:t>Reality check</w:t>
      </w:r>
      <w:bookmarkEnd w:id="762"/>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63" w:name="_Toc83542780"/>
      <w:r>
        <w:t>Inflows from springs</w:t>
      </w:r>
      <w:bookmarkEnd w:id="763"/>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64" w:name="_Toc83542781"/>
      <w:r>
        <w:t>Calibration and simulation skill</w:t>
      </w:r>
      <w:bookmarkEnd w:id="764"/>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65" w:name="_Toc83542782"/>
      <w:r>
        <w:t xml:space="preserve">Analysis of </w:t>
      </w:r>
      <w:r w:rsidR="00924909">
        <w:t xml:space="preserve">tuning knob values and </w:t>
      </w:r>
      <w:r>
        <w:t>locations where the model has low skill</w:t>
      </w:r>
      <w:bookmarkEnd w:id="765"/>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66" w:name="_Toc83542783"/>
      <w:r>
        <w:t xml:space="preserve">Simulated </w:t>
      </w:r>
      <w:r w:rsidR="005903C0">
        <w:t>North Santiam</w:t>
      </w:r>
      <w:r>
        <w:t xml:space="preserve"> basin water budget and thermal energy budget</w:t>
      </w:r>
      <w:bookmarkEnd w:id="766"/>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67" w:name="_Toc83542784"/>
      <w:r>
        <w:lastRenderedPageBreak/>
        <w:t>McKenzie Basin Wetlands Study</w:t>
      </w:r>
      <w:bookmarkEnd w:id="767"/>
    </w:p>
    <w:p w14:paraId="79498AD8" w14:textId="77777777" w:rsidR="00736461" w:rsidRPr="00D97CDA" w:rsidRDefault="00736461" w:rsidP="00A8214A"/>
    <w:p w14:paraId="2403DDA0" w14:textId="063D759E" w:rsidR="00275338" w:rsidRDefault="003613A1" w:rsidP="00A8214A">
      <w:pPr>
        <w:pStyle w:val="Heading2"/>
      </w:pPr>
      <w:bookmarkStart w:id="768" w:name="_Toc83542785"/>
      <w:r>
        <w:t xml:space="preserve">Project </w:t>
      </w:r>
      <w:r w:rsidR="00DC262D">
        <w:t>Overview</w:t>
      </w:r>
      <w:bookmarkEnd w:id="768"/>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769" w:name="_Ref48282850"/>
      <w:bookmarkStart w:id="770" w:name="_Toc53219839"/>
      <w:r>
        <w:t xml:space="preserve">Figure </w:t>
      </w:r>
      <w:r w:rsidR="008C322C">
        <w:fldChar w:fldCharType="begin"/>
      </w:r>
      <w:r w:rsidR="008C322C">
        <w:instrText xml:space="preserve"> SEQ Figure \* ARABIC </w:instrText>
      </w:r>
      <w:r w:rsidR="008C322C">
        <w:fldChar w:fldCharType="separate"/>
      </w:r>
      <w:r w:rsidR="00A50A5B">
        <w:rPr>
          <w:noProof/>
        </w:rPr>
        <w:t>7</w:t>
      </w:r>
      <w:r w:rsidR="008C322C">
        <w:rPr>
          <w:noProof/>
        </w:rPr>
        <w:fldChar w:fldCharType="end"/>
      </w:r>
      <w:bookmarkEnd w:id="769"/>
      <w:r>
        <w:t>. McKenzie basin in CW3M screen capture</w:t>
      </w:r>
      <w:bookmarkEnd w:id="77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771" w:name="_Ref48282776"/>
      <w:bookmarkStart w:id="772" w:name="_Ref48282732"/>
      <w:bookmarkStart w:id="773" w:name="_Toc53219840"/>
      <w:r>
        <w:t xml:space="preserve">Figure </w:t>
      </w:r>
      <w:r w:rsidR="008C322C">
        <w:fldChar w:fldCharType="begin"/>
      </w:r>
      <w:r w:rsidR="008C322C">
        <w:instrText xml:space="preserve"> SEQ Figure \* ARABIC </w:instrText>
      </w:r>
      <w:r w:rsidR="008C322C">
        <w:fldChar w:fldCharType="separate"/>
      </w:r>
      <w:r w:rsidR="00A50A5B">
        <w:rPr>
          <w:noProof/>
        </w:rPr>
        <w:t>8</w:t>
      </w:r>
      <w:r w:rsidR="008C322C">
        <w:rPr>
          <w:noProof/>
        </w:rPr>
        <w:fldChar w:fldCharType="end"/>
      </w:r>
      <w:bookmarkEnd w:id="771"/>
      <w:r>
        <w:t>. Wetlands in the lower McKenzie basin, with their WETL_ID attribute values</w:t>
      </w:r>
      <w:bookmarkEnd w:id="772"/>
      <w:bookmarkEnd w:id="773"/>
    </w:p>
    <w:p w14:paraId="364BDC9E" w14:textId="77777777" w:rsidR="004D33B7" w:rsidRDefault="004D33B7" w:rsidP="00275338"/>
    <w:p w14:paraId="6EF95807" w14:textId="5E566C26" w:rsidR="003613A1" w:rsidRDefault="003613A1" w:rsidP="00A8214A">
      <w:pPr>
        <w:pStyle w:val="Heading2"/>
      </w:pPr>
      <w:bookmarkStart w:id="774" w:name="_Toc83542786"/>
      <w:r>
        <w:t>Model and Simulation Overview</w:t>
      </w:r>
      <w:bookmarkEnd w:id="77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75" w:name="_Toc83542787"/>
      <w:r>
        <w:t>McKenzie wetlands in the initial versions of the IDU, HRU, and Reach data layers</w:t>
      </w:r>
      <w:bookmarkEnd w:id="775"/>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76" w:name="_Toc49175988"/>
      <w:bookmarkStart w:id="777" w:name="_Toc83542788"/>
      <w:r>
        <w:t>Data changes for better representation of wetlands</w:t>
      </w:r>
      <w:bookmarkEnd w:id="776"/>
      <w:bookmarkEnd w:id="77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78" w:name="_Toc83542789"/>
      <w:r>
        <w:t xml:space="preserve">Projection, </w:t>
      </w:r>
      <w:r w:rsidR="006F174A">
        <w:t>Calendar</w:t>
      </w:r>
      <w:r>
        <w:t>,</w:t>
      </w:r>
      <w:r w:rsidR="006F174A">
        <w:t xml:space="preserve"> and </w:t>
      </w:r>
      <w:r w:rsidR="009D540F">
        <w:t>Units</w:t>
      </w:r>
      <w:bookmarkEnd w:id="77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79" w:name="_Toc83542790"/>
      <w:r>
        <w:t>Simulation of changes in wetlands over time</w:t>
      </w:r>
      <w:bookmarkEnd w:id="77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80" w:name="_Toc83542791"/>
      <w:r>
        <w:t xml:space="preserve">How wetlands </w:t>
      </w:r>
      <w:r w:rsidR="000806A1">
        <w:t>are</w:t>
      </w:r>
      <w:r>
        <w:t xml:space="preserve"> represented</w:t>
      </w:r>
      <w:r w:rsidR="006D6388">
        <w:t xml:space="preserve"> in the model</w:t>
      </w:r>
      <w:bookmarkEnd w:id="78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81" w:name="_Toc83542792"/>
      <w:r>
        <w:t xml:space="preserve">The Wetland class and </w:t>
      </w:r>
      <w:r w:rsidR="00875B17">
        <w:t>Wetland objects in the C++ code</w:t>
      </w:r>
      <w:bookmarkEnd w:id="781"/>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82" w:name="_Toc83542793"/>
      <w:r>
        <w:t xml:space="preserve">Topology of </w:t>
      </w:r>
      <w:r w:rsidR="008D10E3">
        <w:t>wetlands, HRUs, IDUs, and reaches</w:t>
      </w:r>
      <w:bookmarkEnd w:id="782"/>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83" w:name="_Toc83542794"/>
      <w:r>
        <w:t>Attributes of interest in the wetlands study</w:t>
      </w:r>
      <w:bookmarkEnd w:id="78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84" w:name="_Toc83542795"/>
      <w:r>
        <w:t>A WETNESS attribute</w:t>
      </w:r>
      <w:bookmarkEnd w:id="784"/>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85" w:name="_Toc83542796"/>
      <w:r>
        <w:t>Calculating the exchange of water between the wetland and the reach</w:t>
      </w:r>
      <w:bookmarkEnd w:id="78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86" w:name="_Toc83542797"/>
      <w:r>
        <w:t xml:space="preserve">Wetland </w:t>
      </w:r>
      <w:r w:rsidR="007A55EC">
        <w:t xml:space="preserve">IDU </w:t>
      </w:r>
      <w:r>
        <w:t>parameters</w:t>
      </w:r>
      <w:bookmarkEnd w:id="78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87" w:name="_Toc83542798"/>
      <w:r>
        <w:t>Reach parameters</w:t>
      </w:r>
      <w:bookmarkEnd w:id="78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788" w:name="_Toc83542799"/>
      <w:r>
        <w:t>Implementation of the exchange of water between the wetland and the reach</w:t>
      </w:r>
      <w:bookmarkEnd w:id="78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789" w:name="_Toc83542800"/>
      <w:r>
        <w:t>Standing water temperature</w:t>
      </w:r>
      <w:bookmarkEnd w:id="789"/>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790" w:name="_Toc83542801"/>
      <w:r>
        <w:t>Evapotranspiration from wetlands</w:t>
      </w:r>
      <w:bookmarkEnd w:id="790"/>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791" w:name="_Toc83542802"/>
      <w:r>
        <w:t>Loss (or gain) of wetlands</w:t>
      </w:r>
      <w:bookmarkEnd w:id="791"/>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rPr>
          <w:ins w:id="792" w:author="David Conklin" w:date="2021-09-09T12:59:00Z"/>
        </w:rPr>
      </w:pPr>
      <w:bookmarkStart w:id="793" w:name="_Toc83542803"/>
      <w:ins w:id="794" w:author="David Conklin" w:date="2021-09-09T14:12:00Z">
        <w:r>
          <w:t>W</w:t>
        </w:r>
      </w:ins>
      <w:ins w:id="795" w:author="David Conklin" w:date="2021-09-09T12:59:00Z">
        <w:r w:rsidR="00441B82">
          <w:t>etland state and transition model</w:t>
        </w:r>
        <w:bookmarkEnd w:id="793"/>
      </w:ins>
    </w:p>
    <w:p w14:paraId="158FDA5F" w14:textId="19046FCE" w:rsidR="004640B6" w:rsidRDefault="00441B82" w:rsidP="0044225B">
      <w:pPr>
        <w:rPr>
          <w:ins w:id="796" w:author="David Conklin" w:date="2021-09-09T13:31:00Z"/>
        </w:rPr>
      </w:pPr>
      <w:ins w:id="797" w:author="David Conklin" w:date="2021-09-09T12:59:00Z">
        <w:r>
          <w:t>Pending more-informe</w:t>
        </w:r>
      </w:ins>
      <w:ins w:id="798" w:author="David Conklin" w:date="2021-09-09T13:00:00Z">
        <w:r>
          <w:t>d definition of wetland transition</w:t>
        </w:r>
      </w:ins>
      <w:ins w:id="799" w:author="David Conklin" w:date="2021-09-09T13:02:00Z">
        <w:r>
          <w:t>s</w:t>
        </w:r>
      </w:ins>
      <w:ins w:id="800" w:author="David Conklin" w:date="2021-09-09T13:00:00Z">
        <w:r>
          <w:t xml:space="preserve"> by wetland scientists, a p</w:t>
        </w:r>
      </w:ins>
      <w:ins w:id="801" w:author="David Conklin" w:date="2021-09-09T13:01:00Z">
        <w:r>
          <w:t xml:space="preserve">laceholder </w:t>
        </w:r>
      </w:ins>
      <w:ins w:id="802" w:author="David Conklin" w:date="2021-09-09T14:13:00Z">
        <w:r w:rsidR="00F95522">
          <w:t xml:space="preserve">transition tables for the </w:t>
        </w:r>
      </w:ins>
      <w:ins w:id="803" w:author="David Conklin" w:date="2021-09-09T13:01:00Z">
        <w:r>
          <w:t xml:space="preserve">wetland STM </w:t>
        </w:r>
      </w:ins>
      <w:ins w:id="804" w:author="David Conklin" w:date="2021-09-09T14:13:00Z">
        <w:r w:rsidR="00F95522">
          <w:t>are</w:t>
        </w:r>
      </w:ins>
      <w:ins w:id="805" w:author="David Conklin" w:date="2021-09-09T13:01:00Z">
        <w:r>
          <w:t xml:space="preserve"> being implemented</w:t>
        </w:r>
      </w:ins>
      <w:ins w:id="806" w:author="David Conklin" w:date="2021-09-09T13:02:00Z">
        <w:r>
          <w:t xml:space="preserve"> in fall, 2021.  </w:t>
        </w:r>
      </w:ins>
      <w:ins w:id="807" w:author="David Conklin" w:date="2021-09-09T13:18:00Z">
        <w:r w:rsidR="004640B6">
          <w:t>The STM</w:t>
        </w:r>
      </w:ins>
      <w:ins w:id="808" w:author="David Conklin" w:date="2021-09-09T13:19:00Z">
        <w:r w:rsidR="004640B6">
          <w:t xml:space="preserve"> used in CW3M is driv</w:t>
        </w:r>
      </w:ins>
      <w:ins w:id="809" w:author="David Conklin" w:date="2021-09-09T13:20:00Z">
        <w:r w:rsidR="004640B6">
          <w:t>en by two transition tables, one for deterministic transitions based on stand age</w:t>
        </w:r>
      </w:ins>
      <w:ins w:id="810" w:author="David Conklin" w:date="2021-09-09T13:21:00Z">
        <w:r w:rsidR="004640B6">
          <w:t xml:space="preserve"> alone, and a second one</w:t>
        </w:r>
      </w:ins>
      <w:ins w:id="811" w:author="David Conklin" w:date="2021-09-09T13:23:00Z">
        <w:r w:rsidR="004640B6">
          <w:t xml:space="preserve"> which incorporates probabilities</w:t>
        </w:r>
      </w:ins>
      <w:ins w:id="812" w:author="David Conklin" w:date="2021-09-09T13:24:00Z">
        <w:r w:rsidR="004640B6">
          <w:t xml:space="preserve"> and </w:t>
        </w:r>
      </w:ins>
      <w:ins w:id="813" w:author="David Conklin" w:date="2021-09-09T13:23:00Z">
        <w:r w:rsidR="004640B6">
          <w:t>time since disturbance</w:t>
        </w:r>
      </w:ins>
      <w:ins w:id="814" w:author="David Conklin" w:date="2021-09-09T13:24:00Z">
        <w:r w:rsidR="004640B6">
          <w:t>.</w:t>
        </w:r>
      </w:ins>
      <w:ins w:id="815" w:author="David Conklin" w:date="2021-09-09T13:25:00Z">
        <w:r w:rsidR="004640B6">
          <w:t xml:space="preserve">  An example of a deterministic transition </w:t>
        </w:r>
      </w:ins>
      <w:ins w:id="816" w:author="David Conklin" w:date="2021-09-09T13:26:00Z">
        <w:r w:rsidR="004640B6">
          <w:t>from one wetland state to another would be th</w:t>
        </w:r>
      </w:ins>
      <w:ins w:id="817" w:author="David Conklin" w:date="2021-09-09T13:27:00Z">
        <w:r w:rsidR="004640B6">
          <w:t xml:space="preserve">e growth of </w:t>
        </w:r>
        <w:r w:rsidR="00315514">
          <w:t>woody vegetation over time</w:t>
        </w:r>
      </w:ins>
      <w:ins w:id="818" w:author="David Conklin" w:date="2021-09-09T13:28:00Z">
        <w:r w:rsidR="00315514">
          <w:t>, resulting in a transition from the PSS7</w:t>
        </w:r>
      </w:ins>
      <w:ins w:id="819" w:author="David Conklin" w:date="2021-09-09T13:30:00Z">
        <w:r w:rsidR="00315514">
          <w:t>C</w:t>
        </w:r>
      </w:ins>
      <w:ins w:id="820" w:author="David Conklin" w:date="2021-09-09T13:29:00Z">
        <w:r w:rsidR="00315514">
          <w:t xml:space="preserve"> state to the PFO7C state</w:t>
        </w:r>
      </w:ins>
      <w:ins w:id="821" w:author="David Conklin" w:date="2021-09-09T13:30:00Z">
        <w:r w:rsidR="00315514">
          <w:t xml:space="preserve"> when the average vegetation height goes from below 6 meters (</w:t>
        </w:r>
      </w:ins>
      <w:ins w:id="822" w:author="David Conklin" w:date="2021-09-09T13:31:00Z">
        <w:r w:rsidR="00315514">
          <w:t>scrub-shrub) to above 6 meters (forest).</w:t>
        </w:r>
      </w:ins>
      <w:ins w:id="823" w:author="David Conklin" w:date="2021-09-09T13:38:00Z">
        <w:r w:rsidR="000A7371">
          <w:t xml:space="preserve">  For each state, only a single </w:t>
        </w:r>
      </w:ins>
      <w:ins w:id="824" w:author="David Conklin" w:date="2021-09-09T13:39:00Z">
        <w:r w:rsidR="000A7371">
          <w:t>deterministic transition may specified.  It is helpful to think of the deterministic transition as what will event</w:t>
        </w:r>
      </w:ins>
      <w:ins w:id="825" w:author="David Conklin" w:date="2021-09-09T13:40:00Z">
        <w:r w:rsidR="000A7371">
          <w:t>ually happen if all the conditions remain the same.  Some states (e.g. “climax forest”</w:t>
        </w:r>
      </w:ins>
      <w:ins w:id="826" w:author="David Conklin" w:date="2021-09-09T13:41:00Z">
        <w:r w:rsidR="000A7371">
          <w:t xml:space="preserve"> states) are stable and transition back to themselves when </w:t>
        </w:r>
      </w:ins>
      <w:ins w:id="827" w:author="David Conklin" w:date="2021-09-09T13:42:00Z">
        <w:r w:rsidR="000A7371">
          <w:t>their “ending age” parameter is exceeded.</w:t>
        </w:r>
      </w:ins>
    </w:p>
    <w:p w14:paraId="5DE935C5" w14:textId="56C0C0EC" w:rsidR="00315514" w:rsidRDefault="00315514" w:rsidP="0044225B">
      <w:pPr>
        <w:rPr>
          <w:ins w:id="828" w:author="David Conklin" w:date="2021-09-09T13:31:00Z"/>
        </w:rPr>
      </w:pPr>
    </w:p>
    <w:p w14:paraId="3BB60F54" w14:textId="74486981" w:rsidR="00315514" w:rsidRDefault="00315514" w:rsidP="0044225B">
      <w:pPr>
        <w:rPr>
          <w:ins w:id="829" w:author="David Conklin" w:date="2021-09-09T14:14:00Z"/>
        </w:rPr>
      </w:pPr>
      <w:ins w:id="830" w:author="David Conklin" w:date="2021-09-09T13:35:00Z">
        <w:r>
          <w:t>E</w:t>
        </w:r>
      </w:ins>
      <w:ins w:id="831" w:author="David Conklin" w:date="2021-09-09T13:31:00Z">
        <w:r>
          <w:t>xample</w:t>
        </w:r>
      </w:ins>
      <w:ins w:id="832" w:author="David Conklin" w:date="2021-09-09T13:35:00Z">
        <w:r>
          <w:t>s</w:t>
        </w:r>
      </w:ins>
      <w:ins w:id="833" w:author="David Conklin" w:date="2021-09-09T13:31:00Z">
        <w:r>
          <w:t xml:space="preserve"> of </w:t>
        </w:r>
      </w:ins>
      <w:ins w:id="834" w:author="David Conklin" w:date="2021-09-09T13:35:00Z">
        <w:r>
          <w:t xml:space="preserve">upland </w:t>
        </w:r>
      </w:ins>
      <w:ins w:id="835" w:author="David Conklin" w:date="2021-09-09T13:32:00Z">
        <w:r>
          <w:t>probabilistic transition</w:t>
        </w:r>
      </w:ins>
      <w:ins w:id="836" w:author="David Conklin" w:date="2021-09-09T13:35:00Z">
        <w:r>
          <w:t>s</w:t>
        </w:r>
      </w:ins>
      <w:ins w:id="837" w:author="David Conklin" w:date="2021-09-09T13:32:00Z">
        <w:r>
          <w:t xml:space="preserve"> would be</w:t>
        </w:r>
      </w:ins>
      <w:ins w:id="838" w:author="David Conklin" w:date="2021-09-09T13:33:00Z">
        <w:r>
          <w:t xml:space="preserve"> a stand-replacing wildfire</w:t>
        </w:r>
      </w:ins>
      <w:ins w:id="839" w:author="David Conklin" w:date="2021-09-09T13:34:00Z">
        <w:r>
          <w:t xml:space="preserve"> or </w:t>
        </w:r>
      </w:ins>
      <w:ins w:id="840" w:author="David Conklin" w:date="2021-09-09T13:36:00Z">
        <w:r>
          <w:t xml:space="preserve">mortality from a </w:t>
        </w:r>
      </w:ins>
      <w:ins w:id="841" w:author="David Conklin" w:date="2021-09-09T13:34:00Z">
        <w:r>
          <w:t>beetle infestation</w:t>
        </w:r>
      </w:ins>
      <w:ins w:id="842" w:author="David Conklin" w:date="2021-09-09T13:36:00Z">
        <w:r>
          <w:t xml:space="preserve">.  </w:t>
        </w:r>
        <w:r w:rsidR="008D444D">
          <w:t xml:space="preserve">However, for the wetland STM, it seems </w:t>
        </w:r>
      </w:ins>
      <w:ins w:id="843" w:author="David Conklin" w:date="2021-09-09T13:37:00Z">
        <w:r w:rsidR="008D444D">
          <w:t xml:space="preserve">more useful for the </w:t>
        </w:r>
      </w:ins>
      <w:ins w:id="844" w:author="David Conklin" w:date="2021-09-09T13:42:00Z">
        <w:r w:rsidR="000A7371">
          <w:t>likelihood</w:t>
        </w:r>
      </w:ins>
      <w:ins w:id="845" w:author="David Conklin" w:date="2021-09-09T13:43:00Z">
        <w:r w:rsidR="000A7371">
          <w:t xml:space="preserve"> of transition to be affected by the interannual variation in the weather.  During an extended drought, </w:t>
        </w:r>
      </w:ins>
      <w:ins w:id="846" w:author="David Conklin" w:date="2021-09-09T13:44:00Z">
        <w:r w:rsidR="000A7371">
          <w:t>wetlands may dry up</w:t>
        </w:r>
      </w:ins>
      <w:ins w:id="847" w:author="David Conklin" w:date="2021-09-09T13:45:00Z">
        <w:r w:rsidR="000A7371">
          <w:t xml:space="preserve"> for more of the year than they normally do, promoting the growth of </w:t>
        </w:r>
      </w:ins>
      <w:ins w:id="848" w:author="David Conklin" w:date="2021-09-09T13:46:00Z">
        <w:r w:rsidR="000A7371">
          <w:t>shrubs or trees that cannot tolerate constant, year-around immersion</w:t>
        </w:r>
      </w:ins>
      <w:ins w:id="849" w:author="David Conklin" w:date="2021-09-09T13:47:00Z">
        <w:r w:rsidR="00BA0A67">
          <w:t>.  Other examples of state changes caused by climate change are</w:t>
        </w:r>
      </w:ins>
      <w:ins w:id="850" w:author="David Conklin" w:date="2021-09-09T13:48:00Z">
        <w:r w:rsidR="00BA0A67">
          <w:t xml:space="preserve"> easy to imagine.  To </w:t>
        </w:r>
      </w:ins>
      <w:ins w:id="851" w:author="David Conklin" w:date="2021-09-09T13:50:00Z">
        <w:r w:rsidR="00BA0A67">
          <w:t>simulate such</w:t>
        </w:r>
      </w:ins>
      <w:ins w:id="852" w:author="David Conklin" w:date="2021-09-09T13:49:00Z">
        <w:r w:rsidR="00BA0A67">
          <w:t xml:space="preserve"> climate-dependent transitions, a facility for basing</w:t>
        </w:r>
      </w:ins>
      <w:ins w:id="853" w:author="David Conklin" w:date="2021-09-09T13:50:00Z">
        <w:r w:rsidR="00BA0A67">
          <w:t xml:space="preserve"> the likelihood of transitions on measure</w:t>
        </w:r>
      </w:ins>
      <w:ins w:id="854" w:author="David Conklin" w:date="2021-09-09T13:51:00Z">
        <w:r w:rsidR="00BA0A67">
          <w:t>s</w:t>
        </w:r>
      </w:ins>
      <w:ins w:id="855" w:author="David Conklin" w:date="2021-09-09T13:50:00Z">
        <w:r w:rsidR="00BA0A67">
          <w:t xml:space="preserve"> </w:t>
        </w:r>
      </w:ins>
      <w:ins w:id="856" w:author="David Conklin" w:date="2021-09-09T14:15:00Z">
        <w:r w:rsidR="00F95522">
          <w:t>of the wetland’s hydrologic condition</w:t>
        </w:r>
      </w:ins>
      <w:ins w:id="857" w:author="David Conklin" w:date="2021-09-09T14:16:00Z">
        <w:r w:rsidR="00F95522">
          <w:t xml:space="preserve"> </w:t>
        </w:r>
      </w:ins>
      <w:ins w:id="858" w:author="David Conklin" w:date="2021-09-09T13:51:00Z">
        <w:r w:rsidR="00BA0A67">
          <w:t>will be added to the STM engine.</w:t>
        </w:r>
      </w:ins>
    </w:p>
    <w:p w14:paraId="27782E42" w14:textId="489367FA" w:rsidR="00F95522" w:rsidRDefault="00F95522" w:rsidP="0044225B">
      <w:pPr>
        <w:rPr>
          <w:ins w:id="859" w:author="David Conklin" w:date="2021-09-09T14:14:00Z"/>
        </w:rPr>
      </w:pPr>
    </w:p>
    <w:p w14:paraId="1C956E40" w14:textId="77777777" w:rsidR="00F95522" w:rsidRDefault="00F95522" w:rsidP="00F95522">
      <w:pPr>
        <w:rPr>
          <w:ins w:id="860" w:author="David Conklin" w:date="2021-09-09T14:14:00Z"/>
        </w:rPr>
      </w:pPr>
      <w:ins w:id="861"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862" w:author="David Conklin" w:date="2021-09-09T14:14:00Z"/>
        </w:rPr>
      </w:pPr>
      <w:ins w:id="863"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864" w:author="David Conklin" w:date="2021-09-09T14:14:00Z"/>
        </w:rPr>
      </w:pPr>
      <w:ins w:id="865"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866" w:author="David Conklin" w:date="2021-09-09T14:14:00Z"/>
        </w:rPr>
      </w:pPr>
      <w:ins w:id="867"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868" w:author="David Conklin" w:date="2021-09-09T14:17:00Z"/>
        </w:rPr>
      </w:pPr>
      <w:ins w:id="869"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870" w:author="David Conklin" w:date="2021-09-09T14:17:00Z"/>
        </w:rPr>
      </w:pPr>
    </w:p>
    <w:p w14:paraId="373E2C6E" w14:textId="4A613E0F" w:rsidR="00F95522" w:rsidRDefault="00F95522" w:rsidP="00F95522">
      <w:pPr>
        <w:rPr>
          <w:ins w:id="871" w:author="David Conklin" w:date="2021-09-09T14:23:00Z"/>
        </w:rPr>
      </w:pPr>
      <w:ins w:id="872" w:author="David Conklin" w:date="2021-09-09T14:18:00Z">
        <w:r>
          <w:t>For the purpose of code development</w:t>
        </w:r>
      </w:ins>
      <w:ins w:id="873" w:author="David Conklin" w:date="2021-09-09T14:19:00Z">
        <w:r>
          <w:t xml:space="preserve">, </w:t>
        </w:r>
      </w:ins>
      <w:ins w:id="874" w:author="David Conklin" w:date="2021-09-09T14:20:00Z">
        <w:r>
          <w:t xml:space="preserve">we plan to use </w:t>
        </w:r>
      </w:ins>
      <w:ins w:id="875" w:author="David Conklin" w:date="2021-09-09T14:19:00Z">
        <w:r>
          <w:t>a set of transitions for a wetland as it dries up</w:t>
        </w:r>
      </w:ins>
      <w:ins w:id="876" w:author="David Conklin" w:date="2021-09-09T14:20:00Z">
        <w:r>
          <w:t xml:space="preserve"> over a period of years.</w:t>
        </w:r>
      </w:ins>
      <w:ins w:id="877" w:author="David Conklin" w:date="2021-09-09T14:21:00Z">
        <w:r>
          <w:t xml:space="preserve">  Using the abbreviations for the wetland states </w:t>
        </w:r>
      </w:ins>
      <w:ins w:id="878" w:author="David Conklin" w:date="2021-09-09T14:23:00Z">
        <w:r w:rsidR="00FB663D">
          <w:t>from the wetland model spec</w:t>
        </w:r>
      </w:ins>
      <w:ins w:id="879" w:author="David Conklin" w:date="2021-09-09T15:03:00Z">
        <w:r w:rsidR="00226A0E">
          <w:t xml:space="preserve"> (Conklin &amp; Zaret 2021</w:t>
        </w:r>
      </w:ins>
      <w:ins w:id="880" w:author="David Conklin" w:date="2021-09-09T15:04:00Z">
        <w:r w:rsidR="00226A0E">
          <w:t>)</w:t>
        </w:r>
      </w:ins>
      <w:ins w:id="881" w:author="David Conklin" w:date="2021-09-09T14:23:00Z">
        <w:r w:rsidR="00FB663D">
          <w:t>, this process can be represented as</w:t>
        </w:r>
      </w:ins>
    </w:p>
    <w:p w14:paraId="65B57BA8" w14:textId="73C4517B" w:rsidR="00FB663D" w:rsidRDefault="00FB663D" w:rsidP="00F95522">
      <w:pPr>
        <w:rPr>
          <w:ins w:id="882" w:author="David Conklin" w:date="2021-09-09T14:24:00Z"/>
        </w:rPr>
      </w:pPr>
      <w:ins w:id="883" w:author="David Conklin" w:date="2021-09-09T14:23:00Z">
        <w:r>
          <w:tab/>
        </w:r>
      </w:ins>
      <w:ins w:id="884" w:author="David Conklin" w:date="2021-09-09T15:04:00Z">
        <w:r w:rsidR="00226A0E">
          <w:tab/>
        </w:r>
        <w:r w:rsidR="00226A0E">
          <w:tab/>
        </w:r>
        <w:r w:rsidR="00226A0E">
          <w:tab/>
        </w:r>
      </w:ins>
      <w:ins w:id="885" w:author="David Conklin" w:date="2021-09-09T14:23:00Z">
        <w:r>
          <w:t>PUBF -&gt; PABF -</w:t>
        </w:r>
      </w:ins>
      <w:ins w:id="886" w:author="David Conklin" w:date="2021-09-09T14:24:00Z">
        <w:r>
          <w:t>&gt; PEMA -&gt; PSS</w:t>
        </w:r>
      </w:ins>
      <w:ins w:id="887" w:author="David Conklin" w:date="2021-09-09T14:33:00Z">
        <w:r w:rsidR="00FF7A3D">
          <w:t>7A</w:t>
        </w:r>
      </w:ins>
      <w:ins w:id="888" w:author="David Conklin" w:date="2021-09-09T14:24:00Z">
        <w:r>
          <w:t xml:space="preserve"> -&gt;</w:t>
        </w:r>
      </w:ins>
      <w:ins w:id="889" w:author="David Conklin" w:date="2021-09-09T14:33:00Z">
        <w:r w:rsidR="00FF7A3D">
          <w:t xml:space="preserve"> </w:t>
        </w:r>
      </w:ins>
      <w:ins w:id="890" w:author="David Conklin" w:date="2021-09-09T14:24:00Z">
        <w:r>
          <w:t>PFO7C</w:t>
        </w:r>
      </w:ins>
    </w:p>
    <w:p w14:paraId="65A6050B" w14:textId="3548C83E" w:rsidR="00FB663D" w:rsidRDefault="00FB663D" w:rsidP="00F95522">
      <w:pPr>
        <w:rPr>
          <w:ins w:id="891" w:author="David Conklin" w:date="2021-09-09T14:43:00Z"/>
        </w:rPr>
      </w:pPr>
      <w:ins w:id="892" w:author="David Conklin" w:date="2021-09-09T14:24:00Z">
        <w:r>
          <w:t>where</w:t>
        </w:r>
      </w:ins>
    </w:p>
    <w:p w14:paraId="4436CED6" w14:textId="77777777" w:rsidR="00E44274" w:rsidRDefault="00E44274" w:rsidP="00F95522">
      <w:pPr>
        <w:rPr>
          <w:ins w:id="893" w:author="David Conklin" w:date="2021-09-09T14:24:00Z"/>
        </w:rPr>
      </w:pPr>
    </w:p>
    <w:p w14:paraId="21CC1D0E" w14:textId="3935D661" w:rsidR="00FB663D" w:rsidRDefault="00FB663D" w:rsidP="00F95522">
      <w:pPr>
        <w:rPr>
          <w:ins w:id="894" w:author="David Conklin" w:date="2021-09-09T14:44:00Z"/>
        </w:rPr>
      </w:pPr>
      <w:ins w:id="895" w:author="David Conklin" w:date="2021-09-09T14:24:00Z">
        <w:r>
          <w:t>PUBF</w:t>
        </w:r>
      </w:ins>
      <w:ins w:id="896" w:author="David Conklin" w:date="2021-09-09T14:25:00Z">
        <w:r>
          <w:t xml:space="preserve"> is for an open water pond that’s inundated most</w:t>
        </w:r>
      </w:ins>
      <w:ins w:id="897" w:author="David Conklin" w:date="2021-09-09T14:26:00Z">
        <w:r>
          <w:t xml:space="preserve"> of the time, but may draw down by the</w:t>
        </w:r>
      </w:ins>
      <w:ins w:id="898" w:author="David Conklin" w:date="2021-09-09T15:04:00Z">
        <w:r w:rsidR="00226A0E">
          <w:t xml:space="preserve"> e</w:t>
        </w:r>
      </w:ins>
      <w:ins w:id="899" w:author="David Conklin" w:date="2021-09-09T14:26:00Z">
        <w:r>
          <w:t>n</w:t>
        </w:r>
      </w:ins>
      <w:ins w:id="900" w:author="David Conklin" w:date="2021-09-09T15:04:00Z">
        <w:r w:rsidR="00226A0E">
          <w:t>d</w:t>
        </w:r>
      </w:ins>
      <w:ins w:id="901" w:author="David Conklin" w:date="2021-09-09T14:26:00Z">
        <w:r>
          <w:t xml:space="preserve"> of some growing season</w:t>
        </w:r>
      </w:ins>
      <w:ins w:id="902" w:author="David Conklin" w:date="2021-09-09T15:04:00Z">
        <w:r w:rsidR="00226A0E">
          <w:t>s</w:t>
        </w:r>
      </w:ins>
      <w:ins w:id="903" w:author="David Conklin" w:date="2021-09-09T14:26:00Z">
        <w:r>
          <w:t>, a shallow pond without submerged or floating vegetation.</w:t>
        </w:r>
      </w:ins>
      <w:ins w:id="904" w:author="David Conklin" w:date="2021-09-09T14:43:00Z">
        <w:r w:rsidR="00E44274">
          <w:t xml:space="preserve">  </w:t>
        </w:r>
      </w:ins>
    </w:p>
    <w:p w14:paraId="7F482274" w14:textId="77777777" w:rsidR="00E44274" w:rsidRDefault="00E44274" w:rsidP="00F95522">
      <w:pPr>
        <w:rPr>
          <w:ins w:id="905" w:author="David Conklin" w:date="2021-09-09T14:26:00Z"/>
        </w:rPr>
      </w:pPr>
    </w:p>
    <w:p w14:paraId="0885D59C" w14:textId="5957B24E" w:rsidR="00E44274" w:rsidRDefault="00FB663D" w:rsidP="00F95522">
      <w:pPr>
        <w:rPr>
          <w:ins w:id="906" w:author="David Conklin" w:date="2021-09-09T14:52:00Z"/>
        </w:rPr>
      </w:pPr>
      <w:ins w:id="907" w:author="David Conklin" w:date="2021-09-09T14:27:00Z">
        <w:r>
          <w:t>PABF is semi-permanently flooded wetland</w:t>
        </w:r>
      </w:ins>
      <w:ins w:id="908" w:author="David Conklin" w:date="2021-09-09T14:28:00Z">
        <w:r>
          <w:t>, as for a shallow pond with submerged or floating vegetation.</w:t>
        </w:r>
      </w:ins>
      <w:ins w:id="909" w:author="David Conklin" w:date="2021-09-09T14:44:00Z">
        <w:r w:rsidR="00E44274">
          <w:t xml:space="preserve">  </w:t>
        </w:r>
      </w:ins>
      <w:ins w:id="910"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911" w:author="David Conklin" w:date="2021-09-09T14:28:00Z"/>
        </w:rPr>
      </w:pPr>
    </w:p>
    <w:p w14:paraId="2378B385" w14:textId="6FBAE7DD" w:rsidR="00FB663D" w:rsidRDefault="00FB663D" w:rsidP="00F95522">
      <w:pPr>
        <w:rPr>
          <w:ins w:id="912" w:author="David Conklin" w:date="2021-09-09T14:44:00Z"/>
        </w:rPr>
      </w:pPr>
      <w:ins w:id="913" w:author="David Conklin" w:date="2021-09-09T14:28:00Z">
        <w:r>
          <w:t xml:space="preserve">PEMA is emergent </w:t>
        </w:r>
      </w:ins>
      <w:ins w:id="914" w:author="David Conklin" w:date="2021-09-09T14:29:00Z">
        <w:r>
          <w:t xml:space="preserve">temporarily flooded </w:t>
        </w:r>
      </w:ins>
      <w:ins w:id="915" w:author="David Conklin" w:date="2021-09-09T14:28:00Z">
        <w:r>
          <w:t>wetland</w:t>
        </w:r>
      </w:ins>
      <w:ins w:id="916" w:author="David Conklin" w:date="2021-09-09T14:29:00Z">
        <w:r>
          <w:t xml:space="preserve">, </w:t>
        </w:r>
      </w:ins>
      <w:ins w:id="917" w:author="David Conklin" w:date="2021-09-09T14:30:00Z">
        <w:r>
          <w:t>that’s inundated briefly at the start of the growing season, as for a marsh or wet meadow.</w:t>
        </w:r>
      </w:ins>
      <w:ins w:id="918" w:author="David Conklin" w:date="2021-09-09T14:46:00Z">
        <w:r w:rsidR="00E44274">
          <w:t xml:space="preserve">  </w:t>
        </w:r>
      </w:ins>
      <w:ins w:id="919"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920" w:author="David Conklin" w:date="2021-09-09T14:31:00Z"/>
        </w:rPr>
      </w:pPr>
    </w:p>
    <w:p w14:paraId="4F94DF8F" w14:textId="705E060A" w:rsidR="00FB663D" w:rsidRDefault="00FB663D" w:rsidP="00F95522">
      <w:pPr>
        <w:rPr>
          <w:ins w:id="921" w:author="David Conklin" w:date="2021-09-09T14:44:00Z"/>
        </w:rPr>
      </w:pPr>
      <w:ins w:id="922" w:author="David Conklin" w:date="2021-09-09T14:31:00Z">
        <w:r>
          <w:t>PSS7A is temporarily flooded wetla</w:t>
        </w:r>
      </w:ins>
      <w:ins w:id="923" w:author="David Conklin" w:date="2021-09-09T14:32:00Z">
        <w:r>
          <w:t>nd, such as a floodplain-</w:t>
        </w:r>
        <w:r w:rsidR="00FF7A3D">
          <w:t>based wetland dominated by evergreen shrubs (w</w:t>
        </w:r>
      </w:ins>
      <w:ins w:id="924" w:author="David Conklin" w:date="2021-09-09T14:33:00Z">
        <w:r w:rsidR="00FF7A3D">
          <w:t>oody veg &lt; 6 m tall) that’s inundated briefly at the start of the growing season.</w:t>
        </w:r>
      </w:ins>
      <w:ins w:id="925" w:author="David Conklin" w:date="2021-09-09T14:52:00Z">
        <w:r w:rsidR="00E44274">
          <w:t xml:space="preserve">  The PEMA-&gt;PSS7A transistion occurs when a PEMA wetland experiences 3 consecutive years with WET_FRAC &lt; 1/6,  WETLONGEST &lt; 45 days, and WETAVGDEPTH &lt; 0.5 m.</w:t>
        </w:r>
      </w:ins>
    </w:p>
    <w:p w14:paraId="1C2580B8" w14:textId="77777777" w:rsidR="00E44274" w:rsidRDefault="00E44274" w:rsidP="00F95522">
      <w:pPr>
        <w:rPr>
          <w:ins w:id="926" w:author="David Conklin" w:date="2021-09-09T14:34:00Z"/>
        </w:rPr>
      </w:pPr>
    </w:p>
    <w:p w14:paraId="32CCB212" w14:textId="3110AA04" w:rsidR="00FF7A3D" w:rsidRDefault="00FF7A3D" w:rsidP="00F95522">
      <w:pPr>
        <w:rPr>
          <w:ins w:id="927" w:author="David Conklin" w:date="2021-09-09T14:35:00Z"/>
        </w:rPr>
      </w:pPr>
      <w:ins w:id="928" w:author="David Conklin" w:date="2021-09-09T14:34:00Z">
        <w:r>
          <w:t>PFO7C is seasonally flooded wetland dominated ever</w:t>
        </w:r>
      </w:ins>
      <w:ins w:id="929" w:author="David Conklin" w:date="2021-09-09T14:35:00Z">
        <w:r>
          <w:t>green trees, such as a spruce swamp.</w:t>
        </w:r>
      </w:ins>
      <w:ins w:id="930" w:author="David Conklin" w:date="2021-09-09T14:50:00Z">
        <w:r w:rsidR="00E44274">
          <w:t xml:space="preserve">  The PSS7A-&gt;PFO7C transition o</w:t>
        </w:r>
      </w:ins>
      <w:ins w:id="931" w:author="David Conklin" w:date="2021-09-09T14:51:00Z">
        <w:r w:rsidR="00E44274">
          <w:t>ccurs when a PSS7A wetland stays in that state for 10 consecutive years (a determi</w:t>
        </w:r>
      </w:ins>
      <w:ins w:id="932" w:author="David Conklin" w:date="2021-09-09T14:52:00Z">
        <w:r w:rsidR="00E44274">
          <w:t>nistic transition).</w:t>
        </w:r>
      </w:ins>
    </w:p>
    <w:p w14:paraId="34D8AE5D" w14:textId="77A604CB" w:rsidR="00097D75" w:rsidRDefault="00097D75" w:rsidP="00F95522">
      <w:pPr>
        <w:rPr>
          <w:ins w:id="933" w:author="David Conklin" w:date="2021-09-09T14:35:00Z"/>
        </w:rPr>
      </w:pPr>
    </w:p>
    <w:p w14:paraId="5A08BF08" w14:textId="6B182B55" w:rsidR="00F95522" w:rsidRPr="00CA398C" w:rsidRDefault="00FD7806">
      <w:pPr>
        <w:rPr>
          <w:ins w:id="934" w:author="David Conklin" w:date="2021-09-09T12:58:00Z"/>
        </w:rPr>
        <w:pPrChange w:id="935" w:author="David Conklin" w:date="2021-09-09T13:15:00Z">
          <w:pPr>
            <w:pStyle w:val="Heading2"/>
          </w:pPr>
        </w:pPrChange>
      </w:pPr>
      <w:ins w:id="936" w:author="David Conklin" w:date="2021-09-09T14:53:00Z">
        <w:r>
          <w:t>The nomina</w:t>
        </w:r>
      </w:ins>
      <w:ins w:id="937" w:author="David Conklin" w:date="2021-09-09T14:54:00Z">
        <w:r>
          <w:t>l transition threshold values for WET_FRAC, WETLONGEST, and WETAV</w:t>
        </w:r>
      </w:ins>
      <w:ins w:id="938" w:author="David Conklin" w:date="2021-09-09T14:55:00Z">
        <w:r>
          <w:t>G</w:t>
        </w:r>
      </w:ins>
      <w:ins w:id="939" w:author="David Conklin" w:date="2021-09-09T14:54:00Z">
        <w:r>
          <w:t>DPTH</w:t>
        </w:r>
      </w:ins>
      <w:ins w:id="940" w:author="David Conklin" w:date="2021-09-09T14:55:00Z">
        <w:r>
          <w:t xml:space="preserve"> may be adjusted during development for convenience.  </w:t>
        </w:r>
      </w:ins>
      <w:ins w:id="941" w:author="David Conklin" w:date="2021-09-09T14:56:00Z">
        <w:r>
          <w:t>Transitions may be added to reflect increasingly wet conditions from year to year as well, if</w:t>
        </w:r>
      </w:ins>
      <w:ins w:id="942" w:author="David Conklin" w:date="2021-09-09T14:57:00Z">
        <w:r>
          <w:t xml:space="preserve"> necessary when debugging.  </w:t>
        </w:r>
      </w:ins>
    </w:p>
    <w:p w14:paraId="40796B43" w14:textId="77777777" w:rsidR="00441B82" w:rsidRDefault="00441B82" w:rsidP="006D6388">
      <w:pPr>
        <w:pStyle w:val="Heading2"/>
        <w:rPr>
          <w:ins w:id="943" w:author="David Conklin" w:date="2021-09-09T12:58:00Z"/>
        </w:rPr>
      </w:pPr>
    </w:p>
    <w:p w14:paraId="230ECBD5" w14:textId="450DE0E4" w:rsidR="006D6388" w:rsidRDefault="006D6388" w:rsidP="006D6388">
      <w:pPr>
        <w:pStyle w:val="Heading2"/>
      </w:pPr>
      <w:bookmarkStart w:id="944" w:name="_Toc83542804"/>
      <w:r>
        <w:t>Reality check</w:t>
      </w:r>
      <w:bookmarkEnd w:id="944"/>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lastRenderedPageBreak/>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45" w:name="_Toc83542805"/>
      <w:r>
        <w:t>High Cascades Springs</w:t>
      </w:r>
      <w:bookmarkEnd w:id="94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46" w:name="_Toc83542806"/>
      <w:r>
        <w:t>Calibration</w:t>
      </w:r>
      <w:r w:rsidR="00B06ED6">
        <w:t xml:space="preserve"> and simulation skill</w:t>
      </w:r>
      <w:bookmarkEnd w:id="94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947" w:name="_Toc83542807"/>
      <w:r>
        <w:t>Analysis of</w:t>
      </w:r>
      <w:r w:rsidR="003024C9">
        <w:t xml:space="preserve"> locations where the model has low skill</w:t>
      </w:r>
      <w:bookmarkEnd w:id="94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948" w:name="_Toc83542808"/>
      <w:r>
        <w:t>Simulated McKenzie basin water budget</w:t>
      </w:r>
      <w:r w:rsidR="00334ED8">
        <w:t xml:space="preserve"> and thermal energy budget</w:t>
      </w:r>
      <w:bookmarkEnd w:id="948"/>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49" w:name="_Toc83542809"/>
      <w:r>
        <w:t>CW3M v. Shade-a-lator</w:t>
      </w:r>
      <w:bookmarkEnd w:id="94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50" w:name="_Toc83542810"/>
      <w:r>
        <w:t>Comparison of CW3M results to Shade-a-lator results</w:t>
      </w:r>
      <w:bookmarkEnd w:id="95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951" w:name="_Ref48286765"/>
      <w:bookmarkStart w:id="952" w:name="_Toc53219841"/>
      <w:r>
        <w:t xml:space="preserve">Figure </w:t>
      </w:r>
      <w:r w:rsidR="008C322C">
        <w:fldChar w:fldCharType="begin"/>
      </w:r>
      <w:r w:rsidR="008C322C">
        <w:instrText xml:space="preserve"> SEQ Figure \* ARABIC </w:instrText>
      </w:r>
      <w:r w:rsidR="008C322C">
        <w:fldChar w:fldCharType="separate"/>
      </w:r>
      <w:r w:rsidR="00A50A5B">
        <w:rPr>
          <w:noProof/>
        </w:rPr>
        <w:t>9</w:t>
      </w:r>
      <w:r w:rsidR="008C322C">
        <w:rPr>
          <w:noProof/>
        </w:rPr>
        <w:fldChar w:fldCharType="end"/>
      </w:r>
      <w:bookmarkEnd w:id="951"/>
      <w:r>
        <w:t>. Clackamas basin in CW3M screen capture</w:t>
      </w:r>
      <w:bookmarkEnd w:id="95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53" w:name="_Toc83542811"/>
      <w:r>
        <w:t>The Clackamas Basin</w:t>
      </w:r>
      <w:bookmarkEnd w:id="953"/>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54" w:name="_Toc83542812"/>
      <w:r>
        <w:t>Directory structure and file names</w:t>
      </w:r>
      <w:bookmarkEnd w:id="9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rPr>
          <w:ins w:id="955" w:author="David Conklin" w:date="2021-09-17T10:16:00Z"/>
        </w:rPr>
      </w:pPr>
      <w:bookmarkStart w:id="956" w:name="_Toc83542813"/>
      <w:ins w:id="957" w:author="David Conklin" w:date="2021-09-17T10:16:00Z">
        <w:r>
          <w:lastRenderedPageBreak/>
          <w:t>C++ Source Code Conventions</w:t>
        </w:r>
        <w:bookmarkEnd w:id="956"/>
      </w:ins>
    </w:p>
    <w:p w14:paraId="11B09CF7" w14:textId="50ECDF6A" w:rsidR="006B0DAB" w:rsidRDefault="006B0DAB" w:rsidP="006B0DAB">
      <w:pPr>
        <w:rPr>
          <w:ins w:id="958" w:author="David Conklin" w:date="2021-09-17T10:21:00Z"/>
        </w:rPr>
      </w:pPr>
      <w:ins w:id="959" w:author="David Conklin" w:date="2021-09-17T10:17:00Z">
        <w:r>
          <w:t xml:space="preserve">Source code styles, like natural language writing styles, are idiosyncratic to the author.  </w:t>
        </w:r>
      </w:ins>
      <w:ins w:id="960" w:author="David Conklin" w:date="2021-09-17T10:18:00Z">
        <w:r>
          <w:t>A large computer program like CW3M is necessarily the work of many programmers</w:t>
        </w:r>
      </w:ins>
      <w:ins w:id="961" w:author="David Conklin" w:date="2021-09-17T10:19:00Z">
        <w:r>
          <w:t xml:space="preserve"> over many years</w:t>
        </w:r>
      </w:ins>
      <w:ins w:id="962" w:author="David Conklin" w:date="2021-09-17T10:18:00Z">
        <w:r>
          <w:t>, and it i</w:t>
        </w:r>
      </w:ins>
      <w:ins w:id="963" w:author="David Conklin" w:date="2021-09-17T10:19:00Z">
        <w:r>
          <w:t>s not feasible to constrain the code to a uniform style</w:t>
        </w:r>
      </w:ins>
      <w:ins w:id="964" w:author="David Conklin" w:date="2021-09-17T10:20:00Z">
        <w:r>
          <w:t xml:space="preserve">.  Nevertheless, it is useful to identify coding conventions used by major contributors </w:t>
        </w:r>
      </w:ins>
      <w:ins w:id="965" w:author="David Conklin" w:date="2021-09-17T10:21:00Z">
        <w:r>
          <w:t>in order to facilitate reading the code.</w:t>
        </w:r>
      </w:ins>
    </w:p>
    <w:p w14:paraId="2A43D17B" w14:textId="06C82BB6" w:rsidR="006B0DAB" w:rsidRDefault="006B0DAB" w:rsidP="006B0DAB">
      <w:pPr>
        <w:rPr>
          <w:ins w:id="966" w:author="David Conklin" w:date="2021-09-17T10:21:00Z"/>
        </w:rPr>
      </w:pPr>
    </w:p>
    <w:p w14:paraId="4841984B" w14:textId="5FDC2A51" w:rsidR="006B0DAB" w:rsidRDefault="006B0DAB" w:rsidP="006B0DAB">
      <w:pPr>
        <w:pStyle w:val="Heading2"/>
        <w:rPr>
          <w:ins w:id="967" w:author="David Conklin" w:date="2021-09-17T10:32:00Z"/>
        </w:rPr>
      </w:pPr>
      <w:bookmarkStart w:id="968" w:name="_Toc83542814"/>
      <w:ins w:id="969" w:author="David Conklin" w:date="2021-09-17T10:22:00Z">
        <w:r>
          <w:t>Conklin’s conventions</w:t>
        </w:r>
      </w:ins>
      <w:ins w:id="970" w:author="David Conklin" w:date="2021-09-17T10:28:00Z">
        <w:r w:rsidR="003B7480">
          <w:t xml:space="preserve"> for variable names</w:t>
        </w:r>
      </w:ins>
      <w:bookmarkEnd w:id="968"/>
    </w:p>
    <w:p w14:paraId="1C504FFA" w14:textId="6254F3DB" w:rsidR="003B7480" w:rsidRPr="00CA398C" w:rsidRDefault="003B7480">
      <w:pPr>
        <w:rPr>
          <w:ins w:id="971" w:author="David Conklin" w:date="2021-09-17T10:22:00Z"/>
        </w:rPr>
        <w:pPrChange w:id="972" w:author="David Conklin" w:date="2021-09-17T10:32:00Z">
          <w:pPr>
            <w:pStyle w:val="Heading2"/>
          </w:pPr>
        </w:pPrChange>
      </w:pPr>
      <w:ins w:id="973" w:author="David Conklin" w:date="2021-09-17T10:32:00Z">
        <w:r>
          <w:t>Prefixes are used to impart information about the variable:</w:t>
        </w:r>
      </w:ins>
    </w:p>
    <w:p w14:paraId="1EA6B51A" w14:textId="05328DD8" w:rsidR="003B7480" w:rsidRDefault="006B0DAB">
      <w:pPr>
        <w:pStyle w:val="ListParagraph"/>
        <w:numPr>
          <w:ilvl w:val="0"/>
          <w:numId w:val="9"/>
        </w:numPr>
        <w:rPr>
          <w:ins w:id="974" w:author="David Conklin" w:date="2021-09-17T10:25:00Z"/>
        </w:rPr>
      </w:pPr>
      <w:ins w:id="975" w:author="David Conklin" w:date="2021-09-17T10:23:00Z">
        <w:r>
          <w:t xml:space="preserve"> ‘</w:t>
        </w:r>
      </w:ins>
      <w:ins w:id="976" w:author="David Conklin" w:date="2021-09-17T10:24:00Z">
        <w:r>
          <w:t>p</w:t>
        </w:r>
      </w:ins>
      <w:ins w:id="977" w:author="David Conklin" w:date="2021-09-17T10:23:00Z">
        <w:r>
          <w:t>’ followed by a</w:t>
        </w:r>
      </w:ins>
      <w:ins w:id="978" w:author="David Conklin" w:date="2021-09-17T10:24:00Z">
        <w:r w:rsidR="003B7480">
          <w:t xml:space="preserve">n upper case letter </w:t>
        </w:r>
      </w:ins>
      <w:ins w:id="979" w:author="David Conklin" w:date="2021-09-17T10:34:00Z">
        <w:r w:rsidR="003402E9">
          <w:t>signifies</w:t>
        </w:r>
      </w:ins>
      <w:ins w:id="980" w:author="David Conklin" w:date="2021-09-17T10:33:00Z">
        <w:r w:rsidR="003B7480">
          <w:t xml:space="preserve"> a</w:t>
        </w:r>
      </w:ins>
      <w:ins w:id="981" w:author="David Conklin" w:date="2021-09-17T10:24:00Z">
        <w:r w:rsidR="003B7480">
          <w:t xml:space="preserve"> </w:t>
        </w:r>
      </w:ins>
      <w:ins w:id="982" w:author="David Conklin" w:date="2021-09-17T10:30:00Z">
        <w:r w:rsidR="003B7480">
          <w:t xml:space="preserve">local </w:t>
        </w:r>
      </w:ins>
      <w:ins w:id="983" w:author="David Conklin" w:date="2021-09-17T10:29:00Z">
        <w:r w:rsidR="003B7480">
          <w:t xml:space="preserve">variable which </w:t>
        </w:r>
      </w:ins>
      <w:ins w:id="984" w:author="David Conklin" w:date="2021-09-17T10:36:00Z">
        <w:r w:rsidR="003402E9">
          <w:t>is</w:t>
        </w:r>
      </w:ins>
      <w:ins w:id="985" w:author="David Conklin" w:date="2021-09-17T10:29:00Z">
        <w:r w:rsidR="003B7480">
          <w:t xml:space="preserve"> </w:t>
        </w:r>
      </w:ins>
      <w:ins w:id="986" w:author="David Conklin" w:date="2021-09-17T10:33:00Z">
        <w:r w:rsidR="003B7480">
          <w:t xml:space="preserve">a </w:t>
        </w:r>
      </w:ins>
      <w:ins w:id="987" w:author="David Conklin" w:date="2021-09-17T10:24:00Z">
        <w:r w:rsidR="003B7480">
          <w:t xml:space="preserve">pointer </w:t>
        </w:r>
      </w:ins>
      <w:ins w:id="988" w:author="David Conklin" w:date="2021-09-17T10:25:00Z">
        <w:r w:rsidR="003B7480">
          <w:t xml:space="preserve"> to </w:t>
        </w:r>
      </w:ins>
      <w:ins w:id="989" w:author="David Conklin" w:date="2021-09-17T10:29:00Z">
        <w:r w:rsidR="003B7480">
          <w:t>another variable</w:t>
        </w:r>
      </w:ins>
    </w:p>
    <w:p w14:paraId="54B600B5" w14:textId="0D9D502F" w:rsidR="003B7480" w:rsidRDefault="003B7480" w:rsidP="003B7480">
      <w:pPr>
        <w:pStyle w:val="ListParagraph"/>
        <w:numPr>
          <w:ilvl w:val="0"/>
          <w:numId w:val="9"/>
        </w:numPr>
        <w:rPr>
          <w:ins w:id="990" w:author="David Conklin" w:date="2021-09-17T10:26:00Z"/>
        </w:rPr>
      </w:pPr>
      <w:ins w:id="991" w:author="David Conklin" w:date="2021-09-17T10:25:00Z">
        <w:r>
          <w:t xml:space="preserve"> “m_”</w:t>
        </w:r>
      </w:ins>
      <w:ins w:id="992" w:author="David Conklin" w:date="2021-09-17T10:26:00Z">
        <w:r>
          <w:t xml:space="preserve"> </w:t>
        </w:r>
      </w:ins>
      <w:ins w:id="993" w:author="David Conklin" w:date="2021-09-17T10:34:00Z">
        <w:r w:rsidR="003402E9">
          <w:t xml:space="preserve"> </w:t>
        </w:r>
      </w:ins>
      <w:ins w:id="994" w:author="David Conklin" w:date="2021-09-17T10:35:00Z">
        <w:r w:rsidR="003402E9">
          <w:t xml:space="preserve">signifies a </w:t>
        </w:r>
      </w:ins>
      <w:ins w:id="995" w:author="David Conklin" w:date="2021-09-17T10:26:00Z">
        <w:r>
          <w:t>member of a class</w:t>
        </w:r>
      </w:ins>
    </w:p>
    <w:p w14:paraId="0EFA9708" w14:textId="142498C7" w:rsidR="006B0DAB" w:rsidRDefault="003B7480" w:rsidP="003B7480">
      <w:pPr>
        <w:pStyle w:val="ListParagraph"/>
        <w:numPr>
          <w:ilvl w:val="0"/>
          <w:numId w:val="9"/>
        </w:numPr>
        <w:rPr>
          <w:ins w:id="996" w:author="David Conklin" w:date="2021-09-17T10:31:00Z"/>
        </w:rPr>
      </w:pPr>
      <w:ins w:id="997" w:author="David Conklin" w:date="2021-09-17T10:26:00Z">
        <w:r>
          <w:t xml:space="preserve"> “m_p”</w:t>
        </w:r>
      </w:ins>
      <w:ins w:id="998" w:author="David Conklin" w:date="2021-09-17T10:27:00Z">
        <w:r>
          <w:t xml:space="preserve"> followed by an upper case letter </w:t>
        </w:r>
      </w:ins>
      <w:ins w:id="999" w:author="David Conklin" w:date="2021-09-17T10:35:00Z">
        <w:r w:rsidR="003402E9">
          <w:t>signifies a</w:t>
        </w:r>
      </w:ins>
      <w:ins w:id="1000" w:author="David Conklin" w:date="2021-09-17T10:30:00Z">
        <w:r>
          <w:t xml:space="preserve"> me</w:t>
        </w:r>
      </w:ins>
      <w:ins w:id="1001" w:author="David Conklin" w:date="2021-09-17T10:31:00Z">
        <w:r>
          <w:t xml:space="preserve">mber of a class which </w:t>
        </w:r>
      </w:ins>
      <w:ins w:id="1002" w:author="David Conklin" w:date="2021-09-17T10:35:00Z">
        <w:r w:rsidR="003402E9">
          <w:t>is a</w:t>
        </w:r>
      </w:ins>
      <w:ins w:id="1003" w:author="David Conklin" w:date="2021-09-17T10:31:00Z">
        <w:r>
          <w:t xml:space="preserve"> pointer to another variable</w:t>
        </w:r>
      </w:ins>
    </w:p>
    <w:p w14:paraId="33D5AC1E" w14:textId="296A4C14" w:rsidR="003B7480" w:rsidRDefault="003402E9" w:rsidP="003B7480">
      <w:pPr>
        <w:pStyle w:val="ListParagraph"/>
        <w:numPr>
          <w:ilvl w:val="0"/>
          <w:numId w:val="9"/>
        </w:numPr>
        <w:rPr>
          <w:ins w:id="1004" w:author="David Conklin" w:date="2021-09-18T09:06:00Z"/>
        </w:rPr>
      </w:pPr>
      <w:ins w:id="1005" w:author="David Conklin" w:date="2021-09-17T10:36:00Z">
        <w:r>
          <w:t xml:space="preserve">‘g’ followed by an upper case letter </w:t>
        </w:r>
      </w:ins>
      <w:ins w:id="1006" w:author="David Conklin" w:date="2021-09-17T10:37:00Z">
        <w:r>
          <w:t>signifies a variable which is global to the Visual Studios project</w:t>
        </w:r>
      </w:ins>
      <w:ins w:id="1007" w:author="David Conklin" w:date="2021-09-17T10:38:00Z">
        <w:r>
          <w:t xml:space="preserve"> and which is also a pointer to another variable</w:t>
        </w:r>
      </w:ins>
      <w:ins w:id="1008" w:author="David Conklin" w:date="2021-09-19T10:32:00Z">
        <w:r w:rsidR="00CA398C">
          <w:t xml:space="preserve"> or object</w:t>
        </w:r>
      </w:ins>
    </w:p>
    <w:p w14:paraId="7123B5BE" w14:textId="249CC9D2" w:rsidR="005119E3" w:rsidRDefault="005119E3" w:rsidP="003B7480">
      <w:pPr>
        <w:pStyle w:val="ListParagraph"/>
        <w:numPr>
          <w:ilvl w:val="0"/>
          <w:numId w:val="9"/>
        </w:numPr>
        <w:rPr>
          <w:ins w:id="1009" w:author="David Conklin" w:date="2021-09-17T10:55:00Z"/>
        </w:rPr>
      </w:pPr>
      <w:ins w:id="1010" w:author="David Conklin" w:date="2021-09-18T09:10:00Z">
        <w:r>
          <w:t xml:space="preserve"> </w:t>
        </w:r>
      </w:ins>
      <w:ins w:id="1011" w:author="David Conklin" w:date="2021-09-18T09:06:00Z">
        <w:r>
          <w:t>“g</w:t>
        </w:r>
      </w:ins>
      <w:ins w:id="1012" w:author="David Conklin" w:date="2021-09-19T10:33:00Z">
        <w:r w:rsidR="00CA398C">
          <w:t>IDUs</w:t>
        </w:r>
      </w:ins>
      <w:ins w:id="1013" w:author="David Conklin" w:date="2021-09-18T09:06:00Z">
        <w:r>
          <w:t>” is the name of a global varia</w:t>
        </w:r>
      </w:ins>
      <w:ins w:id="1014" w:author="David Conklin" w:date="2021-09-18T09:07:00Z">
        <w:r>
          <w:t xml:space="preserve">ble in </w:t>
        </w:r>
      </w:ins>
      <w:ins w:id="1015" w:author="David Conklin" w:date="2021-09-18T09:11:00Z">
        <w:r>
          <w:t xml:space="preserve">autonomous process </w:t>
        </w:r>
      </w:ins>
      <w:ins w:id="1016" w:author="David Conklin" w:date="2021-09-18T09:07:00Z">
        <w:r>
          <w:t>DLL</w:t>
        </w:r>
      </w:ins>
      <w:ins w:id="1017" w:author="David Conklin" w:date="2021-09-18T09:42:00Z">
        <w:r w:rsidR="00614C46">
          <w:t>s</w:t>
        </w:r>
      </w:ins>
      <w:ins w:id="1018" w:author="David Conklin" w:date="2021-09-18T09:07:00Z">
        <w:r>
          <w:t xml:space="preserve"> which contains</w:t>
        </w:r>
      </w:ins>
      <w:ins w:id="1019" w:author="David Conklin" w:date="2021-09-18T09:08:00Z">
        <w:r>
          <w:t xml:space="preserve"> </w:t>
        </w:r>
      </w:ins>
      <w:ins w:id="1020" w:author="David Conklin" w:date="2021-09-19T10:33:00Z">
        <w:r w:rsidR="00CA398C">
          <w:t xml:space="preserve">the address of the object representing the IDU layer </w:t>
        </w:r>
      </w:ins>
    </w:p>
    <w:p w14:paraId="460AE756" w14:textId="49AB33AF" w:rsidR="00805E35" w:rsidRDefault="00805E35" w:rsidP="003B7480">
      <w:pPr>
        <w:pStyle w:val="ListParagraph"/>
        <w:numPr>
          <w:ilvl w:val="0"/>
          <w:numId w:val="9"/>
        </w:numPr>
        <w:rPr>
          <w:ins w:id="1021" w:author="David Conklin" w:date="2021-09-18T06:58:00Z"/>
        </w:rPr>
      </w:pPr>
      <w:ins w:id="1022" w:author="David Conklin" w:date="2021-09-17T10:55:00Z">
        <w:r>
          <w:t>“m_col”</w:t>
        </w:r>
      </w:ins>
      <w:ins w:id="1023" w:author="David Conklin" w:date="2021-09-18T06:59:00Z">
        <w:r w:rsidR="002C5A5B">
          <w:t xml:space="preserve"> followed by an IDU attribute name</w:t>
        </w:r>
      </w:ins>
      <w:ins w:id="1024" w:author="David Conklin" w:date="2021-09-17T10:55:00Z">
        <w:r>
          <w:t xml:space="preserve"> signifies </w:t>
        </w:r>
      </w:ins>
      <w:ins w:id="1025" w:author="David Conklin" w:date="2021-09-18T06:59:00Z">
        <w:r w:rsidR="002C5A5B">
          <w:t>the</w:t>
        </w:r>
      </w:ins>
      <w:ins w:id="1026" w:author="David Conklin" w:date="2021-09-18T06:56:00Z">
        <w:r w:rsidR="002C5A5B">
          <w:t xml:space="preserve"> index </w:t>
        </w:r>
      </w:ins>
      <w:ins w:id="1027" w:author="David Conklin" w:date="2021-09-18T07:00:00Z">
        <w:r w:rsidR="002C5A5B">
          <w:t xml:space="preserve">of that </w:t>
        </w:r>
      </w:ins>
      <w:ins w:id="1028" w:author="David Conklin" w:date="2021-09-18T06:57:00Z">
        <w:r w:rsidR="002C5A5B">
          <w:t xml:space="preserve">attribute in </w:t>
        </w:r>
      </w:ins>
      <w:ins w:id="1029" w:author="David Conklin" w:date="2021-09-18T07:00:00Z">
        <w:r w:rsidR="002C5A5B">
          <w:t>the IDU</w:t>
        </w:r>
      </w:ins>
      <w:ins w:id="1030" w:author="David Conklin" w:date="2021-09-18T06:57:00Z">
        <w:r w:rsidR="002C5A5B">
          <w:t xml:space="preserve"> layer, i.e. </w:t>
        </w:r>
      </w:ins>
      <w:ins w:id="1031" w:author="David Conklin" w:date="2021-09-18T07:00:00Z">
        <w:r w:rsidR="002C5A5B">
          <w:t xml:space="preserve">its </w:t>
        </w:r>
      </w:ins>
      <w:ins w:id="1032" w:author="David Conklin" w:date="2021-09-18T06:57:00Z">
        <w:r w:rsidR="002C5A5B">
          <w:t>column number in the DBF</w:t>
        </w:r>
      </w:ins>
      <w:ins w:id="1033" w:author="David Conklin" w:date="2021-09-18T06:58:00Z">
        <w:r w:rsidR="002C5A5B">
          <w:t xml:space="preserve"> component of the </w:t>
        </w:r>
      </w:ins>
      <w:ins w:id="1034" w:author="David Conklin" w:date="2021-09-18T07:00:00Z">
        <w:r w:rsidR="002C5A5B">
          <w:t>IDU</w:t>
        </w:r>
      </w:ins>
      <w:ins w:id="1035" w:author="David Conklin" w:date="2021-09-18T07:01:00Z">
        <w:r w:rsidR="002C5A5B">
          <w:t xml:space="preserve"> shapefile</w:t>
        </w:r>
      </w:ins>
    </w:p>
    <w:p w14:paraId="4124BD69" w14:textId="55F6059B" w:rsidR="002C5A5B" w:rsidRDefault="002C5A5B" w:rsidP="003B7480">
      <w:pPr>
        <w:pStyle w:val="ListParagraph"/>
        <w:numPr>
          <w:ilvl w:val="0"/>
          <w:numId w:val="9"/>
        </w:numPr>
        <w:rPr>
          <w:ins w:id="1036" w:author="David Conklin" w:date="2021-09-18T07:02:00Z"/>
        </w:rPr>
      </w:pPr>
      <w:ins w:id="1037" w:author="David Conklin" w:date="2021-09-18T07:01:00Z">
        <w:r>
          <w:t>“m_colReach” followed by a Reach attribut</w:t>
        </w:r>
      </w:ins>
      <w:ins w:id="1038" w:author="David Conklin" w:date="2021-09-18T07:02:00Z">
        <w:r>
          <w:t>e name signifies the index of that attribute in the Reach layer</w:t>
        </w:r>
      </w:ins>
    </w:p>
    <w:p w14:paraId="5A420118" w14:textId="438150A3" w:rsidR="002C5A5B" w:rsidRDefault="002C5A5B" w:rsidP="003B7480">
      <w:pPr>
        <w:pStyle w:val="ListParagraph"/>
        <w:numPr>
          <w:ilvl w:val="0"/>
          <w:numId w:val="9"/>
        </w:numPr>
        <w:rPr>
          <w:ins w:id="1039" w:author="David Conklin" w:date="2021-09-18T09:04:00Z"/>
        </w:rPr>
      </w:pPr>
      <w:ins w:id="1040" w:author="David Conklin" w:date="2021-09-18T07:02:00Z">
        <w:r>
          <w:t>“m_colHru” followed by an HRU</w:t>
        </w:r>
      </w:ins>
      <w:ins w:id="1041" w:author="David Conklin" w:date="2021-09-18T07:03:00Z">
        <w:r>
          <w:t xml:space="preserve"> attribute name signifies the index of that attribute in the HRU layer</w:t>
        </w:r>
      </w:ins>
    </w:p>
    <w:p w14:paraId="08606D17" w14:textId="7645B90F" w:rsidR="003402E9" w:rsidRDefault="003402E9" w:rsidP="003402E9">
      <w:pPr>
        <w:pStyle w:val="ListParagraph"/>
        <w:rPr>
          <w:ins w:id="1042" w:author="David Conklin" w:date="2021-09-17T10:39:00Z"/>
        </w:rPr>
      </w:pPr>
    </w:p>
    <w:p w14:paraId="46451CF5" w14:textId="77777777" w:rsidR="003C0F47" w:rsidRDefault="003402E9" w:rsidP="003C0F47">
      <w:pPr>
        <w:pStyle w:val="Heading2"/>
        <w:rPr>
          <w:ins w:id="1043" w:author="David Conklin" w:date="2021-09-19T09:49:00Z"/>
        </w:rPr>
      </w:pPr>
      <w:bookmarkStart w:id="1044" w:name="_Toc83542815"/>
      <w:ins w:id="1045" w:author="David Conklin" w:date="2021-09-17T10:39:00Z">
        <w:r>
          <w:t>Conklin’s conventions for</w:t>
        </w:r>
      </w:ins>
      <w:ins w:id="1046" w:author="David Conklin" w:date="2021-09-19T08:34:00Z">
        <w:r w:rsidR="00D63BA9">
          <w:t xml:space="preserve"> the</w:t>
        </w:r>
      </w:ins>
      <w:ins w:id="1047" w:author="David Conklin" w:date="2021-09-17T10:39:00Z">
        <w:r>
          <w:t xml:space="preserve"> </w:t>
        </w:r>
      </w:ins>
      <w:ins w:id="1048" w:author="David Conklin" w:date="2021-09-19T08:32:00Z">
        <w:r w:rsidR="000E5686">
          <w:t xml:space="preserve">IDU </w:t>
        </w:r>
      </w:ins>
      <w:ins w:id="1049" w:author="David Conklin" w:date="2021-09-17T10:39:00Z">
        <w:r>
          <w:t>layer</w:t>
        </w:r>
      </w:ins>
      <w:ins w:id="1050" w:author="David Conklin" w:date="2021-09-19T08:34:00Z">
        <w:r w:rsidR="00D63BA9">
          <w:t xml:space="preserve"> and its</w:t>
        </w:r>
      </w:ins>
      <w:ins w:id="1051" w:author="David Conklin" w:date="2021-09-17T10:39:00Z">
        <w:r>
          <w:t xml:space="preserve"> attributes</w:t>
        </w:r>
      </w:ins>
      <w:bookmarkEnd w:id="1044"/>
    </w:p>
    <w:p w14:paraId="1CDAD277" w14:textId="472BE920" w:rsidR="003402E9" w:rsidRDefault="003C0F47" w:rsidP="003C0F47">
      <w:pPr>
        <w:rPr>
          <w:ins w:id="1052" w:author="David Conklin" w:date="2021-09-19T09:54:00Z"/>
        </w:rPr>
      </w:pPr>
      <w:ins w:id="1053" w:author="David Conklin" w:date="2021-09-19T09:50:00Z">
        <w:r>
          <w:t xml:space="preserve">An </w:t>
        </w:r>
        <w:r>
          <w:rPr>
            <w:i/>
            <w:iCs/>
          </w:rPr>
          <w:t xml:space="preserve">IDUlayer </w:t>
        </w:r>
        <w:r>
          <w:t xml:space="preserve">class is defined as a </w:t>
        </w:r>
      </w:ins>
      <w:ins w:id="1054" w:author="David Conklin" w:date="2021-09-19T08:36:00Z">
        <w:r w:rsidR="00D63BA9">
          <w:t>c</w:t>
        </w:r>
      </w:ins>
      <w:ins w:id="1055" w:author="David Conklin" w:date="2021-09-19T08:37:00Z">
        <w:r w:rsidR="00D63BA9">
          <w:t xml:space="preserve">hild of class </w:t>
        </w:r>
        <w:r w:rsidR="00D63BA9">
          <w:rPr>
            <w:i/>
            <w:iCs/>
          </w:rPr>
          <w:t>MapLayer</w:t>
        </w:r>
      </w:ins>
      <w:ins w:id="1056" w:author="David Conklin" w:date="2021-09-19T09:51:00Z">
        <w:r>
          <w:rPr>
            <w:i/>
            <w:iCs/>
          </w:rPr>
          <w:t>.</w:t>
        </w:r>
      </w:ins>
      <w:ins w:id="1057" w:author="David Conklin" w:date="2021-09-19T08:37:00Z">
        <w:r w:rsidR="00D63BA9">
          <w:t xml:space="preserve"> </w:t>
        </w:r>
      </w:ins>
      <w:ins w:id="1058" w:author="David Conklin" w:date="2021-09-19T09:51:00Z">
        <w:r>
          <w:t xml:space="preserve">  The </w:t>
        </w:r>
        <w:r w:rsidRPr="003C0F47">
          <w:rPr>
            <w:rPrChange w:id="1059" w:author="David Conklin" w:date="2021-09-19T09:51:00Z">
              <w:rPr>
                <w:i/>
                <w:iCs/>
              </w:rPr>
            </w:rPrChange>
          </w:rPr>
          <w:t>IDUlayer</w:t>
        </w:r>
        <w:r>
          <w:t xml:space="preserve"> class </w:t>
        </w:r>
      </w:ins>
      <w:ins w:id="1060" w:author="David Conklin" w:date="2021-09-19T09:52:00Z">
        <w:r>
          <w:t>contains</w:t>
        </w:r>
      </w:ins>
      <w:ins w:id="1061" w:author="David Conklin" w:date="2021-09-19T08:37:00Z">
        <w:r w:rsidR="00D63BA9">
          <w:t xml:space="preserve"> knowledge of IDU attributes</w:t>
        </w:r>
      </w:ins>
      <w:ins w:id="1062" w:author="David Conklin" w:date="2021-09-19T09:52:00Z">
        <w:r>
          <w:t xml:space="preserve"> and facilitates reference to individual attributes</w:t>
        </w:r>
      </w:ins>
      <w:ins w:id="1063" w:author="David Conklin" w:date="2021-09-19T09:53:00Z">
        <w:r>
          <w:t xml:space="preserve"> in the source code</w:t>
        </w:r>
      </w:ins>
      <w:ins w:id="1064" w:author="David Conklin" w:date="2021-09-19T09:52:00Z">
        <w:r>
          <w:t xml:space="preserve"> by their name</w:t>
        </w:r>
      </w:ins>
      <w:ins w:id="1065" w:author="David Conklin" w:date="2021-09-19T09:53:00Z">
        <w:r>
          <w:t xml:space="preserve">s. Attribute </w:t>
        </w:r>
      </w:ins>
      <w:ins w:id="1066" w:author="David Conklin" w:date="2021-09-17T10:40:00Z">
        <w:r w:rsidR="003402E9">
          <w:t xml:space="preserve">names are upper case and no longer than 10 characters.  The limitation to 10 characters is </w:t>
        </w:r>
      </w:ins>
      <w:ins w:id="1067" w:author="David Conklin" w:date="2021-09-17T10:41:00Z">
        <w:r w:rsidR="003402E9">
          <w:t>for compatibility with ArcGIS.</w:t>
        </w:r>
      </w:ins>
      <w:ins w:id="1068" w:author="David Conklin" w:date="2021-09-17T10:46:00Z">
        <w:r w:rsidR="000F043A">
          <w:t xml:space="preserve">  </w:t>
        </w:r>
      </w:ins>
      <w:ins w:id="1069" w:author="David Conklin" w:date="2021-09-19T09:53:00Z">
        <w:r>
          <w:t xml:space="preserve"> A</w:t>
        </w:r>
      </w:ins>
      <w:ins w:id="1070" w:author="David Conklin" w:date="2021-09-17T10:42:00Z">
        <w:r w:rsidR="003402E9">
          <w:t>ttribute values are of type</w:t>
        </w:r>
      </w:ins>
      <w:ins w:id="1071" w:author="David Conklin" w:date="2021-09-17T10:43:00Z">
        <w:r w:rsidR="003402E9">
          <w:t xml:space="preserve"> </w:t>
        </w:r>
        <w:r w:rsidR="003402E9">
          <w:rPr>
            <w:i/>
            <w:iCs/>
          </w:rPr>
          <w:t xml:space="preserve">double, float, </w:t>
        </w:r>
        <w:r w:rsidR="003402E9">
          <w:t xml:space="preserve">or </w:t>
        </w:r>
        <w:r w:rsidR="003402E9">
          <w:rPr>
            <w:i/>
            <w:iCs/>
          </w:rPr>
          <w:t>int</w:t>
        </w:r>
        <w:r w:rsidR="003402E9">
          <w:t>.</w:t>
        </w:r>
      </w:ins>
      <w:ins w:id="1072" w:author="David Conklin" w:date="2021-09-17T10:44:00Z">
        <w:r w:rsidR="003402E9">
          <w:t xml:space="preserve">  Doubles are preferred</w:t>
        </w:r>
      </w:ins>
      <w:ins w:id="1073" w:author="David Conklin" w:date="2021-09-19T09:54:00Z">
        <w:r>
          <w:t xml:space="preserve"> over floats.</w:t>
        </w:r>
      </w:ins>
    </w:p>
    <w:p w14:paraId="7A9B5780" w14:textId="3478B267" w:rsidR="003C0F47" w:rsidRDefault="003C0F47" w:rsidP="003C0F47">
      <w:pPr>
        <w:rPr>
          <w:ins w:id="1074" w:author="David Conklin" w:date="2021-09-19T09:54:00Z"/>
        </w:rPr>
      </w:pPr>
    </w:p>
    <w:p w14:paraId="1560D849" w14:textId="017390AB" w:rsidR="003C0F47" w:rsidRDefault="003C0F47" w:rsidP="003C0F47">
      <w:pPr>
        <w:rPr>
          <w:ins w:id="1075" w:author="David Conklin" w:date="2021-09-19T09:58:00Z"/>
        </w:rPr>
      </w:pPr>
      <w:ins w:id="1076" w:author="David Conklin" w:date="2021-09-19T09:54:00Z">
        <w:r>
          <w:t xml:space="preserve">The </w:t>
        </w:r>
        <w:r>
          <w:rPr>
            <w:i/>
            <w:iCs/>
          </w:rPr>
          <w:t>IDUlayer</w:t>
        </w:r>
        <w:r>
          <w:t xml:space="preserve"> class definition includes</w:t>
        </w:r>
      </w:ins>
      <w:ins w:id="1077" w:author="David Conklin" w:date="2021-09-19T09:55:00Z">
        <w:r>
          <w:t xml:space="preserve"> integer member variables which hold the indices (i.e. column numbers) of the attributes</w:t>
        </w:r>
      </w:ins>
      <w:ins w:id="1078" w:author="David Conklin" w:date="2021-09-19T09:56:00Z">
        <w:r>
          <w:t xml:space="preserve"> in the DBF component of the IDU shapefile.  For example, the </w:t>
        </w:r>
        <w:r>
          <w:rPr>
            <w:i/>
            <w:iCs/>
          </w:rPr>
          <w:t xml:space="preserve">IDUlayer </w:t>
        </w:r>
        <w:r>
          <w:t>clas</w:t>
        </w:r>
      </w:ins>
      <w:ins w:id="1079" w:author="David Conklin" w:date="2021-09-19T09:57:00Z">
        <w:r>
          <w:t xml:space="preserve">s has an integer member named </w:t>
        </w:r>
        <w:r>
          <w:rPr>
            <w:i/>
            <w:iCs/>
          </w:rPr>
          <w:t>m_colAREA</w:t>
        </w:r>
        <w:r>
          <w:t xml:space="preserve"> which holds the in</w:t>
        </w:r>
      </w:ins>
      <w:ins w:id="1080" w:author="David Conklin" w:date="2021-09-19T09:58:00Z">
        <w:r>
          <w:t>dex to the AREA attribute.</w:t>
        </w:r>
      </w:ins>
    </w:p>
    <w:p w14:paraId="4981B3DB" w14:textId="0FDDBA32" w:rsidR="003C0F47" w:rsidRDefault="003C0F47" w:rsidP="003C0F47">
      <w:pPr>
        <w:rPr>
          <w:ins w:id="1081" w:author="David Conklin" w:date="2021-09-19T09:58:00Z"/>
        </w:rPr>
      </w:pPr>
    </w:p>
    <w:p w14:paraId="483CC2BE" w14:textId="58F5E12B" w:rsidR="003C0F47" w:rsidRDefault="003C0F47" w:rsidP="003C0F47">
      <w:pPr>
        <w:rPr>
          <w:ins w:id="1082" w:author="David Conklin" w:date="2021-09-19T10:04:00Z"/>
        </w:rPr>
      </w:pPr>
      <w:ins w:id="1083" w:author="David Conklin" w:date="2021-09-19T09:59:00Z">
        <w:r>
          <w:t>Visual Studio projects which generate DLLs</w:t>
        </w:r>
        <w:r w:rsidR="00915E28">
          <w:t xml:space="preserve"> for CW3M </w:t>
        </w:r>
      </w:ins>
      <w:ins w:id="1084" w:author="David Conklin" w:date="2021-09-19T10:04:00Z">
        <w:r w:rsidR="00915E28">
          <w:t xml:space="preserve">must </w:t>
        </w:r>
      </w:ins>
      <w:ins w:id="1085" w:author="David Conklin" w:date="2021-09-19T09:59:00Z">
        <w:r w:rsidR="00915E28">
          <w:t>include a global variable</w:t>
        </w:r>
      </w:ins>
      <w:ins w:id="1086" w:author="David Conklin" w:date="2021-09-19T10:00:00Z">
        <w:r w:rsidR="00915E28">
          <w:t xml:space="preserve"> </w:t>
        </w:r>
        <w:r w:rsidR="00915E28">
          <w:rPr>
            <w:i/>
            <w:iCs/>
          </w:rPr>
          <w:t>gIDUs</w:t>
        </w:r>
        <w:r w:rsidR="00915E28">
          <w:t xml:space="preserve"> which holds a pointer to </w:t>
        </w:r>
      </w:ins>
      <w:ins w:id="1087" w:author="David Conklin" w:date="2021-09-19T10:01:00Z">
        <w:r w:rsidR="00915E28">
          <w:t>the IDUlayer object represent</w:t>
        </w:r>
      </w:ins>
      <w:ins w:id="1088" w:author="David Conklin" w:date="2021-09-19T10:02:00Z">
        <w:r w:rsidR="00915E28">
          <w:t>ing the IDU shapefile for the current CW3M model instance</w:t>
        </w:r>
      </w:ins>
      <w:ins w:id="1089" w:author="David Conklin" w:date="2021-09-19T10:03:00Z">
        <w:r w:rsidR="00915E28">
          <w:t xml:space="preserve">.  The value of </w:t>
        </w:r>
        <w:r w:rsidR="00915E28">
          <w:rPr>
            <w:i/>
            <w:iCs/>
          </w:rPr>
          <w:t>gIDUs</w:t>
        </w:r>
        <w:r w:rsidR="00915E28">
          <w:t xml:space="preserve"> </w:t>
        </w:r>
      </w:ins>
      <w:ins w:id="1090" w:author="David Conklin" w:date="2021-09-19T10:04:00Z">
        <w:r w:rsidR="00915E28">
          <w:t>must be explicitly</w:t>
        </w:r>
      </w:ins>
      <w:ins w:id="1091" w:author="David Conklin" w:date="2021-09-19T10:03:00Z">
        <w:r w:rsidR="00915E28">
          <w:t xml:space="preserve"> se</w:t>
        </w:r>
      </w:ins>
      <w:ins w:id="1092" w:author="David Conklin" w:date="2021-09-19T10:04:00Z">
        <w:r w:rsidR="00915E28">
          <w:t>t at Init() time.</w:t>
        </w:r>
      </w:ins>
    </w:p>
    <w:p w14:paraId="7F790A12" w14:textId="6184418F" w:rsidR="00915E28" w:rsidRDefault="00915E28" w:rsidP="003C0F47">
      <w:pPr>
        <w:rPr>
          <w:ins w:id="1093" w:author="David Conklin" w:date="2021-09-19T10:04:00Z"/>
        </w:rPr>
      </w:pPr>
    </w:p>
    <w:p w14:paraId="29D3EFE1" w14:textId="50B3007E" w:rsidR="00915E28" w:rsidRDefault="00915E28" w:rsidP="003C0F47">
      <w:pPr>
        <w:rPr>
          <w:ins w:id="1094" w:author="David Conklin" w:date="2021-09-19T10:08:00Z"/>
        </w:rPr>
      </w:pPr>
      <w:ins w:id="1095" w:author="David Conklin" w:date="2021-09-19T10:05:00Z">
        <w:r>
          <w:t xml:space="preserve">The </w:t>
        </w:r>
        <w:r>
          <w:rPr>
            <w:i/>
            <w:iCs/>
          </w:rPr>
          <w:t xml:space="preserve">IDUlayer </w:t>
        </w:r>
        <w:r>
          <w:t>class definition includes #defines</w:t>
        </w:r>
      </w:ins>
      <w:ins w:id="1096" w:author="David Conklin" w:date="2021-09-19T10:06:00Z">
        <w:r>
          <w:t xml:space="preserve"> for IDU attribute names which expand to strings of the form </w:t>
        </w:r>
        <w:r>
          <w:rPr>
            <w:i/>
            <w:iCs/>
          </w:rPr>
          <w:t>gID</w:t>
        </w:r>
      </w:ins>
      <w:ins w:id="1097" w:author="David Conklin" w:date="2021-09-19T10:07:00Z">
        <w:r>
          <w:rPr>
            <w:i/>
            <w:iCs/>
          </w:rPr>
          <w:t>Us-&gt;m_col</w:t>
        </w:r>
        <w:r>
          <w:t>&lt;attribute name&gt;.  For</w:t>
        </w:r>
      </w:ins>
      <w:ins w:id="1098" w:author="David Conklin" w:date="2021-09-19T10:08:00Z">
        <w:r>
          <w:t xml:space="preserve"> example, </w:t>
        </w:r>
      </w:ins>
    </w:p>
    <w:p w14:paraId="7E26BE15" w14:textId="35189FC3" w:rsidR="00915E28" w:rsidRDefault="00915E28" w:rsidP="003C0F47">
      <w:pPr>
        <w:rPr>
          <w:ins w:id="1099" w:author="David Conklin" w:date="2021-09-19T10:08:00Z"/>
        </w:rPr>
      </w:pPr>
      <w:ins w:id="1100" w:author="David Conklin" w:date="2021-09-19T10:08:00Z">
        <w:r>
          <w:tab/>
          <w:t>#define AREA gIDUs-&gt;m_colAREA</w:t>
        </w:r>
      </w:ins>
    </w:p>
    <w:p w14:paraId="0CB5BC6E" w14:textId="330A9177" w:rsidR="00915E28" w:rsidRDefault="00915E28" w:rsidP="003C0F47">
      <w:pPr>
        <w:rPr>
          <w:ins w:id="1101" w:author="David Conklin" w:date="2021-09-19T10:09:00Z"/>
        </w:rPr>
      </w:pPr>
    </w:p>
    <w:p w14:paraId="377B6357" w14:textId="1E691910" w:rsidR="00915E28" w:rsidRDefault="002721E4" w:rsidP="003C0F47">
      <w:pPr>
        <w:rPr>
          <w:ins w:id="1102" w:author="David Conklin" w:date="2021-09-19T10:10:00Z"/>
        </w:rPr>
      </w:pPr>
      <w:ins w:id="1103" w:author="David Conklin" w:date="2021-09-19T10:09:00Z">
        <w:r>
          <w:t xml:space="preserve">The </w:t>
        </w:r>
        <w:r>
          <w:rPr>
            <w:i/>
            <w:iCs/>
          </w:rPr>
          <w:t>IDUlayer</w:t>
        </w:r>
        <w:r>
          <w:t xml:space="preserve"> class include</w:t>
        </w:r>
      </w:ins>
      <w:ins w:id="1104" w:author="David Conklin" w:date="2021-09-19T10:10:00Z">
        <w:r>
          <w:t xml:space="preserve">s </w:t>
        </w:r>
      </w:ins>
      <w:ins w:id="1105" w:author="David Conklin" w:date="2021-09-19T10:14:00Z">
        <w:r>
          <w:t>3</w:t>
        </w:r>
      </w:ins>
      <w:ins w:id="1106" w:author="David Conklin" w:date="2021-09-19T10:10:00Z">
        <w:r>
          <w:t xml:space="preserve"> methods for </w:t>
        </w:r>
      </w:ins>
      <w:ins w:id="1107" w:author="David Conklin" w:date="2021-09-19T10:14:00Z">
        <w:r>
          <w:t>getting attribute values:</w:t>
        </w:r>
      </w:ins>
    </w:p>
    <w:p w14:paraId="6D63CFBB" w14:textId="77777777" w:rsidR="002721E4" w:rsidRDefault="002721E4" w:rsidP="002721E4">
      <w:pPr>
        <w:ind w:firstLine="720"/>
        <w:rPr>
          <w:ins w:id="1108" w:author="David Conklin" w:date="2021-09-19T10:13:00Z"/>
        </w:rPr>
      </w:pPr>
      <w:ins w:id="1109" w:author="David Conklin" w:date="2021-09-19T10:11:00Z">
        <w:r>
          <w:t xml:space="preserve">double </w:t>
        </w:r>
      </w:ins>
      <w:ins w:id="1110" w:author="David Conklin" w:date="2021-09-19T10:12:00Z">
        <w:r>
          <w:t>IDUlayer::</w:t>
        </w:r>
      </w:ins>
      <w:ins w:id="1111" w:author="David Conklin" w:date="2021-09-19T10:10:00Z">
        <w:r>
          <w:t>Att(id</w:t>
        </w:r>
      </w:ins>
      <w:ins w:id="1112" w:author="David Conklin" w:date="2021-09-19T10:11:00Z">
        <w:r>
          <w:t>uPolyNdx, attributeName)</w:t>
        </w:r>
      </w:ins>
    </w:p>
    <w:p w14:paraId="1F828D08" w14:textId="77777777" w:rsidR="002721E4" w:rsidRDefault="002721E4" w:rsidP="002721E4">
      <w:pPr>
        <w:ind w:firstLine="720"/>
        <w:rPr>
          <w:ins w:id="1113" w:author="David Conklin" w:date="2021-09-19T10:13:00Z"/>
        </w:rPr>
      </w:pPr>
      <w:ins w:id="1114" w:author="David Conklin" w:date="2021-09-19T10:13:00Z">
        <w:r>
          <w:t>float IDUlayer::AttFloat(iduPolyNdx, attributeName)</w:t>
        </w:r>
      </w:ins>
    </w:p>
    <w:p w14:paraId="6E691D5B" w14:textId="73910002" w:rsidR="002721E4" w:rsidRDefault="002721E4" w:rsidP="002721E4">
      <w:pPr>
        <w:ind w:firstLine="720"/>
        <w:rPr>
          <w:ins w:id="1115" w:author="David Conklin" w:date="2021-09-19T10:15:00Z"/>
        </w:rPr>
      </w:pPr>
      <w:ins w:id="1116" w:author="David Conklin" w:date="2021-09-19T10:14:00Z">
        <w:r>
          <w:t>int</w:t>
        </w:r>
      </w:ins>
      <w:ins w:id="1117" w:author="David Conklin" w:date="2021-09-19T10:13:00Z">
        <w:r>
          <w:t xml:space="preserve"> IDUlayer::Att</w:t>
        </w:r>
      </w:ins>
      <w:ins w:id="1118" w:author="David Conklin" w:date="2021-09-19T10:14:00Z">
        <w:r>
          <w:t>Int</w:t>
        </w:r>
      </w:ins>
      <w:ins w:id="1119" w:author="David Conklin" w:date="2021-09-19T10:13:00Z">
        <w:r>
          <w:t>(iduPolyNdx, attributeName)</w:t>
        </w:r>
      </w:ins>
    </w:p>
    <w:p w14:paraId="1CBA4A3C" w14:textId="31BE9CDD" w:rsidR="002721E4" w:rsidRDefault="002721E4" w:rsidP="002721E4">
      <w:pPr>
        <w:ind w:firstLine="720"/>
        <w:rPr>
          <w:ins w:id="1120" w:author="David Conklin" w:date="2021-09-19T10:15:00Z"/>
        </w:rPr>
      </w:pPr>
    </w:p>
    <w:p w14:paraId="799FCED6" w14:textId="24053C05" w:rsidR="002721E4" w:rsidRDefault="002721E4" w:rsidP="002721E4">
      <w:pPr>
        <w:rPr>
          <w:ins w:id="1121" w:author="David Conklin" w:date="2021-09-19T10:15:00Z"/>
        </w:rPr>
      </w:pPr>
      <w:ins w:id="1122" w:author="David Conklin" w:date="2021-09-19T10:15:00Z">
        <w:r>
          <w:t xml:space="preserve">The </w:t>
        </w:r>
        <w:r>
          <w:rPr>
            <w:i/>
            <w:iCs/>
          </w:rPr>
          <w:t>IDUlayer</w:t>
        </w:r>
        <w:r>
          <w:t xml:space="preserve"> class includes 3 methods for setting attribute values:</w:t>
        </w:r>
      </w:ins>
    </w:p>
    <w:p w14:paraId="02CEE600" w14:textId="03772068" w:rsidR="002721E4" w:rsidRDefault="002721E4" w:rsidP="002721E4">
      <w:pPr>
        <w:ind w:firstLine="720"/>
        <w:rPr>
          <w:ins w:id="1123" w:author="David Conklin" w:date="2021-09-19T10:15:00Z"/>
        </w:rPr>
      </w:pPr>
      <w:ins w:id="1124" w:author="David Conklin" w:date="2021-09-19T10:16:00Z">
        <w:r>
          <w:t xml:space="preserve">bool </w:t>
        </w:r>
      </w:ins>
      <w:ins w:id="1125" w:author="David Conklin" w:date="2021-09-19T10:15:00Z">
        <w:r>
          <w:t xml:space="preserve">IDUlayer::SetAtt(iduPolyNdx, attributeName, </w:t>
        </w:r>
      </w:ins>
      <w:ins w:id="1126" w:author="David Conklin" w:date="2021-09-19T10:16:00Z">
        <w:r>
          <w:t xml:space="preserve">double </w:t>
        </w:r>
      </w:ins>
      <w:ins w:id="1127" w:author="David Conklin" w:date="2021-09-19T10:15:00Z">
        <w:r>
          <w:t>attributeValue)</w:t>
        </w:r>
      </w:ins>
    </w:p>
    <w:p w14:paraId="38B68BF3" w14:textId="5255646B" w:rsidR="002721E4" w:rsidRDefault="002721E4" w:rsidP="002721E4">
      <w:pPr>
        <w:ind w:firstLine="720"/>
        <w:rPr>
          <w:ins w:id="1128" w:author="David Conklin" w:date="2021-09-19T10:16:00Z"/>
        </w:rPr>
      </w:pPr>
      <w:ins w:id="1129" w:author="David Conklin" w:date="2021-09-19T10:16:00Z">
        <w:r>
          <w:t>bool IDUlayer::SetAttFloat(iduPolyNdx, attributeName, float attributeValue)</w:t>
        </w:r>
      </w:ins>
    </w:p>
    <w:p w14:paraId="4B0CA0B8" w14:textId="603F99A7" w:rsidR="002721E4" w:rsidRDefault="002721E4" w:rsidP="00CA398C">
      <w:pPr>
        <w:ind w:firstLine="720"/>
        <w:rPr>
          <w:ins w:id="1130" w:author="David Conklin" w:date="2021-09-19T10:17:00Z"/>
        </w:rPr>
      </w:pPr>
      <w:ins w:id="1131" w:author="David Conklin" w:date="2021-09-19T10:16:00Z">
        <w:r>
          <w:t>bool IDUlayer::SetAtt</w:t>
        </w:r>
      </w:ins>
      <w:ins w:id="1132" w:author="David Conklin" w:date="2021-09-19T10:17:00Z">
        <w:r>
          <w:t>Int</w:t>
        </w:r>
      </w:ins>
      <w:ins w:id="1133" w:author="David Conklin" w:date="2021-09-19T10:16:00Z">
        <w:r>
          <w:t xml:space="preserve">(iduPolyNdx, attributeName, </w:t>
        </w:r>
      </w:ins>
      <w:ins w:id="1134" w:author="David Conklin" w:date="2021-09-19T10:17:00Z">
        <w:r>
          <w:t>int</w:t>
        </w:r>
      </w:ins>
      <w:ins w:id="1135" w:author="David Conklin" w:date="2021-09-19T10:16:00Z">
        <w:r>
          <w:t xml:space="preserve"> attributeValue)</w:t>
        </w:r>
      </w:ins>
    </w:p>
    <w:p w14:paraId="1632FAE8" w14:textId="3CD055E5" w:rsidR="002721E4" w:rsidRDefault="002721E4" w:rsidP="002721E4">
      <w:pPr>
        <w:ind w:firstLine="720"/>
        <w:rPr>
          <w:ins w:id="1136" w:author="David Conklin" w:date="2021-09-19T10:17:00Z"/>
        </w:rPr>
      </w:pPr>
    </w:p>
    <w:p w14:paraId="1F7C1433" w14:textId="1C5E6251" w:rsidR="002721E4" w:rsidRDefault="002721E4">
      <w:pPr>
        <w:rPr>
          <w:ins w:id="1137" w:author="David Conklin" w:date="2021-09-19T10:21:00Z"/>
        </w:rPr>
        <w:pPrChange w:id="1138" w:author="David Conklin" w:date="2021-09-19T10:23:00Z">
          <w:pPr>
            <w:ind w:firstLine="720"/>
          </w:pPr>
        </w:pPrChange>
      </w:pPr>
      <w:ins w:id="1139" w:author="David Conklin" w:date="2021-09-19T10:18:00Z">
        <w:r>
          <w:t xml:space="preserve">Visual Studios projects which generate DLLs for CW3M may include inline routines </w:t>
        </w:r>
      </w:ins>
      <w:ins w:id="1140" w:author="David Conklin" w:date="2021-09-19T10:19:00Z">
        <w:r>
          <w:t xml:space="preserve">with the same names as the 6 </w:t>
        </w:r>
      </w:ins>
      <w:ins w:id="1141" w:author="David Conklin" w:date="2021-09-19T10:36:00Z">
        <w:r w:rsidR="00CA398C">
          <w:t xml:space="preserve">IDUlayer:: </w:t>
        </w:r>
      </w:ins>
      <w:ins w:id="1142" w:author="David Conklin" w:date="2021-09-19T10:19:00Z">
        <w:r>
          <w:t>attribute access routines</w:t>
        </w:r>
        <w:r w:rsidR="00FF6D92">
          <w:t xml:space="preserve">, to </w:t>
        </w:r>
      </w:ins>
      <w:ins w:id="1143" w:author="David Conklin" w:date="2021-09-19T10:20:00Z">
        <w:r w:rsidR="00FF6D92">
          <w:t>shorten the code.  For example, the HBV DLL incl</w:t>
        </w:r>
      </w:ins>
      <w:ins w:id="1144" w:author="David Conklin" w:date="2021-09-19T10:21:00Z">
        <w:r w:rsidR="00FF6D92">
          <w:t>udes</w:t>
        </w:r>
      </w:ins>
    </w:p>
    <w:p w14:paraId="7A297CF4" w14:textId="15124CB8" w:rsidR="00FF6D92" w:rsidRDefault="00FF6D92" w:rsidP="00FF6D92">
      <w:pPr>
        <w:ind w:firstLine="720"/>
        <w:rPr>
          <w:ins w:id="1145" w:author="David Conklin" w:date="2021-09-19T10:23:00Z"/>
        </w:rPr>
      </w:pPr>
      <w:ins w:id="1146" w:author="David Conklin" w:date="2021-09-19T10:21:00Z">
        <w:r>
          <w:t>inline double HBV::Att(int iduPolyNdx, int col)</w:t>
        </w:r>
      </w:ins>
      <w:ins w:id="1147" w:author="David Conklin" w:date="2021-09-19T10:22:00Z">
        <w:r>
          <w:t xml:space="preserve"> { return(gIDUs-&gt;Att(iduPolyNdx, col)</w:t>
        </w:r>
      </w:ins>
      <w:ins w:id="1148" w:author="David Conklin" w:date="2021-09-19T10:23:00Z">
        <w:r>
          <w:t>)</w:t>
        </w:r>
      </w:ins>
      <w:ins w:id="1149" w:author="David Conklin" w:date="2021-09-19T10:22:00Z">
        <w:r>
          <w:t>; }</w:t>
        </w:r>
      </w:ins>
    </w:p>
    <w:p w14:paraId="0CA79BD7" w14:textId="7A15D880" w:rsidR="00FF6D92" w:rsidRDefault="00FF6D92" w:rsidP="00FF6D92">
      <w:pPr>
        <w:ind w:firstLine="720"/>
        <w:rPr>
          <w:ins w:id="1150" w:author="David Conklin" w:date="2021-09-19T10:23:00Z"/>
        </w:rPr>
      </w:pPr>
    </w:p>
    <w:p w14:paraId="331FA667" w14:textId="0DF27A9B" w:rsidR="00FF6D92" w:rsidRDefault="00FF6D92" w:rsidP="00FF6D92">
      <w:pPr>
        <w:rPr>
          <w:ins w:id="1151" w:author="David Conklin" w:date="2021-09-19T10:25:00Z"/>
        </w:rPr>
      </w:pPr>
      <w:ins w:id="1152" w:author="David Conklin" w:date="2021-09-19T10:24:00Z">
        <w:r>
          <w:t>These conventions support fetching the value of an attribute with a statement</w:t>
        </w:r>
      </w:ins>
      <w:ins w:id="1153" w:author="David Conklin" w:date="2021-09-19T10:25:00Z">
        <w:r>
          <w:t xml:space="preserve"> like</w:t>
        </w:r>
      </w:ins>
    </w:p>
    <w:p w14:paraId="2A565045" w14:textId="186B58E2" w:rsidR="00FF6D92" w:rsidRDefault="00FF6D92" w:rsidP="00FF6D92">
      <w:pPr>
        <w:rPr>
          <w:ins w:id="1154" w:author="David Conklin" w:date="2021-09-19T10:29:00Z"/>
        </w:rPr>
      </w:pPr>
      <w:ins w:id="1155" w:author="David Conklin" w:date="2021-09-19T10:25:00Z">
        <w:r>
          <w:tab/>
        </w:r>
        <w:r>
          <w:tab/>
          <w:t xml:space="preserve">double </w:t>
        </w:r>
      </w:ins>
      <w:ins w:id="1156" w:author="David Conklin" w:date="2021-09-19T10:28:00Z">
        <w:r>
          <w:t>idu_wetl2q = Att(idu</w:t>
        </w:r>
      </w:ins>
      <w:ins w:id="1157" w:author="David Conklin" w:date="2021-09-19T10:29:00Z">
        <w:r>
          <w:t xml:space="preserve">_poly_ndx, </w:t>
        </w:r>
      </w:ins>
      <w:ins w:id="1158" w:author="David Conklin" w:date="2021-09-19T10:28:00Z">
        <w:r>
          <w:t>WETL2Q</w:t>
        </w:r>
      </w:ins>
      <w:ins w:id="1159" w:author="David Conklin" w:date="2021-09-19T10:29:00Z">
        <w:r>
          <w:t>);</w:t>
        </w:r>
      </w:ins>
    </w:p>
    <w:p w14:paraId="693D877A" w14:textId="2727550E" w:rsidR="00FF6D92" w:rsidRDefault="00CA398C" w:rsidP="00FF6D92">
      <w:pPr>
        <w:rPr>
          <w:ins w:id="1160" w:author="David Conklin" w:date="2021-09-19T10:30:00Z"/>
        </w:rPr>
      </w:pPr>
      <w:ins w:id="1161" w:author="David Conklin" w:date="2021-09-19T10:29:00Z">
        <w:r>
          <w:t>which</w:t>
        </w:r>
      </w:ins>
      <w:ins w:id="1162" w:author="David Conklin" w:date="2021-09-19T10:30:00Z">
        <w:r>
          <w:t xml:space="preserve"> is equivalent to</w:t>
        </w:r>
      </w:ins>
    </w:p>
    <w:p w14:paraId="11407780" w14:textId="1BF647E5" w:rsidR="00CA398C" w:rsidRDefault="00CA398C" w:rsidP="00CA398C">
      <w:pPr>
        <w:rPr>
          <w:ins w:id="1163" w:author="David Conklin" w:date="2021-09-19T10:31:00Z"/>
        </w:rPr>
      </w:pPr>
      <w:ins w:id="1164" w:author="David Conklin" w:date="2021-09-19T10:30:00Z">
        <w:r>
          <w:tab/>
        </w:r>
        <w:r>
          <w:tab/>
          <w:t>double idu_wetl2q = gIDUs-&gt;Att(idu_poly_ndx, g</w:t>
        </w:r>
      </w:ins>
      <w:ins w:id="1165" w:author="David Conklin" w:date="2021-09-19T10:31:00Z">
        <w:r>
          <w:t>IDUs-&gt;m_colWETL2Q);</w:t>
        </w:r>
      </w:ins>
    </w:p>
    <w:p w14:paraId="5230D390" w14:textId="77777777" w:rsidR="00CA398C" w:rsidRDefault="00CA398C">
      <w:pPr>
        <w:rPr>
          <w:ins w:id="1166" w:author="David Conklin" w:date="2021-09-19T10:31:00Z"/>
        </w:rPr>
        <w:pPrChange w:id="1167" w:author="David Conklin" w:date="2021-09-19T10:31:00Z">
          <w:pPr>
            <w:pStyle w:val="Heading1"/>
          </w:pPr>
        </w:pPrChange>
      </w:pPr>
    </w:p>
    <w:p w14:paraId="631A9D48" w14:textId="72466292" w:rsidR="003410F4" w:rsidRDefault="003410F4">
      <w:pPr>
        <w:pStyle w:val="Heading1"/>
      </w:pPr>
      <w:bookmarkStart w:id="1168" w:name="_Toc83542816"/>
      <w:r>
        <w:t xml:space="preserve">Release </w:t>
      </w:r>
      <w:r w:rsidR="00E735F4">
        <w:t>Log</w:t>
      </w:r>
      <w:bookmarkEnd w:id="116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ins w:id="1169" w:author="David Conklin" w:date="2021-09-26T09:55:00Z"/>
          <w:rFonts w:cs="Times New Roman"/>
          <w:szCs w:val="24"/>
        </w:rPr>
      </w:pPr>
      <w:r>
        <w:rPr>
          <w:rFonts w:cs="Times New Roman"/>
          <w:szCs w:val="24"/>
        </w:rPr>
        <w:lastRenderedPageBreak/>
        <w:t>CW3M_Installer_McKenzie-1.0.0.exe from CW3M ver. 488 9/9/21.  First release package since making CW3M officially publicly accessible.</w:t>
      </w:r>
    </w:p>
    <w:p w14:paraId="2CBFEF1D" w14:textId="5A44E574" w:rsidR="00772AB6" w:rsidRDefault="00772AB6" w:rsidP="001D27E9">
      <w:pPr>
        <w:pStyle w:val="Body"/>
        <w:rPr>
          <w:ins w:id="1170" w:author="David Conklin" w:date="2021-09-26T09:55:00Z"/>
          <w:rFonts w:cs="Times New Roman"/>
          <w:szCs w:val="24"/>
        </w:rPr>
      </w:pPr>
    </w:p>
    <w:p w14:paraId="20237CA4" w14:textId="232D89B4" w:rsidR="00772AB6" w:rsidRPr="008B6340" w:rsidRDefault="00772AB6" w:rsidP="001D27E9">
      <w:pPr>
        <w:pStyle w:val="Body"/>
        <w:rPr>
          <w:rFonts w:cs="Times New Roman"/>
          <w:szCs w:val="24"/>
        </w:rPr>
      </w:pPr>
      <w:ins w:id="1171" w:author="David Conklin" w:date="2021-09-26T09:55:00Z">
        <w:r>
          <w:rPr>
            <w:rFonts w:cs="Times New Roman"/>
            <w:szCs w:val="24"/>
          </w:rPr>
          <w:t>CW3M_Installer_McKenzie-1.</w:t>
        </w:r>
        <w:r>
          <w:rPr>
            <w:rFonts w:cs="Times New Roman"/>
            <w:szCs w:val="24"/>
          </w:rPr>
          <w:t>1</w:t>
        </w:r>
        <w:r>
          <w:rPr>
            <w:rFonts w:cs="Times New Roman"/>
            <w:szCs w:val="24"/>
          </w:rPr>
          <w:t xml:space="preserve">.0.exe from CW3M ver. </w:t>
        </w:r>
      </w:ins>
      <w:ins w:id="1172" w:author="David Conklin" w:date="2021-09-26T09:56:00Z">
        <w:r>
          <w:rPr>
            <w:rFonts w:cs="Times New Roman"/>
            <w:szCs w:val="24"/>
          </w:rPr>
          <w:t>~564</w:t>
        </w:r>
      </w:ins>
      <w:ins w:id="1173" w:author="David Conklin" w:date="2021-09-26T09:55:00Z">
        <w:r>
          <w:rPr>
            <w:rFonts w:cs="Times New Roman"/>
            <w:szCs w:val="24"/>
          </w:rPr>
          <w:t xml:space="preserve"> 9/</w:t>
        </w:r>
      </w:ins>
      <w:ins w:id="1174" w:author="David Conklin" w:date="2021-09-26T09:56:00Z">
        <w:r>
          <w:rPr>
            <w:rFonts w:cs="Times New Roman"/>
            <w:szCs w:val="24"/>
          </w:rPr>
          <w:t>26</w:t>
        </w:r>
      </w:ins>
      <w:ins w:id="1175" w:author="David Conklin" w:date="2021-09-26T09:55:00Z">
        <w:r>
          <w:rPr>
            <w:rFonts w:cs="Times New Roman"/>
            <w:szCs w:val="24"/>
          </w:rPr>
          <w:t>/21.</w:t>
        </w:r>
      </w:ins>
      <w:ins w:id="1176" w:author="David Conklin" w:date="2021-09-26T09:56:00Z">
        <w:r>
          <w:rPr>
            <w:rFonts w:cs="Times New Roman"/>
            <w:szCs w:val="24"/>
          </w:rPr>
          <w:t xml:space="preserve">  Add the WetlandSTM </w:t>
        </w:r>
      </w:ins>
      <w:ins w:id="1177" w:author="David Conklin" w:date="2021-09-26T09:57:00Z">
        <w:r>
          <w:rPr>
            <w:rFonts w:cs="Times New Roman"/>
            <w:szCs w:val="24"/>
          </w:rPr>
          <w:t>yearly and daily processes.</w:t>
        </w:r>
      </w:ins>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178" w:name="_Toc83542817"/>
      <w:r>
        <w:t>References</w:t>
      </w:r>
      <w:bookmarkEnd w:id="117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179"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180" w:author="David Conklin" w:date="2021-09-09T15:00:00Z"/>
        </w:rPr>
      </w:pPr>
    </w:p>
    <w:p w14:paraId="312ABC20" w14:textId="7B577C6F" w:rsidR="003D7F64" w:rsidRDefault="003D7F64">
      <w:ins w:id="1181" w:author="David Conklin" w:date="2021-09-09T15:00:00Z">
        <w:r>
          <w:t>Conklin DR and Zaret K (2021). Specification for Wetland Persistence Model, 7/30/21</w:t>
        </w:r>
      </w:ins>
      <w:ins w:id="1182" w:author="David Conklin" w:date="2021-09-09T15:01:00Z">
        <w:r>
          <w:t>. Unpublished. In the CW3M repository at trunk/DataCW3M/CW</w:t>
        </w:r>
      </w:ins>
      <w:ins w:id="1183"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lastRenderedPageBreak/>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184" w:name="_Toc83542818"/>
      <w:r>
        <w:rPr>
          <w:rFonts w:eastAsiaTheme="minorHAnsi"/>
        </w:rPr>
        <w:t>Acronyms</w:t>
      </w:r>
      <w:r w:rsidR="009D540F">
        <w:rPr>
          <w:rFonts w:eastAsiaTheme="minorHAnsi"/>
        </w:rPr>
        <w:t xml:space="preserve"> and Abbreviations</w:t>
      </w:r>
      <w:bookmarkEnd w:id="118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DA123" w14:textId="77777777" w:rsidR="008C322C" w:rsidRDefault="008C322C" w:rsidP="00064E77">
      <w:r>
        <w:separator/>
      </w:r>
    </w:p>
  </w:endnote>
  <w:endnote w:type="continuationSeparator" w:id="0">
    <w:p w14:paraId="391C903E" w14:textId="77777777" w:rsidR="008C322C" w:rsidRDefault="008C322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5D052" w14:textId="77777777" w:rsidR="008C322C" w:rsidRDefault="008C322C" w:rsidP="00064E77">
      <w:r>
        <w:separator/>
      </w:r>
    </w:p>
  </w:footnote>
  <w:footnote w:type="continuationSeparator" w:id="0">
    <w:p w14:paraId="13D10DBE" w14:textId="77777777" w:rsidR="008C322C" w:rsidRDefault="008C322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398C"/>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163716</TotalTime>
  <Pages>86</Pages>
  <Words>31761</Words>
  <Characters>181039</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10</cp:revision>
  <cp:lastPrinted>2021-07-09T14:21:00Z</cp:lastPrinted>
  <dcterms:created xsi:type="dcterms:W3CDTF">2018-11-09T13:56:00Z</dcterms:created>
  <dcterms:modified xsi:type="dcterms:W3CDTF">2021-09-26T16:58:00Z</dcterms:modified>
</cp:coreProperties>
</file>