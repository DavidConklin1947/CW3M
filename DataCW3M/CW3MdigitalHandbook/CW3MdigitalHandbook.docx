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1C668104"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19T09:31:00Z">
            <w:r w:rsidR="00786D6C">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46E986F5"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19T09:31:00Z">
            <w:r w:rsidR="00786D6C">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684F4532"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19T09:31:00Z">
            <w:r w:rsidR="00786D6C">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62F34061"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19T09:31:00Z">
            <w:r w:rsidR="00786D6C">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0F6FFFB8"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19T09:31:00Z">
            <w:r w:rsidR="00786D6C">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05A67A0E"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19T09:31:00Z">
            <w:r w:rsidR="00786D6C">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000DE66D"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19T09:31:00Z">
            <w:r w:rsidR="00786D6C">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DC8CD22"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19T09:31:00Z">
            <w:r w:rsidR="00786D6C">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3FC365C2"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19T09:31:00Z">
            <w:r w:rsidR="00786D6C">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5DCD2FD0"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19T09:31:00Z">
            <w:r w:rsidR="00786D6C">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39B2AA67"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19T09:31:00Z">
            <w:r w:rsidR="00786D6C">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333046D0"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19T09:31:00Z">
            <w:r w:rsidR="00786D6C">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0E848997"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19T09:31:00Z">
            <w:r w:rsidR="00786D6C">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2A84D019"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19T09:31:00Z">
            <w:r w:rsidR="00786D6C">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0337BE99"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19T09:31:00Z">
            <w:r w:rsidR="00786D6C">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2E477AC6"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19T09:31:00Z">
            <w:r w:rsidR="00786D6C">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6AD01328"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19T09:31:00Z">
            <w:r w:rsidR="00786D6C">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6ADA228F"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19T09:31:00Z">
            <w:r w:rsidR="00786D6C">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61782FA4"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19T09:31:00Z">
            <w:r w:rsidR="00786D6C">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59E1EFCF"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19T09:31:00Z">
            <w:r w:rsidR="00786D6C">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2E5A5685"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19T09:31:00Z">
            <w:r w:rsidR="00786D6C">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142B1D4D"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19T09:31:00Z">
            <w:r w:rsidR="00786D6C">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5A98CBCD"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19T09:31:00Z">
            <w:r w:rsidR="00786D6C">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5660DC61"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19T09:31:00Z">
            <w:r w:rsidR="00786D6C">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0032C127"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19T09:31:00Z">
            <w:r w:rsidR="00786D6C">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5161AD89"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19T09:31:00Z">
            <w:r w:rsidR="00786D6C">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01E30F87"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19T09:31:00Z">
            <w:r w:rsidR="00786D6C">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2601B14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19T09:31:00Z">
            <w:r w:rsidR="00786D6C">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2ED653A9"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19T09:31:00Z">
            <w:r w:rsidR="00786D6C">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11920F13"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19T09:31:00Z">
            <w:r w:rsidR="00786D6C">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123867AB"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19T09:31:00Z">
            <w:r w:rsidR="00786D6C">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76A6E35E"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19T09:31:00Z">
            <w:r w:rsidR="00786D6C">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33EE91CA"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19T09:31:00Z">
            <w:r w:rsidR="00786D6C">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755D87E5"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19T09:31:00Z">
            <w:r w:rsidR="00786D6C">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6CBA2874"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19T09:31:00Z">
            <w:r w:rsidR="00786D6C">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1C66EEE5"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19T09:31:00Z">
            <w:r w:rsidR="00786D6C">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54454DAD"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19T09:31:00Z">
            <w:r w:rsidR="00786D6C">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0472CB9E"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19T09:31:00Z">
            <w:r w:rsidR="00786D6C">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1046E150"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19T09:31:00Z">
            <w:r w:rsidR="00786D6C">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17679F88"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19T09:31:00Z">
            <w:r w:rsidR="00786D6C">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6436E4C0"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19T09:31:00Z">
            <w:r w:rsidR="00786D6C">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7A9F1EA0"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19T09:31:00Z">
            <w:r w:rsidR="00786D6C">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14AD9FCD"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19T09:31:00Z">
            <w:r w:rsidR="00786D6C">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7BB2A23A"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19T09:31:00Z">
            <w:r w:rsidR="00786D6C">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055C9952"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19T09:31:00Z">
            <w:r w:rsidR="00786D6C">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6317243A"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19T09:31:00Z">
            <w:r w:rsidR="00786D6C">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6482F3B3"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19T09:31:00Z">
            <w:r w:rsidR="00786D6C">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4639C510"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19T09:31:00Z">
            <w:r w:rsidR="00786D6C">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7954B723"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19T09:31:00Z">
            <w:r w:rsidR="00786D6C">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7BEB71FA"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19T09:31:00Z">
            <w:r w:rsidR="00786D6C">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661C5A19"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19T09:31:00Z">
            <w:r w:rsidR="00786D6C">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27D52D66"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19T09:31:00Z">
            <w:r w:rsidR="00786D6C">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5B15C87E"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19T09:31:00Z">
            <w:r w:rsidR="00786D6C">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00B5BB98"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19T09:31:00Z">
            <w:r w:rsidR="00786D6C">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782AF740"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19T09:31:00Z">
            <w:r w:rsidR="00786D6C">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26D9E911"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19T09:31:00Z">
            <w:r w:rsidR="00786D6C">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6E123639"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19T09:31:00Z">
            <w:r w:rsidR="00786D6C">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4A78BD89"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19T09:31:00Z">
            <w:r w:rsidR="00786D6C">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09A0F89D"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19T09:31:00Z">
            <w:r w:rsidR="00786D6C">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4970F9F5"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19T09:31:00Z">
            <w:r w:rsidR="00786D6C">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2E289763"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19T09:31:00Z">
            <w:r w:rsidR="00786D6C">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6B7A35F1"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19T09:31:00Z">
            <w:r w:rsidR="00786D6C">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6A110A23"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19T09:31:00Z">
            <w:r w:rsidR="00786D6C">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77968B3D"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19T09:31:00Z">
            <w:r w:rsidR="00786D6C">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793EE4BD"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19T09:31:00Z">
            <w:r w:rsidR="00786D6C">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592E514D"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19T09:31:00Z">
            <w:r w:rsidR="00786D6C">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3C065DA5"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19T09:31:00Z">
            <w:r w:rsidR="00786D6C">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3F2C1A48"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19T09:31:00Z">
            <w:r w:rsidR="00786D6C">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02F33324"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19T09:31:00Z">
            <w:r w:rsidR="00786D6C">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0BBF122D"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19T09:31:00Z">
            <w:r w:rsidR="00786D6C">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0C85317D"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19T09:31:00Z">
            <w:r w:rsidR="00786D6C">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5B85846A"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19T09:31:00Z">
            <w:r w:rsidR="00786D6C">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2766E235"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19T09:31:00Z">
            <w:r w:rsidR="00786D6C">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065C89B1"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19T09:31:00Z">
            <w:r w:rsidR="00786D6C">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543C4C7A"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19T09:31:00Z">
            <w:r w:rsidR="00786D6C">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72BC1BB7"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19T09:31:00Z">
            <w:r w:rsidR="00786D6C">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11C98DFB"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19T09:31:00Z">
            <w:r w:rsidR="00786D6C">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6E82E916"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19T09:31:00Z">
            <w:r w:rsidR="00786D6C">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1AC5B78E"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19T09:31:00Z">
            <w:r w:rsidR="00786D6C">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09B8E1B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19T09:31:00Z">
            <w:r w:rsidR="00786D6C">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58D2F8EF"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19T09:31:00Z">
            <w:r w:rsidR="00786D6C">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3F2DFE81"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19T09:31:00Z">
            <w:r w:rsidR="00786D6C">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4C5225F4"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19T09:31:00Z">
            <w:r w:rsidR="00786D6C">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7EA1AF39"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19T09:31:00Z">
            <w:r w:rsidR="00786D6C">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7FF4ED5A"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19T09:31:00Z">
            <w:r w:rsidR="00786D6C">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7EF090B6"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19T09:31:00Z">
            <w:r w:rsidR="00786D6C">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261C32E3"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19T09:31:00Z">
            <w:r w:rsidR="00786D6C">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76AE1D38"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19T09:31:00Z">
            <w:r w:rsidR="00786D6C">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792544E6"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19T09:31:00Z">
            <w:r w:rsidR="00786D6C">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657CD827"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19T09:31:00Z">
            <w:r w:rsidR="00786D6C">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3EAF47A0"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19T09:31:00Z">
            <w:r w:rsidR="00786D6C">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05F4321F"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19T09:31:00Z">
            <w:r w:rsidR="00786D6C">
              <w:rPr>
                <w:noProof/>
                <w:webHidden/>
              </w:rPr>
              <w:t>65</w:t>
            </w:r>
          </w:ins>
          <w:ins w:id="385" w:author="David Conklin" w:date="2022-03-24T09:02:00Z">
            <w:r>
              <w:rPr>
                <w:noProof/>
                <w:webHidden/>
              </w:rPr>
              <w:fldChar w:fldCharType="end"/>
            </w:r>
            <w:r w:rsidRPr="00A85D07">
              <w:rPr>
                <w:rStyle w:val="Hyperlink"/>
                <w:noProof/>
              </w:rPr>
              <w:fldChar w:fldCharType="end"/>
            </w:r>
          </w:ins>
        </w:p>
        <w:p w14:paraId="40F7EC69" w14:textId="47E3560E"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19T09:31:00Z">
            <w:r w:rsidR="00786D6C">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1A2D7E45"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19T09:31:00Z">
            <w:r w:rsidR="00786D6C">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081583FE"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19T09:31:00Z">
            <w:r w:rsidR="00786D6C">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7EED74FC"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19T09:31:00Z">
            <w:r w:rsidR="00786D6C">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08B78177"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19T09:31:00Z">
            <w:r w:rsidR="00786D6C">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108C8DBD"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19T09:31:00Z">
            <w:r w:rsidR="00786D6C">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042BD796"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19T09:31:00Z">
            <w:r w:rsidR="00786D6C">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3B24B6E8"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19T09:31:00Z">
            <w:r w:rsidR="00786D6C">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605C0A6F"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19T09:31:00Z">
            <w:r w:rsidR="00786D6C">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6818F471"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19T09:31:00Z">
            <w:r w:rsidR="00786D6C">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19ECB922"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19T09:31:00Z">
            <w:r w:rsidR="00786D6C">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3D3CFF69"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19T09:31:00Z">
            <w:r w:rsidR="00786D6C">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0EDA443E"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19T09:31:00Z">
            <w:r w:rsidR="00786D6C">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3FF2746E"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19T09:31:00Z">
            <w:r w:rsidR="00786D6C">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104A40F5"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19T09:31:00Z">
            <w:r w:rsidR="00786D6C">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302F61C4"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19T09:31:00Z">
            <w:r w:rsidR="00786D6C">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6C329B19"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19T09:31:00Z">
            <w:r w:rsidR="00786D6C">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5ED1F95F"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19T09:31:00Z">
            <w:r w:rsidR="00786D6C">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3BC3A0E1"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19T09:31:00Z">
            <w:r w:rsidR="00786D6C">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7DD09329"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190A72">
        <w:fldChar w:fldCharType="begin"/>
      </w:r>
      <w:r w:rsidR="00190A72">
        <w:instrText xml:space="preserve"> HYPERLINK \l "_Toc87080447" </w:instrText>
      </w:r>
      <w:r w:rsidR="00190A72">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19T09:31:00Z">
        <w:r w:rsidR="00786D6C">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190A72">
        <w:rPr>
          <w:noProof/>
        </w:rPr>
        <w:fldChar w:fldCharType="end"/>
      </w:r>
    </w:p>
    <w:p w14:paraId="0E9D6233" w14:textId="38384A93" w:rsidR="009B1389" w:rsidRDefault="00190A72">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19T09:31:00Z">
        <w:r w:rsidR="00786D6C">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0C46DB59" w:rsidR="009B1389" w:rsidRDefault="00190A72">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19T09:31:00Z">
        <w:r w:rsidR="00786D6C">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27E0BF0A" w:rsidR="009B1389" w:rsidRDefault="00190A72">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19T09:31:00Z">
        <w:r w:rsidR="00786D6C">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4AA8C64C" w:rsidR="009B1389" w:rsidRDefault="00190A72">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19T09:31:00Z">
        <w:r w:rsidR="00786D6C">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7F4CA534" w:rsidR="009B1389" w:rsidRDefault="00190A72">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19T09:31:00Z">
        <w:r w:rsidR="00786D6C">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2B967847" w:rsidR="009B1389" w:rsidRDefault="00190A72">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19T09:31:00Z">
        <w:r w:rsidR="00786D6C">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4517AF1F" w:rsidR="009B1389" w:rsidRDefault="00190A72">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19T09:31:00Z">
        <w:r w:rsidR="00786D6C">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55A6E5E7" w:rsidR="009B1389" w:rsidRDefault="00190A72">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19T09:31:00Z">
        <w:r w:rsidR="00786D6C">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58F64E9B"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19T09:31:00Z">
        <w:r w:rsidR="00786D6C">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lastRenderedPageBreak/>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xml:space="preserve">).  By </w:t>
      </w:r>
      <w:r>
        <w:lastRenderedPageBreak/>
        <w:t>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lastRenderedPageBreak/>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107D738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786D6C">
        <w:t xml:space="preserve">Figure </w:t>
      </w:r>
      <w:r w:rsidR="00786D6C">
        <w:rPr>
          <w:noProof/>
        </w:rPr>
        <w:t>1</w:t>
      </w:r>
      <w:r w:rsidR="00064E77">
        <w:fldChar w:fldCharType="end"/>
      </w:r>
      <w:r w:rsidR="00064E77">
        <w:t>)</w:t>
      </w:r>
    </w:p>
    <w:p w14:paraId="03CAE907" w14:textId="71CC861B"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786D6C">
        <w:t xml:space="preserve">Figure </w:t>
      </w:r>
      <w:r w:rsidR="00786D6C">
        <w:rPr>
          <w:noProof/>
        </w:rPr>
        <w:t>2</w:t>
      </w:r>
      <w:r w:rsidR="00064E77">
        <w:fldChar w:fldCharType="end"/>
      </w:r>
      <w:r w:rsidR="00064E77">
        <w:t>)</w:t>
      </w:r>
    </w:p>
    <w:p w14:paraId="1A5A767B" w14:textId="71BC3F35"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786D6C">
        <w:t xml:space="preserve">Figure </w:t>
      </w:r>
      <w:r w:rsidR="00786D6C">
        <w:rPr>
          <w:noProof/>
        </w:rPr>
        <w:t>5</w:t>
      </w:r>
      <w:r w:rsidR="00893F4B">
        <w:fldChar w:fldCharType="end"/>
      </w:r>
      <w:r>
        <w:t>)</w:t>
      </w:r>
    </w:p>
    <w:p w14:paraId="1B80045C" w14:textId="48F1928C"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786D6C">
        <w:t xml:space="preserve">Figure </w:t>
      </w:r>
      <w:r w:rsidR="00786D6C">
        <w:rPr>
          <w:noProof/>
        </w:rPr>
        <w:t>3</w:t>
      </w:r>
      <w:r w:rsidR="00064E77">
        <w:fldChar w:fldCharType="end"/>
      </w:r>
      <w:r w:rsidR="00064E77">
        <w:t>)</w:t>
      </w:r>
    </w:p>
    <w:p w14:paraId="1933EF54" w14:textId="41B5ADBD"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786D6C">
        <w:t xml:space="preserve">Figure </w:t>
      </w:r>
      <w:r w:rsidR="00786D6C">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lastRenderedPageBreak/>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033C155"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0FC32727"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2FFFC58C"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097E74BB"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F1EBD9"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786D6C">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4FFF9C9C"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19T09:31:00Z">
        <w:r w:rsidR="00786D6C">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0EC3E34D"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786D6C">
        <w:t xml:space="preserve">Figure </w:t>
      </w:r>
      <w:r w:rsidR="00786D6C">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01AA8BE1"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786D6C">
        <w:t xml:space="preserve">Figure </w:t>
      </w:r>
      <w:r w:rsidR="00786D6C">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5303D9FB"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786D6C">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6F8A3EC0"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786D6C">
        <w:t xml:space="preserve">Figure </w:t>
      </w:r>
      <w:r w:rsidR="00786D6C">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C7E668A" w:rsidR="00275338" w:rsidRDefault="009767A5" w:rsidP="00A8214A">
      <w:pPr>
        <w:pStyle w:val="Caption"/>
      </w:pPr>
      <w:bookmarkStart w:id="926" w:name="_Ref48282850"/>
      <w:bookmarkStart w:id="927" w:name="_Toc87080453"/>
      <w:r>
        <w:t xml:space="preserve">Figure </w:t>
      </w:r>
      <w:r w:rsidR="00ED412B">
        <w:fldChar w:fldCharType="begin"/>
      </w:r>
      <w:r w:rsidR="00ED412B">
        <w:instrText xml:space="preserve"> SEQ Figure \* ARABIC </w:instrText>
      </w:r>
      <w:r w:rsidR="00ED412B">
        <w:fldChar w:fldCharType="separate"/>
      </w:r>
      <w:r w:rsidR="00786D6C">
        <w:rPr>
          <w:noProof/>
        </w:rPr>
        <w:t>7</w:t>
      </w:r>
      <w:r w:rsidR="00ED412B">
        <w:rPr>
          <w:noProof/>
        </w:rPr>
        <w:fldChar w:fldCharType="end"/>
      </w:r>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E773DD6" w:rsidR="004D33B7" w:rsidRDefault="009767A5" w:rsidP="00A8214A">
      <w:pPr>
        <w:pStyle w:val="Caption"/>
      </w:pPr>
      <w:bookmarkStart w:id="928" w:name="_Ref48282776"/>
      <w:bookmarkStart w:id="929" w:name="_Ref48282732"/>
      <w:bookmarkStart w:id="930" w:name="_Toc87080454"/>
      <w:r>
        <w:t xml:space="preserve">Figure </w:t>
      </w:r>
      <w:r w:rsidR="00ED412B">
        <w:fldChar w:fldCharType="begin"/>
      </w:r>
      <w:r w:rsidR="00ED412B">
        <w:instrText xml:space="preserve"> SEQ Figure \* ARABIC </w:instrText>
      </w:r>
      <w:r w:rsidR="00ED412B">
        <w:fldChar w:fldCharType="separate"/>
      </w:r>
      <w:r w:rsidR="00786D6C">
        <w:rPr>
          <w:noProof/>
        </w:rPr>
        <w:t>8</w:t>
      </w:r>
      <w:r w:rsidR="00ED412B">
        <w:rPr>
          <w:noProof/>
        </w:rPr>
        <w:fldChar w:fldCharType="end"/>
      </w:r>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71195E05"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786D6C">
        <w:t xml:space="preserve">Figure </w:t>
      </w:r>
      <w:r w:rsidR="00786D6C">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51694D0A" w:rsidR="00480065" w:rsidRDefault="000E7957" w:rsidP="00E5652B">
      <w:pPr>
        <w:rPr>
          <w:ins w:id="992" w:author="David Conklin" w:date="2022-04-07T13:28: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4FBD6A00" w14:textId="41E13AD9" w:rsidR="001A390C" w:rsidRDefault="001A390C" w:rsidP="00E5652B">
      <w:pPr>
        <w:rPr>
          <w:ins w:id="996" w:author="David Conklin" w:date="2022-04-07T09:14:00Z"/>
        </w:rPr>
      </w:pPr>
      <w:ins w:id="997" w:author="David Conklin" w:date="2022-04-07T13:28:00Z">
        <w:r>
          <w:tab/>
        </w:r>
        <w:r>
          <w:tab/>
        </w:r>
        <w:r>
          <w:tab/>
        </w:r>
        <w:r>
          <w:tab/>
        </w:r>
        <w:r>
          <w:tab/>
        </w:r>
      </w:ins>
      <w:ins w:id="998" w:author="David Conklin" w:date="2022-04-07T13:29:00Z">
        <w:r>
          <w:t>HRU::</w:t>
        </w:r>
      </w:ins>
      <w:ins w:id="999" w:author="David Conklin" w:date="2022-04-07T13:28:00Z">
        <w:r>
          <w:t>WetlSurfH2Ofluxes(</w:t>
        </w:r>
      </w:ins>
      <w:ins w:id="1000" w:author="David Conklin" w:date="2022-04-07T13:29:00Z">
        <w:r>
          <w:t>)</w:t>
        </w:r>
      </w:ins>
    </w:p>
    <w:p w14:paraId="315C35C3" w14:textId="4B00FBEC" w:rsidR="00480065" w:rsidRDefault="00480065" w:rsidP="00E5652B">
      <w:pPr>
        <w:rPr>
          <w:ins w:id="1001" w:author="David Conklin" w:date="2022-04-07T14:36:00Z"/>
        </w:rPr>
      </w:pPr>
      <w:ins w:id="1002" w:author="David Conklin" w:date="2022-04-07T09:14:00Z">
        <w:r>
          <w:tab/>
        </w:r>
        <w:r>
          <w:tab/>
        </w:r>
        <w:r>
          <w:tab/>
        </w:r>
        <w:r>
          <w:tab/>
        </w:r>
        <w:r>
          <w:tab/>
        </w:r>
      </w:ins>
      <w:ins w:id="1003" w:author="David Conklin" w:date="2022-04-07T13:29:00Z">
        <w:r w:rsidR="001A390C">
          <w:tab/>
        </w:r>
      </w:ins>
      <w:ins w:id="1004" w:author="David Conklin" w:date="2022-04-07T14:35:00Z">
        <w:r w:rsidR="00F32393">
          <w:t xml:space="preserve">Set FLOODDEPTH </w:t>
        </w:r>
      </w:ins>
      <w:ins w:id="1005" w:author="David Conklin" w:date="2022-04-07T14:36:00Z">
        <w:r w:rsidR="00F32393">
          <w:t>to zero and c</w:t>
        </w:r>
      </w:ins>
      <w:ins w:id="1006" w:author="David Conklin" w:date="2022-04-07T09:14:00Z">
        <w:r>
          <w:t>alculate WE</w:t>
        </w:r>
      </w:ins>
      <w:ins w:id="1007" w:author="David Conklin" w:date="2022-04-07T09:15:00Z">
        <w:r>
          <w:t>TNESS</w:t>
        </w:r>
      </w:ins>
    </w:p>
    <w:p w14:paraId="7FCD5D21" w14:textId="607B3834" w:rsidR="00F32393" w:rsidRDefault="00F32393" w:rsidP="00E5652B">
      <w:pPr>
        <w:rPr>
          <w:ins w:id="1008" w:author="David Conklin" w:date="2022-04-08T10:09:00Z"/>
        </w:rPr>
      </w:pPr>
      <w:ins w:id="1009" w:author="David Conklin" w:date="2022-04-07T14:36:00Z">
        <w:r>
          <w:tab/>
        </w:r>
        <w:r>
          <w:tab/>
        </w:r>
        <w:r>
          <w:tab/>
        </w:r>
        <w:r>
          <w:tab/>
        </w:r>
        <w:r>
          <w:tab/>
        </w:r>
        <w:r>
          <w:tab/>
        </w:r>
        <w:r>
          <w:tab/>
          <w:t>with floodwater included.</w:t>
        </w:r>
      </w:ins>
    </w:p>
    <w:p w14:paraId="72280199" w14:textId="2D87C9BB" w:rsidR="00216D09" w:rsidRDefault="00216D09" w:rsidP="00E5652B">
      <w:pPr>
        <w:rPr>
          <w:ins w:id="1010" w:author="David Conklin" w:date="2022-04-07T09:14:00Z"/>
        </w:rPr>
      </w:pPr>
      <w:ins w:id="1011" w:author="David Conklin" w:date="2022-04-08T10:09:00Z">
        <w:r>
          <w:tab/>
        </w:r>
        <w:r>
          <w:tab/>
        </w:r>
        <w:r>
          <w:tab/>
        </w:r>
        <w:r>
          <w:tab/>
        </w:r>
        <w:r>
          <w:tab/>
        </w:r>
        <w:r>
          <w:tab/>
          <w:t>Set SM</w:t>
        </w:r>
      </w:ins>
      <w:ins w:id="1012" w:author="David Conklin" w:date="2022-04-08T10:10:00Z">
        <w:r>
          <w:t>_DAY.</w:t>
        </w:r>
      </w:ins>
    </w:p>
    <w:p w14:paraId="6056E859" w14:textId="7D658825" w:rsidR="000E7957" w:rsidRDefault="00E80915">
      <w:pPr>
        <w:ind w:left="2160" w:firstLine="720"/>
        <w:rPr>
          <w:ins w:id="1013" w:author="David Conklin" w:date="2022-04-03T10:27:00Z"/>
        </w:rPr>
        <w:pPrChange w:id="1014" w:author="David Conklin" w:date="2022-04-07T09:14:00Z">
          <w:pPr/>
        </w:pPrChange>
      </w:pPr>
      <w:ins w:id="1015" w:author="David Conklin" w:date="2022-04-03T10:39:00Z">
        <w:r>
          <w:t xml:space="preserve"> ApplyDeltaArray()</w:t>
        </w:r>
      </w:ins>
      <w:ins w:id="1016" w:author="David Conklin" w:date="2022-04-03T10:24:00Z">
        <w:r w:rsidR="000E7957">
          <w:tab/>
        </w:r>
        <w:r w:rsidR="000E7957">
          <w:tab/>
        </w:r>
        <w:r w:rsidR="000E7957">
          <w:tab/>
        </w:r>
        <w:r w:rsidR="000E7957">
          <w:tab/>
        </w:r>
      </w:ins>
    </w:p>
    <w:p w14:paraId="2F495E5B" w14:textId="08736B57" w:rsidR="00C55C7C" w:rsidRDefault="00C55C7C" w:rsidP="00E5652B">
      <w:pPr>
        <w:rPr>
          <w:ins w:id="1017" w:author="David Conklin" w:date="2022-04-03T10:32:00Z"/>
        </w:rPr>
      </w:pPr>
      <w:ins w:id="1018" w:author="David Conklin" w:date="2022-04-03T10:27:00Z">
        <w:r>
          <w:tab/>
        </w:r>
        <w:r>
          <w:tab/>
        </w:r>
        <w:r>
          <w:tab/>
        </w:r>
        <w:r>
          <w:tab/>
        </w:r>
      </w:ins>
      <w:ins w:id="1019" w:author="David Conklin" w:date="2022-04-03T10:40:00Z">
        <w:r w:rsidR="00E80915">
          <w:t>[</w:t>
        </w:r>
      </w:ins>
      <w:ins w:id="1020" w:author="David Conklin" w:date="2022-04-03T10:27:00Z">
        <w:r>
          <w:t>EvapTrans::Step</w:t>
        </w:r>
      </w:ins>
      <w:ins w:id="1021" w:author="David Conklin" w:date="2022-04-03T10:40:00Z">
        <w:r w:rsidR="00E80915">
          <w:t>(); ApplyDeltaArray()]</w:t>
        </w:r>
      </w:ins>
      <w:ins w:id="1022" w:author="David Conklin" w:date="2022-04-03T10:32:00Z">
        <w:r w:rsidR="00BF0D33">
          <w:t xml:space="preserve"> x 3</w:t>
        </w:r>
      </w:ins>
    </w:p>
    <w:p w14:paraId="02487060" w14:textId="75C78442" w:rsidR="00BF0D33" w:rsidRDefault="00BF0D33" w:rsidP="00E5652B">
      <w:pPr>
        <w:rPr>
          <w:ins w:id="1023" w:author="David Conklin" w:date="2022-04-03T10:33:00Z"/>
        </w:rPr>
      </w:pPr>
      <w:ins w:id="1024" w:author="David Conklin" w:date="2022-04-03T10:32:00Z">
        <w:r>
          <w:tab/>
        </w:r>
        <w:r>
          <w:tab/>
        </w:r>
        <w:r>
          <w:tab/>
        </w:r>
        <w:r>
          <w:tab/>
          <w:t>RunAltWM</w:t>
        </w:r>
      </w:ins>
      <w:ins w:id="1025" w:author="David Conklin" w:date="2022-04-03T10:40:00Z">
        <w:r w:rsidR="00E80915">
          <w:t>(); ApplyDeltaArray()</w:t>
        </w:r>
      </w:ins>
    </w:p>
    <w:p w14:paraId="651D1F3E" w14:textId="38EA9CA3" w:rsidR="00BF0D33" w:rsidRDefault="00BF0D33" w:rsidP="00E5652B">
      <w:pPr>
        <w:rPr>
          <w:ins w:id="1026" w:author="David Conklin" w:date="2022-04-03T10:43:00Z"/>
        </w:rPr>
      </w:pPr>
      <w:ins w:id="1027" w:author="David Conklin" w:date="2022-04-03T10:33:00Z">
        <w:r>
          <w:tab/>
        </w:r>
        <w:r>
          <w:tab/>
        </w:r>
        <w:r>
          <w:tab/>
        </w:r>
        <w:r>
          <w:tab/>
        </w:r>
      </w:ins>
      <w:ins w:id="1028" w:author="David Conklin" w:date="2022-04-03T10:41:00Z">
        <w:r w:rsidR="00E80915">
          <w:t>[</w:t>
        </w:r>
      </w:ins>
      <w:ins w:id="1029" w:author="David Conklin" w:date="2022-04-03T10:33:00Z">
        <w:r>
          <w:t>Springs</w:t>
        </w:r>
      </w:ins>
      <w:ins w:id="1030" w:author="David Conklin" w:date="2022-04-03T10:40:00Z">
        <w:r w:rsidR="00E80915">
          <w:t>(); ApplyDeltaArray()</w:t>
        </w:r>
      </w:ins>
      <w:ins w:id="1031" w:author="David Conklin" w:date="2022-04-03T10:41:00Z">
        <w:r w:rsidR="00E80915">
          <w:t>] x ...</w:t>
        </w:r>
      </w:ins>
    </w:p>
    <w:p w14:paraId="1B87F66E" w14:textId="2DB007DE" w:rsidR="00E80915" w:rsidRDefault="00E80915" w:rsidP="00E5652B">
      <w:pPr>
        <w:rPr>
          <w:ins w:id="1032" w:author="David Conklin" w:date="2022-04-03T12:43:00Z"/>
        </w:rPr>
      </w:pPr>
      <w:ins w:id="1033" w:author="David Conklin" w:date="2022-04-03T10:43:00Z">
        <w:r>
          <w:tab/>
        </w:r>
        <w:r>
          <w:tab/>
        </w:r>
        <w:r>
          <w:tab/>
          <w:t xml:space="preserve">Add HRU fluxes to HRU </w:t>
        </w:r>
      </w:ins>
      <w:ins w:id="1034" w:author="David Conklin" w:date="2022-04-03T10:44:00Z">
        <w:r>
          <w:t xml:space="preserve">water </w:t>
        </w:r>
      </w:ins>
      <w:ins w:id="1035" w:author="David Conklin" w:date="2022-04-03T10:43:00Z">
        <w:r>
          <w:t>c</w:t>
        </w:r>
      </w:ins>
      <w:ins w:id="1036" w:author="David Conklin" w:date="2022-04-03T10:44:00Z">
        <w:r>
          <w:t>ompartments</w:t>
        </w:r>
      </w:ins>
    </w:p>
    <w:p w14:paraId="552A9F4C" w14:textId="3B374475" w:rsidR="006F6A80" w:rsidRDefault="006F6A80" w:rsidP="00E5652B">
      <w:pPr>
        <w:rPr>
          <w:ins w:id="1037" w:author="David Conklin" w:date="2022-04-03T08:31:00Z"/>
        </w:rPr>
      </w:pPr>
      <w:ins w:id="1038" w:author="David Conklin" w:date="2022-04-03T12:43:00Z">
        <w:r>
          <w:tab/>
        </w:r>
        <w:r>
          <w:tab/>
        </w:r>
        <w:r>
          <w:tab/>
        </w:r>
        <w:r>
          <w:tab/>
          <w:t>(all water compart</w:t>
        </w:r>
      </w:ins>
      <w:ins w:id="1039" w:author="David Conklin" w:date="2022-04-03T12:44:00Z">
        <w:r>
          <w:t>ments are &gt;= 0 here)</w:t>
        </w:r>
      </w:ins>
    </w:p>
    <w:p w14:paraId="1BC5370F" w14:textId="15A4815F" w:rsidR="00926787" w:rsidRDefault="00926787" w:rsidP="00E5652B">
      <w:pPr>
        <w:rPr>
          <w:ins w:id="1040" w:author="David Conklin" w:date="2022-04-03T08:33:00Z"/>
        </w:rPr>
      </w:pPr>
      <w:ins w:id="1041" w:author="David Conklin" w:date="2022-04-03T08:31:00Z">
        <w:r>
          <w:tab/>
        </w:r>
        <w:r>
          <w:tab/>
        </w:r>
        <w:r>
          <w:tab/>
          <w:t>ResetHRUfluxes()</w:t>
        </w:r>
      </w:ins>
    </w:p>
    <w:p w14:paraId="6303D12E" w14:textId="3B01DC4B" w:rsidR="00876B71" w:rsidRDefault="00876B71" w:rsidP="00E5652B">
      <w:pPr>
        <w:rPr>
          <w:ins w:id="1042" w:author="David Conklin" w:date="2022-04-07T08:58:00Z"/>
        </w:rPr>
      </w:pPr>
      <w:ins w:id="1043" w:author="David Conklin" w:date="2022-04-03T08:33:00Z">
        <w:r>
          <w:t>Update IDU</w:t>
        </w:r>
      </w:ins>
      <w:ins w:id="1044" w:author="David Conklin" w:date="2022-04-03T08:34:00Z">
        <w:r>
          <w:t xml:space="preserve"> and HRU attributes based on HRU</w:t>
        </w:r>
      </w:ins>
      <w:ins w:id="1045" w:author="David Conklin" w:date="2022-04-03T08:35:00Z">
        <w:r>
          <w:t xml:space="preserve"> water compartments.</w:t>
        </w:r>
      </w:ins>
    </w:p>
    <w:p w14:paraId="369E56DE" w14:textId="77777777" w:rsidR="007D1A33" w:rsidRDefault="007D1A33" w:rsidP="007D1A33">
      <w:pPr>
        <w:ind w:firstLine="720"/>
        <w:rPr>
          <w:ins w:id="1046" w:author="David Conklin" w:date="2022-04-07T09:02:00Z"/>
        </w:rPr>
      </w:pPr>
      <w:ins w:id="1047" w:author="David Conklin" w:date="2022-04-07T09:02:00Z">
        <w:r>
          <w:t>Copy HBV box values into</w:t>
        </w:r>
      </w:ins>
      <w:ins w:id="1048" w:author="David Conklin" w:date="2022-04-07T09:01:00Z">
        <w:r>
          <w:t xml:space="preserve"> HRU attributes HruSNOW_BOX, HruBOXSURF_M3, HruNAT_SOIL, </w:t>
        </w:r>
      </w:ins>
    </w:p>
    <w:p w14:paraId="42358928" w14:textId="28089EE3" w:rsidR="007D1A33" w:rsidRDefault="007D1A33">
      <w:pPr>
        <w:ind w:left="720" w:firstLine="720"/>
        <w:rPr>
          <w:ins w:id="1049" w:author="David Conklin" w:date="2022-04-07T09:01:00Z"/>
        </w:rPr>
      </w:pPr>
      <w:ins w:id="1050" w:author="David Conklin" w:date="2022-04-07T09:01:00Z">
        <w:r>
          <w:t xml:space="preserve">HruIRRIG_SOIL, HruGW_FASTBOX, </w:t>
        </w:r>
      </w:ins>
      <w:ins w:id="1051" w:author="David Conklin" w:date="2022-04-07T09:02:00Z">
        <w:r>
          <w:t xml:space="preserve"> and </w:t>
        </w:r>
      </w:ins>
      <w:ins w:id="1052" w:author="David Conklin" w:date="2022-04-07T09:01:00Z">
        <w:r>
          <w:t>HruGW_SLOWBOX</w:t>
        </w:r>
      </w:ins>
    </w:p>
    <w:p w14:paraId="4BC29114" w14:textId="702FC38E" w:rsidR="00163209" w:rsidRDefault="00163209">
      <w:pPr>
        <w:ind w:firstLine="720"/>
        <w:rPr>
          <w:ins w:id="1053" w:author="David Conklin" w:date="2022-04-07T09:06:00Z"/>
        </w:rPr>
      </w:pPr>
      <w:ins w:id="1054" w:author="David Conklin" w:date="2022-04-07T09:28:00Z">
        <w:r>
          <w:t>Calculate and store IDU attribute WETL2Q</w:t>
        </w:r>
      </w:ins>
    </w:p>
    <w:p w14:paraId="197D6AE8" w14:textId="736E1C2A" w:rsidR="00964E28" w:rsidRDefault="00964E28">
      <w:pPr>
        <w:ind w:firstLine="720"/>
        <w:rPr>
          <w:ins w:id="1055" w:author="David Conklin" w:date="2022-04-07T09:03:00Z"/>
        </w:rPr>
        <w:pPrChange w:id="1056" w:author="David Conklin" w:date="2022-04-07T09:04:00Z">
          <w:pPr>
            <w:ind w:left="720" w:firstLine="720"/>
          </w:pPr>
        </w:pPrChange>
      </w:pPr>
      <w:ins w:id="1057" w:author="David Conklin" w:date="2022-04-07T09:03:00Z">
        <w:r>
          <w:t>Calculate and store HRU attributes HruH2OMELT_M3</w:t>
        </w:r>
      </w:ins>
      <w:ins w:id="1058" w:author="David Conklin" w:date="2022-04-07T09:04:00Z">
        <w:r>
          <w:t xml:space="preserve"> and </w:t>
        </w:r>
      </w:ins>
      <w:ins w:id="1059" w:author="David Conklin" w:date="2022-04-07T09:03:00Z">
        <w:r>
          <w:t>HruH2OSTNDGM3</w:t>
        </w:r>
      </w:ins>
    </w:p>
    <w:p w14:paraId="10F67C24" w14:textId="6027AF96" w:rsidR="00163209" w:rsidRDefault="00163209" w:rsidP="00163209">
      <w:pPr>
        <w:ind w:firstLine="720"/>
        <w:rPr>
          <w:ins w:id="1060" w:author="David Conklin" w:date="2022-04-07T09:28:00Z"/>
        </w:rPr>
      </w:pPr>
      <w:ins w:id="1061" w:author="David Conklin" w:date="2022-04-07T09:28:00Z">
        <w:r>
          <w:t xml:space="preserve">Calculate and store IDU attributes SM_DAY, SNOW_SWE, </w:t>
        </w:r>
      </w:ins>
      <w:ins w:id="1062" w:author="David Conklin" w:date="2022-04-07T09:29:00Z">
        <w:r>
          <w:t xml:space="preserve">and </w:t>
        </w:r>
      </w:ins>
      <w:ins w:id="1063" w:author="David Conklin" w:date="2022-04-07T09:28:00Z">
        <w:r>
          <w:t>H2O_MELT</w:t>
        </w:r>
      </w:ins>
    </w:p>
    <w:p w14:paraId="5896F7B6" w14:textId="5B7FE117" w:rsidR="00F92FAC" w:rsidRDefault="00F92FAC" w:rsidP="00F92FAC">
      <w:pPr>
        <w:rPr>
          <w:ins w:id="1064" w:author="David Conklin" w:date="2022-04-03T08:48:00Z"/>
        </w:rPr>
      </w:pPr>
      <w:ins w:id="1065" w:author="David Conklin" w:date="2022-04-03T08:48:00Z">
        <w:r>
          <w:tab/>
          <w:t>CheckSurfaceH2O(pHRU)</w:t>
        </w:r>
      </w:ins>
    </w:p>
    <w:p w14:paraId="084C930C" w14:textId="202A9786" w:rsidR="0056594C" w:rsidDel="00CA5FB5" w:rsidRDefault="000867E6">
      <w:pPr>
        <w:ind w:left="1440" w:firstLine="720"/>
        <w:rPr>
          <w:del w:id="1066" w:author="David Conklin" w:date="2022-04-07T09:09:00Z"/>
        </w:rPr>
        <w:pPrChange w:id="1067" w:author="David Conklin" w:date="2022-04-03T08:14:00Z">
          <w:pPr/>
        </w:pPrChange>
      </w:pPr>
      <w:del w:id="1068"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69" w:author="David Conklin" w:date="2022-04-07T09:09:00Z">
        <w:r w:rsidDel="00CA5FB5">
          <w:tab/>
        </w:r>
        <w:r w:rsidDel="00CA5FB5">
          <w:tab/>
        </w:r>
        <w:r w:rsidDel="00CA5FB5">
          <w:tab/>
        </w:r>
      </w:del>
      <w:del w:id="1070" w:author="David Conklin" w:date="2022-04-03T08:10:00Z">
        <w:r w:rsidDel="00D22CBD">
          <w:tab/>
        </w:r>
        <w:r w:rsidDel="00D22CBD">
          <w:tab/>
        </w:r>
      </w:del>
      <w:del w:id="1071"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72" w:author="David Conklin" w:date="2022-04-07T08:28:00Z"/>
        </w:rPr>
      </w:pPr>
      <w:del w:id="1073"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74" w:author="David Conklin" w:date="2022-04-07T08:25:00Z"/>
        </w:rPr>
      </w:pPr>
      <w:del w:id="1075" w:author="David Conklin" w:date="2022-04-03T08:10:00Z">
        <w:r w:rsidDel="00D22CBD">
          <w:tab/>
        </w:r>
        <w:r w:rsidR="00F360CE" w:rsidDel="00D22CBD">
          <w:tab/>
        </w:r>
      </w:del>
      <w:r>
        <w:t>GMT_REACH</w:t>
      </w:r>
      <w:r>
        <w:tab/>
      </w:r>
      <w:r>
        <w:tab/>
      </w:r>
    </w:p>
    <w:p w14:paraId="269ED578" w14:textId="0EF40CA6" w:rsidR="005D6166" w:rsidRDefault="005D6166" w:rsidP="005D6166">
      <w:pPr>
        <w:ind w:firstLine="720"/>
        <w:rPr>
          <w:ins w:id="1076" w:author="David Conklin" w:date="2022-04-07T13:26:00Z"/>
        </w:rPr>
      </w:pPr>
      <w:ins w:id="1077" w:author="David Conklin" w:date="2022-04-07T08:25:00Z">
        <w:r>
          <w:t>ApplyWETL2Q</w:t>
        </w:r>
      </w:ins>
      <w:ins w:id="1078" w:author="David Conklin" w:date="2022-04-07T13:27:00Z">
        <w:r w:rsidR="00575E95">
          <w:t>()</w:t>
        </w:r>
      </w:ins>
    </w:p>
    <w:p w14:paraId="48879C73" w14:textId="041905E5" w:rsidR="00575E95" w:rsidRDefault="00575E95" w:rsidP="005D6166">
      <w:pPr>
        <w:ind w:firstLine="720"/>
        <w:rPr>
          <w:ins w:id="1079" w:author="David Conklin" w:date="2022-04-08T10:08:00Z"/>
        </w:rPr>
      </w:pPr>
      <w:ins w:id="1080" w:author="David Conklin" w:date="2022-04-07T13:26:00Z">
        <w:r>
          <w:tab/>
        </w:r>
      </w:ins>
      <w:ins w:id="1081" w:author="David Conklin" w:date="2022-04-08T10:07:00Z">
        <w:r w:rsidR="00216D09">
          <w:t>pReach-&gt;AccumWPadditions</w:t>
        </w:r>
      </w:ins>
      <w:ins w:id="1082" w:author="David Conklin" w:date="2022-04-08T10:08:00Z">
        <w:r w:rsidR="00216D09">
          <w:t>() for each IDU</w:t>
        </w:r>
      </w:ins>
    </w:p>
    <w:p w14:paraId="4F03C422" w14:textId="37555A6F" w:rsidR="00216D09" w:rsidRDefault="00216D09">
      <w:pPr>
        <w:ind w:firstLine="720"/>
        <w:rPr>
          <w:ins w:id="1083" w:author="David Conklin" w:date="2022-04-07T08:25:00Z"/>
        </w:rPr>
        <w:pPrChange w:id="1084" w:author="David Conklin" w:date="2022-04-07T08:28:00Z">
          <w:pPr/>
        </w:pPrChange>
      </w:pPr>
      <w:ins w:id="1085" w:author="David Conklin" w:date="2022-04-08T10:08:00Z">
        <w:r>
          <w:tab/>
          <w:t>pBOX_SURFACE_H2O-&gt;AccumWithdrawalsFromHRUlayer() for each IDU</w:t>
        </w:r>
      </w:ins>
    </w:p>
    <w:p w14:paraId="5FB360F2" w14:textId="046E7A8A" w:rsidR="005D6166" w:rsidRDefault="005D6166">
      <w:pPr>
        <w:ind w:firstLine="720"/>
        <w:rPr>
          <w:ins w:id="1086" w:author="David Conklin" w:date="2022-04-07T08:26:00Z"/>
        </w:rPr>
        <w:pPrChange w:id="1087" w:author="David Conklin" w:date="2022-04-07T08:28:00Z">
          <w:pPr/>
        </w:pPrChange>
      </w:pPr>
      <w:ins w:id="1088" w:author="David Conklin" w:date="2022-04-07T08:25:00Z">
        <w:r>
          <w:t>Rea</w:t>
        </w:r>
      </w:ins>
      <w:ins w:id="1089" w:author="David Conklin" w:date="2022-04-07T08:26:00Z">
        <w:r>
          <w:t>chRouting::Step()</w:t>
        </w:r>
      </w:ins>
    </w:p>
    <w:p w14:paraId="1D5FB33D" w14:textId="252AC741" w:rsidR="005D6166" w:rsidRDefault="005D6166" w:rsidP="00E5652B">
      <w:pPr>
        <w:rPr>
          <w:ins w:id="1090" w:author="David Conklin" w:date="2022-04-07T08:27:00Z"/>
        </w:rPr>
      </w:pPr>
      <w:ins w:id="1091" w:author="David Conklin" w:date="2022-04-07T08:26:00Z">
        <w:r>
          <w:tab/>
        </w:r>
      </w:ins>
      <w:ins w:id="1092" w:author="David Conklin" w:date="2022-04-07T08:28:00Z">
        <w:r>
          <w:tab/>
        </w:r>
      </w:ins>
      <w:ins w:id="1093" w:author="David Conklin" w:date="2022-04-07T08:26:00Z">
        <w:r>
          <w:t>SolveReachKinematicWave()</w:t>
        </w:r>
      </w:ins>
    </w:p>
    <w:p w14:paraId="036F7F52" w14:textId="6B6CC3DD" w:rsidR="005D6166" w:rsidRDefault="005D6166" w:rsidP="00E5652B">
      <w:pPr>
        <w:rPr>
          <w:ins w:id="1094" w:author="David Conklin" w:date="2022-04-07T08:33:00Z"/>
        </w:rPr>
      </w:pPr>
      <w:ins w:id="1095" w:author="David Conklin" w:date="2022-04-07T08:27:00Z">
        <w:r>
          <w:tab/>
        </w:r>
        <w:r>
          <w:tab/>
        </w:r>
      </w:ins>
      <w:ins w:id="1096" w:author="David Conklin" w:date="2022-04-07T08:28:00Z">
        <w:r>
          <w:tab/>
        </w:r>
      </w:ins>
      <w:ins w:id="1097" w:author="David Conklin" w:date="2022-04-07T08:27:00Z">
        <w:r>
          <w:t>calculate Q2WETL</w:t>
        </w:r>
      </w:ins>
    </w:p>
    <w:p w14:paraId="46A2F198" w14:textId="7506AC6C" w:rsidR="007D0250" w:rsidRDefault="007D0250" w:rsidP="00E5652B">
      <w:pPr>
        <w:rPr>
          <w:ins w:id="1098" w:author="David Conklin" w:date="2022-04-07T08:26:00Z"/>
        </w:rPr>
      </w:pPr>
      <w:ins w:id="1099" w:author="David Conklin" w:date="2022-04-07T08:33:00Z">
        <w:r>
          <w:tab/>
        </w:r>
        <w:r>
          <w:tab/>
        </w:r>
        <w:r>
          <w:tab/>
          <w:t>ResetReachFluxes()</w:t>
        </w:r>
      </w:ins>
    </w:p>
    <w:p w14:paraId="202E060C" w14:textId="3128AFC8" w:rsidR="005D6166" w:rsidRDefault="005D6166">
      <w:pPr>
        <w:ind w:firstLine="720"/>
        <w:rPr>
          <w:ins w:id="1100" w:author="David Conklin" w:date="2022-04-07T08:25:00Z"/>
        </w:rPr>
        <w:pPrChange w:id="1101" w:author="David Conklin" w:date="2022-04-07T08:28:00Z">
          <w:pPr/>
        </w:pPrChange>
      </w:pPr>
      <w:ins w:id="1102" w:author="David Conklin" w:date="2022-04-07T08:26:00Z">
        <w:r>
          <w:t>ApplyQ2WETL</w:t>
        </w:r>
      </w:ins>
    </w:p>
    <w:p w14:paraId="03209C07" w14:textId="5DF14118" w:rsidR="005D6166" w:rsidRDefault="00216D09" w:rsidP="00E5652B">
      <w:pPr>
        <w:rPr>
          <w:ins w:id="1103" w:author="David Conklin" w:date="2022-04-07T08:28:00Z"/>
        </w:rPr>
      </w:pPr>
      <w:ins w:id="1104" w:author="David Conklin" w:date="2022-04-08T10:07:00Z">
        <w:r>
          <w:tab/>
        </w:r>
        <w:r>
          <w:tab/>
          <w:t>ReachH2OtoWetlandIDU()</w:t>
        </w:r>
      </w:ins>
      <w:del w:id="1105" w:author="David Conklin" w:date="2022-04-07T08:28:00Z">
        <w:r w:rsidR="000867E6"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650530FB" w14:textId="3FF43F29" w:rsidR="005D6166" w:rsidDel="00786D6C" w:rsidRDefault="00786D6C" w:rsidP="00786D6C">
      <w:pPr>
        <w:ind w:firstLine="720"/>
        <w:rPr>
          <w:del w:id="1106" w:author="David Conklin" w:date="2022-04-19T17:56:00Z"/>
          <w:u w:val="single"/>
        </w:rPr>
      </w:pPr>
      <w:ins w:id="1107" w:author="David Conklin" w:date="2022-04-19T17:53:00Z">
        <w:r>
          <w:t>WriteDataToMap()</w:t>
        </w:r>
      </w:ins>
    </w:p>
    <w:p w14:paraId="1827CB68" w14:textId="49B32182" w:rsidR="00786D6C" w:rsidRDefault="00786D6C" w:rsidP="00786D6C">
      <w:pPr>
        <w:ind w:firstLine="720"/>
        <w:rPr>
          <w:ins w:id="1108" w:author="David Conklin" w:date="2022-04-19T17:56:00Z"/>
          <w:u w:val="single"/>
        </w:rPr>
      </w:pPr>
    </w:p>
    <w:p w14:paraId="78195210" w14:textId="6AFB9A13" w:rsidR="00786D6C" w:rsidRDefault="00786D6C" w:rsidP="00786D6C">
      <w:pPr>
        <w:ind w:firstLine="720"/>
        <w:rPr>
          <w:ins w:id="1109" w:author="David Conklin" w:date="2022-04-19T17:59:00Z"/>
        </w:rPr>
      </w:pPr>
      <w:ins w:id="1110" w:author="David Conklin" w:date="2022-04-19T17:56:00Z">
        <w:r>
          <w:tab/>
          <w:t xml:space="preserve">Write </w:t>
        </w:r>
      </w:ins>
      <w:ins w:id="1111" w:author="David Conklin" w:date="2022-04-19T17:57:00Z">
        <w:r>
          <w:t>reach attributes IN_RUNOFF, IN_RUNOF_C, OUT_LATERL</w:t>
        </w:r>
      </w:ins>
      <w:ins w:id="1112" w:author="David Conklin" w:date="2022-04-19T17:58:00Z">
        <w:r>
          <w:t>, Q</w:t>
        </w:r>
      </w:ins>
      <w:ins w:id="1113" w:author="David Conklin" w:date="2022-04-19T17:59:00Z">
        <w:r>
          <w:t>_DISCHARG, LOG_Q,</w:t>
        </w:r>
      </w:ins>
    </w:p>
    <w:p w14:paraId="5152BAFF" w14:textId="6911DE44" w:rsidR="00786D6C" w:rsidRDefault="00786D6C" w:rsidP="00786D6C">
      <w:pPr>
        <w:ind w:firstLine="720"/>
        <w:rPr>
          <w:ins w:id="1114" w:author="David Conklin" w:date="2022-04-19T18:01:00Z"/>
        </w:rPr>
      </w:pPr>
      <w:ins w:id="1115" w:author="David Conklin" w:date="2022-04-19T17:59:00Z">
        <w:r>
          <w:tab/>
        </w:r>
        <w:r>
          <w:tab/>
          <w:t>TEMP_H2O, RES_H2O, RES_TEMP</w:t>
        </w:r>
      </w:ins>
      <w:ins w:id="1116" w:author="David Conklin" w:date="2022-04-19T18:00:00Z">
        <w:r>
          <w:t>, RESAREA_HA, REACH_H2O, EVAP_MM</w:t>
        </w:r>
      </w:ins>
      <w:ins w:id="1117" w:author="David Conklin" w:date="2022-04-19T18:01:00Z">
        <w:r>
          <w:t xml:space="preserve">, </w:t>
        </w:r>
      </w:ins>
    </w:p>
    <w:p w14:paraId="6D88B855" w14:textId="1AE8C887" w:rsidR="00786D6C" w:rsidRDefault="00786D6C" w:rsidP="00786D6C">
      <w:pPr>
        <w:ind w:firstLine="720"/>
        <w:rPr>
          <w:ins w:id="1118" w:author="David Conklin" w:date="2022-04-19T18:02:00Z"/>
        </w:rPr>
      </w:pPr>
      <w:ins w:id="1119" w:author="David Conklin" w:date="2022-04-19T18:01:00Z">
        <w:r>
          <w:tab/>
        </w:r>
        <w:r>
          <w:tab/>
          <w:t>SPRING_CMS, SPRINGTEMP</w:t>
        </w:r>
      </w:ins>
    </w:p>
    <w:p w14:paraId="6F61A4FA" w14:textId="13DC48CC" w:rsidR="00786D6C" w:rsidRPr="00786D6C" w:rsidRDefault="00786D6C" w:rsidP="00786D6C">
      <w:pPr>
        <w:ind w:firstLine="720"/>
        <w:rPr>
          <w:ins w:id="1120" w:author="David Conklin" w:date="2022-04-19T17:56:00Z"/>
          <w:rPrChange w:id="1121" w:author="David Conklin" w:date="2022-04-19T17:56:00Z">
            <w:rPr>
              <w:ins w:id="1122" w:author="David Conklin" w:date="2022-04-19T17:56:00Z"/>
            </w:rPr>
          </w:rPrChange>
        </w:rPr>
        <w:pPrChange w:id="1123" w:author="David Conklin" w:date="2022-04-19T17:55:00Z">
          <w:pPr/>
        </w:pPrChange>
      </w:pPr>
      <w:ins w:id="1124" w:author="David Conklin" w:date="2022-04-19T18:02:00Z">
        <w:r>
          <w:tab/>
          <w:t>Write IDU attributes</w:t>
        </w:r>
      </w:ins>
      <w:ins w:id="1125" w:author="David Conklin" w:date="2022-04-19T18:03:00Z">
        <w:r>
          <w:t xml:space="preserve"> ET_DAY</w:t>
        </w:r>
      </w:ins>
      <w:ins w:id="1126" w:author="David Conklin" w:date="2022-04-19T18:04:00Z">
        <w:r w:rsidR="003B7996">
          <w:t xml:space="preserve"> </w:t>
        </w:r>
      </w:ins>
      <w:ins w:id="1127" w:author="David Conklin" w:date="2022-04-19T18:03:00Z">
        <w:r>
          <w:t>and ET_YR</w:t>
        </w:r>
      </w:ins>
    </w:p>
    <w:p w14:paraId="7E2EACD6" w14:textId="4106E10B" w:rsidR="00F9365F" w:rsidRDefault="00F9365F" w:rsidP="00786D6C">
      <w:pPr>
        <w:ind w:firstLine="720"/>
        <w:rPr>
          <w:u w:val="single"/>
        </w:rPr>
        <w:pPrChange w:id="1128" w:author="David Conklin" w:date="2022-04-19T17:56:00Z">
          <w:pPr/>
        </w:pPrChange>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29" w:name="_Toc99005077"/>
      <w:r>
        <w:t>Standing water temperature</w:t>
      </w:r>
      <w:bookmarkEnd w:id="1129"/>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30" w:name="_Toc99005078"/>
      <w:r>
        <w:t>Evapotranspiration from wetlands</w:t>
      </w:r>
      <w:bookmarkEnd w:id="1130"/>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31" w:name="_Toc99005079"/>
      <w:r>
        <w:t>Loss (or gain) of wetlands</w:t>
      </w:r>
      <w:bookmarkEnd w:id="1131"/>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132" w:name="_Toc99005080"/>
      <w:r>
        <w:t>W</w:t>
      </w:r>
      <w:r w:rsidR="00441B82">
        <w:t>etland state and transition model</w:t>
      </w:r>
      <w:bookmarkEnd w:id="1132"/>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133" w:name="_Toc99005081"/>
      <w:r>
        <w:t>Activating a wetland in the wetland model</w:t>
      </w:r>
      <w:bookmarkEnd w:id="1133"/>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134" w:name="_Toc99005082"/>
      <w:r>
        <w:t>Reality check</w:t>
      </w:r>
      <w:bookmarkEnd w:id="1134"/>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35" w:name="_Toc99005083"/>
      <w:r>
        <w:t>High Cascades Springs</w:t>
      </w:r>
      <w:bookmarkEnd w:id="113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36" w:name="_Toc99005084"/>
      <w:r>
        <w:t>Calibration</w:t>
      </w:r>
      <w:r w:rsidR="00B06ED6">
        <w:t xml:space="preserve"> and simulation skill</w:t>
      </w:r>
      <w:bookmarkEnd w:id="113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137" w:name="_Toc99005085"/>
      <w:r>
        <w:t>Analysis of</w:t>
      </w:r>
      <w:r w:rsidR="003024C9">
        <w:t xml:space="preserve"> locations where the model has low skill</w:t>
      </w:r>
      <w:bookmarkEnd w:id="113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38" w:name="_Toc99005086"/>
      <w:r>
        <w:t>Simulated McKenzie basin water budget</w:t>
      </w:r>
      <w:r w:rsidR="00334ED8">
        <w:t xml:space="preserve"> and thermal energy budget</w:t>
      </w:r>
      <w:bookmarkEnd w:id="1138"/>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39" w:name="_Toc99005087"/>
      <w:r>
        <w:t>CW3M v. Shade-a-lator</w:t>
      </w:r>
      <w:bookmarkEnd w:id="113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40" w:name="_Toc99005088"/>
      <w:r>
        <w:t>Comparison of CW3M results to Shade-a-lator results</w:t>
      </w:r>
      <w:bookmarkEnd w:id="114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E3966C9" w:rsidR="005C537E" w:rsidRDefault="005C537E" w:rsidP="005C537E">
      <w:pPr>
        <w:pStyle w:val="Caption"/>
      </w:pPr>
      <w:bookmarkStart w:id="1141" w:name="_Ref48286765"/>
      <w:bookmarkStart w:id="1142" w:name="_Toc87080455"/>
      <w:r>
        <w:t xml:space="preserve">Figure </w:t>
      </w:r>
      <w:r w:rsidR="00ED412B">
        <w:fldChar w:fldCharType="begin"/>
      </w:r>
      <w:r w:rsidR="00ED412B">
        <w:instrText xml:space="preserve"> SEQ Figure \* ARABIC </w:instrText>
      </w:r>
      <w:r w:rsidR="00ED412B">
        <w:fldChar w:fldCharType="separate"/>
      </w:r>
      <w:r w:rsidR="00786D6C">
        <w:rPr>
          <w:noProof/>
        </w:rPr>
        <w:t>9</w:t>
      </w:r>
      <w:r w:rsidR="00ED412B">
        <w:rPr>
          <w:noProof/>
        </w:rPr>
        <w:fldChar w:fldCharType="end"/>
      </w:r>
      <w:bookmarkEnd w:id="1141"/>
      <w:r>
        <w:t>. Clackamas basin in CW3M screen capture</w:t>
      </w:r>
      <w:bookmarkEnd w:id="114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43" w:name="_Toc99005089"/>
      <w:r>
        <w:t>The Clackamas Basin</w:t>
      </w:r>
      <w:bookmarkEnd w:id="1143"/>
    </w:p>
    <w:p w14:paraId="4A96B042" w14:textId="77777777" w:rsidR="005C537E" w:rsidRPr="000E6A65" w:rsidRDefault="005C537E" w:rsidP="005C537E"/>
    <w:p w14:paraId="11F4A966" w14:textId="54599562"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786D6C">
        <w:t xml:space="preserve">Figure </w:t>
      </w:r>
      <w:r w:rsidR="00786D6C">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44" w:name="_Toc99005090"/>
      <w:r>
        <w:t>Autonomous process details</w:t>
      </w:r>
      <w:bookmarkEnd w:id="1144"/>
    </w:p>
    <w:p w14:paraId="675512D5" w14:textId="45C05716" w:rsidR="004421E7" w:rsidRDefault="004421E7" w:rsidP="004421E7"/>
    <w:p w14:paraId="7ED9BB6F" w14:textId="10F5A32E" w:rsidR="004421E7" w:rsidRDefault="004421E7" w:rsidP="004421E7">
      <w:pPr>
        <w:pStyle w:val="Heading2"/>
      </w:pPr>
      <w:bookmarkStart w:id="1145" w:name="_Toc99005091"/>
      <w:r>
        <w:t>Prescribed LULCs</w:t>
      </w:r>
      <w:bookmarkEnd w:id="1145"/>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46" w:author="David Conklin" w:date="2022-03-04T07:15:00Z"/>
          <w:rFonts w:cstheme="minorHAnsi"/>
        </w:rPr>
      </w:pPr>
      <w:ins w:id="1147"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48" w:author="David Conklin" w:date="2022-03-04T07:15:00Z"/>
          <w:rFonts w:cstheme="minorHAnsi"/>
          <w:color w:val="000000"/>
        </w:rPr>
      </w:pPr>
      <w:ins w:id="1149"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50" w:author="David Conklin" w:date="2022-03-04T07:15:00Z"/>
          <w:rFonts w:cstheme="minorHAnsi"/>
          <w:color w:val="000000"/>
        </w:rPr>
      </w:pPr>
      <w:ins w:id="1151"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52" w:author="David Conklin" w:date="2022-03-04T07:15:00Z"/>
          <w:rFonts w:cstheme="minorHAnsi"/>
          <w:color w:val="000000"/>
        </w:rPr>
      </w:pPr>
      <w:ins w:id="1153"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54" w:author="David Conklin" w:date="2022-03-04T07:15:00Z"/>
          <w:rFonts w:cstheme="minorHAnsi"/>
          <w:color w:val="000000"/>
        </w:rPr>
      </w:pPr>
      <w:ins w:id="1155"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56" w:author="David Conklin" w:date="2022-03-04T07:15:00Z"/>
          <w:rFonts w:cstheme="minorHAnsi"/>
          <w:color w:val="000000"/>
        </w:rPr>
      </w:pPr>
      <w:ins w:id="1157"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58" w:author="David Conklin" w:date="2022-03-04T07:15:00Z"/>
          <w:rFonts w:cstheme="minorHAnsi"/>
          <w:color w:val="000000"/>
        </w:rPr>
      </w:pPr>
      <w:ins w:id="1159"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60" w:author="David Conklin" w:date="2022-03-04T07:15:00Z"/>
          <w:rFonts w:cstheme="minorHAnsi"/>
          <w:color w:val="000000"/>
        </w:rPr>
      </w:pPr>
    </w:p>
    <w:p w14:paraId="197677DD" w14:textId="77777777" w:rsidR="000E60B7" w:rsidRDefault="000E60B7" w:rsidP="000E60B7">
      <w:pPr>
        <w:autoSpaceDE w:val="0"/>
        <w:autoSpaceDN w:val="0"/>
        <w:adjustRightInd w:val="0"/>
        <w:rPr>
          <w:ins w:id="1161" w:author="David Conklin" w:date="2022-03-04T07:15:00Z"/>
          <w:rFonts w:cstheme="minorHAnsi"/>
          <w:color w:val="000000"/>
        </w:rPr>
      </w:pPr>
      <w:ins w:id="1162"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63" w:author="David Conklin" w:date="2022-03-04T07:15:00Z"/>
          <w:rFonts w:cstheme="minorHAnsi"/>
          <w:color w:val="000000"/>
        </w:rPr>
      </w:pPr>
    </w:p>
    <w:p w14:paraId="05DE5911" w14:textId="77777777" w:rsidR="000E60B7" w:rsidRDefault="000E60B7" w:rsidP="000E60B7">
      <w:pPr>
        <w:autoSpaceDE w:val="0"/>
        <w:autoSpaceDN w:val="0"/>
        <w:adjustRightInd w:val="0"/>
        <w:rPr>
          <w:ins w:id="1164" w:author="David Conklin" w:date="2022-03-04T07:15:00Z"/>
          <w:rFonts w:cstheme="minorHAnsi"/>
          <w:color w:val="000000"/>
        </w:rPr>
      </w:pPr>
      <w:ins w:id="1165"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66"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67" w:author="David Conklin" w:date="2022-03-04T07:15:00Z"/>
          <w:rFonts w:ascii="Consolas" w:hAnsi="Consolas" w:cs="Consolas"/>
          <w:color w:val="000000"/>
          <w:sz w:val="19"/>
          <w:szCs w:val="19"/>
        </w:rPr>
      </w:pPr>
      <w:ins w:id="1168"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69" w:author="David Conklin" w:date="2022-03-04T07:15:00Z"/>
          <w:rFonts w:ascii="Consolas" w:hAnsi="Consolas" w:cs="Consolas"/>
          <w:color w:val="000000"/>
          <w:sz w:val="19"/>
          <w:szCs w:val="19"/>
        </w:rPr>
      </w:pPr>
      <w:ins w:id="1170"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71" w:author="David Conklin" w:date="2022-03-04T07:15:00Z"/>
          <w:rFonts w:ascii="Consolas" w:hAnsi="Consolas" w:cs="Consolas"/>
          <w:color w:val="000000"/>
          <w:sz w:val="19"/>
          <w:szCs w:val="19"/>
        </w:rPr>
      </w:pPr>
      <w:ins w:id="1172"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73" w:author="David Conklin" w:date="2022-03-04T07:15:00Z"/>
          <w:rFonts w:ascii="Consolas" w:hAnsi="Consolas" w:cs="Consolas"/>
          <w:color w:val="000000"/>
          <w:sz w:val="19"/>
          <w:szCs w:val="19"/>
        </w:rPr>
      </w:pPr>
      <w:ins w:id="1174"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75" w:author="David Conklin" w:date="2022-03-04T07:15:00Z"/>
          <w:rFonts w:ascii="Consolas" w:hAnsi="Consolas" w:cs="Consolas"/>
          <w:color w:val="000000"/>
          <w:sz w:val="19"/>
          <w:szCs w:val="19"/>
        </w:rPr>
      </w:pPr>
      <w:ins w:id="1176"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77" w:author="David Conklin" w:date="2022-03-04T07:15:00Z"/>
          <w:rFonts w:ascii="Consolas" w:hAnsi="Consolas" w:cs="Consolas"/>
          <w:color w:val="000000"/>
          <w:sz w:val="19"/>
          <w:szCs w:val="19"/>
        </w:rPr>
      </w:pPr>
      <w:ins w:id="1178"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79" w:author="David Conklin" w:date="2022-03-04T07:15:00Z"/>
          <w:rFonts w:ascii="Consolas" w:hAnsi="Consolas" w:cs="Consolas"/>
          <w:color w:val="000000"/>
          <w:sz w:val="19"/>
          <w:szCs w:val="19"/>
        </w:rPr>
      </w:pPr>
      <w:ins w:id="1180"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81" w:author="David Conklin" w:date="2022-03-04T07:15:00Z"/>
          <w:rFonts w:ascii="Consolas" w:hAnsi="Consolas" w:cs="Consolas"/>
          <w:color w:val="000000"/>
          <w:sz w:val="19"/>
          <w:szCs w:val="19"/>
        </w:rPr>
      </w:pPr>
      <w:ins w:id="1182"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83" w:author="David Conklin" w:date="2022-03-04T07:15:00Z"/>
          <w:rFonts w:cstheme="minorHAnsi"/>
          <w:color w:val="000000"/>
        </w:rPr>
      </w:pPr>
    </w:p>
    <w:p w14:paraId="5B31CBC4" w14:textId="77777777" w:rsidR="000E60B7" w:rsidRDefault="000E60B7" w:rsidP="000E60B7">
      <w:pPr>
        <w:autoSpaceDE w:val="0"/>
        <w:autoSpaceDN w:val="0"/>
        <w:adjustRightInd w:val="0"/>
        <w:rPr>
          <w:ins w:id="1184" w:author="David Conklin" w:date="2022-03-04T07:15:00Z"/>
          <w:rFonts w:cstheme="minorHAnsi"/>
          <w:color w:val="000000"/>
        </w:rPr>
      </w:pPr>
      <w:ins w:id="1185"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86" w:author="David Conklin" w:date="2022-03-04T07:15:00Z"/>
          <w:rFonts w:cstheme="minorHAnsi"/>
          <w:color w:val="000000"/>
        </w:rPr>
      </w:pPr>
    </w:p>
    <w:p w14:paraId="12B54E6F" w14:textId="77777777" w:rsidR="000E60B7" w:rsidRDefault="000E60B7" w:rsidP="000E60B7">
      <w:pPr>
        <w:autoSpaceDE w:val="0"/>
        <w:autoSpaceDN w:val="0"/>
        <w:adjustRightInd w:val="0"/>
        <w:rPr>
          <w:ins w:id="1187" w:author="David Conklin" w:date="2022-03-04T07:15:00Z"/>
          <w:rFonts w:cstheme="minorHAnsi"/>
          <w:color w:val="000000"/>
        </w:rPr>
      </w:pPr>
      <w:ins w:id="1188"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89" w:author="David Conklin" w:date="2022-03-04T07:15:00Z"/>
          <w:rFonts w:cstheme="minorHAnsi"/>
          <w:color w:val="000000"/>
        </w:rPr>
      </w:pPr>
      <w:ins w:id="1190"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91" w:author="David Conklin" w:date="2022-03-04T07:15:00Z"/>
          <w:rFonts w:cstheme="minorHAnsi"/>
          <w:color w:val="000000"/>
        </w:rPr>
      </w:pPr>
      <w:ins w:id="1192"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93" w:author="David Conklin" w:date="2022-03-04T07:15:00Z"/>
          <w:rFonts w:ascii="Consolas" w:hAnsi="Consolas" w:cs="Consolas"/>
          <w:color w:val="000000"/>
          <w:sz w:val="19"/>
          <w:szCs w:val="19"/>
        </w:rPr>
      </w:pPr>
      <w:ins w:id="1194"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95" w:author="David Conklin" w:date="2022-03-04T07:15:00Z"/>
          <w:rFonts w:ascii="Consolas" w:hAnsi="Consolas" w:cs="Consolas"/>
          <w:color w:val="0000FF"/>
          <w:sz w:val="19"/>
          <w:szCs w:val="19"/>
        </w:rPr>
      </w:pPr>
      <w:ins w:id="1196"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97" w:author="David Conklin" w:date="2022-03-04T07:15:00Z"/>
          <w:rFonts w:cstheme="minorHAnsi"/>
        </w:rPr>
      </w:pPr>
      <w:ins w:id="1198"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99" w:author="David Conklin" w:date="2022-03-04T07:15:00Z"/>
          <w:rFonts w:cstheme="minorHAnsi"/>
          <w:color w:val="000000"/>
        </w:rPr>
      </w:pPr>
      <w:ins w:id="1200"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201" w:author="David Conklin" w:date="2022-03-04T07:15:00Z"/>
          <w:rFonts w:cstheme="minorHAnsi"/>
        </w:rPr>
      </w:pPr>
      <w:del w:id="1202"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203" w:author="David Conklin" w:date="2022-03-04T07:15:00Z"/>
          <w:rFonts w:cstheme="minorHAnsi"/>
          <w:color w:val="000000"/>
        </w:rPr>
      </w:pPr>
      <w:del w:id="1204"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205" w:author="David Conklin" w:date="2022-03-04T07:15:00Z"/>
          <w:rFonts w:cstheme="minorHAnsi"/>
          <w:color w:val="000000"/>
        </w:rPr>
      </w:pPr>
      <w:del w:id="1206"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207" w:author="David Conklin" w:date="2022-03-04T07:15:00Z"/>
          <w:rFonts w:cstheme="minorHAnsi"/>
          <w:color w:val="000000"/>
        </w:rPr>
      </w:pPr>
      <w:del w:id="1208"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209" w:author="David Conklin" w:date="2022-03-04T07:15:00Z"/>
          <w:rFonts w:cstheme="minorHAnsi"/>
          <w:color w:val="000000"/>
        </w:rPr>
      </w:pPr>
      <w:del w:id="1210"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211" w:author="David Conklin" w:date="2022-03-04T07:15:00Z"/>
          <w:rFonts w:cstheme="minorHAnsi"/>
          <w:color w:val="000000"/>
        </w:rPr>
      </w:pPr>
      <w:del w:id="1212"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213" w:author="David Conklin" w:date="2022-03-04T07:15:00Z"/>
          <w:rFonts w:cstheme="minorHAnsi"/>
          <w:color w:val="000000"/>
        </w:rPr>
      </w:pPr>
      <w:del w:id="1214"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215" w:author="David Conklin" w:date="2022-03-04T07:15:00Z"/>
          <w:rFonts w:cstheme="minorHAnsi"/>
          <w:color w:val="000000"/>
        </w:rPr>
      </w:pPr>
      <w:del w:id="1216"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217"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218" w:author="David Conklin" w:date="2022-03-04T07:15:00Z"/>
          <w:rFonts w:cstheme="minorHAnsi"/>
          <w:color w:val="000000"/>
        </w:rPr>
      </w:pPr>
      <w:del w:id="1219"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220" w:author="David Conklin" w:date="2022-03-04T07:15:00Z"/>
          <w:rFonts w:ascii="Consolas" w:hAnsi="Consolas" w:cs="Consolas"/>
          <w:color w:val="000000"/>
          <w:sz w:val="19"/>
          <w:szCs w:val="19"/>
        </w:rPr>
      </w:pPr>
      <w:del w:id="1221"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222" w:author="David Conklin" w:date="2022-03-04T07:15:00Z"/>
          <w:rFonts w:ascii="Consolas" w:hAnsi="Consolas" w:cs="Consolas"/>
          <w:color w:val="000000"/>
          <w:sz w:val="19"/>
          <w:szCs w:val="19"/>
        </w:rPr>
      </w:pPr>
      <w:del w:id="1223"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224" w:author="David Conklin" w:date="2022-03-04T07:15:00Z"/>
          <w:rFonts w:ascii="Consolas" w:hAnsi="Consolas" w:cs="Consolas"/>
          <w:color w:val="000000"/>
          <w:sz w:val="19"/>
          <w:szCs w:val="19"/>
        </w:rPr>
      </w:pPr>
      <w:del w:id="1225"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226" w:author="David Conklin" w:date="2022-03-04T07:15:00Z"/>
          <w:rFonts w:ascii="Consolas" w:hAnsi="Consolas" w:cs="Consolas"/>
          <w:color w:val="000000"/>
          <w:sz w:val="19"/>
          <w:szCs w:val="19"/>
        </w:rPr>
      </w:pPr>
      <w:del w:id="1227"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228" w:author="David Conklin" w:date="2022-03-04T07:15:00Z"/>
          <w:rFonts w:ascii="Consolas" w:hAnsi="Consolas" w:cs="Consolas"/>
          <w:color w:val="000000"/>
          <w:sz w:val="19"/>
          <w:szCs w:val="19"/>
        </w:rPr>
      </w:pPr>
      <w:del w:id="1229"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230" w:author="David Conklin" w:date="2022-03-04T07:15:00Z"/>
          <w:rFonts w:ascii="Consolas" w:hAnsi="Consolas" w:cs="Consolas"/>
          <w:color w:val="000000"/>
          <w:sz w:val="19"/>
          <w:szCs w:val="19"/>
        </w:rPr>
      </w:pPr>
      <w:del w:id="1231"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232" w:author="David Conklin" w:date="2022-03-04T07:15:00Z"/>
          <w:rFonts w:ascii="Consolas" w:hAnsi="Consolas" w:cs="Consolas"/>
          <w:color w:val="000000"/>
          <w:sz w:val="19"/>
          <w:szCs w:val="19"/>
        </w:rPr>
      </w:pPr>
      <w:del w:id="1233"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234" w:author="David Conklin" w:date="2022-03-04T07:15:00Z"/>
          <w:rFonts w:ascii="Consolas" w:hAnsi="Consolas" w:cs="Consolas"/>
          <w:color w:val="000000"/>
          <w:sz w:val="19"/>
          <w:szCs w:val="19"/>
        </w:rPr>
      </w:pPr>
      <w:del w:id="1235"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236"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237" w:author="David Conklin" w:date="2022-03-04T07:15:00Z"/>
          <w:rFonts w:cstheme="minorHAnsi"/>
          <w:color w:val="000000"/>
        </w:rPr>
      </w:pPr>
      <w:del w:id="1238"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39"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40" w:author="David Conklin" w:date="2022-03-04T07:15:00Z"/>
          <w:rFonts w:cstheme="minorHAnsi"/>
          <w:color w:val="000000"/>
        </w:rPr>
      </w:pPr>
      <w:del w:id="1241" w:author="David Conklin" w:date="2022-03-04T07:15:00Z">
        <w:r w:rsidDel="000E60B7">
          <w:rPr>
            <w:rFonts w:cstheme="minorHAnsi"/>
            <w:color w:val="000000"/>
          </w:rPr>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42" w:author="David Conklin" w:date="2022-03-04T07:15:00Z"/>
          <w:rFonts w:cstheme="minorHAnsi"/>
          <w:color w:val="000000"/>
        </w:rPr>
      </w:pPr>
      <w:del w:id="1243"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44"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45" w:author="David Conklin" w:date="2022-03-04T07:15:00Z"/>
          <w:rFonts w:cstheme="minorHAnsi"/>
          <w:color w:val="000000"/>
        </w:rPr>
      </w:pPr>
      <w:del w:id="1246"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47" w:author="David Conklin" w:date="2022-03-04T07:15:00Z"/>
          <w:rFonts w:ascii="Consolas" w:hAnsi="Consolas" w:cs="Consolas"/>
          <w:color w:val="000000"/>
          <w:sz w:val="19"/>
          <w:szCs w:val="19"/>
        </w:rPr>
      </w:pPr>
      <w:del w:id="1248"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49" w:author="David Conklin" w:date="2022-03-04T07:15:00Z"/>
          <w:rFonts w:ascii="Consolas" w:hAnsi="Consolas" w:cs="Consolas"/>
          <w:color w:val="0000FF"/>
          <w:sz w:val="19"/>
          <w:szCs w:val="19"/>
        </w:rPr>
      </w:pPr>
      <w:del w:id="1250"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51" w:author="David Conklin" w:date="2022-03-04T07:15:00Z"/>
          <w:rFonts w:cstheme="minorHAnsi"/>
        </w:rPr>
      </w:pPr>
      <w:del w:id="1252"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53" w:name="_Toc99005092"/>
      <w:r>
        <w:t>Directory structure and file names</w:t>
      </w:r>
      <w:bookmarkEnd w:id="1253"/>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54" w:name="_Toc99005093"/>
      <w:r>
        <w:t>C++ Source Code Conventions</w:t>
      </w:r>
      <w:bookmarkEnd w:id="1254"/>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55" w:name="_Toc99005094"/>
      <w:r>
        <w:t>Conklin’s conventions</w:t>
      </w:r>
      <w:r w:rsidR="003B7480">
        <w:t xml:space="preserve"> for variable names</w:t>
      </w:r>
      <w:bookmarkEnd w:id="1255"/>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56"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56"/>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lastRenderedPageBreak/>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57" w:name="_Toc99005096"/>
      <w:r>
        <w:t xml:space="preserve">Release </w:t>
      </w:r>
      <w:r w:rsidR="00E735F4">
        <w:t>Log</w:t>
      </w:r>
      <w:bookmarkEnd w:id="1257"/>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lastRenderedPageBreak/>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58" w:name="_Toc99005097"/>
      <w:r>
        <w:t>References</w:t>
      </w:r>
      <w:bookmarkEnd w:id="1258"/>
    </w:p>
    <w:p w14:paraId="661F2AEF" w14:textId="77777777" w:rsidR="005F3D22" w:rsidRDefault="005F3D22" w:rsidP="005F3D22"/>
    <w:p w14:paraId="698291E6" w14:textId="77777777" w:rsidR="00133057" w:rsidRDefault="00133057" w:rsidP="00133057">
      <w:pPr>
        <w:rPr>
          <w:ins w:id="1259" w:author="David Conklin" w:date="2022-02-21T13:07:00Z"/>
        </w:rPr>
      </w:pPr>
      <w:ins w:id="1260"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61" w:author="David Conklin" w:date="2022-02-21T13:07:00Z"/>
        </w:rPr>
      </w:pPr>
    </w:p>
    <w:p w14:paraId="0A5579D6" w14:textId="21B0D725" w:rsidR="001A7A95" w:rsidRPr="001A7A95" w:rsidRDefault="001A7A95">
      <w:pPr>
        <w:rPr>
          <w:ins w:id="1262" w:author="David Conklin" w:date="2022-02-21T11:45:00Z"/>
          <w:i/>
          <w:iCs/>
          <w:rPrChange w:id="1263" w:author="David Conklin" w:date="2022-02-21T11:48:00Z">
            <w:rPr>
              <w:ins w:id="1264" w:author="David Conklin" w:date="2022-02-21T11:45:00Z"/>
            </w:rPr>
          </w:rPrChange>
        </w:rPr>
      </w:pPr>
      <w:ins w:id="1265" w:author="David Conklin" w:date="2022-02-21T11:45:00Z">
        <w:r>
          <w:t>Allen RG</w:t>
        </w:r>
      </w:ins>
      <w:ins w:id="1266" w:author="David Conklin" w:date="2022-02-21T11:46:00Z">
        <w:r>
          <w:t>, Pereira LS, Raes D, Smith M (1998) Crop evapotr</w:t>
        </w:r>
      </w:ins>
      <w:ins w:id="1267" w:author="David Conklin" w:date="2022-02-21T11:47:00Z">
        <w:r>
          <w:t xml:space="preserve">anspiration – guidelines for computing crop water requirements – FAO irrigation and drainage paper 56. </w:t>
        </w:r>
      </w:ins>
      <w:ins w:id="1268" w:author="David Conklin" w:date="2022-02-21T11:48:00Z">
        <w:r>
          <w:rPr>
            <w:i/>
            <w:iCs/>
          </w:rPr>
          <w:t xml:space="preserve">FAO Rome </w:t>
        </w:r>
        <w:r w:rsidRPr="001A7A95">
          <w:rPr>
            <w:rPrChange w:id="1269" w:author="David Conklin" w:date="2022-02-21T11:48:00Z">
              <w:rPr>
                <w:i/>
                <w:iCs/>
              </w:rPr>
            </w:rPrChange>
          </w:rPr>
          <w:t>300:6541</w:t>
        </w:r>
        <w:r>
          <w:rPr>
            <w:i/>
            <w:iCs/>
          </w:rPr>
          <w:t>.</w:t>
        </w:r>
      </w:ins>
    </w:p>
    <w:p w14:paraId="75A55162" w14:textId="77777777" w:rsidR="001A7A95" w:rsidRDefault="001A7A95">
      <w:pPr>
        <w:rPr>
          <w:ins w:id="1270"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71"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72"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73" w:author="David Conklin" w:date="2022-02-21T13:06:00Z">
            <w:rPr>
              <w:rStyle w:val="Hyperlink"/>
              <w:rFonts w:cstheme="minorHAnsi"/>
            </w:rPr>
          </w:rPrChange>
        </w:rPr>
        <w:pPrChange w:id="1274" w:author="David Conklin" w:date="2022-02-21T13:06:00Z">
          <w:pPr>
            <w:autoSpaceDE w:val="0"/>
            <w:autoSpaceDN w:val="0"/>
            <w:adjustRightInd w:val="0"/>
          </w:pPr>
        </w:pPrChange>
      </w:pPr>
      <w:ins w:id="1275"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ins w:id="1276" w:author="David Conklin" w:date="2022-04-18T09:00:00Z"/>
          <w:rFonts w:eastAsia="Times New Roman" w:cstheme="minorHAnsi"/>
          <w:color w:val="222222"/>
        </w:rPr>
      </w:pPr>
      <w:ins w:id="1277" w:author="David Conklin" w:date="2022-04-18T09:00:00Z">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w:t>
        </w:r>
        <w:r>
          <w:rPr>
            <w:rFonts w:eastAsia="Times New Roman" w:cstheme="minorHAnsi"/>
            <w:color w:val="222222"/>
          </w:rPr>
          <w:lastRenderedPageBreak/>
          <w:t xml:space="preserve">human-natural system models.  </w:t>
        </w:r>
        <w:r w:rsidRPr="00F06053">
          <w:rPr>
            <w:rFonts w:eastAsia="Times New Roman" w:cstheme="minorHAnsi"/>
            <w:color w:val="222222"/>
          </w:rPr>
          <w:t>Proceedings of the National Academy of Sciences Nov 2017, 114 (45) 11884-11889; DOI: 10.1073/pnas.1706847114</w:t>
        </w:r>
      </w:ins>
    </w:p>
    <w:p w14:paraId="3DDCDAE0" w14:textId="77777777" w:rsidR="00450383" w:rsidRDefault="00450383" w:rsidP="00450383">
      <w:pPr>
        <w:contextualSpacing/>
        <w:rPr>
          <w:ins w:id="1278" w:author="David Conklin" w:date="2022-04-18T09:00:00Z"/>
        </w:rPr>
      </w:pPr>
    </w:p>
    <w:p w14:paraId="5CC5A7ED" w14:textId="77777777" w:rsidR="00450383" w:rsidRDefault="00450383" w:rsidP="00450383">
      <w:pPr>
        <w:contextualSpacing/>
        <w:rPr>
          <w:ins w:id="1279" w:author="David Conklin" w:date="2022-04-18T09:00:00Z"/>
          <w:rFonts w:cstheme="minorHAnsi"/>
          <w:color w:val="222222"/>
          <w:shd w:val="clear" w:color="auto" w:fill="FFFFFF"/>
        </w:rPr>
      </w:pPr>
      <w:ins w:id="1280" w:author="David Conklin" w:date="2022-04-18T09:00:00Z">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r>
          <w:fldChar w:fldCharType="begin"/>
        </w:r>
        <w:r>
          <w:instrText xml:space="preserve"> HYPERLINK "https://doi.org/10.1038/s41893-019-0326-y" </w:instrText>
        </w:r>
        <w:r>
          <w:fldChar w:fldCharType="separate"/>
        </w:r>
        <w:r w:rsidRPr="009C2A0D">
          <w:rPr>
            <w:rStyle w:val="Hyperlink"/>
            <w:rFonts w:cstheme="minorHAnsi"/>
            <w:shd w:val="clear" w:color="auto" w:fill="FFFFFF"/>
          </w:rPr>
          <w:t>https://doi.org/10.1038/s41893-019-0326-y</w:t>
        </w:r>
        <w:r>
          <w:rPr>
            <w:rStyle w:val="Hyperlink"/>
            <w:rFonts w:cstheme="minorHAnsi"/>
            <w:shd w:val="clear" w:color="auto" w:fill="FFFFFF"/>
          </w:rPr>
          <w:fldChar w:fldCharType="end"/>
        </w:r>
      </w:ins>
    </w:p>
    <w:p w14:paraId="25C82629" w14:textId="77777777" w:rsidR="00450383" w:rsidRDefault="00450383" w:rsidP="00450383">
      <w:pPr>
        <w:contextualSpacing/>
        <w:rPr>
          <w:ins w:id="1281" w:author="David Conklin" w:date="2022-04-18T09:00:00Z"/>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82" w:name="_Toc99005098"/>
      <w:r>
        <w:rPr>
          <w:rFonts w:eastAsiaTheme="minorHAnsi"/>
        </w:rPr>
        <w:t>Acronyms</w:t>
      </w:r>
      <w:r w:rsidR="009D540F">
        <w:rPr>
          <w:rFonts w:eastAsiaTheme="minorHAnsi"/>
        </w:rPr>
        <w:t xml:space="preserve"> and Abbreviations</w:t>
      </w:r>
      <w:bookmarkEnd w:id="1282"/>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AD76D" w14:textId="77777777" w:rsidR="00ED412B" w:rsidRDefault="00ED412B" w:rsidP="00064E77">
      <w:r>
        <w:separator/>
      </w:r>
    </w:p>
  </w:endnote>
  <w:endnote w:type="continuationSeparator" w:id="0">
    <w:p w14:paraId="1E14D66E" w14:textId="77777777" w:rsidR="00ED412B" w:rsidRDefault="00ED412B"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D2EDA" w14:textId="77777777" w:rsidR="00ED412B" w:rsidRDefault="00ED412B" w:rsidP="00064E77">
      <w:r>
        <w:separator/>
      </w:r>
    </w:p>
  </w:footnote>
  <w:footnote w:type="continuationSeparator" w:id="0">
    <w:p w14:paraId="7866D1EC" w14:textId="77777777" w:rsidR="00ED412B" w:rsidRDefault="00ED412B"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1ECD"/>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B7996"/>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6D6C"/>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412B"/>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174559</TotalTime>
  <Pages>91</Pages>
  <Words>33723</Words>
  <Characters>192226</Characters>
  <Application>Microsoft Office Word</Application>
  <DocSecurity>0</DocSecurity>
  <Lines>1601</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64</cp:revision>
  <cp:lastPrinted>2022-04-19T16:31:00Z</cp:lastPrinted>
  <dcterms:created xsi:type="dcterms:W3CDTF">2018-11-09T13:56:00Z</dcterms:created>
  <dcterms:modified xsi:type="dcterms:W3CDTF">2022-04-20T10:56:00Z</dcterms:modified>
</cp:coreProperties>
</file>