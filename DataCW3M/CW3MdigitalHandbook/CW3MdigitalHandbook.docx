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20D1429" w:rsidR="00064E77" w:rsidRPr="00064E77" w:rsidRDefault="001650B4" w:rsidP="00484223">
      <w:pPr>
        <w:pStyle w:val="Subtitle"/>
        <w:tabs>
          <w:tab w:val="left" w:pos="7950"/>
          <w:tab w:val="right" w:pos="9360"/>
        </w:tabs>
      </w:pPr>
      <w:ins w:id="0" w:author="David Conklin" w:date="2022-04-03T08:49:00Z">
        <w:r>
          <w:t>4/</w:t>
        </w:r>
      </w:ins>
      <w:ins w:id="1" w:author="David Conklin" w:date="2022-04-03T08:50:00Z">
        <w:r>
          <w:t>3</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3C02CF8B"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3T06:43:00Z">
            <w:r w:rsidR="00D22CBD">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72A7BECD"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3T06:43:00Z">
            <w:r w:rsidR="00D22CBD">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163BC5A2"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3T06:43:00Z">
            <w:r w:rsidR="00D22CBD">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052E0540"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3T06:43:00Z">
            <w:r w:rsidR="00D22CBD">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093B4749"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3T06:43:00Z">
            <w:r w:rsidR="00D22CBD">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72698D5D"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3T06:43:00Z">
            <w:r w:rsidR="00D22CBD">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67F2A924"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3T06:43:00Z">
            <w:r w:rsidR="00D22CBD">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04CE37D4"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3T06:43:00Z">
            <w:r w:rsidR="00D22CBD">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1F317641"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3T06:43:00Z">
            <w:r w:rsidR="00D22CBD">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536F7156"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3T06:43:00Z">
            <w:r w:rsidR="00D22CBD">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5EE587F8"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3T06:43:00Z">
            <w:r w:rsidR="00D22CBD">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1C19912F"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3T06:43:00Z">
            <w:r w:rsidR="00D22CBD">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008A7BEA"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3T06:43:00Z">
            <w:r w:rsidR="00D22CBD">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7F88BFD2"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3T06:43:00Z">
            <w:r w:rsidR="00D22CBD">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2E584D00"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3T06:43:00Z">
            <w:r w:rsidR="00D22CBD">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ADA1AB4"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3T06:43:00Z">
            <w:r w:rsidR="00D22CBD">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242A04C5"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3T06:43:00Z">
            <w:r w:rsidR="00D22CBD">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25533F15"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3T06:43:00Z">
            <w:r w:rsidR="00D22CBD">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111B9023"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3T06:43:00Z">
            <w:r w:rsidR="00D22CBD">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521767DE"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3T06:43:00Z">
            <w:r w:rsidR="00D22CBD">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6B6E27A9"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3T06:43:00Z">
            <w:r w:rsidR="00D22CBD">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6C3F559F"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3T06:43:00Z">
            <w:r w:rsidR="00D22CBD">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17B00CE1"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3T06:43:00Z">
            <w:r w:rsidR="00D22CBD">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668A27E6"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3T06:43:00Z">
            <w:r w:rsidR="00D22CBD">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1DF48514"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3T06:43:00Z">
            <w:r w:rsidR="00D22CBD">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0C50AC5C"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3T06:43:00Z">
            <w:r w:rsidR="00D22CBD">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720D6FC4"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3T06:43:00Z">
            <w:r w:rsidR="00D22CBD">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09261378"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3T06:43:00Z">
            <w:r w:rsidR="00D22CBD">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7C7C924D"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3T06:43:00Z">
            <w:r w:rsidR="00D22CBD">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39C7C2E5"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3T06:43:00Z">
            <w:r w:rsidR="00D22CBD">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0DDB412A"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3T06:43:00Z">
            <w:r w:rsidR="00D22CBD">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02FD206E"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3T06:43:00Z">
            <w:r w:rsidR="00D22CBD">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609489F1"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3T06:43:00Z">
            <w:r w:rsidR="00D22CBD">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77370445"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3T06:43:00Z">
            <w:r w:rsidR="00D22CBD">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1D4BABB2"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3T06:43:00Z">
            <w:r w:rsidR="00D22CBD">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458A1FC1"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3T06:43:00Z">
            <w:r w:rsidR="00D22CBD">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623BAFEE"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3T06:43:00Z">
            <w:r w:rsidR="00D22CBD">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71CCF1BA"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3T06:43:00Z">
            <w:r w:rsidR="00D22CBD">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0069BFE3"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3T06:43:00Z">
            <w:r w:rsidR="00D22CBD">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523D6BA0"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3T06:43:00Z">
            <w:r w:rsidR="00D22CBD">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308F2336"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3T06:43:00Z">
            <w:r w:rsidR="00D22CBD">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7540FEA0"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3T06:43:00Z">
            <w:r w:rsidR="00D22CBD">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0009C119"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3T06:43:00Z">
            <w:r w:rsidR="00D22CBD">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19FF6034"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3T06:43:00Z">
            <w:r w:rsidR="00D22CBD">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1338BC89"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3T06:43:00Z">
            <w:r w:rsidR="00D22CBD">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25D1B013"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3T06:43:00Z">
            <w:r w:rsidR="00D22CBD">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11F69D11"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3T06:43:00Z">
            <w:r w:rsidR="00D22CBD">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0545E14E"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3T06:43:00Z">
            <w:r w:rsidR="00D22CBD">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2CE54F87"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3T06:43:00Z">
            <w:r w:rsidR="00D22CBD">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93E9528"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3T06:43:00Z">
            <w:r w:rsidR="00D22CBD">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2D9D8965"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3T06:43:00Z">
            <w:r w:rsidR="00D22CBD">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6C9E48B8"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3T06:43:00Z">
            <w:r w:rsidR="00D22CBD">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5A460A85"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3T06:43:00Z">
            <w:r w:rsidR="00D22CBD">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602AF0C7"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3T06:43:00Z">
            <w:r w:rsidR="00D22CBD">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18A4009D"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3T06:43:00Z">
            <w:r w:rsidR="00D22CBD">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483E7C02"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3T06:43:00Z">
            <w:r w:rsidR="00D22CBD">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3F8DA8D7"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3T06:43:00Z">
            <w:r w:rsidR="00D22CBD">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0059B371"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3T06:43:00Z">
            <w:r w:rsidR="00D22CBD">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6623E19F"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3T06:43:00Z">
            <w:r w:rsidR="00D22CBD">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7ABD0573"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3T06:43:00Z">
            <w:r w:rsidR="00D22CBD">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19711AB1"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3T06:43:00Z">
            <w:r w:rsidR="00D22CBD">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2E18BDDA"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3T06:43:00Z">
            <w:r w:rsidR="00D22CBD">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F73F8AF"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3T06:43:00Z">
            <w:r w:rsidR="00D22CBD">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292D226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3T06:43:00Z">
            <w:r w:rsidR="00D22CBD">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10208AAA"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3T06:43:00Z">
            <w:r w:rsidR="00D22CBD">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48DC9949"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3T06:43:00Z">
            <w:r w:rsidR="00D22CBD">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35F7E62B"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3T06:43:00Z">
            <w:r w:rsidR="00D22CBD">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4D5DEDE9"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3T06:43:00Z">
            <w:r w:rsidR="00D22CBD">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7A473DDE"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3T06:43:00Z">
            <w:r w:rsidR="00D22CBD">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75EF573B"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3T06:43:00Z">
            <w:r w:rsidR="00D22CBD">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668BF8B8"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3T06:43:00Z">
            <w:r w:rsidR="00D22CBD">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5E17DA00"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3T06:43:00Z">
            <w:r w:rsidR="00D22CBD">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7A04C569"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3T06:43:00Z">
            <w:r w:rsidR="00D22CBD">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07C19426"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3T06:43:00Z">
            <w:r w:rsidR="00D22CBD">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1B7B0482"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3T06:43:00Z">
            <w:r w:rsidR="00D22CBD">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20DFE66A"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3T06:43:00Z">
            <w:r w:rsidR="00D22CBD">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6C57492B"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3T06:43:00Z">
            <w:r w:rsidR="00D22CBD">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4BBAB679"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3T06:43:00Z">
            <w:r w:rsidR="00D22CBD">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254108D2"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3T06:43:00Z">
            <w:r w:rsidR="00D22CBD">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45554371"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3T06:43:00Z">
            <w:r w:rsidR="00D22CBD">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40303E77"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3T06:43:00Z">
            <w:r w:rsidR="00D22CBD">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49993C6B"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3T06:43:00Z">
            <w:r w:rsidR="00D22CBD">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6AFCA2BD"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3T06:43:00Z">
            <w:r w:rsidR="00D22CBD">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79D11461"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3T06:43:00Z">
            <w:r w:rsidR="00D22CBD">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75954E7D"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3T06:43:00Z">
            <w:r w:rsidR="00D22CBD">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668BD067"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3T06:43:00Z">
            <w:r w:rsidR="00D22CBD">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1788DC9C"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3T06:43:00Z">
            <w:r w:rsidR="00D22CBD">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7F509212"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3T06:43:00Z">
            <w:r w:rsidR="00D22CBD">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241099E0"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3T06:43:00Z">
            <w:r w:rsidR="00D22CBD">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165E4057"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3T06:43:00Z">
            <w:r w:rsidR="00D22CBD">
              <w:rPr>
                <w:noProof/>
                <w:webHidden/>
              </w:rPr>
              <w:t>63</w:t>
            </w:r>
          </w:ins>
          <w:ins w:id="377" w:author="David Conklin" w:date="2022-03-24T09:02:00Z">
            <w:r>
              <w:rPr>
                <w:noProof/>
                <w:webHidden/>
              </w:rPr>
              <w:fldChar w:fldCharType="end"/>
            </w:r>
            <w:r w:rsidRPr="00A85D07">
              <w:rPr>
                <w:rStyle w:val="Hyperlink"/>
                <w:noProof/>
              </w:rPr>
              <w:fldChar w:fldCharType="end"/>
            </w:r>
          </w:ins>
        </w:p>
        <w:p w14:paraId="5497DEFF" w14:textId="29D4CA85"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3T06:43:00Z">
            <w:r w:rsidR="00D22CBD">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77DAD4FD"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3T06:43:00Z">
            <w:r w:rsidR="00D22CBD">
              <w:rPr>
                <w:noProof/>
                <w:webHidden/>
              </w:rPr>
              <w:t>64</w:t>
            </w:r>
          </w:ins>
          <w:ins w:id="385" w:author="David Conklin" w:date="2022-03-24T09:02:00Z">
            <w:r>
              <w:rPr>
                <w:noProof/>
                <w:webHidden/>
              </w:rPr>
              <w:fldChar w:fldCharType="end"/>
            </w:r>
            <w:r w:rsidRPr="00A85D07">
              <w:rPr>
                <w:rStyle w:val="Hyperlink"/>
                <w:noProof/>
              </w:rPr>
              <w:fldChar w:fldCharType="end"/>
            </w:r>
          </w:ins>
        </w:p>
        <w:p w14:paraId="40F7EC69" w14:textId="5FF707D6"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3T06:43:00Z">
            <w:r w:rsidR="00D22CBD">
              <w:rPr>
                <w:noProof/>
                <w:webHidden/>
              </w:rPr>
              <w:t>64</w:t>
            </w:r>
          </w:ins>
          <w:ins w:id="389" w:author="David Conklin" w:date="2022-03-24T09:02:00Z">
            <w:r>
              <w:rPr>
                <w:noProof/>
                <w:webHidden/>
              </w:rPr>
              <w:fldChar w:fldCharType="end"/>
            </w:r>
            <w:r w:rsidRPr="00A85D07">
              <w:rPr>
                <w:rStyle w:val="Hyperlink"/>
                <w:noProof/>
              </w:rPr>
              <w:fldChar w:fldCharType="end"/>
            </w:r>
          </w:ins>
        </w:p>
        <w:p w14:paraId="023549D2" w14:textId="19560E35"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3T06:43:00Z">
            <w:r w:rsidR="00D22CBD">
              <w:rPr>
                <w:noProof/>
                <w:webHidden/>
              </w:rPr>
              <w:t>65</w:t>
            </w:r>
          </w:ins>
          <w:ins w:id="393" w:author="David Conklin" w:date="2022-03-24T09:02:00Z">
            <w:r>
              <w:rPr>
                <w:noProof/>
                <w:webHidden/>
              </w:rPr>
              <w:fldChar w:fldCharType="end"/>
            </w:r>
            <w:r w:rsidRPr="00A85D07">
              <w:rPr>
                <w:rStyle w:val="Hyperlink"/>
                <w:noProof/>
              </w:rPr>
              <w:fldChar w:fldCharType="end"/>
            </w:r>
          </w:ins>
        </w:p>
        <w:p w14:paraId="515DB051" w14:textId="612F465F"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3T06:43:00Z">
            <w:r w:rsidR="00D22CBD">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69BECE52"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3T06:43:00Z">
            <w:r w:rsidR="00D22CBD">
              <w:rPr>
                <w:noProof/>
                <w:webHidden/>
              </w:rPr>
              <w:t>67</w:t>
            </w:r>
          </w:ins>
          <w:ins w:id="401" w:author="David Conklin" w:date="2022-03-24T09:02:00Z">
            <w:r>
              <w:rPr>
                <w:noProof/>
                <w:webHidden/>
              </w:rPr>
              <w:fldChar w:fldCharType="end"/>
            </w:r>
            <w:r w:rsidRPr="00A85D07">
              <w:rPr>
                <w:rStyle w:val="Hyperlink"/>
                <w:noProof/>
              </w:rPr>
              <w:fldChar w:fldCharType="end"/>
            </w:r>
          </w:ins>
        </w:p>
        <w:p w14:paraId="047AA66D" w14:textId="475290A8"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3T06:43:00Z">
            <w:r w:rsidR="00D22CBD">
              <w:rPr>
                <w:noProof/>
                <w:webHidden/>
              </w:rPr>
              <w:t>69</w:t>
            </w:r>
          </w:ins>
          <w:ins w:id="405" w:author="David Conklin" w:date="2022-03-24T09:02:00Z">
            <w:r>
              <w:rPr>
                <w:noProof/>
                <w:webHidden/>
              </w:rPr>
              <w:fldChar w:fldCharType="end"/>
            </w:r>
            <w:r w:rsidRPr="00A85D07">
              <w:rPr>
                <w:rStyle w:val="Hyperlink"/>
                <w:noProof/>
              </w:rPr>
              <w:fldChar w:fldCharType="end"/>
            </w:r>
          </w:ins>
        </w:p>
        <w:p w14:paraId="704F6682" w14:textId="02BA6708"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3T06:43:00Z">
            <w:r w:rsidR="00D22CBD">
              <w:rPr>
                <w:noProof/>
                <w:webHidden/>
              </w:rPr>
              <w:t>72</w:t>
            </w:r>
          </w:ins>
          <w:ins w:id="409" w:author="David Conklin" w:date="2022-03-24T09:02:00Z">
            <w:r>
              <w:rPr>
                <w:noProof/>
                <w:webHidden/>
              </w:rPr>
              <w:fldChar w:fldCharType="end"/>
            </w:r>
            <w:r w:rsidRPr="00A85D07">
              <w:rPr>
                <w:rStyle w:val="Hyperlink"/>
                <w:noProof/>
              </w:rPr>
              <w:fldChar w:fldCharType="end"/>
            </w:r>
          </w:ins>
        </w:p>
        <w:p w14:paraId="311C6AEF" w14:textId="18BDC4C8"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3T06:43:00Z">
            <w:r w:rsidR="00D22CBD">
              <w:rPr>
                <w:noProof/>
                <w:webHidden/>
              </w:rPr>
              <w:t>72</w:t>
            </w:r>
          </w:ins>
          <w:ins w:id="413" w:author="David Conklin" w:date="2022-03-24T09:02:00Z">
            <w:r>
              <w:rPr>
                <w:noProof/>
                <w:webHidden/>
              </w:rPr>
              <w:fldChar w:fldCharType="end"/>
            </w:r>
            <w:r w:rsidRPr="00A85D07">
              <w:rPr>
                <w:rStyle w:val="Hyperlink"/>
                <w:noProof/>
              </w:rPr>
              <w:fldChar w:fldCharType="end"/>
            </w:r>
          </w:ins>
        </w:p>
        <w:p w14:paraId="2A3F2745" w14:textId="13685788"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3T06:43:00Z">
            <w:r w:rsidR="00D22CBD">
              <w:rPr>
                <w:noProof/>
                <w:webHidden/>
              </w:rPr>
              <w:t>74</w:t>
            </w:r>
          </w:ins>
          <w:ins w:id="417" w:author="David Conklin" w:date="2022-03-24T09:02:00Z">
            <w:r>
              <w:rPr>
                <w:noProof/>
                <w:webHidden/>
              </w:rPr>
              <w:fldChar w:fldCharType="end"/>
            </w:r>
            <w:r w:rsidRPr="00A85D07">
              <w:rPr>
                <w:rStyle w:val="Hyperlink"/>
                <w:noProof/>
              </w:rPr>
              <w:fldChar w:fldCharType="end"/>
            </w:r>
          </w:ins>
        </w:p>
        <w:p w14:paraId="53D250BD" w14:textId="10ECF943"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3T06:43:00Z">
            <w:r w:rsidR="00D22CBD">
              <w:rPr>
                <w:noProof/>
                <w:webHidden/>
              </w:rPr>
              <w:t>76</w:t>
            </w:r>
          </w:ins>
          <w:ins w:id="421" w:author="David Conklin" w:date="2022-03-24T09:02:00Z">
            <w:r>
              <w:rPr>
                <w:noProof/>
                <w:webHidden/>
              </w:rPr>
              <w:fldChar w:fldCharType="end"/>
            </w:r>
            <w:r w:rsidRPr="00A85D07">
              <w:rPr>
                <w:rStyle w:val="Hyperlink"/>
                <w:noProof/>
              </w:rPr>
              <w:fldChar w:fldCharType="end"/>
            </w:r>
          </w:ins>
        </w:p>
        <w:p w14:paraId="46705839" w14:textId="5A49CC1A"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3T06:43:00Z">
            <w:r w:rsidR="00D22CBD">
              <w:rPr>
                <w:noProof/>
                <w:webHidden/>
              </w:rPr>
              <w:t>78</w:t>
            </w:r>
          </w:ins>
          <w:ins w:id="425" w:author="David Conklin" w:date="2022-03-24T09:02:00Z">
            <w:r>
              <w:rPr>
                <w:noProof/>
                <w:webHidden/>
              </w:rPr>
              <w:fldChar w:fldCharType="end"/>
            </w:r>
            <w:r w:rsidRPr="00A85D07">
              <w:rPr>
                <w:rStyle w:val="Hyperlink"/>
                <w:noProof/>
              </w:rPr>
              <w:fldChar w:fldCharType="end"/>
            </w:r>
          </w:ins>
        </w:p>
        <w:p w14:paraId="5EF55C52" w14:textId="010B8613"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3T06:43:00Z">
            <w:r w:rsidR="00D22CBD">
              <w:rPr>
                <w:noProof/>
                <w:webHidden/>
              </w:rPr>
              <w:t>79</w:t>
            </w:r>
          </w:ins>
          <w:ins w:id="429" w:author="David Conklin" w:date="2022-03-24T09:02:00Z">
            <w:r>
              <w:rPr>
                <w:noProof/>
                <w:webHidden/>
              </w:rPr>
              <w:fldChar w:fldCharType="end"/>
            </w:r>
            <w:r w:rsidRPr="00A85D07">
              <w:rPr>
                <w:rStyle w:val="Hyperlink"/>
                <w:noProof/>
              </w:rPr>
              <w:fldChar w:fldCharType="end"/>
            </w:r>
          </w:ins>
        </w:p>
        <w:p w14:paraId="05E398EC" w14:textId="0B137D78"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3T06:43:00Z">
            <w:r w:rsidR="00D22CBD">
              <w:rPr>
                <w:noProof/>
                <w:webHidden/>
              </w:rPr>
              <w:t>79</w:t>
            </w:r>
          </w:ins>
          <w:ins w:id="433" w:author="David Conklin" w:date="2022-03-24T09:02:00Z">
            <w:r>
              <w:rPr>
                <w:noProof/>
                <w:webHidden/>
              </w:rPr>
              <w:fldChar w:fldCharType="end"/>
            </w:r>
            <w:r w:rsidRPr="00A85D07">
              <w:rPr>
                <w:rStyle w:val="Hyperlink"/>
                <w:noProof/>
              </w:rPr>
              <w:fldChar w:fldCharType="end"/>
            </w:r>
          </w:ins>
        </w:p>
        <w:p w14:paraId="076E5521" w14:textId="5BFD49B0"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3T06:43:00Z">
            <w:r w:rsidR="00D22CBD">
              <w:rPr>
                <w:noProof/>
                <w:webHidden/>
              </w:rPr>
              <w:t>80</w:t>
            </w:r>
          </w:ins>
          <w:ins w:id="437" w:author="David Conklin" w:date="2022-03-24T09:02:00Z">
            <w:r>
              <w:rPr>
                <w:noProof/>
                <w:webHidden/>
              </w:rPr>
              <w:fldChar w:fldCharType="end"/>
            </w:r>
            <w:r w:rsidRPr="00A85D07">
              <w:rPr>
                <w:rStyle w:val="Hyperlink"/>
                <w:noProof/>
              </w:rPr>
              <w:fldChar w:fldCharType="end"/>
            </w:r>
          </w:ins>
        </w:p>
        <w:p w14:paraId="2EC479BA" w14:textId="7CE6DFF1"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3T06:43:00Z">
            <w:r w:rsidR="00D22CBD">
              <w:rPr>
                <w:noProof/>
                <w:webHidden/>
              </w:rPr>
              <w:t>81</w:t>
            </w:r>
          </w:ins>
          <w:ins w:id="441" w:author="David Conklin" w:date="2022-03-24T09:02:00Z">
            <w:r>
              <w:rPr>
                <w:noProof/>
                <w:webHidden/>
              </w:rPr>
              <w:fldChar w:fldCharType="end"/>
            </w:r>
            <w:r w:rsidRPr="00A85D07">
              <w:rPr>
                <w:rStyle w:val="Hyperlink"/>
                <w:noProof/>
              </w:rPr>
              <w:fldChar w:fldCharType="end"/>
            </w:r>
          </w:ins>
        </w:p>
        <w:p w14:paraId="427EAAE3" w14:textId="27F5C35E"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3T06:43:00Z">
            <w:r w:rsidR="00D22CBD">
              <w:rPr>
                <w:noProof/>
                <w:webHidden/>
              </w:rPr>
              <w:t>81</w:t>
            </w:r>
          </w:ins>
          <w:ins w:id="445" w:author="David Conklin" w:date="2022-03-24T09:02:00Z">
            <w:r>
              <w:rPr>
                <w:noProof/>
                <w:webHidden/>
              </w:rPr>
              <w:fldChar w:fldCharType="end"/>
            </w:r>
            <w:r w:rsidRPr="00A85D07">
              <w:rPr>
                <w:rStyle w:val="Hyperlink"/>
                <w:noProof/>
              </w:rPr>
              <w:fldChar w:fldCharType="end"/>
            </w:r>
          </w:ins>
        </w:p>
        <w:p w14:paraId="106EA9E6" w14:textId="3D7D3675"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3T06:43:00Z">
            <w:r w:rsidR="00D22CBD">
              <w:rPr>
                <w:noProof/>
                <w:webHidden/>
              </w:rPr>
              <w:t>81</w:t>
            </w:r>
          </w:ins>
          <w:ins w:id="449" w:author="David Conklin" w:date="2022-03-24T09:02:00Z">
            <w:r>
              <w:rPr>
                <w:noProof/>
                <w:webHidden/>
              </w:rPr>
              <w:fldChar w:fldCharType="end"/>
            </w:r>
            <w:r w:rsidRPr="00A85D07">
              <w:rPr>
                <w:rStyle w:val="Hyperlink"/>
                <w:noProof/>
              </w:rPr>
              <w:fldChar w:fldCharType="end"/>
            </w:r>
          </w:ins>
        </w:p>
        <w:p w14:paraId="00789175" w14:textId="7B61102E"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3T06:43:00Z">
            <w:r w:rsidR="00D22CBD">
              <w:rPr>
                <w:noProof/>
                <w:webHidden/>
              </w:rPr>
              <w:t>82</w:t>
            </w:r>
          </w:ins>
          <w:ins w:id="453" w:author="David Conklin" w:date="2022-03-24T09:02:00Z">
            <w:r>
              <w:rPr>
                <w:noProof/>
                <w:webHidden/>
              </w:rPr>
              <w:fldChar w:fldCharType="end"/>
            </w:r>
            <w:r w:rsidRPr="00A85D07">
              <w:rPr>
                <w:rStyle w:val="Hyperlink"/>
                <w:noProof/>
              </w:rPr>
              <w:fldChar w:fldCharType="end"/>
            </w:r>
          </w:ins>
        </w:p>
        <w:p w14:paraId="2C70F21F" w14:textId="5A5348B1"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3T06:43:00Z">
            <w:r w:rsidR="00D22CBD">
              <w:rPr>
                <w:noProof/>
                <w:webHidden/>
              </w:rPr>
              <w:t>87</w:t>
            </w:r>
          </w:ins>
          <w:ins w:id="457" w:author="David Conklin" w:date="2022-03-24T09:02:00Z">
            <w:r>
              <w:rPr>
                <w:noProof/>
                <w:webHidden/>
              </w:rPr>
              <w:fldChar w:fldCharType="end"/>
            </w:r>
            <w:r w:rsidRPr="00A85D07">
              <w:rPr>
                <w:rStyle w:val="Hyperlink"/>
                <w:noProof/>
              </w:rPr>
              <w:fldChar w:fldCharType="end"/>
            </w:r>
          </w:ins>
        </w:p>
        <w:p w14:paraId="04056715" w14:textId="718D2ED7"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3T06:43:00Z">
            <w:r w:rsidR="00D22CBD">
              <w:rPr>
                <w:noProof/>
                <w:webHidden/>
              </w:rPr>
              <w:t>89</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54F2C83"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D22CBD">
          <w:rPr>
            <w:noProof/>
            <w:webHidden/>
          </w:rPr>
          <w:t>12</w:t>
        </w:r>
        <w:r w:rsidR="009B1389">
          <w:rPr>
            <w:noProof/>
            <w:webHidden/>
          </w:rPr>
          <w:fldChar w:fldCharType="end"/>
        </w:r>
      </w:hyperlink>
    </w:p>
    <w:p w14:paraId="0E9D6233" w14:textId="58FCFDB6" w:rsidR="009B1389" w:rsidRDefault="00236899">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D22CBD">
          <w:rPr>
            <w:noProof/>
            <w:webHidden/>
          </w:rPr>
          <w:t>13</w:t>
        </w:r>
        <w:r w:rsidR="009B1389">
          <w:rPr>
            <w:noProof/>
            <w:webHidden/>
          </w:rPr>
          <w:fldChar w:fldCharType="end"/>
        </w:r>
      </w:hyperlink>
    </w:p>
    <w:p w14:paraId="46CD03B0" w14:textId="58A76FB2" w:rsidR="009B1389" w:rsidRDefault="00236899">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D22CBD">
          <w:rPr>
            <w:noProof/>
            <w:webHidden/>
          </w:rPr>
          <w:t>14</w:t>
        </w:r>
        <w:r w:rsidR="009B1389">
          <w:rPr>
            <w:noProof/>
            <w:webHidden/>
          </w:rPr>
          <w:fldChar w:fldCharType="end"/>
        </w:r>
      </w:hyperlink>
    </w:p>
    <w:p w14:paraId="42134384" w14:textId="633893F6" w:rsidR="009B1389" w:rsidRDefault="00236899">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D22CBD">
          <w:rPr>
            <w:noProof/>
            <w:webHidden/>
          </w:rPr>
          <w:t>15</w:t>
        </w:r>
        <w:r w:rsidR="009B1389">
          <w:rPr>
            <w:noProof/>
            <w:webHidden/>
          </w:rPr>
          <w:fldChar w:fldCharType="end"/>
        </w:r>
      </w:hyperlink>
    </w:p>
    <w:p w14:paraId="7811EADA" w14:textId="36ED212B" w:rsidR="009B1389" w:rsidRDefault="00236899">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D22CBD">
          <w:rPr>
            <w:noProof/>
            <w:webHidden/>
          </w:rPr>
          <w:t>16</w:t>
        </w:r>
        <w:r w:rsidR="009B1389">
          <w:rPr>
            <w:noProof/>
            <w:webHidden/>
          </w:rPr>
          <w:fldChar w:fldCharType="end"/>
        </w:r>
      </w:hyperlink>
    </w:p>
    <w:p w14:paraId="626BAD79" w14:textId="1C2E06CE" w:rsidR="009B1389" w:rsidRDefault="00236899">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D22CBD">
          <w:rPr>
            <w:noProof/>
            <w:webHidden/>
          </w:rPr>
          <w:t>45</w:t>
        </w:r>
        <w:r w:rsidR="009B1389">
          <w:rPr>
            <w:noProof/>
            <w:webHidden/>
          </w:rPr>
          <w:fldChar w:fldCharType="end"/>
        </w:r>
      </w:hyperlink>
    </w:p>
    <w:p w14:paraId="57EAD399" w14:textId="06E18676" w:rsidR="009B1389" w:rsidRDefault="00236899">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D22CBD">
          <w:rPr>
            <w:noProof/>
            <w:webHidden/>
          </w:rPr>
          <w:t>54</w:t>
        </w:r>
        <w:r w:rsidR="009B1389">
          <w:rPr>
            <w:noProof/>
            <w:webHidden/>
          </w:rPr>
          <w:fldChar w:fldCharType="end"/>
        </w:r>
      </w:hyperlink>
    </w:p>
    <w:p w14:paraId="66C469D9" w14:textId="59568A23" w:rsidR="009B1389" w:rsidRDefault="00236899">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D22CBD">
          <w:rPr>
            <w:noProof/>
            <w:webHidden/>
          </w:rPr>
          <w:t>55</w:t>
        </w:r>
        <w:r w:rsidR="009B1389">
          <w:rPr>
            <w:noProof/>
            <w:webHidden/>
          </w:rPr>
          <w:fldChar w:fldCharType="end"/>
        </w:r>
      </w:hyperlink>
    </w:p>
    <w:p w14:paraId="181D9ECC" w14:textId="23747915" w:rsidR="009B1389" w:rsidRDefault="00236899">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D22CBD">
          <w:rPr>
            <w:noProof/>
            <w:webHidden/>
          </w:rPr>
          <w:t>78</w:t>
        </w:r>
        <w:r w:rsidR="009B1389">
          <w:rPr>
            <w:noProof/>
            <w:webHidden/>
          </w:rPr>
          <w:fldChar w:fldCharType="end"/>
        </w:r>
      </w:hyperlink>
    </w:p>
    <w:p w14:paraId="2F21AA66" w14:textId="6112BFAF" w:rsidR="00581BEB" w:rsidRDefault="002C3E17" w:rsidP="00581BEB">
      <w:pPr>
        <w:rPr>
          <w:ins w:id="792"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793" w:author="David Conklin" w:date="2022-03-28T06:26:00Z">
            <w:rPr/>
          </w:rPrChange>
        </w:rPr>
      </w:pPr>
      <w:ins w:id="794" w:author="David Conklin" w:date="2022-03-28T06:26:00Z">
        <w:r w:rsidRPr="00644098">
          <w:rPr>
            <w:rFonts w:asciiTheme="majorHAnsi" w:hAnsiTheme="majorHAnsi" w:cstheme="majorHAnsi"/>
            <w:sz w:val="32"/>
            <w:szCs w:val="32"/>
            <w:rPrChange w:id="795" w:author="David Conklin" w:date="2022-03-28T06:26:00Z">
              <w:rPr/>
            </w:rPrChange>
          </w:rPr>
          <w:t>Tables</w:t>
        </w:r>
      </w:ins>
    </w:p>
    <w:p w14:paraId="7987FCD5" w14:textId="6696DF0B" w:rsidR="00055B40" w:rsidRDefault="00055B40">
      <w:pPr>
        <w:pStyle w:val="TableofFigures"/>
        <w:tabs>
          <w:tab w:val="right" w:leader="dot" w:pos="9350"/>
        </w:tabs>
        <w:rPr>
          <w:ins w:id="796" w:author="David Conklin" w:date="2022-03-28T06:25:00Z"/>
          <w:rFonts w:eastAsiaTheme="minorEastAsia"/>
          <w:noProof/>
        </w:rPr>
      </w:pPr>
      <w:ins w:id="797" w:author="David Conklin" w:date="2022-03-28T06:25:00Z">
        <w:r>
          <w:fldChar w:fldCharType="begin"/>
        </w:r>
        <w:r>
          <w:instrText xml:space="preserve"> TOC \h \z \c "Table" </w:instrText>
        </w:r>
      </w:ins>
      <w:r>
        <w:fldChar w:fldCharType="separate"/>
      </w:r>
      <w:ins w:id="798"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799" w:author="David Conklin" w:date="2022-04-03T06:43:00Z">
        <w:r w:rsidR="00D22CBD">
          <w:rPr>
            <w:noProof/>
            <w:webHidden/>
          </w:rPr>
          <w:t>18</w:t>
        </w:r>
      </w:ins>
      <w:ins w:id="800"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01" w:author="David Conklin" w:date="2022-03-28T06:25:00Z">
        <w:r>
          <w:fldChar w:fldCharType="end"/>
        </w:r>
      </w:ins>
    </w:p>
    <w:p w14:paraId="07B6763E" w14:textId="77777777" w:rsidR="00D74473" w:rsidRDefault="00D74473" w:rsidP="00D74473">
      <w:pPr>
        <w:pStyle w:val="Heading1"/>
      </w:pPr>
      <w:bookmarkStart w:id="802" w:name="_Toc99004988"/>
      <w:r>
        <w:t>What is a digital handbook?</w:t>
      </w:r>
      <w:bookmarkEnd w:id="802"/>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03" w:name="_Toc99004989"/>
      <w:r>
        <w:lastRenderedPageBreak/>
        <w:t>CW3M c</w:t>
      </w:r>
      <w:r w:rsidR="00C70B81">
        <w:t>oncept</w:t>
      </w:r>
      <w:bookmarkEnd w:id="803"/>
      <w:r>
        <w:t xml:space="preserve"> </w:t>
      </w:r>
    </w:p>
    <w:p w14:paraId="7E41CEB8" w14:textId="77777777" w:rsidR="000D6396" w:rsidRDefault="000D6396" w:rsidP="00A43D30"/>
    <w:p w14:paraId="3DA45CFC" w14:textId="77777777" w:rsidR="000D6396" w:rsidRDefault="00C46F0A" w:rsidP="00C46F0A">
      <w:pPr>
        <w:pStyle w:val="Heading2"/>
      </w:pPr>
      <w:bookmarkStart w:id="804" w:name="_Toc99004990"/>
      <w:r>
        <w:t>A different kind of community model</w:t>
      </w:r>
      <w:bookmarkEnd w:id="80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05" w:name="_Toc99004991"/>
      <w:r>
        <w:t>What CW3M is for</w:t>
      </w:r>
      <w:bookmarkEnd w:id="80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06" w:name="_Toc99004992"/>
      <w:r>
        <w:t>Management and maintenance</w:t>
      </w:r>
      <w:bookmarkEnd w:id="80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07" w:name="_Toc99004993"/>
      <w:r>
        <w:t xml:space="preserve">CW3M – A </w:t>
      </w:r>
      <w:r w:rsidR="007E0920">
        <w:t>“</w:t>
      </w:r>
      <w:r>
        <w:t>first principles</w:t>
      </w:r>
      <w:r w:rsidR="007E0920">
        <w:t>”</w:t>
      </w:r>
      <w:r>
        <w:t xml:space="preserve"> model with tuning knobs</w:t>
      </w:r>
      <w:bookmarkEnd w:id="80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08" w:name="_Toc99004994"/>
      <w:r>
        <w:t>The tuning knobs</w:t>
      </w:r>
      <w:bookmarkEnd w:id="808"/>
    </w:p>
    <w:p w14:paraId="357A9712" w14:textId="3B026DD3" w:rsidR="00CF4F65" w:rsidRDefault="00CF4F65" w:rsidP="00CF4F65"/>
    <w:p w14:paraId="386F14D4" w14:textId="7E6DF33D" w:rsidR="00227342" w:rsidRDefault="00CF4F65" w:rsidP="00872B5B">
      <w:pPr>
        <w:pStyle w:val="Heading2"/>
      </w:pPr>
      <w:bookmarkStart w:id="809" w:name="_Toc99004995"/>
      <w:r>
        <w:t xml:space="preserve">ET_MULT </w:t>
      </w:r>
      <w:r w:rsidR="00227342">
        <w:t>– forest evapotranspiration</w:t>
      </w:r>
      <w:bookmarkEnd w:id="80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10" w:name="_Toc99004996"/>
      <w:r>
        <w:t>SOLAR_RADIATION_MULTIPLIER – reservoir insolation</w:t>
      </w:r>
      <w:bookmarkEnd w:id="81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11" w:name="_Toc99004997"/>
      <w:r>
        <w:t>FLOW_CMS – Discharge from High Cascade springs</w:t>
      </w:r>
      <w:bookmarkEnd w:id="81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12" w:name="_Toc99004998"/>
      <w:r>
        <w:t>The Envision framework and the GIS Layers</w:t>
      </w:r>
      <w:bookmarkEnd w:id="81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13" w:name="_Toc99004999"/>
      <w:r>
        <w:t>The Reach Layer</w:t>
      </w:r>
      <w:bookmarkEnd w:id="81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14" w:name="_Toc99005000"/>
      <w:r>
        <w:t>Time steps, autonomous processes, and global methods</w:t>
      </w:r>
      <w:bookmarkEnd w:id="81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15" w:name="_Toc99005001"/>
      <w:r w:rsidR="00702439">
        <w:t>Some g</w:t>
      </w:r>
      <w:r w:rsidR="00706EE7">
        <w:t>lobal method details</w:t>
      </w:r>
      <w:bookmarkEnd w:id="81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16" w:name="_Toc99005002"/>
      <w:r>
        <w:t>Study areas</w:t>
      </w:r>
      <w:bookmarkEnd w:id="81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41BD509"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22CBD">
        <w:t xml:space="preserve">Figure </w:t>
      </w:r>
      <w:r w:rsidR="00D22CBD">
        <w:rPr>
          <w:noProof/>
        </w:rPr>
        <w:t>1</w:t>
      </w:r>
      <w:r w:rsidR="00064E77">
        <w:fldChar w:fldCharType="end"/>
      </w:r>
      <w:r w:rsidR="00064E77">
        <w:t>)</w:t>
      </w:r>
    </w:p>
    <w:p w14:paraId="03CAE907" w14:textId="7B14A3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22CBD">
        <w:t xml:space="preserve">Figure </w:t>
      </w:r>
      <w:r w:rsidR="00D22CBD">
        <w:rPr>
          <w:noProof/>
        </w:rPr>
        <w:t>2</w:t>
      </w:r>
      <w:r w:rsidR="00064E77">
        <w:fldChar w:fldCharType="end"/>
      </w:r>
      <w:r w:rsidR="00064E77">
        <w:t>)</w:t>
      </w:r>
    </w:p>
    <w:p w14:paraId="1A5A767B" w14:textId="4EA0D95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22CBD">
        <w:t xml:space="preserve">Figure </w:t>
      </w:r>
      <w:r w:rsidR="00D22CBD">
        <w:rPr>
          <w:noProof/>
        </w:rPr>
        <w:t>5</w:t>
      </w:r>
      <w:r w:rsidR="00893F4B">
        <w:fldChar w:fldCharType="end"/>
      </w:r>
      <w:r>
        <w:t>)</w:t>
      </w:r>
    </w:p>
    <w:p w14:paraId="1B80045C" w14:textId="4290FD9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22CBD">
        <w:t xml:space="preserve">Figure </w:t>
      </w:r>
      <w:r w:rsidR="00D22CBD">
        <w:rPr>
          <w:noProof/>
        </w:rPr>
        <w:t>3</w:t>
      </w:r>
      <w:r w:rsidR="00064E77">
        <w:fldChar w:fldCharType="end"/>
      </w:r>
      <w:r w:rsidR="00064E77">
        <w:t>)</w:t>
      </w:r>
    </w:p>
    <w:p w14:paraId="1933EF54" w14:textId="4EB34B9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22CBD">
        <w:t xml:space="preserve">Figure </w:t>
      </w:r>
      <w:r w:rsidR="00D22CBD">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17" w:name="_Toc99005003"/>
      <w:r>
        <w:lastRenderedPageBreak/>
        <w:t>Data</w:t>
      </w:r>
      <w:r w:rsidR="00A92F06">
        <w:t>CW3M</w:t>
      </w:r>
      <w:r>
        <w:t xml:space="preserve"> directory structure</w:t>
      </w:r>
      <w:bookmarkEnd w:id="81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18" w:name="_Toc99005004"/>
      <w:r>
        <w:t>DataCW3M\ScenarioData directory structure</w:t>
      </w:r>
      <w:bookmarkEnd w:id="81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19" w:name="_Toc99005005"/>
      <w:r>
        <w:t>DataCW3M\ScenarioData\&lt;scenario&gt; folder contents</w:t>
      </w:r>
      <w:bookmarkEnd w:id="81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20" w:name="_Toc99005006"/>
      <w:r>
        <w:t>DataCW3M\&lt;study area&gt; folder contents</w:t>
      </w:r>
      <w:bookmarkEnd w:id="82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E9EE34C" w:rsidR="00D37681" w:rsidRDefault="00D37681" w:rsidP="00D37681">
      <w:pPr>
        <w:pStyle w:val="Caption"/>
      </w:pPr>
      <w:bookmarkStart w:id="821" w:name="_Ref529607484"/>
      <w:bookmarkStart w:id="822"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1</w:t>
      </w:r>
      <w:r w:rsidR="006C64CF">
        <w:rPr>
          <w:noProof/>
        </w:rPr>
        <w:fldChar w:fldCharType="end"/>
      </w:r>
      <w:bookmarkEnd w:id="821"/>
      <w:r>
        <w:t xml:space="preserve">. Willamette River basin study area; embedded study areas are </w:t>
      </w:r>
      <w:r w:rsidR="0005603B">
        <w:t>colored</w:t>
      </w:r>
      <w:r w:rsidR="0097392C">
        <w:t xml:space="preserve"> other than gray.  The 2 lighter blues together make up the upper Willamette basin study area.</w:t>
      </w:r>
      <w:bookmarkEnd w:id="82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165A7992" w:rsidR="00D37681" w:rsidRDefault="00D37681" w:rsidP="00D37681">
      <w:pPr>
        <w:pStyle w:val="Caption"/>
      </w:pPr>
      <w:bookmarkStart w:id="823" w:name="_Ref529607514"/>
      <w:bookmarkStart w:id="824"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2</w:t>
      </w:r>
      <w:r w:rsidR="006C64CF">
        <w:rPr>
          <w:noProof/>
        </w:rPr>
        <w:fldChar w:fldCharType="end"/>
      </w:r>
      <w:bookmarkEnd w:id="823"/>
      <w:r>
        <w:t>. Tualatin basin study area; Chicken Creek watershed is highlighted.</w:t>
      </w:r>
      <w:bookmarkEnd w:id="82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3920E3DC" w:rsidR="00D37681" w:rsidRDefault="00064E77" w:rsidP="00064E77">
      <w:pPr>
        <w:pStyle w:val="Caption"/>
      </w:pPr>
      <w:bookmarkStart w:id="825" w:name="_Ref529607587"/>
      <w:bookmarkStart w:id="826"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3</w:t>
      </w:r>
      <w:r w:rsidR="006C64CF">
        <w:rPr>
          <w:noProof/>
        </w:rPr>
        <w:fldChar w:fldCharType="end"/>
      </w:r>
      <w:bookmarkEnd w:id="825"/>
      <w:r>
        <w:t>. North Santiam watershed study area.</w:t>
      </w:r>
      <w:bookmarkEnd w:id="82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ECB1EB3" w:rsidR="00C70B81" w:rsidRDefault="00064E77" w:rsidP="00064E77">
      <w:pPr>
        <w:pStyle w:val="Caption"/>
      </w:pPr>
      <w:bookmarkStart w:id="827" w:name="_Ref529607628"/>
      <w:bookmarkStart w:id="828"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4</w:t>
      </w:r>
      <w:r w:rsidR="006C64CF">
        <w:rPr>
          <w:noProof/>
        </w:rPr>
        <w:fldChar w:fldCharType="end"/>
      </w:r>
      <w:bookmarkEnd w:id="827"/>
      <w:r>
        <w:t>. Upper Willamette study area.</w:t>
      </w:r>
      <w:bookmarkEnd w:id="82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3E68CB3" w:rsidR="00E66BC2" w:rsidRDefault="006F30D2" w:rsidP="006F30D2">
      <w:pPr>
        <w:pStyle w:val="Caption"/>
      </w:pPr>
      <w:bookmarkStart w:id="829" w:name="_Ref529611388"/>
      <w:bookmarkStart w:id="830"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22CBD">
        <w:rPr>
          <w:noProof/>
        </w:rPr>
        <w:t>5</w:t>
      </w:r>
      <w:r w:rsidR="006C64CF">
        <w:rPr>
          <w:noProof/>
        </w:rPr>
        <w:fldChar w:fldCharType="end"/>
      </w:r>
      <w:bookmarkEnd w:id="829"/>
      <w:r>
        <w:t>. Chicken Creek watershed study area.</w:t>
      </w:r>
      <w:bookmarkEnd w:id="83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31" w:name="_Toc99005007"/>
      <w:r>
        <w:t>Calendar conventions</w:t>
      </w:r>
      <w:bookmarkEnd w:id="83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32" w:name="_Toc99005008"/>
      <w:r>
        <w:t>Water years</w:t>
      </w:r>
      <w:bookmarkEnd w:id="83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33" w:name="_Toc99005009"/>
      <w:r>
        <w:t>Climate data</w:t>
      </w:r>
      <w:bookmarkEnd w:id="833"/>
    </w:p>
    <w:p w14:paraId="4E201698" w14:textId="77777777" w:rsidR="00CB152A" w:rsidRPr="00A06758" w:rsidRDefault="00CB152A" w:rsidP="00A06758"/>
    <w:p w14:paraId="400F9551" w14:textId="77777777" w:rsidR="00CB152A" w:rsidRDefault="00CB152A" w:rsidP="00CB152A">
      <w:pPr>
        <w:pStyle w:val="Heading2"/>
      </w:pPr>
      <w:bookmarkStart w:id="834" w:name="_Toc2858729"/>
      <w:bookmarkStart w:id="835" w:name="_Toc99005010"/>
      <w:r>
        <w:t>Numbered climate scenarios in the model</w:t>
      </w:r>
      <w:bookmarkEnd w:id="834"/>
      <w:bookmarkEnd w:id="835"/>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36" w:author="David Conklin" w:date="2022-04-03T06:43:00Z">
        <w:r w:rsidDel="00D22CBD">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37" w:author="David Conklin" w:date="2022-03-28T06:24:00Z"/>
          <w:rFonts w:cs="Arial Unicode MS"/>
          <w:color w:val="000000"/>
        </w:rPr>
      </w:pPr>
    </w:p>
    <w:p w14:paraId="2C1E7486" w14:textId="222D6441" w:rsidR="00823D41" w:rsidRDefault="00823D41">
      <w:pPr>
        <w:pStyle w:val="Caption"/>
        <w:keepNext/>
        <w:pPrChange w:id="838" w:author="David Conklin" w:date="2022-03-28T06:24:00Z">
          <w:pPr>
            <w:pStyle w:val="Caption"/>
          </w:pPr>
        </w:pPrChange>
      </w:pPr>
      <w:bookmarkStart w:id="839" w:name="_Ref6032062"/>
      <w:bookmarkStart w:id="840" w:name="_Ref6033311"/>
      <w:bookmarkStart w:id="841" w:name="_Toc6121576"/>
      <w:del w:id="842" w:author="David Conklin" w:date="2022-03-28T06:24:00Z">
        <w:r w:rsidDel="00055B40">
          <w:delText xml:space="preserve">Table </w:delText>
        </w:r>
        <w:bookmarkEnd w:id="839"/>
        <w:r w:rsidDel="00055B40">
          <w:delText>1. Numbered climate scenarios</w:delText>
        </w:r>
      </w:del>
      <w:bookmarkStart w:id="843" w:name="_Toc99341137"/>
      <w:bookmarkEnd w:id="840"/>
      <w:bookmarkEnd w:id="841"/>
      <w:ins w:id="844"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45" w:author="David Conklin" w:date="2022-04-03T06:43:00Z">
        <w:r w:rsidR="00D22CBD">
          <w:rPr>
            <w:noProof/>
          </w:rPr>
          <w:t>1</w:t>
        </w:r>
      </w:ins>
      <w:ins w:id="846" w:author="David Conklin" w:date="2022-03-28T06:24:00Z">
        <w:r w:rsidR="00055B40">
          <w:fldChar w:fldCharType="end"/>
        </w:r>
        <w:r w:rsidR="00055B40">
          <w:t>. Numbered climate scenarios</w:t>
        </w:r>
      </w:ins>
      <w:bookmarkEnd w:id="84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47" w:name="_Toc7759621"/>
      <w:bookmarkStart w:id="848" w:name="_Toc99005011"/>
      <w:r>
        <w:t>Monthly and seasonal weather data</w:t>
      </w:r>
      <w:bookmarkEnd w:id="847"/>
      <w:bookmarkEnd w:id="848"/>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49" w:name="_Toc99005012"/>
      <w:r>
        <w:t>Climate data grid</w:t>
      </w:r>
      <w:r w:rsidR="009F132A">
        <w:t>s</w:t>
      </w:r>
      <w:bookmarkEnd w:id="849"/>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50" w:name="_Toc99005013"/>
      <w:r>
        <w:t>The WW2100 climate grid</w:t>
      </w:r>
      <w:bookmarkEnd w:id="850"/>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51" w:name="_Toc99005014"/>
      <w:r>
        <w:t>The v2 climate grid</w:t>
      </w:r>
      <w:bookmarkEnd w:id="851"/>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52" w:name="_Toc99005015"/>
      <w:r>
        <w:t>How climate data is looked up</w:t>
      </w:r>
      <w:bookmarkEnd w:id="852"/>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53" w:name="_Toc99005016"/>
      <w:r>
        <w:t>What is in a climate dataset</w:t>
      </w:r>
      <w:bookmarkEnd w:id="853"/>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54" w:name="_Toc71709880"/>
      <w:bookmarkStart w:id="855" w:name="_Toc99005017"/>
      <w:r>
        <w:lastRenderedPageBreak/>
        <w:t>Water rights</w:t>
      </w:r>
      <w:bookmarkEnd w:id="854"/>
      <w:bookmarkEnd w:id="855"/>
    </w:p>
    <w:p w14:paraId="0ADF041E" w14:textId="77777777" w:rsidR="00B45A02" w:rsidRDefault="00B45A02" w:rsidP="00B45A02">
      <w:pPr>
        <w:pStyle w:val="Heading2"/>
      </w:pPr>
      <w:bookmarkStart w:id="856" w:name="_Toc71709881"/>
      <w:bookmarkStart w:id="857" w:name="_Toc99005018"/>
      <w:r>
        <w:t>Water rights data</w:t>
      </w:r>
      <w:bookmarkEnd w:id="856"/>
      <w:bookmarkEnd w:id="857"/>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58" w:name="_Hlk75771270"/>
      <w:r w:rsidR="000E625E">
        <w:t>(e.g. when PODRATE is zero)</w:t>
      </w:r>
      <w:r>
        <w:t>,</w:t>
      </w:r>
      <w:bookmarkEnd w:id="858"/>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59" w:name="_Toc71709882"/>
      <w:bookmarkStart w:id="860" w:name="_Toc99005019"/>
      <w:r>
        <w:t>The wr_pods.csv file</w:t>
      </w:r>
      <w:bookmarkEnd w:id="859"/>
      <w:bookmarkEnd w:id="860"/>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61" w:name="_Toc71709883"/>
      <w:bookmarkStart w:id="862" w:name="_Toc99005020"/>
      <w:r>
        <w:t>The wr_pous.csv file</w:t>
      </w:r>
      <w:bookmarkEnd w:id="861"/>
      <w:bookmarkEnd w:id="862"/>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63" w:name="_Toc99005021"/>
      <w:bookmarkStart w:id="864" w:name="_Toc71709884"/>
      <w:r>
        <w:t>Allocating surface water rights to irrigation</w:t>
      </w:r>
      <w:bookmarkEnd w:id="863"/>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65" w:name="_Toc99005022"/>
      <w:r>
        <w:t>Adding a water right</w:t>
      </w:r>
      <w:bookmarkEnd w:id="864"/>
      <w:bookmarkEnd w:id="865"/>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66" w:name="_Toc99005023"/>
      <w:r>
        <w:t>Initial conditions</w:t>
      </w:r>
      <w:bookmarkEnd w:id="866"/>
    </w:p>
    <w:p w14:paraId="78EB624C" w14:textId="77777777" w:rsidR="003447B8" w:rsidRPr="00801BD3" w:rsidRDefault="003447B8" w:rsidP="00801BD3"/>
    <w:p w14:paraId="29F93D2E" w14:textId="2882A4C8" w:rsidR="00801BD3" w:rsidRDefault="003447B8" w:rsidP="006231D1">
      <w:pPr>
        <w:pStyle w:val="Heading2"/>
      </w:pPr>
      <w:bookmarkStart w:id="867" w:name="_Toc99005024"/>
      <w:r>
        <w:t>State variables</w:t>
      </w:r>
      <w:bookmarkEnd w:id="86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68" w:name="_Toc99005025"/>
      <w:r>
        <w:t>Reproducibility and the use of random number generators</w:t>
      </w:r>
      <w:bookmarkEnd w:id="86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69" w:name="_Toc99005026"/>
      <w:r>
        <w:t xml:space="preserve">Initializing ID </w:t>
      </w:r>
      <w:r w:rsidR="00D014FA">
        <w:t>numbers: coldstart</w:t>
      </w:r>
      <w:bookmarkEnd w:id="869"/>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70" w:name="_Toc99005027"/>
      <w:r>
        <w:t>Initializing Flow and HBV model state variables: spinup</w:t>
      </w:r>
      <w:bookmarkEnd w:id="870"/>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71" w:name="_Toc99005028"/>
      <w:r>
        <w:t>Initializing</w:t>
      </w:r>
      <w:r w:rsidR="00F731A1">
        <w:t xml:space="preserve"> HBVCALIB attributes</w:t>
      </w:r>
      <w:r w:rsidR="00AB7E22">
        <w:t>: spinup</w:t>
      </w:r>
      <w:bookmarkEnd w:id="871"/>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72" w:name="_Toc99005029"/>
      <w:r>
        <w:t>Initial conditions for Flow: the IC file</w:t>
      </w:r>
      <w:r w:rsidR="0066329B">
        <w:t xml:space="preserve"> and the IDU, HRU, and Reach shapefiles</w:t>
      </w:r>
      <w:bookmarkEnd w:id="872"/>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73" w:name="_Toc99005030"/>
      <w:r>
        <w:t>What is in the IC file</w:t>
      </w:r>
      <w:bookmarkEnd w:id="873"/>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74" w:name="_Toc99005031"/>
      <w:r>
        <w:t>State variables in the IDU shapefile</w:t>
      </w:r>
      <w:bookmarkEnd w:id="874"/>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75" w:name="_Toc99005032"/>
      <w:r>
        <w:lastRenderedPageBreak/>
        <w:t>Initial conditions for HBV</w:t>
      </w:r>
      <w:r w:rsidR="00FF29F2">
        <w:t>: the IC file and the IDU shapefile</w:t>
      </w:r>
      <w:bookmarkEnd w:id="87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76" w:name="_Toc99005033"/>
      <w:r>
        <w:t>Default values used when the data is incomplete</w:t>
      </w:r>
      <w:bookmarkEnd w:id="876"/>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77" w:name="_Toc99005034"/>
      <w:r>
        <w:t>Stream flow and stream temperature</w:t>
      </w:r>
      <w:bookmarkEnd w:id="877"/>
    </w:p>
    <w:p w14:paraId="224B0981" w14:textId="77777777" w:rsidR="008C7362" w:rsidRDefault="008C7362" w:rsidP="008C7362">
      <w:pPr>
        <w:pStyle w:val="Heading2"/>
      </w:pPr>
      <w:bookmarkStart w:id="878" w:name="_Toc50800503"/>
      <w:bookmarkStart w:id="879" w:name="_Toc54090937"/>
      <w:bookmarkStart w:id="880" w:name="_Toc99005035"/>
      <w:r>
        <w:t>Water parcels</w:t>
      </w:r>
      <w:bookmarkEnd w:id="878"/>
      <w:bookmarkEnd w:id="879"/>
      <w:bookmarkEnd w:id="88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81" w:name="_Toc99005036"/>
      <w:r>
        <w:t>Daily water mass and energy balance</w:t>
      </w:r>
      <w:bookmarkEnd w:id="88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82" w:name="_Toc99005037"/>
      <w:r>
        <w:t>Estimating the rate of flow</w:t>
      </w:r>
      <w:r w:rsidR="006A13B7">
        <w:t xml:space="preserve"> </w:t>
      </w:r>
      <w:r>
        <w:t>in a stream reach</w:t>
      </w:r>
      <w:bookmarkEnd w:id="88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83" w:name="_Toc99005038"/>
      <w:r>
        <w:t>Estimating the surface area of the water in a subreach</w:t>
      </w:r>
      <w:bookmarkEnd w:id="883"/>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84" w:name="_Toc99005039"/>
      <w:r>
        <w:t>Water temperature from thermal energy</w:t>
      </w:r>
      <w:bookmarkEnd w:id="88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85" w:name="_Toc99005040"/>
      <w:r>
        <w:t>Boundary conditions for stream water temperature</w:t>
      </w:r>
      <w:bookmarkEnd w:id="88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86" w:name="_Toc99005041"/>
      <w:r>
        <w:t>Thermal stratification in reservoirs</w:t>
      </w:r>
      <w:bookmarkEnd w:id="88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87" w:name="_Toc99005042"/>
      <w:r>
        <w:t>Thermal loading</w:t>
      </w:r>
      <w:bookmarkEnd w:id="88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88" w:name="_Toc99005043"/>
      <w:r>
        <w:t>Reservoirs</w:t>
      </w:r>
      <w:bookmarkEnd w:id="88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89" w:name="_Toc99005044"/>
      <w:r>
        <w:t>Reservoir data</w:t>
      </w:r>
      <w:bookmarkEnd w:id="88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90" w:name="_Toc99005045"/>
      <w:r>
        <w:t>Reservoir data sources</w:t>
      </w:r>
      <w:bookmarkEnd w:id="89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91" w:name="_Toc99005046"/>
      <w:r>
        <w:t>Creating a new study area</w:t>
      </w:r>
      <w:r w:rsidR="00A55502">
        <w:t xml:space="preserve"> from a watershed within the WRB</w:t>
      </w:r>
      <w:bookmarkEnd w:id="89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A88609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22CBD">
        <w:t xml:space="preserve">Figure </w:t>
      </w:r>
      <w:r w:rsidR="00D22CBD">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92" w:name="_Toc99005047"/>
      <w:r>
        <w:t>Limitations of subbasin simulations</w:t>
      </w:r>
      <w:bookmarkEnd w:id="89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93" w:name="_Toc99005048"/>
      <w:r>
        <w:t>Calibration procedure</w:t>
      </w:r>
      <w:bookmarkEnd w:id="893"/>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94" w:name="_Toc99005049"/>
      <w:r>
        <w:t>Using PEST to determine HBV parameter values</w:t>
      </w:r>
      <w:bookmarkEnd w:id="89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95" w:name="_Toc99005050"/>
      <w:r>
        <w:t>Calibrating streamflows using stream gage measurements</w:t>
      </w:r>
      <w:bookmarkEnd w:id="89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96" w:name="_Toc99005051"/>
      <w:r>
        <w:t>Calibrating stream temperatures</w:t>
      </w:r>
      <w:bookmarkEnd w:id="89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97" w:name="_Toc99005052"/>
      <w:r>
        <w:lastRenderedPageBreak/>
        <w:t>North Santiam study area</w:t>
      </w:r>
      <w:bookmarkEnd w:id="897"/>
    </w:p>
    <w:p w14:paraId="24DE991F" w14:textId="77777777" w:rsidR="000C5A18" w:rsidRDefault="000C5A18" w:rsidP="000C5A18"/>
    <w:p w14:paraId="0AA4F828" w14:textId="4FE47EC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22CBD">
        <w:t xml:space="preserve">Figure </w:t>
      </w:r>
      <w:r w:rsidR="00D22CBD">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8" w:name="_Toc99005053"/>
      <w:r>
        <w:rPr>
          <w:rFonts w:eastAsia="Times New Roman"/>
        </w:rPr>
        <w:t>Instream water rights</w:t>
      </w:r>
      <w:bookmarkEnd w:id="89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DAF0D45" w:rsidR="00AE364B" w:rsidRDefault="005C1A69" w:rsidP="005C1A69">
      <w:pPr>
        <w:pStyle w:val="Caption"/>
      </w:pPr>
      <w:bookmarkStart w:id="899"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22CBD">
        <w:rPr>
          <w:noProof/>
        </w:rPr>
        <w:t>6</w:t>
      </w:r>
      <w:r w:rsidR="000B183E">
        <w:rPr>
          <w:noProof/>
        </w:rPr>
        <w:fldChar w:fldCharType="end"/>
      </w:r>
      <w:r>
        <w:t xml:space="preserve">. Instream water rights in </w:t>
      </w:r>
      <w:r w:rsidR="00077987">
        <w:t>the North Santiam watershed</w:t>
      </w:r>
      <w:bookmarkEnd w:id="899"/>
    </w:p>
    <w:p w14:paraId="0FD5899C" w14:textId="77777777" w:rsidR="0092040E" w:rsidRDefault="0092040E" w:rsidP="0092040E"/>
    <w:p w14:paraId="0E0CDFE5" w14:textId="77777777" w:rsidR="00B91F45" w:rsidRDefault="00B47486" w:rsidP="00B91F45">
      <w:pPr>
        <w:pStyle w:val="Heading2"/>
      </w:pPr>
      <w:bookmarkStart w:id="900" w:name="_Toc99005054"/>
      <w:r>
        <w:t xml:space="preserve">Municipal </w:t>
      </w:r>
      <w:r w:rsidR="00057A5D">
        <w:t>w</w:t>
      </w:r>
      <w:r>
        <w:t xml:space="preserve">ater </w:t>
      </w:r>
      <w:r w:rsidR="00D97755">
        <w:t>r</w:t>
      </w:r>
      <w:r>
        <w:t>ights</w:t>
      </w:r>
      <w:bookmarkEnd w:id="900"/>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01" w:name="_Toc99005055"/>
      <w:r>
        <w:t>Reality check</w:t>
      </w:r>
      <w:bookmarkEnd w:id="901"/>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02" w:name="_Toc99005056"/>
      <w:r>
        <w:t>Inflows from springs</w:t>
      </w:r>
      <w:bookmarkEnd w:id="902"/>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03" w:name="_Toc99005057"/>
      <w:r>
        <w:t>Calibration and simulation skill</w:t>
      </w:r>
      <w:bookmarkEnd w:id="903"/>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04" w:name="_Toc99005058"/>
      <w:r>
        <w:t xml:space="preserve">Analysis of </w:t>
      </w:r>
      <w:r w:rsidR="00924909">
        <w:t xml:space="preserve">tuning knob values and </w:t>
      </w:r>
      <w:r>
        <w:t>locations where the model has low skill</w:t>
      </w:r>
      <w:bookmarkEnd w:id="904"/>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05" w:name="_Toc99005059"/>
      <w:r>
        <w:t xml:space="preserve">Simulated </w:t>
      </w:r>
      <w:r w:rsidR="005903C0">
        <w:t>North Santiam</w:t>
      </w:r>
      <w:r>
        <w:t xml:space="preserve"> basin water budget and thermal energy budget</w:t>
      </w:r>
      <w:bookmarkEnd w:id="905"/>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06" w:name="_Toc99005060"/>
      <w:r>
        <w:lastRenderedPageBreak/>
        <w:t>McKenzie Basin Wetlands Study</w:t>
      </w:r>
      <w:bookmarkEnd w:id="906"/>
    </w:p>
    <w:p w14:paraId="79498AD8" w14:textId="77777777" w:rsidR="00736461" w:rsidRPr="00D97CDA" w:rsidRDefault="00736461" w:rsidP="00A8214A"/>
    <w:p w14:paraId="2403DDA0" w14:textId="063D759E" w:rsidR="00275338" w:rsidRDefault="003613A1" w:rsidP="00A8214A">
      <w:pPr>
        <w:pStyle w:val="Heading2"/>
      </w:pPr>
      <w:bookmarkStart w:id="907" w:name="_Toc99005061"/>
      <w:r>
        <w:t xml:space="preserve">Project </w:t>
      </w:r>
      <w:r w:rsidR="00DC262D">
        <w:t>Overview</w:t>
      </w:r>
      <w:bookmarkEnd w:id="907"/>
    </w:p>
    <w:p w14:paraId="6C66CC56" w14:textId="6B6988F3"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22CBD">
        <w:t xml:space="preserve">Figure </w:t>
      </w:r>
      <w:r w:rsidR="00D22CBD">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0E74C8B" w:rsidR="00275338" w:rsidRDefault="009767A5" w:rsidP="00A8214A">
      <w:pPr>
        <w:pStyle w:val="Caption"/>
      </w:pPr>
      <w:bookmarkStart w:id="908" w:name="_Ref48282850"/>
      <w:bookmarkStart w:id="909" w:name="_Toc87080453"/>
      <w:r>
        <w:t xml:space="preserve">Figure </w:t>
      </w:r>
      <w:fldSimple w:instr=" SEQ Figure \* ARABIC ">
        <w:r w:rsidR="00D22CBD">
          <w:rPr>
            <w:noProof/>
          </w:rPr>
          <w:t>7</w:t>
        </w:r>
      </w:fldSimple>
      <w:bookmarkEnd w:id="908"/>
      <w:r>
        <w:t>. McKenzie basin in CW3M screen capture</w:t>
      </w:r>
      <w:bookmarkEnd w:id="90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2433032" w:rsidR="004D33B7" w:rsidRDefault="009767A5" w:rsidP="00A8214A">
      <w:pPr>
        <w:pStyle w:val="Caption"/>
      </w:pPr>
      <w:bookmarkStart w:id="910" w:name="_Ref48282776"/>
      <w:bookmarkStart w:id="911" w:name="_Ref48282732"/>
      <w:bookmarkStart w:id="912" w:name="_Toc87080454"/>
      <w:r>
        <w:t xml:space="preserve">Figure </w:t>
      </w:r>
      <w:fldSimple w:instr=" SEQ Figure \* ARABIC ">
        <w:r w:rsidR="00D22CBD">
          <w:rPr>
            <w:noProof/>
          </w:rPr>
          <w:t>8</w:t>
        </w:r>
      </w:fldSimple>
      <w:bookmarkEnd w:id="910"/>
      <w:r>
        <w:t>. Wetlands in the lower McKenzie basin, with their WETL_ID attribute values</w:t>
      </w:r>
      <w:bookmarkEnd w:id="911"/>
      <w:bookmarkEnd w:id="912"/>
    </w:p>
    <w:p w14:paraId="364BDC9E" w14:textId="77777777" w:rsidR="004D33B7" w:rsidRDefault="004D33B7" w:rsidP="00275338"/>
    <w:p w14:paraId="6EF95807" w14:textId="5E566C26" w:rsidR="003613A1" w:rsidRDefault="003613A1" w:rsidP="00A8214A">
      <w:pPr>
        <w:pStyle w:val="Heading2"/>
      </w:pPr>
      <w:bookmarkStart w:id="913" w:name="_Toc99005062"/>
      <w:r>
        <w:t>Model and Simulation Overview</w:t>
      </w:r>
      <w:bookmarkEnd w:id="913"/>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14" w:name="_Toc99005063"/>
      <w:r>
        <w:t>McKenzie wetlands in the initial versions of the IDU, HRU, and Reach data layers</w:t>
      </w:r>
      <w:bookmarkEnd w:id="914"/>
    </w:p>
    <w:p w14:paraId="79661602" w14:textId="5C4D7342"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22CBD">
        <w:t xml:space="preserve">Figure </w:t>
      </w:r>
      <w:r w:rsidR="00D22CBD">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15" w:name="_Toc49175988"/>
      <w:bookmarkStart w:id="916" w:name="_Toc99005064"/>
      <w:r>
        <w:t>Data changes for better representation of wetlands</w:t>
      </w:r>
      <w:bookmarkEnd w:id="915"/>
      <w:bookmarkEnd w:id="91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17" w:name="_Toc99005065"/>
      <w:r>
        <w:t xml:space="preserve">Projection, </w:t>
      </w:r>
      <w:r w:rsidR="006F174A">
        <w:t>Calendar</w:t>
      </w:r>
      <w:r>
        <w:t>,</w:t>
      </w:r>
      <w:r w:rsidR="006F174A">
        <w:t xml:space="preserve"> and </w:t>
      </w:r>
      <w:r w:rsidR="009D540F">
        <w:t>Units</w:t>
      </w:r>
      <w:bookmarkEnd w:id="91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18" w:name="_Toc99005066"/>
      <w:r>
        <w:t>Simulation of changes in wetlands over time</w:t>
      </w:r>
      <w:bookmarkEnd w:id="91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19" w:name="_Toc99005067"/>
      <w:r>
        <w:t xml:space="preserve">How wetlands </w:t>
      </w:r>
      <w:r w:rsidR="000806A1">
        <w:t>are</w:t>
      </w:r>
      <w:r>
        <w:t xml:space="preserve"> represented</w:t>
      </w:r>
      <w:r w:rsidR="006D6388">
        <w:t xml:space="preserve"> in the model</w:t>
      </w:r>
      <w:bookmarkEnd w:id="91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20" w:name="_Toc99005068"/>
      <w:r>
        <w:t xml:space="preserve">The Wetland class and </w:t>
      </w:r>
      <w:r w:rsidR="00875B17">
        <w:t>Wetland objects in the C++ code</w:t>
      </w:r>
      <w:bookmarkEnd w:id="920"/>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21" w:name="_Toc99005069"/>
      <w:r>
        <w:t xml:space="preserve">Topology of </w:t>
      </w:r>
      <w:r w:rsidR="008D10E3">
        <w:t>wetlands, HRUs, IDUs, and reaches</w:t>
      </w:r>
      <w:bookmarkEnd w:id="921"/>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22" w:name="_Toc99005070"/>
      <w:r>
        <w:t>Attributes of interest in the wetlands study</w:t>
      </w:r>
      <w:bookmarkEnd w:id="92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23" w:name="_Toc99005071"/>
      <w:r>
        <w:t>A WETNESS attribute</w:t>
      </w:r>
      <w:bookmarkEnd w:id="923"/>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24" w:name="_Toc99005072"/>
      <w:r>
        <w:t>Calculating the exchange of water between the wetland and the reach</w:t>
      </w:r>
      <w:bookmarkEnd w:id="92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25" w:name="_Toc99005073"/>
      <w:r>
        <w:t xml:space="preserve">Wetland </w:t>
      </w:r>
      <w:r w:rsidR="007A55EC">
        <w:t xml:space="preserve">IDU </w:t>
      </w:r>
      <w:r>
        <w:t>parameters</w:t>
      </w:r>
      <w:bookmarkEnd w:id="92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26" w:name="_Toc99005074"/>
      <w:r>
        <w:t>Reach parameters</w:t>
      </w:r>
      <w:bookmarkEnd w:id="92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27" w:author="David Conklin" w:date="2022-03-24T08:59:00Z">
        <w:r w:rsidR="0060549E">
          <w:t xml:space="preserve"> </w:t>
        </w:r>
      </w:ins>
      <w:del w:id="928"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29"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30" w:author="David Conklin" w:date="2022-03-24T08:46:00Z"/>
        </w:rPr>
      </w:pPr>
      <w:r>
        <w:tab/>
        <w:t xml:space="preserve">WETL2Q </w:t>
      </w:r>
      <w:r w:rsidR="00F7466B">
        <w:t>= WETNESS – WETL_CAP</w:t>
      </w:r>
    </w:p>
    <w:p w14:paraId="06774E64" w14:textId="3CA1F0D4" w:rsidR="00681ED6" w:rsidRDefault="00681ED6">
      <w:pPr>
        <w:pStyle w:val="Heading3"/>
        <w:rPr>
          <w:ins w:id="931" w:author="David Conklin" w:date="2022-03-24T08:46:00Z"/>
        </w:rPr>
        <w:pPrChange w:id="932" w:author="David Conklin" w:date="2022-03-24T09:01:00Z">
          <w:pPr>
            <w:pStyle w:val="Heading2"/>
          </w:pPr>
        </w:pPrChange>
      </w:pPr>
      <w:bookmarkStart w:id="933" w:name="_Toc99005075"/>
      <w:ins w:id="934" w:author="David Conklin" w:date="2022-03-24T08:46:00Z">
        <w:r>
          <w:t>Flooding</w:t>
        </w:r>
        <w:bookmarkEnd w:id="933"/>
      </w:ins>
    </w:p>
    <w:p w14:paraId="2BA0C125" w14:textId="780D9A4B" w:rsidR="00681ED6" w:rsidRPr="00BB6F9E" w:rsidRDefault="00681ED6" w:rsidP="00BB6F9E">
      <w:ins w:id="935" w:author="David Conklin" w:date="2022-03-24T08:47:00Z">
        <w:r>
          <w:t xml:space="preserve">When </w:t>
        </w:r>
      </w:ins>
      <w:ins w:id="936" w:author="David Conklin" w:date="2022-03-24T08:48:00Z">
        <w:r>
          <w:t xml:space="preserve">the flow in the reach goes over its banks (Q &gt; Q_CAP) </w:t>
        </w:r>
      </w:ins>
      <w:ins w:id="937" w:author="David Conklin" w:date="2022-03-24T08:49:00Z">
        <w:r>
          <w:t>and the wetland is already at capacity (WETNESS &gt; WETL_CAP), a flood condition exists.</w:t>
        </w:r>
      </w:ins>
      <w:ins w:id="938" w:author="David Conklin" w:date="2022-03-24T08:50:00Z">
        <w:r>
          <w:t xml:space="preserve">  As of March 2022, Q_CAP is only specified for reaches adjacent to wetla</w:t>
        </w:r>
      </w:ins>
      <w:ins w:id="939" w:author="David Conklin" w:date="2022-03-24T08:51:00Z">
        <w:r>
          <w:t xml:space="preserve">nds, and CW3M does not </w:t>
        </w:r>
        <w:r w:rsidR="00460DD9">
          <w:t>have a general representation of flooding</w:t>
        </w:r>
      </w:ins>
      <w:ins w:id="940" w:author="David Conklin" w:date="2022-03-24T08:52:00Z">
        <w:r w:rsidR="00460DD9">
          <w:t xml:space="preserve">.  Flooding of wetlands is represented by allowing water to </w:t>
        </w:r>
      </w:ins>
      <w:ins w:id="941" w:author="David Conklin" w:date="2022-03-24T08:53:00Z">
        <w:r w:rsidR="00460DD9">
          <w:t>overfill the wetland at GMT_</w:t>
        </w:r>
      </w:ins>
      <w:ins w:id="942" w:author="David Conklin" w:date="2022-03-24T08:54:00Z">
        <w:r w:rsidR="00460DD9">
          <w:t xml:space="preserve">REACH </w:t>
        </w:r>
      </w:ins>
      <w:ins w:id="943" w:author="David Conklin" w:date="2022-03-24T08:53:00Z">
        <w:r w:rsidR="00460DD9">
          <w:t xml:space="preserve">time </w:t>
        </w:r>
      </w:ins>
      <w:ins w:id="944" w:author="David Conklin" w:date="2022-03-24T08:54:00Z">
        <w:r w:rsidR="00460DD9">
          <w:t>in the latter part of a daily timestep</w:t>
        </w:r>
      </w:ins>
      <w:ins w:id="945" w:author="David Conklin" w:date="2022-03-24T08:55:00Z">
        <w:r w:rsidR="00460DD9">
          <w:t xml:space="preserve">, and then draining the wetland back to WETL_CAP in the initial part of the next daily timestep.  </w:t>
        </w:r>
      </w:ins>
      <w:ins w:id="946" w:author="David Conklin" w:date="2022-03-24T08:56:00Z">
        <w:r w:rsidR="00460DD9">
          <w:t>Such floodwater</w:t>
        </w:r>
        <w:r w:rsidR="0060549E">
          <w:t xml:space="preserve"> is simulated</w:t>
        </w:r>
      </w:ins>
      <w:ins w:id="947" w:author="David Conklin" w:date="2022-03-24T08:57:00Z">
        <w:r w:rsidR="0060549E">
          <w:t xml:space="preserve"> as leaving the reach on the first day at the stream temperature on the first day, and returning to the reach at the</w:t>
        </w:r>
      </w:ins>
      <w:ins w:id="948" w:author="David Conklin" w:date="2022-03-24T08:58:00Z">
        <w:r w:rsidR="0060549E">
          <w:t xml:space="preserve"> temperature of runoff water the next day, so flooding affects the thermal energy in the stream in </w:t>
        </w:r>
      </w:ins>
      <w:ins w:id="949"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50" w:name="_Toc99005076"/>
      <w:r>
        <w:t>Implementation of the exchange of water between the wetland and the reach</w:t>
      </w:r>
      <w:bookmarkEnd w:id="950"/>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51" w:author="David Conklin" w:date="2022-04-03T08:12:00Z"/>
        </w:rPr>
      </w:pPr>
      <w:r>
        <w:tab/>
      </w:r>
    </w:p>
    <w:p w14:paraId="1EF66EF0" w14:textId="77777777" w:rsidR="00D22CBD" w:rsidRDefault="00D22CBD">
      <w:pPr>
        <w:rPr>
          <w:ins w:id="952" w:author="David Conklin" w:date="2022-04-03T08:12:00Z"/>
        </w:rPr>
      </w:pPr>
      <w:ins w:id="953"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54" w:author="David Conklin" w:date="2022-04-03T08:12:00Z"/>
          <w:u w:val="single"/>
        </w:rPr>
      </w:pPr>
      <w:del w:id="955"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56" w:author="David Conklin" w:date="2022-04-03T08:13:00Z"/>
        </w:rPr>
      </w:pPr>
      <w:ins w:id="957" w:author="David Conklin" w:date="2022-04-03T08:12:00Z">
        <w:r w:rsidRPr="00D22CBD">
          <w:rPr>
            <w:rPrChange w:id="958" w:author="David Conklin" w:date="2022-04-03T08:12:00Z">
              <w:rPr>
                <w:u w:val="single"/>
              </w:rPr>
            </w:rPrChange>
          </w:rPr>
          <w:t>GMT_START_STEP</w:t>
        </w:r>
      </w:ins>
    </w:p>
    <w:p w14:paraId="0EAFE9B0" w14:textId="77777777" w:rsidR="00D22CBD" w:rsidRPr="00D22CBD" w:rsidRDefault="00D22CBD" w:rsidP="00E5652B">
      <w:pPr>
        <w:rPr>
          <w:rPrChange w:id="959" w:author="David Conklin" w:date="2022-04-03T08:12:00Z">
            <w:rPr/>
          </w:rPrChange>
        </w:rPr>
      </w:pPr>
    </w:p>
    <w:p w14:paraId="037D0999" w14:textId="6EE5DFE9" w:rsidR="00D22CBD" w:rsidRDefault="000867E6" w:rsidP="00E5652B">
      <w:pPr>
        <w:rPr>
          <w:ins w:id="960" w:author="David Conklin" w:date="2022-04-03T08:14:00Z"/>
        </w:rPr>
      </w:pPr>
      <w:del w:id="961" w:author="David Conklin" w:date="2022-04-03T08:10:00Z">
        <w:r w:rsidDel="00D22CBD">
          <w:tab/>
        </w:r>
        <w:r w:rsidDel="00D22CBD">
          <w:tab/>
        </w:r>
      </w:del>
      <w:r>
        <w:t>GMT_CATCHMENT</w:t>
      </w:r>
      <w:r>
        <w:tab/>
      </w:r>
    </w:p>
    <w:p w14:paraId="03CBE9BB" w14:textId="43E303D7" w:rsidR="00D22CBD" w:rsidRDefault="00D22CBD" w:rsidP="00E5652B">
      <w:pPr>
        <w:rPr>
          <w:ins w:id="962" w:author="David Conklin" w:date="2022-04-03T08:17:00Z"/>
        </w:rPr>
      </w:pPr>
      <w:ins w:id="963" w:author="David Conklin" w:date="2022-04-03T08:14:00Z">
        <w:r>
          <w:t>m_</w:t>
        </w:r>
      </w:ins>
      <w:ins w:id="964" w:author="David Conklin" w:date="2022-04-03T08:15:00Z">
        <w:r>
          <w:t>hruBlock.Integrate(GetCatchmentDerivatives)</w:t>
        </w:r>
      </w:ins>
      <w:ins w:id="965" w:author="David Conklin" w:date="2022-04-03T08:17:00Z">
        <w:r w:rsidR="0041736E">
          <w:t xml:space="preserve"> </w:t>
        </w:r>
      </w:ins>
    </w:p>
    <w:p w14:paraId="77171742" w14:textId="7DB5C8F7" w:rsidR="0041736E" w:rsidRDefault="0041736E" w:rsidP="00E5652B">
      <w:pPr>
        <w:rPr>
          <w:ins w:id="966" w:author="David Conklin" w:date="2022-04-03T08:31:00Z"/>
        </w:rPr>
      </w:pPr>
      <w:ins w:id="967" w:author="David Conklin" w:date="2022-04-03T08:17:00Z">
        <w:r>
          <w:tab/>
        </w:r>
      </w:ins>
      <w:ins w:id="968" w:author="David Conklin" w:date="2022-04-03T08:25:00Z">
        <w:r w:rsidR="0070689B">
          <w:t>IntRK4(</w:t>
        </w:r>
      </w:ins>
      <w:ins w:id="969" w:author="David Conklin" w:date="2022-04-03T08:18:00Z">
        <w:r>
          <w:t>GetCatchmentDerivatives</w:t>
        </w:r>
      </w:ins>
      <w:ins w:id="970" w:author="David Conklin" w:date="2022-04-03T08:25:00Z">
        <w:r w:rsidR="0070689B">
          <w:t>)</w:t>
        </w:r>
      </w:ins>
    </w:p>
    <w:p w14:paraId="41EB9D19" w14:textId="2097C125" w:rsidR="00926787" w:rsidRDefault="00926787" w:rsidP="00E5652B">
      <w:pPr>
        <w:rPr>
          <w:ins w:id="971" w:author="David Conklin" w:date="2022-04-03T10:22:00Z"/>
        </w:rPr>
      </w:pPr>
      <w:ins w:id="972" w:author="David Conklin" w:date="2022-04-03T08:31:00Z">
        <w:r>
          <w:tab/>
        </w:r>
        <w:r>
          <w:tab/>
          <w:t>GetCatchmentDerivatives()</w:t>
        </w:r>
      </w:ins>
    </w:p>
    <w:p w14:paraId="78D95F5C" w14:textId="541993D8" w:rsidR="000E7957" w:rsidRDefault="000E7957" w:rsidP="00E5652B">
      <w:pPr>
        <w:rPr>
          <w:ins w:id="973" w:author="David Conklin" w:date="2022-04-03T10:22:00Z"/>
        </w:rPr>
      </w:pPr>
      <w:ins w:id="974" w:author="David Conklin" w:date="2022-04-03T10:22:00Z">
        <w:r>
          <w:tab/>
        </w:r>
        <w:r>
          <w:tab/>
        </w:r>
        <w:r>
          <w:tab/>
          <w:t>GlobalMethodManager::Step()</w:t>
        </w:r>
      </w:ins>
    </w:p>
    <w:p w14:paraId="6056E859" w14:textId="140E05D2" w:rsidR="000E7957" w:rsidRDefault="000E7957" w:rsidP="00E5652B">
      <w:pPr>
        <w:rPr>
          <w:ins w:id="975" w:author="David Conklin" w:date="2022-04-03T10:27:00Z"/>
        </w:rPr>
      </w:pPr>
      <w:ins w:id="976" w:author="David Conklin" w:date="2022-04-03T10:22:00Z">
        <w:r>
          <w:tab/>
        </w:r>
        <w:r>
          <w:tab/>
        </w:r>
        <w:r>
          <w:tab/>
        </w:r>
        <w:r>
          <w:tab/>
        </w:r>
      </w:ins>
      <w:ins w:id="977" w:author="David Conklin" w:date="2022-04-03T10:23:00Z">
        <w:r>
          <w:t>HBVdailyProcess</w:t>
        </w:r>
      </w:ins>
      <w:ins w:id="978" w:author="David Conklin" w:date="2022-04-03T10:24:00Z">
        <w:r>
          <w:t>()</w:t>
        </w:r>
      </w:ins>
      <w:ins w:id="979" w:author="David Conklin" w:date="2022-04-03T10:39:00Z">
        <w:r w:rsidR="00E80915">
          <w:t xml:space="preserve">; </w:t>
        </w:r>
        <w:r w:rsidR="00E80915">
          <w:t>ApplyDeltaArray()</w:t>
        </w:r>
      </w:ins>
      <w:ins w:id="980" w:author="David Conklin" w:date="2022-04-03T10:24:00Z">
        <w:r>
          <w:tab/>
        </w:r>
        <w:r>
          <w:tab/>
        </w:r>
        <w:r>
          <w:tab/>
        </w:r>
        <w:r>
          <w:tab/>
        </w:r>
      </w:ins>
    </w:p>
    <w:p w14:paraId="2F495E5B" w14:textId="08736B57" w:rsidR="00C55C7C" w:rsidRDefault="00C55C7C" w:rsidP="00E5652B">
      <w:pPr>
        <w:rPr>
          <w:ins w:id="981" w:author="David Conklin" w:date="2022-04-03T10:32:00Z"/>
        </w:rPr>
      </w:pPr>
      <w:ins w:id="982" w:author="David Conklin" w:date="2022-04-03T10:27:00Z">
        <w:r>
          <w:tab/>
        </w:r>
        <w:r>
          <w:tab/>
        </w:r>
        <w:r>
          <w:tab/>
        </w:r>
        <w:r>
          <w:tab/>
        </w:r>
      </w:ins>
      <w:ins w:id="983" w:author="David Conklin" w:date="2022-04-03T10:40:00Z">
        <w:r w:rsidR="00E80915">
          <w:t>[</w:t>
        </w:r>
      </w:ins>
      <w:ins w:id="984" w:author="David Conklin" w:date="2022-04-03T10:27:00Z">
        <w:r>
          <w:t>EvapTrans::Step</w:t>
        </w:r>
      </w:ins>
      <w:ins w:id="985" w:author="David Conklin" w:date="2022-04-03T10:40:00Z">
        <w:r w:rsidR="00E80915">
          <w:t>(); ApplyDeltaArray()</w:t>
        </w:r>
        <w:r w:rsidR="00E80915">
          <w:t>]</w:t>
        </w:r>
      </w:ins>
      <w:ins w:id="986" w:author="David Conklin" w:date="2022-04-03T10:32:00Z">
        <w:r w:rsidR="00BF0D33">
          <w:t xml:space="preserve"> x 3</w:t>
        </w:r>
      </w:ins>
    </w:p>
    <w:p w14:paraId="02487060" w14:textId="75C78442" w:rsidR="00BF0D33" w:rsidRDefault="00BF0D33" w:rsidP="00E5652B">
      <w:pPr>
        <w:rPr>
          <w:ins w:id="987" w:author="David Conklin" w:date="2022-04-03T10:33:00Z"/>
        </w:rPr>
      </w:pPr>
      <w:ins w:id="988" w:author="David Conklin" w:date="2022-04-03T10:32:00Z">
        <w:r>
          <w:tab/>
        </w:r>
        <w:r>
          <w:tab/>
        </w:r>
        <w:r>
          <w:tab/>
        </w:r>
        <w:r>
          <w:tab/>
          <w:t>RunAltWM</w:t>
        </w:r>
      </w:ins>
      <w:ins w:id="989" w:author="David Conklin" w:date="2022-04-03T10:40:00Z">
        <w:r w:rsidR="00E80915">
          <w:t>(); ApplyDeltaArray()</w:t>
        </w:r>
      </w:ins>
    </w:p>
    <w:p w14:paraId="651D1F3E" w14:textId="38EA9CA3" w:rsidR="00BF0D33" w:rsidRDefault="00BF0D33" w:rsidP="00E5652B">
      <w:pPr>
        <w:rPr>
          <w:ins w:id="990" w:author="David Conklin" w:date="2022-04-03T10:43:00Z"/>
        </w:rPr>
      </w:pPr>
      <w:ins w:id="991" w:author="David Conklin" w:date="2022-04-03T10:33:00Z">
        <w:r>
          <w:tab/>
        </w:r>
        <w:r>
          <w:tab/>
        </w:r>
        <w:r>
          <w:tab/>
        </w:r>
        <w:r>
          <w:tab/>
        </w:r>
      </w:ins>
      <w:ins w:id="992" w:author="David Conklin" w:date="2022-04-03T10:41:00Z">
        <w:r w:rsidR="00E80915">
          <w:t>[</w:t>
        </w:r>
      </w:ins>
      <w:ins w:id="993" w:author="David Conklin" w:date="2022-04-03T10:33:00Z">
        <w:r>
          <w:t>Springs</w:t>
        </w:r>
      </w:ins>
      <w:ins w:id="994" w:author="David Conklin" w:date="2022-04-03T10:40:00Z">
        <w:r w:rsidR="00E80915">
          <w:t>(); ApplyDeltaArray()</w:t>
        </w:r>
      </w:ins>
      <w:ins w:id="995" w:author="David Conklin" w:date="2022-04-03T10:41:00Z">
        <w:r w:rsidR="00E80915">
          <w:t>] x ...</w:t>
        </w:r>
      </w:ins>
    </w:p>
    <w:p w14:paraId="1B87F66E" w14:textId="6A0576C5" w:rsidR="00E80915" w:rsidRDefault="00E80915" w:rsidP="00E5652B">
      <w:pPr>
        <w:rPr>
          <w:ins w:id="996" w:author="David Conklin" w:date="2022-04-03T08:31:00Z"/>
        </w:rPr>
      </w:pPr>
      <w:ins w:id="997" w:author="David Conklin" w:date="2022-04-03T10:43:00Z">
        <w:r>
          <w:tab/>
        </w:r>
        <w:r>
          <w:tab/>
        </w:r>
        <w:r>
          <w:tab/>
          <w:t xml:space="preserve">Add HRU fluxes to HRU </w:t>
        </w:r>
      </w:ins>
      <w:ins w:id="998" w:author="David Conklin" w:date="2022-04-03T10:44:00Z">
        <w:r>
          <w:t xml:space="preserve">water </w:t>
        </w:r>
      </w:ins>
      <w:ins w:id="999" w:author="David Conklin" w:date="2022-04-03T10:43:00Z">
        <w:r>
          <w:t>c</w:t>
        </w:r>
      </w:ins>
      <w:ins w:id="1000" w:author="David Conklin" w:date="2022-04-03T10:44:00Z">
        <w:r>
          <w:t>ompartments</w:t>
        </w:r>
      </w:ins>
    </w:p>
    <w:p w14:paraId="1BC5370F" w14:textId="15A4815F" w:rsidR="00926787" w:rsidRDefault="00926787" w:rsidP="00E5652B">
      <w:pPr>
        <w:rPr>
          <w:ins w:id="1001" w:author="David Conklin" w:date="2022-04-03T08:33:00Z"/>
        </w:rPr>
      </w:pPr>
      <w:ins w:id="1002" w:author="David Conklin" w:date="2022-04-03T08:31:00Z">
        <w:r>
          <w:tab/>
        </w:r>
        <w:r>
          <w:tab/>
        </w:r>
        <w:r>
          <w:tab/>
          <w:t>ResetHRUfluxes()</w:t>
        </w:r>
      </w:ins>
    </w:p>
    <w:p w14:paraId="6303D12E" w14:textId="363C3AB5" w:rsidR="00876B71" w:rsidRDefault="00876B71" w:rsidP="00E5652B">
      <w:pPr>
        <w:rPr>
          <w:ins w:id="1003" w:author="David Conklin" w:date="2022-04-03T08:35:00Z"/>
        </w:rPr>
      </w:pPr>
      <w:ins w:id="1004" w:author="David Conklin" w:date="2022-04-03T08:33:00Z">
        <w:r>
          <w:t>Update IDU</w:t>
        </w:r>
      </w:ins>
      <w:ins w:id="1005" w:author="David Conklin" w:date="2022-04-03T08:34:00Z">
        <w:r>
          <w:t xml:space="preserve"> and HRU attributes based on HRU</w:t>
        </w:r>
      </w:ins>
      <w:ins w:id="1006" w:author="David Conklin" w:date="2022-04-03T08:35:00Z">
        <w:r>
          <w:t xml:space="preserve"> water compartments.</w:t>
        </w:r>
      </w:ins>
    </w:p>
    <w:p w14:paraId="595E8115" w14:textId="6E39B7A9" w:rsidR="00F92FAC" w:rsidRDefault="00876B71" w:rsidP="00E5652B">
      <w:pPr>
        <w:rPr>
          <w:ins w:id="1007" w:author="David Conklin" w:date="2022-04-03T08:38:00Z"/>
        </w:rPr>
      </w:pPr>
      <w:ins w:id="1008" w:author="David Conklin" w:date="2022-04-03T08:35:00Z">
        <w:r>
          <w:tab/>
        </w:r>
      </w:ins>
      <w:ins w:id="1009" w:author="David Conklin" w:date="2022-04-03T08:38:00Z">
        <w:r w:rsidR="00F92FAC">
          <w:t>WETNESS, FLOODDEPTH</w:t>
        </w:r>
      </w:ins>
      <w:ins w:id="1010" w:author="David Conklin" w:date="2022-04-03T08:39:00Z">
        <w:r w:rsidR="00F92FAC">
          <w:t>, WETL2Q</w:t>
        </w:r>
      </w:ins>
      <w:ins w:id="1011" w:author="David Conklin" w:date="2022-04-03T08:46:00Z">
        <w:r w:rsidR="00F92FAC">
          <w:t>, SM_DAY, SNOW_SWE, H2O_MELT</w:t>
        </w:r>
      </w:ins>
    </w:p>
    <w:p w14:paraId="6A3D4D2E" w14:textId="77777777" w:rsidR="00F92FAC" w:rsidRDefault="00876B71" w:rsidP="00F92FAC">
      <w:pPr>
        <w:ind w:firstLine="720"/>
        <w:rPr>
          <w:ins w:id="1012" w:author="David Conklin" w:date="2022-04-03T08:41:00Z"/>
        </w:rPr>
      </w:pPr>
      <w:ins w:id="1013" w:author="David Conklin" w:date="2022-04-03T08:35:00Z">
        <w:r>
          <w:t>HruS</w:t>
        </w:r>
      </w:ins>
      <w:ins w:id="1014" w:author="David Conklin" w:date="2022-04-03T08:36:00Z">
        <w:r>
          <w:t>N</w:t>
        </w:r>
      </w:ins>
      <w:ins w:id="1015" w:author="David Conklin" w:date="2022-04-03T08:35:00Z">
        <w:r>
          <w:t>OW_</w:t>
        </w:r>
      </w:ins>
      <w:ins w:id="1016" w:author="David Conklin" w:date="2022-04-03T08:36:00Z">
        <w:r>
          <w:t>BOX, HruBOXSURF_M3, HruNAT_SOIL, H</w:t>
        </w:r>
      </w:ins>
      <w:ins w:id="1017" w:author="David Conklin" w:date="2022-04-03T08:37:00Z">
        <w:r>
          <w:t xml:space="preserve">ruIRRIG_SOIL, HruGW_FASTBOX, </w:t>
        </w:r>
      </w:ins>
    </w:p>
    <w:p w14:paraId="3FA50D9E" w14:textId="1F1AF4B3" w:rsidR="00876B71" w:rsidRDefault="00876B71" w:rsidP="00F92FAC">
      <w:pPr>
        <w:ind w:left="720" w:firstLine="720"/>
        <w:rPr>
          <w:ins w:id="1018" w:author="David Conklin" w:date="2022-04-03T08:39:00Z"/>
        </w:rPr>
        <w:pPrChange w:id="1019" w:author="David Conklin" w:date="2022-04-03T08:41:00Z">
          <w:pPr>
            <w:ind w:firstLine="720"/>
          </w:pPr>
        </w:pPrChange>
      </w:pPr>
      <w:ins w:id="1020" w:author="David Conklin" w:date="2022-04-03T08:37:00Z">
        <w:r>
          <w:t>HruGW_SLOWBOX</w:t>
        </w:r>
      </w:ins>
      <w:ins w:id="1021" w:author="David Conklin" w:date="2022-04-03T08:44:00Z">
        <w:r w:rsidR="00F92FAC">
          <w:t>, HruH2OMELT_</w:t>
        </w:r>
      </w:ins>
      <w:ins w:id="1022" w:author="David Conklin" w:date="2022-04-03T08:45:00Z">
        <w:r w:rsidR="00F92FAC">
          <w:t>M3, HruH2OSTNDGM3</w:t>
        </w:r>
      </w:ins>
    </w:p>
    <w:p w14:paraId="7D5A9816" w14:textId="4CC6E003" w:rsidR="00F92FAC" w:rsidRDefault="00F92FAC" w:rsidP="00F92FAC">
      <w:pPr>
        <w:ind w:firstLine="720"/>
        <w:rPr>
          <w:ins w:id="1023" w:author="David Conklin" w:date="2022-04-03T08:42:00Z"/>
        </w:rPr>
      </w:pPr>
      <w:ins w:id="1024" w:author="David Conklin" w:date="2022-04-03T08:40:00Z">
        <w:r>
          <w:t>Call HRU::AddFluxFromGlobalHandler() to</w:t>
        </w:r>
      </w:ins>
      <w:ins w:id="1025" w:author="David Conklin" w:date="2022-04-03T08:41:00Z">
        <w:r>
          <w:t xml:space="preserve"> move wetl2q out of the HRUs</w:t>
        </w:r>
      </w:ins>
    </w:p>
    <w:p w14:paraId="048CA810" w14:textId="4EC3560C" w:rsidR="00F92FAC" w:rsidRDefault="00F92FAC" w:rsidP="00F92FAC">
      <w:pPr>
        <w:ind w:firstLine="720"/>
        <w:rPr>
          <w:ins w:id="1026" w:author="David Conklin" w:date="2022-04-03T08:43:00Z"/>
        </w:rPr>
      </w:pPr>
      <w:ins w:id="1027" w:author="David Conklin" w:date="2022-04-03T08:42:00Z">
        <w:r>
          <w:t xml:space="preserve">Call Reach::AccumWPadditions() to move </w:t>
        </w:r>
      </w:ins>
      <w:ins w:id="1028" w:author="David Conklin" w:date="2022-04-03T08:43:00Z">
        <w:r>
          <w:t>wetl2qWP into reaches, at the temperature of the</w:t>
        </w:r>
      </w:ins>
    </w:p>
    <w:p w14:paraId="36C8FA4E" w14:textId="3747CD2D" w:rsidR="00F92FAC" w:rsidRDefault="00F92FAC" w:rsidP="00F92FAC">
      <w:pPr>
        <w:ind w:firstLine="720"/>
        <w:rPr>
          <w:ins w:id="1029" w:author="David Conklin" w:date="2022-04-03T08:47:00Z"/>
        </w:rPr>
      </w:pPr>
      <w:ins w:id="1030" w:author="David Conklin" w:date="2022-04-03T08:43:00Z">
        <w:r>
          <w:tab/>
          <w:t>reaches</w:t>
        </w:r>
      </w:ins>
    </w:p>
    <w:p w14:paraId="5896F7B6" w14:textId="5B7FE117" w:rsidR="00F92FAC" w:rsidRDefault="00F92FAC" w:rsidP="00F92FAC">
      <w:pPr>
        <w:rPr>
          <w:ins w:id="1031" w:author="David Conklin" w:date="2022-04-03T08:48:00Z"/>
        </w:rPr>
      </w:pPr>
      <w:ins w:id="1032" w:author="David Conklin" w:date="2022-04-03T08:48:00Z">
        <w:r>
          <w:tab/>
          <w:t>CheckSurfaceH2O(pHRU)</w:t>
        </w:r>
      </w:ins>
    </w:p>
    <w:p w14:paraId="53EB1389" w14:textId="77777777" w:rsidR="00F92FAC" w:rsidRDefault="00F92FAC" w:rsidP="00F92FAC">
      <w:pPr>
        <w:rPr>
          <w:ins w:id="1033" w:author="David Conklin" w:date="2022-04-03T08:14:00Z"/>
        </w:rPr>
        <w:pPrChange w:id="1034" w:author="David Conklin" w:date="2022-04-03T08:47:00Z">
          <w:pPr/>
        </w:pPrChange>
      </w:pPr>
    </w:p>
    <w:p w14:paraId="084C930C" w14:textId="0DA4B9EA" w:rsidR="0056594C" w:rsidRDefault="000867E6" w:rsidP="00D22CBD">
      <w:pPr>
        <w:ind w:left="1440" w:firstLine="720"/>
        <w:pPrChange w:id="1035" w:author="David Conklin" w:date="2022-04-03T08:14:00Z">
          <w:pPr/>
        </w:pPrChange>
      </w:pPr>
      <w:r>
        <w:t>HBV</w:t>
      </w:r>
      <w:r w:rsidR="00E01D0A">
        <w:tab/>
      </w:r>
      <w:r w:rsidR="00E01D0A">
        <w:tab/>
        <w:t xml:space="preserve">calculate </w:t>
      </w:r>
      <w:r w:rsidR="00B14B08">
        <w:t>infiltration</w:t>
      </w:r>
      <w:r w:rsidR="00E24ADB">
        <w:t>,</w:t>
      </w:r>
      <w:r w:rsidR="0056594C">
        <w:t xml:space="preserve"> WETL2Q, and WETNESS</w:t>
      </w:r>
    </w:p>
    <w:p w14:paraId="2FAD36EA" w14:textId="5C226B43" w:rsidR="000867E6" w:rsidRDefault="000867E6" w:rsidP="00E5652B">
      <w:pPr>
        <w:rPr>
          <w:ins w:id="1036" w:author="David Conklin" w:date="2022-04-03T08:49:00Z"/>
        </w:rPr>
      </w:pPr>
      <w:r>
        <w:tab/>
      </w:r>
      <w:r>
        <w:tab/>
      </w:r>
      <w:r>
        <w:tab/>
      </w:r>
      <w:del w:id="1037" w:author="David Conklin" w:date="2022-04-03T08:10:00Z">
        <w:r w:rsidDel="00D22CBD">
          <w:tab/>
        </w:r>
        <w:r w:rsidDel="00D22CBD">
          <w:tab/>
        </w:r>
      </w:del>
      <w:r>
        <w:t>EvapTrans</w:t>
      </w:r>
      <w:r w:rsidR="00752704">
        <w:tab/>
        <w:t>calculate ET from standing water</w:t>
      </w:r>
    </w:p>
    <w:p w14:paraId="2F79DFE1" w14:textId="77777777" w:rsidR="001650B4" w:rsidRDefault="001650B4" w:rsidP="00E5652B"/>
    <w:p w14:paraId="6A1B1E13" w14:textId="7262B20A" w:rsidR="00F360CE" w:rsidRDefault="000867E6" w:rsidP="00F360CE">
      <w:del w:id="1038"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3BECDF0D" w14:textId="29A7B6B0" w:rsidR="00E01D0A" w:rsidRDefault="000867E6" w:rsidP="00E5652B">
      <w:del w:id="1039" w:author="David Conklin" w:date="2022-04-03T08:10:00Z">
        <w:r w:rsidDel="00D22CBD">
          <w:tab/>
        </w:r>
        <w:r w:rsidR="00F360CE" w:rsidDel="00D22CBD">
          <w:tab/>
        </w:r>
      </w:del>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lastRenderedPageBreak/>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040" w:name="_Toc99005077"/>
      <w:r>
        <w:t>Standing water temperature</w:t>
      </w:r>
      <w:bookmarkEnd w:id="1040"/>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041" w:name="_Toc99005078"/>
      <w:r>
        <w:t>Evapotranspiration from wetlands</w:t>
      </w:r>
      <w:bookmarkEnd w:id="1041"/>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042" w:name="_Toc99005079"/>
      <w:r>
        <w:t>Loss (or gain) of wetlands</w:t>
      </w:r>
      <w:bookmarkEnd w:id="1042"/>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043" w:name="_Toc99005080"/>
      <w:r>
        <w:lastRenderedPageBreak/>
        <w:t>W</w:t>
      </w:r>
      <w:r w:rsidR="00441B82">
        <w:t>etland state and transition model</w:t>
      </w:r>
      <w:bookmarkEnd w:id="1043"/>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044" w:name="_Toc99005081"/>
      <w:r>
        <w:t>Activating a wetland in the wetland model</w:t>
      </w:r>
      <w:bookmarkEnd w:id="1044"/>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045" w:name="_Toc99005082"/>
      <w:r>
        <w:t>Reality check</w:t>
      </w:r>
      <w:bookmarkEnd w:id="1045"/>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046" w:name="_Toc99005083"/>
      <w:r>
        <w:t>High Cascades Springs</w:t>
      </w:r>
      <w:bookmarkEnd w:id="1046"/>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047" w:name="_Toc99005084"/>
      <w:r>
        <w:t>Calibration</w:t>
      </w:r>
      <w:r w:rsidR="00B06ED6">
        <w:t xml:space="preserve"> and simulation skill</w:t>
      </w:r>
      <w:bookmarkEnd w:id="1047"/>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048" w:name="_Toc99005085"/>
      <w:r>
        <w:t>Analysis of</w:t>
      </w:r>
      <w:r w:rsidR="003024C9">
        <w:t xml:space="preserve"> locations where the model has low skill</w:t>
      </w:r>
      <w:bookmarkEnd w:id="1048"/>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049" w:name="_Toc99005086"/>
      <w:r>
        <w:t>Simulated McKenzie basin water budget</w:t>
      </w:r>
      <w:r w:rsidR="00334ED8">
        <w:t xml:space="preserve"> and thermal energy budget</w:t>
      </w:r>
      <w:bookmarkEnd w:id="1049"/>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050" w:name="_Toc99005087"/>
      <w:r>
        <w:t>CW3M v. Shade-a-lator</w:t>
      </w:r>
      <w:bookmarkEnd w:id="1050"/>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051" w:name="_Toc99005088"/>
      <w:r>
        <w:t>Comparison of CW3M results to Shade-a-lator results</w:t>
      </w:r>
      <w:bookmarkEnd w:id="1051"/>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4009E36" w:rsidR="005C537E" w:rsidRDefault="005C537E" w:rsidP="005C537E">
      <w:pPr>
        <w:pStyle w:val="Caption"/>
      </w:pPr>
      <w:bookmarkStart w:id="1052" w:name="_Ref48286765"/>
      <w:bookmarkStart w:id="1053" w:name="_Toc87080455"/>
      <w:r>
        <w:t xml:space="preserve">Figure </w:t>
      </w:r>
      <w:fldSimple w:instr=" SEQ Figure \* ARABIC ">
        <w:r w:rsidR="00D22CBD">
          <w:rPr>
            <w:noProof/>
          </w:rPr>
          <w:t>9</w:t>
        </w:r>
      </w:fldSimple>
      <w:bookmarkEnd w:id="1052"/>
      <w:r>
        <w:t>. Clackamas basin in CW3M screen capture</w:t>
      </w:r>
      <w:bookmarkEnd w:id="105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54" w:name="_Toc99005089"/>
      <w:r>
        <w:t>The Clackamas Basin</w:t>
      </w:r>
      <w:bookmarkEnd w:id="1054"/>
    </w:p>
    <w:p w14:paraId="4A96B042" w14:textId="77777777" w:rsidR="005C537E" w:rsidRPr="000E6A65" w:rsidRDefault="005C537E" w:rsidP="005C537E"/>
    <w:p w14:paraId="11F4A966" w14:textId="13C145E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22CBD">
        <w:t xml:space="preserve">Figure </w:t>
      </w:r>
      <w:r w:rsidR="00D22CBD">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055" w:name="_Toc99005090"/>
      <w:r>
        <w:t>Autonomous process details</w:t>
      </w:r>
      <w:bookmarkEnd w:id="1055"/>
    </w:p>
    <w:p w14:paraId="675512D5" w14:textId="45C05716" w:rsidR="004421E7" w:rsidRDefault="004421E7" w:rsidP="004421E7"/>
    <w:p w14:paraId="7ED9BB6F" w14:textId="10F5A32E" w:rsidR="004421E7" w:rsidRDefault="004421E7" w:rsidP="004421E7">
      <w:pPr>
        <w:pStyle w:val="Heading2"/>
      </w:pPr>
      <w:bookmarkStart w:id="1056" w:name="_Toc99005091"/>
      <w:r>
        <w:t>Prescribed LULCs</w:t>
      </w:r>
      <w:bookmarkEnd w:id="1056"/>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057" w:author="David Conklin" w:date="2022-03-04T07:15:00Z"/>
          <w:rFonts w:cstheme="minorHAnsi"/>
        </w:rPr>
      </w:pPr>
      <w:ins w:id="1058"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059" w:author="David Conklin" w:date="2022-03-04T07:15:00Z"/>
          <w:rFonts w:cstheme="minorHAnsi"/>
          <w:color w:val="000000"/>
        </w:rPr>
      </w:pPr>
      <w:ins w:id="1060"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061" w:author="David Conklin" w:date="2022-03-04T07:15:00Z"/>
          <w:rFonts w:cstheme="minorHAnsi"/>
          <w:color w:val="000000"/>
        </w:rPr>
      </w:pPr>
      <w:ins w:id="1062"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063" w:author="David Conklin" w:date="2022-03-04T07:15:00Z"/>
          <w:rFonts w:cstheme="minorHAnsi"/>
          <w:color w:val="000000"/>
        </w:rPr>
      </w:pPr>
      <w:ins w:id="1064"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065" w:author="David Conklin" w:date="2022-03-04T07:15:00Z"/>
          <w:rFonts w:cstheme="minorHAnsi"/>
          <w:color w:val="000000"/>
        </w:rPr>
      </w:pPr>
      <w:ins w:id="1066"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067" w:author="David Conklin" w:date="2022-03-04T07:15:00Z"/>
          <w:rFonts w:cstheme="minorHAnsi"/>
          <w:color w:val="000000"/>
        </w:rPr>
      </w:pPr>
      <w:ins w:id="1068"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069" w:author="David Conklin" w:date="2022-03-04T07:15:00Z"/>
          <w:rFonts w:cstheme="minorHAnsi"/>
          <w:color w:val="000000"/>
        </w:rPr>
      </w:pPr>
      <w:ins w:id="1070"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071" w:author="David Conklin" w:date="2022-03-04T07:15:00Z"/>
          <w:rFonts w:cstheme="minorHAnsi"/>
          <w:color w:val="000000"/>
        </w:rPr>
      </w:pPr>
    </w:p>
    <w:p w14:paraId="197677DD" w14:textId="77777777" w:rsidR="000E60B7" w:rsidRDefault="000E60B7" w:rsidP="000E60B7">
      <w:pPr>
        <w:autoSpaceDE w:val="0"/>
        <w:autoSpaceDN w:val="0"/>
        <w:adjustRightInd w:val="0"/>
        <w:rPr>
          <w:ins w:id="1072" w:author="David Conklin" w:date="2022-03-04T07:15:00Z"/>
          <w:rFonts w:cstheme="minorHAnsi"/>
          <w:color w:val="000000"/>
        </w:rPr>
      </w:pPr>
      <w:ins w:id="1073"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074" w:author="David Conklin" w:date="2022-03-04T07:15:00Z"/>
          <w:rFonts w:cstheme="minorHAnsi"/>
          <w:color w:val="000000"/>
        </w:rPr>
      </w:pPr>
    </w:p>
    <w:p w14:paraId="05DE5911" w14:textId="77777777" w:rsidR="000E60B7" w:rsidRDefault="000E60B7" w:rsidP="000E60B7">
      <w:pPr>
        <w:autoSpaceDE w:val="0"/>
        <w:autoSpaceDN w:val="0"/>
        <w:adjustRightInd w:val="0"/>
        <w:rPr>
          <w:ins w:id="1075" w:author="David Conklin" w:date="2022-03-04T07:15:00Z"/>
          <w:rFonts w:cstheme="minorHAnsi"/>
          <w:color w:val="000000"/>
        </w:rPr>
      </w:pPr>
      <w:ins w:id="1076"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077"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078" w:author="David Conklin" w:date="2022-03-04T07:15:00Z"/>
          <w:rFonts w:ascii="Consolas" w:hAnsi="Consolas" w:cs="Consolas"/>
          <w:color w:val="000000"/>
          <w:sz w:val="19"/>
          <w:szCs w:val="19"/>
        </w:rPr>
      </w:pPr>
      <w:ins w:id="1079"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080" w:author="David Conklin" w:date="2022-03-04T07:15:00Z"/>
          <w:rFonts w:ascii="Consolas" w:hAnsi="Consolas" w:cs="Consolas"/>
          <w:color w:val="000000"/>
          <w:sz w:val="19"/>
          <w:szCs w:val="19"/>
        </w:rPr>
      </w:pPr>
      <w:ins w:id="1081"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082" w:author="David Conklin" w:date="2022-03-04T07:15:00Z"/>
          <w:rFonts w:ascii="Consolas" w:hAnsi="Consolas" w:cs="Consolas"/>
          <w:color w:val="000000"/>
          <w:sz w:val="19"/>
          <w:szCs w:val="19"/>
        </w:rPr>
      </w:pPr>
      <w:ins w:id="1083"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084" w:author="David Conklin" w:date="2022-03-04T07:15:00Z"/>
          <w:rFonts w:ascii="Consolas" w:hAnsi="Consolas" w:cs="Consolas"/>
          <w:color w:val="000000"/>
          <w:sz w:val="19"/>
          <w:szCs w:val="19"/>
        </w:rPr>
      </w:pPr>
      <w:ins w:id="1085"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086" w:author="David Conklin" w:date="2022-03-04T07:15:00Z"/>
          <w:rFonts w:ascii="Consolas" w:hAnsi="Consolas" w:cs="Consolas"/>
          <w:color w:val="000000"/>
          <w:sz w:val="19"/>
          <w:szCs w:val="19"/>
        </w:rPr>
      </w:pPr>
      <w:ins w:id="1087"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088" w:author="David Conklin" w:date="2022-03-04T07:15:00Z"/>
          <w:rFonts w:ascii="Consolas" w:hAnsi="Consolas" w:cs="Consolas"/>
          <w:color w:val="000000"/>
          <w:sz w:val="19"/>
          <w:szCs w:val="19"/>
        </w:rPr>
      </w:pPr>
      <w:ins w:id="1089"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090" w:author="David Conklin" w:date="2022-03-04T07:15:00Z"/>
          <w:rFonts w:ascii="Consolas" w:hAnsi="Consolas" w:cs="Consolas"/>
          <w:color w:val="000000"/>
          <w:sz w:val="19"/>
          <w:szCs w:val="19"/>
        </w:rPr>
      </w:pPr>
      <w:ins w:id="1091"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092" w:author="David Conklin" w:date="2022-03-04T07:15:00Z"/>
          <w:rFonts w:ascii="Consolas" w:hAnsi="Consolas" w:cs="Consolas"/>
          <w:color w:val="000000"/>
          <w:sz w:val="19"/>
          <w:szCs w:val="19"/>
        </w:rPr>
      </w:pPr>
      <w:ins w:id="1093"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094" w:author="David Conklin" w:date="2022-03-04T07:15:00Z"/>
          <w:rFonts w:cstheme="minorHAnsi"/>
          <w:color w:val="000000"/>
        </w:rPr>
      </w:pPr>
    </w:p>
    <w:p w14:paraId="5B31CBC4" w14:textId="77777777" w:rsidR="000E60B7" w:rsidRDefault="000E60B7" w:rsidP="000E60B7">
      <w:pPr>
        <w:autoSpaceDE w:val="0"/>
        <w:autoSpaceDN w:val="0"/>
        <w:adjustRightInd w:val="0"/>
        <w:rPr>
          <w:ins w:id="1095" w:author="David Conklin" w:date="2022-03-04T07:15:00Z"/>
          <w:rFonts w:cstheme="minorHAnsi"/>
          <w:color w:val="000000"/>
        </w:rPr>
      </w:pPr>
      <w:ins w:id="1096"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097" w:author="David Conklin" w:date="2022-03-04T07:15:00Z"/>
          <w:rFonts w:cstheme="minorHAnsi"/>
          <w:color w:val="000000"/>
        </w:rPr>
      </w:pPr>
    </w:p>
    <w:p w14:paraId="12B54E6F" w14:textId="77777777" w:rsidR="000E60B7" w:rsidRDefault="000E60B7" w:rsidP="000E60B7">
      <w:pPr>
        <w:autoSpaceDE w:val="0"/>
        <w:autoSpaceDN w:val="0"/>
        <w:adjustRightInd w:val="0"/>
        <w:rPr>
          <w:ins w:id="1098" w:author="David Conklin" w:date="2022-03-04T07:15:00Z"/>
          <w:rFonts w:cstheme="minorHAnsi"/>
          <w:color w:val="000000"/>
        </w:rPr>
      </w:pPr>
      <w:ins w:id="1099"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00" w:author="David Conklin" w:date="2022-03-04T07:15:00Z"/>
          <w:rFonts w:cstheme="minorHAnsi"/>
          <w:color w:val="000000"/>
        </w:rPr>
      </w:pPr>
      <w:ins w:id="1101"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02" w:author="David Conklin" w:date="2022-03-04T07:15:00Z"/>
          <w:rFonts w:cstheme="minorHAnsi"/>
          <w:color w:val="000000"/>
        </w:rPr>
      </w:pPr>
      <w:ins w:id="1103"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04" w:author="David Conklin" w:date="2022-03-04T07:15:00Z"/>
          <w:rFonts w:ascii="Consolas" w:hAnsi="Consolas" w:cs="Consolas"/>
          <w:color w:val="000000"/>
          <w:sz w:val="19"/>
          <w:szCs w:val="19"/>
        </w:rPr>
      </w:pPr>
      <w:ins w:id="1105"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06" w:author="David Conklin" w:date="2022-03-04T07:15:00Z"/>
          <w:rFonts w:ascii="Consolas" w:hAnsi="Consolas" w:cs="Consolas"/>
          <w:color w:val="0000FF"/>
          <w:sz w:val="19"/>
          <w:szCs w:val="19"/>
        </w:rPr>
      </w:pPr>
      <w:ins w:id="1107"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08" w:author="David Conklin" w:date="2022-03-04T07:15:00Z"/>
          <w:rFonts w:cstheme="minorHAnsi"/>
        </w:rPr>
      </w:pPr>
      <w:ins w:id="1109"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10" w:author="David Conklin" w:date="2022-03-04T07:15:00Z"/>
          <w:rFonts w:cstheme="minorHAnsi"/>
          <w:color w:val="000000"/>
        </w:rPr>
      </w:pPr>
      <w:ins w:id="1111"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12" w:author="David Conklin" w:date="2022-03-04T07:15:00Z"/>
          <w:rFonts w:cstheme="minorHAnsi"/>
        </w:rPr>
      </w:pPr>
      <w:del w:id="1113"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14" w:author="David Conklin" w:date="2022-03-04T07:15:00Z"/>
          <w:rFonts w:cstheme="minorHAnsi"/>
          <w:color w:val="000000"/>
        </w:rPr>
      </w:pPr>
      <w:del w:id="1115"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16" w:author="David Conklin" w:date="2022-03-04T07:15:00Z"/>
          <w:rFonts w:cstheme="minorHAnsi"/>
          <w:color w:val="000000"/>
        </w:rPr>
      </w:pPr>
      <w:del w:id="1117"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18" w:author="David Conklin" w:date="2022-03-04T07:15:00Z"/>
          <w:rFonts w:cstheme="minorHAnsi"/>
          <w:color w:val="000000"/>
        </w:rPr>
      </w:pPr>
      <w:del w:id="1119"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20" w:author="David Conklin" w:date="2022-03-04T07:15:00Z"/>
          <w:rFonts w:cstheme="minorHAnsi"/>
          <w:color w:val="000000"/>
        </w:rPr>
      </w:pPr>
      <w:del w:id="1121"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22" w:author="David Conklin" w:date="2022-03-04T07:15:00Z"/>
          <w:rFonts w:cstheme="minorHAnsi"/>
          <w:color w:val="000000"/>
        </w:rPr>
      </w:pPr>
      <w:del w:id="1123"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24" w:author="David Conklin" w:date="2022-03-04T07:15:00Z"/>
          <w:rFonts w:cstheme="minorHAnsi"/>
          <w:color w:val="000000"/>
        </w:rPr>
      </w:pPr>
      <w:del w:id="1125"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26" w:author="David Conklin" w:date="2022-03-04T07:15:00Z"/>
          <w:rFonts w:cstheme="minorHAnsi"/>
          <w:color w:val="000000"/>
        </w:rPr>
      </w:pPr>
      <w:del w:id="1127"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128"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129" w:author="David Conklin" w:date="2022-03-04T07:15:00Z"/>
          <w:rFonts w:cstheme="minorHAnsi"/>
          <w:color w:val="000000"/>
        </w:rPr>
      </w:pPr>
      <w:del w:id="1130"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131" w:author="David Conklin" w:date="2022-03-04T07:15:00Z"/>
          <w:rFonts w:ascii="Consolas" w:hAnsi="Consolas" w:cs="Consolas"/>
          <w:color w:val="000000"/>
          <w:sz w:val="19"/>
          <w:szCs w:val="19"/>
        </w:rPr>
      </w:pPr>
      <w:del w:id="1132"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133" w:author="David Conklin" w:date="2022-03-04T07:15:00Z"/>
          <w:rFonts w:ascii="Consolas" w:hAnsi="Consolas" w:cs="Consolas"/>
          <w:color w:val="000000"/>
          <w:sz w:val="19"/>
          <w:szCs w:val="19"/>
        </w:rPr>
      </w:pPr>
      <w:del w:id="1134"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135" w:author="David Conklin" w:date="2022-03-04T07:15:00Z"/>
          <w:rFonts w:ascii="Consolas" w:hAnsi="Consolas" w:cs="Consolas"/>
          <w:color w:val="000000"/>
          <w:sz w:val="19"/>
          <w:szCs w:val="19"/>
        </w:rPr>
      </w:pPr>
      <w:del w:id="1136"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137" w:author="David Conklin" w:date="2022-03-04T07:15:00Z"/>
          <w:rFonts w:ascii="Consolas" w:hAnsi="Consolas" w:cs="Consolas"/>
          <w:color w:val="000000"/>
          <w:sz w:val="19"/>
          <w:szCs w:val="19"/>
        </w:rPr>
      </w:pPr>
      <w:del w:id="1138"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139" w:author="David Conklin" w:date="2022-03-04T07:15:00Z"/>
          <w:rFonts w:ascii="Consolas" w:hAnsi="Consolas" w:cs="Consolas"/>
          <w:color w:val="000000"/>
          <w:sz w:val="19"/>
          <w:szCs w:val="19"/>
        </w:rPr>
      </w:pPr>
      <w:del w:id="1140"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141" w:author="David Conklin" w:date="2022-03-04T07:15:00Z"/>
          <w:rFonts w:ascii="Consolas" w:hAnsi="Consolas" w:cs="Consolas"/>
          <w:color w:val="000000"/>
          <w:sz w:val="19"/>
          <w:szCs w:val="19"/>
        </w:rPr>
      </w:pPr>
      <w:del w:id="1142"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143" w:author="David Conklin" w:date="2022-03-04T07:15:00Z"/>
          <w:rFonts w:ascii="Consolas" w:hAnsi="Consolas" w:cs="Consolas"/>
          <w:color w:val="000000"/>
          <w:sz w:val="19"/>
          <w:szCs w:val="19"/>
        </w:rPr>
      </w:pPr>
      <w:del w:id="1144"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145" w:author="David Conklin" w:date="2022-03-04T07:15:00Z"/>
          <w:rFonts w:ascii="Consolas" w:hAnsi="Consolas" w:cs="Consolas"/>
          <w:color w:val="000000"/>
          <w:sz w:val="19"/>
          <w:szCs w:val="19"/>
        </w:rPr>
      </w:pPr>
      <w:del w:id="1146"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147"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148" w:author="David Conklin" w:date="2022-03-04T07:15:00Z"/>
          <w:rFonts w:cstheme="minorHAnsi"/>
          <w:color w:val="000000"/>
        </w:rPr>
      </w:pPr>
      <w:del w:id="1149"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150"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151" w:author="David Conklin" w:date="2022-03-04T07:15:00Z"/>
          <w:rFonts w:cstheme="minorHAnsi"/>
          <w:color w:val="000000"/>
        </w:rPr>
      </w:pPr>
      <w:del w:id="1152"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153" w:author="David Conklin" w:date="2022-03-04T07:15:00Z"/>
          <w:rFonts w:cstheme="minorHAnsi"/>
          <w:color w:val="000000"/>
        </w:rPr>
      </w:pPr>
      <w:del w:id="1154"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155"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156" w:author="David Conklin" w:date="2022-03-04T07:15:00Z"/>
          <w:rFonts w:cstheme="minorHAnsi"/>
          <w:color w:val="000000"/>
        </w:rPr>
      </w:pPr>
      <w:del w:id="1157"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158" w:author="David Conklin" w:date="2022-03-04T07:15:00Z"/>
          <w:rFonts w:ascii="Consolas" w:hAnsi="Consolas" w:cs="Consolas"/>
          <w:color w:val="000000"/>
          <w:sz w:val="19"/>
          <w:szCs w:val="19"/>
        </w:rPr>
      </w:pPr>
      <w:del w:id="1159"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160" w:author="David Conklin" w:date="2022-03-04T07:15:00Z"/>
          <w:rFonts w:ascii="Consolas" w:hAnsi="Consolas" w:cs="Consolas"/>
          <w:color w:val="0000FF"/>
          <w:sz w:val="19"/>
          <w:szCs w:val="19"/>
        </w:rPr>
      </w:pPr>
      <w:del w:id="1161"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162" w:author="David Conklin" w:date="2022-03-04T07:15:00Z"/>
          <w:rFonts w:cstheme="minorHAnsi"/>
        </w:rPr>
      </w:pPr>
      <w:del w:id="1163"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164" w:name="_Toc99005092"/>
      <w:r>
        <w:t>Directory structure and file names</w:t>
      </w:r>
      <w:bookmarkEnd w:id="116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165" w:name="_Toc99005093"/>
      <w:r>
        <w:t>C++ Source Code Conventions</w:t>
      </w:r>
      <w:bookmarkEnd w:id="1165"/>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166" w:name="_Toc99005094"/>
      <w:r>
        <w:t>Conklin’s conventions</w:t>
      </w:r>
      <w:r w:rsidR="003B7480">
        <w:t xml:space="preserve"> for variable names</w:t>
      </w:r>
      <w:bookmarkEnd w:id="1166"/>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167"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167"/>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168" w:name="_Toc99005096"/>
      <w:r>
        <w:t xml:space="preserve">Release </w:t>
      </w:r>
      <w:r w:rsidR="00E735F4">
        <w:t>Log</w:t>
      </w:r>
      <w:bookmarkEnd w:id="116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169" w:name="_Toc99005097"/>
      <w:r>
        <w:t>References</w:t>
      </w:r>
      <w:bookmarkEnd w:id="1169"/>
    </w:p>
    <w:p w14:paraId="661F2AEF" w14:textId="77777777" w:rsidR="005F3D22" w:rsidRDefault="005F3D22" w:rsidP="005F3D22"/>
    <w:p w14:paraId="698291E6" w14:textId="77777777" w:rsidR="00133057" w:rsidRDefault="00133057" w:rsidP="00133057">
      <w:pPr>
        <w:rPr>
          <w:ins w:id="1170" w:author="David Conklin" w:date="2022-02-21T13:07:00Z"/>
        </w:rPr>
      </w:pPr>
      <w:ins w:id="1171"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172" w:author="David Conklin" w:date="2022-02-21T13:07:00Z"/>
        </w:rPr>
      </w:pPr>
    </w:p>
    <w:p w14:paraId="0A5579D6" w14:textId="21B0D725" w:rsidR="001A7A95" w:rsidRPr="001A7A95" w:rsidRDefault="001A7A95">
      <w:pPr>
        <w:rPr>
          <w:ins w:id="1173" w:author="David Conklin" w:date="2022-02-21T11:45:00Z"/>
          <w:i/>
          <w:iCs/>
          <w:rPrChange w:id="1174" w:author="David Conklin" w:date="2022-02-21T11:48:00Z">
            <w:rPr>
              <w:ins w:id="1175" w:author="David Conklin" w:date="2022-02-21T11:45:00Z"/>
            </w:rPr>
          </w:rPrChange>
        </w:rPr>
      </w:pPr>
      <w:ins w:id="1176" w:author="David Conklin" w:date="2022-02-21T11:45:00Z">
        <w:r>
          <w:t>Allen RG</w:t>
        </w:r>
      </w:ins>
      <w:ins w:id="1177" w:author="David Conklin" w:date="2022-02-21T11:46:00Z">
        <w:r>
          <w:t>, Pereira LS, Raes D, Smith M (1998) Crop evapotr</w:t>
        </w:r>
      </w:ins>
      <w:ins w:id="1178" w:author="David Conklin" w:date="2022-02-21T11:47:00Z">
        <w:r>
          <w:t xml:space="preserve">anspiration – guidelines for computing crop water requirements – FAO irrigation and drainage paper 56. </w:t>
        </w:r>
      </w:ins>
      <w:ins w:id="1179" w:author="David Conklin" w:date="2022-02-21T11:48:00Z">
        <w:r>
          <w:rPr>
            <w:i/>
            <w:iCs/>
          </w:rPr>
          <w:t xml:space="preserve">FAO Rome </w:t>
        </w:r>
        <w:r w:rsidRPr="001A7A95">
          <w:rPr>
            <w:rPrChange w:id="1180" w:author="David Conklin" w:date="2022-02-21T11:48:00Z">
              <w:rPr>
                <w:i/>
                <w:iCs/>
              </w:rPr>
            </w:rPrChange>
          </w:rPr>
          <w:t>300:6541</w:t>
        </w:r>
        <w:r>
          <w:rPr>
            <w:i/>
            <w:iCs/>
          </w:rPr>
          <w:t>.</w:t>
        </w:r>
      </w:ins>
    </w:p>
    <w:p w14:paraId="75A55162" w14:textId="77777777" w:rsidR="001A7A95" w:rsidRDefault="001A7A95">
      <w:pPr>
        <w:rPr>
          <w:ins w:id="1181"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182"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183"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184" w:author="David Conklin" w:date="2022-02-21T13:06:00Z">
            <w:rPr>
              <w:rStyle w:val="Hyperlink"/>
              <w:rFonts w:cstheme="minorHAnsi"/>
            </w:rPr>
          </w:rPrChange>
        </w:rPr>
        <w:pPrChange w:id="1185" w:author="David Conklin" w:date="2022-02-21T13:06:00Z">
          <w:pPr>
            <w:autoSpaceDE w:val="0"/>
            <w:autoSpaceDN w:val="0"/>
            <w:adjustRightInd w:val="0"/>
          </w:pPr>
        </w:pPrChange>
      </w:pPr>
      <w:ins w:id="1186"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187" w:name="_Toc99005098"/>
      <w:r>
        <w:rPr>
          <w:rFonts w:eastAsiaTheme="minorHAnsi"/>
        </w:rPr>
        <w:t>Acronyms</w:t>
      </w:r>
      <w:r w:rsidR="009D540F">
        <w:rPr>
          <w:rFonts w:eastAsiaTheme="minorHAnsi"/>
        </w:rPr>
        <w:t xml:space="preserve"> and Abbreviations</w:t>
      </w:r>
      <w:bookmarkEnd w:id="118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7FA55" w14:textId="77777777" w:rsidR="00236899" w:rsidRDefault="00236899" w:rsidP="00064E77">
      <w:r>
        <w:separator/>
      </w:r>
    </w:p>
  </w:endnote>
  <w:endnote w:type="continuationSeparator" w:id="0">
    <w:p w14:paraId="713F1E07" w14:textId="77777777" w:rsidR="00236899" w:rsidRDefault="0023689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BE3D1" w14:textId="77777777" w:rsidR="00236899" w:rsidRDefault="00236899" w:rsidP="00064E77">
      <w:r>
        <w:separator/>
      </w:r>
    </w:p>
  </w:footnote>
  <w:footnote w:type="continuationSeparator" w:id="0">
    <w:p w14:paraId="215D229E" w14:textId="77777777" w:rsidR="00236899" w:rsidRDefault="0023689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3689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0DD9"/>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167462</TotalTime>
  <Pages>91</Pages>
  <Words>33540</Words>
  <Characters>191178</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52</cp:revision>
  <cp:lastPrinted>2022-04-03T13:43:00Z</cp:lastPrinted>
  <dcterms:created xsi:type="dcterms:W3CDTF">2018-11-09T13:56:00Z</dcterms:created>
  <dcterms:modified xsi:type="dcterms:W3CDTF">2022-04-03T17:44:00Z</dcterms:modified>
</cp:coreProperties>
</file>