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629E02D6" w:rsidR="00064E77" w:rsidRPr="00064E77" w:rsidRDefault="007B1928" w:rsidP="00064E77">
      <w:pPr>
        <w:pStyle w:val="Subtitle"/>
      </w:pPr>
      <w:r>
        <w:t>1</w:t>
      </w:r>
      <w:r w:rsidR="005160F8">
        <w:t>2/</w:t>
      </w:r>
      <w:ins w:id="0" w:author="David Conklin" w:date="2020-12-10T04:22:00Z">
        <w:r w:rsidR="000F5E41">
          <w:t>1</w:t>
        </w:r>
      </w:ins>
      <w:ins w:id="1" w:author="David Conklin" w:date="2020-12-13T05:39:00Z">
        <w:r w:rsidR="00E36C09">
          <w:t>3</w:t>
        </w:r>
      </w:ins>
      <w:del w:id="2" w:author="David Conklin" w:date="2020-12-10T04:22:00Z">
        <w:r w:rsidR="002D591A" w:rsidDel="000F5E41">
          <w:delText>8</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7BC759E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r w:rsidR="00D14E53">
        <w:rPr>
          <w:rStyle w:val="Hyperlink"/>
          <w:color w:val="auto"/>
        </w:rPr>
        <w:t>1</w:t>
      </w:r>
      <w:r w:rsidR="0031526F">
        <w:rPr>
          <w:rStyle w:val="Hyperlink"/>
          <w:color w:val="auto"/>
        </w:rPr>
        <w:t>/</w:t>
      </w:r>
      <w:r w:rsidR="00D14E53">
        <w:rPr>
          <w:rStyle w:val="Hyperlink"/>
          <w:color w:val="auto"/>
        </w:rPr>
        <w:t>23</w:t>
      </w:r>
      <w:r w:rsidR="00176FFA">
        <w:rPr>
          <w:rStyle w:val="Hyperlink"/>
          <w:color w:val="auto"/>
        </w:rPr>
        <w:t>/20</w:t>
      </w:r>
      <w:r w:rsidRPr="00DE1B0B">
        <w:rPr>
          <w:rStyle w:val="Hyperlink"/>
          <w:color w:val="auto"/>
        </w:rPr>
        <w:t xml:space="preserve"> version</w:t>
      </w:r>
    </w:p>
    <w:p w14:paraId="098ED4DF" w14:textId="77777777" w:rsidR="00054245" w:rsidRDefault="00054245" w:rsidP="00054245">
      <w:pPr>
        <w:rPr>
          <w:rStyle w:val="Hyperlink"/>
          <w:color w:val="auto"/>
          <w:u w:val="none"/>
        </w:rPr>
      </w:pPr>
      <w:r>
        <w:rPr>
          <w:rStyle w:val="Hyperlink"/>
          <w:color w:val="auto"/>
          <w:u w:val="none"/>
        </w:rPr>
        <w:t>- Updated the McKenzie Basin Wetlands Study/Analysis of calibration and skill section.</w:t>
      </w:r>
    </w:p>
    <w:p w14:paraId="6A09CA49" w14:textId="3C7951FD" w:rsidR="00977ECE" w:rsidRDefault="00054245">
      <w:pPr>
        <w:rPr>
          <w:ins w:id="3" w:author="David Conklin" w:date="2020-12-08T14:52:00Z"/>
        </w:rPr>
        <w:pPrChange w:id="4" w:author="David Conklin" w:date="2020-12-08T14:53:00Z">
          <w:pPr>
            <w:pStyle w:val="Heading2"/>
          </w:pPr>
        </w:pPrChange>
      </w:pPr>
      <w:r>
        <w:rPr>
          <w:rStyle w:val="Hyperlink"/>
          <w:color w:val="auto"/>
          <w:u w:val="none"/>
        </w:rPr>
        <w:t xml:space="preserve">- Updated the </w:t>
      </w:r>
      <w:del w:id="5" w:author="David Conklin" w:date="2020-12-08T14:52:00Z">
        <w:r w:rsidDel="00977ECE">
          <w:rPr>
            <w:rStyle w:val="Hyperlink"/>
            <w:color w:val="auto"/>
            <w:u w:val="none"/>
          </w:rPr>
          <w:delText xml:space="preserve">McKenzie Basin Wetlands Study/Reality check </w:delText>
        </w:r>
      </w:del>
      <w:r>
        <w:rPr>
          <w:rStyle w:val="Hyperlink"/>
          <w:color w:val="auto"/>
          <w:u w:val="none"/>
        </w:rPr>
        <w:t>section</w:t>
      </w:r>
      <w:ins w:id="6" w:author="David Conklin" w:date="2020-12-08T14:53:00Z">
        <w:r w:rsidR="00977ECE">
          <w:rPr>
            <w:rStyle w:val="Hyperlink"/>
            <w:color w:val="auto"/>
            <w:u w:val="none"/>
          </w:rPr>
          <w:t xml:space="preserve"> “</w:t>
        </w:r>
      </w:ins>
      <w:del w:id="7" w:author="David Conklin" w:date="2020-12-08T14:53:00Z">
        <w:r w:rsidDel="00977ECE">
          <w:rPr>
            <w:rStyle w:val="Hyperlink"/>
            <w:color w:val="auto"/>
            <w:u w:val="none"/>
          </w:rPr>
          <w:delText>.</w:delText>
        </w:r>
      </w:del>
      <w:ins w:id="8" w:author="David Conklin" w:date="2020-12-08T14:52:00Z">
        <w:r w:rsidR="00977ECE">
          <w:t>Boundary conditions for stream water temperature</w:t>
        </w:r>
      </w:ins>
      <w:ins w:id="9" w:author="David Conklin" w:date="2020-12-08T14:53:00Z">
        <w:r w:rsidR="00977ECE">
          <w:t>”.</w:t>
        </w:r>
      </w:ins>
    </w:p>
    <w:p w14:paraId="11AE2C5B" w14:textId="62DFB5B0" w:rsidR="00977ECE" w:rsidRDefault="00543BA6">
      <w:pPr>
        <w:rPr>
          <w:ins w:id="10" w:author="David Conklin" w:date="2020-12-13T05:39:00Z"/>
          <w:rStyle w:val="Hyperlink"/>
          <w:color w:val="auto"/>
          <w:u w:val="none"/>
        </w:rPr>
      </w:pPr>
      <w:ins w:id="11" w:author="David Conklin" w:date="2020-12-08T17:45:00Z">
        <w:r>
          <w:rPr>
            <w:rStyle w:val="Hyperlink"/>
            <w:color w:val="auto"/>
            <w:u w:val="none"/>
          </w:rPr>
          <w:t>- Updated the section “Calculating the rate of flow in a stream reach”.</w:t>
        </w:r>
      </w:ins>
    </w:p>
    <w:p w14:paraId="3B4A1AFF" w14:textId="3EFE9682" w:rsidR="00E36C09" w:rsidRDefault="00E36C09">
      <w:pPr>
        <w:rPr>
          <w:ins w:id="12" w:author="David Conklin" w:date="2020-12-13T05:40:00Z"/>
          <w:rStyle w:val="Hyperlink"/>
          <w:color w:val="auto"/>
          <w:u w:val="none"/>
        </w:rPr>
      </w:pPr>
      <w:ins w:id="13" w:author="David Conklin" w:date="2020-12-13T05:39:00Z">
        <w:r>
          <w:rPr>
            <w:rStyle w:val="Hyperlink"/>
            <w:color w:val="auto"/>
            <w:u w:val="none"/>
          </w:rPr>
          <w:t>- Added the section “CW3M – A ‘first princip</w:t>
        </w:r>
      </w:ins>
      <w:ins w:id="14" w:author="David Conklin" w:date="2020-12-13T05:40:00Z">
        <w:r>
          <w:rPr>
            <w:rStyle w:val="Hyperlink"/>
            <w:color w:val="auto"/>
            <w:u w:val="none"/>
          </w:rPr>
          <w:t>les’ model with tuning knobs”</w:t>
        </w:r>
      </w:ins>
    </w:p>
    <w:p w14:paraId="47E0E1C0" w14:textId="1342BBA7" w:rsidR="00E36C09" w:rsidRDefault="00E36C09">
      <w:pPr>
        <w:rPr>
          <w:ins w:id="15" w:author="David Conklin" w:date="2020-12-13T05:47:00Z"/>
          <w:rStyle w:val="Hyperlink"/>
          <w:color w:val="auto"/>
          <w:u w:val="none"/>
        </w:rPr>
      </w:pPr>
      <w:ins w:id="16" w:author="David Conklin" w:date="2020-12-13T05:40:00Z">
        <w:r>
          <w:rPr>
            <w:rStyle w:val="Hyperlink"/>
            <w:color w:val="auto"/>
            <w:u w:val="none"/>
          </w:rPr>
          <w:t>- Added the section “The tuning knobs”</w:t>
        </w:r>
      </w:ins>
    </w:p>
    <w:p w14:paraId="0225AA0C" w14:textId="150260B3" w:rsidR="00E36C09" w:rsidRDefault="00E36C09">
      <w:pPr>
        <w:rPr>
          <w:rStyle w:val="Hyperlink"/>
          <w:rFonts w:asciiTheme="majorHAnsi" w:eastAsiaTheme="majorEastAsia" w:hAnsiTheme="majorHAnsi" w:cstheme="majorBidi"/>
          <w:color w:val="auto"/>
          <w:sz w:val="26"/>
          <w:szCs w:val="26"/>
          <w:u w:val="none"/>
        </w:rPr>
      </w:pPr>
      <w:ins w:id="17" w:author="David Conklin" w:date="2020-12-13T05:47:00Z">
        <w:r>
          <w:rPr>
            <w:rStyle w:val="Hyperlink"/>
            <w:color w:val="auto"/>
            <w:u w:val="none"/>
          </w:rPr>
          <w:t xml:space="preserve">- </w:t>
        </w:r>
      </w:ins>
      <w:ins w:id="18" w:author="David Conklin" w:date="2020-12-13T05:48:00Z">
        <w:r>
          <w:rPr>
            <w:rStyle w:val="Hyperlink"/>
            <w:color w:val="auto"/>
            <w:u w:val="none"/>
          </w:rPr>
          <w:t>Reduced</w:t>
        </w:r>
      </w:ins>
      <w:ins w:id="19" w:author="David Conklin" w:date="2020-12-13T05:47:00Z">
        <w:r>
          <w:rPr>
            <w:rStyle w:val="Hyperlink"/>
            <w:color w:val="auto"/>
            <w:u w:val="none"/>
          </w:rPr>
          <w:t xml:space="preserve"> CW3</w:t>
        </w:r>
      </w:ins>
      <w:ins w:id="20" w:author="David Conklin" w:date="2020-12-13T05:48:00Z">
        <w:r>
          <w:rPr>
            <w:rStyle w:val="Hyperlink"/>
            <w:color w:val="auto"/>
            <w:u w:val="none"/>
          </w:rPr>
          <w:t xml:space="preserve">M’s default value for Manning’s </w:t>
        </w:r>
        <w:r>
          <w:rPr>
            <w:rStyle w:val="Hyperlink"/>
            <w:i/>
            <w:iCs/>
            <w:color w:val="auto"/>
            <w:u w:val="none"/>
          </w:rPr>
          <w:t>n</w:t>
        </w:r>
        <w:r>
          <w:rPr>
            <w:rStyle w:val="Hyperlink"/>
            <w:color w:val="auto"/>
            <w:u w:val="none"/>
          </w:rPr>
          <w:t xml:space="preserve"> </w:t>
        </w:r>
        <w:r w:rsidR="008734DE">
          <w:rPr>
            <w:rStyle w:val="Hyperlink"/>
            <w:color w:val="auto"/>
            <w:u w:val="none"/>
          </w:rPr>
          <w:t>to the equivalent</w:t>
        </w:r>
      </w:ins>
      <w:ins w:id="21" w:author="David Conklin" w:date="2020-12-13T05:49:00Z">
        <w:r w:rsidR="008734DE">
          <w:rPr>
            <w:rStyle w:val="Hyperlink"/>
            <w:color w:val="auto"/>
            <w:u w:val="none"/>
          </w:rPr>
          <w:t xml:space="preserve"> of 0.030 s/ft^(1/3).</w:t>
        </w:r>
      </w:ins>
      <w:ins w:id="22" w:author="David Conklin" w:date="2020-12-13T05:48:00Z">
        <w:r>
          <w:rPr>
            <w:rStyle w:val="Hyperlink"/>
            <w:color w:val="auto"/>
            <w:u w:val="none"/>
          </w:rPr>
          <w:t xml:space="preserve"> </w:t>
        </w:r>
      </w:ins>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A92E01E" w14:textId="3C666019" w:rsidR="00E36C09" w:rsidRDefault="006636CC">
          <w:pPr>
            <w:pStyle w:val="TOC1"/>
            <w:tabs>
              <w:tab w:val="right" w:leader="dot" w:pos="9350"/>
            </w:tabs>
            <w:rPr>
              <w:ins w:id="23" w:author="David Conklin" w:date="2020-12-13T05:39:00Z"/>
              <w:rFonts w:eastAsiaTheme="minorEastAsia"/>
              <w:noProof/>
            </w:rPr>
          </w:pPr>
          <w:r>
            <w:fldChar w:fldCharType="begin"/>
          </w:r>
          <w:r>
            <w:instrText xml:space="preserve"> TOC \o "1-3" \h \z \u </w:instrText>
          </w:r>
          <w:r>
            <w:fldChar w:fldCharType="separate"/>
          </w:r>
          <w:ins w:id="24" w:author="David Conklin" w:date="2020-12-13T05:39:00Z">
            <w:r w:rsidR="00E36C09" w:rsidRPr="008107FE">
              <w:rPr>
                <w:rStyle w:val="Hyperlink"/>
                <w:noProof/>
              </w:rPr>
              <w:fldChar w:fldCharType="begin"/>
            </w:r>
            <w:r w:rsidR="00E36C09" w:rsidRPr="008107FE">
              <w:rPr>
                <w:rStyle w:val="Hyperlink"/>
                <w:noProof/>
              </w:rPr>
              <w:instrText xml:space="preserve"> </w:instrText>
            </w:r>
            <w:r w:rsidR="00E36C09">
              <w:rPr>
                <w:noProof/>
              </w:rPr>
              <w:instrText>HYPERLINK \l "_Toc58730357"</w:instrText>
            </w:r>
            <w:r w:rsidR="00E36C09" w:rsidRPr="008107FE">
              <w:rPr>
                <w:rStyle w:val="Hyperlink"/>
                <w:noProof/>
              </w:rPr>
              <w:instrText xml:space="preserve"> </w:instrText>
            </w:r>
            <w:r w:rsidR="00E36C09" w:rsidRPr="008107FE">
              <w:rPr>
                <w:rStyle w:val="Hyperlink"/>
                <w:noProof/>
              </w:rPr>
            </w:r>
            <w:r w:rsidR="00E36C09" w:rsidRPr="008107FE">
              <w:rPr>
                <w:rStyle w:val="Hyperlink"/>
                <w:noProof/>
              </w:rPr>
              <w:fldChar w:fldCharType="separate"/>
            </w:r>
            <w:r w:rsidR="00E36C09" w:rsidRPr="008107FE">
              <w:rPr>
                <w:rStyle w:val="Hyperlink"/>
                <w:noProof/>
              </w:rPr>
              <w:t>What is a digital handbook?</w:t>
            </w:r>
            <w:r w:rsidR="00E36C09">
              <w:rPr>
                <w:noProof/>
                <w:webHidden/>
              </w:rPr>
              <w:tab/>
            </w:r>
            <w:r w:rsidR="00E36C09">
              <w:rPr>
                <w:noProof/>
                <w:webHidden/>
              </w:rPr>
              <w:fldChar w:fldCharType="begin"/>
            </w:r>
            <w:r w:rsidR="00E36C09">
              <w:rPr>
                <w:noProof/>
                <w:webHidden/>
              </w:rPr>
              <w:instrText xml:space="preserve"> PAGEREF _Toc58730357 \h </w:instrText>
            </w:r>
            <w:r w:rsidR="00E36C09">
              <w:rPr>
                <w:noProof/>
                <w:webHidden/>
              </w:rPr>
            </w:r>
          </w:ins>
          <w:r w:rsidR="00E36C09">
            <w:rPr>
              <w:noProof/>
              <w:webHidden/>
            </w:rPr>
            <w:fldChar w:fldCharType="separate"/>
          </w:r>
          <w:ins w:id="25" w:author="David Conklin" w:date="2020-12-13T05:39:00Z">
            <w:r w:rsidR="00E36C09">
              <w:rPr>
                <w:noProof/>
                <w:webHidden/>
              </w:rPr>
              <w:t>3</w:t>
            </w:r>
            <w:r w:rsidR="00E36C09">
              <w:rPr>
                <w:noProof/>
                <w:webHidden/>
              </w:rPr>
              <w:fldChar w:fldCharType="end"/>
            </w:r>
            <w:r w:rsidR="00E36C09" w:rsidRPr="008107FE">
              <w:rPr>
                <w:rStyle w:val="Hyperlink"/>
                <w:noProof/>
              </w:rPr>
              <w:fldChar w:fldCharType="end"/>
            </w:r>
          </w:ins>
        </w:p>
        <w:p w14:paraId="4FACD822" w14:textId="3285CA45" w:rsidR="00E36C09" w:rsidRDefault="00E36C09">
          <w:pPr>
            <w:pStyle w:val="TOC1"/>
            <w:tabs>
              <w:tab w:val="right" w:leader="dot" w:pos="9350"/>
            </w:tabs>
            <w:rPr>
              <w:ins w:id="26" w:author="David Conklin" w:date="2020-12-13T05:39:00Z"/>
              <w:rFonts w:eastAsiaTheme="minorEastAsia"/>
              <w:noProof/>
            </w:rPr>
          </w:pPr>
          <w:ins w:id="27"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"_Toc58730358"</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CW3M concept</w:t>
            </w:r>
            <w:r>
              <w:rPr>
                <w:noProof/>
                <w:webHidden/>
              </w:rPr>
              <w:tab/>
            </w:r>
            <w:r>
              <w:rPr>
                <w:noProof/>
                <w:webHidden/>
              </w:rPr>
              <w:fldChar w:fldCharType="begin"/>
            </w:r>
            <w:r>
              <w:rPr>
                <w:noProof/>
                <w:webHidden/>
              </w:rPr>
              <w:instrText xml:space="preserve"> PAGEREF _Toc58730358 \h </w:instrText>
            </w:r>
            <w:r>
              <w:rPr>
                <w:noProof/>
                <w:webHidden/>
              </w:rPr>
            </w:r>
          </w:ins>
          <w:r>
            <w:rPr>
              <w:noProof/>
              <w:webHidden/>
            </w:rPr>
            <w:fldChar w:fldCharType="separate"/>
          </w:r>
          <w:ins w:id="28" w:author="David Conklin" w:date="2020-12-13T05:39:00Z">
            <w:r>
              <w:rPr>
                <w:noProof/>
                <w:webHidden/>
              </w:rPr>
              <w:t>3</w:t>
            </w:r>
            <w:r>
              <w:rPr>
                <w:noProof/>
                <w:webHidden/>
              </w:rPr>
              <w:fldChar w:fldCharType="end"/>
            </w:r>
            <w:r w:rsidRPr="008107FE">
              <w:rPr>
                <w:rStyle w:val="Hyperlink"/>
                <w:noProof/>
              </w:rPr>
              <w:fldChar w:fldCharType="end"/>
            </w:r>
          </w:ins>
        </w:p>
        <w:p w14:paraId="34EC6625" w14:textId="5294028C" w:rsidR="00E36C09" w:rsidRDefault="00E36C09">
          <w:pPr>
            <w:pStyle w:val="TOC2"/>
            <w:tabs>
              <w:tab w:val="right" w:leader="dot" w:pos="9350"/>
            </w:tabs>
            <w:rPr>
              <w:ins w:id="29" w:author="David Conklin" w:date="2020-12-13T05:39:00Z"/>
              <w:rFonts w:eastAsiaTheme="minorEastAsia"/>
              <w:noProof/>
            </w:rPr>
          </w:pPr>
          <w:ins w:id="30"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"_Toc58730359"</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A different kind of community model</w:t>
            </w:r>
            <w:r>
              <w:rPr>
                <w:noProof/>
                <w:webHidden/>
              </w:rPr>
              <w:tab/>
            </w:r>
            <w:r>
              <w:rPr>
                <w:noProof/>
                <w:webHidden/>
              </w:rPr>
              <w:fldChar w:fldCharType="begin"/>
            </w:r>
            <w:r>
              <w:rPr>
                <w:noProof/>
                <w:webHidden/>
              </w:rPr>
              <w:instrText xml:space="preserve"> PAGEREF _Toc58730359 \h </w:instrText>
            </w:r>
            <w:r>
              <w:rPr>
                <w:noProof/>
                <w:webHidden/>
              </w:rPr>
            </w:r>
          </w:ins>
          <w:r>
            <w:rPr>
              <w:noProof/>
              <w:webHidden/>
            </w:rPr>
            <w:fldChar w:fldCharType="separate"/>
          </w:r>
          <w:ins w:id="31" w:author="David Conklin" w:date="2020-12-13T05:39:00Z">
            <w:r>
              <w:rPr>
                <w:noProof/>
                <w:webHidden/>
              </w:rPr>
              <w:t>4</w:t>
            </w:r>
            <w:r>
              <w:rPr>
                <w:noProof/>
                <w:webHidden/>
              </w:rPr>
              <w:fldChar w:fldCharType="end"/>
            </w:r>
            <w:r w:rsidRPr="008107FE">
              <w:rPr>
                <w:rStyle w:val="Hyperlink"/>
                <w:noProof/>
              </w:rPr>
              <w:fldChar w:fldCharType="end"/>
            </w:r>
          </w:ins>
        </w:p>
        <w:p w14:paraId="6C177274" w14:textId="62E205EC" w:rsidR="00E36C09" w:rsidRDefault="00E36C09">
          <w:pPr>
            <w:pStyle w:val="TOC2"/>
            <w:tabs>
              <w:tab w:val="right" w:leader="dot" w:pos="9350"/>
            </w:tabs>
            <w:rPr>
              <w:ins w:id="32" w:author="David Conklin" w:date="2020-12-13T05:39:00Z"/>
              <w:rFonts w:eastAsiaTheme="minorEastAsia"/>
              <w:noProof/>
            </w:rPr>
          </w:pPr>
          <w:ins w:id="33"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"_Toc58730360"</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What CW3M is for</w:t>
            </w:r>
            <w:r>
              <w:rPr>
                <w:noProof/>
                <w:webHidden/>
              </w:rPr>
              <w:tab/>
            </w:r>
            <w:r>
              <w:rPr>
                <w:noProof/>
                <w:webHidden/>
              </w:rPr>
              <w:fldChar w:fldCharType="begin"/>
            </w:r>
            <w:r>
              <w:rPr>
                <w:noProof/>
                <w:webHidden/>
              </w:rPr>
              <w:instrText xml:space="preserve"> PAGEREF _Toc58730360 \h </w:instrText>
            </w:r>
            <w:r>
              <w:rPr>
                <w:noProof/>
                <w:webHidden/>
              </w:rPr>
            </w:r>
          </w:ins>
          <w:r>
            <w:rPr>
              <w:noProof/>
              <w:webHidden/>
            </w:rPr>
            <w:fldChar w:fldCharType="separate"/>
          </w:r>
          <w:ins w:id="34" w:author="David Conklin" w:date="2020-12-13T05:39:00Z">
            <w:r>
              <w:rPr>
                <w:noProof/>
                <w:webHidden/>
              </w:rPr>
              <w:t>4</w:t>
            </w:r>
            <w:r>
              <w:rPr>
                <w:noProof/>
                <w:webHidden/>
              </w:rPr>
              <w:fldChar w:fldCharType="end"/>
            </w:r>
            <w:r w:rsidRPr="008107FE">
              <w:rPr>
                <w:rStyle w:val="Hyperlink"/>
                <w:noProof/>
              </w:rPr>
              <w:fldChar w:fldCharType="end"/>
            </w:r>
          </w:ins>
        </w:p>
        <w:p w14:paraId="5A8EC440" w14:textId="11890F65" w:rsidR="00E36C09" w:rsidRDefault="00E36C09">
          <w:pPr>
            <w:pStyle w:val="TOC2"/>
            <w:tabs>
              <w:tab w:val="right" w:leader="dot" w:pos="9350"/>
            </w:tabs>
            <w:rPr>
              <w:ins w:id="35" w:author="David Conklin" w:date="2020-12-13T05:39:00Z"/>
              <w:rFonts w:eastAsiaTheme="minorEastAsia"/>
              <w:noProof/>
            </w:rPr>
          </w:pPr>
          <w:ins w:id="36"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"_Toc58730361"</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Management and maintenance</w:t>
            </w:r>
            <w:r>
              <w:rPr>
                <w:noProof/>
                <w:webHidden/>
              </w:rPr>
              <w:tab/>
            </w:r>
            <w:r>
              <w:rPr>
                <w:noProof/>
                <w:webHidden/>
              </w:rPr>
              <w:fldChar w:fldCharType="begin"/>
            </w:r>
            <w:r>
              <w:rPr>
                <w:noProof/>
                <w:webHidden/>
              </w:rPr>
              <w:instrText xml:space="preserve"> PAGEREF _Toc58730361 \h </w:instrText>
            </w:r>
            <w:r>
              <w:rPr>
                <w:noProof/>
                <w:webHidden/>
              </w:rPr>
            </w:r>
          </w:ins>
          <w:r>
            <w:rPr>
              <w:noProof/>
              <w:webHidden/>
            </w:rPr>
            <w:fldChar w:fldCharType="separate"/>
          </w:r>
          <w:ins w:id="37" w:author="David Conklin" w:date="2020-12-13T05:39:00Z">
            <w:r>
              <w:rPr>
                <w:noProof/>
                <w:webHidden/>
              </w:rPr>
              <w:t>4</w:t>
            </w:r>
            <w:r>
              <w:rPr>
                <w:noProof/>
                <w:webHidden/>
              </w:rPr>
              <w:fldChar w:fldCharType="end"/>
            </w:r>
            <w:r w:rsidRPr="008107FE">
              <w:rPr>
                <w:rStyle w:val="Hyperlink"/>
                <w:noProof/>
              </w:rPr>
              <w:fldChar w:fldCharType="end"/>
            </w:r>
          </w:ins>
        </w:p>
        <w:p w14:paraId="320BABAF" w14:textId="1407C23D" w:rsidR="00E36C09" w:rsidRDefault="00E36C09">
          <w:pPr>
            <w:pStyle w:val="TOC1"/>
            <w:tabs>
              <w:tab w:val="right" w:leader="dot" w:pos="9350"/>
            </w:tabs>
            <w:rPr>
              <w:ins w:id="38" w:author="David Conklin" w:date="2020-12-13T05:39:00Z"/>
              <w:rFonts w:eastAsiaTheme="minorEastAsia"/>
              <w:noProof/>
            </w:rPr>
          </w:pPr>
          <w:ins w:id="39"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"_Toc58730362"</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CW3M – A “first principles” model with tuning knobs</w:t>
            </w:r>
            <w:r>
              <w:rPr>
                <w:noProof/>
                <w:webHidden/>
              </w:rPr>
              <w:tab/>
            </w:r>
            <w:r>
              <w:rPr>
                <w:noProof/>
                <w:webHidden/>
              </w:rPr>
              <w:fldChar w:fldCharType="begin"/>
            </w:r>
            <w:r>
              <w:rPr>
                <w:noProof/>
                <w:webHidden/>
              </w:rPr>
              <w:instrText xml:space="preserve"> PAGEREF _Toc58730362 \h </w:instrText>
            </w:r>
            <w:r>
              <w:rPr>
                <w:noProof/>
                <w:webHidden/>
              </w:rPr>
            </w:r>
          </w:ins>
          <w:r>
            <w:rPr>
              <w:noProof/>
              <w:webHidden/>
            </w:rPr>
            <w:fldChar w:fldCharType="separate"/>
          </w:r>
          <w:ins w:id="40" w:author="David Conklin" w:date="2020-12-13T05:39:00Z">
            <w:r>
              <w:rPr>
                <w:noProof/>
                <w:webHidden/>
              </w:rPr>
              <w:t>5</w:t>
            </w:r>
            <w:r>
              <w:rPr>
                <w:noProof/>
                <w:webHidden/>
              </w:rPr>
              <w:fldChar w:fldCharType="end"/>
            </w:r>
            <w:r w:rsidRPr="008107FE">
              <w:rPr>
                <w:rStyle w:val="Hyperlink"/>
                <w:noProof/>
              </w:rPr>
              <w:fldChar w:fldCharType="end"/>
            </w:r>
          </w:ins>
        </w:p>
        <w:p w14:paraId="04C629A7" w14:textId="6B488947" w:rsidR="00E36C09" w:rsidRDefault="00E36C09">
          <w:pPr>
            <w:pStyle w:val="TOC1"/>
            <w:tabs>
              <w:tab w:val="right" w:leader="dot" w:pos="9350"/>
            </w:tabs>
            <w:rPr>
              <w:ins w:id="41" w:author="David Conklin" w:date="2020-12-13T05:39:00Z"/>
              <w:rFonts w:eastAsiaTheme="minorEastAsia"/>
              <w:noProof/>
            </w:rPr>
          </w:pPr>
          <w:ins w:id="42"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"_Toc58730363"</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The tuning knobs</w:t>
            </w:r>
            <w:r>
              <w:rPr>
                <w:noProof/>
                <w:webHidden/>
              </w:rPr>
              <w:tab/>
            </w:r>
            <w:r>
              <w:rPr>
                <w:noProof/>
                <w:webHidden/>
              </w:rPr>
              <w:fldChar w:fldCharType="begin"/>
            </w:r>
            <w:r>
              <w:rPr>
                <w:noProof/>
                <w:webHidden/>
              </w:rPr>
              <w:instrText xml:space="preserve"> PAGEREF _Toc58730363 \h </w:instrText>
            </w:r>
            <w:r>
              <w:rPr>
                <w:noProof/>
                <w:webHidden/>
              </w:rPr>
            </w:r>
          </w:ins>
          <w:r>
            <w:rPr>
              <w:noProof/>
              <w:webHidden/>
            </w:rPr>
            <w:fldChar w:fldCharType="separate"/>
          </w:r>
          <w:ins w:id="43" w:author="David Conklin" w:date="2020-12-13T05:39:00Z">
            <w:r>
              <w:rPr>
                <w:noProof/>
                <w:webHidden/>
              </w:rPr>
              <w:t>5</w:t>
            </w:r>
            <w:r>
              <w:rPr>
                <w:noProof/>
                <w:webHidden/>
              </w:rPr>
              <w:fldChar w:fldCharType="end"/>
            </w:r>
            <w:r w:rsidRPr="008107FE">
              <w:rPr>
                <w:rStyle w:val="Hyperlink"/>
                <w:noProof/>
              </w:rPr>
              <w:fldChar w:fldCharType="end"/>
            </w:r>
          </w:ins>
        </w:p>
        <w:p w14:paraId="41388D50" w14:textId="473E151B" w:rsidR="00E36C09" w:rsidRDefault="00E36C09">
          <w:pPr>
            <w:pStyle w:val="TOC2"/>
            <w:tabs>
              <w:tab w:val="right" w:leader="dot" w:pos="9350"/>
            </w:tabs>
            <w:rPr>
              <w:ins w:id="44" w:author="David Conklin" w:date="2020-12-13T05:39:00Z"/>
              <w:rFonts w:eastAsiaTheme="minorEastAsia"/>
              <w:noProof/>
            </w:rPr>
          </w:pPr>
          <w:ins w:id="45"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"_Toc58730364"</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ET_MULT – forest evapotranspiration</w:t>
            </w:r>
            <w:r>
              <w:rPr>
                <w:noProof/>
                <w:webHidden/>
              </w:rPr>
              <w:tab/>
            </w:r>
            <w:r>
              <w:rPr>
                <w:noProof/>
                <w:webHidden/>
              </w:rPr>
              <w:fldChar w:fldCharType="begin"/>
            </w:r>
            <w:r>
              <w:rPr>
                <w:noProof/>
                <w:webHidden/>
              </w:rPr>
              <w:instrText xml:space="preserve"> PAGEREF _Toc58730364 \h </w:instrText>
            </w:r>
            <w:r>
              <w:rPr>
                <w:noProof/>
                <w:webHidden/>
              </w:rPr>
            </w:r>
          </w:ins>
          <w:r>
            <w:rPr>
              <w:noProof/>
              <w:webHidden/>
            </w:rPr>
            <w:fldChar w:fldCharType="separate"/>
          </w:r>
          <w:ins w:id="46" w:author="David Conklin" w:date="2020-12-13T05:39:00Z">
            <w:r>
              <w:rPr>
                <w:noProof/>
                <w:webHidden/>
              </w:rPr>
              <w:t>5</w:t>
            </w:r>
            <w:r>
              <w:rPr>
                <w:noProof/>
                <w:webHidden/>
              </w:rPr>
              <w:fldChar w:fldCharType="end"/>
            </w:r>
            <w:r w:rsidRPr="008107FE">
              <w:rPr>
                <w:rStyle w:val="Hyperlink"/>
                <w:noProof/>
              </w:rPr>
              <w:fldChar w:fldCharType="end"/>
            </w:r>
          </w:ins>
        </w:p>
        <w:p w14:paraId="3191FEE5" w14:textId="42D526A1" w:rsidR="00E36C09" w:rsidRDefault="00E36C09">
          <w:pPr>
            <w:pStyle w:val="TOC2"/>
            <w:tabs>
              <w:tab w:val="right" w:leader="dot" w:pos="9350"/>
            </w:tabs>
            <w:rPr>
              <w:ins w:id="47" w:author="David Conklin" w:date="2020-12-13T05:39:00Z"/>
              <w:rFonts w:eastAsiaTheme="minorEastAsia"/>
              <w:noProof/>
            </w:rPr>
          </w:pPr>
          <w:ins w:id="48"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"_Toc58730365"</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SOLAR_RADIATION_MULTIPLIER – reservoir insolation</w:t>
            </w:r>
            <w:r>
              <w:rPr>
                <w:noProof/>
                <w:webHidden/>
              </w:rPr>
              <w:tab/>
            </w:r>
            <w:r>
              <w:rPr>
                <w:noProof/>
                <w:webHidden/>
              </w:rPr>
              <w:fldChar w:fldCharType="begin"/>
            </w:r>
            <w:r>
              <w:rPr>
                <w:noProof/>
                <w:webHidden/>
              </w:rPr>
              <w:instrText xml:space="preserve"> PAGEREF _Toc58730365 \h </w:instrText>
            </w:r>
            <w:r>
              <w:rPr>
                <w:noProof/>
                <w:webHidden/>
              </w:rPr>
            </w:r>
          </w:ins>
          <w:r>
            <w:rPr>
              <w:noProof/>
              <w:webHidden/>
            </w:rPr>
            <w:fldChar w:fldCharType="separate"/>
          </w:r>
          <w:ins w:id="49" w:author="David Conklin" w:date="2020-12-13T05:39:00Z">
            <w:r>
              <w:rPr>
                <w:noProof/>
                <w:webHidden/>
              </w:rPr>
              <w:t>6</w:t>
            </w:r>
            <w:r>
              <w:rPr>
                <w:noProof/>
                <w:webHidden/>
              </w:rPr>
              <w:fldChar w:fldCharType="end"/>
            </w:r>
            <w:r w:rsidRPr="008107FE">
              <w:rPr>
                <w:rStyle w:val="Hyperlink"/>
                <w:noProof/>
              </w:rPr>
              <w:fldChar w:fldCharType="end"/>
            </w:r>
          </w:ins>
        </w:p>
        <w:p w14:paraId="48EC5FF2" w14:textId="786DDF5E" w:rsidR="00E36C09" w:rsidRDefault="00E36C09">
          <w:pPr>
            <w:pStyle w:val="TOC2"/>
            <w:tabs>
              <w:tab w:val="right" w:leader="dot" w:pos="9350"/>
            </w:tabs>
            <w:rPr>
              <w:ins w:id="50" w:author="David Conklin" w:date="2020-12-13T05:39:00Z"/>
              <w:rFonts w:eastAsiaTheme="minorEastAsia"/>
              <w:noProof/>
            </w:rPr>
          </w:pPr>
          <w:ins w:id="51"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"_Toc58730366"</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FLOW_CMS – Discharge from High Cascade springs</w:t>
            </w:r>
            <w:r>
              <w:rPr>
                <w:noProof/>
                <w:webHidden/>
              </w:rPr>
              <w:tab/>
            </w:r>
            <w:r>
              <w:rPr>
                <w:noProof/>
                <w:webHidden/>
              </w:rPr>
              <w:fldChar w:fldCharType="begin"/>
            </w:r>
            <w:r>
              <w:rPr>
                <w:noProof/>
                <w:webHidden/>
              </w:rPr>
              <w:instrText xml:space="preserve"> PAGEREF _Toc58730366 \h </w:instrText>
            </w:r>
            <w:r>
              <w:rPr>
                <w:noProof/>
                <w:webHidden/>
              </w:rPr>
            </w:r>
          </w:ins>
          <w:r>
            <w:rPr>
              <w:noProof/>
              <w:webHidden/>
            </w:rPr>
            <w:fldChar w:fldCharType="separate"/>
          </w:r>
          <w:ins w:id="52" w:author="David Conklin" w:date="2020-12-13T05:39:00Z">
            <w:r>
              <w:rPr>
                <w:noProof/>
                <w:webHidden/>
              </w:rPr>
              <w:t>6</w:t>
            </w:r>
            <w:r>
              <w:rPr>
                <w:noProof/>
                <w:webHidden/>
              </w:rPr>
              <w:fldChar w:fldCharType="end"/>
            </w:r>
            <w:r w:rsidRPr="008107FE">
              <w:rPr>
                <w:rStyle w:val="Hyperlink"/>
                <w:noProof/>
              </w:rPr>
              <w:fldChar w:fldCharType="end"/>
            </w:r>
          </w:ins>
        </w:p>
        <w:p w14:paraId="2F29AF11" w14:textId="78EA3162" w:rsidR="00E36C09" w:rsidRDefault="00E36C09">
          <w:pPr>
            <w:pStyle w:val="TOC1"/>
            <w:tabs>
              <w:tab w:val="right" w:leader="dot" w:pos="9350"/>
            </w:tabs>
            <w:rPr>
              <w:ins w:id="53" w:author="David Conklin" w:date="2020-12-13T05:39:00Z"/>
              <w:rFonts w:eastAsiaTheme="minorEastAsia"/>
              <w:noProof/>
            </w:rPr>
          </w:pPr>
          <w:ins w:id="54"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"_Toc58730367"</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Study areas</w:t>
            </w:r>
            <w:r>
              <w:rPr>
                <w:noProof/>
                <w:webHidden/>
              </w:rPr>
              <w:tab/>
            </w:r>
            <w:r>
              <w:rPr>
                <w:noProof/>
                <w:webHidden/>
              </w:rPr>
              <w:fldChar w:fldCharType="begin"/>
            </w:r>
            <w:r>
              <w:rPr>
                <w:noProof/>
                <w:webHidden/>
              </w:rPr>
              <w:instrText xml:space="preserve"> PAGEREF _Toc58730367 \h </w:instrText>
            </w:r>
            <w:r>
              <w:rPr>
                <w:noProof/>
                <w:webHidden/>
              </w:rPr>
            </w:r>
          </w:ins>
          <w:r>
            <w:rPr>
              <w:noProof/>
              <w:webHidden/>
            </w:rPr>
            <w:fldChar w:fldCharType="separate"/>
          </w:r>
          <w:ins w:id="55" w:author="David Conklin" w:date="2020-12-13T05:39:00Z">
            <w:r>
              <w:rPr>
                <w:noProof/>
                <w:webHidden/>
              </w:rPr>
              <w:t>6</w:t>
            </w:r>
            <w:r>
              <w:rPr>
                <w:noProof/>
                <w:webHidden/>
              </w:rPr>
              <w:fldChar w:fldCharType="end"/>
            </w:r>
            <w:r w:rsidRPr="008107FE">
              <w:rPr>
                <w:rStyle w:val="Hyperlink"/>
                <w:noProof/>
              </w:rPr>
              <w:fldChar w:fldCharType="end"/>
            </w:r>
          </w:ins>
        </w:p>
        <w:p w14:paraId="6D2DE515" w14:textId="6E29EB7E" w:rsidR="00E36C09" w:rsidRDefault="00E36C09">
          <w:pPr>
            <w:pStyle w:val="TOC2"/>
            <w:tabs>
              <w:tab w:val="right" w:leader="dot" w:pos="9350"/>
            </w:tabs>
            <w:rPr>
              <w:ins w:id="56" w:author="David Conklin" w:date="2020-12-13T05:39:00Z"/>
              <w:rFonts w:eastAsiaTheme="minorEastAsia"/>
              <w:noProof/>
            </w:rPr>
          </w:pPr>
          <w:ins w:id="57"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"_Toc58730368"</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DataCW3M directory structure</w:t>
            </w:r>
            <w:r>
              <w:rPr>
                <w:noProof/>
                <w:webHidden/>
              </w:rPr>
              <w:tab/>
            </w:r>
            <w:r>
              <w:rPr>
                <w:noProof/>
                <w:webHidden/>
              </w:rPr>
              <w:fldChar w:fldCharType="begin"/>
            </w:r>
            <w:r>
              <w:rPr>
                <w:noProof/>
                <w:webHidden/>
              </w:rPr>
              <w:instrText xml:space="preserve"> PAGEREF _Toc58730368 \h </w:instrText>
            </w:r>
            <w:r>
              <w:rPr>
                <w:noProof/>
                <w:webHidden/>
              </w:rPr>
            </w:r>
          </w:ins>
          <w:r>
            <w:rPr>
              <w:noProof/>
              <w:webHidden/>
            </w:rPr>
            <w:fldChar w:fldCharType="separate"/>
          </w:r>
          <w:ins w:id="58" w:author="David Conklin" w:date="2020-12-13T05:39:00Z">
            <w:r>
              <w:rPr>
                <w:noProof/>
                <w:webHidden/>
              </w:rPr>
              <w:t>6</w:t>
            </w:r>
            <w:r>
              <w:rPr>
                <w:noProof/>
                <w:webHidden/>
              </w:rPr>
              <w:fldChar w:fldCharType="end"/>
            </w:r>
            <w:r w:rsidRPr="008107FE">
              <w:rPr>
                <w:rStyle w:val="Hyperlink"/>
                <w:noProof/>
              </w:rPr>
              <w:fldChar w:fldCharType="end"/>
            </w:r>
          </w:ins>
        </w:p>
        <w:p w14:paraId="14BA4287" w14:textId="7F99D652" w:rsidR="00E36C09" w:rsidRDefault="00E36C09">
          <w:pPr>
            <w:pStyle w:val="TOC2"/>
            <w:tabs>
              <w:tab w:val="right" w:leader="dot" w:pos="9350"/>
            </w:tabs>
            <w:rPr>
              <w:ins w:id="59" w:author="David Conklin" w:date="2020-12-13T05:39:00Z"/>
              <w:rFonts w:eastAsiaTheme="minorEastAsia"/>
              <w:noProof/>
            </w:rPr>
          </w:pPr>
          <w:ins w:id="60"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"_Toc58730369"</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DataCW3M\ScenarioData directory structure</w:t>
            </w:r>
            <w:r>
              <w:rPr>
                <w:noProof/>
                <w:webHidden/>
              </w:rPr>
              <w:tab/>
            </w:r>
            <w:r>
              <w:rPr>
                <w:noProof/>
                <w:webHidden/>
              </w:rPr>
              <w:fldChar w:fldCharType="begin"/>
            </w:r>
            <w:r>
              <w:rPr>
                <w:noProof/>
                <w:webHidden/>
              </w:rPr>
              <w:instrText xml:space="preserve"> PAGEREF _Toc58730369 \h </w:instrText>
            </w:r>
            <w:r>
              <w:rPr>
                <w:noProof/>
                <w:webHidden/>
              </w:rPr>
            </w:r>
          </w:ins>
          <w:r>
            <w:rPr>
              <w:noProof/>
              <w:webHidden/>
            </w:rPr>
            <w:fldChar w:fldCharType="separate"/>
          </w:r>
          <w:ins w:id="61" w:author="David Conklin" w:date="2020-12-13T05:39:00Z">
            <w:r>
              <w:rPr>
                <w:noProof/>
                <w:webHidden/>
              </w:rPr>
              <w:t>7</w:t>
            </w:r>
            <w:r>
              <w:rPr>
                <w:noProof/>
                <w:webHidden/>
              </w:rPr>
              <w:fldChar w:fldCharType="end"/>
            </w:r>
            <w:r w:rsidRPr="008107FE">
              <w:rPr>
                <w:rStyle w:val="Hyperlink"/>
                <w:noProof/>
              </w:rPr>
              <w:fldChar w:fldCharType="end"/>
            </w:r>
          </w:ins>
        </w:p>
        <w:p w14:paraId="4896FE19" w14:textId="2D541EEE" w:rsidR="00E36C09" w:rsidRDefault="00E36C09">
          <w:pPr>
            <w:pStyle w:val="TOC2"/>
            <w:tabs>
              <w:tab w:val="right" w:leader="dot" w:pos="9350"/>
            </w:tabs>
            <w:rPr>
              <w:ins w:id="62" w:author="David Conklin" w:date="2020-12-13T05:39:00Z"/>
              <w:rFonts w:eastAsiaTheme="minorEastAsia"/>
              <w:noProof/>
            </w:rPr>
          </w:pPr>
          <w:ins w:id="63"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"_Toc58730370"</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DataCW3M\ScenarioData\&lt;scenario&gt; folder contents</w:t>
            </w:r>
            <w:r>
              <w:rPr>
                <w:noProof/>
                <w:webHidden/>
              </w:rPr>
              <w:tab/>
            </w:r>
            <w:r>
              <w:rPr>
                <w:noProof/>
                <w:webHidden/>
              </w:rPr>
              <w:fldChar w:fldCharType="begin"/>
            </w:r>
            <w:r>
              <w:rPr>
                <w:noProof/>
                <w:webHidden/>
              </w:rPr>
              <w:instrText xml:space="preserve"> PAGEREF _Toc58730370 \h </w:instrText>
            </w:r>
            <w:r>
              <w:rPr>
                <w:noProof/>
                <w:webHidden/>
              </w:rPr>
            </w:r>
          </w:ins>
          <w:r>
            <w:rPr>
              <w:noProof/>
              <w:webHidden/>
            </w:rPr>
            <w:fldChar w:fldCharType="separate"/>
          </w:r>
          <w:ins w:id="64" w:author="David Conklin" w:date="2020-12-13T05:39:00Z">
            <w:r>
              <w:rPr>
                <w:noProof/>
                <w:webHidden/>
              </w:rPr>
              <w:t>8</w:t>
            </w:r>
            <w:r>
              <w:rPr>
                <w:noProof/>
                <w:webHidden/>
              </w:rPr>
              <w:fldChar w:fldCharType="end"/>
            </w:r>
            <w:r w:rsidRPr="008107FE">
              <w:rPr>
                <w:rStyle w:val="Hyperlink"/>
                <w:noProof/>
              </w:rPr>
              <w:fldChar w:fldCharType="end"/>
            </w:r>
          </w:ins>
        </w:p>
        <w:p w14:paraId="639EE2BE" w14:textId="489BC40E" w:rsidR="00E36C09" w:rsidRDefault="00E36C09">
          <w:pPr>
            <w:pStyle w:val="TOC2"/>
            <w:tabs>
              <w:tab w:val="right" w:leader="dot" w:pos="9350"/>
            </w:tabs>
            <w:rPr>
              <w:ins w:id="65" w:author="David Conklin" w:date="2020-12-13T05:39:00Z"/>
              <w:rFonts w:eastAsiaTheme="minorEastAsia"/>
              <w:noProof/>
            </w:rPr>
          </w:pPr>
          <w:ins w:id="66"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"_Toc58730371"</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DataCW3M\&lt;study area&gt; folder contents</w:t>
            </w:r>
            <w:r>
              <w:rPr>
                <w:noProof/>
                <w:webHidden/>
              </w:rPr>
              <w:tab/>
            </w:r>
            <w:r>
              <w:rPr>
                <w:noProof/>
                <w:webHidden/>
              </w:rPr>
              <w:fldChar w:fldCharType="begin"/>
            </w:r>
            <w:r>
              <w:rPr>
                <w:noProof/>
                <w:webHidden/>
              </w:rPr>
              <w:instrText xml:space="preserve"> PAGEREF _Toc58730371 \h </w:instrText>
            </w:r>
            <w:r>
              <w:rPr>
                <w:noProof/>
                <w:webHidden/>
              </w:rPr>
            </w:r>
          </w:ins>
          <w:r>
            <w:rPr>
              <w:noProof/>
              <w:webHidden/>
            </w:rPr>
            <w:fldChar w:fldCharType="separate"/>
          </w:r>
          <w:ins w:id="67" w:author="David Conklin" w:date="2020-12-13T05:39:00Z">
            <w:r>
              <w:rPr>
                <w:noProof/>
                <w:webHidden/>
              </w:rPr>
              <w:t>8</w:t>
            </w:r>
            <w:r>
              <w:rPr>
                <w:noProof/>
                <w:webHidden/>
              </w:rPr>
              <w:fldChar w:fldCharType="end"/>
            </w:r>
            <w:r w:rsidRPr="008107FE">
              <w:rPr>
                <w:rStyle w:val="Hyperlink"/>
                <w:noProof/>
              </w:rPr>
              <w:fldChar w:fldCharType="end"/>
            </w:r>
          </w:ins>
        </w:p>
        <w:p w14:paraId="616D6ECF" w14:textId="1058C671" w:rsidR="00E36C09" w:rsidRDefault="00E36C09">
          <w:pPr>
            <w:pStyle w:val="TOC1"/>
            <w:tabs>
              <w:tab w:val="right" w:leader="dot" w:pos="9350"/>
            </w:tabs>
            <w:rPr>
              <w:ins w:id="68" w:author="David Conklin" w:date="2020-12-13T05:39:00Z"/>
              <w:rFonts w:eastAsiaTheme="minorEastAsia"/>
              <w:noProof/>
            </w:rPr>
          </w:pPr>
          <w:ins w:id="69"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"_Toc58730372"</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Calendar conventions</w:t>
            </w:r>
            <w:r>
              <w:rPr>
                <w:noProof/>
                <w:webHidden/>
              </w:rPr>
              <w:tab/>
            </w:r>
            <w:r>
              <w:rPr>
                <w:noProof/>
                <w:webHidden/>
              </w:rPr>
              <w:fldChar w:fldCharType="begin"/>
            </w:r>
            <w:r>
              <w:rPr>
                <w:noProof/>
                <w:webHidden/>
              </w:rPr>
              <w:instrText xml:space="preserve"> PAGEREF _Toc58730372 \h </w:instrText>
            </w:r>
            <w:r>
              <w:rPr>
                <w:noProof/>
                <w:webHidden/>
              </w:rPr>
            </w:r>
          </w:ins>
          <w:r>
            <w:rPr>
              <w:noProof/>
              <w:webHidden/>
            </w:rPr>
            <w:fldChar w:fldCharType="separate"/>
          </w:r>
          <w:ins w:id="70" w:author="David Conklin" w:date="2020-12-13T05:39:00Z">
            <w:r>
              <w:rPr>
                <w:noProof/>
                <w:webHidden/>
              </w:rPr>
              <w:t>14</w:t>
            </w:r>
            <w:r>
              <w:rPr>
                <w:noProof/>
                <w:webHidden/>
              </w:rPr>
              <w:fldChar w:fldCharType="end"/>
            </w:r>
            <w:r w:rsidRPr="008107FE">
              <w:rPr>
                <w:rStyle w:val="Hyperlink"/>
                <w:noProof/>
              </w:rPr>
              <w:fldChar w:fldCharType="end"/>
            </w:r>
          </w:ins>
        </w:p>
        <w:p w14:paraId="3E40E898" w14:textId="3D812849" w:rsidR="00E36C09" w:rsidRDefault="00E36C09">
          <w:pPr>
            <w:pStyle w:val="TOC2"/>
            <w:tabs>
              <w:tab w:val="right" w:leader="dot" w:pos="9350"/>
            </w:tabs>
            <w:rPr>
              <w:ins w:id="71" w:author="David Conklin" w:date="2020-12-13T05:39:00Z"/>
              <w:rFonts w:eastAsiaTheme="minorEastAsia"/>
              <w:noProof/>
            </w:rPr>
          </w:pPr>
          <w:ins w:id="72"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"_Toc58730373"</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Water years</w:t>
            </w:r>
            <w:r>
              <w:rPr>
                <w:noProof/>
                <w:webHidden/>
              </w:rPr>
              <w:tab/>
            </w:r>
            <w:r>
              <w:rPr>
                <w:noProof/>
                <w:webHidden/>
              </w:rPr>
              <w:fldChar w:fldCharType="begin"/>
            </w:r>
            <w:r>
              <w:rPr>
                <w:noProof/>
                <w:webHidden/>
              </w:rPr>
              <w:instrText xml:space="preserve"> PAGEREF _Toc58730373 \h </w:instrText>
            </w:r>
            <w:r>
              <w:rPr>
                <w:noProof/>
                <w:webHidden/>
              </w:rPr>
            </w:r>
          </w:ins>
          <w:r>
            <w:rPr>
              <w:noProof/>
              <w:webHidden/>
            </w:rPr>
            <w:fldChar w:fldCharType="separate"/>
          </w:r>
          <w:ins w:id="73" w:author="David Conklin" w:date="2020-12-13T05:39:00Z">
            <w:r>
              <w:rPr>
                <w:noProof/>
                <w:webHidden/>
              </w:rPr>
              <w:t>14</w:t>
            </w:r>
            <w:r>
              <w:rPr>
                <w:noProof/>
                <w:webHidden/>
              </w:rPr>
              <w:fldChar w:fldCharType="end"/>
            </w:r>
            <w:r w:rsidRPr="008107FE">
              <w:rPr>
                <w:rStyle w:val="Hyperlink"/>
                <w:noProof/>
              </w:rPr>
              <w:fldChar w:fldCharType="end"/>
            </w:r>
          </w:ins>
        </w:p>
        <w:p w14:paraId="5B27F08D" w14:textId="158722A8" w:rsidR="00E36C09" w:rsidRDefault="00E36C09">
          <w:pPr>
            <w:pStyle w:val="TOC1"/>
            <w:tabs>
              <w:tab w:val="right" w:leader="dot" w:pos="9350"/>
            </w:tabs>
            <w:rPr>
              <w:ins w:id="74" w:author="David Conklin" w:date="2020-12-13T05:39:00Z"/>
              <w:rFonts w:eastAsiaTheme="minorEastAsia"/>
              <w:noProof/>
            </w:rPr>
          </w:pPr>
          <w:ins w:id="75"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"_Toc58730374"</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Climate data</w:t>
            </w:r>
            <w:r>
              <w:rPr>
                <w:noProof/>
                <w:webHidden/>
              </w:rPr>
              <w:tab/>
            </w:r>
            <w:r>
              <w:rPr>
                <w:noProof/>
                <w:webHidden/>
              </w:rPr>
              <w:fldChar w:fldCharType="begin"/>
            </w:r>
            <w:r>
              <w:rPr>
                <w:noProof/>
                <w:webHidden/>
              </w:rPr>
              <w:instrText xml:space="preserve"> PAGEREF _Toc58730374 \h </w:instrText>
            </w:r>
            <w:r>
              <w:rPr>
                <w:noProof/>
                <w:webHidden/>
              </w:rPr>
            </w:r>
          </w:ins>
          <w:r>
            <w:rPr>
              <w:noProof/>
              <w:webHidden/>
            </w:rPr>
            <w:fldChar w:fldCharType="separate"/>
          </w:r>
          <w:ins w:id="76" w:author="David Conklin" w:date="2020-12-13T05:39:00Z">
            <w:r>
              <w:rPr>
                <w:noProof/>
                <w:webHidden/>
              </w:rPr>
              <w:t>14</w:t>
            </w:r>
            <w:r>
              <w:rPr>
                <w:noProof/>
                <w:webHidden/>
              </w:rPr>
              <w:fldChar w:fldCharType="end"/>
            </w:r>
            <w:r w:rsidRPr="008107FE">
              <w:rPr>
                <w:rStyle w:val="Hyperlink"/>
                <w:noProof/>
              </w:rPr>
              <w:fldChar w:fldCharType="end"/>
            </w:r>
          </w:ins>
        </w:p>
        <w:p w14:paraId="26442931" w14:textId="7B5BA99E" w:rsidR="00E36C09" w:rsidRDefault="00E36C09">
          <w:pPr>
            <w:pStyle w:val="TOC2"/>
            <w:tabs>
              <w:tab w:val="right" w:leader="dot" w:pos="9350"/>
            </w:tabs>
            <w:rPr>
              <w:ins w:id="77" w:author="David Conklin" w:date="2020-12-13T05:39:00Z"/>
              <w:rFonts w:eastAsiaTheme="minorEastAsia"/>
              <w:noProof/>
            </w:rPr>
          </w:pPr>
          <w:ins w:id="78"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"_Toc58730375"</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Numbered climate scenarios in the model</w:t>
            </w:r>
            <w:r>
              <w:rPr>
                <w:noProof/>
                <w:webHidden/>
              </w:rPr>
              <w:tab/>
            </w:r>
            <w:r>
              <w:rPr>
                <w:noProof/>
                <w:webHidden/>
              </w:rPr>
              <w:fldChar w:fldCharType="begin"/>
            </w:r>
            <w:r>
              <w:rPr>
                <w:noProof/>
                <w:webHidden/>
              </w:rPr>
              <w:instrText xml:space="preserve"> PAGEREF _Toc58730375 \h </w:instrText>
            </w:r>
            <w:r>
              <w:rPr>
                <w:noProof/>
                <w:webHidden/>
              </w:rPr>
            </w:r>
          </w:ins>
          <w:r>
            <w:rPr>
              <w:noProof/>
              <w:webHidden/>
            </w:rPr>
            <w:fldChar w:fldCharType="separate"/>
          </w:r>
          <w:ins w:id="79" w:author="David Conklin" w:date="2020-12-13T05:39:00Z">
            <w:r>
              <w:rPr>
                <w:noProof/>
                <w:webHidden/>
              </w:rPr>
              <w:t>14</w:t>
            </w:r>
            <w:r>
              <w:rPr>
                <w:noProof/>
                <w:webHidden/>
              </w:rPr>
              <w:fldChar w:fldCharType="end"/>
            </w:r>
            <w:r w:rsidRPr="008107FE">
              <w:rPr>
                <w:rStyle w:val="Hyperlink"/>
                <w:noProof/>
              </w:rPr>
              <w:fldChar w:fldCharType="end"/>
            </w:r>
          </w:ins>
        </w:p>
        <w:p w14:paraId="1FECF9B8" w14:textId="146D335E" w:rsidR="00E36C09" w:rsidRDefault="00E36C09">
          <w:pPr>
            <w:pStyle w:val="TOC2"/>
            <w:tabs>
              <w:tab w:val="right" w:leader="dot" w:pos="9350"/>
            </w:tabs>
            <w:rPr>
              <w:ins w:id="80" w:author="David Conklin" w:date="2020-12-13T05:39:00Z"/>
              <w:rFonts w:eastAsiaTheme="minorEastAsia"/>
              <w:noProof/>
            </w:rPr>
          </w:pPr>
          <w:ins w:id="81"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"_Toc58730376"</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Monthly and seasonal weather data</w:t>
            </w:r>
            <w:r>
              <w:rPr>
                <w:noProof/>
                <w:webHidden/>
              </w:rPr>
              <w:tab/>
            </w:r>
            <w:r>
              <w:rPr>
                <w:noProof/>
                <w:webHidden/>
              </w:rPr>
              <w:fldChar w:fldCharType="begin"/>
            </w:r>
            <w:r>
              <w:rPr>
                <w:noProof/>
                <w:webHidden/>
              </w:rPr>
              <w:instrText xml:space="preserve"> PAGEREF _Toc58730376 \h </w:instrText>
            </w:r>
            <w:r>
              <w:rPr>
                <w:noProof/>
                <w:webHidden/>
              </w:rPr>
            </w:r>
          </w:ins>
          <w:r>
            <w:rPr>
              <w:noProof/>
              <w:webHidden/>
            </w:rPr>
            <w:fldChar w:fldCharType="separate"/>
          </w:r>
          <w:ins w:id="82" w:author="David Conklin" w:date="2020-12-13T05:39:00Z">
            <w:r>
              <w:rPr>
                <w:noProof/>
                <w:webHidden/>
              </w:rPr>
              <w:t>15</w:t>
            </w:r>
            <w:r>
              <w:rPr>
                <w:noProof/>
                <w:webHidden/>
              </w:rPr>
              <w:fldChar w:fldCharType="end"/>
            </w:r>
            <w:r w:rsidRPr="008107FE">
              <w:rPr>
                <w:rStyle w:val="Hyperlink"/>
                <w:noProof/>
              </w:rPr>
              <w:fldChar w:fldCharType="end"/>
            </w:r>
          </w:ins>
        </w:p>
        <w:p w14:paraId="6134D52B" w14:textId="10CA10A5" w:rsidR="00E36C09" w:rsidRDefault="00E36C09">
          <w:pPr>
            <w:pStyle w:val="TOC2"/>
            <w:tabs>
              <w:tab w:val="right" w:leader="dot" w:pos="9350"/>
            </w:tabs>
            <w:rPr>
              <w:ins w:id="83" w:author="David Conklin" w:date="2020-12-13T05:39:00Z"/>
              <w:rFonts w:eastAsiaTheme="minorEastAsia"/>
              <w:noProof/>
            </w:rPr>
          </w:pPr>
          <w:ins w:id="84"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"_Toc58730377"</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Climate data grids</w:t>
            </w:r>
            <w:r>
              <w:rPr>
                <w:noProof/>
                <w:webHidden/>
              </w:rPr>
              <w:tab/>
            </w:r>
            <w:r>
              <w:rPr>
                <w:noProof/>
                <w:webHidden/>
              </w:rPr>
              <w:fldChar w:fldCharType="begin"/>
            </w:r>
            <w:r>
              <w:rPr>
                <w:noProof/>
                <w:webHidden/>
              </w:rPr>
              <w:instrText xml:space="preserve"> PAGEREF _Toc58730377 \h </w:instrText>
            </w:r>
            <w:r>
              <w:rPr>
                <w:noProof/>
                <w:webHidden/>
              </w:rPr>
            </w:r>
          </w:ins>
          <w:r>
            <w:rPr>
              <w:noProof/>
              <w:webHidden/>
            </w:rPr>
            <w:fldChar w:fldCharType="separate"/>
          </w:r>
          <w:ins w:id="85" w:author="David Conklin" w:date="2020-12-13T05:39:00Z">
            <w:r>
              <w:rPr>
                <w:noProof/>
                <w:webHidden/>
              </w:rPr>
              <w:t>16</w:t>
            </w:r>
            <w:r>
              <w:rPr>
                <w:noProof/>
                <w:webHidden/>
              </w:rPr>
              <w:fldChar w:fldCharType="end"/>
            </w:r>
            <w:r w:rsidRPr="008107FE">
              <w:rPr>
                <w:rStyle w:val="Hyperlink"/>
                <w:noProof/>
              </w:rPr>
              <w:fldChar w:fldCharType="end"/>
            </w:r>
          </w:ins>
        </w:p>
        <w:p w14:paraId="42E2BDD8" w14:textId="5C6457EA" w:rsidR="00E36C09" w:rsidRDefault="00E36C09">
          <w:pPr>
            <w:pStyle w:val="TOC3"/>
            <w:tabs>
              <w:tab w:val="right" w:leader="dot" w:pos="9350"/>
            </w:tabs>
            <w:rPr>
              <w:ins w:id="86" w:author="David Conklin" w:date="2020-12-13T05:39:00Z"/>
              <w:rFonts w:eastAsiaTheme="minorEastAsia"/>
              <w:noProof/>
            </w:rPr>
          </w:pPr>
          <w:ins w:id="87" w:author="David Conklin" w:date="2020-12-13T05:39:00Z">
            <w:r w:rsidRPr="008107FE">
              <w:rPr>
                <w:rStyle w:val="Hyperlink"/>
                <w:noProof/>
              </w:rPr>
              <w:lastRenderedPageBreak/>
              <w:fldChar w:fldCharType="begin"/>
            </w:r>
            <w:r w:rsidRPr="008107FE">
              <w:rPr>
                <w:rStyle w:val="Hyperlink"/>
                <w:noProof/>
              </w:rPr>
              <w:instrText xml:space="preserve"> </w:instrText>
            </w:r>
            <w:r>
              <w:rPr>
                <w:noProof/>
              </w:rPr>
              <w:instrText>HYPERLINK \l "_Toc58730378"</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The WW2100 climate grid</w:t>
            </w:r>
            <w:r>
              <w:rPr>
                <w:noProof/>
                <w:webHidden/>
              </w:rPr>
              <w:tab/>
            </w:r>
            <w:r>
              <w:rPr>
                <w:noProof/>
                <w:webHidden/>
              </w:rPr>
              <w:fldChar w:fldCharType="begin"/>
            </w:r>
            <w:r>
              <w:rPr>
                <w:noProof/>
                <w:webHidden/>
              </w:rPr>
              <w:instrText xml:space="preserve"> PAGEREF _Toc58730378 \h </w:instrText>
            </w:r>
            <w:r>
              <w:rPr>
                <w:noProof/>
                <w:webHidden/>
              </w:rPr>
            </w:r>
          </w:ins>
          <w:r>
            <w:rPr>
              <w:noProof/>
              <w:webHidden/>
            </w:rPr>
            <w:fldChar w:fldCharType="separate"/>
          </w:r>
          <w:ins w:id="88" w:author="David Conklin" w:date="2020-12-13T05:39:00Z">
            <w:r>
              <w:rPr>
                <w:noProof/>
                <w:webHidden/>
              </w:rPr>
              <w:t>16</w:t>
            </w:r>
            <w:r>
              <w:rPr>
                <w:noProof/>
                <w:webHidden/>
              </w:rPr>
              <w:fldChar w:fldCharType="end"/>
            </w:r>
            <w:r w:rsidRPr="008107FE">
              <w:rPr>
                <w:rStyle w:val="Hyperlink"/>
                <w:noProof/>
              </w:rPr>
              <w:fldChar w:fldCharType="end"/>
            </w:r>
          </w:ins>
        </w:p>
        <w:p w14:paraId="0F99DE8A" w14:textId="4691F909" w:rsidR="00E36C09" w:rsidRDefault="00E36C09">
          <w:pPr>
            <w:pStyle w:val="TOC3"/>
            <w:tabs>
              <w:tab w:val="right" w:leader="dot" w:pos="9350"/>
            </w:tabs>
            <w:rPr>
              <w:ins w:id="89" w:author="David Conklin" w:date="2020-12-13T05:39:00Z"/>
              <w:rFonts w:eastAsiaTheme="minorEastAsia"/>
              <w:noProof/>
            </w:rPr>
          </w:pPr>
          <w:ins w:id="90"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"_Toc58730379"</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The v2 climate grid</w:t>
            </w:r>
            <w:r>
              <w:rPr>
                <w:noProof/>
                <w:webHidden/>
              </w:rPr>
              <w:tab/>
            </w:r>
            <w:r>
              <w:rPr>
                <w:noProof/>
                <w:webHidden/>
              </w:rPr>
              <w:fldChar w:fldCharType="begin"/>
            </w:r>
            <w:r>
              <w:rPr>
                <w:noProof/>
                <w:webHidden/>
              </w:rPr>
              <w:instrText xml:space="preserve"> PAGEREF _Toc58730379 \h </w:instrText>
            </w:r>
            <w:r>
              <w:rPr>
                <w:noProof/>
                <w:webHidden/>
              </w:rPr>
            </w:r>
          </w:ins>
          <w:r>
            <w:rPr>
              <w:noProof/>
              <w:webHidden/>
            </w:rPr>
            <w:fldChar w:fldCharType="separate"/>
          </w:r>
          <w:ins w:id="91" w:author="David Conklin" w:date="2020-12-13T05:39:00Z">
            <w:r>
              <w:rPr>
                <w:noProof/>
                <w:webHidden/>
              </w:rPr>
              <w:t>17</w:t>
            </w:r>
            <w:r>
              <w:rPr>
                <w:noProof/>
                <w:webHidden/>
              </w:rPr>
              <w:fldChar w:fldCharType="end"/>
            </w:r>
            <w:r w:rsidRPr="008107FE">
              <w:rPr>
                <w:rStyle w:val="Hyperlink"/>
                <w:noProof/>
              </w:rPr>
              <w:fldChar w:fldCharType="end"/>
            </w:r>
          </w:ins>
        </w:p>
        <w:p w14:paraId="1CFB0A29" w14:textId="0FA8573B" w:rsidR="00E36C09" w:rsidRDefault="00E36C09">
          <w:pPr>
            <w:pStyle w:val="TOC2"/>
            <w:tabs>
              <w:tab w:val="right" w:leader="dot" w:pos="9350"/>
            </w:tabs>
            <w:rPr>
              <w:ins w:id="92" w:author="David Conklin" w:date="2020-12-13T05:39:00Z"/>
              <w:rFonts w:eastAsiaTheme="minorEastAsia"/>
              <w:noProof/>
            </w:rPr>
          </w:pPr>
          <w:ins w:id="93"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"_Toc58730380"</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How climate data is looked up</w:t>
            </w:r>
            <w:r>
              <w:rPr>
                <w:noProof/>
                <w:webHidden/>
              </w:rPr>
              <w:tab/>
            </w:r>
            <w:r>
              <w:rPr>
                <w:noProof/>
                <w:webHidden/>
              </w:rPr>
              <w:fldChar w:fldCharType="begin"/>
            </w:r>
            <w:r>
              <w:rPr>
                <w:noProof/>
                <w:webHidden/>
              </w:rPr>
              <w:instrText xml:space="preserve"> PAGEREF _Toc58730380 \h </w:instrText>
            </w:r>
            <w:r>
              <w:rPr>
                <w:noProof/>
                <w:webHidden/>
              </w:rPr>
            </w:r>
          </w:ins>
          <w:r>
            <w:rPr>
              <w:noProof/>
              <w:webHidden/>
            </w:rPr>
            <w:fldChar w:fldCharType="separate"/>
          </w:r>
          <w:ins w:id="94" w:author="David Conklin" w:date="2020-12-13T05:39:00Z">
            <w:r>
              <w:rPr>
                <w:noProof/>
                <w:webHidden/>
              </w:rPr>
              <w:t>17</w:t>
            </w:r>
            <w:r>
              <w:rPr>
                <w:noProof/>
                <w:webHidden/>
              </w:rPr>
              <w:fldChar w:fldCharType="end"/>
            </w:r>
            <w:r w:rsidRPr="008107FE">
              <w:rPr>
                <w:rStyle w:val="Hyperlink"/>
                <w:noProof/>
              </w:rPr>
              <w:fldChar w:fldCharType="end"/>
            </w:r>
          </w:ins>
        </w:p>
        <w:p w14:paraId="65C178F2" w14:textId="51BA3585" w:rsidR="00E36C09" w:rsidRDefault="00E36C09">
          <w:pPr>
            <w:pStyle w:val="TOC2"/>
            <w:tabs>
              <w:tab w:val="right" w:leader="dot" w:pos="9350"/>
            </w:tabs>
            <w:rPr>
              <w:ins w:id="95" w:author="David Conklin" w:date="2020-12-13T05:39:00Z"/>
              <w:rFonts w:eastAsiaTheme="minorEastAsia"/>
              <w:noProof/>
            </w:rPr>
          </w:pPr>
          <w:ins w:id="96"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"_Toc58730381"</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What is in a climate dataset</w:t>
            </w:r>
            <w:r>
              <w:rPr>
                <w:noProof/>
                <w:webHidden/>
              </w:rPr>
              <w:tab/>
            </w:r>
            <w:r>
              <w:rPr>
                <w:noProof/>
                <w:webHidden/>
              </w:rPr>
              <w:fldChar w:fldCharType="begin"/>
            </w:r>
            <w:r>
              <w:rPr>
                <w:noProof/>
                <w:webHidden/>
              </w:rPr>
              <w:instrText xml:space="preserve"> PAGEREF _Toc58730381 \h </w:instrText>
            </w:r>
            <w:r>
              <w:rPr>
                <w:noProof/>
                <w:webHidden/>
              </w:rPr>
            </w:r>
          </w:ins>
          <w:r>
            <w:rPr>
              <w:noProof/>
              <w:webHidden/>
            </w:rPr>
            <w:fldChar w:fldCharType="separate"/>
          </w:r>
          <w:ins w:id="97" w:author="David Conklin" w:date="2020-12-13T05:39:00Z">
            <w:r>
              <w:rPr>
                <w:noProof/>
                <w:webHidden/>
              </w:rPr>
              <w:t>17</w:t>
            </w:r>
            <w:r>
              <w:rPr>
                <w:noProof/>
                <w:webHidden/>
              </w:rPr>
              <w:fldChar w:fldCharType="end"/>
            </w:r>
            <w:r w:rsidRPr="008107FE">
              <w:rPr>
                <w:rStyle w:val="Hyperlink"/>
                <w:noProof/>
              </w:rPr>
              <w:fldChar w:fldCharType="end"/>
            </w:r>
          </w:ins>
        </w:p>
        <w:p w14:paraId="4A49C2A4" w14:textId="66FB5CC3" w:rsidR="00E36C09" w:rsidRDefault="00E36C09">
          <w:pPr>
            <w:pStyle w:val="TOC1"/>
            <w:tabs>
              <w:tab w:val="right" w:leader="dot" w:pos="9350"/>
            </w:tabs>
            <w:rPr>
              <w:ins w:id="98" w:author="David Conklin" w:date="2020-12-13T05:39:00Z"/>
              <w:rFonts w:eastAsiaTheme="minorEastAsia"/>
              <w:noProof/>
            </w:rPr>
          </w:pPr>
          <w:ins w:id="99"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"_Toc58730382"</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Water rights</w:t>
            </w:r>
            <w:r>
              <w:rPr>
                <w:noProof/>
                <w:webHidden/>
              </w:rPr>
              <w:tab/>
            </w:r>
            <w:r>
              <w:rPr>
                <w:noProof/>
                <w:webHidden/>
              </w:rPr>
              <w:fldChar w:fldCharType="begin"/>
            </w:r>
            <w:r>
              <w:rPr>
                <w:noProof/>
                <w:webHidden/>
              </w:rPr>
              <w:instrText xml:space="preserve"> PAGEREF _Toc58730382 \h </w:instrText>
            </w:r>
            <w:r>
              <w:rPr>
                <w:noProof/>
                <w:webHidden/>
              </w:rPr>
            </w:r>
          </w:ins>
          <w:r>
            <w:rPr>
              <w:noProof/>
              <w:webHidden/>
            </w:rPr>
            <w:fldChar w:fldCharType="separate"/>
          </w:r>
          <w:ins w:id="100" w:author="David Conklin" w:date="2020-12-13T05:39:00Z">
            <w:r>
              <w:rPr>
                <w:noProof/>
                <w:webHidden/>
              </w:rPr>
              <w:t>18</w:t>
            </w:r>
            <w:r>
              <w:rPr>
                <w:noProof/>
                <w:webHidden/>
              </w:rPr>
              <w:fldChar w:fldCharType="end"/>
            </w:r>
            <w:r w:rsidRPr="008107FE">
              <w:rPr>
                <w:rStyle w:val="Hyperlink"/>
                <w:noProof/>
              </w:rPr>
              <w:fldChar w:fldCharType="end"/>
            </w:r>
          </w:ins>
        </w:p>
        <w:p w14:paraId="0ABCE88B" w14:textId="6231FF89" w:rsidR="00E36C09" w:rsidRDefault="00E36C09">
          <w:pPr>
            <w:pStyle w:val="TOC2"/>
            <w:tabs>
              <w:tab w:val="right" w:leader="dot" w:pos="9350"/>
            </w:tabs>
            <w:rPr>
              <w:ins w:id="101" w:author="David Conklin" w:date="2020-12-13T05:39:00Z"/>
              <w:rFonts w:eastAsiaTheme="minorEastAsia"/>
              <w:noProof/>
            </w:rPr>
          </w:pPr>
          <w:ins w:id="102"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"_Toc58730383"</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Water rights data</w:t>
            </w:r>
            <w:r>
              <w:rPr>
                <w:noProof/>
                <w:webHidden/>
              </w:rPr>
              <w:tab/>
            </w:r>
            <w:r>
              <w:rPr>
                <w:noProof/>
                <w:webHidden/>
              </w:rPr>
              <w:fldChar w:fldCharType="begin"/>
            </w:r>
            <w:r>
              <w:rPr>
                <w:noProof/>
                <w:webHidden/>
              </w:rPr>
              <w:instrText xml:space="preserve"> PAGEREF _Toc58730383 \h </w:instrText>
            </w:r>
            <w:r>
              <w:rPr>
                <w:noProof/>
                <w:webHidden/>
              </w:rPr>
            </w:r>
          </w:ins>
          <w:r>
            <w:rPr>
              <w:noProof/>
              <w:webHidden/>
            </w:rPr>
            <w:fldChar w:fldCharType="separate"/>
          </w:r>
          <w:ins w:id="103" w:author="David Conklin" w:date="2020-12-13T05:39:00Z">
            <w:r>
              <w:rPr>
                <w:noProof/>
                <w:webHidden/>
              </w:rPr>
              <w:t>18</w:t>
            </w:r>
            <w:r>
              <w:rPr>
                <w:noProof/>
                <w:webHidden/>
              </w:rPr>
              <w:fldChar w:fldCharType="end"/>
            </w:r>
            <w:r w:rsidRPr="008107FE">
              <w:rPr>
                <w:rStyle w:val="Hyperlink"/>
                <w:noProof/>
              </w:rPr>
              <w:fldChar w:fldCharType="end"/>
            </w:r>
          </w:ins>
        </w:p>
        <w:p w14:paraId="0C31E39B" w14:textId="403C8686" w:rsidR="00E36C09" w:rsidRDefault="00E36C09">
          <w:pPr>
            <w:pStyle w:val="TOC2"/>
            <w:tabs>
              <w:tab w:val="right" w:leader="dot" w:pos="9350"/>
            </w:tabs>
            <w:rPr>
              <w:ins w:id="104" w:author="David Conklin" w:date="2020-12-13T05:39:00Z"/>
              <w:rFonts w:eastAsiaTheme="minorEastAsia"/>
              <w:noProof/>
            </w:rPr>
          </w:pPr>
          <w:ins w:id="105"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"_Toc58730384"</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The wr_pods.csv file</w:t>
            </w:r>
            <w:r>
              <w:rPr>
                <w:noProof/>
                <w:webHidden/>
              </w:rPr>
              <w:tab/>
            </w:r>
            <w:r>
              <w:rPr>
                <w:noProof/>
                <w:webHidden/>
              </w:rPr>
              <w:fldChar w:fldCharType="begin"/>
            </w:r>
            <w:r>
              <w:rPr>
                <w:noProof/>
                <w:webHidden/>
              </w:rPr>
              <w:instrText xml:space="preserve"> PAGEREF _Toc58730384 \h </w:instrText>
            </w:r>
            <w:r>
              <w:rPr>
                <w:noProof/>
                <w:webHidden/>
              </w:rPr>
            </w:r>
          </w:ins>
          <w:r>
            <w:rPr>
              <w:noProof/>
              <w:webHidden/>
            </w:rPr>
            <w:fldChar w:fldCharType="separate"/>
          </w:r>
          <w:ins w:id="106" w:author="David Conklin" w:date="2020-12-13T05:39:00Z">
            <w:r>
              <w:rPr>
                <w:noProof/>
                <w:webHidden/>
              </w:rPr>
              <w:t>19</w:t>
            </w:r>
            <w:r>
              <w:rPr>
                <w:noProof/>
                <w:webHidden/>
              </w:rPr>
              <w:fldChar w:fldCharType="end"/>
            </w:r>
            <w:r w:rsidRPr="008107FE">
              <w:rPr>
                <w:rStyle w:val="Hyperlink"/>
                <w:noProof/>
              </w:rPr>
              <w:fldChar w:fldCharType="end"/>
            </w:r>
          </w:ins>
        </w:p>
        <w:p w14:paraId="70F5733E" w14:textId="12FFEB54" w:rsidR="00E36C09" w:rsidRDefault="00E36C09">
          <w:pPr>
            <w:pStyle w:val="TOC2"/>
            <w:tabs>
              <w:tab w:val="right" w:leader="dot" w:pos="9350"/>
            </w:tabs>
            <w:rPr>
              <w:ins w:id="107" w:author="David Conklin" w:date="2020-12-13T05:39:00Z"/>
              <w:rFonts w:eastAsiaTheme="minorEastAsia"/>
              <w:noProof/>
            </w:rPr>
          </w:pPr>
          <w:ins w:id="108"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"_Toc58730385"</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The wr_pous.csv file</w:t>
            </w:r>
            <w:r>
              <w:rPr>
                <w:noProof/>
                <w:webHidden/>
              </w:rPr>
              <w:tab/>
            </w:r>
            <w:r>
              <w:rPr>
                <w:noProof/>
                <w:webHidden/>
              </w:rPr>
              <w:fldChar w:fldCharType="begin"/>
            </w:r>
            <w:r>
              <w:rPr>
                <w:noProof/>
                <w:webHidden/>
              </w:rPr>
              <w:instrText xml:space="preserve"> PAGEREF _Toc58730385 \h </w:instrText>
            </w:r>
            <w:r>
              <w:rPr>
                <w:noProof/>
                <w:webHidden/>
              </w:rPr>
            </w:r>
          </w:ins>
          <w:r>
            <w:rPr>
              <w:noProof/>
              <w:webHidden/>
            </w:rPr>
            <w:fldChar w:fldCharType="separate"/>
          </w:r>
          <w:ins w:id="109" w:author="David Conklin" w:date="2020-12-13T05:39:00Z">
            <w:r>
              <w:rPr>
                <w:noProof/>
                <w:webHidden/>
              </w:rPr>
              <w:t>19</w:t>
            </w:r>
            <w:r>
              <w:rPr>
                <w:noProof/>
                <w:webHidden/>
              </w:rPr>
              <w:fldChar w:fldCharType="end"/>
            </w:r>
            <w:r w:rsidRPr="008107FE">
              <w:rPr>
                <w:rStyle w:val="Hyperlink"/>
                <w:noProof/>
              </w:rPr>
              <w:fldChar w:fldCharType="end"/>
            </w:r>
          </w:ins>
        </w:p>
        <w:p w14:paraId="13530BBC" w14:textId="69F7FB13" w:rsidR="00E36C09" w:rsidRDefault="00E36C09">
          <w:pPr>
            <w:pStyle w:val="TOC2"/>
            <w:tabs>
              <w:tab w:val="right" w:leader="dot" w:pos="9350"/>
            </w:tabs>
            <w:rPr>
              <w:ins w:id="110" w:author="David Conklin" w:date="2020-12-13T05:39:00Z"/>
              <w:rFonts w:eastAsiaTheme="minorEastAsia"/>
              <w:noProof/>
            </w:rPr>
          </w:pPr>
          <w:ins w:id="111"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"_Toc58730386"</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Adding a water right</w:t>
            </w:r>
            <w:r>
              <w:rPr>
                <w:noProof/>
                <w:webHidden/>
              </w:rPr>
              <w:tab/>
            </w:r>
            <w:r>
              <w:rPr>
                <w:noProof/>
                <w:webHidden/>
              </w:rPr>
              <w:fldChar w:fldCharType="begin"/>
            </w:r>
            <w:r>
              <w:rPr>
                <w:noProof/>
                <w:webHidden/>
              </w:rPr>
              <w:instrText xml:space="preserve"> PAGEREF _Toc58730386 \h </w:instrText>
            </w:r>
            <w:r>
              <w:rPr>
                <w:noProof/>
                <w:webHidden/>
              </w:rPr>
            </w:r>
          </w:ins>
          <w:r>
            <w:rPr>
              <w:noProof/>
              <w:webHidden/>
            </w:rPr>
            <w:fldChar w:fldCharType="separate"/>
          </w:r>
          <w:ins w:id="112" w:author="David Conklin" w:date="2020-12-13T05:39:00Z">
            <w:r>
              <w:rPr>
                <w:noProof/>
                <w:webHidden/>
              </w:rPr>
              <w:t>20</w:t>
            </w:r>
            <w:r>
              <w:rPr>
                <w:noProof/>
                <w:webHidden/>
              </w:rPr>
              <w:fldChar w:fldCharType="end"/>
            </w:r>
            <w:r w:rsidRPr="008107FE">
              <w:rPr>
                <w:rStyle w:val="Hyperlink"/>
                <w:noProof/>
              </w:rPr>
              <w:fldChar w:fldCharType="end"/>
            </w:r>
          </w:ins>
        </w:p>
        <w:p w14:paraId="73F5E8A9" w14:textId="6ADE3F65" w:rsidR="00E36C09" w:rsidRDefault="00E36C09">
          <w:pPr>
            <w:pStyle w:val="TOC1"/>
            <w:tabs>
              <w:tab w:val="right" w:leader="dot" w:pos="9350"/>
            </w:tabs>
            <w:rPr>
              <w:ins w:id="113" w:author="David Conklin" w:date="2020-12-13T05:39:00Z"/>
              <w:rFonts w:eastAsiaTheme="minorEastAsia"/>
              <w:noProof/>
            </w:rPr>
          </w:pPr>
          <w:ins w:id="114"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"_Toc58730387"</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Stream flow and stream temperature</w:t>
            </w:r>
            <w:r>
              <w:rPr>
                <w:noProof/>
                <w:webHidden/>
              </w:rPr>
              <w:tab/>
            </w:r>
            <w:r>
              <w:rPr>
                <w:noProof/>
                <w:webHidden/>
              </w:rPr>
              <w:fldChar w:fldCharType="begin"/>
            </w:r>
            <w:r>
              <w:rPr>
                <w:noProof/>
                <w:webHidden/>
              </w:rPr>
              <w:instrText xml:space="preserve"> PAGEREF _Toc58730387 \h </w:instrText>
            </w:r>
            <w:r>
              <w:rPr>
                <w:noProof/>
                <w:webHidden/>
              </w:rPr>
            </w:r>
          </w:ins>
          <w:r>
            <w:rPr>
              <w:noProof/>
              <w:webHidden/>
            </w:rPr>
            <w:fldChar w:fldCharType="separate"/>
          </w:r>
          <w:ins w:id="115" w:author="David Conklin" w:date="2020-12-13T05:39:00Z">
            <w:r>
              <w:rPr>
                <w:noProof/>
                <w:webHidden/>
              </w:rPr>
              <w:t>21</w:t>
            </w:r>
            <w:r>
              <w:rPr>
                <w:noProof/>
                <w:webHidden/>
              </w:rPr>
              <w:fldChar w:fldCharType="end"/>
            </w:r>
            <w:r w:rsidRPr="008107FE">
              <w:rPr>
                <w:rStyle w:val="Hyperlink"/>
                <w:noProof/>
              </w:rPr>
              <w:fldChar w:fldCharType="end"/>
            </w:r>
          </w:ins>
        </w:p>
        <w:p w14:paraId="3BEB9288" w14:textId="28935FA8" w:rsidR="00E36C09" w:rsidRDefault="00E36C09">
          <w:pPr>
            <w:pStyle w:val="TOC2"/>
            <w:tabs>
              <w:tab w:val="right" w:leader="dot" w:pos="9350"/>
            </w:tabs>
            <w:rPr>
              <w:ins w:id="116" w:author="David Conklin" w:date="2020-12-13T05:39:00Z"/>
              <w:rFonts w:eastAsiaTheme="minorEastAsia"/>
              <w:noProof/>
            </w:rPr>
          </w:pPr>
          <w:ins w:id="117"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"_Toc58730388"</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Water parcels</w:t>
            </w:r>
            <w:r>
              <w:rPr>
                <w:noProof/>
                <w:webHidden/>
              </w:rPr>
              <w:tab/>
            </w:r>
            <w:r>
              <w:rPr>
                <w:noProof/>
                <w:webHidden/>
              </w:rPr>
              <w:fldChar w:fldCharType="begin"/>
            </w:r>
            <w:r>
              <w:rPr>
                <w:noProof/>
                <w:webHidden/>
              </w:rPr>
              <w:instrText xml:space="preserve"> PAGEREF _Toc58730388 \h </w:instrText>
            </w:r>
            <w:r>
              <w:rPr>
                <w:noProof/>
                <w:webHidden/>
              </w:rPr>
            </w:r>
          </w:ins>
          <w:r>
            <w:rPr>
              <w:noProof/>
              <w:webHidden/>
            </w:rPr>
            <w:fldChar w:fldCharType="separate"/>
          </w:r>
          <w:ins w:id="118" w:author="David Conklin" w:date="2020-12-13T05:39:00Z">
            <w:r>
              <w:rPr>
                <w:noProof/>
                <w:webHidden/>
              </w:rPr>
              <w:t>21</w:t>
            </w:r>
            <w:r>
              <w:rPr>
                <w:noProof/>
                <w:webHidden/>
              </w:rPr>
              <w:fldChar w:fldCharType="end"/>
            </w:r>
            <w:r w:rsidRPr="008107FE">
              <w:rPr>
                <w:rStyle w:val="Hyperlink"/>
                <w:noProof/>
              </w:rPr>
              <w:fldChar w:fldCharType="end"/>
            </w:r>
          </w:ins>
        </w:p>
        <w:p w14:paraId="57613E0D" w14:textId="161281D4" w:rsidR="00E36C09" w:rsidRDefault="00E36C09">
          <w:pPr>
            <w:pStyle w:val="TOC2"/>
            <w:tabs>
              <w:tab w:val="right" w:leader="dot" w:pos="9350"/>
            </w:tabs>
            <w:rPr>
              <w:ins w:id="119" w:author="David Conklin" w:date="2020-12-13T05:39:00Z"/>
              <w:rFonts w:eastAsiaTheme="minorEastAsia"/>
              <w:noProof/>
            </w:rPr>
          </w:pPr>
          <w:ins w:id="120"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"_Toc58730389"</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Daily water mass and energy balance</w:t>
            </w:r>
            <w:r>
              <w:rPr>
                <w:noProof/>
                <w:webHidden/>
              </w:rPr>
              <w:tab/>
            </w:r>
            <w:r>
              <w:rPr>
                <w:noProof/>
                <w:webHidden/>
              </w:rPr>
              <w:fldChar w:fldCharType="begin"/>
            </w:r>
            <w:r>
              <w:rPr>
                <w:noProof/>
                <w:webHidden/>
              </w:rPr>
              <w:instrText xml:space="preserve"> PAGEREF _Toc58730389 \h </w:instrText>
            </w:r>
            <w:r>
              <w:rPr>
                <w:noProof/>
                <w:webHidden/>
              </w:rPr>
            </w:r>
          </w:ins>
          <w:r>
            <w:rPr>
              <w:noProof/>
              <w:webHidden/>
            </w:rPr>
            <w:fldChar w:fldCharType="separate"/>
          </w:r>
          <w:ins w:id="121" w:author="David Conklin" w:date="2020-12-13T05:39:00Z">
            <w:r>
              <w:rPr>
                <w:noProof/>
                <w:webHidden/>
              </w:rPr>
              <w:t>21</w:t>
            </w:r>
            <w:r>
              <w:rPr>
                <w:noProof/>
                <w:webHidden/>
              </w:rPr>
              <w:fldChar w:fldCharType="end"/>
            </w:r>
            <w:r w:rsidRPr="008107FE">
              <w:rPr>
                <w:rStyle w:val="Hyperlink"/>
                <w:noProof/>
              </w:rPr>
              <w:fldChar w:fldCharType="end"/>
            </w:r>
          </w:ins>
        </w:p>
        <w:p w14:paraId="48965FF9" w14:textId="1CAD56AA" w:rsidR="00E36C09" w:rsidRDefault="00E36C09">
          <w:pPr>
            <w:pStyle w:val="TOC2"/>
            <w:tabs>
              <w:tab w:val="right" w:leader="dot" w:pos="9350"/>
            </w:tabs>
            <w:rPr>
              <w:ins w:id="122" w:author="David Conklin" w:date="2020-12-13T05:39:00Z"/>
              <w:rFonts w:eastAsiaTheme="minorEastAsia"/>
              <w:noProof/>
            </w:rPr>
          </w:pPr>
          <w:ins w:id="123"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"_Toc58730390"</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Estimating the rate of flow in a stream reach</w:t>
            </w:r>
            <w:r>
              <w:rPr>
                <w:noProof/>
                <w:webHidden/>
              </w:rPr>
              <w:tab/>
            </w:r>
            <w:r>
              <w:rPr>
                <w:noProof/>
                <w:webHidden/>
              </w:rPr>
              <w:fldChar w:fldCharType="begin"/>
            </w:r>
            <w:r>
              <w:rPr>
                <w:noProof/>
                <w:webHidden/>
              </w:rPr>
              <w:instrText xml:space="preserve"> PAGEREF _Toc58730390 \h </w:instrText>
            </w:r>
            <w:r>
              <w:rPr>
                <w:noProof/>
                <w:webHidden/>
              </w:rPr>
            </w:r>
          </w:ins>
          <w:r>
            <w:rPr>
              <w:noProof/>
              <w:webHidden/>
            </w:rPr>
            <w:fldChar w:fldCharType="separate"/>
          </w:r>
          <w:ins w:id="124" w:author="David Conklin" w:date="2020-12-13T05:39:00Z">
            <w:r>
              <w:rPr>
                <w:noProof/>
                <w:webHidden/>
              </w:rPr>
              <w:t>22</w:t>
            </w:r>
            <w:r>
              <w:rPr>
                <w:noProof/>
                <w:webHidden/>
              </w:rPr>
              <w:fldChar w:fldCharType="end"/>
            </w:r>
            <w:r w:rsidRPr="008107FE">
              <w:rPr>
                <w:rStyle w:val="Hyperlink"/>
                <w:noProof/>
              </w:rPr>
              <w:fldChar w:fldCharType="end"/>
            </w:r>
          </w:ins>
        </w:p>
        <w:p w14:paraId="4BECB8D6" w14:textId="6C971B97" w:rsidR="00E36C09" w:rsidRDefault="00E36C09">
          <w:pPr>
            <w:pStyle w:val="TOC2"/>
            <w:tabs>
              <w:tab w:val="right" w:leader="dot" w:pos="9350"/>
            </w:tabs>
            <w:rPr>
              <w:ins w:id="125" w:author="David Conklin" w:date="2020-12-13T05:39:00Z"/>
              <w:rFonts w:eastAsiaTheme="minorEastAsia"/>
              <w:noProof/>
            </w:rPr>
          </w:pPr>
          <w:ins w:id="126"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"_Toc58730391"</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_Toc58730391 \h </w:instrText>
            </w:r>
            <w:r>
              <w:rPr>
                <w:noProof/>
                <w:webHidden/>
              </w:rPr>
            </w:r>
          </w:ins>
          <w:r>
            <w:rPr>
              <w:noProof/>
              <w:webHidden/>
            </w:rPr>
            <w:fldChar w:fldCharType="separate"/>
          </w:r>
          <w:ins w:id="127" w:author="David Conklin" w:date="2020-12-13T05:39:00Z">
            <w:r>
              <w:rPr>
                <w:noProof/>
                <w:webHidden/>
              </w:rPr>
              <w:t>2</w:t>
            </w:r>
            <w:r>
              <w:rPr>
                <w:noProof/>
                <w:webHidden/>
              </w:rPr>
              <w:t>5</w:t>
            </w:r>
            <w:r>
              <w:rPr>
                <w:noProof/>
                <w:webHidden/>
              </w:rPr>
              <w:fldChar w:fldCharType="end"/>
            </w:r>
            <w:r w:rsidRPr="008107FE">
              <w:rPr>
                <w:rStyle w:val="Hyperlink"/>
                <w:noProof/>
              </w:rPr>
              <w:fldChar w:fldCharType="end"/>
            </w:r>
          </w:ins>
        </w:p>
        <w:p w14:paraId="537BBA5D" w14:textId="4DAB17A4" w:rsidR="00E36C09" w:rsidRDefault="00E36C09">
          <w:pPr>
            <w:pStyle w:val="TOC2"/>
            <w:tabs>
              <w:tab w:val="right" w:leader="dot" w:pos="9350"/>
            </w:tabs>
            <w:rPr>
              <w:ins w:id="128" w:author="David Conklin" w:date="2020-12-13T05:39:00Z"/>
              <w:rFonts w:eastAsiaTheme="minorEastAsia"/>
              <w:noProof/>
            </w:rPr>
          </w:pPr>
          <w:ins w:id="129"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"_Toc58730392"</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Water temperature from thermal energy</w:t>
            </w:r>
            <w:r>
              <w:rPr>
                <w:noProof/>
                <w:webHidden/>
              </w:rPr>
              <w:tab/>
            </w:r>
            <w:r>
              <w:rPr>
                <w:noProof/>
                <w:webHidden/>
              </w:rPr>
              <w:fldChar w:fldCharType="begin"/>
            </w:r>
            <w:r>
              <w:rPr>
                <w:noProof/>
                <w:webHidden/>
              </w:rPr>
              <w:instrText xml:space="preserve"> PAGEREF _Toc58730392 \h </w:instrText>
            </w:r>
            <w:r>
              <w:rPr>
                <w:noProof/>
                <w:webHidden/>
              </w:rPr>
            </w:r>
          </w:ins>
          <w:r>
            <w:rPr>
              <w:noProof/>
              <w:webHidden/>
            </w:rPr>
            <w:fldChar w:fldCharType="separate"/>
          </w:r>
          <w:ins w:id="130" w:author="David Conklin" w:date="2020-12-13T05:39:00Z">
            <w:r>
              <w:rPr>
                <w:noProof/>
                <w:webHidden/>
              </w:rPr>
              <w:t>25</w:t>
            </w:r>
            <w:r>
              <w:rPr>
                <w:noProof/>
                <w:webHidden/>
              </w:rPr>
              <w:fldChar w:fldCharType="end"/>
            </w:r>
            <w:r w:rsidRPr="008107FE">
              <w:rPr>
                <w:rStyle w:val="Hyperlink"/>
                <w:noProof/>
              </w:rPr>
              <w:fldChar w:fldCharType="end"/>
            </w:r>
          </w:ins>
        </w:p>
        <w:p w14:paraId="4CA96CB5" w14:textId="24261B37" w:rsidR="00E36C09" w:rsidRDefault="00E36C09">
          <w:pPr>
            <w:pStyle w:val="TOC2"/>
            <w:tabs>
              <w:tab w:val="right" w:leader="dot" w:pos="9350"/>
            </w:tabs>
            <w:rPr>
              <w:ins w:id="131" w:author="David Conklin" w:date="2020-12-13T05:39:00Z"/>
              <w:rFonts w:eastAsiaTheme="minorEastAsia"/>
              <w:noProof/>
            </w:rPr>
          </w:pPr>
          <w:ins w:id="132"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"_Toc58730393"</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Initial conditions for Flow: the IC file</w:t>
            </w:r>
            <w:r>
              <w:rPr>
                <w:noProof/>
                <w:webHidden/>
              </w:rPr>
              <w:tab/>
            </w:r>
            <w:r>
              <w:rPr>
                <w:noProof/>
                <w:webHidden/>
              </w:rPr>
              <w:fldChar w:fldCharType="begin"/>
            </w:r>
            <w:r>
              <w:rPr>
                <w:noProof/>
                <w:webHidden/>
              </w:rPr>
              <w:instrText xml:space="preserve"> PAGEREF _Toc58730393 \h </w:instrText>
            </w:r>
            <w:r>
              <w:rPr>
                <w:noProof/>
                <w:webHidden/>
              </w:rPr>
            </w:r>
          </w:ins>
          <w:r>
            <w:rPr>
              <w:noProof/>
              <w:webHidden/>
            </w:rPr>
            <w:fldChar w:fldCharType="separate"/>
          </w:r>
          <w:ins w:id="133" w:author="David Conklin" w:date="2020-12-13T05:39:00Z">
            <w:r>
              <w:rPr>
                <w:noProof/>
                <w:webHidden/>
              </w:rPr>
              <w:t>25</w:t>
            </w:r>
            <w:r>
              <w:rPr>
                <w:noProof/>
                <w:webHidden/>
              </w:rPr>
              <w:fldChar w:fldCharType="end"/>
            </w:r>
            <w:r w:rsidRPr="008107FE">
              <w:rPr>
                <w:rStyle w:val="Hyperlink"/>
                <w:noProof/>
              </w:rPr>
              <w:fldChar w:fldCharType="end"/>
            </w:r>
          </w:ins>
        </w:p>
        <w:p w14:paraId="1ABC3D50" w14:textId="31CCA29D" w:rsidR="00E36C09" w:rsidRDefault="00E36C09">
          <w:pPr>
            <w:pStyle w:val="TOC2"/>
            <w:tabs>
              <w:tab w:val="right" w:leader="dot" w:pos="9350"/>
            </w:tabs>
            <w:rPr>
              <w:ins w:id="134" w:author="David Conklin" w:date="2020-12-13T05:39:00Z"/>
              <w:rFonts w:eastAsiaTheme="minorEastAsia"/>
              <w:noProof/>
            </w:rPr>
          </w:pPr>
          <w:ins w:id="135"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"_Toc58730394"</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Boundary conditions for stream water temperature</w:t>
            </w:r>
            <w:r>
              <w:rPr>
                <w:noProof/>
                <w:webHidden/>
              </w:rPr>
              <w:tab/>
            </w:r>
            <w:r>
              <w:rPr>
                <w:noProof/>
                <w:webHidden/>
              </w:rPr>
              <w:fldChar w:fldCharType="begin"/>
            </w:r>
            <w:r>
              <w:rPr>
                <w:noProof/>
                <w:webHidden/>
              </w:rPr>
              <w:instrText xml:space="preserve"> PAGEREF _Toc58730394 \h </w:instrText>
            </w:r>
            <w:r>
              <w:rPr>
                <w:noProof/>
                <w:webHidden/>
              </w:rPr>
            </w:r>
          </w:ins>
          <w:r>
            <w:rPr>
              <w:noProof/>
              <w:webHidden/>
            </w:rPr>
            <w:fldChar w:fldCharType="separate"/>
          </w:r>
          <w:ins w:id="136" w:author="David Conklin" w:date="2020-12-13T05:39:00Z">
            <w:r>
              <w:rPr>
                <w:noProof/>
                <w:webHidden/>
              </w:rPr>
              <w:t>26</w:t>
            </w:r>
            <w:r>
              <w:rPr>
                <w:noProof/>
                <w:webHidden/>
              </w:rPr>
              <w:fldChar w:fldCharType="end"/>
            </w:r>
            <w:r w:rsidRPr="008107FE">
              <w:rPr>
                <w:rStyle w:val="Hyperlink"/>
                <w:noProof/>
              </w:rPr>
              <w:fldChar w:fldCharType="end"/>
            </w:r>
          </w:ins>
        </w:p>
        <w:p w14:paraId="4288EC92" w14:textId="0AC94940" w:rsidR="00E36C09" w:rsidRDefault="00E36C09">
          <w:pPr>
            <w:pStyle w:val="TOC2"/>
            <w:tabs>
              <w:tab w:val="right" w:leader="dot" w:pos="9350"/>
            </w:tabs>
            <w:rPr>
              <w:ins w:id="137" w:author="David Conklin" w:date="2020-12-13T05:39:00Z"/>
              <w:rFonts w:eastAsiaTheme="minorEastAsia"/>
              <w:noProof/>
            </w:rPr>
          </w:pPr>
          <w:ins w:id="138"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"_Toc58730395"</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Thermal stratification in reservoirs</w:t>
            </w:r>
            <w:r>
              <w:rPr>
                <w:noProof/>
                <w:webHidden/>
              </w:rPr>
              <w:tab/>
            </w:r>
            <w:r>
              <w:rPr>
                <w:noProof/>
                <w:webHidden/>
              </w:rPr>
              <w:fldChar w:fldCharType="begin"/>
            </w:r>
            <w:r>
              <w:rPr>
                <w:noProof/>
                <w:webHidden/>
              </w:rPr>
              <w:instrText xml:space="preserve"> PAGEREF _Toc58730395 \h </w:instrText>
            </w:r>
            <w:r>
              <w:rPr>
                <w:noProof/>
                <w:webHidden/>
              </w:rPr>
            </w:r>
          </w:ins>
          <w:r>
            <w:rPr>
              <w:noProof/>
              <w:webHidden/>
            </w:rPr>
            <w:fldChar w:fldCharType="separate"/>
          </w:r>
          <w:ins w:id="139" w:author="David Conklin" w:date="2020-12-13T05:39:00Z">
            <w:r>
              <w:rPr>
                <w:noProof/>
                <w:webHidden/>
              </w:rPr>
              <w:t>26</w:t>
            </w:r>
            <w:r>
              <w:rPr>
                <w:noProof/>
                <w:webHidden/>
              </w:rPr>
              <w:fldChar w:fldCharType="end"/>
            </w:r>
            <w:r w:rsidRPr="008107FE">
              <w:rPr>
                <w:rStyle w:val="Hyperlink"/>
                <w:noProof/>
              </w:rPr>
              <w:fldChar w:fldCharType="end"/>
            </w:r>
          </w:ins>
        </w:p>
        <w:p w14:paraId="19E873F5" w14:textId="6EE429F7" w:rsidR="00E36C09" w:rsidRDefault="00E36C09">
          <w:pPr>
            <w:pStyle w:val="TOC2"/>
            <w:tabs>
              <w:tab w:val="right" w:leader="dot" w:pos="9350"/>
            </w:tabs>
            <w:rPr>
              <w:ins w:id="140" w:author="David Conklin" w:date="2020-12-13T05:39:00Z"/>
              <w:rFonts w:eastAsiaTheme="minorEastAsia"/>
              <w:noProof/>
            </w:rPr>
          </w:pPr>
          <w:ins w:id="141"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"_Toc58730396"</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Thermal loading</w:t>
            </w:r>
            <w:r>
              <w:rPr>
                <w:noProof/>
                <w:webHidden/>
              </w:rPr>
              <w:tab/>
            </w:r>
            <w:r>
              <w:rPr>
                <w:noProof/>
                <w:webHidden/>
              </w:rPr>
              <w:fldChar w:fldCharType="begin"/>
            </w:r>
            <w:r>
              <w:rPr>
                <w:noProof/>
                <w:webHidden/>
              </w:rPr>
              <w:instrText xml:space="preserve"> PAGEREF _Toc58730396 \h </w:instrText>
            </w:r>
            <w:r>
              <w:rPr>
                <w:noProof/>
                <w:webHidden/>
              </w:rPr>
            </w:r>
          </w:ins>
          <w:r>
            <w:rPr>
              <w:noProof/>
              <w:webHidden/>
            </w:rPr>
            <w:fldChar w:fldCharType="separate"/>
          </w:r>
          <w:ins w:id="142" w:author="David Conklin" w:date="2020-12-13T05:39:00Z">
            <w:r>
              <w:rPr>
                <w:noProof/>
                <w:webHidden/>
              </w:rPr>
              <w:t>27</w:t>
            </w:r>
            <w:r>
              <w:rPr>
                <w:noProof/>
                <w:webHidden/>
              </w:rPr>
              <w:fldChar w:fldCharType="end"/>
            </w:r>
            <w:r w:rsidRPr="008107FE">
              <w:rPr>
                <w:rStyle w:val="Hyperlink"/>
                <w:noProof/>
              </w:rPr>
              <w:fldChar w:fldCharType="end"/>
            </w:r>
          </w:ins>
        </w:p>
        <w:p w14:paraId="05B54C75" w14:textId="61DBAF7A" w:rsidR="00E36C09" w:rsidRDefault="00E36C09">
          <w:pPr>
            <w:pStyle w:val="TOC1"/>
            <w:tabs>
              <w:tab w:val="right" w:leader="dot" w:pos="9350"/>
            </w:tabs>
            <w:rPr>
              <w:ins w:id="143" w:author="David Conklin" w:date="2020-12-13T05:39:00Z"/>
              <w:rFonts w:eastAsiaTheme="minorEastAsia"/>
              <w:noProof/>
            </w:rPr>
          </w:pPr>
          <w:ins w:id="144"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"_Toc58730397"</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Reservoirs</w:t>
            </w:r>
            <w:r>
              <w:rPr>
                <w:noProof/>
                <w:webHidden/>
              </w:rPr>
              <w:tab/>
            </w:r>
            <w:r>
              <w:rPr>
                <w:noProof/>
                <w:webHidden/>
              </w:rPr>
              <w:fldChar w:fldCharType="begin"/>
            </w:r>
            <w:r>
              <w:rPr>
                <w:noProof/>
                <w:webHidden/>
              </w:rPr>
              <w:instrText xml:space="preserve"> PAGEREF _Toc58730397 \h </w:instrText>
            </w:r>
            <w:r>
              <w:rPr>
                <w:noProof/>
                <w:webHidden/>
              </w:rPr>
            </w:r>
          </w:ins>
          <w:r>
            <w:rPr>
              <w:noProof/>
              <w:webHidden/>
            </w:rPr>
            <w:fldChar w:fldCharType="separate"/>
          </w:r>
          <w:ins w:id="145" w:author="David Conklin" w:date="2020-12-13T05:39:00Z">
            <w:r>
              <w:rPr>
                <w:noProof/>
                <w:webHidden/>
              </w:rPr>
              <w:t>28</w:t>
            </w:r>
            <w:r>
              <w:rPr>
                <w:noProof/>
                <w:webHidden/>
              </w:rPr>
              <w:fldChar w:fldCharType="end"/>
            </w:r>
            <w:r w:rsidRPr="008107FE">
              <w:rPr>
                <w:rStyle w:val="Hyperlink"/>
                <w:noProof/>
              </w:rPr>
              <w:fldChar w:fldCharType="end"/>
            </w:r>
          </w:ins>
        </w:p>
        <w:p w14:paraId="1742DECD" w14:textId="7CDA12A1" w:rsidR="00E36C09" w:rsidRDefault="00E36C09">
          <w:pPr>
            <w:pStyle w:val="TOC2"/>
            <w:tabs>
              <w:tab w:val="right" w:leader="dot" w:pos="9350"/>
            </w:tabs>
            <w:rPr>
              <w:ins w:id="146" w:author="David Conklin" w:date="2020-12-13T05:39:00Z"/>
              <w:rFonts w:eastAsiaTheme="minorEastAsia"/>
              <w:noProof/>
            </w:rPr>
          </w:pPr>
          <w:ins w:id="147"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"_Toc58730398"</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Reservoir data</w:t>
            </w:r>
            <w:r>
              <w:rPr>
                <w:noProof/>
                <w:webHidden/>
              </w:rPr>
              <w:tab/>
            </w:r>
            <w:r>
              <w:rPr>
                <w:noProof/>
                <w:webHidden/>
              </w:rPr>
              <w:fldChar w:fldCharType="begin"/>
            </w:r>
            <w:r>
              <w:rPr>
                <w:noProof/>
                <w:webHidden/>
              </w:rPr>
              <w:instrText xml:space="preserve"> PAGEREF _Toc58730398 \h </w:instrText>
            </w:r>
            <w:r>
              <w:rPr>
                <w:noProof/>
                <w:webHidden/>
              </w:rPr>
            </w:r>
          </w:ins>
          <w:r>
            <w:rPr>
              <w:noProof/>
              <w:webHidden/>
            </w:rPr>
            <w:fldChar w:fldCharType="separate"/>
          </w:r>
          <w:ins w:id="148" w:author="David Conklin" w:date="2020-12-13T05:39:00Z">
            <w:r>
              <w:rPr>
                <w:noProof/>
                <w:webHidden/>
              </w:rPr>
              <w:t>29</w:t>
            </w:r>
            <w:r>
              <w:rPr>
                <w:noProof/>
                <w:webHidden/>
              </w:rPr>
              <w:fldChar w:fldCharType="end"/>
            </w:r>
            <w:r w:rsidRPr="008107FE">
              <w:rPr>
                <w:rStyle w:val="Hyperlink"/>
                <w:noProof/>
              </w:rPr>
              <w:fldChar w:fldCharType="end"/>
            </w:r>
          </w:ins>
        </w:p>
        <w:p w14:paraId="7B6A1E15" w14:textId="14BFFB8D" w:rsidR="00E36C09" w:rsidRDefault="00E36C09">
          <w:pPr>
            <w:pStyle w:val="TOC2"/>
            <w:tabs>
              <w:tab w:val="right" w:leader="dot" w:pos="9350"/>
            </w:tabs>
            <w:rPr>
              <w:ins w:id="149" w:author="David Conklin" w:date="2020-12-13T05:39:00Z"/>
              <w:rFonts w:eastAsiaTheme="minorEastAsia"/>
              <w:noProof/>
            </w:rPr>
          </w:pPr>
          <w:ins w:id="150"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"_Toc58730399"</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Reservoir data sources</w:t>
            </w:r>
            <w:r>
              <w:rPr>
                <w:noProof/>
                <w:webHidden/>
              </w:rPr>
              <w:tab/>
            </w:r>
            <w:r>
              <w:rPr>
                <w:noProof/>
                <w:webHidden/>
              </w:rPr>
              <w:fldChar w:fldCharType="begin"/>
            </w:r>
            <w:r>
              <w:rPr>
                <w:noProof/>
                <w:webHidden/>
              </w:rPr>
              <w:instrText xml:space="preserve"> PAGEREF _Toc58730399 \h </w:instrText>
            </w:r>
            <w:r>
              <w:rPr>
                <w:noProof/>
                <w:webHidden/>
              </w:rPr>
            </w:r>
          </w:ins>
          <w:r>
            <w:rPr>
              <w:noProof/>
              <w:webHidden/>
            </w:rPr>
            <w:fldChar w:fldCharType="separate"/>
          </w:r>
          <w:ins w:id="151" w:author="David Conklin" w:date="2020-12-13T05:39:00Z">
            <w:r>
              <w:rPr>
                <w:noProof/>
                <w:webHidden/>
              </w:rPr>
              <w:t>30</w:t>
            </w:r>
            <w:r>
              <w:rPr>
                <w:noProof/>
                <w:webHidden/>
              </w:rPr>
              <w:fldChar w:fldCharType="end"/>
            </w:r>
            <w:r w:rsidRPr="008107FE">
              <w:rPr>
                <w:rStyle w:val="Hyperlink"/>
                <w:noProof/>
              </w:rPr>
              <w:fldChar w:fldCharType="end"/>
            </w:r>
          </w:ins>
        </w:p>
        <w:p w14:paraId="31111400" w14:textId="4D63C6C3" w:rsidR="00E36C09" w:rsidRDefault="00E36C09">
          <w:pPr>
            <w:pStyle w:val="TOC1"/>
            <w:tabs>
              <w:tab w:val="right" w:leader="dot" w:pos="9350"/>
            </w:tabs>
            <w:rPr>
              <w:ins w:id="152" w:author="David Conklin" w:date="2020-12-13T05:39:00Z"/>
              <w:rFonts w:eastAsiaTheme="minorEastAsia"/>
              <w:noProof/>
            </w:rPr>
          </w:pPr>
          <w:ins w:id="153"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"_Toc58730400"</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_Toc58730400 \h </w:instrText>
            </w:r>
            <w:r>
              <w:rPr>
                <w:noProof/>
                <w:webHidden/>
              </w:rPr>
            </w:r>
          </w:ins>
          <w:r>
            <w:rPr>
              <w:noProof/>
              <w:webHidden/>
            </w:rPr>
            <w:fldChar w:fldCharType="separate"/>
          </w:r>
          <w:ins w:id="154" w:author="David Conklin" w:date="2020-12-13T05:39:00Z">
            <w:r>
              <w:rPr>
                <w:noProof/>
                <w:webHidden/>
              </w:rPr>
              <w:t>31</w:t>
            </w:r>
            <w:r>
              <w:rPr>
                <w:noProof/>
                <w:webHidden/>
              </w:rPr>
              <w:fldChar w:fldCharType="end"/>
            </w:r>
            <w:r w:rsidRPr="008107FE">
              <w:rPr>
                <w:rStyle w:val="Hyperlink"/>
                <w:noProof/>
              </w:rPr>
              <w:fldChar w:fldCharType="end"/>
            </w:r>
          </w:ins>
        </w:p>
        <w:p w14:paraId="77390DF4" w14:textId="5F3A8CC0" w:rsidR="00E36C09" w:rsidRDefault="00E36C09">
          <w:pPr>
            <w:pStyle w:val="TOC2"/>
            <w:tabs>
              <w:tab w:val="right" w:leader="dot" w:pos="9350"/>
            </w:tabs>
            <w:rPr>
              <w:ins w:id="155" w:author="David Conklin" w:date="2020-12-13T05:39:00Z"/>
              <w:rFonts w:eastAsiaTheme="minorEastAsia"/>
              <w:noProof/>
            </w:rPr>
          </w:pPr>
          <w:ins w:id="156"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"_Toc58730401"</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Limitations of subbasin simulations</w:t>
            </w:r>
            <w:r>
              <w:rPr>
                <w:noProof/>
                <w:webHidden/>
              </w:rPr>
              <w:tab/>
            </w:r>
            <w:r>
              <w:rPr>
                <w:noProof/>
                <w:webHidden/>
              </w:rPr>
              <w:fldChar w:fldCharType="begin"/>
            </w:r>
            <w:r>
              <w:rPr>
                <w:noProof/>
                <w:webHidden/>
              </w:rPr>
              <w:instrText xml:space="preserve"> PAGEREF _Toc58730401 \h </w:instrText>
            </w:r>
            <w:r>
              <w:rPr>
                <w:noProof/>
                <w:webHidden/>
              </w:rPr>
            </w:r>
          </w:ins>
          <w:r>
            <w:rPr>
              <w:noProof/>
              <w:webHidden/>
            </w:rPr>
            <w:fldChar w:fldCharType="separate"/>
          </w:r>
          <w:ins w:id="157" w:author="David Conklin" w:date="2020-12-13T05:39:00Z">
            <w:r>
              <w:rPr>
                <w:noProof/>
                <w:webHidden/>
              </w:rPr>
              <w:t>33</w:t>
            </w:r>
            <w:r>
              <w:rPr>
                <w:noProof/>
                <w:webHidden/>
              </w:rPr>
              <w:fldChar w:fldCharType="end"/>
            </w:r>
            <w:r w:rsidRPr="008107FE">
              <w:rPr>
                <w:rStyle w:val="Hyperlink"/>
                <w:noProof/>
              </w:rPr>
              <w:fldChar w:fldCharType="end"/>
            </w:r>
          </w:ins>
        </w:p>
        <w:p w14:paraId="62D92E31" w14:textId="4C0A9CBC" w:rsidR="00E36C09" w:rsidRDefault="00E36C09">
          <w:pPr>
            <w:pStyle w:val="TOC1"/>
            <w:tabs>
              <w:tab w:val="right" w:leader="dot" w:pos="9350"/>
            </w:tabs>
            <w:rPr>
              <w:ins w:id="158" w:author="David Conklin" w:date="2020-12-13T05:39:00Z"/>
              <w:rFonts w:eastAsiaTheme="minorEastAsia"/>
              <w:noProof/>
            </w:rPr>
          </w:pPr>
          <w:ins w:id="159"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"_Toc58730402"</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North Santiam study area</w:t>
            </w:r>
            <w:r>
              <w:rPr>
                <w:noProof/>
                <w:webHidden/>
              </w:rPr>
              <w:tab/>
            </w:r>
            <w:r>
              <w:rPr>
                <w:noProof/>
                <w:webHidden/>
              </w:rPr>
              <w:fldChar w:fldCharType="begin"/>
            </w:r>
            <w:r>
              <w:rPr>
                <w:noProof/>
                <w:webHidden/>
              </w:rPr>
              <w:instrText xml:space="preserve"> PAGEREF _Toc58730402 \h </w:instrText>
            </w:r>
            <w:r>
              <w:rPr>
                <w:noProof/>
                <w:webHidden/>
              </w:rPr>
            </w:r>
          </w:ins>
          <w:r>
            <w:rPr>
              <w:noProof/>
              <w:webHidden/>
            </w:rPr>
            <w:fldChar w:fldCharType="separate"/>
          </w:r>
          <w:ins w:id="160" w:author="David Conklin" w:date="2020-12-13T05:39:00Z">
            <w:r>
              <w:rPr>
                <w:noProof/>
                <w:webHidden/>
              </w:rPr>
              <w:t>33</w:t>
            </w:r>
            <w:r>
              <w:rPr>
                <w:noProof/>
                <w:webHidden/>
              </w:rPr>
              <w:fldChar w:fldCharType="end"/>
            </w:r>
            <w:r w:rsidRPr="008107FE">
              <w:rPr>
                <w:rStyle w:val="Hyperlink"/>
                <w:noProof/>
              </w:rPr>
              <w:fldChar w:fldCharType="end"/>
            </w:r>
          </w:ins>
        </w:p>
        <w:p w14:paraId="40CE0503" w14:textId="302F486D" w:rsidR="00E36C09" w:rsidRDefault="00E36C09">
          <w:pPr>
            <w:pStyle w:val="TOC2"/>
            <w:tabs>
              <w:tab w:val="right" w:leader="dot" w:pos="9350"/>
            </w:tabs>
            <w:rPr>
              <w:ins w:id="161" w:author="David Conklin" w:date="2020-12-13T05:39:00Z"/>
              <w:rFonts w:eastAsiaTheme="minorEastAsia"/>
              <w:noProof/>
            </w:rPr>
          </w:pPr>
          <w:ins w:id="162"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"_Toc58730403"</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_Toc58730403 \h </w:instrText>
            </w:r>
            <w:r>
              <w:rPr>
                <w:noProof/>
                <w:webHidden/>
              </w:rPr>
            </w:r>
          </w:ins>
          <w:r>
            <w:rPr>
              <w:noProof/>
              <w:webHidden/>
            </w:rPr>
            <w:fldChar w:fldCharType="separate"/>
          </w:r>
          <w:ins w:id="163" w:author="David Conklin" w:date="2020-12-13T05:39:00Z">
            <w:r>
              <w:rPr>
                <w:noProof/>
                <w:webHidden/>
              </w:rPr>
              <w:t>33</w:t>
            </w:r>
            <w:r>
              <w:rPr>
                <w:noProof/>
                <w:webHidden/>
              </w:rPr>
              <w:fldChar w:fldCharType="end"/>
            </w:r>
            <w:r w:rsidRPr="008107FE">
              <w:rPr>
                <w:rStyle w:val="Hyperlink"/>
                <w:noProof/>
              </w:rPr>
              <w:fldChar w:fldCharType="end"/>
            </w:r>
          </w:ins>
        </w:p>
        <w:p w14:paraId="3AA31D8E" w14:textId="760FE00F" w:rsidR="00E36C09" w:rsidRDefault="00E36C09">
          <w:pPr>
            <w:pStyle w:val="TOC2"/>
            <w:tabs>
              <w:tab w:val="right" w:leader="dot" w:pos="9350"/>
            </w:tabs>
            <w:rPr>
              <w:ins w:id="164" w:author="David Conklin" w:date="2020-12-13T05:39:00Z"/>
              <w:rFonts w:eastAsiaTheme="minorEastAsia"/>
              <w:noProof/>
            </w:rPr>
          </w:pPr>
          <w:ins w:id="165"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"_Toc58730404"</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Municipal water rights</w:t>
            </w:r>
            <w:r>
              <w:rPr>
                <w:noProof/>
                <w:webHidden/>
              </w:rPr>
              <w:tab/>
            </w:r>
            <w:r>
              <w:rPr>
                <w:noProof/>
                <w:webHidden/>
              </w:rPr>
              <w:fldChar w:fldCharType="begin"/>
            </w:r>
            <w:r>
              <w:rPr>
                <w:noProof/>
                <w:webHidden/>
              </w:rPr>
              <w:instrText xml:space="preserve"> PAGEREF _Toc58730404 \h </w:instrText>
            </w:r>
            <w:r>
              <w:rPr>
                <w:noProof/>
                <w:webHidden/>
              </w:rPr>
            </w:r>
          </w:ins>
          <w:r>
            <w:rPr>
              <w:noProof/>
              <w:webHidden/>
            </w:rPr>
            <w:fldChar w:fldCharType="separate"/>
          </w:r>
          <w:ins w:id="166" w:author="David Conklin" w:date="2020-12-13T05:39:00Z">
            <w:r>
              <w:rPr>
                <w:noProof/>
                <w:webHidden/>
              </w:rPr>
              <w:t>35</w:t>
            </w:r>
            <w:r>
              <w:rPr>
                <w:noProof/>
                <w:webHidden/>
              </w:rPr>
              <w:fldChar w:fldCharType="end"/>
            </w:r>
            <w:r w:rsidRPr="008107FE">
              <w:rPr>
                <w:rStyle w:val="Hyperlink"/>
                <w:noProof/>
              </w:rPr>
              <w:fldChar w:fldCharType="end"/>
            </w:r>
          </w:ins>
        </w:p>
        <w:p w14:paraId="1EB1A5C8" w14:textId="21CF76B5" w:rsidR="00E36C09" w:rsidRDefault="00E36C09">
          <w:pPr>
            <w:pStyle w:val="TOC1"/>
            <w:tabs>
              <w:tab w:val="right" w:leader="dot" w:pos="9350"/>
            </w:tabs>
            <w:rPr>
              <w:ins w:id="167" w:author="David Conklin" w:date="2020-12-13T05:39:00Z"/>
              <w:rFonts w:eastAsiaTheme="minorEastAsia"/>
              <w:noProof/>
            </w:rPr>
          </w:pPr>
          <w:ins w:id="168"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"_Toc58730405"</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McKenzie Basin Wetlands Study</w:t>
            </w:r>
            <w:r>
              <w:rPr>
                <w:noProof/>
                <w:webHidden/>
              </w:rPr>
              <w:tab/>
            </w:r>
            <w:r>
              <w:rPr>
                <w:noProof/>
                <w:webHidden/>
              </w:rPr>
              <w:fldChar w:fldCharType="begin"/>
            </w:r>
            <w:r>
              <w:rPr>
                <w:noProof/>
                <w:webHidden/>
              </w:rPr>
              <w:instrText xml:space="preserve"> PAGEREF _Toc58730405 \h </w:instrText>
            </w:r>
            <w:r>
              <w:rPr>
                <w:noProof/>
                <w:webHidden/>
              </w:rPr>
            </w:r>
          </w:ins>
          <w:r>
            <w:rPr>
              <w:noProof/>
              <w:webHidden/>
            </w:rPr>
            <w:fldChar w:fldCharType="separate"/>
          </w:r>
          <w:ins w:id="169" w:author="David Conklin" w:date="2020-12-13T05:39:00Z">
            <w:r>
              <w:rPr>
                <w:noProof/>
                <w:webHidden/>
              </w:rPr>
              <w:t>35</w:t>
            </w:r>
            <w:r>
              <w:rPr>
                <w:noProof/>
                <w:webHidden/>
              </w:rPr>
              <w:fldChar w:fldCharType="end"/>
            </w:r>
            <w:r w:rsidRPr="008107FE">
              <w:rPr>
                <w:rStyle w:val="Hyperlink"/>
                <w:noProof/>
              </w:rPr>
              <w:fldChar w:fldCharType="end"/>
            </w:r>
          </w:ins>
        </w:p>
        <w:p w14:paraId="2031B14A" w14:textId="43418D3E" w:rsidR="00E36C09" w:rsidRDefault="00E36C09">
          <w:pPr>
            <w:pStyle w:val="TOC2"/>
            <w:tabs>
              <w:tab w:val="right" w:leader="dot" w:pos="9350"/>
            </w:tabs>
            <w:rPr>
              <w:ins w:id="170" w:author="David Conklin" w:date="2020-12-13T05:39:00Z"/>
              <w:rFonts w:eastAsiaTheme="minorEastAsia"/>
              <w:noProof/>
            </w:rPr>
          </w:pPr>
          <w:ins w:id="171"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"_Toc58730406"</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Project Overview</w:t>
            </w:r>
            <w:r>
              <w:rPr>
                <w:noProof/>
                <w:webHidden/>
              </w:rPr>
              <w:tab/>
            </w:r>
            <w:r>
              <w:rPr>
                <w:noProof/>
                <w:webHidden/>
              </w:rPr>
              <w:fldChar w:fldCharType="begin"/>
            </w:r>
            <w:r>
              <w:rPr>
                <w:noProof/>
                <w:webHidden/>
              </w:rPr>
              <w:instrText xml:space="preserve"> PAGEREF _Toc58730406 \h </w:instrText>
            </w:r>
            <w:r>
              <w:rPr>
                <w:noProof/>
                <w:webHidden/>
              </w:rPr>
            </w:r>
          </w:ins>
          <w:r>
            <w:rPr>
              <w:noProof/>
              <w:webHidden/>
            </w:rPr>
            <w:fldChar w:fldCharType="separate"/>
          </w:r>
          <w:ins w:id="172" w:author="David Conklin" w:date="2020-12-13T05:39:00Z">
            <w:r>
              <w:rPr>
                <w:noProof/>
                <w:webHidden/>
              </w:rPr>
              <w:t>35</w:t>
            </w:r>
            <w:r>
              <w:rPr>
                <w:noProof/>
                <w:webHidden/>
              </w:rPr>
              <w:fldChar w:fldCharType="end"/>
            </w:r>
            <w:r w:rsidRPr="008107FE">
              <w:rPr>
                <w:rStyle w:val="Hyperlink"/>
                <w:noProof/>
              </w:rPr>
              <w:fldChar w:fldCharType="end"/>
            </w:r>
          </w:ins>
        </w:p>
        <w:p w14:paraId="2D6B303C" w14:textId="63F90391" w:rsidR="00E36C09" w:rsidRDefault="00E36C09">
          <w:pPr>
            <w:pStyle w:val="TOC2"/>
            <w:tabs>
              <w:tab w:val="right" w:leader="dot" w:pos="9350"/>
            </w:tabs>
            <w:rPr>
              <w:ins w:id="173" w:author="David Conklin" w:date="2020-12-13T05:39:00Z"/>
              <w:rFonts w:eastAsiaTheme="minorEastAsia"/>
              <w:noProof/>
            </w:rPr>
          </w:pPr>
          <w:ins w:id="174"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"_Toc58730407"</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Model and Simulation Overview</w:t>
            </w:r>
            <w:r>
              <w:rPr>
                <w:noProof/>
                <w:webHidden/>
              </w:rPr>
              <w:tab/>
            </w:r>
            <w:r>
              <w:rPr>
                <w:noProof/>
                <w:webHidden/>
              </w:rPr>
              <w:fldChar w:fldCharType="begin"/>
            </w:r>
            <w:r>
              <w:rPr>
                <w:noProof/>
                <w:webHidden/>
              </w:rPr>
              <w:instrText xml:space="preserve"> PAGEREF _Toc58730407 \h </w:instrText>
            </w:r>
            <w:r>
              <w:rPr>
                <w:noProof/>
                <w:webHidden/>
              </w:rPr>
            </w:r>
          </w:ins>
          <w:r>
            <w:rPr>
              <w:noProof/>
              <w:webHidden/>
            </w:rPr>
            <w:fldChar w:fldCharType="separate"/>
          </w:r>
          <w:ins w:id="175" w:author="David Conklin" w:date="2020-12-13T05:39:00Z">
            <w:r>
              <w:rPr>
                <w:noProof/>
                <w:webHidden/>
              </w:rPr>
              <w:t>37</w:t>
            </w:r>
            <w:r>
              <w:rPr>
                <w:noProof/>
                <w:webHidden/>
              </w:rPr>
              <w:fldChar w:fldCharType="end"/>
            </w:r>
            <w:r w:rsidRPr="008107FE">
              <w:rPr>
                <w:rStyle w:val="Hyperlink"/>
                <w:noProof/>
              </w:rPr>
              <w:fldChar w:fldCharType="end"/>
            </w:r>
          </w:ins>
        </w:p>
        <w:p w14:paraId="04264B29" w14:textId="461AB6C2" w:rsidR="00E36C09" w:rsidRDefault="00E36C09">
          <w:pPr>
            <w:pStyle w:val="TOC2"/>
            <w:tabs>
              <w:tab w:val="right" w:leader="dot" w:pos="9350"/>
            </w:tabs>
            <w:rPr>
              <w:ins w:id="176" w:author="David Conklin" w:date="2020-12-13T05:39:00Z"/>
              <w:rFonts w:eastAsiaTheme="minorEastAsia"/>
              <w:noProof/>
            </w:rPr>
          </w:pPr>
          <w:ins w:id="177"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"_Toc58730408"</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_Toc58730408 \h </w:instrText>
            </w:r>
            <w:r>
              <w:rPr>
                <w:noProof/>
                <w:webHidden/>
              </w:rPr>
            </w:r>
          </w:ins>
          <w:r>
            <w:rPr>
              <w:noProof/>
              <w:webHidden/>
            </w:rPr>
            <w:fldChar w:fldCharType="separate"/>
          </w:r>
          <w:ins w:id="178" w:author="David Conklin" w:date="2020-12-13T05:39:00Z">
            <w:r>
              <w:rPr>
                <w:noProof/>
                <w:webHidden/>
              </w:rPr>
              <w:t>38</w:t>
            </w:r>
            <w:r>
              <w:rPr>
                <w:noProof/>
                <w:webHidden/>
              </w:rPr>
              <w:fldChar w:fldCharType="end"/>
            </w:r>
            <w:r w:rsidRPr="008107FE">
              <w:rPr>
                <w:rStyle w:val="Hyperlink"/>
                <w:noProof/>
              </w:rPr>
              <w:fldChar w:fldCharType="end"/>
            </w:r>
          </w:ins>
        </w:p>
        <w:p w14:paraId="4C1E23CF" w14:textId="7A0F6246" w:rsidR="00E36C09" w:rsidRDefault="00E36C09">
          <w:pPr>
            <w:pStyle w:val="TOC2"/>
            <w:tabs>
              <w:tab w:val="right" w:leader="dot" w:pos="9350"/>
            </w:tabs>
            <w:rPr>
              <w:ins w:id="179" w:author="David Conklin" w:date="2020-12-13T05:39:00Z"/>
              <w:rFonts w:eastAsiaTheme="minorEastAsia"/>
              <w:noProof/>
            </w:rPr>
          </w:pPr>
          <w:ins w:id="180"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"_Toc58730409"</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Data changes for better representation of wetlands</w:t>
            </w:r>
            <w:r>
              <w:rPr>
                <w:noProof/>
                <w:webHidden/>
              </w:rPr>
              <w:tab/>
            </w:r>
            <w:r>
              <w:rPr>
                <w:noProof/>
                <w:webHidden/>
              </w:rPr>
              <w:fldChar w:fldCharType="begin"/>
            </w:r>
            <w:r>
              <w:rPr>
                <w:noProof/>
                <w:webHidden/>
              </w:rPr>
              <w:instrText xml:space="preserve"> PAGEREF _Toc58730409 \h </w:instrText>
            </w:r>
            <w:r>
              <w:rPr>
                <w:noProof/>
                <w:webHidden/>
              </w:rPr>
            </w:r>
          </w:ins>
          <w:r>
            <w:rPr>
              <w:noProof/>
              <w:webHidden/>
            </w:rPr>
            <w:fldChar w:fldCharType="separate"/>
          </w:r>
          <w:ins w:id="181" w:author="David Conklin" w:date="2020-12-13T05:39:00Z">
            <w:r>
              <w:rPr>
                <w:noProof/>
                <w:webHidden/>
              </w:rPr>
              <w:t>38</w:t>
            </w:r>
            <w:r>
              <w:rPr>
                <w:noProof/>
                <w:webHidden/>
              </w:rPr>
              <w:fldChar w:fldCharType="end"/>
            </w:r>
            <w:r w:rsidRPr="008107FE">
              <w:rPr>
                <w:rStyle w:val="Hyperlink"/>
                <w:noProof/>
              </w:rPr>
              <w:fldChar w:fldCharType="end"/>
            </w:r>
          </w:ins>
        </w:p>
        <w:p w14:paraId="3B5093B7" w14:textId="6FC665FF" w:rsidR="00E36C09" w:rsidRDefault="00E36C09">
          <w:pPr>
            <w:pStyle w:val="TOC2"/>
            <w:tabs>
              <w:tab w:val="right" w:leader="dot" w:pos="9350"/>
            </w:tabs>
            <w:rPr>
              <w:ins w:id="182" w:author="David Conklin" w:date="2020-12-13T05:39:00Z"/>
              <w:rFonts w:eastAsiaTheme="minorEastAsia"/>
              <w:noProof/>
            </w:rPr>
          </w:pPr>
          <w:ins w:id="183"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"_Toc58730410"</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Projection, Calendar, and Units</w:t>
            </w:r>
            <w:r>
              <w:rPr>
                <w:noProof/>
                <w:webHidden/>
              </w:rPr>
              <w:tab/>
            </w:r>
            <w:r>
              <w:rPr>
                <w:noProof/>
                <w:webHidden/>
              </w:rPr>
              <w:fldChar w:fldCharType="begin"/>
            </w:r>
            <w:r>
              <w:rPr>
                <w:noProof/>
                <w:webHidden/>
              </w:rPr>
              <w:instrText xml:space="preserve"> PAGEREF _Toc58730410 \h </w:instrText>
            </w:r>
            <w:r>
              <w:rPr>
                <w:noProof/>
                <w:webHidden/>
              </w:rPr>
            </w:r>
          </w:ins>
          <w:r>
            <w:rPr>
              <w:noProof/>
              <w:webHidden/>
            </w:rPr>
            <w:fldChar w:fldCharType="separate"/>
          </w:r>
          <w:ins w:id="184" w:author="David Conklin" w:date="2020-12-13T05:39:00Z">
            <w:r>
              <w:rPr>
                <w:noProof/>
                <w:webHidden/>
              </w:rPr>
              <w:t>39</w:t>
            </w:r>
            <w:r>
              <w:rPr>
                <w:noProof/>
                <w:webHidden/>
              </w:rPr>
              <w:fldChar w:fldCharType="end"/>
            </w:r>
            <w:r w:rsidRPr="008107FE">
              <w:rPr>
                <w:rStyle w:val="Hyperlink"/>
                <w:noProof/>
              </w:rPr>
              <w:fldChar w:fldCharType="end"/>
            </w:r>
          </w:ins>
        </w:p>
        <w:p w14:paraId="1D3FB351" w14:textId="5DF8B635" w:rsidR="00E36C09" w:rsidRDefault="00E36C09">
          <w:pPr>
            <w:pStyle w:val="TOC2"/>
            <w:tabs>
              <w:tab w:val="right" w:leader="dot" w:pos="9350"/>
            </w:tabs>
            <w:rPr>
              <w:ins w:id="185" w:author="David Conklin" w:date="2020-12-13T05:39:00Z"/>
              <w:rFonts w:eastAsiaTheme="minorEastAsia"/>
              <w:noProof/>
            </w:rPr>
          </w:pPr>
          <w:ins w:id="186"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"_Toc58730411"</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Simulation of changes in wetlands over time</w:t>
            </w:r>
            <w:r>
              <w:rPr>
                <w:noProof/>
                <w:webHidden/>
              </w:rPr>
              <w:tab/>
            </w:r>
            <w:r>
              <w:rPr>
                <w:noProof/>
                <w:webHidden/>
              </w:rPr>
              <w:fldChar w:fldCharType="begin"/>
            </w:r>
            <w:r>
              <w:rPr>
                <w:noProof/>
                <w:webHidden/>
              </w:rPr>
              <w:instrText xml:space="preserve"> PAGEREF _Toc58730411 \h </w:instrText>
            </w:r>
            <w:r>
              <w:rPr>
                <w:noProof/>
                <w:webHidden/>
              </w:rPr>
            </w:r>
          </w:ins>
          <w:r>
            <w:rPr>
              <w:noProof/>
              <w:webHidden/>
            </w:rPr>
            <w:fldChar w:fldCharType="separate"/>
          </w:r>
          <w:ins w:id="187" w:author="David Conklin" w:date="2020-12-13T05:39:00Z">
            <w:r>
              <w:rPr>
                <w:noProof/>
                <w:webHidden/>
              </w:rPr>
              <w:t>39</w:t>
            </w:r>
            <w:r>
              <w:rPr>
                <w:noProof/>
                <w:webHidden/>
              </w:rPr>
              <w:fldChar w:fldCharType="end"/>
            </w:r>
            <w:r w:rsidRPr="008107FE">
              <w:rPr>
                <w:rStyle w:val="Hyperlink"/>
                <w:noProof/>
              </w:rPr>
              <w:fldChar w:fldCharType="end"/>
            </w:r>
          </w:ins>
        </w:p>
        <w:p w14:paraId="2FCEEA1E" w14:textId="3A8491CC" w:rsidR="00E36C09" w:rsidRDefault="00E36C09">
          <w:pPr>
            <w:pStyle w:val="TOC2"/>
            <w:tabs>
              <w:tab w:val="right" w:leader="dot" w:pos="9350"/>
            </w:tabs>
            <w:rPr>
              <w:ins w:id="188" w:author="David Conklin" w:date="2020-12-13T05:39:00Z"/>
              <w:rFonts w:eastAsiaTheme="minorEastAsia"/>
              <w:noProof/>
            </w:rPr>
          </w:pPr>
          <w:ins w:id="189"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"_Toc58730412"</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How wetlands are represented in the model</w:t>
            </w:r>
            <w:r>
              <w:rPr>
                <w:noProof/>
                <w:webHidden/>
              </w:rPr>
              <w:tab/>
            </w:r>
            <w:r>
              <w:rPr>
                <w:noProof/>
                <w:webHidden/>
              </w:rPr>
              <w:fldChar w:fldCharType="begin"/>
            </w:r>
            <w:r>
              <w:rPr>
                <w:noProof/>
                <w:webHidden/>
              </w:rPr>
              <w:instrText xml:space="preserve"> PAGEREF _Toc58730412 \h </w:instrText>
            </w:r>
            <w:r>
              <w:rPr>
                <w:noProof/>
                <w:webHidden/>
              </w:rPr>
            </w:r>
          </w:ins>
          <w:r>
            <w:rPr>
              <w:noProof/>
              <w:webHidden/>
            </w:rPr>
            <w:fldChar w:fldCharType="separate"/>
          </w:r>
          <w:ins w:id="190" w:author="David Conklin" w:date="2020-12-13T05:39:00Z">
            <w:r>
              <w:rPr>
                <w:noProof/>
                <w:webHidden/>
              </w:rPr>
              <w:t>39</w:t>
            </w:r>
            <w:r>
              <w:rPr>
                <w:noProof/>
                <w:webHidden/>
              </w:rPr>
              <w:fldChar w:fldCharType="end"/>
            </w:r>
            <w:r w:rsidRPr="008107FE">
              <w:rPr>
                <w:rStyle w:val="Hyperlink"/>
                <w:noProof/>
              </w:rPr>
              <w:fldChar w:fldCharType="end"/>
            </w:r>
          </w:ins>
        </w:p>
        <w:p w14:paraId="2FF84383" w14:textId="5B594A78" w:rsidR="00E36C09" w:rsidRDefault="00E36C09">
          <w:pPr>
            <w:pStyle w:val="TOC2"/>
            <w:tabs>
              <w:tab w:val="right" w:leader="dot" w:pos="9350"/>
            </w:tabs>
            <w:rPr>
              <w:ins w:id="191" w:author="David Conklin" w:date="2020-12-13T05:39:00Z"/>
              <w:rFonts w:eastAsiaTheme="minorEastAsia"/>
              <w:noProof/>
            </w:rPr>
          </w:pPr>
          <w:ins w:id="192" w:author="David Conklin" w:date="2020-12-13T05:39:00Z">
            <w:r w:rsidRPr="008107FE">
              <w:rPr>
                <w:rStyle w:val="Hyperlink"/>
                <w:noProof/>
              </w:rPr>
              <w:lastRenderedPageBreak/>
              <w:fldChar w:fldCharType="begin"/>
            </w:r>
            <w:r w:rsidRPr="008107FE">
              <w:rPr>
                <w:rStyle w:val="Hyperlink"/>
                <w:noProof/>
              </w:rPr>
              <w:instrText xml:space="preserve"> </w:instrText>
            </w:r>
            <w:r>
              <w:rPr>
                <w:noProof/>
              </w:rPr>
              <w:instrText>HYPERLINK \l "_Toc58730413"</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Attributes of interest in the wetlands study</w:t>
            </w:r>
            <w:r>
              <w:rPr>
                <w:noProof/>
                <w:webHidden/>
              </w:rPr>
              <w:tab/>
            </w:r>
            <w:r>
              <w:rPr>
                <w:noProof/>
                <w:webHidden/>
              </w:rPr>
              <w:fldChar w:fldCharType="begin"/>
            </w:r>
            <w:r>
              <w:rPr>
                <w:noProof/>
                <w:webHidden/>
              </w:rPr>
              <w:instrText xml:space="preserve"> PAGEREF _Toc58730413 \h </w:instrText>
            </w:r>
            <w:r>
              <w:rPr>
                <w:noProof/>
                <w:webHidden/>
              </w:rPr>
            </w:r>
          </w:ins>
          <w:r>
            <w:rPr>
              <w:noProof/>
              <w:webHidden/>
            </w:rPr>
            <w:fldChar w:fldCharType="separate"/>
          </w:r>
          <w:ins w:id="193" w:author="David Conklin" w:date="2020-12-13T05:39:00Z">
            <w:r>
              <w:rPr>
                <w:noProof/>
                <w:webHidden/>
              </w:rPr>
              <w:t>41</w:t>
            </w:r>
            <w:r>
              <w:rPr>
                <w:noProof/>
                <w:webHidden/>
              </w:rPr>
              <w:fldChar w:fldCharType="end"/>
            </w:r>
            <w:r w:rsidRPr="008107FE">
              <w:rPr>
                <w:rStyle w:val="Hyperlink"/>
                <w:noProof/>
              </w:rPr>
              <w:fldChar w:fldCharType="end"/>
            </w:r>
          </w:ins>
        </w:p>
        <w:p w14:paraId="6242BE6C" w14:textId="499D7879" w:rsidR="00E36C09" w:rsidRDefault="00E36C09">
          <w:pPr>
            <w:pStyle w:val="TOC2"/>
            <w:tabs>
              <w:tab w:val="right" w:leader="dot" w:pos="9350"/>
            </w:tabs>
            <w:rPr>
              <w:ins w:id="194" w:author="David Conklin" w:date="2020-12-13T05:39:00Z"/>
              <w:rFonts w:eastAsiaTheme="minorEastAsia"/>
              <w:noProof/>
            </w:rPr>
          </w:pPr>
          <w:ins w:id="195"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"_Toc58730414"</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A WETNESS attribute</w:t>
            </w:r>
            <w:r>
              <w:rPr>
                <w:noProof/>
                <w:webHidden/>
              </w:rPr>
              <w:tab/>
            </w:r>
            <w:r>
              <w:rPr>
                <w:noProof/>
                <w:webHidden/>
              </w:rPr>
              <w:fldChar w:fldCharType="begin"/>
            </w:r>
            <w:r>
              <w:rPr>
                <w:noProof/>
                <w:webHidden/>
              </w:rPr>
              <w:instrText xml:space="preserve"> PAGEREF _Toc58730414 \h </w:instrText>
            </w:r>
            <w:r>
              <w:rPr>
                <w:noProof/>
                <w:webHidden/>
              </w:rPr>
            </w:r>
          </w:ins>
          <w:r>
            <w:rPr>
              <w:noProof/>
              <w:webHidden/>
            </w:rPr>
            <w:fldChar w:fldCharType="separate"/>
          </w:r>
          <w:ins w:id="196" w:author="David Conklin" w:date="2020-12-13T05:39:00Z">
            <w:r>
              <w:rPr>
                <w:noProof/>
                <w:webHidden/>
              </w:rPr>
              <w:t>41</w:t>
            </w:r>
            <w:r>
              <w:rPr>
                <w:noProof/>
                <w:webHidden/>
              </w:rPr>
              <w:fldChar w:fldCharType="end"/>
            </w:r>
            <w:r w:rsidRPr="008107FE">
              <w:rPr>
                <w:rStyle w:val="Hyperlink"/>
                <w:noProof/>
              </w:rPr>
              <w:fldChar w:fldCharType="end"/>
            </w:r>
          </w:ins>
        </w:p>
        <w:p w14:paraId="35901A2A" w14:textId="59104156" w:rsidR="00E36C09" w:rsidRDefault="00E36C09">
          <w:pPr>
            <w:pStyle w:val="TOC2"/>
            <w:tabs>
              <w:tab w:val="right" w:leader="dot" w:pos="9350"/>
            </w:tabs>
            <w:rPr>
              <w:ins w:id="197" w:author="David Conklin" w:date="2020-12-13T05:39:00Z"/>
              <w:rFonts w:eastAsiaTheme="minorEastAsia"/>
              <w:noProof/>
            </w:rPr>
          </w:pPr>
          <w:ins w:id="198"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"_Toc58730415"</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_Toc58730415 \h </w:instrText>
            </w:r>
            <w:r>
              <w:rPr>
                <w:noProof/>
                <w:webHidden/>
              </w:rPr>
            </w:r>
          </w:ins>
          <w:r>
            <w:rPr>
              <w:noProof/>
              <w:webHidden/>
            </w:rPr>
            <w:fldChar w:fldCharType="separate"/>
          </w:r>
          <w:ins w:id="199" w:author="David Conklin" w:date="2020-12-13T05:39:00Z">
            <w:r>
              <w:rPr>
                <w:noProof/>
                <w:webHidden/>
              </w:rPr>
              <w:t>42</w:t>
            </w:r>
            <w:r>
              <w:rPr>
                <w:noProof/>
                <w:webHidden/>
              </w:rPr>
              <w:fldChar w:fldCharType="end"/>
            </w:r>
            <w:r w:rsidRPr="008107FE">
              <w:rPr>
                <w:rStyle w:val="Hyperlink"/>
                <w:noProof/>
              </w:rPr>
              <w:fldChar w:fldCharType="end"/>
            </w:r>
          </w:ins>
        </w:p>
        <w:p w14:paraId="74488A6E" w14:textId="6AA2EA5F" w:rsidR="00E36C09" w:rsidRDefault="00E36C09">
          <w:pPr>
            <w:pStyle w:val="TOC3"/>
            <w:tabs>
              <w:tab w:val="right" w:leader="dot" w:pos="9350"/>
            </w:tabs>
            <w:rPr>
              <w:ins w:id="200" w:author="David Conklin" w:date="2020-12-13T05:39:00Z"/>
              <w:rFonts w:eastAsiaTheme="minorEastAsia"/>
              <w:noProof/>
            </w:rPr>
          </w:pPr>
          <w:ins w:id="201"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"_Toc58730416"</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Wetland IDU parameters</w:t>
            </w:r>
            <w:r>
              <w:rPr>
                <w:noProof/>
                <w:webHidden/>
              </w:rPr>
              <w:tab/>
            </w:r>
            <w:r>
              <w:rPr>
                <w:noProof/>
                <w:webHidden/>
              </w:rPr>
              <w:fldChar w:fldCharType="begin"/>
            </w:r>
            <w:r>
              <w:rPr>
                <w:noProof/>
                <w:webHidden/>
              </w:rPr>
              <w:instrText xml:space="preserve"> PAGEREF _Toc58730416 \h </w:instrText>
            </w:r>
            <w:r>
              <w:rPr>
                <w:noProof/>
                <w:webHidden/>
              </w:rPr>
            </w:r>
          </w:ins>
          <w:r>
            <w:rPr>
              <w:noProof/>
              <w:webHidden/>
            </w:rPr>
            <w:fldChar w:fldCharType="separate"/>
          </w:r>
          <w:ins w:id="202" w:author="David Conklin" w:date="2020-12-13T05:39:00Z">
            <w:r>
              <w:rPr>
                <w:noProof/>
                <w:webHidden/>
              </w:rPr>
              <w:t>42</w:t>
            </w:r>
            <w:r>
              <w:rPr>
                <w:noProof/>
                <w:webHidden/>
              </w:rPr>
              <w:fldChar w:fldCharType="end"/>
            </w:r>
            <w:r w:rsidRPr="008107FE">
              <w:rPr>
                <w:rStyle w:val="Hyperlink"/>
                <w:noProof/>
              </w:rPr>
              <w:fldChar w:fldCharType="end"/>
            </w:r>
          </w:ins>
        </w:p>
        <w:p w14:paraId="1DF3A19D" w14:textId="1B1EC6EE" w:rsidR="00E36C09" w:rsidRDefault="00E36C09">
          <w:pPr>
            <w:pStyle w:val="TOC3"/>
            <w:tabs>
              <w:tab w:val="right" w:leader="dot" w:pos="9350"/>
            </w:tabs>
            <w:rPr>
              <w:ins w:id="203" w:author="David Conklin" w:date="2020-12-13T05:39:00Z"/>
              <w:rFonts w:eastAsiaTheme="minorEastAsia"/>
              <w:noProof/>
            </w:rPr>
          </w:pPr>
          <w:ins w:id="204"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"_Toc58730417"</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Reach parameters</w:t>
            </w:r>
            <w:r>
              <w:rPr>
                <w:noProof/>
                <w:webHidden/>
              </w:rPr>
              <w:tab/>
            </w:r>
            <w:r>
              <w:rPr>
                <w:noProof/>
                <w:webHidden/>
              </w:rPr>
              <w:fldChar w:fldCharType="begin"/>
            </w:r>
            <w:r>
              <w:rPr>
                <w:noProof/>
                <w:webHidden/>
              </w:rPr>
              <w:instrText xml:space="preserve"> PAGEREF _Toc58730417 \h </w:instrText>
            </w:r>
            <w:r>
              <w:rPr>
                <w:noProof/>
                <w:webHidden/>
              </w:rPr>
            </w:r>
          </w:ins>
          <w:r>
            <w:rPr>
              <w:noProof/>
              <w:webHidden/>
            </w:rPr>
            <w:fldChar w:fldCharType="separate"/>
          </w:r>
          <w:ins w:id="205" w:author="David Conklin" w:date="2020-12-13T05:39:00Z">
            <w:r>
              <w:rPr>
                <w:noProof/>
                <w:webHidden/>
              </w:rPr>
              <w:t>42</w:t>
            </w:r>
            <w:r>
              <w:rPr>
                <w:noProof/>
                <w:webHidden/>
              </w:rPr>
              <w:fldChar w:fldCharType="end"/>
            </w:r>
            <w:r w:rsidRPr="008107FE">
              <w:rPr>
                <w:rStyle w:val="Hyperlink"/>
                <w:noProof/>
              </w:rPr>
              <w:fldChar w:fldCharType="end"/>
            </w:r>
          </w:ins>
        </w:p>
        <w:p w14:paraId="268BBD0F" w14:textId="2FF01B07" w:rsidR="00E36C09" w:rsidRDefault="00E36C09">
          <w:pPr>
            <w:pStyle w:val="TOC2"/>
            <w:tabs>
              <w:tab w:val="right" w:leader="dot" w:pos="9350"/>
            </w:tabs>
            <w:rPr>
              <w:ins w:id="206" w:author="David Conklin" w:date="2020-12-13T05:39:00Z"/>
              <w:rFonts w:eastAsiaTheme="minorEastAsia"/>
              <w:noProof/>
            </w:rPr>
          </w:pPr>
          <w:ins w:id="207"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"_Toc58730418"</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Loss (or gain) of wetlands</w:t>
            </w:r>
            <w:r>
              <w:rPr>
                <w:noProof/>
                <w:webHidden/>
              </w:rPr>
              <w:tab/>
            </w:r>
            <w:r>
              <w:rPr>
                <w:noProof/>
                <w:webHidden/>
              </w:rPr>
              <w:fldChar w:fldCharType="begin"/>
            </w:r>
            <w:r>
              <w:rPr>
                <w:noProof/>
                <w:webHidden/>
              </w:rPr>
              <w:instrText xml:space="preserve"> PAGEREF _Toc58730418 \h </w:instrText>
            </w:r>
            <w:r>
              <w:rPr>
                <w:noProof/>
                <w:webHidden/>
              </w:rPr>
            </w:r>
          </w:ins>
          <w:r>
            <w:rPr>
              <w:noProof/>
              <w:webHidden/>
            </w:rPr>
            <w:fldChar w:fldCharType="separate"/>
          </w:r>
          <w:ins w:id="208" w:author="David Conklin" w:date="2020-12-13T05:39:00Z">
            <w:r>
              <w:rPr>
                <w:noProof/>
                <w:webHidden/>
              </w:rPr>
              <w:t>43</w:t>
            </w:r>
            <w:r>
              <w:rPr>
                <w:noProof/>
                <w:webHidden/>
              </w:rPr>
              <w:fldChar w:fldCharType="end"/>
            </w:r>
            <w:r w:rsidRPr="008107FE">
              <w:rPr>
                <w:rStyle w:val="Hyperlink"/>
                <w:noProof/>
              </w:rPr>
              <w:fldChar w:fldCharType="end"/>
            </w:r>
          </w:ins>
        </w:p>
        <w:p w14:paraId="59E0A4B1" w14:textId="4EA373FB" w:rsidR="00E36C09" w:rsidRDefault="00E36C09">
          <w:pPr>
            <w:pStyle w:val="TOC2"/>
            <w:tabs>
              <w:tab w:val="right" w:leader="dot" w:pos="9350"/>
            </w:tabs>
            <w:rPr>
              <w:ins w:id="209" w:author="David Conklin" w:date="2020-12-13T05:39:00Z"/>
              <w:rFonts w:eastAsiaTheme="minorEastAsia"/>
              <w:noProof/>
            </w:rPr>
          </w:pPr>
          <w:ins w:id="210"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"_Toc58730419"</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Reality check</w:t>
            </w:r>
            <w:r>
              <w:rPr>
                <w:noProof/>
                <w:webHidden/>
              </w:rPr>
              <w:tab/>
            </w:r>
            <w:r>
              <w:rPr>
                <w:noProof/>
                <w:webHidden/>
              </w:rPr>
              <w:fldChar w:fldCharType="begin"/>
            </w:r>
            <w:r>
              <w:rPr>
                <w:noProof/>
                <w:webHidden/>
              </w:rPr>
              <w:instrText xml:space="preserve"> PAGEREF _Toc58730419 \h </w:instrText>
            </w:r>
            <w:r>
              <w:rPr>
                <w:noProof/>
                <w:webHidden/>
              </w:rPr>
            </w:r>
          </w:ins>
          <w:r>
            <w:rPr>
              <w:noProof/>
              <w:webHidden/>
            </w:rPr>
            <w:fldChar w:fldCharType="separate"/>
          </w:r>
          <w:ins w:id="211" w:author="David Conklin" w:date="2020-12-13T05:39:00Z">
            <w:r>
              <w:rPr>
                <w:noProof/>
                <w:webHidden/>
              </w:rPr>
              <w:t>43</w:t>
            </w:r>
            <w:r>
              <w:rPr>
                <w:noProof/>
                <w:webHidden/>
              </w:rPr>
              <w:fldChar w:fldCharType="end"/>
            </w:r>
            <w:r w:rsidRPr="008107FE">
              <w:rPr>
                <w:rStyle w:val="Hyperlink"/>
                <w:noProof/>
              </w:rPr>
              <w:fldChar w:fldCharType="end"/>
            </w:r>
          </w:ins>
        </w:p>
        <w:p w14:paraId="1A1AF5A4" w14:textId="3B8A6575" w:rsidR="00E36C09" w:rsidRDefault="00E36C09">
          <w:pPr>
            <w:pStyle w:val="TOC2"/>
            <w:tabs>
              <w:tab w:val="right" w:leader="dot" w:pos="9350"/>
            </w:tabs>
            <w:rPr>
              <w:ins w:id="212" w:author="David Conklin" w:date="2020-12-13T05:39:00Z"/>
              <w:rFonts w:eastAsiaTheme="minorEastAsia"/>
              <w:noProof/>
            </w:rPr>
          </w:pPr>
          <w:ins w:id="213"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"_Toc58730420"</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High Cascades Springs</w:t>
            </w:r>
            <w:r>
              <w:rPr>
                <w:noProof/>
                <w:webHidden/>
              </w:rPr>
              <w:tab/>
            </w:r>
            <w:r>
              <w:rPr>
                <w:noProof/>
                <w:webHidden/>
              </w:rPr>
              <w:fldChar w:fldCharType="begin"/>
            </w:r>
            <w:r>
              <w:rPr>
                <w:noProof/>
                <w:webHidden/>
              </w:rPr>
              <w:instrText xml:space="preserve"> PAGEREF _Toc58730420 \h </w:instrText>
            </w:r>
            <w:r>
              <w:rPr>
                <w:noProof/>
                <w:webHidden/>
              </w:rPr>
            </w:r>
          </w:ins>
          <w:r>
            <w:rPr>
              <w:noProof/>
              <w:webHidden/>
            </w:rPr>
            <w:fldChar w:fldCharType="separate"/>
          </w:r>
          <w:ins w:id="214" w:author="David Conklin" w:date="2020-12-13T05:39:00Z">
            <w:r>
              <w:rPr>
                <w:noProof/>
                <w:webHidden/>
              </w:rPr>
              <w:t>45</w:t>
            </w:r>
            <w:r>
              <w:rPr>
                <w:noProof/>
                <w:webHidden/>
              </w:rPr>
              <w:fldChar w:fldCharType="end"/>
            </w:r>
            <w:r w:rsidRPr="008107FE">
              <w:rPr>
                <w:rStyle w:val="Hyperlink"/>
                <w:noProof/>
              </w:rPr>
              <w:fldChar w:fldCharType="end"/>
            </w:r>
          </w:ins>
        </w:p>
        <w:p w14:paraId="174E582B" w14:textId="3C421F95" w:rsidR="00E36C09" w:rsidRDefault="00E36C09">
          <w:pPr>
            <w:pStyle w:val="TOC2"/>
            <w:tabs>
              <w:tab w:val="right" w:leader="dot" w:pos="9350"/>
            </w:tabs>
            <w:rPr>
              <w:ins w:id="215" w:author="David Conklin" w:date="2020-12-13T05:39:00Z"/>
              <w:rFonts w:eastAsiaTheme="minorEastAsia"/>
              <w:noProof/>
            </w:rPr>
          </w:pPr>
          <w:ins w:id="216"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"_Toc58730421"</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Calibration and simulation skill</w:t>
            </w:r>
            <w:r>
              <w:rPr>
                <w:noProof/>
                <w:webHidden/>
              </w:rPr>
              <w:tab/>
            </w:r>
            <w:r>
              <w:rPr>
                <w:noProof/>
                <w:webHidden/>
              </w:rPr>
              <w:fldChar w:fldCharType="begin"/>
            </w:r>
            <w:r>
              <w:rPr>
                <w:noProof/>
                <w:webHidden/>
              </w:rPr>
              <w:instrText xml:space="preserve"> PAGEREF _Toc58730421 \h </w:instrText>
            </w:r>
            <w:r>
              <w:rPr>
                <w:noProof/>
                <w:webHidden/>
              </w:rPr>
            </w:r>
          </w:ins>
          <w:r>
            <w:rPr>
              <w:noProof/>
              <w:webHidden/>
            </w:rPr>
            <w:fldChar w:fldCharType="separate"/>
          </w:r>
          <w:ins w:id="217" w:author="David Conklin" w:date="2020-12-13T05:39:00Z">
            <w:r>
              <w:rPr>
                <w:noProof/>
                <w:webHidden/>
              </w:rPr>
              <w:t>46</w:t>
            </w:r>
            <w:r>
              <w:rPr>
                <w:noProof/>
                <w:webHidden/>
              </w:rPr>
              <w:fldChar w:fldCharType="end"/>
            </w:r>
            <w:r w:rsidRPr="008107FE">
              <w:rPr>
                <w:rStyle w:val="Hyperlink"/>
                <w:noProof/>
              </w:rPr>
              <w:fldChar w:fldCharType="end"/>
            </w:r>
          </w:ins>
        </w:p>
        <w:p w14:paraId="339916F4" w14:textId="3F783DBF" w:rsidR="00E36C09" w:rsidRDefault="00E36C09">
          <w:pPr>
            <w:pStyle w:val="TOC2"/>
            <w:tabs>
              <w:tab w:val="right" w:leader="dot" w:pos="9350"/>
            </w:tabs>
            <w:rPr>
              <w:ins w:id="218" w:author="David Conklin" w:date="2020-12-13T05:39:00Z"/>
              <w:rFonts w:eastAsiaTheme="minorEastAsia"/>
              <w:noProof/>
            </w:rPr>
          </w:pPr>
          <w:ins w:id="219"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"_Toc58730422"</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Analysis of locations where the model has low skill</w:t>
            </w:r>
            <w:r>
              <w:rPr>
                <w:noProof/>
                <w:webHidden/>
              </w:rPr>
              <w:tab/>
            </w:r>
            <w:r>
              <w:rPr>
                <w:noProof/>
                <w:webHidden/>
              </w:rPr>
              <w:fldChar w:fldCharType="begin"/>
            </w:r>
            <w:r>
              <w:rPr>
                <w:noProof/>
                <w:webHidden/>
              </w:rPr>
              <w:instrText xml:space="preserve"> PAGEREF _Toc58730422 \h </w:instrText>
            </w:r>
            <w:r>
              <w:rPr>
                <w:noProof/>
                <w:webHidden/>
              </w:rPr>
            </w:r>
          </w:ins>
          <w:r>
            <w:rPr>
              <w:noProof/>
              <w:webHidden/>
            </w:rPr>
            <w:fldChar w:fldCharType="separate"/>
          </w:r>
          <w:ins w:id="220" w:author="David Conklin" w:date="2020-12-13T05:39:00Z">
            <w:r>
              <w:rPr>
                <w:noProof/>
                <w:webHidden/>
              </w:rPr>
              <w:t>49</w:t>
            </w:r>
            <w:r>
              <w:rPr>
                <w:noProof/>
                <w:webHidden/>
              </w:rPr>
              <w:fldChar w:fldCharType="end"/>
            </w:r>
            <w:r w:rsidRPr="008107FE">
              <w:rPr>
                <w:rStyle w:val="Hyperlink"/>
                <w:noProof/>
              </w:rPr>
              <w:fldChar w:fldCharType="end"/>
            </w:r>
          </w:ins>
        </w:p>
        <w:p w14:paraId="1312645D" w14:textId="5448EBD2" w:rsidR="00E36C09" w:rsidRDefault="00E36C09">
          <w:pPr>
            <w:pStyle w:val="TOC2"/>
            <w:tabs>
              <w:tab w:val="right" w:leader="dot" w:pos="9350"/>
            </w:tabs>
            <w:rPr>
              <w:ins w:id="221" w:author="David Conklin" w:date="2020-12-13T05:39:00Z"/>
              <w:rFonts w:eastAsiaTheme="minorEastAsia"/>
              <w:noProof/>
            </w:rPr>
          </w:pPr>
          <w:ins w:id="222"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"_Toc58730423"</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Simulated McKenzie basin water budget</w:t>
            </w:r>
            <w:r>
              <w:rPr>
                <w:noProof/>
                <w:webHidden/>
              </w:rPr>
              <w:tab/>
            </w:r>
            <w:r>
              <w:rPr>
                <w:noProof/>
                <w:webHidden/>
              </w:rPr>
              <w:fldChar w:fldCharType="begin"/>
            </w:r>
            <w:r>
              <w:rPr>
                <w:noProof/>
                <w:webHidden/>
              </w:rPr>
              <w:instrText xml:space="preserve"> PAGEREF _Toc58730423 \h </w:instrText>
            </w:r>
            <w:r>
              <w:rPr>
                <w:noProof/>
                <w:webHidden/>
              </w:rPr>
            </w:r>
          </w:ins>
          <w:r>
            <w:rPr>
              <w:noProof/>
              <w:webHidden/>
            </w:rPr>
            <w:fldChar w:fldCharType="separate"/>
          </w:r>
          <w:ins w:id="223" w:author="David Conklin" w:date="2020-12-13T05:39:00Z">
            <w:r>
              <w:rPr>
                <w:noProof/>
                <w:webHidden/>
              </w:rPr>
              <w:t>50</w:t>
            </w:r>
            <w:r>
              <w:rPr>
                <w:noProof/>
                <w:webHidden/>
              </w:rPr>
              <w:fldChar w:fldCharType="end"/>
            </w:r>
            <w:r w:rsidRPr="008107FE">
              <w:rPr>
                <w:rStyle w:val="Hyperlink"/>
                <w:noProof/>
              </w:rPr>
              <w:fldChar w:fldCharType="end"/>
            </w:r>
          </w:ins>
        </w:p>
        <w:p w14:paraId="43A0EF78" w14:textId="27E09C78" w:rsidR="00E36C09" w:rsidRDefault="00E36C09">
          <w:pPr>
            <w:pStyle w:val="TOC2"/>
            <w:tabs>
              <w:tab w:val="right" w:leader="dot" w:pos="9350"/>
            </w:tabs>
            <w:rPr>
              <w:ins w:id="224" w:author="David Conklin" w:date="2020-12-13T05:39:00Z"/>
              <w:rFonts w:eastAsiaTheme="minorEastAsia"/>
              <w:noProof/>
            </w:rPr>
          </w:pPr>
          <w:ins w:id="225"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"_Toc58730424"</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Clackamas wetlands v. McKenzie wetlands</w:t>
            </w:r>
            <w:r>
              <w:rPr>
                <w:noProof/>
                <w:webHidden/>
              </w:rPr>
              <w:tab/>
            </w:r>
            <w:r>
              <w:rPr>
                <w:noProof/>
                <w:webHidden/>
              </w:rPr>
              <w:fldChar w:fldCharType="begin"/>
            </w:r>
            <w:r>
              <w:rPr>
                <w:noProof/>
                <w:webHidden/>
              </w:rPr>
              <w:instrText xml:space="preserve"> PAGEREF _Toc58730424 \h </w:instrText>
            </w:r>
            <w:r>
              <w:rPr>
                <w:noProof/>
                <w:webHidden/>
              </w:rPr>
            </w:r>
          </w:ins>
          <w:r>
            <w:rPr>
              <w:noProof/>
              <w:webHidden/>
            </w:rPr>
            <w:fldChar w:fldCharType="separate"/>
          </w:r>
          <w:ins w:id="226" w:author="David Conklin" w:date="2020-12-13T05:39:00Z">
            <w:r>
              <w:rPr>
                <w:noProof/>
                <w:webHidden/>
              </w:rPr>
              <w:t>51</w:t>
            </w:r>
            <w:r>
              <w:rPr>
                <w:noProof/>
                <w:webHidden/>
              </w:rPr>
              <w:fldChar w:fldCharType="end"/>
            </w:r>
            <w:r w:rsidRPr="008107FE">
              <w:rPr>
                <w:rStyle w:val="Hyperlink"/>
                <w:noProof/>
              </w:rPr>
              <w:fldChar w:fldCharType="end"/>
            </w:r>
          </w:ins>
        </w:p>
        <w:p w14:paraId="100FA477" w14:textId="3FB09E0D" w:rsidR="00E36C09" w:rsidRDefault="00E36C09">
          <w:pPr>
            <w:pStyle w:val="TOC1"/>
            <w:tabs>
              <w:tab w:val="right" w:leader="dot" w:pos="9350"/>
            </w:tabs>
            <w:rPr>
              <w:ins w:id="227" w:author="David Conklin" w:date="2020-12-13T05:39:00Z"/>
              <w:rFonts w:eastAsiaTheme="minorEastAsia"/>
              <w:noProof/>
            </w:rPr>
          </w:pPr>
          <w:ins w:id="228"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"_Toc58730425"</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The Clackamas Basin</w:t>
            </w:r>
            <w:r>
              <w:rPr>
                <w:noProof/>
                <w:webHidden/>
              </w:rPr>
              <w:tab/>
            </w:r>
            <w:r>
              <w:rPr>
                <w:noProof/>
                <w:webHidden/>
              </w:rPr>
              <w:fldChar w:fldCharType="begin"/>
            </w:r>
            <w:r>
              <w:rPr>
                <w:noProof/>
                <w:webHidden/>
              </w:rPr>
              <w:instrText xml:space="preserve"> PAGEREF _Toc58730425 \h </w:instrText>
            </w:r>
            <w:r>
              <w:rPr>
                <w:noProof/>
                <w:webHidden/>
              </w:rPr>
            </w:r>
          </w:ins>
          <w:r>
            <w:rPr>
              <w:noProof/>
              <w:webHidden/>
            </w:rPr>
            <w:fldChar w:fldCharType="separate"/>
          </w:r>
          <w:ins w:id="229" w:author="David Conklin" w:date="2020-12-13T05:39:00Z">
            <w:r>
              <w:rPr>
                <w:noProof/>
                <w:webHidden/>
              </w:rPr>
              <w:t>52</w:t>
            </w:r>
            <w:r>
              <w:rPr>
                <w:noProof/>
                <w:webHidden/>
              </w:rPr>
              <w:fldChar w:fldCharType="end"/>
            </w:r>
            <w:r w:rsidRPr="008107FE">
              <w:rPr>
                <w:rStyle w:val="Hyperlink"/>
                <w:noProof/>
              </w:rPr>
              <w:fldChar w:fldCharType="end"/>
            </w:r>
          </w:ins>
        </w:p>
        <w:p w14:paraId="432522DA" w14:textId="69A3CB43" w:rsidR="00E36C09" w:rsidRDefault="00E36C09">
          <w:pPr>
            <w:pStyle w:val="TOC1"/>
            <w:tabs>
              <w:tab w:val="right" w:leader="dot" w:pos="9350"/>
            </w:tabs>
            <w:rPr>
              <w:ins w:id="230" w:author="David Conklin" w:date="2020-12-13T05:39:00Z"/>
              <w:rFonts w:eastAsiaTheme="minorEastAsia"/>
              <w:noProof/>
            </w:rPr>
          </w:pPr>
          <w:ins w:id="231"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"_Toc58730426"</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Directory structure and file names</w:t>
            </w:r>
            <w:r>
              <w:rPr>
                <w:noProof/>
                <w:webHidden/>
              </w:rPr>
              <w:tab/>
            </w:r>
            <w:r>
              <w:rPr>
                <w:noProof/>
                <w:webHidden/>
              </w:rPr>
              <w:fldChar w:fldCharType="begin"/>
            </w:r>
            <w:r>
              <w:rPr>
                <w:noProof/>
                <w:webHidden/>
              </w:rPr>
              <w:instrText xml:space="preserve"> PAGEREF _Toc58730426 \h </w:instrText>
            </w:r>
            <w:r>
              <w:rPr>
                <w:noProof/>
                <w:webHidden/>
              </w:rPr>
            </w:r>
          </w:ins>
          <w:r>
            <w:rPr>
              <w:noProof/>
              <w:webHidden/>
            </w:rPr>
            <w:fldChar w:fldCharType="separate"/>
          </w:r>
          <w:ins w:id="232" w:author="David Conklin" w:date="2020-12-13T05:39:00Z">
            <w:r>
              <w:rPr>
                <w:noProof/>
                <w:webHidden/>
              </w:rPr>
              <w:t>53</w:t>
            </w:r>
            <w:r>
              <w:rPr>
                <w:noProof/>
                <w:webHidden/>
              </w:rPr>
              <w:fldChar w:fldCharType="end"/>
            </w:r>
            <w:r w:rsidRPr="008107FE">
              <w:rPr>
                <w:rStyle w:val="Hyperlink"/>
                <w:noProof/>
              </w:rPr>
              <w:fldChar w:fldCharType="end"/>
            </w:r>
          </w:ins>
        </w:p>
        <w:p w14:paraId="02B6D2D3" w14:textId="33B77A72" w:rsidR="00E36C09" w:rsidRDefault="00E36C09">
          <w:pPr>
            <w:pStyle w:val="TOC1"/>
            <w:tabs>
              <w:tab w:val="right" w:leader="dot" w:pos="9350"/>
            </w:tabs>
            <w:rPr>
              <w:ins w:id="233" w:author="David Conklin" w:date="2020-12-13T05:39:00Z"/>
              <w:rFonts w:eastAsiaTheme="minorEastAsia"/>
              <w:noProof/>
            </w:rPr>
          </w:pPr>
          <w:ins w:id="234"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"_Toc58730427"</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Release Log</w:t>
            </w:r>
            <w:r>
              <w:rPr>
                <w:noProof/>
                <w:webHidden/>
              </w:rPr>
              <w:tab/>
            </w:r>
            <w:r>
              <w:rPr>
                <w:noProof/>
                <w:webHidden/>
              </w:rPr>
              <w:fldChar w:fldCharType="begin"/>
            </w:r>
            <w:r>
              <w:rPr>
                <w:noProof/>
                <w:webHidden/>
              </w:rPr>
              <w:instrText xml:space="preserve"> PAGEREF _Toc58730427 \h </w:instrText>
            </w:r>
            <w:r>
              <w:rPr>
                <w:noProof/>
                <w:webHidden/>
              </w:rPr>
            </w:r>
          </w:ins>
          <w:r>
            <w:rPr>
              <w:noProof/>
              <w:webHidden/>
            </w:rPr>
            <w:fldChar w:fldCharType="separate"/>
          </w:r>
          <w:ins w:id="235" w:author="David Conklin" w:date="2020-12-13T05:39:00Z">
            <w:r>
              <w:rPr>
                <w:noProof/>
                <w:webHidden/>
              </w:rPr>
              <w:t>53</w:t>
            </w:r>
            <w:r>
              <w:rPr>
                <w:noProof/>
                <w:webHidden/>
              </w:rPr>
              <w:fldChar w:fldCharType="end"/>
            </w:r>
            <w:r w:rsidRPr="008107FE">
              <w:rPr>
                <w:rStyle w:val="Hyperlink"/>
                <w:noProof/>
              </w:rPr>
              <w:fldChar w:fldCharType="end"/>
            </w:r>
          </w:ins>
        </w:p>
        <w:p w14:paraId="3AC2A306" w14:textId="4916D396" w:rsidR="00E36C09" w:rsidRDefault="00E36C09">
          <w:pPr>
            <w:pStyle w:val="TOC1"/>
            <w:tabs>
              <w:tab w:val="right" w:leader="dot" w:pos="9350"/>
            </w:tabs>
            <w:rPr>
              <w:ins w:id="236" w:author="David Conklin" w:date="2020-12-13T05:39:00Z"/>
              <w:rFonts w:eastAsiaTheme="minorEastAsia"/>
              <w:noProof/>
            </w:rPr>
          </w:pPr>
          <w:ins w:id="237"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"_Toc58730428"</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References</w:t>
            </w:r>
            <w:r>
              <w:rPr>
                <w:noProof/>
                <w:webHidden/>
              </w:rPr>
              <w:tab/>
            </w:r>
            <w:r>
              <w:rPr>
                <w:noProof/>
                <w:webHidden/>
              </w:rPr>
              <w:fldChar w:fldCharType="begin"/>
            </w:r>
            <w:r>
              <w:rPr>
                <w:noProof/>
                <w:webHidden/>
              </w:rPr>
              <w:instrText xml:space="preserve"> PAGEREF _Toc58730428 \h </w:instrText>
            </w:r>
            <w:r>
              <w:rPr>
                <w:noProof/>
                <w:webHidden/>
              </w:rPr>
            </w:r>
          </w:ins>
          <w:r>
            <w:rPr>
              <w:noProof/>
              <w:webHidden/>
            </w:rPr>
            <w:fldChar w:fldCharType="separate"/>
          </w:r>
          <w:ins w:id="238" w:author="David Conklin" w:date="2020-12-13T05:39:00Z">
            <w:r>
              <w:rPr>
                <w:noProof/>
                <w:webHidden/>
              </w:rPr>
              <w:t>56</w:t>
            </w:r>
            <w:r>
              <w:rPr>
                <w:noProof/>
                <w:webHidden/>
              </w:rPr>
              <w:fldChar w:fldCharType="end"/>
            </w:r>
            <w:r w:rsidRPr="008107FE">
              <w:rPr>
                <w:rStyle w:val="Hyperlink"/>
                <w:noProof/>
              </w:rPr>
              <w:fldChar w:fldCharType="end"/>
            </w:r>
          </w:ins>
        </w:p>
        <w:p w14:paraId="57F4E3C3" w14:textId="3727FFDC" w:rsidR="00E36C09" w:rsidRDefault="00E36C09">
          <w:pPr>
            <w:pStyle w:val="TOC1"/>
            <w:tabs>
              <w:tab w:val="right" w:leader="dot" w:pos="9350"/>
            </w:tabs>
            <w:rPr>
              <w:ins w:id="239" w:author="David Conklin" w:date="2020-12-13T05:39:00Z"/>
              <w:rFonts w:eastAsiaTheme="minorEastAsia"/>
              <w:noProof/>
            </w:rPr>
          </w:pPr>
          <w:ins w:id="240" w:author="David Conklin" w:date="2020-12-13T05:39:00Z">
            <w:r w:rsidRPr="008107FE">
              <w:rPr>
                <w:rStyle w:val="Hyperlink"/>
                <w:noProof/>
              </w:rPr>
              <w:fldChar w:fldCharType="begin"/>
            </w:r>
            <w:r w:rsidRPr="008107FE">
              <w:rPr>
                <w:rStyle w:val="Hyperlink"/>
                <w:noProof/>
              </w:rPr>
              <w:instrText xml:space="preserve"> </w:instrText>
            </w:r>
            <w:r>
              <w:rPr>
                <w:noProof/>
              </w:rPr>
              <w:instrText>HYPERLINK \l "_Toc58730429"</w:instrText>
            </w:r>
            <w:r w:rsidRPr="008107FE">
              <w:rPr>
                <w:rStyle w:val="Hyperlink"/>
                <w:noProof/>
              </w:rPr>
              <w:instrText xml:space="preserve"> </w:instrText>
            </w:r>
            <w:r w:rsidRPr="008107FE">
              <w:rPr>
                <w:rStyle w:val="Hyperlink"/>
                <w:noProof/>
              </w:rPr>
            </w:r>
            <w:r w:rsidRPr="008107FE">
              <w:rPr>
                <w:rStyle w:val="Hyperlink"/>
                <w:noProof/>
              </w:rPr>
              <w:fldChar w:fldCharType="separate"/>
            </w:r>
            <w:r w:rsidRPr="008107FE">
              <w:rPr>
                <w:rStyle w:val="Hyperlink"/>
                <w:noProof/>
              </w:rPr>
              <w:t>Acronyms and Abbreviations</w:t>
            </w:r>
            <w:r>
              <w:rPr>
                <w:noProof/>
                <w:webHidden/>
              </w:rPr>
              <w:tab/>
            </w:r>
            <w:r>
              <w:rPr>
                <w:noProof/>
                <w:webHidden/>
              </w:rPr>
              <w:fldChar w:fldCharType="begin"/>
            </w:r>
            <w:r>
              <w:rPr>
                <w:noProof/>
                <w:webHidden/>
              </w:rPr>
              <w:instrText xml:space="preserve"> PAGEREF _Toc58730429 \h </w:instrText>
            </w:r>
            <w:r>
              <w:rPr>
                <w:noProof/>
                <w:webHidden/>
              </w:rPr>
            </w:r>
          </w:ins>
          <w:r>
            <w:rPr>
              <w:noProof/>
              <w:webHidden/>
            </w:rPr>
            <w:fldChar w:fldCharType="separate"/>
          </w:r>
          <w:ins w:id="241" w:author="David Conklin" w:date="2020-12-13T05:39:00Z">
            <w:r>
              <w:rPr>
                <w:noProof/>
                <w:webHidden/>
              </w:rPr>
              <w:t>57</w:t>
            </w:r>
            <w:r>
              <w:rPr>
                <w:noProof/>
                <w:webHidden/>
              </w:rPr>
              <w:fldChar w:fldCharType="end"/>
            </w:r>
            <w:r w:rsidRPr="008107FE">
              <w:rPr>
                <w:rStyle w:val="Hyperlink"/>
                <w:noProof/>
              </w:rPr>
              <w:fldChar w:fldCharType="end"/>
            </w:r>
          </w:ins>
        </w:p>
        <w:p w14:paraId="56F43E94" w14:textId="5D87F9A2" w:rsidR="00054245" w:rsidDel="00977ECE" w:rsidRDefault="00914CB4">
          <w:pPr>
            <w:pStyle w:val="TOC1"/>
            <w:tabs>
              <w:tab w:val="right" w:leader="dot" w:pos="9350"/>
            </w:tabs>
            <w:rPr>
              <w:del w:id="242" w:author="David Conklin" w:date="2020-12-08T14:53:00Z"/>
              <w:rFonts w:eastAsiaTheme="minorEastAsia"/>
              <w:noProof/>
            </w:rPr>
          </w:pPr>
          <w:del w:id="243" w:author="David Conklin" w:date="2020-12-08T14:53:00Z">
            <w:r w:rsidDel="00977ECE">
              <w:rPr>
                <w:noProof/>
              </w:rPr>
              <w:fldChar w:fldCharType="begin"/>
            </w:r>
            <w:r w:rsidDel="00977ECE">
              <w:rPr>
                <w:noProof/>
              </w:rPr>
              <w:delInstrText xml:space="preserve"> HYPERLINK \l "_Toc58250531" </w:delInstrText>
            </w:r>
            <w:r w:rsidDel="00977ECE">
              <w:rPr>
                <w:noProof/>
              </w:rPr>
              <w:fldChar w:fldCharType="separate"/>
            </w:r>
          </w:del>
          <w:ins w:id="244" w:author="David Conklin" w:date="2020-12-13T05:39:00Z">
            <w:r w:rsidR="00E36C09">
              <w:rPr>
                <w:b/>
                <w:bCs/>
                <w:noProof/>
              </w:rPr>
              <w:t>Error! Hyperlink reference not valid.</w:t>
            </w:r>
          </w:ins>
          <w:del w:id="245" w:author="David Conklin" w:date="2020-12-08T14:53:00Z">
            <w:r w:rsidR="00054245" w:rsidRPr="009118A7" w:rsidDel="00977ECE">
              <w:rPr>
                <w:rStyle w:val="Hyperlink"/>
                <w:noProof/>
              </w:rPr>
              <w:delText>What is a digital handbook?</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_Toc58250531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7311A055" w14:textId="1548E9F9" w:rsidR="00054245" w:rsidDel="00977ECE" w:rsidRDefault="00914CB4">
          <w:pPr>
            <w:pStyle w:val="TOC1"/>
            <w:tabs>
              <w:tab w:val="right" w:leader="dot" w:pos="9350"/>
            </w:tabs>
            <w:rPr>
              <w:del w:id="246" w:author="David Conklin" w:date="2020-12-08T14:53:00Z"/>
              <w:rFonts w:eastAsiaTheme="minorEastAsia"/>
              <w:noProof/>
            </w:rPr>
          </w:pPr>
          <w:del w:id="247" w:author="David Conklin" w:date="2020-12-08T14:53:00Z">
            <w:r w:rsidDel="00977ECE">
              <w:rPr>
                <w:noProof/>
              </w:rPr>
              <w:fldChar w:fldCharType="begin"/>
            </w:r>
            <w:r w:rsidDel="00977ECE">
              <w:rPr>
                <w:noProof/>
              </w:rPr>
              <w:delInstrText xml:space="preserve"> HYPERLINK \l "_Toc58250532" </w:delInstrText>
            </w:r>
            <w:r w:rsidDel="00977ECE">
              <w:rPr>
                <w:noProof/>
              </w:rPr>
              <w:fldChar w:fldCharType="separate"/>
            </w:r>
          </w:del>
          <w:ins w:id="248" w:author="David Conklin" w:date="2020-12-13T05:39:00Z">
            <w:r w:rsidR="00E36C09">
              <w:rPr>
                <w:b/>
                <w:bCs/>
                <w:noProof/>
              </w:rPr>
              <w:t>Error! Hyperlink reference not valid.</w:t>
            </w:r>
          </w:ins>
          <w:del w:id="249" w:author="David Conklin" w:date="2020-12-08T14:53:00Z">
            <w:r w:rsidR="00054245" w:rsidRPr="009118A7" w:rsidDel="00977ECE">
              <w:rPr>
                <w:rStyle w:val="Hyperlink"/>
                <w:noProof/>
              </w:rPr>
              <w:delText>CW3M concept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_Toc58250532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0640E4A7" w14:textId="4D19C794" w:rsidR="00054245" w:rsidDel="00977ECE" w:rsidRDefault="00914CB4">
          <w:pPr>
            <w:pStyle w:val="TOC2"/>
            <w:tabs>
              <w:tab w:val="right" w:leader="dot" w:pos="9350"/>
            </w:tabs>
            <w:rPr>
              <w:del w:id="250" w:author="David Conklin" w:date="2020-12-08T14:53:00Z"/>
              <w:rFonts w:eastAsiaTheme="minorEastAsia"/>
              <w:noProof/>
            </w:rPr>
          </w:pPr>
          <w:del w:id="251" w:author="David Conklin" w:date="2020-12-08T14:53:00Z">
            <w:r w:rsidDel="00977ECE">
              <w:rPr>
                <w:noProof/>
              </w:rPr>
              <w:fldChar w:fldCharType="begin"/>
            </w:r>
            <w:r w:rsidDel="00977ECE">
              <w:rPr>
                <w:noProof/>
              </w:rPr>
              <w:delInstrText xml:space="preserve"> HYPERLINK \l "_Toc58250533" </w:delInstrText>
            </w:r>
            <w:r w:rsidDel="00977ECE">
              <w:rPr>
                <w:noProof/>
              </w:rPr>
              <w:fldChar w:fldCharType="separate"/>
            </w:r>
          </w:del>
          <w:ins w:id="252" w:author="David Conklin" w:date="2020-12-13T05:39:00Z">
            <w:r w:rsidR="00E36C09">
              <w:rPr>
                <w:b/>
                <w:bCs/>
                <w:noProof/>
              </w:rPr>
              <w:t>Error! Hyperlink reference not valid.</w:t>
            </w:r>
          </w:ins>
          <w:del w:id="253" w:author="David Conklin" w:date="2020-12-08T14:53:00Z">
            <w:r w:rsidR="00054245" w:rsidRPr="009118A7" w:rsidDel="00977ECE">
              <w:rPr>
                <w:rStyle w:val="Hyperlink"/>
                <w:noProof/>
              </w:rPr>
              <w:delText>A different kind of community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_Toc58250533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0290933E" w14:textId="33F8D704" w:rsidR="00054245" w:rsidDel="00977ECE" w:rsidRDefault="00914CB4">
          <w:pPr>
            <w:pStyle w:val="TOC2"/>
            <w:tabs>
              <w:tab w:val="right" w:leader="dot" w:pos="9350"/>
            </w:tabs>
            <w:rPr>
              <w:del w:id="254" w:author="David Conklin" w:date="2020-12-08T14:53:00Z"/>
              <w:rFonts w:eastAsiaTheme="minorEastAsia"/>
              <w:noProof/>
            </w:rPr>
          </w:pPr>
          <w:del w:id="255" w:author="David Conklin" w:date="2020-12-08T14:53:00Z">
            <w:r w:rsidDel="00977ECE">
              <w:rPr>
                <w:noProof/>
              </w:rPr>
              <w:fldChar w:fldCharType="begin"/>
            </w:r>
            <w:r w:rsidDel="00977ECE">
              <w:rPr>
                <w:noProof/>
              </w:rPr>
              <w:delInstrText xml:space="preserve"> HYPERLINK \l "_Toc58250534" </w:delInstrText>
            </w:r>
            <w:r w:rsidDel="00977ECE">
              <w:rPr>
                <w:noProof/>
              </w:rPr>
              <w:fldChar w:fldCharType="separate"/>
            </w:r>
          </w:del>
          <w:ins w:id="256" w:author="David Conklin" w:date="2020-12-13T05:39:00Z">
            <w:r w:rsidR="00E36C09">
              <w:rPr>
                <w:b/>
                <w:bCs/>
                <w:noProof/>
              </w:rPr>
              <w:t>Error! Hyperlink reference not valid.</w:t>
            </w:r>
          </w:ins>
          <w:del w:id="257" w:author="David Conklin" w:date="2020-12-08T14:53:00Z">
            <w:r w:rsidR="00054245" w:rsidRPr="009118A7" w:rsidDel="00977ECE">
              <w:rPr>
                <w:rStyle w:val="Hyperlink"/>
                <w:noProof/>
              </w:rPr>
              <w:delText>What CW3M is for</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_Toc58250534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7F6D6A51" w14:textId="5B4E2EBF" w:rsidR="00054245" w:rsidDel="00977ECE" w:rsidRDefault="00914CB4">
          <w:pPr>
            <w:pStyle w:val="TOC2"/>
            <w:tabs>
              <w:tab w:val="right" w:leader="dot" w:pos="9350"/>
            </w:tabs>
            <w:rPr>
              <w:del w:id="258" w:author="David Conklin" w:date="2020-12-08T14:53:00Z"/>
              <w:rFonts w:eastAsiaTheme="minorEastAsia"/>
              <w:noProof/>
            </w:rPr>
          </w:pPr>
          <w:del w:id="259" w:author="David Conklin" w:date="2020-12-08T14:53:00Z">
            <w:r w:rsidDel="00977ECE">
              <w:rPr>
                <w:noProof/>
              </w:rPr>
              <w:fldChar w:fldCharType="begin"/>
            </w:r>
            <w:r w:rsidDel="00977ECE">
              <w:rPr>
                <w:noProof/>
              </w:rPr>
              <w:delInstrText xml:space="preserve"> HYPERLINK \l "_Toc58250535" </w:delInstrText>
            </w:r>
            <w:r w:rsidDel="00977ECE">
              <w:rPr>
                <w:noProof/>
              </w:rPr>
              <w:fldChar w:fldCharType="separate"/>
            </w:r>
          </w:del>
          <w:ins w:id="260" w:author="David Conklin" w:date="2020-12-13T05:39:00Z">
            <w:r w:rsidR="00E36C09">
              <w:rPr>
                <w:b/>
                <w:bCs/>
                <w:noProof/>
              </w:rPr>
              <w:t>Error! Hyperlink reference not valid.</w:t>
            </w:r>
          </w:ins>
          <w:del w:id="261" w:author="David Conklin" w:date="2020-12-08T14:53:00Z">
            <w:r w:rsidR="00054245" w:rsidRPr="009118A7" w:rsidDel="00977ECE">
              <w:rPr>
                <w:rStyle w:val="Hyperlink"/>
                <w:noProof/>
              </w:rPr>
              <w:delText>Management and maintenance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_Toc58250535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2394997E" w14:textId="5C5A8B65" w:rsidR="00054245" w:rsidDel="00977ECE" w:rsidRDefault="00914CB4">
          <w:pPr>
            <w:pStyle w:val="TOC1"/>
            <w:tabs>
              <w:tab w:val="right" w:leader="dot" w:pos="9350"/>
            </w:tabs>
            <w:rPr>
              <w:del w:id="262" w:author="David Conklin" w:date="2020-12-08T14:53:00Z"/>
              <w:rFonts w:eastAsiaTheme="minorEastAsia"/>
              <w:noProof/>
            </w:rPr>
          </w:pPr>
          <w:del w:id="263" w:author="David Conklin" w:date="2020-12-08T14:53:00Z">
            <w:r w:rsidDel="00977ECE">
              <w:rPr>
                <w:noProof/>
              </w:rPr>
              <w:fldChar w:fldCharType="begin"/>
            </w:r>
            <w:r w:rsidDel="00977ECE">
              <w:rPr>
                <w:noProof/>
              </w:rPr>
              <w:delInstrText xml:space="preserve"> HYPERLINK \l "_Toc58250536" </w:delInstrText>
            </w:r>
            <w:r w:rsidDel="00977ECE">
              <w:rPr>
                <w:noProof/>
              </w:rPr>
              <w:fldChar w:fldCharType="separate"/>
            </w:r>
          </w:del>
          <w:ins w:id="264" w:author="David Conklin" w:date="2020-12-13T05:39:00Z">
            <w:r w:rsidR="00E36C09">
              <w:rPr>
                <w:b/>
                <w:bCs/>
                <w:noProof/>
              </w:rPr>
              <w:t>Error! Hyperlink reference not valid.</w:t>
            </w:r>
          </w:ins>
          <w:del w:id="265" w:author="David Conklin" w:date="2020-12-08T14:53:00Z">
            <w:r w:rsidR="00054245" w:rsidRPr="009118A7" w:rsidDel="00977ECE">
              <w:rPr>
                <w:rStyle w:val="Hyperlink"/>
                <w:noProof/>
              </w:rPr>
              <w:delText>Study areas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_Toc58250536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16D14F1E" w14:textId="2EAE87F5" w:rsidR="00054245" w:rsidDel="00977ECE" w:rsidRDefault="00914CB4">
          <w:pPr>
            <w:pStyle w:val="TOC2"/>
            <w:tabs>
              <w:tab w:val="right" w:leader="dot" w:pos="9350"/>
            </w:tabs>
            <w:rPr>
              <w:del w:id="266" w:author="David Conklin" w:date="2020-12-08T14:53:00Z"/>
              <w:rFonts w:eastAsiaTheme="minorEastAsia"/>
              <w:noProof/>
            </w:rPr>
          </w:pPr>
          <w:del w:id="267" w:author="David Conklin" w:date="2020-12-08T14:53:00Z">
            <w:r w:rsidDel="00977ECE">
              <w:rPr>
                <w:noProof/>
              </w:rPr>
              <w:fldChar w:fldCharType="begin"/>
            </w:r>
            <w:r w:rsidDel="00977ECE">
              <w:rPr>
                <w:noProof/>
              </w:rPr>
              <w:delInstrText xml:space="preserve"> HYPERLINK \l "_Toc58250537" </w:delInstrText>
            </w:r>
            <w:r w:rsidDel="00977ECE">
              <w:rPr>
                <w:noProof/>
              </w:rPr>
              <w:fldChar w:fldCharType="separate"/>
            </w:r>
          </w:del>
          <w:ins w:id="268" w:author="David Conklin" w:date="2020-12-13T05:39:00Z">
            <w:r w:rsidR="00E36C09">
              <w:rPr>
                <w:b/>
                <w:bCs/>
                <w:noProof/>
              </w:rPr>
              <w:t>Error! Hyperlink reference not valid.</w:t>
            </w:r>
          </w:ins>
          <w:del w:id="269" w:author="David Conklin" w:date="2020-12-08T14:53:00Z">
            <w:r w:rsidR="00054245" w:rsidRPr="009118A7" w:rsidDel="00977ECE">
              <w:rPr>
                <w:rStyle w:val="Hyperlink"/>
                <w:noProof/>
              </w:rPr>
              <w:delText>DataCW3M directory structure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_Toc58250537 \h </w:delInstrText>
            </w:r>
            <w:r w:rsidR="00054245" w:rsidDel="00977ECE">
              <w:rPr>
                <w:noProof/>
                <w:webHidden/>
              </w:rPr>
            </w:r>
            <w:r w:rsidR="00054245" w:rsidDel="00977ECE">
              <w:rPr>
                <w:noProof/>
                <w:webHidden/>
              </w:rPr>
              <w:fldChar w:fldCharType="separate"/>
            </w:r>
            <w:r w:rsidR="00054245" w:rsidDel="00977ECE">
              <w:rPr>
                <w:noProof/>
                <w:webHidden/>
              </w:rPr>
              <w:delText>5</w:delText>
            </w:r>
            <w:r w:rsidR="00054245" w:rsidDel="00977ECE">
              <w:rPr>
                <w:noProof/>
                <w:webHidden/>
              </w:rPr>
              <w:fldChar w:fldCharType="end"/>
            </w:r>
            <w:r w:rsidDel="00977ECE">
              <w:rPr>
                <w:noProof/>
              </w:rPr>
              <w:fldChar w:fldCharType="end"/>
            </w:r>
          </w:del>
        </w:p>
        <w:p w14:paraId="76D4EB4A" w14:textId="0D2B2E38" w:rsidR="00054245" w:rsidDel="00977ECE" w:rsidRDefault="00914CB4">
          <w:pPr>
            <w:pStyle w:val="TOC2"/>
            <w:tabs>
              <w:tab w:val="right" w:leader="dot" w:pos="9350"/>
            </w:tabs>
            <w:rPr>
              <w:del w:id="270" w:author="David Conklin" w:date="2020-12-08T14:53:00Z"/>
              <w:rFonts w:eastAsiaTheme="minorEastAsia"/>
              <w:noProof/>
            </w:rPr>
          </w:pPr>
          <w:del w:id="271" w:author="David Conklin" w:date="2020-12-08T14:53:00Z">
            <w:r w:rsidDel="00977ECE">
              <w:rPr>
                <w:noProof/>
              </w:rPr>
              <w:fldChar w:fldCharType="begin"/>
            </w:r>
            <w:r w:rsidDel="00977ECE">
              <w:rPr>
                <w:noProof/>
              </w:rPr>
              <w:delInstrText xml:space="preserve"> HYPERLINK \l "_Toc58250538" </w:delInstrText>
            </w:r>
            <w:r w:rsidDel="00977ECE">
              <w:rPr>
                <w:noProof/>
              </w:rPr>
              <w:fldChar w:fldCharType="separate"/>
            </w:r>
          </w:del>
          <w:ins w:id="272" w:author="David Conklin" w:date="2020-12-13T05:39:00Z">
            <w:r w:rsidR="00E36C09">
              <w:rPr>
                <w:b/>
                <w:bCs/>
                <w:noProof/>
              </w:rPr>
              <w:t>Error! Hyperlink reference not valid.</w:t>
            </w:r>
          </w:ins>
          <w:del w:id="273" w:author="David Conklin" w:date="2020-12-08T14:53:00Z">
            <w:r w:rsidR="00054245" w:rsidRPr="009118A7" w:rsidDel="00977ECE">
              <w:rPr>
                <w:rStyle w:val="Hyperlink"/>
                <w:noProof/>
              </w:rPr>
              <w:delText>DataCW3M\ScenarioData directory structure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_Toc58250538 \h </w:delInstrText>
            </w:r>
            <w:r w:rsidR="00054245" w:rsidDel="00977ECE">
              <w:rPr>
                <w:noProof/>
                <w:webHidden/>
              </w:rPr>
            </w:r>
            <w:r w:rsidR="00054245" w:rsidDel="00977ECE">
              <w:rPr>
                <w:noProof/>
                <w:webHidden/>
              </w:rPr>
              <w:fldChar w:fldCharType="separate"/>
            </w:r>
            <w:r w:rsidR="00054245" w:rsidDel="00977ECE">
              <w:rPr>
                <w:noProof/>
                <w:webHidden/>
              </w:rPr>
              <w:delText>5</w:delText>
            </w:r>
            <w:r w:rsidR="00054245" w:rsidDel="00977ECE">
              <w:rPr>
                <w:noProof/>
                <w:webHidden/>
              </w:rPr>
              <w:fldChar w:fldCharType="end"/>
            </w:r>
            <w:r w:rsidDel="00977ECE">
              <w:rPr>
                <w:noProof/>
              </w:rPr>
              <w:fldChar w:fldCharType="end"/>
            </w:r>
          </w:del>
        </w:p>
        <w:p w14:paraId="61537B54" w14:textId="1DA6BCC1" w:rsidR="00054245" w:rsidDel="00977ECE" w:rsidRDefault="00914CB4">
          <w:pPr>
            <w:pStyle w:val="TOC2"/>
            <w:tabs>
              <w:tab w:val="right" w:leader="dot" w:pos="9350"/>
            </w:tabs>
            <w:rPr>
              <w:del w:id="274" w:author="David Conklin" w:date="2020-12-08T14:53:00Z"/>
              <w:rFonts w:eastAsiaTheme="minorEastAsia"/>
              <w:noProof/>
            </w:rPr>
          </w:pPr>
          <w:del w:id="275" w:author="David Conklin" w:date="2020-12-08T14:53:00Z">
            <w:r w:rsidDel="00977ECE">
              <w:rPr>
                <w:noProof/>
              </w:rPr>
              <w:fldChar w:fldCharType="begin"/>
            </w:r>
            <w:r w:rsidDel="00977ECE">
              <w:rPr>
                <w:noProof/>
              </w:rPr>
              <w:delInstrText xml:space="preserve"> HYPERLINK \l "_Toc58250539" </w:delInstrText>
            </w:r>
            <w:r w:rsidDel="00977ECE">
              <w:rPr>
                <w:noProof/>
              </w:rPr>
              <w:fldChar w:fldCharType="separate"/>
            </w:r>
          </w:del>
          <w:ins w:id="276" w:author="David Conklin" w:date="2020-12-13T05:39:00Z">
            <w:r w:rsidR="00E36C09">
              <w:rPr>
                <w:b/>
                <w:bCs/>
                <w:noProof/>
              </w:rPr>
              <w:t>Error! Hyperlink reference not valid.</w:t>
            </w:r>
          </w:ins>
          <w:del w:id="277" w:author="David Conklin" w:date="2020-12-08T14:53:00Z">
            <w:r w:rsidR="00054245" w:rsidRPr="009118A7" w:rsidDel="00977ECE">
              <w:rPr>
                <w:rStyle w:val="Hyperlink"/>
                <w:noProof/>
              </w:rPr>
              <w:delText>DataCW3M\ScenarioData\&lt;scenario&gt; folder contents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_Toc58250539 \h </w:delInstrText>
            </w:r>
            <w:r w:rsidR="00054245" w:rsidDel="00977ECE">
              <w:rPr>
                <w:noProof/>
                <w:webHidden/>
              </w:rPr>
            </w:r>
            <w:r w:rsidR="00054245" w:rsidDel="00977ECE">
              <w:rPr>
                <w:noProof/>
                <w:webHidden/>
              </w:rPr>
              <w:fldChar w:fldCharType="separate"/>
            </w:r>
            <w:r w:rsidR="00054245" w:rsidDel="00977ECE">
              <w:rPr>
                <w:noProof/>
                <w:webHidden/>
              </w:rPr>
              <w:delText>6</w:delText>
            </w:r>
            <w:r w:rsidR="00054245" w:rsidDel="00977ECE">
              <w:rPr>
                <w:noProof/>
                <w:webHidden/>
              </w:rPr>
              <w:fldChar w:fldCharType="end"/>
            </w:r>
            <w:r w:rsidDel="00977ECE">
              <w:rPr>
                <w:noProof/>
              </w:rPr>
              <w:fldChar w:fldCharType="end"/>
            </w:r>
          </w:del>
        </w:p>
        <w:p w14:paraId="5AAF32AF" w14:textId="505A5A6F" w:rsidR="00054245" w:rsidDel="00977ECE" w:rsidRDefault="00914CB4">
          <w:pPr>
            <w:pStyle w:val="TOC2"/>
            <w:tabs>
              <w:tab w:val="right" w:leader="dot" w:pos="9350"/>
            </w:tabs>
            <w:rPr>
              <w:del w:id="278" w:author="David Conklin" w:date="2020-12-08T14:53:00Z"/>
              <w:rFonts w:eastAsiaTheme="minorEastAsia"/>
              <w:noProof/>
            </w:rPr>
          </w:pPr>
          <w:del w:id="279" w:author="David Conklin" w:date="2020-12-08T14:53:00Z">
            <w:r w:rsidDel="00977ECE">
              <w:rPr>
                <w:noProof/>
              </w:rPr>
              <w:fldChar w:fldCharType="begin"/>
            </w:r>
            <w:r w:rsidDel="00977ECE">
              <w:rPr>
                <w:noProof/>
              </w:rPr>
              <w:delInstrText xml:space="preserve"> HYPERLINK \l "_Toc58250540" </w:delInstrText>
            </w:r>
            <w:r w:rsidDel="00977ECE">
              <w:rPr>
                <w:noProof/>
              </w:rPr>
              <w:fldChar w:fldCharType="separate"/>
            </w:r>
          </w:del>
          <w:ins w:id="280" w:author="David Conklin" w:date="2020-12-13T05:39:00Z">
            <w:r w:rsidR="00E36C09">
              <w:rPr>
                <w:b/>
                <w:bCs/>
                <w:noProof/>
              </w:rPr>
              <w:t>Error! Hyperlink reference not valid.</w:t>
            </w:r>
          </w:ins>
          <w:del w:id="281" w:author="David Conklin" w:date="2020-12-08T14:53:00Z">
            <w:r w:rsidR="00054245" w:rsidRPr="009118A7" w:rsidDel="00977ECE">
              <w:rPr>
                <w:rStyle w:val="Hyperlink"/>
                <w:noProof/>
              </w:rPr>
              <w:delText>DataCW3M\&lt;study area&gt; folder contents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_Toc58250540 \h </w:delInstrText>
            </w:r>
            <w:r w:rsidR="00054245" w:rsidDel="00977ECE">
              <w:rPr>
                <w:noProof/>
                <w:webHidden/>
              </w:rPr>
            </w:r>
            <w:r w:rsidR="00054245" w:rsidDel="00977ECE">
              <w:rPr>
                <w:noProof/>
                <w:webHidden/>
              </w:rPr>
              <w:fldChar w:fldCharType="separate"/>
            </w:r>
            <w:r w:rsidR="00054245" w:rsidDel="00977ECE">
              <w:rPr>
                <w:noProof/>
                <w:webHidden/>
              </w:rPr>
              <w:delText>6</w:delText>
            </w:r>
            <w:r w:rsidR="00054245" w:rsidDel="00977ECE">
              <w:rPr>
                <w:noProof/>
                <w:webHidden/>
              </w:rPr>
              <w:fldChar w:fldCharType="end"/>
            </w:r>
            <w:r w:rsidDel="00977ECE">
              <w:rPr>
                <w:noProof/>
              </w:rPr>
              <w:fldChar w:fldCharType="end"/>
            </w:r>
          </w:del>
        </w:p>
        <w:p w14:paraId="0E38565E" w14:textId="47E143ED" w:rsidR="00054245" w:rsidDel="00977ECE" w:rsidRDefault="00914CB4">
          <w:pPr>
            <w:pStyle w:val="TOC1"/>
            <w:tabs>
              <w:tab w:val="right" w:leader="dot" w:pos="9350"/>
            </w:tabs>
            <w:rPr>
              <w:del w:id="282" w:author="David Conklin" w:date="2020-12-08T14:53:00Z"/>
              <w:rFonts w:eastAsiaTheme="minorEastAsia"/>
              <w:noProof/>
            </w:rPr>
          </w:pPr>
          <w:del w:id="283" w:author="David Conklin" w:date="2020-12-08T14:53:00Z">
            <w:r w:rsidDel="00977ECE">
              <w:rPr>
                <w:noProof/>
              </w:rPr>
              <w:fldChar w:fldCharType="begin"/>
            </w:r>
            <w:r w:rsidDel="00977ECE">
              <w:rPr>
                <w:noProof/>
              </w:rPr>
              <w:delInstrText xml:space="preserve"> HYPERLINK \l "_Toc58250541" </w:delInstrText>
            </w:r>
            <w:r w:rsidDel="00977ECE">
              <w:rPr>
                <w:noProof/>
              </w:rPr>
              <w:fldChar w:fldCharType="separate"/>
            </w:r>
          </w:del>
          <w:ins w:id="284" w:author="David Conklin" w:date="2020-12-13T05:39:00Z">
            <w:r w:rsidR="00E36C09">
              <w:rPr>
                <w:b/>
                <w:bCs/>
                <w:noProof/>
              </w:rPr>
              <w:t>Error! Hyperlink reference not valid.</w:t>
            </w:r>
          </w:ins>
          <w:del w:id="285" w:author="David Conklin" w:date="2020-12-08T14:53:00Z">
            <w:r w:rsidR="00054245" w:rsidRPr="009118A7" w:rsidDel="00977ECE">
              <w:rPr>
                <w:rStyle w:val="Hyperlink"/>
                <w:noProof/>
              </w:rPr>
              <w:delText>Calendar conventions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_Toc58250541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2256121E" w14:textId="67ED49F0" w:rsidR="00054245" w:rsidDel="00977ECE" w:rsidRDefault="00914CB4">
          <w:pPr>
            <w:pStyle w:val="TOC2"/>
            <w:tabs>
              <w:tab w:val="right" w:leader="dot" w:pos="9350"/>
            </w:tabs>
            <w:rPr>
              <w:del w:id="286" w:author="David Conklin" w:date="2020-12-08T14:53:00Z"/>
              <w:rFonts w:eastAsiaTheme="minorEastAsia"/>
              <w:noProof/>
            </w:rPr>
          </w:pPr>
          <w:del w:id="287" w:author="David Conklin" w:date="2020-12-08T14:53:00Z">
            <w:r w:rsidDel="00977ECE">
              <w:rPr>
                <w:noProof/>
              </w:rPr>
              <w:fldChar w:fldCharType="begin"/>
            </w:r>
            <w:r w:rsidDel="00977ECE">
              <w:rPr>
                <w:noProof/>
              </w:rPr>
              <w:delInstrText xml:space="preserve"> HYPERLINK \l "_Toc58250542" </w:delInstrText>
            </w:r>
            <w:r w:rsidDel="00977ECE">
              <w:rPr>
                <w:noProof/>
              </w:rPr>
              <w:fldChar w:fldCharType="separate"/>
            </w:r>
          </w:del>
          <w:ins w:id="288" w:author="David Conklin" w:date="2020-12-13T05:39:00Z">
            <w:r w:rsidR="00E36C09">
              <w:rPr>
                <w:b/>
                <w:bCs/>
                <w:noProof/>
              </w:rPr>
              <w:t>Error! Hyperlink reference not valid.</w:t>
            </w:r>
          </w:ins>
          <w:del w:id="289" w:author="David Conklin" w:date="2020-12-08T14:53:00Z">
            <w:r w:rsidR="00054245" w:rsidRPr="009118A7" w:rsidDel="00977ECE">
              <w:rPr>
                <w:rStyle w:val="Hyperlink"/>
                <w:noProof/>
              </w:rPr>
              <w:delText>Water years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_Toc58250542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5B01C4B1" w14:textId="7FABDB08" w:rsidR="00054245" w:rsidDel="00977ECE" w:rsidRDefault="00914CB4">
          <w:pPr>
            <w:pStyle w:val="TOC1"/>
            <w:tabs>
              <w:tab w:val="right" w:leader="dot" w:pos="9350"/>
            </w:tabs>
            <w:rPr>
              <w:del w:id="290" w:author="David Conklin" w:date="2020-12-08T14:53:00Z"/>
              <w:rFonts w:eastAsiaTheme="minorEastAsia"/>
              <w:noProof/>
            </w:rPr>
          </w:pPr>
          <w:del w:id="291" w:author="David Conklin" w:date="2020-12-08T14:53:00Z">
            <w:r w:rsidDel="00977ECE">
              <w:rPr>
                <w:noProof/>
              </w:rPr>
              <w:fldChar w:fldCharType="begin"/>
            </w:r>
            <w:r w:rsidDel="00977ECE">
              <w:rPr>
                <w:noProof/>
              </w:rPr>
              <w:delInstrText xml:space="preserve"> HYPERLINK \l "_Toc58250543" </w:delInstrText>
            </w:r>
            <w:r w:rsidDel="00977ECE">
              <w:rPr>
                <w:noProof/>
              </w:rPr>
              <w:fldChar w:fldCharType="separate"/>
            </w:r>
          </w:del>
          <w:ins w:id="292" w:author="David Conklin" w:date="2020-12-13T05:39:00Z">
            <w:r w:rsidR="00E36C09">
              <w:rPr>
                <w:b/>
                <w:bCs/>
                <w:noProof/>
              </w:rPr>
              <w:t>Error! Hyperlink reference not valid.</w:t>
            </w:r>
          </w:ins>
          <w:del w:id="293" w:author="David Conklin" w:date="2020-12-08T14:53:00Z">
            <w:r w:rsidR="00054245" w:rsidRPr="009118A7" w:rsidDel="00977ECE">
              <w:rPr>
                <w:rStyle w:val="Hyperlink"/>
                <w:noProof/>
              </w:rPr>
              <w:delText>Climate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_Toc58250543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6DE39230" w14:textId="0D894802" w:rsidR="00054245" w:rsidDel="00977ECE" w:rsidRDefault="00914CB4">
          <w:pPr>
            <w:pStyle w:val="TOC2"/>
            <w:tabs>
              <w:tab w:val="right" w:leader="dot" w:pos="9350"/>
            </w:tabs>
            <w:rPr>
              <w:del w:id="294" w:author="David Conklin" w:date="2020-12-08T14:53:00Z"/>
              <w:rFonts w:eastAsiaTheme="minorEastAsia"/>
              <w:noProof/>
            </w:rPr>
          </w:pPr>
          <w:del w:id="295" w:author="David Conklin" w:date="2020-12-08T14:53:00Z">
            <w:r w:rsidDel="00977ECE">
              <w:rPr>
                <w:noProof/>
              </w:rPr>
              <w:fldChar w:fldCharType="begin"/>
            </w:r>
            <w:r w:rsidDel="00977ECE">
              <w:rPr>
                <w:noProof/>
              </w:rPr>
              <w:delInstrText xml:space="preserve"> HYPERLINK \l "_Toc58250544" </w:delInstrText>
            </w:r>
            <w:r w:rsidDel="00977ECE">
              <w:rPr>
                <w:noProof/>
              </w:rPr>
              <w:fldChar w:fldCharType="separate"/>
            </w:r>
          </w:del>
          <w:ins w:id="296" w:author="David Conklin" w:date="2020-12-13T05:39:00Z">
            <w:r w:rsidR="00E36C09">
              <w:rPr>
                <w:b/>
                <w:bCs/>
                <w:noProof/>
              </w:rPr>
              <w:t>Error! Hyperlink reference not valid.</w:t>
            </w:r>
          </w:ins>
          <w:del w:id="297" w:author="David Conklin" w:date="2020-12-08T14:53:00Z">
            <w:r w:rsidR="00054245" w:rsidRPr="009118A7" w:rsidDel="00977ECE">
              <w:rPr>
                <w:rStyle w:val="Hyperlink"/>
                <w:noProof/>
              </w:rPr>
              <w:delText>Numbered climate scenarios in the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_Toc58250544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4E6C3E1D" w14:textId="12E9C018" w:rsidR="00054245" w:rsidDel="00977ECE" w:rsidRDefault="00914CB4">
          <w:pPr>
            <w:pStyle w:val="TOC2"/>
            <w:tabs>
              <w:tab w:val="right" w:leader="dot" w:pos="9350"/>
            </w:tabs>
            <w:rPr>
              <w:del w:id="298" w:author="David Conklin" w:date="2020-12-08T14:53:00Z"/>
              <w:rFonts w:eastAsiaTheme="minorEastAsia"/>
              <w:noProof/>
            </w:rPr>
          </w:pPr>
          <w:del w:id="299" w:author="David Conklin" w:date="2020-12-08T14:53:00Z">
            <w:r w:rsidDel="00977ECE">
              <w:rPr>
                <w:noProof/>
              </w:rPr>
              <w:fldChar w:fldCharType="begin"/>
            </w:r>
            <w:r w:rsidDel="00977ECE">
              <w:rPr>
                <w:noProof/>
              </w:rPr>
              <w:delInstrText xml:space="preserve"> HYPERLINK \l "_Toc58250545" </w:delInstrText>
            </w:r>
            <w:r w:rsidDel="00977ECE">
              <w:rPr>
                <w:noProof/>
              </w:rPr>
              <w:fldChar w:fldCharType="separate"/>
            </w:r>
          </w:del>
          <w:ins w:id="300" w:author="David Conklin" w:date="2020-12-13T05:39:00Z">
            <w:r w:rsidR="00E36C09">
              <w:rPr>
                <w:b/>
                <w:bCs/>
                <w:noProof/>
              </w:rPr>
              <w:t>Error! Hyperlink reference not valid.</w:t>
            </w:r>
          </w:ins>
          <w:del w:id="301" w:author="David Conklin" w:date="2020-12-08T14:53:00Z">
            <w:r w:rsidR="00054245" w:rsidRPr="009118A7" w:rsidDel="00977ECE">
              <w:rPr>
                <w:rStyle w:val="Hyperlink"/>
                <w:noProof/>
              </w:rPr>
              <w:delText>Monthly and seasonal weather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_Toc58250545 \h </w:delInstrText>
            </w:r>
            <w:r w:rsidR="00054245" w:rsidDel="00977ECE">
              <w:rPr>
                <w:noProof/>
                <w:webHidden/>
              </w:rPr>
            </w:r>
            <w:r w:rsidR="00054245" w:rsidDel="00977ECE">
              <w:rPr>
                <w:noProof/>
                <w:webHidden/>
              </w:rPr>
              <w:fldChar w:fldCharType="separate"/>
            </w:r>
            <w:r w:rsidR="00054245" w:rsidDel="00977ECE">
              <w:rPr>
                <w:noProof/>
                <w:webHidden/>
              </w:rPr>
              <w:delText>13</w:delText>
            </w:r>
            <w:r w:rsidR="00054245" w:rsidDel="00977ECE">
              <w:rPr>
                <w:noProof/>
                <w:webHidden/>
              </w:rPr>
              <w:fldChar w:fldCharType="end"/>
            </w:r>
            <w:r w:rsidDel="00977ECE">
              <w:rPr>
                <w:noProof/>
              </w:rPr>
              <w:fldChar w:fldCharType="end"/>
            </w:r>
          </w:del>
        </w:p>
        <w:p w14:paraId="2997AFFC" w14:textId="0B8EFDCD" w:rsidR="00054245" w:rsidDel="00977ECE" w:rsidRDefault="00914CB4">
          <w:pPr>
            <w:pStyle w:val="TOC2"/>
            <w:tabs>
              <w:tab w:val="right" w:leader="dot" w:pos="9350"/>
            </w:tabs>
            <w:rPr>
              <w:del w:id="302" w:author="David Conklin" w:date="2020-12-08T14:53:00Z"/>
              <w:rFonts w:eastAsiaTheme="minorEastAsia"/>
              <w:noProof/>
            </w:rPr>
          </w:pPr>
          <w:del w:id="303" w:author="David Conklin" w:date="2020-12-08T14:53:00Z">
            <w:r w:rsidDel="00977ECE">
              <w:rPr>
                <w:noProof/>
              </w:rPr>
              <w:fldChar w:fldCharType="begin"/>
            </w:r>
            <w:r w:rsidDel="00977ECE">
              <w:rPr>
                <w:noProof/>
              </w:rPr>
              <w:delInstrText xml:space="preserve"> HYPERLINK \l "_Toc58250546" </w:delInstrText>
            </w:r>
            <w:r w:rsidDel="00977ECE">
              <w:rPr>
                <w:noProof/>
              </w:rPr>
              <w:fldChar w:fldCharType="separate"/>
            </w:r>
          </w:del>
          <w:ins w:id="304" w:author="David Conklin" w:date="2020-12-13T05:39:00Z">
            <w:r w:rsidR="00E36C09">
              <w:rPr>
                <w:b/>
                <w:bCs/>
                <w:noProof/>
              </w:rPr>
              <w:t>Error! Hyperlink reference not valid.</w:t>
            </w:r>
          </w:ins>
          <w:del w:id="305" w:author="David Conklin" w:date="2020-12-08T14:53:00Z">
            <w:r w:rsidR="00054245" w:rsidRPr="009118A7" w:rsidDel="00977ECE">
              <w:rPr>
                <w:rStyle w:val="Hyperlink"/>
                <w:noProof/>
              </w:rPr>
              <w:delText>Climate data grids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_Toc58250546 \h </w:delInstrText>
            </w:r>
            <w:r w:rsidR="00054245" w:rsidDel="00977ECE">
              <w:rPr>
                <w:noProof/>
                <w:webHidden/>
              </w:rPr>
            </w:r>
            <w:r w:rsidR="00054245" w:rsidDel="00977ECE">
              <w:rPr>
                <w:noProof/>
                <w:webHidden/>
              </w:rPr>
              <w:fldChar w:fldCharType="separate"/>
            </w:r>
            <w:r w:rsidR="00054245" w:rsidDel="00977ECE">
              <w:rPr>
                <w:noProof/>
                <w:webHidden/>
              </w:rPr>
              <w:delText>14</w:delText>
            </w:r>
            <w:r w:rsidR="00054245" w:rsidDel="00977ECE">
              <w:rPr>
                <w:noProof/>
                <w:webHidden/>
              </w:rPr>
              <w:fldChar w:fldCharType="end"/>
            </w:r>
            <w:r w:rsidDel="00977ECE">
              <w:rPr>
                <w:noProof/>
              </w:rPr>
              <w:fldChar w:fldCharType="end"/>
            </w:r>
          </w:del>
        </w:p>
        <w:p w14:paraId="3B471B08" w14:textId="517110C3" w:rsidR="00054245" w:rsidDel="00977ECE" w:rsidRDefault="00914CB4">
          <w:pPr>
            <w:pStyle w:val="TOC3"/>
            <w:tabs>
              <w:tab w:val="right" w:leader="dot" w:pos="9350"/>
            </w:tabs>
            <w:rPr>
              <w:del w:id="306" w:author="David Conklin" w:date="2020-12-08T14:53:00Z"/>
              <w:rFonts w:eastAsiaTheme="minorEastAsia"/>
              <w:noProof/>
            </w:rPr>
          </w:pPr>
          <w:del w:id="307" w:author="David Conklin" w:date="2020-12-08T14:53:00Z">
            <w:r w:rsidDel="00977ECE">
              <w:rPr>
                <w:noProof/>
              </w:rPr>
              <w:fldChar w:fldCharType="begin"/>
            </w:r>
            <w:r w:rsidDel="00977ECE">
              <w:rPr>
                <w:noProof/>
              </w:rPr>
              <w:delInstrText xml:space="preserve"> HYPERLINK \l "_Toc58250547" </w:delInstrText>
            </w:r>
            <w:r w:rsidDel="00977ECE">
              <w:rPr>
                <w:noProof/>
              </w:rPr>
              <w:fldChar w:fldCharType="separate"/>
            </w:r>
          </w:del>
          <w:ins w:id="308" w:author="David Conklin" w:date="2020-12-13T05:39:00Z">
            <w:r w:rsidR="00E36C09">
              <w:rPr>
                <w:b/>
                <w:bCs/>
                <w:noProof/>
              </w:rPr>
              <w:t>Error! Hyperlink reference not valid.</w:t>
            </w:r>
          </w:ins>
          <w:del w:id="309" w:author="David Conklin" w:date="2020-12-08T14:53:00Z">
            <w:r w:rsidR="00054245" w:rsidRPr="009118A7" w:rsidDel="00977ECE">
              <w:rPr>
                <w:rStyle w:val="Hyperlink"/>
                <w:noProof/>
              </w:rPr>
              <w:delText>The WW2100 climate grid</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_Toc58250547 \h </w:delInstrText>
            </w:r>
            <w:r w:rsidR="00054245" w:rsidDel="00977ECE">
              <w:rPr>
                <w:noProof/>
                <w:webHidden/>
              </w:rPr>
            </w:r>
            <w:r w:rsidR="00054245" w:rsidDel="00977ECE">
              <w:rPr>
                <w:noProof/>
                <w:webHidden/>
              </w:rPr>
              <w:fldChar w:fldCharType="separate"/>
            </w:r>
            <w:r w:rsidR="00054245" w:rsidDel="00977ECE">
              <w:rPr>
                <w:noProof/>
                <w:webHidden/>
              </w:rPr>
              <w:delText>14</w:delText>
            </w:r>
            <w:r w:rsidR="00054245" w:rsidDel="00977ECE">
              <w:rPr>
                <w:noProof/>
                <w:webHidden/>
              </w:rPr>
              <w:fldChar w:fldCharType="end"/>
            </w:r>
            <w:r w:rsidDel="00977ECE">
              <w:rPr>
                <w:noProof/>
              </w:rPr>
              <w:fldChar w:fldCharType="end"/>
            </w:r>
          </w:del>
        </w:p>
        <w:p w14:paraId="31E4DC7F" w14:textId="126C01FD" w:rsidR="00054245" w:rsidDel="00977ECE" w:rsidRDefault="00914CB4">
          <w:pPr>
            <w:pStyle w:val="TOC3"/>
            <w:tabs>
              <w:tab w:val="right" w:leader="dot" w:pos="9350"/>
            </w:tabs>
            <w:rPr>
              <w:del w:id="310" w:author="David Conklin" w:date="2020-12-08T14:53:00Z"/>
              <w:rFonts w:eastAsiaTheme="minorEastAsia"/>
              <w:noProof/>
            </w:rPr>
          </w:pPr>
          <w:del w:id="311" w:author="David Conklin" w:date="2020-12-08T14:53:00Z">
            <w:r w:rsidDel="00977ECE">
              <w:rPr>
                <w:noProof/>
              </w:rPr>
              <w:fldChar w:fldCharType="begin"/>
            </w:r>
            <w:r w:rsidDel="00977ECE">
              <w:rPr>
                <w:noProof/>
              </w:rPr>
              <w:delInstrText xml:space="preserve"> HYPERLINK \l "_Toc58250548" </w:delInstrText>
            </w:r>
            <w:r w:rsidDel="00977ECE">
              <w:rPr>
                <w:noProof/>
              </w:rPr>
              <w:fldChar w:fldCharType="separate"/>
            </w:r>
          </w:del>
          <w:ins w:id="312" w:author="David Conklin" w:date="2020-12-13T05:39:00Z">
            <w:r w:rsidR="00E36C09">
              <w:rPr>
                <w:b/>
                <w:bCs/>
                <w:noProof/>
              </w:rPr>
              <w:t>Error! Hyperlink reference not valid.</w:t>
            </w:r>
          </w:ins>
          <w:del w:id="313" w:author="David Conklin" w:date="2020-12-08T14:53:00Z">
            <w:r w:rsidR="00054245" w:rsidRPr="009118A7" w:rsidDel="00977ECE">
              <w:rPr>
                <w:rStyle w:val="Hyperlink"/>
                <w:noProof/>
              </w:rPr>
              <w:delText>The v2 climate grid</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_Toc58250548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33EBBEC4" w14:textId="759DD3DF" w:rsidR="00054245" w:rsidDel="00977ECE" w:rsidRDefault="00914CB4">
          <w:pPr>
            <w:pStyle w:val="TOC2"/>
            <w:tabs>
              <w:tab w:val="right" w:leader="dot" w:pos="9350"/>
            </w:tabs>
            <w:rPr>
              <w:del w:id="314" w:author="David Conklin" w:date="2020-12-08T14:53:00Z"/>
              <w:rFonts w:eastAsiaTheme="minorEastAsia"/>
              <w:noProof/>
            </w:rPr>
          </w:pPr>
          <w:del w:id="315" w:author="David Conklin" w:date="2020-12-08T14:53:00Z">
            <w:r w:rsidDel="00977ECE">
              <w:rPr>
                <w:noProof/>
              </w:rPr>
              <w:fldChar w:fldCharType="begin"/>
            </w:r>
            <w:r w:rsidDel="00977ECE">
              <w:rPr>
                <w:noProof/>
              </w:rPr>
              <w:delInstrText xml:space="preserve"> HYPERLINK \l "_Toc58250549" </w:delInstrText>
            </w:r>
            <w:r w:rsidDel="00977ECE">
              <w:rPr>
                <w:noProof/>
              </w:rPr>
              <w:fldChar w:fldCharType="separate"/>
            </w:r>
          </w:del>
          <w:ins w:id="316" w:author="David Conklin" w:date="2020-12-13T05:39:00Z">
            <w:r w:rsidR="00E36C09">
              <w:rPr>
                <w:b/>
                <w:bCs/>
                <w:noProof/>
              </w:rPr>
              <w:t>Error! Hyperlink reference not valid.</w:t>
            </w:r>
          </w:ins>
          <w:del w:id="317" w:author="David Conklin" w:date="2020-12-08T14:53:00Z">
            <w:r w:rsidR="00054245" w:rsidRPr="009118A7" w:rsidDel="00977ECE">
              <w:rPr>
                <w:rStyle w:val="Hyperlink"/>
                <w:noProof/>
              </w:rPr>
              <w:delText>How climate data is looked up</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_Toc58250549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76023BBE" w14:textId="2757F2D1" w:rsidR="00054245" w:rsidDel="00977ECE" w:rsidRDefault="00914CB4">
          <w:pPr>
            <w:pStyle w:val="TOC2"/>
            <w:tabs>
              <w:tab w:val="right" w:leader="dot" w:pos="9350"/>
            </w:tabs>
            <w:rPr>
              <w:del w:id="318" w:author="David Conklin" w:date="2020-12-08T14:53:00Z"/>
              <w:rFonts w:eastAsiaTheme="minorEastAsia"/>
              <w:noProof/>
            </w:rPr>
          </w:pPr>
          <w:del w:id="319" w:author="David Conklin" w:date="2020-12-08T14:53:00Z">
            <w:r w:rsidDel="00977ECE">
              <w:rPr>
                <w:noProof/>
              </w:rPr>
              <w:fldChar w:fldCharType="begin"/>
            </w:r>
            <w:r w:rsidDel="00977ECE">
              <w:rPr>
                <w:noProof/>
              </w:rPr>
              <w:delInstrText xml:space="preserve"> HYPERLINK \l "_Toc58250550" </w:delInstrText>
            </w:r>
            <w:r w:rsidDel="00977ECE">
              <w:rPr>
                <w:noProof/>
              </w:rPr>
              <w:fldChar w:fldCharType="separate"/>
            </w:r>
          </w:del>
          <w:ins w:id="320" w:author="David Conklin" w:date="2020-12-13T05:39:00Z">
            <w:r w:rsidR="00E36C09">
              <w:rPr>
                <w:b/>
                <w:bCs/>
                <w:noProof/>
              </w:rPr>
              <w:t>Error! Hyperlink reference not valid.</w:t>
            </w:r>
          </w:ins>
          <w:del w:id="321" w:author="David Conklin" w:date="2020-12-08T14:53:00Z">
            <w:r w:rsidR="00054245" w:rsidRPr="009118A7" w:rsidDel="00977ECE">
              <w:rPr>
                <w:rStyle w:val="Hyperlink"/>
                <w:noProof/>
              </w:rPr>
              <w:delText>What is in a climate dataset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_Toc58250550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4EBAE05C" w14:textId="685D313A" w:rsidR="00054245" w:rsidDel="00977ECE" w:rsidRDefault="00914CB4">
          <w:pPr>
            <w:pStyle w:val="TOC1"/>
            <w:tabs>
              <w:tab w:val="right" w:leader="dot" w:pos="9350"/>
            </w:tabs>
            <w:rPr>
              <w:del w:id="322" w:author="David Conklin" w:date="2020-12-08T14:53:00Z"/>
              <w:rFonts w:eastAsiaTheme="minorEastAsia"/>
              <w:noProof/>
            </w:rPr>
          </w:pPr>
          <w:del w:id="323" w:author="David Conklin" w:date="2020-12-08T14:53:00Z">
            <w:r w:rsidDel="00977ECE">
              <w:rPr>
                <w:noProof/>
              </w:rPr>
              <w:fldChar w:fldCharType="begin"/>
            </w:r>
            <w:r w:rsidDel="00977ECE">
              <w:rPr>
                <w:noProof/>
              </w:rPr>
              <w:delInstrText xml:space="preserve"> HYPERLINK \l "_Toc58250551" </w:delInstrText>
            </w:r>
            <w:r w:rsidDel="00977ECE">
              <w:rPr>
                <w:noProof/>
              </w:rPr>
              <w:fldChar w:fldCharType="separate"/>
            </w:r>
          </w:del>
          <w:ins w:id="324" w:author="David Conklin" w:date="2020-12-13T05:39:00Z">
            <w:r w:rsidR="00E36C09">
              <w:rPr>
                <w:b/>
                <w:bCs/>
                <w:noProof/>
              </w:rPr>
              <w:t>Error! Hyperlink reference not valid.</w:t>
            </w:r>
          </w:ins>
          <w:del w:id="325" w:author="David Conklin" w:date="2020-12-08T14:53:00Z">
            <w:r w:rsidR="00054245" w:rsidRPr="009118A7" w:rsidDel="00977ECE">
              <w:rPr>
                <w:rStyle w:val="Hyperlink"/>
                <w:noProof/>
              </w:rPr>
              <w:delText>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_Toc58250551 \h </w:delInstrText>
            </w:r>
            <w:r w:rsidR="00054245" w:rsidDel="00977ECE">
              <w:rPr>
                <w:noProof/>
                <w:webHidden/>
              </w:rPr>
            </w:r>
            <w:r w:rsidR="00054245" w:rsidDel="00977ECE">
              <w:rPr>
                <w:noProof/>
                <w:webHidden/>
              </w:rPr>
              <w:fldChar w:fldCharType="separate"/>
            </w:r>
            <w:r w:rsidR="00054245" w:rsidDel="00977ECE">
              <w:rPr>
                <w:noProof/>
                <w:webHidden/>
              </w:rPr>
              <w:delText>16</w:delText>
            </w:r>
            <w:r w:rsidR="00054245" w:rsidDel="00977ECE">
              <w:rPr>
                <w:noProof/>
                <w:webHidden/>
              </w:rPr>
              <w:fldChar w:fldCharType="end"/>
            </w:r>
            <w:r w:rsidDel="00977ECE">
              <w:rPr>
                <w:noProof/>
              </w:rPr>
              <w:fldChar w:fldCharType="end"/>
            </w:r>
          </w:del>
        </w:p>
        <w:p w14:paraId="723DF878" w14:textId="7472394F" w:rsidR="00054245" w:rsidDel="00977ECE" w:rsidRDefault="00914CB4">
          <w:pPr>
            <w:pStyle w:val="TOC2"/>
            <w:tabs>
              <w:tab w:val="right" w:leader="dot" w:pos="9350"/>
            </w:tabs>
            <w:rPr>
              <w:del w:id="326" w:author="David Conklin" w:date="2020-12-08T14:53:00Z"/>
              <w:rFonts w:eastAsiaTheme="minorEastAsia"/>
              <w:noProof/>
            </w:rPr>
          </w:pPr>
          <w:del w:id="327" w:author="David Conklin" w:date="2020-12-08T14:53:00Z">
            <w:r w:rsidDel="00977ECE">
              <w:rPr>
                <w:noProof/>
              </w:rPr>
              <w:fldChar w:fldCharType="begin"/>
            </w:r>
            <w:r w:rsidDel="00977ECE">
              <w:rPr>
                <w:noProof/>
              </w:rPr>
              <w:delInstrText xml:space="preserve"> HYPERLINK \l "_Toc58250552" </w:delInstrText>
            </w:r>
            <w:r w:rsidDel="00977ECE">
              <w:rPr>
                <w:noProof/>
              </w:rPr>
              <w:fldChar w:fldCharType="separate"/>
            </w:r>
          </w:del>
          <w:ins w:id="328" w:author="David Conklin" w:date="2020-12-13T05:39:00Z">
            <w:r w:rsidR="00E36C09">
              <w:rPr>
                <w:b/>
                <w:bCs/>
                <w:noProof/>
              </w:rPr>
              <w:t>Error! Hyperlink reference not valid.</w:t>
            </w:r>
          </w:ins>
          <w:del w:id="329" w:author="David Conklin" w:date="2020-12-08T14:53:00Z">
            <w:r w:rsidR="00054245" w:rsidRPr="009118A7" w:rsidDel="00977ECE">
              <w:rPr>
                <w:rStyle w:val="Hyperlink"/>
                <w:noProof/>
              </w:rPr>
              <w:delText>Water rights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_Toc58250552 \h </w:delInstrText>
            </w:r>
            <w:r w:rsidR="00054245" w:rsidDel="00977ECE">
              <w:rPr>
                <w:noProof/>
                <w:webHidden/>
              </w:rPr>
            </w:r>
            <w:r w:rsidR="00054245" w:rsidDel="00977ECE">
              <w:rPr>
                <w:noProof/>
                <w:webHidden/>
              </w:rPr>
              <w:fldChar w:fldCharType="separate"/>
            </w:r>
            <w:r w:rsidR="00054245" w:rsidDel="00977ECE">
              <w:rPr>
                <w:noProof/>
                <w:webHidden/>
              </w:rPr>
              <w:delText>16</w:delText>
            </w:r>
            <w:r w:rsidR="00054245" w:rsidDel="00977ECE">
              <w:rPr>
                <w:noProof/>
                <w:webHidden/>
              </w:rPr>
              <w:fldChar w:fldCharType="end"/>
            </w:r>
            <w:r w:rsidDel="00977ECE">
              <w:rPr>
                <w:noProof/>
              </w:rPr>
              <w:fldChar w:fldCharType="end"/>
            </w:r>
          </w:del>
        </w:p>
        <w:p w14:paraId="4E7205A2" w14:textId="6C1EAA44" w:rsidR="00054245" w:rsidDel="00977ECE" w:rsidRDefault="00914CB4">
          <w:pPr>
            <w:pStyle w:val="TOC2"/>
            <w:tabs>
              <w:tab w:val="right" w:leader="dot" w:pos="9350"/>
            </w:tabs>
            <w:rPr>
              <w:del w:id="330" w:author="David Conklin" w:date="2020-12-08T14:53:00Z"/>
              <w:rFonts w:eastAsiaTheme="minorEastAsia"/>
              <w:noProof/>
            </w:rPr>
          </w:pPr>
          <w:del w:id="331" w:author="David Conklin" w:date="2020-12-08T14:53:00Z">
            <w:r w:rsidDel="00977ECE">
              <w:rPr>
                <w:noProof/>
              </w:rPr>
              <w:fldChar w:fldCharType="begin"/>
            </w:r>
            <w:r w:rsidDel="00977ECE">
              <w:rPr>
                <w:noProof/>
              </w:rPr>
              <w:delInstrText xml:space="preserve"> HYPERLINK \l "_Toc58250553" </w:delInstrText>
            </w:r>
            <w:r w:rsidDel="00977ECE">
              <w:rPr>
                <w:noProof/>
              </w:rPr>
              <w:fldChar w:fldCharType="separate"/>
            </w:r>
          </w:del>
          <w:ins w:id="332" w:author="David Conklin" w:date="2020-12-13T05:39:00Z">
            <w:r w:rsidR="00E36C09">
              <w:rPr>
                <w:b/>
                <w:bCs/>
                <w:noProof/>
              </w:rPr>
              <w:t>Error! Hyperlink reference not valid.</w:t>
            </w:r>
          </w:ins>
          <w:del w:id="333" w:author="David Conklin" w:date="2020-12-08T14:53:00Z">
            <w:r w:rsidR="00054245" w:rsidRPr="009118A7" w:rsidDel="00977ECE">
              <w:rPr>
                <w:rStyle w:val="Hyperlink"/>
                <w:noProof/>
              </w:rPr>
              <w:delText>The wr_pods.csv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_Toc58250553 \h </w:delInstrText>
            </w:r>
            <w:r w:rsidR="00054245" w:rsidDel="00977ECE">
              <w:rPr>
                <w:noProof/>
                <w:webHidden/>
              </w:rPr>
            </w:r>
            <w:r w:rsidR="00054245" w:rsidDel="00977ECE">
              <w:rPr>
                <w:noProof/>
                <w:webHidden/>
              </w:rPr>
              <w:fldChar w:fldCharType="separate"/>
            </w:r>
            <w:r w:rsidR="00054245" w:rsidDel="00977ECE">
              <w:rPr>
                <w:noProof/>
                <w:webHidden/>
              </w:rPr>
              <w:delText>17</w:delText>
            </w:r>
            <w:r w:rsidR="00054245" w:rsidDel="00977ECE">
              <w:rPr>
                <w:noProof/>
                <w:webHidden/>
              </w:rPr>
              <w:fldChar w:fldCharType="end"/>
            </w:r>
            <w:r w:rsidDel="00977ECE">
              <w:rPr>
                <w:noProof/>
              </w:rPr>
              <w:fldChar w:fldCharType="end"/>
            </w:r>
          </w:del>
        </w:p>
        <w:p w14:paraId="074F0361" w14:textId="3E8B7FE6" w:rsidR="00054245" w:rsidDel="00977ECE" w:rsidRDefault="00914CB4">
          <w:pPr>
            <w:pStyle w:val="TOC2"/>
            <w:tabs>
              <w:tab w:val="right" w:leader="dot" w:pos="9350"/>
            </w:tabs>
            <w:rPr>
              <w:del w:id="334" w:author="David Conklin" w:date="2020-12-08T14:53:00Z"/>
              <w:rFonts w:eastAsiaTheme="minorEastAsia"/>
              <w:noProof/>
            </w:rPr>
          </w:pPr>
          <w:del w:id="335" w:author="David Conklin" w:date="2020-12-08T14:53:00Z">
            <w:r w:rsidDel="00977ECE">
              <w:rPr>
                <w:noProof/>
              </w:rPr>
              <w:fldChar w:fldCharType="begin"/>
            </w:r>
            <w:r w:rsidDel="00977ECE">
              <w:rPr>
                <w:noProof/>
              </w:rPr>
              <w:delInstrText xml:space="preserve"> HYPERLINK \l "_Toc58250554" </w:delInstrText>
            </w:r>
            <w:r w:rsidDel="00977ECE">
              <w:rPr>
                <w:noProof/>
              </w:rPr>
              <w:fldChar w:fldCharType="separate"/>
            </w:r>
          </w:del>
          <w:ins w:id="336" w:author="David Conklin" w:date="2020-12-13T05:39:00Z">
            <w:r w:rsidR="00E36C09">
              <w:rPr>
                <w:b/>
                <w:bCs/>
                <w:noProof/>
              </w:rPr>
              <w:t>Error! Hyperlink reference not valid.</w:t>
            </w:r>
          </w:ins>
          <w:del w:id="337" w:author="David Conklin" w:date="2020-12-08T14:53:00Z">
            <w:r w:rsidR="00054245" w:rsidRPr="009118A7" w:rsidDel="00977ECE">
              <w:rPr>
                <w:rStyle w:val="Hyperlink"/>
                <w:noProof/>
              </w:rPr>
              <w:delText>The wr_pous.csv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_Toc58250554 \h </w:delInstrText>
            </w:r>
            <w:r w:rsidR="00054245" w:rsidDel="00977ECE">
              <w:rPr>
                <w:noProof/>
                <w:webHidden/>
              </w:rPr>
            </w:r>
            <w:r w:rsidR="00054245" w:rsidDel="00977ECE">
              <w:rPr>
                <w:noProof/>
                <w:webHidden/>
              </w:rPr>
              <w:fldChar w:fldCharType="separate"/>
            </w:r>
            <w:r w:rsidR="00054245" w:rsidDel="00977ECE">
              <w:rPr>
                <w:noProof/>
                <w:webHidden/>
              </w:rPr>
              <w:delText>17</w:delText>
            </w:r>
            <w:r w:rsidR="00054245" w:rsidDel="00977ECE">
              <w:rPr>
                <w:noProof/>
                <w:webHidden/>
              </w:rPr>
              <w:fldChar w:fldCharType="end"/>
            </w:r>
            <w:r w:rsidDel="00977ECE">
              <w:rPr>
                <w:noProof/>
              </w:rPr>
              <w:fldChar w:fldCharType="end"/>
            </w:r>
          </w:del>
        </w:p>
        <w:p w14:paraId="7D414673" w14:textId="57DEB7EB" w:rsidR="00054245" w:rsidDel="00977ECE" w:rsidRDefault="00914CB4">
          <w:pPr>
            <w:pStyle w:val="TOC2"/>
            <w:tabs>
              <w:tab w:val="right" w:leader="dot" w:pos="9350"/>
            </w:tabs>
            <w:rPr>
              <w:del w:id="338" w:author="David Conklin" w:date="2020-12-08T14:53:00Z"/>
              <w:rFonts w:eastAsiaTheme="minorEastAsia"/>
              <w:noProof/>
            </w:rPr>
          </w:pPr>
          <w:del w:id="339" w:author="David Conklin" w:date="2020-12-08T14:53:00Z">
            <w:r w:rsidDel="00977ECE">
              <w:rPr>
                <w:noProof/>
              </w:rPr>
              <w:fldChar w:fldCharType="begin"/>
            </w:r>
            <w:r w:rsidDel="00977ECE">
              <w:rPr>
                <w:noProof/>
              </w:rPr>
              <w:delInstrText xml:space="preserve"> HYPERLINK \l "_Toc58250555" </w:delInstrText>
            </w:r>
            <w:r w:rsidDel="00977ECE">
              <w:rPr>
                <w:noProof/>
              </w:rPr>
              <w:fldChar w:fldCharType="separate"/>
            </w:r>
          </w:del>
          <w:ins w:id="340" w:author="David Conklin" w:date="2020-12-13T05:39:00Z">
            <w:r w:rsidR="00E36C09">
              <w:rPr>
                <w:b/>
                <w:bCs/>
                <w:noProof/>
              </w:rPr>
              <w:t>Error! Hyperlink reference not valid.</w:t>
            </w:r>
          </w:ins>
          <w:del w:id="341" w:author="David Conklin" w:date="2020-12-08T14:53:00Z">
            <w:r w:rsidR="00054245" w:rsidRPr="009118A7" w:rsidDel="00977ECE">
              <w:rPr>
                <w:rStyle w:val="Hyperlink"/>
                <w:noProof/>
              </w:rPr>
              <w:delText>Adding a water right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_Toc58250555 \h </w:delInstrText>
            </w:r>
            <w:r w:rsidR="00054245" w:rsidDel="00977ECE">
              <w:rPr>
                <w:noProof/>
                <w:webHidden/>
              </w:rPr>
            </w:r>
            <w:r w:rsidR="00054245" w:rsidDel="00977ECE">
              <w:rPr>
                <w:noProof/>
                <w:webHidden/>
              </w:rPr>
              <w:fldChar w:fldCharType="separate"/>
            </w:r>
            <w:r w:rsidR="00054245" w:rsidDel="00977ECE">
              <w:rPr>
                <w:noProof/>
                <w:webHidden/>
              </w:rPr>
              <w:delText>18</w:delText>
            </w:r>
            <w:r w:rsidR="00054245" w:rsidDel="00977ECE">
              <w:rPr>
                <w:noProof/>
                <w:webHidden/>
              </w:rPr>
              <w:fldChar w:fldCharType="end"/>
            </w:r>
            <w:r w:rsidDel="00977ECE">
              <w:rPr>
                <w:noProof/>
              </w:rPr>
              <w:fldChar w:fldCharType="end"/>
            </w:r>
          </w:del>
        </w:p>
        <w:p w14:paraId="4C389C0B" w14:textId="132EF81A" w:rsidR="00054245" w:rsidDel="00977ECE" w:rsidRDefault="00914CB4">
          <w:pPr>
            <w:pStyle w:val="TOC1"/>
            <w:tabs>
              <w:tab w:val="right" w:leader="dot" w:pos="9350"/>
            </w:tabs>
            <w:rPr>
              <w:del w:id="342" w:author="David Conklin" w:date="2020-12-08T14:53:00Z"/>
              <w:rFonts w:eastAsiaTheme="minorEastAsia"/>
              <w:noProof/>
            </w:rPr>
          </w:pPr>
          <w:del w:id="343" w:author="David Conklin" w:date="2020-12-08T14:53:00Z">
            <w:r w:rsidDel="00977ECE">
              <w:rPr>
                <w:noProof/>
              </w:rPr>
              <w:fldChar w:fldCharType="begin"/>
            </w:r>
            <w:r w:rsidDel="00977ECE">
              <w:rPr>
                <w:noProof/>
              </w:rPr>
              <w:delInstrText xml:space="preserve"> HYPERLINK \l "_Toc58250556" </w:delInstrText>
            </w:r>
            <w:r w:rsidDel="00977ECE">
              <w:rPr>
                <w:noProof/>
              </w:rPr>
              <w:fldChar w:fldCharType="separate"/>
            </w:r>
          </w:del>
          <w:ins w:id="344" w:author="David Conklin" w:date="2020-12-13T05:39:00Z">
            <w:r w:rsidR="00E36C09">
              <w:rPr>
                <w:b/>
                <w:bCs/>
                <w:noProof/>
              </w:rPr>
              <w:t>Error! Hyperlink reference not valid.</w:t>
            </w:r>
          </w:ins>
          <w:del w:id="345" w:author="David Conklin" w:date="2020-12-08T14:53:00Z">
            <w:r w:rsidR="00054245" w:rsidRPr="009118A7" w:rsidDel="00977ECE">
              <w:rPr>
                <w:rStyle w:val="Hyperlink"/>
                <w:noProof/>
              </w:rPr>
              <w:delText>Stream flow and stream temperature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_Toc58250556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32C72BFC" w14:textId="2BEE1D57" w:rsidR="00054245" w:rsidDel="00977ECE" w:rsidRDefault="00914CB4">
          <w:pPr>
            <w:pStyle w:val="TOC2"/>
            <w:tabs>
              <w:tab w:val="right" w:leader="dot" w:pos="9350"/>
            </w:tabs>
            <w:rPr>
              <w:del w:id="346" w:author="David Conklin" w:date="2020-12-08T14:53:00Z"/>
              <w:rFonts w:eastAsiaTheme="minorEastAsia"/>
              <w:noProof/>
            </w:rPr>
          </w:pPr>
          <w:del w:id="347" w:author="David Conklin" w:date="2020-12-08T14:53:00Z">
            <w:r w:rsidDel="00977ECE">
              <w:rPr>
                <w:noProof/>
              </w:rPr>
              <w:fldChar w:fldCharType="begin"/>
            </w:r>
            <w:r w:rsidDel="00977ECE">
              <w:rPr>
                <w:noProof/>
              </w:rPr>
              <w:delInstrText xml:space="preserve"> HYPERLINK \l "_Toc58250557" </w:delInstrText>
            </w:r>
            <w:r w:rsidDel="00977ECE">
              <w:rPr>
                <w:noProof/>
              </w:rPr>
              <w:fldChar w:fldCharType="separate"/>
            </w:r>
          </w:del>
          <w:ins w:id="348" w:author="David Conklin" w:date="2020-12-13T05:39:00Z">
            <w:r w:rsidR="00E36C09">
              <w:rPr>
                <w:b/>
                <w:bCs/>
                <w:noProof/>
              </w:rPr>
              <w:t>Error! Hyperlink reference not valid.</w:t>
            </w:r>
          </w:ins>
          <w:del w:id="349" w:author="David Conklin" w:date="2020-12-08T14:53:00Z">
            <w:r w:rsidR="00054245" w:rsidRPr="009118A7" w:rsidDel="00977ECE">
              <w:rPr>
                <w:rStyle w:val="Hyperlink"/>
                <w:noProof/>
              </w:rPr>
              <w:delText>Water parcels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_Toc58250557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1DEF4228" w14:textId="33621374" w:rsidR="00054245" w:rsidDel="00977ECE" w:rsidRDefault="00914CB4">
          <w:pPr>
            <w:pStyle w:val="TOC2"/>
            <w:tabs>
              <w:tab w:val="right" w:leader="dot" w:pos="9350"/>
            </w:tabs>
            <w:rPr>
              <w:del w:id="350" w:author="David Conklin" w:date="2020-12-08T14:53:00Z"/>
              <w:rFonts w:eastAsiaTheme="minorEastAsia"/>
              <w:noProof/>
            </w:rPr>
          </w:pPr>
          <w:del w:id="351" w:author="David Conklin" w:date="2020-12-08T14:53:00Z">
            <w:r w:rsidDel="00977ECE">
              <w:rPr>
                <w:noProof/>
              </w:rPr>
              <w:fldChar w:fldCharType="begin"/>
            </w:r>
            <w:r w:rsidDel="00977ECE">
              <w:rPr>
                <w:noProof/>
              </w:rPr>
              <w:delInstrText xml:space="preserve"> HYPERLINK \l "_Toc58250558" </w:delInstrText>
            </w:r>
            <w:r w:rsidDel="00977ECE">
              <w:rPr>
                <w:noProof/>
              </w:rPr>
              <w:fldChar w:fldCharType="separate"/>
            </w:r>
          </w:del>
          <w:ins w:id="352" w:author="David Conklin" w:date="2020-12-13T05:39:00Z">
            <w:r w:rsidR="00E36C09">
              <w:rPr>
                <w:b/>
                <w:bCs/>
                <w:noProof/>
              </w:rPr>
              <w:t>Error! Hyperlink reference not valid.</w:t>
            </w:r>
          </w:ins>
          <w:del w:id="353" w:author="David Conklin" w:date="2020-12-08T14:53:00Z">
            <w:r w:rsidR="00054245" w:rsidRPr="009118A7" w:rsidDel="00977ECE">
              <w:rPr>
                <w:rStyle w:val="Hyperlink"/>
                <w:noProof/>
              </w:rPr>
              <w:delText>Daily water mass and energy balance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_Toc58250558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7EC9C9AD" w14:textId="5FE93DFE" w:rsidR="00054245" w:rsidDel="00977ECE" w:rsidRDefault="00914CB4">
          <w:pPr>
            <w:pStyle w:val="TOC2"/>
            <w:tabs>
              <w:tab w:val="right" w:leader="dot" w:pos="9350"/>
            </w:tabs>
            <w:rPr>
              <w:del w:id="354" w:author="David Conklin" w:date="2020-12-08T14:53:00Z"/>
              <w:rFonts w:eastAsiaTheme="minorEastAsia"/>
              <w:noProof/>
            </w:rPr>
          </w:pPr>
          <w:del w:id="355" w:author="David Conklin" w:date="2020-12-08T14:53:00Z">
            <w:r w:rsidDel="00977ECE">
              <w:rPr>
                <w:noProof/>
              </w:rPr>
              <w:fldChar w:fldCharType="begin"/>
            </w:r>
            <w:r w:rsidDel="00977ECE">
              <w:rPr>
                <w:noProof/>
              </w:rPr>
              <w:delInstrText xml:space="preserve"> HYPERLINK \l "_Toc58250559" </w:delInstrText>
            </w:r>
            <w:r w:rsidDel="00977ECE">
              <w:rPr>
                <w:noProof/>
              </w:rPr>
              <w:fldChar w:fldCharType="separate"/>
            </w:r>
          </w:del>
          <w:ins w:id="356" w:author="David Conklin" w:date="2020-12-13T05:39:00Z">
            <w:r w:rsidR="00E36C09">
              <w:rPr>
                <w:b/>
                <w:bCs/>
                <w:noProof/>
              </w:rPr>
              <w:t>Error! Hyperlink reference not valid.</w:t>
            </w:r>
          </w:ins>
          <w:del w:id="357" w:author="David Conklin" w:date="2020-12-08T14:53:00Z">
            <w:r w:rsidR="00054245" w:rsidRPr="009118A7" w:rsidDel="00977ECE">
              <w:rPr>
                <w:rStyle w:val="Hyperlink"/>
                <w:noProof/>
              </w:rPr>
              <w:delText>Estimating the rate of flow in a stream 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_Toc58250559 \h </w:delInstrText>
            </w:r>
            <w:r w:rsidR="00054245" w:rsidDel="00977ECE">
              <w:rPr>
                <w:noProof/>
                <w:webHidden/>
              </w:rPr>
            </w:r>
            <w:r w:rsidR="00054245" w:rsidDel="00977ECE">
              <w:rPr>
                <w:noProof/>
                <w:webHidden/>
              </w:rPr>
              <w:fldChar w:fldCharType="separate"/>
            </w:r>
            <w:r w:rsidR="00054245" w:rsidDel="00977ECE">
              <w:rPr>
                <w:noProof/>
                <w:webHidden/>
              </w:rPr>
              <w:delText>20</w:delText>
            </w:r>
            <w:r w:rsidR="00054245" w:rsidDel="00977ECE">
              <w:rPr>
                <w:noProof/>
                <w:webHidden/>
              </w:rPr>
              <w:fldChar w:fldCharType="end"/>
            </w:r>
            <w:r w:rsidDel="00977ECE">
              <w:rPr>
                <w:noProof/>
              </w:rPr>
              <w:fldChar w:fldCharType="end"/>
            </w:r>
          </w:del>
        </w:p>
        <w:p w14:paraId="1E4AE730" w14:textId="0E42538A" w:rsidR="00054245" w:rsidDel="00977ECE" w:rsidRDefault="00914CB4">
          <w:pPr>
            <w:pStyle w:val="TOC2"/>
            <w:tabs>
              <w:tab w:val="right" w:leader="dot" w:pos="9350"/>
            </w:tabs>
            <w:rPr>
              <w:del w:id="358" w:author="David Conklin" w:date="2020-12-08T14:53:00Z"/>
              <w:rFonts w:eastAsiaTheme="minorEastAsia"/>
              <w:noProof/>
            </w:rPr>
          </w:pPr>
          <w:del w:id="359" w:author="David Conklin" w:date="2020-12-08T14:53:00Z">
            <w:r w:rsidDel="00977ECE">
              <w:rPr>
                <w:noProof/>
              </w:rPr>
              <w:fldChar w:fldCharType="begin"/>
            </w:r>
            <w:r w:rsidDel="00977ECE">
              <w:rPr>
                <w:noProof/>
              </w:rPr>
              <w:delInstrText xml:space="preserve"> HYPERLINK \l "_Toc58250560" </w:delInstrText>
            </w:r>
            <w:r w:rsidDel="00977ECE">
              <w:rPr>
                <w:noProof/>
              </w:rPr>
              <w:fldChar w:fldCharType="separate"/>
            </w:r>
          </w:del>
          <w:ins w:id="360" w:author="David Conklin" w:date="2020-12-13T05:39:00Z">
            <w:r w:rsidR="00E36C09">
              <w:rPr>
                <w:b/>
                <w:bCs/>
                <w:noProof/>
              </w:rPr>
              <w:t>Error! Hyperlink reference not valid.</w:t>
            </w:r>
          </w:ins>
          <w:del w:id="361" w:author="David Conklin" w:date="2020-12-08T14:53:00Z">
            <w:r w:rsidR="00054245" w:rsidRPr="009118A7" w:rsidDel="00977ECE">
              <w:rPr>
                <w:rStyle w:val="Hyperlink"/>
                <w:noProof/>
              </w:rPr>
              <w:delText>Estimating the surface area of the water in a subreach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_Toc58250560 \h </w:delInstrText>
            </w:r>
            <w:r w:rsidR="00054245" w:rsidDel="00977ECE">
              <w:rPr>
                <w:noProof/>
                <w:webHidden/>
              </w:rPr>
            </w:r>
            <w:r w:rsidR="00054245" w:rsidDel="00977ECE">
              <w:rPr>
                <w:noProof/>
                <w:webHidden/>
              </w:rPr>
              <w:fldChar w:fldCharType="separate"/>
            </w:r>
            <w:r w:rsidR="00054245" w:rsidDel="00977ECE">
              <w:rPr>
                <w:noProof/>
                <w:webHidden/>
              </w:rPr>
              <w:delText>21</w:delText>
            </w:r>
            <w:r w:rsidR="00054245" w:rsidDel="00977ECE">
              <w:rPr>
                <w:noProof/>
                <w:webHidden/>
              </w:rPr>
              <w:fldChar w:fldCharType="end"/>
            </w:r>
            <w:r w:rsidDel="00977ECE">
              <w:rPr>
                <w:noProof/>
              </w:rPr>
              <w:fldChar w:fldCharType="end"/>
            </w:r>
          </w:del>
        </w:p>
        <w:p w14:paraId="3A93E14C" w14:textId="00919F85" w:rsidR="00054245" w:rsidDel="00977ECE" w:rsidRDefault="00914CB4">
          <w:pPr>
            <w:pStyle w:val="TOC2"/>
            <w:tabs>
              <w:tab w:val="right" w:leader="dot" w:pos="9350"/>
            </w:tabs>
            <w:rPr>
              <w:del w:id="362" w:author="David Conklin" w:date="2020-12-08T14:53:00Z"/>
              <w:rFonts w:eastAsiaTheme="minorEastAsia"/>
              <w:noProof/>
            </w:rPr>
          </w:pPr>
          <w:del w:id="363" w:author="David Conklin" w:date="2020-12-08T14:53:00Z">
            <w:r w:rsidDel="00977ECE">
              <w:rPr>
                <w:noProof/>
              </w:rPr>
              <w:fldChar w:fldCharType="begin"/>
            </w:r>
            <w:r w:rsidDel="00977ECE">
              <w:rPr>
                <w:noProof/>
              </w:rPr>
              <w:delInstrText xml:space="preserve"> HYPERLINK \l "_Toc58250561" </w:delInstrText>
            </w:r>
            <w:r w:rsidDel="00977ECE">
              <w:rPr>
                <w:noProof/>
              </w:rPr>
              <w:fldChar w:fldCharType="separate"/>
            </w:r>
          </w:del>
          <w:ins w:id="364" w:author="David Conklin" w:date="2020-12-13T05:39:00Z">
            <w:r w:rsidR="00E36C09">
              <w:rPr>
                <w:b/>
                <w:bCs/>
                <w:noProof/>
              </w:rPr>
              <w:t>Error! Hyperlink reference not valid.</w:t>
            </w:r>
          </w:ins>
          <w:del w:id="365" w:author="David Conklin" w:date="2020-12-08T14:53:00Z">
            <w:r w:rsidR="00054245" w:rsidRPr="009118A7" w:rsidDel="00977ECE">
              <w:rPr>
                <w:rStyle w:val="Hyperlink"/>
                <w:noProof/>
              </w:rPr>
              <w:delText>Water temperature from thermal energy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_Toc58250561 \h </w:delInstrText>
            </w:r>
            <w:r w:rsidR="00054245" w:rsidDel="00977ECE">
              <w:rPr>
                <w:noProof/>
                <w:webHidden/>
              </w:rPr>
            </w:r>
            <w:r w:rsidR="00054245" w:rsidDel="00977ECE">
              <w:rPr>
                <w:noProof/>
                <w:webHidden/>
              </w:rPr>
              <w:fldChar w:fldCharType="separate"/>
            </w:r>
            <w:r w:rsidR="00054245" w:rsidDel="00977ECE">
              <w:rPr>
                <w:noProof/>
                <w:webHidden/>
              </w:rPr>
              <w:delText>21</w:delText>
            </w:r>
            <w:r w:rsidR="00054245" w:rsidDel="00977ECE">
              <w:rPr>
                <w:noProof/>
                <w:webHidden/>
              </w:rPr>
              <w:fldChar w:fldCharType="end"/>
            </w:r>
            <w:r w:rsidDel="00977ECE">
              <w:rPr>
                <w:noProof/>
              </w:rPr>
              <w:fldChar w:fldCharType="end"/>
            </w:r>
          </w:del>
        </w:p>
        <w:p w14:paraId="5636F7AD" w14:textId="65483E89" w:rsidR="00054245" w:rsidDel="00977ECE" w:rsidRDefault="00914CB4">
          <w:pPr>
            <w:pStyle w:val="TOC2"/>
            <w:tabs>
              <w:tab w:val="right" w:leader="dot" w:pos="9350"/>
            </w:tabs>
            <w:rPr>
              <w:del w:id="366" w:author="David Conklin" w:date="2020-12-08T14:53:00Z"/>
              <w:rFonts w:eastAsiaTheme="minorEastAsia"/>
              <w:noProof/>
            </w:rPr>
          </w:pPr>
          <w:del w:id="367" w:author="David Conklin" w:date="2020-12-08T14:53:00Z">
            <w:r w:rsidDel="00977ECE">
              <w:rPr>
                <w:noProof/>
              </w:rPr>
              <w:fldChar w:fldCharType="begin"/>
            </w:r>
            <w:r w:rsidDel="00977ECE">
              <w:rPr>
                <w:noProof/>
              </w:rPr>
              <w:delInstrText xml:space="preserve"> HYPERLINK \l "_Toc58250562" </w:delInstrText>
            </w:r>
            <w:r w:rsidDel="00977ECE">
              <w:rPr>
                <w:noProof/>
              </w:rPr>
              <w:fldChar w:fldCharType="separate"/>
            </w:r>
          </w:del>
          <w:ins w:id="368" w:author="David Conklin" w:date="2020-12-13T05:39:00Z">
            <w:r w:rsidR="00E36C09">
              <w:rPr>
                <w:b/>
                <w:bCs/>
                <w:noProof/>
              </w:rPr>
              <w:t>Error! Hyperlink reference not valid.</w:t>
            </w:r>
          </w:ins>
          <w:del w:id="369" w:author="David Conklin" w:date="2020-12-08T14:53:00Z">
            <w:r w:rsidR="00054245" w:rsidRPr="009118A7" w:rsidDel="00977ECE">
              <w:rPr>
                <w:rStyle w:val="Hyperlink"/>
                <w:noProof/>
              </w:rPr>
              <w:delText>Initial conditions for Flow: the IC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_Toc58250562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15C8843D" w14:textId="0BA43542" w:rsidR="00054245" w:rsidDel="00977ECE" w:rsidRDefault="00914CB4">
          <w:pPr>
            <w:pStyle w:val="TOC2"/>
            <w:tabs>
              <w:tab w:val="right" w:leader="dot" w:pos="9350"/>
            </w:tabs>
            <w:rPr>
              <w:del w:id="370" w:author="David Conklin" w:date="2020-12-08T14:53:00Z"/>
              <w:rFonts w:eastAsiaTheme="minorEastAsia"/>
              <w:noProof/>
            </w:rPr>
          </w:pPr>
          <w:del w:id="371" w:author="David Conklin" w:date="2020-12-08T14:53:00Z">
            <w:r w:rsidDel="00977ECE">
              <w:rPr>
                <w:noProof/>
              </w:rPr>
              <w:fldChar w:fldCharType="begin"/>
            </w:r>
            <w:r w:rsidDel="00977ECE">
              <w:rPr>
                <w:noProof/>
              </w:rPr>
              <w:delInstrText xml:space="preserve"> HYPERLINK \l "_Toc58250563" </w:delInstrText>
            </w:r>
            <w:r w:rsidDel="00977ECE">
              <w:rPr>
                <w:noProof/>
              </w:rPr>
              <w:fldChar w:fldCharType="separate"/>
            </w:r>
          </w:del>
          <w:ins w:id="372" w:author="David Conklin" w:date="2020-12-13T05:39:00Z">
            <w:r w:rsidR="00E36C09">
              <w:rPr>
                <w:b/>
                <w:bCs/>
                <w:noProof/>
              </w:rPr>
              <w:t>Error! Hyperlink reference not valid.</w:t>
            </w:r>
          </w:ins>
          <w:del w:id="373" w:author="David Conklin" w:date="2020-12-08T14:53:00Z">
            <w:r w:rsidR="00054245" w:rsidRPr="009118A7" w:rsidDel="00977ECE">
              <w:rPr>
                <w:rStyle w:val="Hyperlink"/>
                <w:noProof/>
              </w:rPr>
              <w:delText>Boundary conditions for stream water temperature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_Toc58250563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4885CA36" w14:textId="34FFC081" w:rsidR="00054245" w:rsidDel="00977ECE" w:rsidRDefault="00914CB4">
          <w:pPr>
            <w:pStyle w:val="TOC2"/>
            <w:tabs>
              <w:tab w:val="right" w:leader="dot" w:pos="9350"/>
            </w:tabs>
            <w:rPr>
              <w:del w:id="374" w:author="David Conklin" w:date="2020-12-08T14:53:00Z"/>
              <w:rFonts w:eastAsiaTheme="minorEastAsia"/>
              <w:noProof/>
            </w:rPr>
          </w:pPr>
          <w:del w:id="375" w:author="David Conklin" w:date="2020-12-08T14:53:00Z">
            <w:r w:rsidDel="00977ECE">
              <w:rPr>
                <w:noProof/>
              </w:rPr>
              <w:fldChar w:fldCharType="begin"/>
            </w:r>
            <w:r w:rsidDel="00977ECE">
              <w:rPr>
                <w:noProof/>
              </w:rPr>
              <w:delInstrText xml:space="preserve"> HYPERLINK \l "_Toc58250564" </w:delInstrText>
            </w:r>
            <w:r w:rsidDel="00977ECE">
              <w:rPr>
                <w:noProof/>
              </w:rPr>
              <w:fldChar w:fldCharType="separate"/>
            </w:r>
          </w:del>
          <w:ins w:id="376" w:author="David Conklin" w:date="2020-12-13T05:39:00Z">
            <w:r w:rsidR="00E36C09">
              <w:rPr>
                <w:b/>
                <w:bCs/>
                <w:noProof/>
              </w:rPr>
              <w:t>Error! Hyperlink reference not valid.</w:t>
            </w:r>
          </w:ins>
          <w:del w:id="377" w:author="David Conklin" w:date="2020-12-08T14:53:00Z">
            <w:r w:rsidR="00054245" w:rsidRPr="009118A7" w:rsidDel="00977ECE">
              <w:rPr>
                <w:rStyle w:val="Hyperlink"/>
                <w:noProof/>
              </w:rPr>
              <w:delText>Thermal stratification in reservoirs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_Toc58250564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4FAB6058" w14:textId="6B3CF56C" w:rsidR="00054245" w:rsidDel="00977ECE" w:rsidRDefault="00914CB4">
          <w:pPr>
            <w:pStyle w:val="TOC2"/>
            <w:tabs>
              <w:tab w:val="right" w:leader="dot" w:pos="9350"/>
            </w:tabs>
            <w:rPr>
              <w:del w:id="378" w:author="David Conklin" w:date="2020-12-08T14:53:00Z"/>
              <w:rFonts w:eastAsiaTheme="minorEastAsia"/>
              <w:noProof/>
            </w:rPr>
          </w:pPr>
          <w:del w:id="379" w:author="David Conklin" w:date="2020-12-08T14:53:00Z">
            <w:r w:rsidDel="00977ECE">
              <w:rPr>
                <w:noProof/>
              </w:rPr>
              <w:fldChar w:fldCharType="begin"/>
            </w:r>
            <w:r w:rsidDel="00977ECE">
              <w:rPr>
                <w:noProof/>
              </w:rPr>
              <w:delInstrText xml:space="preserve"> HYPERLINK \l "_Toc58250565" </w:delInstrText>
            </w:r>
            <w:r w:rsidDel="00977ECE">
              <w:rPr>
                <w:noProof/>
              </w:rPr>
              <w:fldChar w:fldCharType="separate"/>
            </w:r>
          </w:del>
          <w:ins w:id="380" w:author="David Conklin" w:date="2020-12-13T05:39:00Z">
            <w:r w:rsidR="00E36C09">
              <w:rPr>
                <w:b/>
                <w:bCs/>
                <w:noProof/>
              </w:rPr>
              <w:t>Error! Hyperlink reference not valid.</w:t>
            </w:r>
          </w:ins>
          <w:del w:id="381" w:author="David Conklin" w:date="2020-12-08T14:53:00Z">
            <w:r w:rsidR="00054245" w:rsidRPr="009118A7" w:rsidDel="00977ECE">
              <w:rPr>
                <w:rStyle w:val="Hyperlink"/>
                <w:noProof/>
              </w:rPr>
              <w:delText>Thermal loading</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_Toc58250565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7C9BEAEE" w14:textId="4486B771" w:rsidR="00054245" w:rsidDel="00977ECE" w:rsidRDefault="00914CB4">
          <w:pPr>
            <w:pStyle w:val="TOC1"/>
            <w:tabs>
              <w:tab w:val="right" w:leader="dot" w:pos="9350"/>
            </w:tabs>
            <w:rPr>
              <w:del w:id="382" w:author="David Conklin" w:date="2020-12-08T14:53:00Z"/>
              <w:rFonts w:eastAsiaTheme="minorEastAsia"/>
              <w:noProof/>
            </w:rPr>
          </w:pPr>
          <w:del w:id="383" w:author="David Conklin" w:date="2020-12-08T14:53:00Z">
            <w:r w:rsidDel="00977ECE">
              <w:rPr>
                <w:noProof/>
              </w:rPr>
              <w:fldChar w:fldCharType="begin"/>
            </w:r>
            <w:r w:rsidDel="00977ECE">
              <w:rPr>
                <w:noProof/>
              </w:rPr>
              <w:delInstrText xml:space="preserve"> HYPERLINK \l "_Toc58250566" </w:delInstrText>
            </w:r>
            <w:r w:rsidDel="00977ECE">
              <w:rPr>
                <w:noProof/>
              </w:rPr>
              <w:fldChar w:fldCharType="separate"/>
            </w:r>
          </w:del>
          <w:ins w:id="384" w:author="David Conklin" w:date="2020-12-13T05:39:00Z">
            <w:r w:rsidR="00E36C09">
              <w:rPr>
                <w:b/>
                <w:bCs/>
                <w:noProof/>
              </w:rPr>
              <w:t>Error! Hyperlink reference not valid.</w:t>
            </w:r>
          </w:ins>
          <w:del w:id="385" w:author="David Conklin" w:date="2020-12-08T14:53:00Z">
            <w:r w:rsidR="00054245" w:rsidRPr="009118A7" w:rsidDel="00977ECE">
              <w:rPr>
                <w:rStyle w:val="Hyperlink"/>
                <w:noProof/>
              </w:rPr>
              <w:delText>Reservoirs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_Toc58250566 \h </w:delInstrText>
            </w:r>
            <w:r w:rsidR="00054245" w:rsidDel="00977ECE">
              <w:rPr>
                <w:noProof/>
                <w:webHidden/>
              </w:rPr>
            </w:r>
            <w:r w:rsidR="00054245" w:rsidDel="00977ECE">
              <w:rPr>
                <w:noProof/>
                <w:webHidden/>
              </w:rPr>
              <w:fldChar w:fldCharType="separate"/>
            </w:r>
            <w:r w:rsidR="00054245" w:rsidDel="00977ECE">
              <w:rPr>
                <w:noProof/>
                <w:webHidden/>
              </w:rPr>
              <w:delText>24</w:delText>
            </w:r>
            <w:r w:rsidR="00054245" w:rsidDel="00977ECE">
              <w:rPr>
                <w:noProof/>
                <w:webHidden/>
              </w:rPr>
              <w:fldChar w:fldCharType="end"/>
            </w:r>
            <w:r w:rsidDel="00977ECE">
              <w:rPr>
                <w:noProof/>
              </w:rPr>
              <w:fldChar w:fldCharType="end"/>
            </w:r>
          </w:del>
        </w:p>
        <w:p w14:paraId="049099EF" w14:textId="29FF111E" w:rsidR="00054245" w:rsidDel="00977ECE" w:rsidRDefault="00914CB4">
          <w:pPr>
            <w:pStyle w:val="TOC2"/>
            <w:tabs>
              <w:tab w:val="right" w:leader="dot" w:pos="9350"/>
            </w:tabs>
            <w:rPr>
              <w:del w:id="386" w:author="David Conklin" w:date="2020-12-08T14:53:00Z"/>
              <w:rFonts w:eastAsiaTheme="minorEastAsia"/>
              <w:noProof/>
            </w:rPr>
          </w:pPr>
          <w:del w:id="387" w:author="David Conklin" w:date="2020-12-08T14:53:00Z">
            <w:r w:rsidDel="00977ECE">
              <w:rPr>
                <w:noProof/>
              </w:rPr>
              <w:fldChar w:fldCharType="begin"/>
            </w:r>
            <w:r w:rsidDel="00977ECE">
              <w:rPr>
                <w:noProof/>
              </w:rPr>
              <w:delInstrText xml:space="preserve"> HYPERLINK \l "_Toc58250567" </w:delInstrText>
            </w:r>
            <w:r w:rsidDel="00977ECE">
              <w:rPr>
                <w:noProof/>
              </w:rPr>
              <w:fldChar w:fldCharType="separate"/>
            </w:r>
          </w:del>
          <w:ins w:id="388" w:author="David Conklin" w:date="2020-12-13T05:39:00Z">
            <w:r w:rsidR="00E36C09">
              <w:rPr>
                <w:b/>
                <w:bCs/>
                <w:noProof/>
              </w:rPr>
              <w:t>Error! Hyperlink reference not valid.</w:t>
            </w:r>
          </w:ins>
          <w:del w:id="389" w:author="David Conklin" w:date="2020-12-08T14:53:00Z">
            <w:r w:rsidR="00054245" w:rsidRPr="009118A7" w:rsidDel="00977ECE">
              <w:rPr>
                <w:rStyle w:val="Hyperlink"/>
                <w:noProof/>
              </w:rPr>
              <w:delText>Reservoir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_Toc58250567 \h </w:delInstrText>
            </w:r>
            <w:r w:rsidR="00054245" w:rsidDel="00977ECE">
              <w:rPr>
                <w:noProof/>
                <w:webHidden/>
              </w:rPr>
            </w:r>
            <w:r w:rsidR="00054245" w:rsidDel="00977ECE">
              <w:rPr>
                <w:noProof/>
                <w:webHidden/>
              </w:rPr>
              <w:fldChar w:fldCharType="separate"/>
            </w:r>
            <w:r w:rsidR="00054245" w:rsidDel="00977ECE">
              <w:rPr>
                <w:noProof/>
                <w:webHidden/>
              </w:rPr>
              <w:delText>25</w:delText>
            </w:r>
            <w:r w:rsidR="00054245" w:rsidDel="00977ECE">
              <w:rPr>
                <w:noProof/>
                <w:webHidden/>
              </w:rPr>
              <w:fldChar w:fldCharType="end"/>
            </w:r>
            <w:r w:rsidDel="00977ECE">
              <w:rPr>
                <w:noProof/>
              </w:rPr>
              <w:fldChar w:fldCharType="end"/>
            </w:r>
          </w:del>
        </w:p>
        <w:p w14:paraId="3A6E27D6" w14:textId="78FBD07D" w:rsidR="00054245" w:rsidDel="00977ECE" w:rsidRDefault="00914CB4">
          <w:pPr>
            <w:pStyle w:val="TOC2"/>
            <w:tabs>
              <w:tab w:val="right" w:leader="dot" w:pos="9350"/>
            </w:tabs>
            <w:rPr>
              <w:del w:id="390" w:author="David Conklin" w:date="2020-12-08T14:53:00Z"/>
              <w:rFonts w:eastAsiaTheme="minorEastAsia"/>
              <w:noProof/>
            </w:rPr>
          </w:pPr>
          <w:del w:id="391" w:author="David Conklin" w:date="2020-12-08T14:53:00Z">
            <w:r w:rsidDel="00977ECE">
              <w:rPr>
                <w:noProof/>
              </w:rPr>
              <w:fldChar w:fldCharType="begin"/>
            </w:r>
            <w:r w:rsidDel="00977ECE">
              <w:rPr>
                <w:noProof/>
              </w:rPr>
              <w:delInstrText xml:space="preserve"> HYPERLINK \l "_Toc58250568" </w:delInstrText>
            </w:r>
            <w:r w:rsidDel="00977ECE">
              <w:rPr>
                <w:noProof/>
              </w:rPr>
              <w:fldChar w:fldCharType="separate"/>
            </w:r>
          </w:del>
          <w:ins w:id="392" w:author="David Conklin" w:date="2020-12-13T05:39:00Z">
            <w:r w:rsidR="00E36C09">
              <w:rPr>
                <w:b/>
                <w:bCs/>
                <w:noProof/>
              </w:rPr>
              <w:t>Error! Hyperlink reference not valid.</w:t>
            </w:r>
          </w:ins>
          <w:del w:id="393" w:author="David Conklin" w:date="2020-12-08T14:53:00Z">
            <w:r w:rsidR="00054245" w:rsidRPr="009118A7" w:rsidDel="00977ECE">
              <w:rPr>
                <w:rStyle w:val="Hyperlink"/>
                <w:noProof/>
              </w:rPr>
              <w:delText>Reservoir data sources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_Toc58250568 \h </w:delInstrText>
            </w:r>
            <w:r w:rsidR="00054245" w:rsidDel="00977ECE">
              <w:rPr>
                <w:noProof/>
                <w:webHidden/>
              </w:rPr>
            </w:r>
            <w:r w:rsidR="00054245" w:rsidDel="00977ECE">
              <w:rPr>
                <w:noProof/>
                <w:webHidden/>
              </w:rPr>
              <w:fldChar w:fldCharType="separate"/>
            </w:r>
            <w:r w:rsidR="00054245" w:rsidDel="00977ECE">
              <w:rPr>
                <w:noProof/>
                <w:webHidden/>
              </w:rPr>
              <w:delText>26</w:delText>
            </w:r>
            <w:r w:rsidR="00054245" w:rsidDel="00977ECE">
              <w:rPr>
                <w:noProof/>
                <w:webHidden/>
              </w:rPr>
              <w:fldChar w:fldCharType="end"/>
            </w:r>
            <w:r w:rsidDel="00977ECE">
              <w:rPr>
                <w:noProof/>
              </w:rPr>
              <w:fldChar w:fldCharType="end"/>
            </w:r>
          </w:del>
        </w:p>
        <w:p w14:paraId="2EFB178F" w14:textId="3F18B5C9" w:rsidR="00054245" w:rsidDel="00977ECE" w:rsidRDefault="00914CB4">
          <w:pPr>
            <w:pStyle w:val="TOC1"/>
            <w:tabs>
              <w:tab w:val="right" w:leader="dot" w:pos="9350"/>
            </w:tabs>
            <w:rPr>
              <w:del w:id="394" w:author="David Conklin" w:date="2020-12-08T14:53:00Z"/>
              <w:rFonts w:eastAsiaTheme="minorEastAsia"/>
              <w:noProof/>
            </w:rPr>
          </w:pPr>
          <w:del w:id="395" w:author="David Conklin" w:date="2020-12-08T14:53:00Z">
            <w:r w:rsidDel="00977ECE">
              <w:rPr>
                <w:noProof/>
              </w:rPr>
              <w:fldChar w:fldCharType="begin"/>
            </w:r>
            <w:r w:rsidDel="00977ECE">
              <w:rPr>
                <w:noProof/>
              </w:rPr>
              <w:delInstrText xml:space="preserve"> HYPERLINK \l "_Toc58250569" </w:delInstrText>
            </w:r>
            <w:r w:rsidDel="00977ECE">
              <w:rPr>
                <w:noProof/>
              </w:rPr>
              <w:fldChar w:fldCharType="separate"/>
            </w:r>
          </w:del>
          <w:ins w:id="396" w:author="David Conklin" w:date="2020-12-13T05:39:00Z">
            <w:r w:rsidR="00E36C09">
              <w:rPr>
                <w:b/>
                <w:bCs/>
                <w:noProof/>
              </w:rPr>
              <w:t>Error! Hyperlink reference not valid.</w:t>
            </w:r>
          </w:ins>
          <w:del w:id="397" w:author="David Conklin" w:date="2020-12-08T14:53:00Z">
            <w:r w:rsidR="00054245" w:rsidRPr="009118A7" w:rsidDel="00977ECE">
              <w:rPr>
                <w:rStyle w:val="Hyperlink"/>
                <w:noProof/>
              </w:rPr>
              <w:delText>Creating a new study area from a watershed within the WRB</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_Toc58250569 \h </w:delInstrText>
            </w:r>
            <w:r w:rsidR="00054245" w:rsidDel="00977ECE">
              <w:rPr>
                <w:noProof/>
                <w:webHidden/>
              </w:rPr>
            </w:r>
            <w:r w:rsidR="00054245" w:rsidDel="00977ECE">
              <w:rPr>
                <w:noProof/>
                <w:webHidden/>
              </w:rPr>
              <w:fldChar w:fldCharType="separate"/>
            </w:r>
            <w:r w:rsidR="00054245" w:rsidDel="00977ECE">
              <w:rPr>
                <w:noProof/>
                <w:webHidden/>
              </w:rPr>
              <w:delText>27</w:delText>
            </w:r>
            <w:r w:rsidR="00054245" w:rsidDel="00977ECE">
              <w:rPr>
                <w:noProof/>
                <w:webHidden/>
              </w:rPr>
              <w:fldChar w:fldCharType="end"/>
            </w:r>
            <w:r w:rsidDel="00977ECE">
              <w:rPr>
                <w:noProof/>
              </w:rPr>
              <w:fldChar w:fldCharType="end"/>
            </w:r>
          </w:del>
        </w:p>
        <w:p w14:paraId="71C3821E" w14:textId="2E2AF863" w:rsidR="00054245" w:rsidDel="00977ECE" w:rsidRDefault="00914CB4">
          <w:pPr>
            <w:pStyle w:val="TOC2"/>
            <w:tabs>
              <w:tab w:val="right" w:leader="dot" w:pos="9350"/>
            </w:tabs>
            <w:rPr>
              <w:del w:id="398" w:author="David Conklin" w:date="2020-12-08T14:53:00Z"/>
              <w:rFonts w:eastAsiaTheme="minorEastAsia"/>
              <w:noProof/>
            </w:rPr>
          </w:pPr>
          <w:del w:id="399" w:author="David Conklin" w:date="2020-12-08T14:53:00Z">
            <w:r w:rsidDel="00977ECE">
              <w:rPr>
                <w:noProof/>
              </w:rPr>
              <w:fldChar w:fldCharType="begin"/>
            </w:r>
            <w:r w:rsidDel="00977ECE">
              <w:rPr>
                <w:noProof/>
              </w:rPr>
              <w:delInstrText xml:space="preserve"> HYPERLINK \l "_Toc58250570" </w:delInstrText>
            </w:r>
            <w:r w:rsidDel="00977ECE">
              <w:rPr>
                <w:noProof/>
              </w:rPr>
              <w:fldChar w:fldCharType="separate"/>
            </w:r>
          </w:del>
          <w:ins w:id="400" w:author="David Conklin" w:date="2020-12-13T05:39:00Z">
            <w:r w:rsidR="00E36C09">
              <w:rPr>
                <w:b/>
                <w:bCs/>
                <w:noProof/>
              </w:rPr>
              <w:t>Error! Hyperlink reference not valid.</w:t>
            </w:r>
          </w:ins>
          <w:del w:id="401" w:author="David Conklin" w:date="2020-12-08T14:53:00Z">
            <w:r w:rsidR="00054245" w:rsidRPr="009118A7" w:rsidDel="00977ECE">
              <w:rPr>
                <w:rStyle w:val="Hyperlink"/>
                <w:noProof/>
              </w:rPr>
              <w:delText>Limitations of subbasin simulations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_Toc58250570 \h </w:delInstrText>
            </w:r>
            <w:r w:rsidR="00054245" w:rsidDel="00977ECE">
              <w:rPr>
                <w:noProof/>
                <w:webHidden/>
              </w:rPr>
            </w:r>
            <w:r w:rsidR="00054245" w:rsidDel="00977ECE">
              <w:rPr>
                <w:noProof/>
                <w:webHidden/>
              </w:rPr>
              <w:fldChar w:fldCharType="separate"/>
            </w:r>
            <w:r w:rsidR="00054245" w:rsidDel="00977ECE">
              <w:rPr>
                <w:noProof/>
                <w:webHidden/>
              </w:rPr>
              <w:delText>28</w:delText>
            </w:r>
            <w:r w:rsidR="00054245" w:rsidDel="00977ECE">
              <w:rPr>
                <w:noProof/>
                <w:webHidden/>
              </w:rPr>
              <w:fldChar w:fldCharType="end"/>
            </w:r>
            <w:r w:rsidDel="00977ECE">
              <w:rPr>
                <w:noProof/>
              </w:rPr>
              <w:fldChar w:fldCharType="end"/>
            </w:r>
          </w:del>
        </w:p>
        <w:p w14:paraId="7463A970" w14:textId="1011C6A2" w:rsidR="00054245" w:rsidDel="00977ECE" w:rsidRDefault="00914CB4">
          <w:pPr>
            <w:pStyle w:val="TOC1"/>
            <w:tabs>
              <w:tab w:val="right" w:leader="dot" w:pos="9350"/>
            </w:tabs>
            <w:rPr>
              <w:del w:id="402" w:author="David Conklin" w:date="2020-12-08T14:53:00Z"/>
              <w:rFonts w:eastAsiaTheme="minorEastAsia"/>
              <w:noProof/>
            </w:rPr>
          </w:pPr>
          <w:del w:id="403" w:author="David Conklin" w:date="2020-12-08T14:53:00Z">
            <w:r w:rsidDel="00977ECE">
              <w:rPr>
                <w:noProof/>
              </w:rPr>
              <w:fldChar w:fldCharType="begin"/>
            </w:r>
            <w:r w:rsidDel="00977ECE">
              <w:rPr>
                <w:noProof/>
              </w:rPr>
              <w:delInstrText xml:space="preserve"> HYPERLINK \l "_Toc58250571" </w:delInstrText>
            </w:r>
            <w:r w:rsidDel="00977ECE">
              <w:rPr>
                <w:noProof/>
              </w:rPr>
              <w:fldChar w:fldCharType="separate"/>
            </w:r>
          </w:del>
          <w:ins w:id="404" w:author="David Conklin" w:date="2020-12-13T05:39:00Z">
            <w:r w:rsidR="00E36C09">
              <w:rPr>
                <w:b/>
                <w:bCs/>
                <w:noProof/>
              </w:rPr>
              <w:t>Error! Hyperlink reference not valid.</w:t>
            </w:r>
          </w:ins>
          <w:del w:id="405" w:author="David Conklin" w:date="2020-12-08T14:53:00Z">
            <w:r w:rsidR="00054245" w:rsidRPr="009118A7" w:rsidDel="00977ECE">
              <w:rPr>
                <w:rStyle w:val="Hyperlink"/>
                <w:noProof/>
              </w:rPr>
              <w:delText>North Santiam study area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_Toc58250571 \h </w:delInstrText>
            </w:r>
            <w:r w:rsidR="00054245" w:rsidDel="00977ECE">
              <w:rPr>
                <w:noProof/>
                <w:webHidden/>
              </w:rPr>
            </w:r>
            <w:r w:rsidR="00054245" w:rsidDel="00977ECE">
              <w:rPr>
                <w:noProof/>
                <w:webHidden/>
              </w:rPr>
              <w:fldChar w:fldCharType="separate"/>
            </w:r>
            <w:r w:rsidR="00054245" w:rsidDel="00977ECE">
              <w:rPr>
                <w:noProof/>
                <w:webHidden/>
              </w:rPr>
              <w:delText>29</w:delText>
            </w:r>
            <w:r w:rsidR="00054245" w:rsidDel="00977ECE">
              <w:rPr>
                <w:noProof/>
                <w:webHidden/>
              </w:rPr>
              <w:fldChar w:fldCharType="end"/>
            </w:r>
            <w:r w:rsidDel="00977ECE">
              <w:rPr>
                <w:noProof/>
              </w:rPr>
              <w:fldChar w:fldCharType="end"/>
            </w:r>
          </w:del>
        </w:p>
        <w:p w14:paraId="2E68274C" w14:textId="6D14212F" w:rsidR="00054245" w:rsidDel="00977ECE" w:rsidRDefault="00914CB4">
          <w:pPr>
            <w:pStyle w:val="TOC2"/>
            <w:tabs>
              <w:tab w:val="right" w:leader="dot" w:pos="9350"/>
            </w:tabs>
            <w:rPr>
              <w:del w:id="406" w:author="David Conklin" w:date="2020-12-08T14:53:00Z"/>
              <w:rFonts w:eastAsiaTheme="minorEastAsia"/>
              <w:noProof/>
            </w:rPr>
          </w:pPr>
          <w:del w:id="407" w:author="David Conklin" w:date="2020-12-08T14:53:00Z">
            <w:r w:rsidDel="00977ECE">
              <w:rPr>
                <w:noProof/>
              </w:rPr>
              <w:fldChar w:fldCharType="begin"/>
            </w:r>
            <w:r w:rsidDel="00977ECE">
              <w:rPr>
                <w:noProof/>
              </w:rPr>
              <w:delInstrText xml:space="preserve"> HYPERLINK \l "_Toc58250572" </w:delInstrText>
            </w:r>
            <w:r w:rsidDel="00977ECE">
              <w:rPr>
                <w:noProof/>
              </w:rPr>
              <w:fldChar w:fldCharType="separate"/>
            </w:r>
          </w:del>
          <w:ins w:id="408" w:author="David Conklin" w:date="2020-12-13T05:39:00Z">
            <w:r w:rsidR="00E36C09">
              <w:rPr>
                <w:b/>
                <w:bCs/>
                <w:noProof/>
              </w:rPr>
              <w:t>Error! Hyperlink reference not valid.</w:t>
            </w:r>
          </w:ins>
          <w:del w:id="409" w:author="David Conklin" w:date="2020-12-08T14:53:00Z">
            <w:r w:rsidR="00054245" w:rsidRPr="009118A7" w:rsidDel="00977ECE">
              <w:rPr>
                <w:rStyle w:val="Hyperlink"/>
                <w:rFonts w:eastAsia="Times New Roman"/>
                <w:noProof/>
              </w:rPr>
              <w:delText>Instream 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_Toc58250572 \h </w:delInstrText>
            </w:r>
            <w:r w:rsidR="00054245" w:rsidDel="00977ECE">
              <w:rPr>
                <w:noProof/>
                <w:webHidden/>
              </w:rPr>
            </w:r>
            <w:r w:rsidR="00054245" w:rsidDel="00977ECE">
              <w:rPr>
                <w:noProof/>
                <w:webHidden/>
              </w:rPr>
              <w:fldChar w:fldCharType="separate"/>
            </w:r>
            <w:r w:rsidR="00054245" w:rsidDel="00977ECE">
              <w:rPr>
                <w:noProof/>
                <w:webHidden/>
              </w:rPr>
              <w:delText>29</w:delText>
            </w:r>
            <w:r w:rsidR="00054245" w:rsidDel="00977ECE">
              <w:rPr>
                <w:noProof/>
                <w:webHidden/>
              </w:rPr>
              <w:fldChar w:fldCharType="end"/>
            </w:r>
            <w:r w:rsidDel="00977ECE">
              <w:rPr>
                <w:noProof/>
              </w:rPr>
              <w:fldChar w:fldCharType="end"/>
            </w:r>
          </w:del>
        </w:p>
        <w:p w14:paraId="6CB860F4" w14:textId="0874BCD7" w:rsidR="00054245" w:rsidDel="00977ECE" w:rsidRDefault="00914CB4">
          <w:pPr>
            <w:pStyle w:val="TOC2"/>
            <w:tabs>
              <w:tab w:val="right" w:leader="dot" w:pos="9350"/>
            </w:tabs>
            <w:rPr>
              <w:del w:id="410" w:author="David Conklin" w:date="2020-12-08T14:53:00Z"/>
              <w:rFonts w:eastAsiaTheme="minorEastAsia"/>
              <w:noProof/>
            </w:rPr>
          </w:pPr>
          <w:del w:id="411" w:author="David Conklin" w:date="2020-12-08T14:53:00Z">
            <w:r w:rsidDel="00977ECE">
              <w:rPr>
                <w:noProof/>
              </w:rPr>
              <w:fldChar w:fldCharType="begin"/>
            </w:r>
            <w:r w:rsidDel="00977ECE">
              <w:rPr>
                <w:noProof/>
              </w:rPr>
              <w:delInstrText xml:space="preserve"> HYPERLINK \l "_Toc58250573" </w:delInstrText>
            </w:r>
            <w:r w:rsidDel="00977ECE">
              <w:rPr>
                <w:noProof/>
              </w:rPr>
              <w:fldChar w:fldCharType="separate"/>
            </w:r>
          </w:del>
          <w:ins w:id="412" w:author="David Conklin" w:date="2020-12-13T05:39:00Z">
            <w:r w:rsidR="00E36C09">
              <w:rPr>
                <w:b/>
                <w:bCs/>
                <w:noProof/>
              </w:rPr>
              <w:t>Error! Hyperlink reference not valid.</w:t>
            </w:r>
          </w:ins>
          <w:del w:id="413" w:author="David Conklin" w:date="2020-12-08T14:53:00Z">
            <w:r w:rsidR="00054245" w:rsidRPr="009118A7" w:rsidDel="00977ECE">
              <w:rPr>
                <w:rStyle w:val="Hyperlink"/>
                <w:noProof/>
              </w:rPr>
              <w:delText>Municipal 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_Toc58250573 \h </w:delInstrText>
            </w:r>
            <w:r w:rsidR="00054245" w:rsidDel="00977ECE">
              <w:rPr>
                <w:noProof/>
                <w:webHidden/>
              </w:rPr>
            </w:r>
            <w:r w:rsidR="00054245" w:rsidDel="00977ECE">
              <w:rPr>
                <w:noProof/>
                <w:webHidden/>
              </w:rPr>
              <w:fldChar w:fldCharType="separate"/>
            </w:r>
            <w:r w:rsidR="00054245" w:rsidDel="00977ECE">
              <w:rPr>
                <w:noProof/>
                <w:webHidden/>
              </w:rPr>
              <w:delText>30</w:delText>
            </w:r>
            <w:r w:rsidR="00054245" w:rsidDel="00977ECE">
              <w:rPr>
                <w:noProof/>
                <w:webHidden/>
              </w:rPr>
              <w:fldChar w:fldCharType="end"/>
            </w:r>
            <w:r w:rsidDel="00977ECE">
              <w:rPr>
                <w:noProof/>
              </w:rPr>
              <w:fldChar w:fldCharType="end"/>
            </w:r>
          </w:del>
        </w:p>
        <w:p w14:paraId="786C6261" w14:textId="3CBE75CF" w:rsidR="00054245" w:rsidDel="00977ECE" w:rsidRDefault="00914CB4">
          <w:pPr>
            <w:pStyle w:val="TOC1"/>
            <w:tabs>
              <w:tab w:val="right" w:leader="dot" w:pos="9350"/>
            </w:tabs>
            <w:rPr>
              <w:del w:id="414" w:author="David Conklin" w:date="2020-12-08T14:53:00Z"/>
              <w:rFonts w:eastAsiaTheme="minorEastAsia"/>
              <w:noProof/>
            </w:rPr>
          </w:pPr>
          <w:del w:id="415" w:author="David Conklin" w:date="2020-12-08T14:53:00Z">
            <w:r w:rsidDel="00977ECE">
              <w:rPr>
                <w:noProof/>
              </w:rPr>
              <w:fldChar w:fldCharType="begin"/>
            </w:r>
            <w:r w:rsidDel="00977ECE">
              <w:rPr>
                <w:noProof/>
              </w:rPr>
              <w:delInstrText xml:space="preserve"> HYPERLINK \l "_Toc58250574" </w:delInstrText>
            </w:r>
            <w:r w:rsidDel="00977ECE">
              <w:rPr>
                <w:noProof/>
              </w:rPr>
              <w:fldChar w:fldCharType="separate"/>
            </w:r>
          </w:del>
          <w:ins w:id="416" w:author="David Conklin" w:date="2020-12-13T05:39:00Z">
            <w:r w:rsidR="00E36C09">
              <w:rPr>
                <w:b/>
                <w:bCs/>
                <w:noProof/>
              </w:rPr>
              <w:t>Error! Hyperlink reference not valid.</w:t>
            </w:r>
          </w:ins>
          <w:del w:id="417" w:author="David Conklin" w:date="2020-12-08T14:53:00Z">
            <w:r w:rsidR="00054245" w:rsidRPr="009118A7" w:rsidDel="00977ECE">
              <w:rPr>
                <w:rStyle w:val="Hyperlink"/>
                <w:noProof/>
              </w:rPr>
              <w:delText>McKenzie Basin Wetlands Study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_Toc58250574 \h </w:delInstrText>
            </w:r>
            <w:r w:rsidR="00054245" w:rsidDel="00977ECE">
              <w:rPr>
                <w:noProof/>
                <w:webHidden/>
              </w:rPr>
            </w:r>
            <w:r w:rsidR="00054245" w:rsidDel="00977ECE">
              <w:rPr>
                <w:noProof/>
                <w:webHidden/>
              </w:rPr>
              <w:fldChar w:fldCharType="separate"/>
            </w:r>
            <w:r w:rsidR="00054245" w:rsidDel="00977ECE">
              <w:rPr>
                <w:noProof/>
                <w:webHidden/>
              </w:rPr>
              <w:delText>31</w:delText>
            </w:r>
            <w:r w:rsidR="00054245" w:rsidDel="00977ECE">
              <w:rPr>
                <w:noProof/>
                <w:webHidden/>
              </w:rPr>
              <w:fldChar w:fldCharType="end"/>
            </w:r>
            <w:r w:rsidDel="00977ECE">
              <w:rPr>
                <w:noProof/>
              </w:rPr>
              <w:fldChar w:fldCharType="end"/>
            </w:r>
          </w:del>
        </w:p>
        <w:p w14:paraId="7107193F" w14:textId="15316636" w:rsidR="00054245" w:rsidDel="00977ECE" w:rsidRDefault="00914CB4">
          <w:pPr>
            <w:pStyle w:val="TOC2"/>
            <w:tabs>
              <w:tab w:val="right" w:leader="dot" w:pos="9350"/>
            </w:tabs>
            <w:rPr>
              <w:del w:id="418" w:author="David Conklin" w:date="2020-12-08T14:53:00Z"/>
              <w:rFonts w:eastAsiaTheme="minorEastAsia"/>
              <w:noProof/>
            </w:rPr>
          </w:pPr>
          <w:del w:id="419" w:author="David Conklin" w:date="2020-12-08T14:53:00Z">
            <w:r w:rsidDel="00977ECE">
              <w:rPr>
                <w:noProof/>
              </w:rPr>
              <w:fldChar w:fldCharType="begin"/>
            </w:r>
            <w:r w:rsidDel="00977ECE">
              <w:rPr>
                <w:noProof/>
              </w:rPr>
              <w:delInstrText xml:space="preserve"> HYPERLINK \l "_Toc58250575" </w:delInstrText>
            </w:r>
            <w:r w:rsidDel="00977ECE">
              <w:rPr>
                <w:noProof/>
              </w:rPr>
              <w:fldChar w:fldCharType="separate"/>
            </w:r>
          </w:del>
          <w:ins w:id="420" w:author="David Conklin" w:date="2020-12-13T05:39:00Z">
            <w:r w:rsidR="00E36C09">
              <w:rPr>
                <w:b/>
                <w:bCs/>
                <w:noProof/>
              </w:rPr>
              <w:t>Error! Hyperlink reference not valid.</w:t>
            </w:r>
          </w:ins>
          <w:del w:id="421" w:author="David Conklin" w:date="2020-12-08T14:53:00Z">
            <w:r w:rsidR="00054245" w:rsidRPr="009118A7" w:rsidDel="00977ECE">
              <w:rPr>
                <w:rStyle w:val="Hyperlink"/>
                <w:noProof/>
              </w:rPr>
              <w:delText>Project Overview</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_Toc58250575 \h </w:delInstrText>
            </w:r>
            <w:r w:rsidR="00054245" w:rsidDel="00977ECE">
              <w:rPr>
                <w:noProof/>
                <w:webHidden/>
              </w:rPr>
            </w:r>
            <w:r w:rsidR="00054245" w:rsidDel="00977ECE">
              <w:rPr>
                <w:noProof/>
                <w:webHidden/>
              </w:rPr>
              <w:fldChar w:fldCharType="separate"/>
            </w:r>
            <w:r w:rsidR="00054245" w:rsidDel="00977ECE">
              <w:rPr>
                <w:noProof/>
                <w:webHidden/>
              </w:rPr>
              <w:delText>31</w:delText>
            </w:r>
            <w:r w:rsidR="00054245" w:rsidDel="00977ECE">
              <w:rPr>
                <w:noProof/>
                <w:webHidden/>
              </w:rPr>
              <w:fldChar w:fldCharType="end"/>
            </w:r>
            <w:r w:rsidDel="00977ECE">
              <w:rPr>
                <w:noProof/>
              </w:rPr>
              <w:fldChar w:fldCharType="end"/>
            </w:r>
          </w:del>
        </w:p>
        <w:p w14:paraId="38608963" w14:textId="416F1602" w:rsidR="00054245" w:rsidDel="00977ECE" w:rsidRDefault="00914CB4">
          <w:pPr>
            <w:pStyle w:val="TOC2"/>
            <w:tabs>
              <w:tab w:val="right" w:leader="dot" w:pos="9350"/>
            </w:tabs>
            <w:rPr>
              <w:del w:id="422" w:author="David Conklin" w:date="2020-12-08T14:53:00Z"/>
              <w:rFonts w:eastAsiaTheme="minorEastAsia"/>
              <w:noProof/>
            </w:rPr>
          </w:pPr>
          <w:del w:id="423" w:author="David Conklin" w:date="2020-12-08T14:53:00Z">
            <w:r w:rsidDel="00977ECE">
              <w:rPr>
                <w:noProof/>
              </w:rPr>
              <w:fldChar w:fldCharType="begin"/>
            </w:r>
            <w:r w:rsidDel="00977ECE">
              <w:rPr>
                <w:noProof/>
              </w:rPr>
              <w:delInstrText xml:space="preserve"> HYPERLINK \l "_Toc58250576" </w:delInstrText>
            </w:r>
            <w:r w:rsidDel="00977ECE">
              <w:rPr>
                <w:noProof/>
              </w:rPr>
              <w:fldChar w:fldCharType="separate"/>
            </w:r>
          </w:del>
          <w:ins w:id="424" w:author="David Conklin" w:date="2020-12-13T05:39:00Z">
            <w:r w:rsidR="00E36C09">
              <w:rPr>
                <w:b/>
                <w:bCs/>
                <w:noProof/>
              </w:rPr>
              <w:t>Error! Hyperlink reference not valid.</w:t>
            </w:r>
          </w:ins>
          <w:del w:id="425" w:author="David Conklin" w:date="2020-12-08T14:53:00Z">
            <w:r w:rsidR="00054245" w:rsidRPr="009118A7" w:rsidDel="00977ECE">
              <w:rPr>
                <w:rStyle w:val="Hyperlink"/>
                <w:noProof/>
              </w:rPr>
              <w:delText>Model and Simulation Overview</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_Toc58250576 \h </w:delInstrText>
            </w:r>
            <w:r w:rsidR="00054245" w:rsidDel="00977ECE">
              <w:rPr>
                <w:noProof/>
                <w:webHidden/>
              </w:rPr>
            </w:r>
            <w:r w:rsidR="00054245" w:rsidDel="00977ECE">
              <w:rPr>
                <w:noProof/>
                <w:webHidden/>
              </w:rPr>
              <w:fldChar w:fldCharType="separate"/>
            </w:r>
            <w:r w:rsidR="00054245" w:rsidDel="00977ECE">
              <w:rPr>
                <w:noProof/>
                <w:webHidden/>
              </w:rPr>
              <w:delText>33</w:delText>
            </w:r>
            <w:r w:rsidR="00054245" w:rsidDel="00977ECE">
              <w:rPr>
                <w:noProof/>
                <w:webHidden/>
              </w:rPr>
              <w:fldChar w:fldCharType="end"/>
            </w:r>
            <w:r w:rsidDel="00977ECE">
              <w:rPr>
                <w:noProof/>
              </w:rPr>
              <w:fldChar w:fldCharType="end"/>
            </w:r>
          </w:del>
        </w:p>
        <w:p w14:paraId="6A836C69" w14:textId="2DCA79F5" w:rsidR="00054245" w:rsidDel="00977ECE" w:rsidRDefault="00914CB4">
          <w:pPr>
            <w:pStyle w:val="TOC2"/>
            <w:tabs>
              <w:tab w:val="right" w:leader="dot" w:pos="9350"/>
            </w:tabs>
            <w:rPr>
              <w:del w:id="426" w:author="David Conklin" w:date="2020-12-08T14:53:00Z"/>
              <w:rFonts w:eastAsiaTheme="minorEastAsia"/>
              <w:noProof/>
            </w:rPr>
          </w:pPr>
          <w:del w:id="427" w:author="David Conklin" w:date="2020-12-08T14:53:00Z">
            <w:r w:rsidDel="00977ECE">
              <w:rPr>
                <w:noProof/>
              </w:rPr>
              <w:fldChar w:fldCharType="begin"/>
            </w:r>
            <w:r w:rsidDel="00977ECE">
              <w:rPr>
                <w:noProof/>
              </w:rPr>
              <w:delInstrText xml:space="preserve"> HYPERLINK \l "_Toc58250577" </w:delInstrText>
            </w:r>
            <w:r w:rsidDel="00977ECE">
              <w:rPr>
                <w:noProof/>
              </w:rPr>
              <w:fldChar w:fldCharType="separate"/>
            </w:r>
          </w:del>
          <w:ins w:id="428" w:author="David Conklin" w:date="2020-12-13T05:39:00Z">
            <w:r w:rsidR="00E36C09">
              <w:rPr>
                <w:b/>
                <w:bCs/>
                <w:noProof/>
              </w:rPr>
              <w:t>Error! Hyperlink reference not valid.</w:t>
            </w:r>
          </w:ins>
          <w:del w:id="429" w:author="David Conklin" w:date="2020-12-08T14:53:00Z">
            <w:r w:rsidR="00054245" w:rsidRPr="009118A7" w:rsidDel="00977ECE">
              <w:rPr>
                <w:rStyle w:val="Hyperlink"/>
                <w:noProof/>
              </w:rPr>
              <w:delText>McKenzie wetlands in the initial versions of the IDU, HRU, and Reach data layers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_Toc58250577 \h </w:delInstrText>
            </w:r>
            <w:r w:rsidR="00054245" w:rsidDel="00977ECE">
              <w:rPr>
                <w:noProof/>
                <w:webHidden/>
              </w:rPr>
            </w:r>
            <w:r w:rsidR="00054245" w:rsidDel="00977ECE">
              <w:rPr>
                <w:noProof/>
                <w:webHidden/>
              </w:rPr>
              <w:fldChar w:fldCharType="separate"/>
            </w:r>
            <w:r w:rsidR="00054245" w:rsidDel="00977ECE">
              <w:rPr>
                <w:noProof/>
                <w:webHidden/>
              </w:rPr>
              <w:delText>34</w:delText>
            </w:r>
            <w:r w:rsidR="00054245" w:rsidDel="00977ECE">
              <w:rPr>
                <w:noProof/>
                <w:webHidden/>
              </w:rPr>
              <w:fldChar w:fldCharType="end"/>
            </w:r>
            <w:r w:rsidDel="00977ECE">
              <w:rPr>
                <w:noProof/>
              </w:rPr>
              <w:fldChar w:fldCharType="end"/>
            </w:r>
          </w:del>
        </w:p>
        <w:p w14:paraId="4EE2E2FE" w14:textId="0998324A" w:rsidR="00054245" w:rsidDel="00977ECE" w:rsidRDefault="00914CB4">
          <w:pPr>
            <w:pStyle w:val="TOC2"/>
            <w:tabs>
              <w:tab w:val="right" w:leader="dot" w:pos="9350"/>
            </w:tabs>
            <w:rPr>
              <w:del w:id="430" w:author="David Conklin" w:date="2020-12-08T14:53:00Z"/>
              <w:rFonts w:eastAsiaTheme="minorEastAsia"/>
              <w:noProof/>
            </w:rPr>
          </w:pPr>
          <w:del w:id="431" w:author="David Conklin" w:date="2020-12-08T14:53:00Z">
            <w:r w:rsidDel="00977ECE">
              <w:rPr>
                <w:noProof/>
              </w:rPr>
              <w:fldChar w:fldCharType="begin"/>
            </w:r>
            <w:r w:rsidDel="00977ECE">
              <w:rPr>
                <w:noProof/>
              </w:rPr>
              <w:delInstrText xml:space="preserve"> HYPERLINK \l "_Toc58250578" </w:delInstrText>
            </w:r>
            <w:r w:rsidDel="00977ECE">
              <w:rPr>
                <w:noProof/>
              </w:rPr>
              <w:fldChar w:fldCharType="separate"/>
            </w:r>
          </w:del>
          <w:ins w:id="432" w:author="David Conklin" w:date="2020-12-13T05:39:00Z">
            <w:r w:rsidR="00E36C09">
              <w:rPr>
                <w:b/>
                <w:bCs/>
                <w:noProof/>
              </w:rPr>
              <w:t>Error! Hyperlink reference not valid.</w:t>
            </w:r>
          </w:ins>
          <w:del w:id="433" w:author="David Conklin" w:date="2020-12-08T14:53:00Z">
            <w:r w:rsidR="00054245" w:rsidRPr="009118A7" w:rsidDel="00977ECE">
              <w:rPr>
                <w:rStyle w:val="Hyperlink"/>
                <w:noProof/>
              </w:rPr>
              <w:delText>Data changes for better representation of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_Toc58250578 \h </w:delInstrText>
            </w:r>
            <w:r w:rsidR="00054245" w:rsidDel="00977ECE">
              <w:rPr>
                <w:noProof/>
                <w:webHidden/>
              </w:rPr>
            </w:r>
            <w:r w:rsidR="00054245" w:rsidDel="00977ECE">
              <w:rPr>
                <w:noProof/>
                <w:webHidden/>
              </w:rPr>
              <w:fldChar w:fldCharType="separate"/>
            </w:r>
            <w:r w:rsidR="00054245" w:rsidDel="00977ECE">
              <w:rPr>
                <w:noProof/>
                <w:webHidden/>
              </w:rPr>
              <w:delText>34</w:delText>
            </w:r>
            <w:r w:rsidR="00054245" w:rsidDel="00977ECE">
              <w:rPr>
                <w:noProof/>
                <w:webHidden/>
              </w:rPr>
              <w:fldChar w:fldCharType="end"/>
            </w:r>
            <w:r w:rsidDel="00977ECE">
              <w:rPr>
                <w:noProof/>
              </w:rPr>
              <w:fldChar w:fldCharType="end"/>
            </w:r>
          </w:del>
        </w:p>
        <w:p w14:paraId="712B04DC" w14:textId="2D0A8BC5" w:rsidR="00054245" w:rsidDel="00977ECE" w:rsidRDefault="00914CB4">
          <w:pPr>
            <w:pStyle w:val="TOC2"/>
            <w:tabs>
              <w:tab w:val="right" w:leader="dot" w:pos="9350"/>
            </w:tabs>
            <w:rPr>
              <w:del w:id="434" w:author="David Conklin" w:date="2020-12-08T14:53:00Z"/>
              <w:rFonts w:eastAsiaTheme="minorEastAsia"/>
              <w:noProof/>
            </w:rPr>
          </w:pPr>
          <w:del w:id="435" w:author="David Conklin" w:date="2020-12-08T14:53:00Z">
            <w:r w:rsidDel="00977ECE">
              <w:rPr>
                <w:noProof/>
              </w:rPr>
              <w:fldChar w:fldCharType="begin"/>
            </w:r>
            <w:r w:rsidDel="00977ECE">
              <w:rPr>
                <w:noProof/>
              </w:rPr>
              <w:delInstrText xml:space="preserve"> HYPERLINK \l "_Toc58250579" </w:delInstrText>
            </w:r>
            <w:r w:rsidDel="00977ECE">
              <w:rPr>
                <w:noProof/>
              </w:rPr>
              <w:fldChar w:fldCharType="separate"/>
            </w:r>
          </w:del>
          <w:ins w:id="436" w:author="David Conklin" w:date="2020-12-13T05:39:00Z">
            <w:r w:rsidR="00E36C09">
              <w:rPr>
                <w:b/>
                <w:bCs/>
                <w:noProof/>
              </w:rPr>
              <w:t>Error! Hyperlink reference not valid.</w:t>
            </w:r>
          </w:ins>
          <w:del w:id="437" w:author="David Conklin" w:date="2020-12-08T14:53:00Z">
            <w:r w:rsidR="00054245" w:rsidRPr="009118A7" w:rsidDel="00977ECE">
              <w:rPr>
                <w:rStyle w:val="Hyperlink"/>
                <w:noProof/>
              </w:rPr>
              <w:delText>Projection, Calendar, and Units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_Toc58250579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1A665CEB" w14:textId="1BB82D87" w:rsidR="00054245" w:rsidDel="00977ECE" w:rsidRDefault="00914CB4">
          <w:pPr>
            <w:pStyle w:val="TOC2"/>
            <w:tabs>
              <w:tab w:val="right" w:leader="dot" w:pos="9350"/>
            </w:tabs>
            <w:rPr>
              <w:del w:id="438" w:author="David Conklin" w:date="2020-12-08T14:53:00Z"/>
              <w:rFonts w:eastAsiaTheme="minorEastAsia"/>
              <w:noProof/>
            </w:rPr>
          </w:pPr>
          <w:del w:id="439" w:author="David Conklin" w:date="2020-12-08T14:53:00Z">
            <w:r w:rsidDel="00977ECE">
              <w:rPr>
                <w:noProof/>
              </w:rPr>
              <w:fldChar w:fldCharType="begin"/>
            </w:r>
            <w:r w:rsidDel="00977ECE">
              <w:rPr>
                <w:noProof/>
              </w:rPr>
              <w:delInstrText xml:space="preserve"> HYPERLINK \l "_Toc58250580" </w:delInstrText>
            </w:r>
            <w:r w:rsidDel="00977ECE">
              <w:rPr>
                <w:noProof/>
              </w:rPr>
              <w:fldChar w:fldCharType="separate"/>
            </w:r>
          </w:del>
          <w:ins w:id="440" w:author="David Conklin" w:date="2020-12-13T05:39:00Z">
            <w:r w:rsidR="00E36C09">
              <w:rPr>
                <w:b/>
                <w:bCs/>
                <w:noProof/>
              </w:rPr>
              <w:t>Error! Hyperlink reference not valid.</w:t>
            </w:r>
          </w:ins>
          <w:del w:id="441" w:author="David Conklin" w:date="2020-12-08T14:53:00Z">
            <w:r w:rsidR="00054245" w:rsidRPr="009118A7" w:rsidDel="00977ECE">
              <w:rPr>
                <w:rStyle w:val="Hyperlink"/>
                <w:noProof/>
              </w:rPr>
              <w:delText>Simulation of changes in wetlands over time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_Toc58250580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6407538C" w14:textId="2CDD2159" w:rsidR="00054245" w:rsidDel="00977ECE" w:rsidRDefault="00914CB4">
          <w:pPr>
            <w:pStyle w:val="TOC2"/>
            <w:tabs>
              <w:tab w:val="right" w:leader="dot" w:pos="9350"/>
            </w:tabs>
            <w:rPr>
              <w:del w:id="442" w:author="David Conklin" w:date="2020-12-08T14:53:00Z"/>
              <w:rFonts w:eastAsiaTheme="minorEastAsia"/>
              <w:noProof/>
            </w:rPr>
          </w:pPr>
          <w:del w:id="443" w:author="David Conklin" w:date="2020-12-08T14:53:00Z">
            <w:r w:rsidDel="00977ECE">
              <w:rPr>
                <w:noProof/>
              </w:rPr>
              <w:fldChar w:fldCharType="begin"/>
            </w:r>
            <w:r w:rsidDel="00977ECE">
              <w:rPr>
                <w:noProof/>
              </w:rPr>
              <w:delInstrText xml:space="preserve"> HYPERLINK \l "_Toc58250581" </w:delInstrText>
            </w:r>
            <w:r w:rsidDel="00977ECE">
              <w:rPr>
                <w:noProof/>
              </w:rPr>
              <w:fldChar w:fldCharType="separate"/>
            </w:r>
          </w:del>
          <w:ins w:id="444" w:author="David Conklin" w:date="2020-12-13T05:39:00Z">
            <w:r w:rsidR="00E36C09">
              <w:rPr>
                <w:b/>
                <w:bCs/>
                <w:noProof/>
              </w:rPr>
              <w:t>Error! Hyperlink reference not valid.</w:t>
            </w:r>
          </w:ins>
          <w:del w:id="445" w:author="David Conklin" w:date="2020-12-08T14:53:00Z">
            <w:r w:rsidR="00054245" w:rsidRPr="009118A7" w:rsidDel="00977ECE">
              <w:rPr>
                <w:rStyle w:val="Hyperlink"/>
                <w:noProof/>
              </w:rPr>
              <w:delText>How wetlands are represented in the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_Toc58250581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081D1A33" w14:textId="6D3D6A7C" w:rsidR="00054245" w:rsidDel="00977ECE" w:rsidRDefault="00914CB4">
          <w:pPr>
            <w:pStyle w:val="TOC2"/>
            <w:tabs>
              <w:tab w:val="right" w:leader="dot" w:pos="9350"/>
            </w:tabs>
            <w:rPr>
              <w:del w:id="446" w:author="David Conklin" w:date="2020-12-08T14:53:00Z"/>
              <w:rFonts w:eastAsiaTheme="minorEastAsia"/>
              <w:noProof/>
            </w:rPr>
          </w:pPr>
          <w:del w:id="447" w:author="David Conklin" w:date="2020-12-08T14:53:00Z">
            <w:r w:rsidDel="00977ECE">
              <w:rPr>
                <w:noProof/>
              </w:rPr>
              <w:fldChar w:fldCharType="begin"/>
            </w:r>
            <w:r w:rsidDel="00977ECE">
              <w:rPr>
                <w:noProof/>
              </w:rPr>
              <w:delInstrText xml:space="preserve"> HYPERLINK \l "_Toc58250582" </w:delInstrText>
            </w:r>
            <w:r w:rsidDel="00977ECE">
              <w:rPr>
                <w:noProof/>
              </w:rPr>
              <w:fldChar w:fldCharType="separate"/>
            </w:r>
          </w:del>
          <w:ins w:id="448" w:author="David Conklin" w:date="2020-12-13T05:39:00Z">
            <w:r w:rsidR="00E36C09">
              <w:rPr>
                <w:b/>
                <w:bCs/>
                <w:noProof/>
              </w:rPr>
              <w:t>Error! Hyperlink reference not valid.</w:t>
            </w:r>
          </w:ins>
          <w:del w:id="449" w:author="David Conklin" w:date="2020-12-08T14:53:00Z">
            <w:r w:rsidR="00054245" w:rsidRPr="009118A7" w:rsidDel="00977ECE">
              <w:rPr>
                <w:rStyle w:val="Hyperlink"/>
                <w:noProof/>
              </w:rPr>
              <w:delText>Attributes of interest in the wetlands study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_Toc58250582 \h </w:delInstrText>
            </w:r>
            <w:r w:rsidR="00054245" w:rsidDel="00977ECE">
              <w:rPr>
                <w:noProof/>
                <w:webHidden/>
              </w:rPr>
            </w:r>
            <w:r w:rsidR="00054245" w:rsidDel="00977ECE">
              <w:rPr>
                <w:noProof/>
                <w:webHidden/>
              </w:rPr>
              <w:fldChar w:fldCharType="separate"/>
            </w:r>
            <w:r w:rsidR="00054245" w:rsidDel="00977ECE">
              <w:rPr>
                <w:noProof/>
                <w:webHidden/>
              </w:rPr>
              <w:delText>37</w:delText>
            </w:r>
            <w:r w:rsidR="00054245" w:rsidDel="00977ECE">
              <w:rPr>
                <w:noProof/>
                <w:webHidden/>
              </w:rPr>
              <w:fldChar w:fldCharType="end"/>
            </w:r>
            <w:r w:rsidDel="00977ECE">
              <w:rPr>
                <w:noProof/>
              </w:rPr>
              <w:fldChar w:fldCharType="end"/>
            </w:r>
          </w:del>
        </w:p>
        <w:p w14:paraId="5F82BF10" w14:textId="5894FF15" w:rsidR="00054245" w:rsidDel="00977ECE" w:rsidRDefault="00914CB4">
          <w:pPr>
            <w:pStyle w:val="TOC2"/>
            <w:tabs>
              <w:tab w:val="right" w:leader="dot" w:pos="9350"/>
            </w:tabs>
            <w:rPr>
              <w:del w:id="450" w:author="David Conklin" w:date="2020-12-08T14:53:00Z"/>
              <w:rFonts w:eastAsiaTheme="minorEastAsia"/>
              <w:noProof/>
            </w:rPr>
          </w:pPr>
          <w:del w:id="451" w:author="David Conklin" w:date="2020-12-08T14:53:00Z">
            <w:r w:rsidDel="00977ECE">
              <w:rPr>
                <w:noProof/>
              </w:rPr>
              <w:fldChar w:fldCharType="begin"/>
            </w:r>
            <w:r w:rsidDel="00977ECE">
              <w:rPr>
                <w:noProof/>
              </w:rPr>
              <w:delInstrText xml:space="preserve"> HYPERLINK \l "_Toc58250583" </w:delInstrText>
            </w:r>
            <w:r w:rsidDel="00977ECE">
              <w:rPr>
                <w:noProof/>
              </w:rPr>
              <w:fldChar w:fldCharType="separate"/>
            </w:r>
          </w:del>
          <w:ins w:id="452" w:author="David Conklin" w:date="2020-12-13T05:39:00Z">
            <w:r w:rsidR="00E36C09">
              <w:rPr>
                <w:b/>
                <w:bCs/>
                <w:noProof/>
              </w:rPr>
              <w:t>Error! Hyperlink reference not valid.</w:t>
            </w:r>
          </w:ins>
          <w:del w:id="453" w:author="David Conklin" w:date="2020-12-08T14:53:00Z">
            <w:r w:rsidR="00054245" w:rsidRPr="009118A7" w:rsidDel="00977ECE">
              <w:rPr>
                <w:rStyle w:val="Hyperlink"/>
                <w:noProof/>
              </w:rPr>
              <w:delText>A WETNESS attribute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_Toc58250583 \h </w:delInstrText>
            </w:r>
            <w:r w:rsidR="00054245" w:rsidDel="00977ECE">
              <w:rPr>
                <w:noProof/>
                <w:webHidden/>
              </w:rPr>
            </w:r>
            <w:r w:rsidR="00054245" w:rsidDel="00977ECE">
              <w:rPr>
                <w:noProof/>
                <w:webHidden/>
              </w:rPr>
              <w:fldChar w:fldCharType="separate"/>
            </w:r>
            <w:r w:rsidR="00054245" w:rsidDel="00977ECE">
              <w:rPr>
                <w:noProof/>
                <w:webHidden/>
              </w:rPr>
              <w:delText>37</w:delText>
            </w:r>
            <w:r w:rsidR="00054245" w:rsidDel="00977ECE">
              <w:rPr>
                <w:noProof/>
                <w:webHidden/>
              </w:rPr>
              <w:fldChar w:fldCharType="end"/>
            </w:r>
            <w:r w:rsidDel="00977ECE">
              <w:rPr>
                <w:noProof/>
              </w:rPr>
              <w:fldChar w:fldCharType="end"/>
            </w:r>
          </w:del>
        </w:p>
        <w:p w14:paraId="35E8ACEB" w14:textId="1E890173" w:rsidR="00054245" w:rsidDel="00977ECE" w:rsidRDefault="00914CB4">
          <w:pPr>
            <w:pStyle w:val="TOC2"/>
            <w:tabs>
              <w:tab w:val="right" w:leader="dot" w:pos="9350"/>
            </w:tabs>
            <w:rPr>
              <w:del w:id="454" w:author="David Conklin" w:date="2020-12-08T14:53:00Z"/>
              <w:rFonts w:eastAsiaTheme="minorEastAsia"/>
              <w:noProof/>
            </w:rPr>
          </w:pPr>
          <w:del w:id="455" w:author="David Conklin" w:date="2020-12-08T14:53:00Z">
            <w:r w:rsidDel="00977ECE">
              <w:rPr>
                <w:noProof/>
              </w:rPr>
              <w:fldChar w:fldCharType="begin"/>
            </w:r>
            <w:r w:rsidDel="00977ECE">
              <w:rPr>
                <w:noProof/>
              </w:rPr>
              <w:delInstrText xml:space="preserve"> HYPERLINK \l "_Toc58250584" </w:delInstrText>
            </w:r>
            <w:r w:rsidDel="00977ECE">
              <w:rPr>
                <w:noProof/>
              </w:rPr>
              <w:fldChar w:fldCharType="separate"/>
            </w:r>
          </w:del>
          <w:ins w:id="456" w:author="David Conklin" w:date="2020-12-13T05:39:00Z">
            <w:r w:rsidR="00E36C09">
              <w:rPr>
                <w:b/>
                <w:bCs/>
                <w:noProof/>
              </w:rPr>
              <w:t>Error! Hyperlink reference not valid.</w:t>
            </w:r>
          </w:ins>
          <w:del w:id="457" w:author="David Conklin" w:date="2020-12-08T14:53:00Z">
            <w:r w:rsidR="00054245" w:rsidRPr="009118A7" w:rsidDel="00977ECE">
              <w:rPr>
                <w:rStyle w:val="Hyperlink"/>
                <w:noProof/>
              </w:rPr>
              <w:delText>Calculating the exchange of water between the wetland and the 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_Toc58250584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3A3E809F" w14:textId="45A24111" w:rsidR="00054245" w:rsidDel="00977ECE" w:rsidRDefault="00914CB4">
          <w:pPr>
            <w:pStyle w:val="TOC3"/>
            <w:tabs>
              <w:tab w:val="right" w:leader="dot" w:pos="9350"/>
            </w:tabs>
            <w:rPr>
              <w:del w:id="458" w:author="David Conklin" w:date="2020-12-08T14:53:00Z"/>
              <w:rFonts w:eastAsiaTheme="minorEastAsia"/>
              <w:noProof/>
            </w:rPr>
          </w:pPr>
          <w:del w:id="459" w:author="David Conklin" w:date="2020-12-08T14:53:00Z">
            <w:r w:rsidDel="00977ECE">
              <w:rPr>
                <w:noProof/>
              </w:rPr>
              <w:fldChar w:fldCharType="begin"/>
            </w:r>
            <w:r w:rsidDel="00977ECE">
              <w:rPr>
                <w:noProof/>
              </w:rPr>
              <w:delInstrText xml:space="preserve"> HYPERLINK \l "_Toc58250585" </w:delInstrText>
            </w:r>
            <w:r w:rsidDel="00977ECE">
              <w:rPr>
                <w:noProof/>
              </w:rPr>
              <w:fldChar w:fldCharType="separate"/>
            </w:r>
          </w:del>
          <w:ins w:id="460" w:author="David Conklin" w:date="2020-12-13T05:39:00Z">
            <w:r w:rsidR="00E36C09">
              <w:rPr>
                <w:b/>
                <w:bCs/>
                <w:noProof/>
              </w:rPr>
              <w:t>Error! Hyperlink reference not valid.</w:t>
            </w:r>
          </w:ins>
          <w:del w:id="461" w:author="David Conklin" w:date="2020-12-08T14:53:00Z">
            <w:r w:rsidR="00054245" w:rsidRPr="009118A7" w:rsidDel="00977ECE">
              <w:rPr>
                <w:rStyle w:val="Hyperlink"/>
                <w:noProof/>
              </w:rPr>
              <w:delText>Wetland IDU parameters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_Toc58250585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0AD93805" w14:textId="310E40E4" w:rsidR="00054245" w:rsidDel="00977ECE" w:rsidRDefault="00914CB4">
          <w:pPr>
            <w:pStyle w:val="TOC3"/>
            <w:tabs>
              <w:tab w:val="right" w:leader="dot" w:pos="9350"/>
            </w:tabs>
            <w:rPr>
              <w:del w:id="462" w:author="David Conklin" w:date="2020-12-08T14:53:00Z"/>
              <w:rFonts w:eastAsiaTheme="minorEastAsia"/>
              <w:noProof/>
            </w:rPr>
          </w:pPr>
          <w:del w:id="463" w:author="David Conklin" w:date="2020-12-08T14:53:00Z">
            <w:r w:rsidDel="00977ECE">
              <w:rPr>
                <w:noProof/>
              </w:rPr>
              <w:fldChar w:fldCharType="begin"/>
            </w:r>
            <w:r w:rsidDel="00977ECE">
              <w:rPr>
                <w:noProof/>
              </w:rPr>
              <w:delInstrText xml:space="preserve"> HYPERLINK \l "_Toc58250586" </w:delInstrText>
            </w:r>
            <w:r w:rsidDel="00977ECE">
              <w:rPr>
                <w:noProof/>
              </w:rPr>
              <w:fldChar w:fldCharType="separate"/>
            </w:r>
          </w:del>
          <w:ins w:id="464" w:author="David Conklin" w:date="2020-12-13T05:39:00Z">
            <w:r w:rsidR="00E36C09">
              <w:rPr>
                <w:b/>
                <w:bCs/>
                <w:noProof/>
              </w:rPr>
              <w:t>Error! Hyperlink reference not valid.</w:t>
            </w:r>
          </w:ins>
          <w:del w:id="465" w:author="David Conklin" w:date="2020-12-08T14:53:00Z">
            <w:r w:rsidR="00054245" w:rsidRPr="009118A7" w:rsidDel="00977ECE">
              <w:rPr>
                <w:rStyle w:val="Hyperlink"/>
                <w:noProof/>
              </w:rPr>
              <w:delText>Reach parameters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_Toc58250586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4A46CCA4" w14:textId="3BB6CEA9" w:rsidR="00054245" w:rsidDel="00977ECE" w:rsidRDefault="00914CB4">
          <w:pPr>
            <w:pStyle w:val="TOC2"/>
            <w:tabs>
              <w:tab w:val="right" w:leader="dot" w:pos="9350"/>
            </w:tabs>
            <w:rPr>
              <w:del w:id="466" w:author="David Conklin" w:date="2020-12-08T14:53:00Z"/>
              <w:rFonts w:eastAsiaTheme="minorEastAsia"/>
              <w:noProof/>
            </w:rPr>
          </w:pPr>
          <w:del w:id="467" w:author="David Conklin" w:date="2020-12-08T14:53:00Z">
            <w:r w:rsidDel="00977ECE">
              <w:rPr>
                <w:noProof/>
              </w:rPr>
              <w:fldChar w:fldCharType="begin"/>
            </w:r>
            <w:r w:rsidDel="00977ECE">
              <w:rPr>
                <w:noProof/>
              </w:rPr>
              <w:delInstrText xml:space="preserve"> HYPERLINK \l "_Toc58250587" </w:delInstrText>
            </w:r>
            <w:r w:rsidDel="00977ECE">
              <w:rPr>
                <w:noProof/>
              </w:rPr>
              <w:fldChar w:fldCharType="separate"/>
            </w:r>
          </w:del>
          <w:ins w:id="468" w:author="David Conklin" w:date="2020-12-13T05:39:00Z">
            <w:r w:rsidR="00E36C09">
              <w:rPr>
                <w:b/>
                <w:bCs/>
                <w:noProof/>
              </w:rPr>
              <w:t>Error! Hyperlink reference not valid.</w:t>
            </w:r>
          </w:ins>
          <w:del w:id="469" w:author="David Conklin" w:date="2020-12-08T14:53:00Z">
            <w:r w:rsidR="00054245" w:rsidRPr="009118A7" w:rsidDel="00977ECE">
              <w:rPr>
                <w:rStyle w:val="Hyperlink"/>
                <w:noProof/>
              </w:rPr>
              <w:delText>Loss (or gain) of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_Toc58250587 \h </w:delInstrText>
            </w:r>
            <w:r w:rsidR="00054245" w:rsidDel="00977ECE">
              <w:rPr>
                <w:noProof/>
                <w:webHidden/>
              </w:rPr>
            </w:r>
            <w:r w:rsidR="00054245" w:rsidDel="00977ECE">
              <w:rPr>
                <w:noProof/>
                <w:webHidden/>
              </w:rPr>
              <w:fldChar w:fldCharType="separate"/>
            </w:r>
            <w:r w:rsidR="00054245" w:rsidDel="00977ECE">
              <w:rPr>
                <w:noProof/>
                <w:webHidden/>
              </w:rPr>
              <w:delText>39</w:delText>
            </w:r>
            <w:r w:rsidR="00054245" w:rsidDel="00977ECE">
              <w:rPr>
                <w:noProof/>
                <w:webHidden/>
              </w:rPr>
              <w:fldChar w:fldCharType="end"/>
            </w:r>
            <w:r w:rsidDel="00977ECE">
              <w:rPr>
                <w:noProof/>
              </w:rPr>
              <w:fldChar w:fldCharType="end"/>
            </w:r>
          </w:del>
        </w:p>
        <w:p w14:paraId="19258B98" w14:textId="2CDE2ADE" w:rsidR="00054245" w:rsidDel="00977ECE" w:rsidRDefault="00914CB4">
          <w:pPr>
            <w:pStyle w:val="TOC2"/>
            <w:tabs>
              <w:tab w:val="right" w:leader="dot" w:pos="9350"/>
            </w:tabs>
            <w:rPr>
              <w:del w:id="470" w:author="David Conklin" w:date="2020-12-08T14:53:00Z"/>
              <w:rFonts w:eastAsiaTheme="minorEastAsia"/>
              <w:noProof/>
            </w:rPr>
          </w:pPr>
          <w:del w:id="471" w:author="David Conklin" w:date="2020-12-08T14:53:00Z">
            <w:r w:rsidDel="00977ECE">
              <w:rPr>
                <w:noProof/>
              </w:rPr>
              <w:fldChar w:fldCharType="begin"/>
            </w:r>
            <w:r w:rsidDel="00977ECE">
              <w:rPr>
                <w:noProof/>
              </w:rPr>
              <w:delInstrText xml:space="preserve"> HYPERLINK \l "_Toc58250588" </w:delInstrText>
            </w:r>
            <w:r w:rsidDel="00977ECE">
              <w:rPr>
                <w:noProof/>
              </w:rPr>
              <w:fldChar w:fldCharType="separate"/>
            </w:r>
          </w:del>
          <w:ins w:id="472" w:author="David Conklin" w:date="2020-12-13T05:39:00Z">
            <w:r w:rsidR="00E36C09">
              <w:rPr>
                <w:b/>
                <w:bCs/>
                <w:noProof/>
              </w:rPr>
              <w:t>Error! Hyperlink reference not valid.</w:t>
            </w:r>
          </w:ins>
          <w:del w:id="473" w:author="David Conklin" w:date="2020-12-08T14:53:00Z">
            <w:r w:rsidR="00054245" w:rsidRPr="009118A7" w:rsidDel="00977ECE">
              <w:rPr>
                <w:rStyle w:val="Hyperlink"/>
                <w:noProof/>
              </w:rPr>
              <w:delText>Reality check</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_Toc58250588 \h </w:delInstrText>
            </w:r>
            <w:r w:rsidR="00054245" w:rsidDel="00977ECE">
              <w:rPr>
                <w:noProof/>
                <w:webHidden/>
              </w:rPr>
            </w:r>
            <w:r w:rsidR="00054245" w:rsidDel="00977ECE">
              <w:rPr>
                <w:noProof/>
                <w:webHidden/>
              </w:rPr>
              <w:fldChar w:fldCharType="separate"/>
            </w:r>
            <w:r w:rsidR="00054245" w:rsidDel="00977ECE">
              <w:rPr>
                <w:noProof/>
                <w:webHidden/>
              </w:rPr>
              <w:delText>39</w:delText>
            </w:r>
            <w:r w:rsidR="00054245" w:rsidDel="00977ECE">
              <w:rPr>
                <w:noProof/>
                <w:webHidden/>
              </w:rPr>
              <w:fldChar w:fldCharType="end"/>
            </w:r>
            <w:r w:rsidDel="00977ECE">
              <w:rPr>
                <w:noProof/>
              </w:rPr>
              <w:fldChar w:fldCharType="end"/>
            </w:r>
          </w:del>
        </w:p>
        <w:p w14:paraId="5068FBCB" w14:textId="66B484E0" w:rsidR="00054245" w:rsidDel="00977ECE" w:rsidRDefault="00914CB4">
          <w:pPr>
            <w:pStyle w:val="TOC2"/>
            <w:tabs>
              <w:tab w:val="right" w:leader="dot" w:pos="9350"/>
            </w:tabs>
            <w:rPr>
              <w:del w:id="474" w:author="David Conklin" w:date="2020-12-08T14:53:00Z"/>
              <w:rFonts w:eastAsiaTheme="minorEastAsia"/>
              <w:noProof/>
            </w:rPr>
          </w:pPr>
          <w:del w:id="475" w:author="David Conklin" w:date="2020-12-08T14:53:00Z">
            <w:r w:rsidDel="00977ECE">
              <w:rPr>
                <w:noProof/>
              </w:rPr>
              <w:fldChar w:fldCharType="begin"/>
            </w:r>
            <w:r w:rsidDel="00977ECE">
              <w:rPr>
                <w:noProof/>
              </w:rPr>
              <w:delInstrText xml:space="preserve"> HYPERLINK \l "_Toc58250589" </w:delInstrText>
            </w:r>
            <w:r w:rsidDel="00977ECE">
              <w:rPr>
                <w:noProof/>
              </w:rPr>
              <w:fldChar w:fldCharType="separate"/>
            </w:r>
          </w:del>
          <w:ins w:id="476" w:author="David Conklin" w:date="2020-12-13T05:39:00Z">
            <w:r w:rsidR="00E36C09">
              <w:rPr>
                <w:b/>
                <w:bCs/>
                <w:noProof/>
              </w:rPr>
              <w:t>Error! Hyperlink reference not valid.</w:t>
            </w:r>
          </w:ins>
          <w:del w:id="477" w:author="David Conklin" w:date="2020-12-08T14:53:00Z">
            <w:r w:rsidR="00054245" w:rsidRPr="009118A7" w:rsidDel="00977ECE">
              <w:rPr>
                <w:rStyle w:val="Hyperlink"/>
                <w:noProof/>
              </w:rPr>
              <w:delText>High Cascades Springs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_Toc58250589 \h </w:delInstrText>
            </w:r>
            <w:r w:rsidR="00054245" w:rsidDel="00977ECE">
              <w:rPr>
                <w:noProof/>
                <w:webHidden/>
              </w:rPr>
            </w:r>
            <w:r w:rsidR="00054245" w:rsidDel="00977ECE">
              <w:rPr>
                <w:noProof/>
                <w:webHidden/>
              </w:rPr>
              <w:fldChar w:fldCharType="separate"/>
            </w:r>
            <w:r w:rsidR="00054245" w:rsidDel="00977ECE">
              <w:rPr>
                <w:noProof/>
                <w:webHidden/>
              </w:rPr>
              <w:delText>41</w:delText>
            </w:r>
            <w:r w:rsidR="00054245" w:rsidDel="00977ECE">
              <w:rPr>
                <w:noProof/>
                <w:webHidden/>
              </w:rPr>
              <w:fldChar w:fldCharType="end"/>
            </w:r>
            <w:r w:rsidDel="00977ECE">
              <w:rPr>
                <w:noProof/>
              </w:rPr>
              <w:fldChar w:fldCharType="end"/>
            </w:r>
          </w:del>
        </w:p>
        <w:p w14:paraId="66906FB6" w14:textId="485920BB" w:rsidR="00054245" w:rsidDel="00977ECE" w:rsidRDefault="00914CB4">
          <w:pPr>
            <w:pStyle w:val="TOC2"/>
            <w:tabs>
              <w:tab w:val="right" w:leader="dot" w:pos="9350"/>
            </w:tabs>
            <w:rPr>
              <w:del w:id="478" w:author="David Conklin" w:date="2020-12-08T14:53:00Z"/>
              <w:rFonts w:eastAsiaTheme="minorEastAsia"/>
              <w:noProof/>
            </w:rPr>
          </w:pPr>
          <w:del w:id="479" w:author="David Conklin" w:date="2020-12-08T14:53:00Z">
            <w:r w:rsidDel="00977ECE">
              <w:rPr>
                <w:noProof/>
              </w:rPr>
              <w:fldChar w:fldCharType="begin"/>
            </w:r>
            <w:r w:rsidDel="00977ECE">
              <w:rPr>
                <w:noProof/>
              </w:rPr>
              <w:delInstrText xml:space="preserve"> HYPERLINK \l "_Toc58250590" </w:delInstrText>
            </w:r>
            <w:r w:rsidDel="00977ECE">
              <w:rPr>
                <w:noProof/>
              </w:rPr>
              <w:fldChar w:fldCharType="separate"/>
            </w:r>
          </w:del>
          <w:ins w:id="480" w:author="David Conklin" w:date="2020-12-13T05:39:00Z">
            <w:r w:rsidR="00E36C09">
              <w:rPr>
                <w:b/>
                <w:bCs/>
                <w:noProof/>
              </w:rPr>
              <w:t>Error! Hyperlink reference not valid.</w:t>
            </w:r>
          </w:ins>
          <w:del w:id="481" w:author="David Conklin" w:date="2020-12-08T14:53:00Z">
            <w:r w:rsidR="00054245" w:rsidRPr="009118A7" w:rsidDel="00977ECE">
              <w:rPr>
                <w:rStyle w:val="Hyperlink"/>
                <w:noProof/>
              </w:rPr>
              <w:delText>Calibration and simulation skill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_Toc58250590 \h </w:delInstrText>
            </w:r>
            <w:r w:rsidR="00054245" w:rsidDel="00977ECE">
              <w:rPr>
                <w:noProof/>
                <w:webHidden/>
              </w:rPr>
            </w:r>
            <w:r w:rsidR="00054245" w:rsidDel="00977ECE">
              <w:rPr>
                <w:noProof/>
                <w:webHidden/>
              </w:rPr>
              <w:fldChar w:fldCharType="separate"/>
            </w:r>
            <w:r w:rsidR="00054245" w:rsidDel="00977ECE">
              <w:rPr>
                <w:noProof/>
                <w:webHidden/>
              </w:rPr>
              <w:delText>42</w:delText>
            </w:r>
            <w:r w:rsidR="00054245" w:rsidDel="00977ECE">
              <w:rPr>
                <w:noProof/>
                <w:webHidden/>
              </w:rPr>
              <w:fldChar w:fldCharType="end"/>
            </w:r>
            <w:r w:rsidDel="00977ECE">
              <w:rPr>
                <w:noProof/>
              </w:rPr>
              <w:fldChar w:fldCharType="end"/>
            </w:r>
          </w:del>
        </w:p>
        <w:p w14:paraId="4E1A9892" w14:textId="07B9FDF2" w:rsidR="00054245" w:rsidDel="00977ECE" w:rsidRDefault="00914CB4">
          <w:pPr>
            <w:pStyle w:val="TOC2"/>
            <w:tabs>
              <w:tab w:val="right" w:leader="dot" w:pos="9350"/>
            </w:tabs>
            <w:rPr>
              <w:del w:id="482" w:author="David Conklin" w:date="2020-12-08T14:53:00Z"/>
              <w:rFonts w:eastAsiaTheme="minorEastAsia"/>
              <w:noProof/>
            </w:rPr>
          </w:pPr>
          <w:del w:id="483" w:author="David Conklin" w:date="2020-12-08T14:53:00Z">
            <w:r w:rsidDel="00977ECE">
              <w:rPr>
                <w:noProof/>
              </w:rPr>
              <w:fldChar w:fldCharType="begin"/>
            </w:r>
            <w:r w:rsidDel="00977ECE">
              <w:rPr>
                <w:noProof/>
              </w:rPr>
              <w:delInstrText xml:space="preserve"> HYPERLINK \l "_Toc58250591" </w:delInstrText>
            </w:r>
            <w:r w:rsidDel="00977ECE">
              <w:rPr>
                <w:noProof/>
              </w:rPr>
              <w:fldChar w:fldCharType="separate"/>
            </w:r>
          </w:del>
          <w:ins w:id="484" w:author="David Conklin" w:date="2020-12-13T05:39:00Z">
            <w:r w:rsidR="00E36C09">
              <w:rPr>
                <w:b/>
                <w:bCs/>
                <w:noProof/>
              </w:rPr>
              <w:t>Error! Hyperlink reference not valid.</w:t>
            </w:r>
          </w:ins>
          <w:del w:id="485" w:author="David Conklin" w:date="2020-12-08T14:53:00Z">
            <w:r w:rsidR="00054245" w:rsidRPr="009118A7" w:rsidDel="00977ECE">
              <w:rPr>
                <w:rStyle w:val="Hyperlink"/>
                <w:noProof/>
              </w:rPr>
              <w:delText>Analysis of locations where the model has low skill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_Toc58250591 \h </w:delInstrText>
            </w:r>
            <w:r w:rsidR="00054245" w:rsidDel="00977ECE">
              <w:rPr>
                <w:noProof/>
                <w:webHidden/>
              </w:rPr>
            </w:r>
            <w:r w:rsidR="00054245" w:rsidDel="00977ECE">
              <w:rPr>
                <w:noProof/>
                <w:webHidden/>
              </w:rPr>
              <w:fldChar w:fldCharType="separate"/>
            </w:r>
            <w:r w:rsidR="00054245" w:rsidDel="00977ECE">
              <w:rPr>
                <w:noProof/>
                <w:webHidden/>
              </w:rPr>
              <w:delText>45</w:delText>
            </w:r>
            <w:r w:rsidR="00054245" w:rsidDel="00977ECE">
              <w:rPr>
                <w:noProof/>
                <w:webHidden/>
              </w:rPr>
              <w:fldChar w:fldCharType="end"/>
            </w:r>
            <w:r w:rsidDel="00977ECE">
              <w:rPr>
                <w:noProof/>
              </w:rPr>
              <w:fldChar w:fldCharType="end"/>
            </w:r>
          </w:del>
        </w:p>
        <w:p w14:paraId="6D5BF1C0" w14:textId="658560CF" w:rsidR="00054245" w:rsidDel="00977ECE" w:rsidRDefault="00914CB4">
          <w:pPr>
            <w:pStyle w:val="TOC2"/>
            <w:tabs>
              <w:tab w:val="right" w:leader="dot" w:pos="9350"/>
            </w:tabs>
            <w:rPr>
              <w:del w:id="486" w:author="David Conklin" w:date="2020-12-08T14:53:00Z"/>
              <w:rFonts w:eastAsiaTheme="minorEastAsia"/>
              <w:noProof/>
            </w:rPr>
          </w:pPr>
          <w:del w:id="487" w:author="David Conklin" w:date="2020-12-08T14:53:00Z">
            <w:r w:rsidDel="00977ECE">
              <w:rPr>
                <w:noProof/>
              </w:rPr>
              <w:fldChar w:fldCharType="begin"/>
            </w:r>
            <w:r w:rsidDel="00977ECE">
              <w:rPr>
                <w:noProof/>
              </w:rPr>
              <w:delInstrText xml:space="preserve"> HYPERLINK \l "_Toc58250592" </w:delInstrText>
            </w:r>
            <w:r w:rsidDel="00977ECE">
              <w:rPr>
                <w:noProof/>
              </w:rPr>
              <w:fldChar w:fldCharType="separate"/>
            </w:r>
          </w:del>
          <w:ins w:id="488" w:author="David Conklin" w:date="2020-12-13T05:39:00Z">
            <w:r w:rsidR="00E36C09">
              <w:rPr>
                <w:b/>
                <w:bCs/>
                <w:noProof/>
              </w:rPr>
              <w:t>Error! Hyperlink reference not valid.</w:t>
            </w:r>
          </w:ins>
          <w:del w:id="489" w:author="David Conklin" w:date="2020-12-08T14:53:00Z">
            <w:r w:rsidR="00054245" w:rsidRPr="009118A7" w:rsidDel="00977ECE">
              <w:rPr>
                <w:rStyle w:val="Hyperlink"/>
                <w:noProof/>
              </w:rPr>
              <w:delText>Simulated McKenzie basin water budget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_Toc58250592 \h </w:delInstrText>
            </w:r>
            <w:r w:rsidR="00054245" w:rsidDel="00977ECE">
              <w:rPr>
                <w:noProof/>
                <w:webHidden/>
              </w:rPr>
            </w:r>
            <w:r w:rsidR="00054245" w:rsidDel="00977ECE">
              <w:rPr>
                <w:noProof/>
                <w:webHidden/>
              </w:rPr>
              <w:fldChar w:fldCharType="separate"/>
            </w:r>
            <w:r w:rsidR="00054245" w:rsidDel="00977ECE">
              <w:rPr>
                <w:noProof/>
                <w:webHidden/>
              </w:rPr>
              <w:delText>46</w:delText>
            </w:r>
            <w:r w:rsidR="00054245" w:rsidDel="00977ECE">
              <w:rPr>
                <w:noProof/>
                <w:webHidden/>
              </w:rPr>
              <w:fldChar w:fldCharType="end"/>
            </w:r>
            <w:r w:rsidDel="00977ECE">
              <w:rPr>
                <w:noProof/>
              </w:rPr>
              <w:fldChar w:fldCharType="end"/>
            </w:r>
          </w:del>
        </w:p>
        <w:p w14:paraId="7B565559" w14:textId="4ADEB23C" w:rsidR="00054245" w:rsidDel="00977ECE" w:rsidRDefault="00914CB4">
          <w:pPr>
            <w:pStyle w:val="TOC2"/>
            <w:tabs>
              <w:tab w:val="right" w:leader="dot" w:pos="9350"/>
            </w:tabs>
            <w:rPr>
              <w:del w:id="490" w:author="David Conklin" w:date="2020-12-08T14:53:00Z"/>
              <w:rFonts w:eastAsiaTheme="minorEastAsia"/>
              <w:noProof/>
            </w:rPr>
          </w:pPr>
          <w:del w:id="491" w:author="David Conklin" w:date="2020-12-08T14:53:00Z">
            <w:r w:rsidDel="00977ECE">
              <w:rPr>
                <w:noProof/>
              </w:rPr>
              <w:fldChar w:fldCharType="begin"/>
            </w:r>
            <w:r w:rsidDel="00977ECE">
              <w:rPr>
                <w:noProof/>
              </w:rPr>
              <w:delInstrText xml:space="preserve"> HYPERLINK \l "_Toc58250593" </w:delInstrText>
            </w:r>
            <w:r w:rsidDel="00977ECE">
              <w:rPr>
                <w:noProof/>
              </w:rPr>
              <w:fldChar w:fldCharType="separate"/>
            </w:r>
          </w:del>
          <w:ins w:id="492" w:author="David Conklin" w:date="2020-12-13T05:39:00Z">
            <w:r w:rsidR="00E36C09">
              <w:rPr>
                <w:b/>
                <w:bCs/>
                <w:noProof/>
              </w:rPr>
              <w:t>Error! Hyperlink reference not valid.</w:t>
            </w:r>
          </w:ins>
          <w:del w:id="493" w:author="David Conklin" w:date="2020-12-08T14:53:00Z">
            <w:r w:rsidR="00054245" w:rsidRPr="009118A7" w:rsidDel="00977ECE">
              <w:rPr>
                <w:rStyle w:val="Hyperlink"/>
                <w:noProof/>
              </w:rPr>
              <w:delText>Clackamas wetlands v. McKenzie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_Toc58250593 \h </w:delInstrText>
            </w:r>
            <w:r w:rsidR="00054245" w:rsidDel="00977ECE">
              <w:rPr>
                <w:noProof/>
                <w:webHidden/>
              </w:rPr>
            </w:r>
            <w:r w:rsidR="00054245" w:rsidDel="00977ECE">
              <w:rPr>
                <w:noProof/>
                <w:webHidden/>
              </w:rPr>
              <w:fldChar w:fldCharType="separate"/>
            </w:r>
            <w:r w:rsidR="00054245" w:rsidDel="00977ECE">
              <w:rPr>
                <w:noProof/>
                <w:webHidden/>
              </w:rPr>
              <w:delText>48</w:delText>
            </w:r>
            <w:r w:rsidR="00054245" w:rsidDel="00977ECE">
              <w:rPr>
                <w:noProof/>
                <w:webHidden/>
              </w:rPr>
              <w:fldChar w:fldCharType="end"/>
            </w:r>
            <w:r w:rsidDel="00977ECE">
              <w:rPr>
                <w:noProof/>
              </w:rPr>
              <w:fldChar w:fldCharType="end"/>
            </w:r>
          </w:del>
        </w:p>
        <w:p w14:paraId="3A152840" w14:textId="31CECA0A" w:rsidR="00054245" w:rsidDel="00977ECE" w:rsidRDefault="00914CB4">
          <w:pPr>
            <w:pStyle w:val="TOC1"/>
            <w:tabs>
              <w:tab w:val="right" w:leader="dot" w:pos="9350"/>
            </w:tabs>
            <w:rPr>
              <w:del w:id="494" w:author="David Conklin" w:date="2020-12-08T14:53:00Z"/>
              <w:rFonts w:eastAsiaTheme="minorEastAsia"/>
              <w:noProof/>
            </w:rPr>
          </w:pPr>
          <w:del w:id="495" w:author="David Conklin" w:date="2020-12-08T14:53:00Z">
            <w:r w:rsidDel="00977ECE">
              <w:rPr>
                <w:noProof/>
              </w:rPr>
              <w:fldChar w:fldCharType="begin"/>
            </w:r>
            <w:r w:rsidDel="00977ECE">
              <w:rPr>
                <w:noProof/>
              </w:rPr>
              <w:delInstrText xml:space="preserve"> HYPERLINK \l "_Toc58250594" </w:delInstrText>
            </w:r>
            <w:r w:rsidDel="00977ECE">
              <w:rPr>
                <w:noProof/>
              </w:rPr>
              <w:fldChar w:fldCharType="separate"/>
            </w:r>
          </w:del>
          <w:ins w:id="496" w:author="David Conklin" w:date="2020-12-13T05:39:00Z">
            <w:r w:rsidR="00E36C09">
              <w:rPr>
                <w:b/>
                <w:bCs/>
                <w:noProof/>
              </w:rPr>
              <w:t>Error! Hyperlink reference not valid.</w:t>
            </w:r>
          </w:ins>
          <w:del w:id="497" w:author="David Conklin" w:date="2020-12-08T14:53:00Z">
            <w:r w:rsidR="00054245" w:rsidRPr="009118A7" w:rsidDel="00977ECE">
              <w:rPr>
                <w:rStyle w:val="Hyperlink"/>
                <w:noProof/>
              </w:rPr>
              <w:delText>The Clackamas Basin</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_Toc58250594 \h </w:delInstrText>
            </w:r>
            <w:r w:rsidR="00054245" w:rsidDel="00977ECE">
              <w:rPr>
                <w:noProof/>
                <w:webHidden/>
              </w:rPr>
            </w:r>
            <w:r w:rsidR="00054245" w:rsidDel="00977ECE">
              <w:rPr>
                <w:noProof/>
                <w:webHidden/>
              </w:rPr>
              <w:fldChar w:fldCharType="separate"/>
            </w:r>
            <w:r w:rsidR="00054245" w:rsidDel="00977ECE">
              <w:rPr>
                <w:noProof/>
                <w:webHidden/>
              </w:rPr>
              <w:delText>49</w:delText>
            </w:r>
            <w:r w:rsidR="00054245" w:rsidDel="00977ECE">
              <w:rPr>
                <w:noProof/>
                <w:webHidden/>
              </w:rPr>
              <w:fldChar w:fldCharType="end"/>
            </w:r>
            <w:r w:rsidDel="00977ECE">
              <w:rPr>
                <w:noProof/>
              </w:rPr>
              <w:fldChar w:fldCharType="end"/>
            </w:r>
          </w:del>
        </w:p>
        <w:p w14:paraId="58B5EEE6" w14:textId="0DFB57C5" w:rsidR="00054245" w:rsidDel="00977ECE" w:rsidRDefault="00914CB4">
          <w:pPr>
            <w:pStyle w:val="TOC1"/>
            <w:tabs>
              <w:tab w:val="right" w:leader="dot" w:pos="9350"/>
            </w:tabs>
            <w:rPr>
              <w:del w:id="498" w:author="David Conklin" w:date="2020-12-08T14:53:00Z"/>
              <w:rFonts w:eastAsiaTheme="minorEastAsia"/>
              <w:noProof/>
            </w:rPr>
          </w:pPr>
          <w:del w:id="499" w:author="David Conklin" w:date="2020-12-08T14:53:00Z">
            <w:r w:rsidDel="00977ECE">
              <w:rPr>
                <w:noProof/>
              </w:rPr>
              <w:fldChar w:fldCharType="begin"/>
            </w:r>
            <w:r w:rsidDel="00977ECE">
              <w:rPr>
                <w:noProof/>
              </w:rPr>
              <w:delInstrText xml:space="preserve"> HYPERLINK \l "_Toc58250595" </w:delInstrText>
            </w:r>
            <w:r w:rsidDel="00977ECE">
              <w:rPr>
                <w:noProof/>
              </w:rPr>
              <w:fldChar w:fldCharType="separate"/>
            </w:r>
          </w:del>
          <w:ins w:id="500" w:author="David Conklin" w:date="2020-12-13T05:39:00Z">
            <w:r w:rsidR="00E36C09">
              <w:rPr>
                <w:b/>
                <w:bCs/>
                <w:noProof/>
              </w:rPr>
              <w:t>Error! Hyperlink reference not valid.</w:t>
            </w:r>
          </w:ins>
          <w:del w:id="501" w:author="David Conklin" w:date="2020-12-08T14:53:00Z">
            <w:r w:rsidR="00054245" w:rsidRPr="009118A7" w:rsidDel="00977ECE">
              <w:rPr>
                <w:rStyle w:val="Hyperlink"/>
                <w:noProof/>
              </w:rPr>
              <w:delText>Directory structure and file names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_Toc58250595 \h </w:delInstrText>
            </w:r>
            <w:r w:rsidR="00054245" w:rsidDel="00977ECE">
              <w:rPr>
                <w:noProof/>
                <w:webHidden/>
              </w:rPr>
            </w:r>
            <w:r w:rsidR="00054245" w:rsidDel="00977ECE">
              <w:rPr>
                <w:noProof/>
                <w:webHidden/>
              </w:rPr>
              <w:fldChar w:fldCharType="separate"/>
            </w:r>
            <w:r w:rsidR="00054245" w:rsidDel="00977ECE">
              <w:rPr>
                <w:noProof/>
                <w:webHidden/>
              </w:rPr>
              <w:delText>50</w:delText>
            </w:r>
            <w:r w:rsidR="00054245" w:rsidDel="00977ECE">
              <w:rPr>
                <w:noProof/>
                <w:webHidden/>
              </w:rPr>
              <w:fldChar w:fldCharType="end"/>
            </w:r>
            <w:r w:rsidDel="00977ECE">
              <w:rPr>
                <w:noProof/>
              </w:rPr>
              <w:fldChar w:fldCharType="end"/>
            </w:r>
          </w:del>
        </w:p>
        <w:p w14:paraId="569ACA9D" w14:textId="3039BDFF" w:rsidR="00054245" w:rsidDel="00977ECE" w:rsidRDefault="00914CB4">
          <w:pPr>
            <w:pStyle w:val="TOC1"/>
            <w:tabs>
              <w:tab w:val="right" w:leader="dot" w:pos="9350"/>
            </w:tabs>
            <w:rPr>
              <w:del w:id="502" w:author="David Conklin" w:date="2020-12-08T14:53:00Z"/>
              <w:rFonts w:eastAsiaTheme="minorEastAsia"/>
              <w:noProof/>
            </w:rPr>
          </w:pPr>
          <w:del w:id="503" w:author="David Conklin" w:date="2020-12-08T14:53:00Z">
            <w:r w:rsidDel="00977ECE">
              <w:rPr>
                <w:noProof/>
              </w:rPr>
              <w:fldChar w:fldCharType="begin"/>
            </w:r>
            <w:r w:rsidDel="00977ECE">
              <w:rPr>
                <w:noProof/>
              </w:rPr>
              <w:delInstrText xml:space="preserve"> HYPERLINK \l "_Toc58250596" </w:delInstrText>
            </w:r>
            <w:r w:rsidDel="00977ECE">
              <w:rPr>
                <w:noProof/>
              </w:rPr>
              <w:fldChar w:fldCharType="separate"/>
            </w:r>
          </w:del>
          <w:ins w:id="504" w:author="David Conklin" w:date="2020-12-13T05:39:00Z">
            <w:r w:rsidR="00E36C09">
              <w:rPr>
                <w:b/>
                <w:bCs/>
                <w:noProof/>
              </w:rPr>
              <w:t>Error! Hyperlink reference not valid.</w:t>
            </w:r>
          </w:ins>
          <w:del w:id="505" w:author="David Conklin" w:date="2020-12-08T14:53:00Z">
            <w:r w:rsidR="00054245" w:rsidRPr="009118A7" w:rsidDel="00977ECE">
              <w:rPr>
                <w:rStyle w:val="Hyperlink"/>
                <w:noProof/>
              </w:rPr>
              <w:delText>Release Log</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_Toc58250596 \h </w:delInstrText>
            </w:r>
            <w:r w:rsidR="00054245" w:rsidDel="00977ECE">
              <w:rPr>
                <w:noProof/>
                <w:webHidden/>
              </w:rPr>
            </w:r>
            <w:r w:rsidR="00054245" w:rsidDel="00977ECE">
              <w:rPr>
                <w:noProof/>
                <w:webHidden/>
              </w:rPr>
              <w:fldChar w:fldCharType="separate"/>
            </w:r>
            <w:r w:rsidR="00054245" w:rsidDel="00977ECE">
              <w:rPr>
                <w:noProof/>
                <w:webHidden/>
              </w:rPr>
              <w:delText>50</w:delText>
            </w:r>
            <w:r w:rsidR="00054245" w:rsidDel="00977ECE">
              <w:rPr>
                <w:noProof/>
                <w:webHidden/>
              </w:rPr>
              <w:fldChar w:fldCharType="end"/>
            </w:r>
            <w:r w:rsidDel="00977ECE">
              <w:rPr>
                <w:noProof/>
              </w:rPr>
              <w:fldChar w:fldCharType="end"/>
            </w:r>
          </w:del>
        </w:p>
        <w:p w14:paraId="0B5BD9CE" w14:textId="1177542B" w:rsidR="00054245" w:rsidDel="00977ECE" w:rsidRDefault="00914CB4">
          <w:pPr>
            <w:pStyle w:val="TOC1"/>
            <w:tabs>
              <w:tab w:val="right" w:leader="dot" w:pos="9350"/>
            </w:tabs>
            <w:rPr>
              <w:del w:id="506" w:author="David Conklin" w:date="2020-12-08T14:53:00Z"/>
              <w:rFonts w:eastAsiaTheme="minorEastAsia"/>
              <w:noProof/>
            </w:rPr>
          </w:pPr>
          <w:del w:id="507" w:author="David Conklin" w:date="2020-12-08T14:53:00Z">
            <w:r w:rsidDel="00977ECE">
              <w:rPr>
                <w:noProof/>
              </w:rPr>
              <w:fldChar w:fldCharType="begin"/>
            </w:r>
            <w:r w:rsidDel="00977ECE">
              <w:rPr>
                <w:noProof/>
              </w:rPr>
              <w:delInstrText xml:space="preserve"> HYPERLINK \l "_Toc58250597" </w:delInstrText>
            </w:r>
            <w:r w:rsidDel="00977ECE">
              <w:rPr>
                <w:noProof/>
              </w:rPr>
              <w:fldChar w:fldCharType="separate"/>
            </w:r>
          </w:del>
          <w:ins w:id="508" w:author="David Conklin" w:date="2020-12-13T05:39:00Z">
            <w:r w:rsidR="00E36C09">
              <w:rPr>
                <w:b/>
                <w:bCs/>
                <w:noProof/>
              </w:rPr>
              <w:t>Error! Hyperlink reference not valid.</w:t>
            </w:r>
          </w:ins>
          <w:del w:id="509" w:author="David Conklin" w:date="2020-12-08T14:53:00Z">
            <w:r w:rsidR="00054245" w:rsidRPr="009118A7" w:rsidDel="00977ECE">
              <w:rPr>
                <w:rStyle w:val="Hyperlink"/>
                <w:noProof/>
              </w:rPr>
              <w:delText>References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_Toc58250597 \h </w:delInstrText>
            </w:r>
            <w:r w:rsidR="00054245" w:rsidDel="00977ECE">
              <w:rPr>
                <w:noProof/>
                <w:webHidden/>
              </w:rPr>
            </w:r>
            <w:r w:rsidR="00054245" w:rsidDel="00977ECE">
              <w:rPr>
                <w:noProof/>
                <w:webHidden/>
              </w:rPr>
              <w:fldChar w:fldCharType="separate"/>
            </w:r>
            <w:r w:rsidR="00054245" w:rsidDel="00977ECE">
              <w:rPr>
                <w:noProof/>
                <w:webHidden/>
              </w:rPr>
              <w:delText>53</w:delText>
            </w:r>
            <w:r w:rsidR="00054245" w:rsidDel="00977ECE">
              <w:rPr>
                <w:noProof/>
                <w:webHidden/>
              </w:rPr>
              <w:fldChar w:fldCharType="end"/>
            </w:r>
            <w:r w:rsidDel="00977ECE">
              <w:rPr>
                <w:noProof/>
              </w:rPr>
              <w:fldChar w:fldCharType="end"/>
            </w:r>
          </w:del>
        </w:p>
        <w:p w14:paraId="5DBF7579" w14:textId="45DBA2DF" w:rsidR="00054245" w:rsidDel="00977ECE" w:rsidRDefault="00914CB4">
          <w:pPr>
            <w:pStyle w:val="TOC1"/>
            <w:tabs>
              <w:tab w:val="right" w:leader="dot" w:pos="9350"/>
            </w:tabs>
            <w:rPr>
              <w:del w:id="510" w:author="David Conklin" w:date="2020-12-08T14:53:00Z"/>
              <w:rFonts w:eastAsiaTheme="minorEastAsia"/>
              <w:noProof/>
            </w:rPr>
          </w:pPr>
          <w:del w:id="511" w:author="David Conklin" w:date="2020-12-08T14:53:00Z">
            <w:r w:rsidDel="00977ECE">
              <w:rPr>
                <w:noProof/>
              </w:rPr>
              <w:fldChar w:fldCharType="begin"/>
            </w:r>
            <w:r w:rsidDel="00977ECE">
              <w:rPr>
                <w:noProof/>
              </w:rPr>
              <w:delInstrText xml:space="preserve"> HYPERLINK \l "_Toc58250598" </w:delInstrText>
            </w:r>
            <w:r w:rsidDel="00977ECE">
              <w:rPr>
                <w:noProof/>
              </w:rPr>
              <w:fldChar w:fldCharType="separate"/>
            </w:r>
          </w:del>
          <w:ins w:id="512" w:author="David Conklin" w:date="2020-12-13T05:39:00Z">
            <w:r w:rsidR="00E36C09">
              <w:rPr>
                <w:b/>
                <w:bCs/>
                <w:noProof/>
              </w:rPr>
              <w:t>Error! Hyperlink reference not valid.</w:t>
            </w:r>
          </w:ins>
          <w:del w:id="513" w:author="David Conklin" w:date="2020-12-08T14:53:00Z">
            <w:r w:rsidR="00054245" w:rsidRPr="009118A7" w:rsidDel="00977ECE">
              <w:rPr>
                <w:rStyle w:val="Hyperlink"/>
                <w:noProof/>
              </w:rPr>
              <w:delText>Acronyms and Abbreviations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_Toc58250598 \h </w:delInstrText>
            </w:r>
            <w:r w:rsidR="00054245" w:rsidDel="00977ECE">
              <w:rPr>
                <w:noProof/>
                <w:webHidden/>
              </w:rPr>
            </w:r>
            <w:r w:rsidR="00054245" w:rsidDel="00977ECE">
              <w:rPr>
                <w:noProof/>
                <w:webHidden/>
              </w:rPr>
              <w:fldChar w:fldCharType="separate"/>
            </w:r>
            <w:r w:rsidR="00054245" w:rsidDel="00977ECE">
              <w:rPr>
                <w:noProof/>
                <w:webHidden/>
              </w:rPr>
              <w:delText>54</w:delText>
            </w:r>
            <w:r w:rsidR="00054245" w:rsidDel="00977ECE">
              <w:rPr>
                <w:noProof/>
                <w:webHidden/>
              </w:rPr>
              <w:fldChar w:fldCharType="end"/>
            </w:r>
            <w:r w:rsidDel="00977EC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FC59A3E"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0F5E41">
        <w:fldChar w:fldCharType="begin"/>
      </w:r>
      <w:r w:rsidR="000F5E41">
        <w:instrText xml:space="preserve"> HYPERLINK \l "_Toc53219833" </w:instrText>
      </w:r>
      <w:r w:rsidR="000F5E41">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514" w:author="David Conklin" w:date="2020-12-11T09:14:00Z">
        <w:r w:rsidR="00D24E1A">
          <w:rPr>
            <w:noProof/>
            <w:webHidden/>
          </w:rPr>
          <w:t>7</w:t>
        </w:r>
      </w:ins>
      <w:del w:id="515" w:author="David Conklin" w:date="2020-12-11T04:41:00Z">
        <w:r w:rsidR="00F90C07" w:rsidDel="00AB737C">
          <w:rPr>
            <w:noProof/>
            <w:webHidden/>
          </w:rPr>
          <w:delText>7</w:delText>
        </w:r>
      </w:del>
      <w:r w:rsidR="006A13B7">
        <w:rPr>
          <w:noProof/>
          <w:webHidden/>
        </w:rPr>
        <w:fldChar w:fldCharType="end"/>
      </w:r>
      <w:r w:rsidR="000F5E41">
        <w:rPr>
          <w:noProof/>
        </w:rPr>
        <w:fldChar w:fldCharType="end"/>
      </w:r>
    </w:p>
    <w:p w14:paraId="4268C92E" w14:textId="022B4F71" w:rsidR="006A13B7" w:rsidRDefault="000F5E41">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516" w:author="David Conklin" w:date="2020-12-11T09:14:00Z">
        <w:r w:rsidR="00D24E1A">
          <w:rPr>
            <w:noProof/>
            <w:webHidden/>
          </w:rPr>
          <w:t>8</w:t>
        </w:r>
      </w:ins>
      <w:del w:id="517" w:author="David Conklin" w:date="2020-12-11T04:41:00Z">
        <w:r w:rsidR="00F90C07" w:rsidDel="00AB737C">
          <w:rPr>
            <w:noProof/>
            <w:webHidden/>
          </w:rPr>
          <w:delText>8</w:delText>
        </w:r>
      </w:del>
      <w:r w:rsidR="006A13B7">
        <w:rPr>
          <w:noProof/>
          <w:webHidden/>
        </w:rPr>
        <w:fldChar w:fldCharType="end"/>
      </w:r>
      <w:r>
        <w:rPr>
          <w:noProof/>
        </w:rPr>
        <w:fldChar w:fldCharType="end"/>
      </w:r>
    </w:p>
    <w:p w14:paraId="48FAB7CA" w14:textId="785C1830" w:rsidR="006A13B7" w:rsidRDefault="000F5E41">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518" w:author="David Conklin" w:date="2020-12-11T09:14:00Z">
        <w:r w:rsidR="00D24E1A">
          <w:rPr>
            <w:noProof/>
            <w:webHidden/>
          </w:rPr>
          <w:t>9</w:t>
        </w:r>
      </w:ins>
      <w:del w:id="519" w:author="David Conklin" w:date="2020-12-11T04:41:00Z">
        <w:r w:rsidR="00F90C07" w:rsidDel="00AB737C">
          <w:rPr>
            <w:noProof/>
            <w:webHidden/>
          </w:rPr>
          <w:delText>9</w:delText>
        </w:r>
      </w:del>
      <w:r w:rsidR="006A13B7">
        <w:rPr>
          <w:noProof/>
          <w:webHidden/>
        </w:rPr>
        <w:fldChar w:fldCharType="end"/>
      </w:r>
      <w:r>
        <w:rPr>
          <w:noProof/>
        </w:rPr>
        <w:fldChar w:fldCharType="end"/>
      </w:r>
    </w:p>
    <w:p w14:paraId="556989A9" w14:textId="5871772F" w:rsidR="006A13B7" w:rsidRDefault="000F5E41">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520" w:author="David Conklin" w:date="2020-12-11T09:14:00Z">
        <w:r w:rsidR="00D24E1A">
          <w:rPr>
            <w:noProof/>
            <w:webHidden/>
          </w:rPr>
          <w:t>10</w:t>
        </w:r>
      </w:ins>
      <w:del w:id="521" w:author="David Conklin" w:date="2020-12-11T04:41:00Z">
        <w:r w:rsidR="00F90C07" w:rsidDel="00AB737C">
          <w:rPr>
            <w:noProof/>
            <w:webHidden/>
          </w:rPr>
          <w:delText>10</w:delText>
        </w:r>
      </w:del>
      <w:r w:rsidR="006A13B7">
        <w:rPr>
          <w:noProof/>
          <w:webHidden/>
        </w:rPr>
        <w:fldChar w:fldCharType="end"/>
      </w:r>
      <w:r>
        <w:rPr>
          <w:noProof/>
        </w:rPr>
        <w:fldChar w:fldCharType="end"/>
      </w:r>
    </w:p>
    <w:p w14:paraId="4CD30AF6" w14:textId="65C2C157" w:rsidR="006A13B7" w:rsidRDefault="000F5E41">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522" w:author="David Conklin" w:date="2020-12-11T09:14:00Z">
        <w:r w:rsidR="00D24E1A">
          <w:rPr>
            <w:noProof/>
            <w:webHidden/>
          </w:rPr>
          <w:t>11</w:t>
        </w:r>
      </w:ins>
      <w:del w:id="523" w:author="David Conklin" w:date="2020-12-11T04:41:00Z">
        <w:r w:rsidR="00F90C07" w:rsidDel="00AB737C">
          <w:rPr>
            <w:noProof/>
            <w:webHidden/>
          </w:rPr>
          <w:delText>11</w:delText>
        </w:r>
      </w:del>
      <w:r w:rsidR="006A13B7">
        <w:rPr>
          <w:noProof/>
          <w:webHidden/>
        </w:rPr>
        <w:fldChar w:fldCharType="end"/>
      </w:r>
      <w:r>
        <w:rPr>
          <w:noProof/>
        </w:rPr>
        <w:fldChar w:fldCharType="end"/>
      </w:r>
    </w:p>
    <w:p w14:paraId="57584ECA" w14:textId="79477F74" w:rsidR="006A13B7" w:rsidRDefault="000F5E41">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524" w:author="David Conklin" w:date="2020-12-11T09:14:00Z">
        <w:r w:rsidR="00D24E1A">
          <w:rPr>
            <w:noProof/>
            <w:webHidden/>
          </w:rPr>
          <w:t>35</w:t>
        </w:r>
      </w:ins>
      <w:del w:id="525" w:author="David Conklin" w:date="2020-12-11T04:41:00Z">
        <w:r w:rsidR="00F90C07" w:rsidDel="00AB737C">
          <w:rPr>
            <w:noProof/>
            <w:webHidden/>
          </w:rPr>
          <w:delText>29</w:delText>
        </w:r>
      </w:del>
      <w:r w:rsidR="006A13B7">
        <w:rPr>
          <w:noProof/>
          <w:webHidden/>
        </w:rPr>
        <w:fldChar w:fldCharType="end"/>
      </w:r>
      <w:r>
        <w:rPr>
          <w:noProof/>
        </w:rPr>
        <w:fldChar w:fldCharType="end"/>
      </w:r>
    </w:p>
    <w:p w14:paraId="71D389E6" w14:textId="3895A9BC" w:rsidR="006A13B7" w:rsidRDefault="000F5E41">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526" w:author="David Conklin" w:date="2020-12-11T09:14:00Z">
        <w:r w:rsidR="00D24E1A">
          <w:rPr>
            <w:noProof/>
            <w:webHidden/>
          </w:rPr>
          <w:t>37</w:t>
        </w:r>
      </w:ins>
      <w:del w:id="527" w:author="David Conklin" w:date="2020-12-11T04:41:00Z">
        <w:r w:rsidR="00F90C07" w:rsidDel="00AB737C">
          <w:rPr>
            <w:noProof/>
            <w:webHidden/>
          </w:rPr>
          <w:delText>31</w:delText>
        </w:r>
      </w:del>
      <w:r w:rsidR="006A13B7">
        <w:rPr>
          <w:noProof/>
          <w:webHidden/>
        </w:rPr>
        <w:fldChar w:fldCharType="end"/>
      </w:r>
      <w:r>
        <w:rPr>
          <w:noProof/>
        </w:rPr>
        <w:fldChar w:fldCharType="end"/>
      </w:r>
    </w:p>
    <w:p w14:paraId="5B5E39AF" w14:textId="13D03C1F" w:rsidR="006A13B7" w:rsidRDefault="000F5E41">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28" w:author="David Conklin" w:date="2020-12-11T09:14:00Z">
        <w:r w:rsidR="00D24E1A">
          <w:rPr>
            <w:noProof/>
            <w:webHidden/>
          </w:rPr>
          <w:t>38</w:t>
        </w:r>
      </w:ins>
      <w:del w:id="529" w:author="David Conklin" w:date="2020-12-11T04:41:00Z">
        <w:r w:rsidR="00F90C07" w:rsidDel="00AB737C">
          <w:rPr>
            <w:noProof/>
            <w:webHidden/>
          </w:rPr>
          <w:delText>32</w:delText>
        </w:r>
      </w:del>
      <w:r w:rsidR="006A13B7">
        <w:rPr>
          <w:noProof/>
          <w:webHidden/>
        </w:rPr>
        <w:fldChar w:fldCharType="end"/>
      </w:r>
      <w:r>
        <w:rPr>
          <w:noProof/>
        </w:rPr>
        <w:fldChar w:fldCharType="end"/>
      </w:r>
    </w:p>
    <w:p w14:paraId="48D7D59A" w14:textId="12375980" w:rsidR="006A13B7" w:rsidRDefault="000F5E41">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530" w:author="David Conklin" w:date="2020-12-11T09:14:00Z">
        <w:r w:rsidR="00D24E1A">
          <w:rPr>
            <w:noProof/>
            <w:webHidden/>
          </w:rPr>
          <w:t>53</w:t>
        </w:r>
      </w:ins>
      <w:del w:id="531" w:author="David Conklin" w:date="2020-12-11T04:41:00Z">
        <w:r w:rsidR="00F90C07" w:rsidDel="00AB737C">
          <w:rPr>
            <w:noProof/>
            <w:webHidden/>
          </w:rPr>
          <w:delText>47</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532" w:name="_Toc58730357"/>
      <w:r>
        <w:t>What is a digital handbook?</w:t>
      </w:r>
      <w:bookmarkEnd w:id="532"/>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533" w:name="_Toc58730358"/>
      <w:r>
        <w:lastRenderedPageBreak/>
        <w:t>CW3M c</w:t>
      </w:r>
      <w:r w:rsidR="00C70B81">
        <w:t>oncept</w:t>
      </w:r>
      <w:bookmarkEnd w:id="533"/>
      <w:r>
        <w:t xml:space="preserve"> </w:t>
      </w:r>
    </w:p>
    <w:p w14:paraId="7E41CEB8" w14:textId="77777777" w:rsidR="000D6396" w:rsidRDefault="000D6396" w:rsidP="00A43D30"/>
    <w:p w14:paraId="3DA45CFC" w14:textId="77777777" w:rsidR="000D6396" w:rsidRDefault="00C46F0A" w:rsidP="00C46F0A">
      <w:pPr>
        <w:pStyle w:val="Heading2"/>
      </w:pPr>
      <w:bookmarkStart w:id="534" w:name="_Toc58730359"/>
      <w:r>
        <w:t>A different kind of community model</w:t>
      </w:r>
      <w:bookmarkEnd w:id="534"/>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35" w:name="_Toc58730360"/>
      <w:r>
        <w:t>What CW3M is for</w:t>
      </w:r>
      <w:bookmarkEnd w:id="535"/>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36" w:name="_Toc58730361"/>
      <w:r>
        <w:t>Management and maintenance</w:t>
      </w:r>
      <w:bookmarkEnd w:id="536"/>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rPr>
          <w:ins w:id="537" w:author="David Conklin" w:date="2020-12-12T08:02:00Z"/>
        </w:rPr>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w:t>
      </w:r>
      <w:r w:rsidR="007E3C93">
        <w:lastRenderedPageBreak/>
        <w:t xml:space="preserve">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rPr>
          <w:ins w:id="538" w:author="David Conklin" w:date="2020-12-12T08:02:00Z"/>
        </w:rPr>
      </w:pPr>
    </w:p>
    <w:p w14:paraId="239E7A5E" w14:textId="097D6EAD" w:rsidR="004405E7" w:rsidRDefault="004405E7" w:rsidP="004405E7">
      <w:pPr>
        <w:pStyle w:val="Heading1"/>
        <w:rPr>
          <w:ins w:id="539" w:author="David Conklin" w:date="2020-12-12T08:03:00Z"/>
        </w:rPr>
      </w:pPr>
      <w:bookmarkStart w:id="540" w:name="_Toc58730362"/>
      <w:ins w:id="541" w:author="David Conklin" w:date="2020-12-12T08:03:00Z">
        <w:r>
          <w:t xml:space="preserve">CW3M – A </w:t>
        </w:r>
      </w:ins>
      <w:ins w:id="542" w:author="David Conklin" w:date="2020-12-12T08:12:00Z">
        <w:r w:rsidR="007E0920">
          <w:t>“</w:t>
        </w:r>
      </w:ins>
      <w:ins w:id="543" w:author="David Conklin" w:date="2020-12-12T08:03:00Z">
        <w:r>
          <w:t>first principles</w:t>
        </w:r>
      </w:ins>
      <w:ins w:id="544" w:author="David Conklin" w:date="2020-12-12T08:12:00Z">
        <w:r w:rsidR="007E0920">
          <w:t>”</w:t>
        </w:r>
      </w:ins>
      <w:ins w:id="545" w:author="David Conklin" w:date="2020-12-12T08:03:00Z">
        <w:r>
          <w:t xml:space="preserve"> model with tuning knobs</w:t>
        </w:r>
        <w:bookmarkEnd w:id="540"/>
      </w:ins>
    </w:p>
    <w:p w14:paraId="011E03FF" w14:textId="778BF8DE" w:rsidR="004405E7" w:rsidRDefault="004405E7" w:rsidP="004405E7">
      <w:pPr>
        <w:rPr>
          <w:ins w:id="546" w:author="David Conklin" w:date="2020-12-12T08:03:00Z"/>
        </w:rPr>
      </w:pPr>
    </w:p>
    <w:p w14:paraId="4FD7556F" w14:textId="2C0B8D69" w:rsidR="004405E7" w:rsidRDefault="004405E7" w:rsidP="004405E7">
      <w:pPr>
        <w:rPr>
          <w:ins w:id="547" w:author="David Conklin" w:date="2020-12-12T08:14:00Z"/>
        </w:rPr>
      </w:pPr>
      <w:ins w:id="548" w:author="David Conklin" w:date="2020-12-12T08:04:00Z">
        <w:r>
          <w:tab/>
          <w:t>CW3M is a process model at heart; it uses the physical</w:t>
        </w:r>
      </w:ins>
      <w:ins w:id="549" w:author="David Conklin" w:date="2020-12-12T08:05:00Z">
        <w:r>
          <w:t xml:space="preserve"> relationships between real world objects and energies t</w:t>
        </w:r>
      </w:ins>
      <w:ins w:id="550" w:author="David Conklin" w:date="2020-12-12T08:06:00Z">
        <w:r>
          <w:t xml:space="preserve">o simulate </w:t>
        </w:r>
      </w:ins>
      <w:ins w:id="551" w:author="David Conklin" w:date="2020-12-12T08:07:00Z">
        <w:r>
          <w:t>changes across time.  The sun shines; the s</w:t>
        </w:r>
      </w:ins>
      <w:ins w:id="552" w:author="David Conklin" w:date="2020-12-12T08:08:00Z">
        <w:r>
          <w:t xml:space="preserve">unshine falls on a stream; the water in the stream warms up.  </w:t>
        </w:r>
      </w:ins>
      <w:ins w:id="553" w:author="David Conklin" w:date="2020-12-12T08:09:00Z">
        <w:r>
          <w:t>To a useful extent, the first principles are unders</w:t>
        </w:r>
      </w:ins>
      <w:ins w:id="554" w:author="David Conklin" w:date="2020-12-12T08:10:00Z">
        <w:r>
          <w:t>tood and can be represented in computer algorithms to estimate how much warmer the water will get</w:t>
        </w:r>
      </w:ins>
      <w:ins w:id="555" w:author="David Conklin" w:date="2020-12-12T08:11:00Z">
        <w:r>
          <w:t>.</w:t>
        </w:r>
      </w:ins>
    </w:p>
    <w:p w14:paraId="523CAF37" w14:textId="2BD8291F" w:rsidR="007E0920" w:rsidRDefault="007E0920" w:rsidP="004405E7">
      <w:pPr>
        <w:rPr>
          <w:ins w:id="556" w:author="David Conklin" w:date="2020-12-12T08:19:00Z"/>
        </w:rPr>
      </w:pPr>
      <w:ins w:id="557" w:author="David Conklin" w:date="2020-12-12T08:14:00Z">
        <w:r>
          <w:tab/>
          <w:t>The model is “correct” if it embodies the first principles accurately</w:t>
        </w:r>
      </w:ins>
      <w:ins w:id="558" w:author="David Conklin" w:date="2020-12-12T08:15:00Z">
        <w:r>
          <w:t xml:space="preserve">.  If the modeler codes </w:t>
        </w:r>
      </w:ins>
      <w:ins w:id="559" w:author="David Conklin" w:date="2020-12-12T08:17:00Z">
        <w:r>
          <w:t xml:space="preserve">accurately </w:t>
        </w:r>
      </w:ins>
      <w:ins w:id="560" w:author="David Conklin" w:date="2020-12-12T08:15:00Z">
        <w:r>
          <w:t>the equation for</w:t>
        </w:r>
      </w:ins>
      <w:ins w:id="561" w:author="David Conklin" w:date="2020-12-12T08:16:00Z">
        <w:r>
          <w:t xml:space="preserve"> water temperature change as a function of solar energy</w:t>
        </w:r>
      </w:ins>
      <w:ins w:id="562" w:author="David Conklin" w:date="2020-12-12T08:17:00Z">
        <w:r>
          <w:t xml:space="preserve">, then the model’s estimate of </w:t>
        </w:r>
      </w:ins>
      <w:ins w:id="563" w:author="David Conklin" w:date="2020-12-12T08:18:00Z">
        <w:r>
          <w:t xml:space="preserve">the amount of warming, </w:t>
        </w:r>
        <w:r>
          <w:rPr>
            <w:i/>
            <w:iCs/>
          </w:rPr>
          <w:t>given a specified amount of solar energy</w:t>
        </w:r>
        <w:r>
          <w:t>, will be co</w:t>
        </w:r>
      </w:ins>
      <w:ins w:id="564" w:author="David Conklin" w:date="2020-12-12T08:19:00Z">
        <w:r>
          <w:t>rrect.</w:t>
        </w:r>
      </w:ins>
    </w:p>
    <w:p w14:paraId="1EAE55B8" w14:textId="1D69571F" w:rsidR="007E0920" w:rsidRDefault="007E0920" w:rsidP="004405E7">
      <w:pPr>
        <w:rPr>
          <w:ins w:id="565" w:author="David Conklin" w:date="2020-12-12T08:22:00Z"/>
        </w:rPr>
      </w:pPr>
      <w:ins w:id="566" w:author="David Conklin" w:date="2020-12-12T08:19:00Z">
        <w:r>
          <w:tab/>
          <w:t>The model is “skillful” to the extent that</w:t>
        </w:r>
      </w:ins>
      <w:ins w:id="567" w:author="David Conklin" w:date="2020-12-12T08:20:00Z">
        <w:r>
          <w:t xml:space="preserve">, when driven with real world input data, it produces answers </w:t>
        </w:r>
      </w:ins>
      <w:ins w:id="568" w:author="David Conklin" w:date="2020-12-12T08:21:00Z">
        <w:r>
          <w:t xml:space="preserve">that approximate what actually happens in the real world.  We test its skill by driving it with historical real world input data, </w:t>
        </w:r>
      </w:ins>
      <w:ins w:id="569" w:author="David Conklin" w:date="2020-12-12T08:22:00Z">
        <w:r>
          <w:t>and comparing</w:t>
        </w:r>
        <w:r w:rsidR="000A6F86">
          <w:t xml:space="preserve"> the model’s answers with what actually happened historically.</w:t>
        </w:r>
      </w:ins>
    </w:p>
    <w:p w14:paraId="6D40130E" w14:textId="3E80D546" w:rsidR="000A6F86" w:rsidRDefault="000A6F86" w:rsidP="004405E7">
      <w:pPr>
        <w:rPr>
          <w:ins w:id="570" w:author="David Conklin" w:date="2020-12-12T08:26:00Z"/>
        </w:rPr>
      </w:pPr>
      <w:ins w:id="571" w:author="David Conklin" w:date="2020-12-12T08:22:00Z">
        <w:r>
          <w:tab/>
          <w:t xml:space="preserve">The model is useful </w:t>
        </w:r>
      </w:ins>
      <w:ins w:id="572" w:author="David Conklin" w:date="2020-12-12T08:23:00Z">
        <w:r>
          <w:t xml:space="preserve">when it is skillful enough to produce plausible, defensible </w:t>
        </w:r>
      </w:ins>
      <w:ins w:id="573" w:author="David Conklin" w:date="2020-12-12T08:24:00Z">
        <w:r>
          <w:t xml:space="preserve">projections of what may happen in the future as the real world inputs change.  </w:t>
        </w:r>
      </w:ins>
      <w:ins w:id="574" w:author="David Conklin" w:date="2020-12-12T08:25:00Z">
        <w:r>
          <w:t>How much warmer might the stream water be, assuming the climate warms?</w:t>
        </w:r>
      </w:ins>
      <w:ins w:id="575" w:author="David Conklin" w:date="2020-12-12T08:26:00Z">
        <w:r>
          <w:t xml:space="preserve">  Will it be too warm for salmon?</w:t>
        </w:r>
      </w:ins>
    </w:p>
    <w:p w14:paraId="38F8FB6D" w14:textId="77777777" w:rsidR="00625C55" w:rsidRDefault="000A6F86" w:rsidP="004405E7">
      <w:pPr>
        <w:rPr>
          <w:ins w:id="576" w:author="David Conklin" w:date="2020-12-12T08:35:00Z"/>
        </w:rPr>
      </w:pPr>
      <w:ins w:id="577" w:author="David Conklin" w:date="2020-12-12T08:26:00Z">
        <w:r>
          <w:tab/>
          <w:t>To be skill</w:t>
        </w:r>
      </w:ins>
      <w:ins w:id="578" w:author="David Conklin" w:date="2020-12-12T08:27:00Z">
        <w:r>
          <w:t>ful, the model must first be correct, and in addition must be supplied with reasonably accurate data about</w:t>
        </w:r>
      </w:ins>
      <w:ins w:id="579" w:author="David Conklin" w:date="2020-12-12T08:28:00Z">
        <w:r>
          <w:t xml:space="preserve"> the real world itself.  To estimate the temperature in a </w:t>
        </w:r>
      </w:ins>
      <w:ins w:id="580" w:author="David Conklin" w:date="2020-12-12T08:29:00Z">
        <w:r>
          <w:t xml:space="preserve">headwater stream in late spring, it is </w:t>
        </w:r>
      </w:ins>
      <w:ins w:id="581" w:author="David Conklin" w:date="2020-12-12T08:30:00Z">
        <w:r>
          <w:t xml:space="preserve">important </w:t>
        </w:r>
      </w:ins>
      <w:ins w:id="582" w:author="David Conklin" w:date="2020-12-12T08:29:00Z">
        <w:r>
          <w:t xml:space="preserve">to </w:t>
        </w:r>
      </w:ins>
      <w:ins w:id="583" w:author="David Conklin" w:date="2020-12-12T08:31:00Z">
        <w:r>
          <w:t>simulate</w:t>
        </w:r>
      </w:ins>
      <w:ins w:id="584" w:author="David Conklin" w:date="2020-12-12T08:30:00Z">
        <w:r>
          <w:t xml:space="preserve"> the </w:t>
        </w:r>
      </w:ins>
      <w:ins w:id="585" w:author="David Conklin" w:date="2020-12-12T08:31:00Z">
        <w:r>
          <w:t>evolution</w:t>
        </w:r>
      </w:ins>
      <w:ins w:id="586" w:author="David Conklin" w:date="2020-12-12T08:30:00Z">
        <w:r>
          <w:t xml:space="preserve"> of </w:t>
        </w:r>
      </w:ins>
      <w:ins w:id="587" w:author="David Conklin" w:date="2020-12-12T08:31:00Z">
        <w:r>
          <w:t>the snowpack during the spring thaw</w:t>
        </w:r>
      </w:ins>
      <w:ins w:id="588" w:author="David Conklin" w:date="2020-12-12T08:32:00Z">
        <w:r w:rsidR="00625C55">
          <w:t>.  To get that right requires good daily weather data – temperatur</w:t>
        </w:r>
      </w:ins>
      <w:ins w:id="589" w:author="David Conklin" w:date="2020-12-12T08:33:00Z">
        <w:r w:rsidR="00625C55">
          <w:t>e and precipitation, at a minimum.</w:t>
        </w:r>
      </w:ins>
      <w:ins w:id="590" w:author="David Conklin" w:date="2020-12-12T08:34:00Z">
        <w:r w:rsidR="00625C55">
          <w:t xml:space="preserve">  </w:t>
        </w:r>
      </w:ins>
      <w:ins w:id="591" w:author="David Conklin" w:date="2020-12-12T08:35:00Z">
        <w:r w:rsidR="00625C55">
          <w:t>Happily, pretty good historical weather data really is available, and CW3M uses it.</w:t>
        </w:r>
      </w:ins>
    </w:p>
    <w:p w14:paraId="6DE39AA4" w14:textId="58C300AF" w:rsidR="00891B8A" w:rsidRDefault="00625C55" w:rsidP="004405E7">
      <w:pPr>
        <w:rPr>
          <w:ins w:id="592" w:author="David Conklin" w:date="2020-12-12T08:46:00Z"/>
        </w:rPr>
      </w:pPr>
      <w:ins w:id="593" w:author="David Conklin" w:date="2020-12-12T08:35:00Z">
        <w:r>
          <w:tab/>
          <w:t>S</w:t>
        </w:r>
      </w:ins>
      <w:ins w:id="594" w:author="David Conklin" w:date="2020-12-12T08:36:00Z">
        <w:r>
          <w:t xml:space="preserve">ome data about the real world, although necessary </w:t>
        </w:r>
      </w:ins>
      <w:ins w:id="595" w:author="David Conklin" w:date="2020-12-12T08:37:00Z">
        <w:r>
          <w:t xml:space="preserve">for skillful simulation, simply isn’t available.  For example, a sizable fraction </w:t>
        </w:r>
      </w:ins>
      <w:ins w:id="596" w:author="David Conklin" w:date="2020-12-12T08:38:00Z">
        <w:r>
          <w:t>(perhaps a third) of the precipitation that falls in the Willamette basin is ret</w:t>
        </w:r>
      </w:ins>
      <w:ins w:id="597" w:author="David Conklin" w:date="2020-12-12T08:39:00Z">
        <w:r>
          <w:t>urned to the atmosphere as evaptranspiration</w:t>
        </w:r>
      </w:ins>
      <w:ins w:id="598" w:author="David Conklin" w:date="2020-12-12T08:50:00Z">
        <w:r w:rsidR="00891B8A">
          <w:t xml:space="preserve"> (ET)</w:t>
        </w:r>
      </w:ins>
      <w:ins w:id="599" w:author="David Conklin" w:date="2020-12-12T08:39:00Z">
        <w:r>
          <w:t>, rather than ending up in the stream network.</w:t>
        </w:r>
      </w:ins>
      <w:ins w:id="600" w:author="David Conklin" w:date="2020-12-12T08:40:00Z">
        <w:r>
          <w:t xml:space="preserve">  The model does a creditable job of estimating from first principles how much water is transpired by the upland fo</w:t>
        </w:r>
      </w:ins>
      <w:ins w:id="601" w:author="David Conklin" w:date="2020-12-12T08:41:00Z">
        <w:r>
          <w:t xml:space="preserve">rests, </w:t>
        </w:r>
        <w:r>
          <w:rPr>
            <w:i/>
            <w:iCs/>
          </w:rPr>
          <w:t>as a function of how much leaf area</w:t>
        </w:r>
        <w:r>
          <w:t xml:space="preserve"> is in the forests.</w:t>
        </w:r>
      </w:ins>
      <w:ins w:id="602" w:author="David Conklin" w:date="2020-12-12T08:42:00Z">
        <w:r w:rsidR="00891B8A">
          <w:t xml:space="preserve">  But the amount of leaf area itself is poorly </w:t>
        </w:r>
      </w:ins>
      <w:ins w:id="603" w:author="David Conklin" w:date="2020-12-12T08:43:00Z">
        <w:r w:rsidR="00891B8A">
          <w:t>constrained.  The GIS data layer showing forest stands by type and age was built from remote sen</w:t>
        </w:r>
      </w:ins>
      <w:ins w:id="604" w:author="David Conklin" w:date="2020-12-12T08:44:00Z">
        <w:r w:rsidR="00891B8A">
          <w:t xml:space="preserve">sing data taken in the early 2000s.  Since then, </w:t>
        </w:r>
      </w:ins>
      <w:ins w:id="605" w:author="David Conklin" w:date="2020-12-12T08:45:00Z">
        <w:r w:rsidR="00891B8A">
          <w:t>parts of the forests have grown up, parts have been harvested, and parts have burned down.  W</w:t>
        </w:r>
      </w:ins>
      <w:ins w:id="606" w:author="David Conklin" w:date="2020-12-12T08:46:00Z">
        <w:r w:rsidR="00891B8A">
          <w:t>e don’t have accurate data about upland forest leaf area.</w:t>
        </w:r>
      </w:ins>
    </w:p>
    <w:p w14:paraId="6F82AD07" w14:textId="11552C23" w:rsidR="000A6F86" w:rsidRDefault="00891B8A" w:rsidP="004405E7">
      <w:pPr>
        <w:rPr>
          <w:ins w:id="607" w:author="David Conklin" w:date="2020-12-12T08:57:00Z"/>
        </w:rPr>
      </w:pPr>
      <w:ins w:id="608" w:author="David Conklin" w:date="2020-12-12T08:46:00Z">
        <w:r>
          <w:tab/>
          <w:t>CW3M acc</w:t>
        </w:r>
      </w:ins>
      <w:ins w:id="609" w:author="David Conklin" w:date="2020-12-12T08:47:00Z">
        <w:r>
          <w:t xml:space="preserve">omodates such situations using tuning knobs.  </w:t>
        </w:r>
      </w:ins>
      <w:ins w:id="610" w:author="David Conklin" w:date="2020-12-12T08:48:00Z">
        <w:r>
          <w:t>For evapotranspiration, the tuning knob is called “</w:t>
        </w:r>
      </w:ins>
      <w:ins w:id="611" w:author="David Conklin" w:date="2020-12-12T08:54:00Z">
        <w:r w:rsidR="00AC13ED">
          <w:t>ET_MULT</w:t>
        </w:r>
      </w:ins>
      <w:ins w:id="612" w:author="David Conklin" w:date="2020-12-12T08:48:00Z">
        <w:r>
          <w:t>”</w:t>
        </w:r>
      </w:ins>
      <w:ins w:id="613" w:author="David Conklin" w:date="2020-12-12T08:49:00Z">
        <w:r>
          <w:t xml:space="preserve">.  It is applied as a multiplicative fudge factor applied to the model’s </w:t>
        </w:r>
      </w:ins>
      <w:ins w:id="614" w:author="David Conklin" w:date="2020-12-12T08:50:00Z">
        <w:r>
          <w:t>initial estimate of ET</w:t>
        </w:r>
      </w:ins>
      <w:ins w:id="615" w:author="David Conklin" w:date="2020-12-12T08:51:00Z">
        <w:r>
          <w:t>, to make the simulated overall water budget more consistent wit</w:t>
        </w:r>
      </w:ins>
      <w:ins w:id="616" w:author="David Conklin" w:date="2020-12-12T08:52:00Z">
        <w:r>
          <w:t>h historical records</w:t>
        </w:r>
        <w:r w:rsidR="00AC13ED">
          <w:t>.  If the model is simulating 5% too much water flowing out of th</w:t>
        </w:r>
      </w:ins>
      <w:ins w:id="617" w:author="David Conklin" w:date="2020-12-12T08:53:00Z">
        <w:r w:rsidR="00AC13ED">
          <w:t xml:space="preserve">e mouth of a river compared to actual gage measurements, the simulated amount may be tuned to the gage measurements by </w:t>
        </w:r>
      </w:ins>
      <w:ins w:id="618" w:author="David Conklin" w:date="2020-12-12T08:54:00Z">
        <w:r w:rsidR="00AC13ED">
          <w:t>increasing ET_MULT by some amount.</w:t>
        </w:r>
      </w:ins>
      <w:ins w:id="619" w:author="David Conklin" w:date="2020-12-12T08:55:00Z">
        <w:r w:rsidR="00AC13ED">
          <w:t xml:space="preserve">  Adjusting ET_MULT is a trial-and-error process</w:t>
        </w:r>
      </w:ins>
      <w:ins w:id="620" w:author="David Conklin" w:date="2020-12-12T08:56:00Z">
        <w:r w:rsidR="00AC13ED">
          <w:t>.</w:t>
        </w:r>
      </w:ins>
    </w:p>
    <w:p w14:paraId="0B8AF623" w14:textId="6D1151C3" w:rsidR="00CF4F65" w:rsidRDefault="00CF4F65" w:rsidP="004405E7">
      <w:pPr>
        <w:rPr>
          <w:ins w:id="621" w:author="David Conklin" w:date="2020-12-12T08:57:00Z"/>
        </w:rPr>
      </w:pPr>
    </w:p>
    <w:p w14:paraId="4C7A96C2" w14:textId="422F8E80" w:rsidR="00CF4F65" w:rsidRDefault="00CF4F65" w:rsidP="00CF4F65">
      <w:pPr>
        <w:pStyle w:val="Heading1"/>
        <w:rPr>
          <w:ins w:id="622" w:author="David Conklin" w:date="2020-12-12T08:58:00Z"/>
        </w:rPr>
      </w:pPr>
      <w:bookmarkStart w:id="623" w:name="_Toc58730363"/>
      <w:ins w:id="624" w:author="David Conklin" w:date="2020-12-12T08:58:00Z">
        <w:r>
          <w:t>The tuning knobs</w:t>
        </w:r>
        <w:bookmarkEnd w:id="623"/>
      </w:ins>
    </w:p>
    <w:p w14:paraId="357A9712" w14:textId="3B026DD3" w:rsidR="00CF4F65" w:rsidRDefault="00CF4F65" w:rsidP="00CF4F65">
      <w:pPr>
        <w:rPr>
          <w:ins w:id="625" w:author="David Conklin" w:date="2020-12-12T08:58:00Z"/>
        </w:rPr>
      </w:pPr>
    </w:p>
    <w:p w14:paraId="386F14D4" w14:textId="7E6DF33D" w:rsidR="00227342" w:rsidRDefault="00CF4F65">
      <w:pPr>
        <w:pStyle w:val="Heading2"/>
        <w:rPr>
          <w:ins w:id="626" w:author="David Conklin" w:date="2020-12-12T09:22:00Z"/>
        </w:rPr>
        <w:pPrChange w:id="627" w:author="David Conklin" w:date="2020-12-12T09:24:00Z">
          <w:pPr/>
        </w:pPrChange>
      </w:pPr>
      <w:bookmarkStart w:id="628" w:name="_Toc58730364"/>
      <w:ins w:id="629" w:author="David Conklin" w:date="2020-12-12T08:58:00Z">
        <w:r>
          <w:t xml:space="preserve">ET_MULT </w:t>
        </w:r>
      </w:ins>
      <w:ins w:id="630" w:author="David Conklin" w:date="2020-12-12T09:25:00Z">
        <w:r w:rsidR="00227342">
          <w:t>– forest evapotranspiration</w:t>
        </w:r>
      </w:ins>
      <w:bookmarkEnd w:id="628"/>
    </w:p>
    <w:p w14:paraId="673BFAC9" w14:textId="4DBC90F9" w:rsidR="00CF4F65" w:rsidRDefault="00227342" w:rsidP="00CF4F65">
      <w:pPr>
        <w:rPr>
          <w:ins w:id="631" w:author="David Conklin" w:date="2020-12-12T08:59:00Z"/>
        </w:rPr>
      </w:pPr>
      <w:ins w:id="632" w:author="David Conklin" w:date="2020-12-12T09:23:00Z">
        <w:r>
          <w:t>T</w:t>
        </w:r>
      </w:ins>
      <w:ins w:id="633" w:author="David Conklin" w:date="2020-12-12T09:24:00Z">
        <w:r>
          <w:t>he model’s initial estimate of evapotranspiration in forest</w:t>
        </w:r>
      </w:ins>
      <w:ins w:id="634" w:author="David Conklin" w:date="2020-12-12T09:25:00Z">
        <w:r>
          <w:t>ed</w:t>
        </w:r>
      </w:ins>
      <w:ins w:id="635" w:author="David Conklin" w:date="2020-12-12T09:24:00Z">
        <w:r>
          <w:t xml:space="preserve"> IDUs is multiplied by </w:t>
        </w:r>
      </w:ins>
      <w:ins w:id="636" w:author="David Conklin" w:date="2020-12-12T09:23:00Z">
        <w:r>
          <w:t>ET_MULT</w:t>
        </w:r>
      </w:ins>
      <w:ins w:id="637" w:author="David Conklin" w:date="2020-12-12T09:24:00Z">
        <w:r>
          <w:t>.</w:t>
        </w:r>
      </w:ins>
      <w:ins w:id="638" w:author="David Conklin" w:date="2020-12-12T09:23:00Z">
        <w:r>
          <w:t xml:space="preserve"> </w:t>
        </w:r>
      </w:ins>
      <w:ins w:id="639" w:author="David Conklin" w:date="2020-12-12T09:00:00Z">
        <w:r w:rsidR="00CF4F65">
          <w:t xml:space="preserve">Values of ET_MULT are specified by </w:t>
        </w:r>
      </w:ins>
      <w:ins w:id="640" w:author="David Conklin" w:date="2020-12-12T09:01:00Z">
        <w:r w:rsidR="00CF4F65">
          <w:t xml:space="preserve">calibrated drainage (HBVCALIB) in the HBV.csv file.  As of 12/12/20, values </w:t>
        </w:r>
      </w:ins>
      <w:ins w:id="641" w:author="David Conklin" w:date="2020-12-12T09:02:00Z">
        <w:r w:rsidR="00CF4F65">
          <w:t xml:space="preserve">range from </w:t>
        </w:r>
      </w:ins>
      <w:ins w:id="642" w:author="David Conklin" w:date="2020-12-12T09:21:00Z">
        <w:r w:rsidR="00C5526F">
          <w:t>0.5</w:t>
        </w:r>
      </w:ins>
      <w:ins w:id="643" w:author="David Conklin" w:date="2020-12-12T09:22:00Z">
        <w:r w:rsidR="00C5526F">
          <w:t xml:space="preserve"> (Blue River reservoir drainage) to 1.93 (Mohawk River basin).</w:t>
        </w:r>
      </w:ins>
    </w:p>
    <w:p w14:paraId="0EB6E97C" w14:textId="1A27E9DB" w:rsidR="00CF4F65" w:rsidRDefault="00CF4F65" w:rsidP="00CF4F65">
      <w:pPr>
        <w:rPr>
          <w:ins w:id="644" w:author="David Conklin" w:date="2020-12-12T08:59:00Z"/>
        </w:rPr>
      </w:pPr>
    </w:p>
    <w:p w14:paraId="084325B1" w14:textId="14186753" w:rsidR="00CF4F65" w:rsidRDefault="00227342">
      <w:pPr>
        <w:pStyle w:val="Heading2"/>
        <w:rPr>
          <w:ins w:id="645" w:author="David Conklin" w:date="2020-12-12T09:26:00Z"/>
        </w:rPr>
        <w:pPrChange w:id="646" w:author="David Conklin" w:date="2020-12-12T09:35:00Z">
          <w:pPr/>
        </w:pPrChange>
      </w:pPr>
      <w:bookmarkStart w:id="647" w:name="_Toc58730365"/>
      <w:ins w:id="648" w:author="David Conklin" w:date="2020-12-12T09:31:00Z">
        <w:r>
          <w:t>SOLAR_RADIATION_MULTIPLIER</w:t>
        </w:r>
      </w:ins>
      <w:ins w:id="649" w:author="David Conklin" w:date="2020-12-12T09:25:00Z">
        <w:r>
          <w:t xml:space="preserve"> </w:t>
        </w:r>
      </w:ins>
      <w:ins w:id="650" w:author="David Conklin" w:date="2020-12-12T09:26:00Z">
        <w:r>
          <w:t>–</w:t>
        </w:r>
      </w:ins>
      <w:ins w:id="651" w:author="David Conklin" w:date="2020-12-12T09:25:00Z">
        <w:r>
          <w:t xml:space="preserve"> reservoir</w:t>
        </w:r>
      </w:ins>
      <w:ins w:id="652" w:author="David Conklin" w:date="2020-12-12T09:26:00Z">
        <w:r>
          <w:t xml:space="preserve"> insolation</w:t>
        </w:r>
        <w:bookmarkEnd w:id="647"/>
      </w:ins>
    </w:p>
    <w:p w14:paraId="085A17D7" w14:textId="3C717228" w:rsidR="00227342" w:rsidRPr="00CF4F65" w:rsidRDefault="00227342">
      <w:pPr>
        <w:pPrChange w:id="653" w:author="David Conklin" w:date="2020-12-12T08:58:00Z">
          <w:pPr>
            <w:ind w:firstLine="720"/>
          </w:pPr>
        </w:pPrChange>
      </w:pPr>
      <w:ins w:id="654" w:author="David Conklin" w:date="2020-12-12T09:26:00Z">
        <w:r>
          <w:t>The amount of sunshine absorbed by the water in reservoirs depends on topographic shading</w:t>
        </w:r>
      </w:ins>
      <w:ins w:id="655" w:author="David Conklin" w:date="2020-12-12T09:27:00Z">
        <w:r>
          <w:t>, among other things.  The extent of topographic shading itself depends not only on the topograph</w:t>
        </w:r>
      </w:ins>
      <w:ins w:id="656" w:author="David Conklin" w:date="2020-12-12T09:28:00Z">
        <w:r>
          <w:t xml:space="preserve">y surrounding the reservoir, but also on the season and on the amount of water in the reservoir.  </w:t>
        </w:r>
      </w:ins>
      <w:ins w:id="657" w:author="David Conklin" w:date="2020-12-12T09:30:00Z">
        <w:r>
          <w:t>As of 12/12/20</w:t>
        </w:r>
      </w:ins>
      <w:ins w:id="658" w:author="David Conklin" w:date="2020-12-12T09:29:00Z">
        <w:r>
          <w:t>, the model does not have an algorithm for estimating the decrease in solar radiation absorbed by th</w:t>
        </w:r>
      </w:ins>
      <w:ins w:id="659" w:author="David Conklin" w:date="2020-12-12T09:30:00Z">
        <w:r>
          <w:t xml:space="preserve">e water in a reservoir due to topographic shading.  </w:t>
        </w:r>
      </w:ins>
      <w:ins w:id="660" w:author="David Conklin" w:date="2020-12-12T09:31:00Z">
        <w:r>
          <w:t xml:space="preserve">Instead, a value of </w:t>
        </w:r>
      </w:ins>
      <w:ins w:id="661" w:author="David Conklin" w:date="2020-12-12T09:32:00Z">
        <w:r>
          <w:t>SOLAR_RADIATION_MULTIPLIER may be specified in the &lt;reservoir&gt; bloc</w:t>
        </w:r>
        <w:r w:rsidR="007D71BB">
          <w:t xml:space="preserve">k for </w:t>
        </w:r>
      </w:ins>
      <w:ins w:id="662" w:author="David Conklin" w:date="2020-12-12T09:33:00Z">
        <w:r w:rsidR="007D71BB">
          <w:t xml:space="preserve">a given reservoir, in the Flow XML file.  </w:t>
        </w:r>
      </w:ins>
      <w:ins w:id="663" w:author="David Conklin" w:date="2020-12-12T09:34:00Z">
        <w:r w:rsidR="007D71BB">
          <w:t>As of 12/12/20 this has been done only for the Cougar (0.45) and Blue River (0</w:t>
        </w:r>
      </w:ins>
      <w:ins w:id="664" w:author="David Conklin" w:date="2020-12-12T09:35:00Z">
        <w:r w:rsidR="007D71BB">
          <w:t>.15) reservoirs.</w:t>
        </w:r>
      </w:ins>
    </w:p>
    <w:p w14:paraId="0EDF7406" w14:textId="0682C37F" w:rsidR="00E11E6C" w:rsidRDefault="00E11E6C" w:rsidP="007E3C93">
      <w:pPr>
        <w:ind w:firstLine="720"/>
        <w:rPr>
          <w:ins w:id="665" w:author="David Conklin" w:date="2020-12-12T09:36:00Z"/>
        </w:rPr>
      </w:pPr>
    </w:p>
    <w:p w14:paraId="7CE3F568" w14:textId="77777777" w:rsidR="009F164F" w:rsidRDefault="009F164F" w:rsidP="009F164F">
      <w:pPr>
        <w:pStyle w:val="Heading2"/>
        <w:rPr>
          <w:ins w:id="666" w:author="David Conklin" w:date="2020-12-12T09:39:00Z"/>
        </w:rPr>
      </w:pPr>
      <w:bookmarkStart w:id="667" w:name="_Toc58730366"/>
      <w:ins w:id="668" w:author="David Conklin" w:date="2020-12-12T09:38:00Z">
        <w:r>
          <w:t xml:space="preserve">FLOW_CMS – Discharge from High Cascade </w:t>
        </w:r>
      </w:ins>
      <w:ins w:id="669" w:author="David Conklin" w:date="2020-12-12T09:39:00Z">
        <w:r>
          <w:t>springs</w:t>
        </w:r>
        <w:bookmarkEnd w:id="667"/>
      </w:ins>
    </w:p>
    <w:p w14:paraId="3D60205B" w14:textId="33A8035F" w:rsidR="009F164F" w:rsidRDefault="009F164F">
      <w:pPr>
        <w:rPr>
          <w:ins w:id="670" w:author="David Conklin" w:date="2020-12-12T09:38:00Z"/>
        </w:rPr>
      </w:pPr>
      <w:ins w:id="671" w:author="David Conklin" w:date="2020-12-12T09:39:00Z">
        <w:r>
          <w:t>More water, and colder water, flows into the Willamette mainstem from its tributarie</w:t>
        </w:r>
      </w:ins>
      <w:ins w:id="672" w:author="David Conklin" w:date="2020-12-12T09:40:00Z">
        <w:r>
          <w:t>s in the western Cascades than would be expected from the amount of pre</w:t>
        </w:r>
      </w:ins>
      <w:ins w:id="673" w:author="David Conklin" w:date="2020-12-12T09:41:00Z">
        <w:r>
          <w:t xml:space="preserve">cipitation in their drainages.  Springs </w:t>
        </w:r>
      </w:ins>
      <w:ins w:id="674" w:author="David Conklin" w:date="2020-12-12T09:42:00Z">
        <w:r>
          <w:t>of uncertain origin and amount contribute water</w:t>
        </w:r>
        <w:r w:rsidR="009B7331">
          <w:t xml:space="preserve"> at mul</w:t>
        </w:r>
      </w:ins>
      <w:ins w:id="675" w:author="David Conklin" w:date="2020-12-12T09:43:00Z">
        <w:r w:rsidR="009B7331">
          <w:t xml:space="preserve">tiple locations.  To produce simulated flows more consistent </w:t>
        </w:r>
      </w:ins>
      <w:ins w:id="676" w:author="David Conklin" w:date="2020-12-12T09:44:00Z">
        <w:r w:rsidR="009B7331">
          <w:t xml:space="preserve">with gage measurements, spring discharge locations and flow rates are specified in the Flow XML file.  </w:t>
        </w:r>
      </w:ins>
      <w:ins w:id="677" w:author="David Conklin" w:date="2020-12-12T09:45:00Z">
        <w:r w:rsidR="009B7331">
          <w:t>Here is an example for spring water added to reach 23773429 above the Blue Rive</w:t>
        </w:r>
      </w:ins>
      <w:ins w:id="678" w:author="David Conklin" w:date="2020-12-12T09:46:00Z">
        <w:r w:rsidR="009B7331">
          <w:t xml:space="preserve">r reservoir, used to make the simulated flow into the reservoir more consistent with measurements from USGS gage </w:t>
        </w:r>
      </w:ins>
      <w:ins w:id="679" w:author="David Conklin" w:date="2020-12-12T09:47:00Z">
        <w:r w:rsidR="009B7331">
          <w:t>1</w:t>
        </w:r>
      </w:ins>
      <w:ins w:id="680" w:author="David Conklin" w:date="2020-12-12T09:48:00Z">
        <w:r w:rsidR="009B7331">
          <w:t>4161100 located on that reach.</w:t>
        </w:r>
      </w:ins>
      <w:ins w:id="681" w:author="David Conklin" w:date="2020-12-12T09:38:00Z">
        <w:r>
          <w:t xml:space="preserve">  </w:t>
        </w:r>
      </w:ins>
    </w:p>
    <w:p w14:paraId="6C6FF15B" w14:textId="473452FA" w:rsidR="009F164F" w:rsidRDefault="009F164F">
      <w:pPr>
        <w:ind w:left="1440"/>
        <w:rPr>
          <w:ins w:id="682" w:author="David Conklin" w:date="2020-12-12T09:38:00Z"/>
        </w:rPr>
        <w:pPrChange w:id="683" w:author="David Conklin" w:date="2020-12-12T09:49:00Z">
          <w:pPr/>
        </w:pPrChange>
      </w:pPr>
      <w:ins w:id="684" w:author="David Conklin" w:date="2020-12-12T09:38:00Z">
        <w:r>
          <w:t xml:space="preserve">&lt;Spring name="Springs feeding Blue R at and above Tidbit Creek" </w:t>
        </w:r>
      </w:ins>
    </w:p>
    <w:p w14:paraId="1D8B228D" w14:textId="77777777" w:rsidR="009F164F" w:rsidRDefault="009F164F">
      <w:pPr>
        <w:ind w:left="1440"/>
        <w:rPr>
          <w:ins w:id="685" w:author="David Conklin" w:date="2020-12-12T09:38:00Z"/>
        </w:rPr>
        <w:pPrChange w:id="686" w:author="David Conklin" w:date="2020-12-12T09:49:00Z">
          <w:pPr/>
        </w:pPrChange>
      </w:pPr>
      <w:ins w:id="687" w:author="David Conklin" w:date="2020-12-12T09:38:00Z">
        <w:r>
          <w:t xml:space="preserve">    COMID="23773429"</w:t>
        </w:r>
      </w:ins>
    </w:p>
    <w:p w14:paraId="7DB943AD" w14:textId="77777777" w:rsidR="009F164F" w:rsidRDefault="009F164F">
      <w:pPr>
        <w:ind w:left="1440"/>
        <w:rPr>
          <w:ins w:id="688" w:author="David Conklin" w:date="2020-12-12T09:38:00Z"/>
        </w:rPr>
        <w:pPrChange w:id="689" w:author="David Conklin" w:date="2020-12-12T09:49:00Z">
          <w:pPr/>
        </w:pPrChange>
      </w:pPr>
      <w:ins w:id="690" w:author="David Conklin" w:date="2020-12-12T09:38:00Z">
        <w:r>
          <w:t xml:space="preserve">    flow_cms="1.60"</w:t>
        </w:r>
      </w:ins>
    </w:p>
    <w:p w14:paraId="4766367D" w14:textId="77777777" w:rsidR="009F164F" w:rsidRDefault="009F164F">
      <w:pPr>
        <w:ind w:left="1440"/>
        <w:rPr>
          <w:ins w:id="691" w:author="David Conklin" w:date="2020-12-12T09:38:00Z"/>
        </w:rPr>
        <w:pPrChange w:id="692" w:author="David Conklin" w:date="2020-12-12T09:49:00Z">
          <w:pPr/>
        </w:pPrChange>
      </w:pPr>
      <w:ins w:id="693" w:author="David Conklin" w:date="2020-12-12T09:38:00Z">
        <w:r>
          <w:t xml:space="preserve">     temp_C="4.9"</w:t>
        </w:r>
      </w:ins>
    </w:p>
    <w:p w14:paraId="3D253650" w14:textId="51268FA6" w:rsidR="009B7331" w:rsidRDefault="009F164F">
      <w:pPr>
        <w:ind w:left="1440"/>
        <w:rPr>
          <w:ins w:id="694" w:author="David Conklin" w:date="2020-12-12T09:49:00Z"/>
        </w:rPr>
        <w:pPrChange w:id="695" w:author="David Conklin" w:date="2020-12-12T09:55:00Z">
          <w:pPr/>
        </w:pPrChange>
      </w:pPr>
      <w:ins w:id="696" w:author="David Conklin" w:date="2020-12-12T09:38:00Z">
        <w:r>
          <w:t xml:space="preserve">       /&gt;</w:t>
        </w:r>
      </w:ins>
    </w:p>
    <w:p w14:paraId="697E8309" w14:textId="0EF4672B" w:rsidR="009B7331" w:rsidRDefault="009B7331" w:rsidP="009F164F">
      <w:pPr>
        <w:rPr>
          <w:ins w:id="697" w:author="David Conklin" w:date="2020-12-12T09:52:00Z"/>
        </w:rPr>
      </w:pPr>
      <w:ins w:id="698" w:author="David Conklin" w:date="2020-12-12T09:49:00Z">
        <w:r>
          <w:t>As of 12/1</w:t>
        </w:r>
      </w:ins>
      <w:ins w:id="699" w:author="David Conklin" w:date="2020-12-12T09:50:00Z">
        <w:r>
          <w:t xml:space="preserve">2/20, </w:t>
        </w:r>
      </w:ins>
      <w:ins w:id="700" w:author="David Conklin" w:date="2020-12-12T09:51:00Z">
        <w:r>
          <w:t>seven &lt;Spr</w:t>
        </w:r>
      </w:ins>
      <w:ins w:id="701" w:author="David Conklin" w:date="2020-12-12T09:52:00Z">
        <w:r>
          <w:t xml:space="preserve">ing&gt; </w:t>
        </w:r>
      </w:ins>
      <w:ins w:id="702" w:author="David Conklin" w:date="2020-12-12T09:50:00Z">
        <w:r>
          <w:t xml:space="preserve">entries have been added to the Flow XML file for </w:t>
        </w:r>
      </w:ins>
      <w:ins w:id="703" w:author="David Conklin" w:date="2020-12-12T09:52:00Z">
        <w:r>
          <w:t>the McKenzie basin study area.</w:t>
        </w:r>
      </w:ins>
      <w:ins w:id="704" w:author="David Conklin" w:date="2020-12-12T09:53:00Z">
        <w:r w:rsidR="00AF1187">
          <w:t xml:space="preserve">  For more </w:t>
        </w:r>
      </w:ins>
      <w:ins w:id="705" w:author="David Conklin" w:date="2020-12-12T09:54:00Z">
        <w:r w:rsidR="00AF1187">
          <w:t>information, see the “High Cascades Springs” section, later i</w:t>
        </w:r>
      </w:ins>
      <w:ins w:id="706" w:author="David Conklin" w:date="2020-12-12T09:55:00Z">
        <w:r w:rsidR="00AF1187">
          <w:t>n this document.</w:t>
        </w:r>
      </w:ins>
    </w:p>
    <w:p w14:paraId="10B33002" w14:textId="77777777" w:rsidR="009B7331" w:rsidRPr="007E3C93" w:rsidRDefault="009B7331">
      <w:pPr>
        <w:pPrChange w:id="707" w:author="David Conklin" w:date="2020-12-12T09:38:00Z">
          <w:pPr>
            <w:ind w:firstLine="720"/>
          </w:pPr>
        </w:pPrChange>
      </w:pPr>
    </w:p>
    <w:p w14:paraId="3112A3CF" w14:textId="77777777" w:rsidR="00867943" w:rsidRDefault="00D37681" w:rsidP="00D37681">
      <w:pPr>
        <w:pStyle w:val="Heading1"/>
      </w:pPr>
      <w:bookmarkStart w:id="708" w:name="_Toc58730367"/>
      <w:r>
        <w:t>Study areas</w:t>
      </w:r>
      <w:bookmarkEnd w:id="708"/>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94A4253"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D24E1A">
        <w:t xml:space="preserve">Figure </w:t>
      </w:r>
      <w:r w:rsidR="00D24E1A">
        <w:rPr>
          <w:noProof/>
        </w:rPr>
        <w:t>1</w:t>
      </w:r>
      <w:r w:rsidR="00064E77">
        <w:fldChar w:fldCharType="end"/>
      </w:r>
      <w:r w:rsidR="00064E77">
        <w:t>)</w:t>
      </w:r>
    </w:p>
    <w:p w14:paraId="03CAE907" w14:textId="7EC4927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D24E1A">
        <w:t xml:space="preserve">Figure </w:t>
      </w:r>
      <w:r w:rsidR="00D24E1A">
        <w:rPr>
          <w:noProof/>
        </w:rPr>
        <w:t>2</w:t>
      </w:r>
      <w:r w:rsidR="00064E77">
        <w:fldChar w:fldCharType="end"/>
      </w:r>
      <w:r w:rsidR="00064E77">
        <w:t>)</w:t>
      </w:r>
    </w:p>
    <w:p w14:paraId="1A5A767B" w14:textId="327A143F"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D24E1A">
        <w:t xml:space="preserve">Figure </w:t>
      </w:r>
      <w:r w:rsidR="00D24E1A">
        <w:rPr>
          <w:noProof/>
        </w:rPr>
        <w:t>5</w:t>
      </w:r>
      <w:r w:rsidR="00893F4B">
        <w:fldChar w:fldCharType="end"/>
      </w:r>
      <w:r>
        <w:t>)</w:t>
      </w:r>
    </w:p>
    <w:p w14:paraId="1B80045C" w14:textId="35299D5D"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D24E1A">
        <w:t xml:space="preserve">Figure </w:t>
      </w:r>
      <w:r w:rsidR="00D24E1A">
        <w:rPr>
          <w:noProof/>
        </w:rPr>
        <w:t>3</w:t>
      </w:r>
      <w:r w:rsidR="00064E77">
        <w:fldChar w:fldCharType="end"/>
      </w:r>
      <w:r w:rsidR="00064E77">
        <w:t>)</w:t>
      </w:r>
    </w:p>
    <w:p w14:paraId="1933EF54" w14:textId="3202706E"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D24E1A">
        <w:t xml:space="preserve">Figure </w:t>
      </w:r>
      <w:r w:rsidR="00D24E1A">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709" w:name="_Toc58730368"/>
      <w:r>
        <w:t>Data</w:t>
      </w:r>
      <w:r w:rsidR="00A92F06">
        <w:t>CW3M</w:t>
      </w:r>
      <w:r>
        <w:t xml:space="preserve"> directory structure</w:t>
      </w:r>
      <w:bookmarkEnd w:id="709"/>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w:t>
      </w:r>
      <w:r>
        <w:lastRenderedPageBreak/>
        <w:t>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710" w:name="_Toc58730369"/>
      <w:r>
        <w:t>DataCW3M\ScenarioData directory structure</w:t>
      </w:r>
      <w:bookmarkEnd w:id="710"/>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lastRenderedPageBreak/>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711" w:name="_Toc58730370"/>
      <w:r>
        <w:t>DataCW3M\ScenarioData\&lt;scenario&gt; folder contents</w:t>
      </w:r>
      <w:bookmarkEnd w:id="711"/>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712" w:name="_Toc58730371"/>
      <w:r>
        <w:t>DataCW3M\&lt;study area&gt; folder contents</w:t>
      </w:r>
      <w:bookmarkEnd w:id="712"/>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78C49B1" w:rsidR="00D37681" w:rsidRDefault="00D37681" w:rsidP="00D37681">
      <w:pPr>
        <w:pStyle w:val="Caption"/>
      </w:pPr>
      <w:bookmarkStart w:id="713" w:name="_Ref529607484"/>
      <w:bookmarkStart w:id="714"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1</w:t>
      </w:r>
      <w:r w:rsidR="006C64CF">
        <w:rPr>
          <w:noProof/>
        </w:rPr>
        <w:fldChar w:fldCharType="end"/>
      </w:r>
      <w:bookmarkEnd w:id="713"/>
      <w:r>
        <w:t xml:space="preserve">. Willamette River basin study area; embedded study areas are </w:t>
      </w:r>
      <w:r w:rsidR="0005603B">
        <w:t>colored</w:t>
      </w:r>
      <w:r w:rsidR="0097392C">
        <w:t xml:space="preserve"> other than gray.  The 2 lighter blues together make up the upper Willamette basin study area.</w:t>
      </w:r>
      <w:bookmarkEnd w:id="714"/>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2863C7A9" w:rsidR="00D37681" w:rsidRDefault="00D37681" w:rsidP="00D37681">
      <w:pPr>
        <w:pStyle w:val="Caption"/>
      </w:pPr>
      <w:bookmarkStart w:id="715" w:name="_Ref529607514"/>
      <w:bookmarkStart w:id="716"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2</w:t>
      </w:r>
      <w:r w:rsidR="006C64CF">
        <w:rPr>
          <w:noProof/>
        </w:rPr>
        <w:fldChar w:fldCharType="end"/>
      </w:r>
      <w:bookmarkEnd w:id="715"/>
      <w:r>
        <w:t>. Tualatin basin study area; Chicken Creek watershed is highlighted.</w:t>
      </w:r>
      <w:bookmarkEnd w:id="716"/>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D30DCAA" w:rsidR="00D37681" w:rsidRDefault="00064E77" w:rsidP="00064E77">
      <w:pPr>
        <w:pStyle w:val="Caption"/>
      </w:pPr>
      <w:bookmarkStart w:id="717" w:name="_Ref529607587"/>
      <w:bookmarkStart w:id="718"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3</w:t>
      </w:r>
      <w:r w:rsidR="006C64CF">
        <w:rPr>
          <w:noProof/>
        </w:rPr>
        <w:fldChar w:fldCharType="end"/>
      </w:r>
      <w:bookmarkEnd w:id="717"/>
      <w:r>
        <w:t>. North Santiam watershed study area.</w:t>
      </w:r>
      <w:bookmarkEnd w:id="718"/>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6C31099" w:rsidR="00C70B81" w:rsidRDefault="00064E77" w:rsidP="00064E77">
      <w:pPr>
        <w:pStyle w:val="Caption"/>
      </w:pPr>
      <w:bookmarkStart w:id="719" w:name="_Ref529607628"/>
      <w:bookmarkStart w:id="720"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4</w:t>
      </w:r>
      <w:r w:rsidR="006C64CF">
        <w:rPr>
          <w:noProof/>
        </w:rPr>
        <w:fldChar w:fldCharType="end"/>
      </w:r>
      <w:bookmarkEnd w:id="719"/>
      <w:r>
        <w:t>. Upper Willamette study area.</w:t>
      </w:r>
      <w:bookmarkEnd w:id="720"/>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399733B9" w:rsidR="00E66BC2" w:rsidRDefault="006F30D2" w:rsidP="006F30D2">
      <w:pPr>
        <w:pStyle w:val="Caption"/>
      </w:pPr>
      <w:bookmarkStart w:id="721" w:name="_Ref529611388"/>
      <w:bookmarkStart w:id="722"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5</w:t>
      </w:r>
      <w:r w:rsidR="006C64CF">
        <w:rPr>
          <w:noProof/>
        </w:rPr>
        <w:fldChar w:fldCharType="end"/>
      </w:r>
      <w:bookmarkEnd w:id="721"/>
      <w:r>
        <w:t>. Chicken Creek watershed study area.</w:t>
      </w:r>
      <w:bookmarkEnd w:id="722"/>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23" w:name="_Toc58730372"/>
      <w:r>
        <w:t>Calendar conventions</w:t>
      </w:r>
      <w:bookmarkEnd w:id="723"/>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24" w:name="_Toc58730373"/>
      <w:r>
        <w:t>Water years</w:t>
      </w:r>
      <w:bookmarkEnd w:id="724"/>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25" w:name="_Toc58730374"/>
      <w:r>
        <w:t>Climate data</w:t>
      </w:r>
      <w:bookmarkEnd w:id="725"/>
    </w:p>
    <w:p w14:paraId="4E201698" w14:textId="77777777" w:rsidR="00CB152A" w:rsidRPr="00A06758" w:rsidRDefault="00CB152A" w:rsidP="00A06758"/>
    <w:p w14:paraId="400F9551" w14:textId="77777777" w:rsidR="00CB152A" w:rsidRDefault="00CB152A" w:rsidP="00CB152A">
      <w:pPr>
        <w:pStyle w:val="Heading2"/>
      </w:pPr>
      <w:bookmarkStart w:id="726" w:name="_Toc2858729"/>
      <w:bookmarkStart w:id="727" w:name="_Toc58730375"/>
      <w:r>
        <w:t>Numbered climate scenarios in the model</w:t>
      </w:r>
      <w:bookmarkEnd w:id="726"/>
      <w:bookmarkEnd w:id="727"/>
    </w:p>
    <w:p w14:paraId="30E024EF" w14:textId="77777777" w:rsidR="00823D41" w:rsidRDefault="00823D41" w:rsidP="00823D41">
      <w:pPr>
        <w:pStyle w:val="Body"/>
      </w:pPr>
    </w:p>
    <w:p w14:paraId="21F5BCDE" w14:textId="3F52A79D"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D24E1A">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28" w:name="_Ref6032062"/>
      <w:bookmarkStart w:id="729" w:name="_Ref6033311"/>
      <w:bookmarkStart w:id="730" w:name="_Toc6121576"/>
      <w:r>
        <w:t xml:space="preserve">Table </w:t>
      </w:r>
      <w:bookmarkEnd w:id="728"/>
      <w:r>
        <w:t>1. Numbered climate scenarios</w:t>
      </w:r>
      <w:bookmarkEnd w:id="729"/>
      <w:bookmarkEnd w:id="730"/>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31" w:name="_Toc7759621"/>
      <w:bookmarkStart w:id="732" w:name="_Toc58730376"/>
      <w:r>
        <w:t>Monthly and seasonal weather data</w:t>
      </w:r>
      <w:bookmarkEnd w:id="731"/>
      <w:bookmarkEnd w:id="732"/>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33" w:name="_Toc58730377"/>
      <w:r>
        <w:t>Climate data grid</w:t>
      </w:r>
      <w:r w:rsidR="009F132A">
        <w:t>s</w:t>
      </w:r>
      <w:bookmarkEnd w:id="733"/>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34" w:name="_Toc58730378"/>
      <w:r>
        <w:t>The WW2100 climate grid</w:t>
      </w:r>
      <w:bookmarkEnd w:id="734"/>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35" w:name="_Toc58730379"/>
      <w:r>
        <w:t>The v2 climate grid</w:t>
      </w:r>
      <w:bookmarkEnd w:id="735"/>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36" w:name="_Toc58730380"/>
      <w:r>
        <w:t>How climate data is looked up</w:t>
      </w:r>
      <w:bookmarkEnd w:id="736"/>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37" w:name="_Toc58730381"/>
      <w:r>
        <w:t>What is in a climate dataset</w:t>
      </w:r>
      <w:bookmarkEnd w:id="737"/>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738" w:name="_Toc58730382"/>
      <w:r>
        <w:t>Water rights</w:t>
      </w:r>
      <w:bookmarkEnd w:id="738"/>
    </w:p>
    <w:p w14:paraId="7ECEE8A5" w14:textId="77777777" w:rsidR="00D35AF7" w:rsidRDefault="00D35AF7" w:rsidP="00D35AF7">
      <w:pPr>
        <w:pStyle w:val="Heading2"/>
      </w:pPr>
      <w:bookmarkStart w:id="739" w:name="_Toc58730383"/>
      <w:r>
        <w:t>Water rights data</w:t>
      </w:r>
      <w:bookmarkEnd w:id="739"/>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740" w:name="_Toc58730384"/>
      <w:r>
        <w:lastRenderedPageBreak/>
        <w:t>The wr_pods.csv file</w:t>
      </w:r>
      <w:bookmarkEnd w:id="740"/>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741" w:name="_Toc58730385"/>
      <w:r>
        <w:t>The wr_pous.csv file</w:t>
      </w:r>
      <w:bookmarkEnd w:id="741"/>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742" w:name="_Toc58730386"/>
      <w:r>
        <w:t>Adding a water right</w:t>
      </w:r>
      <w:bookmarkEnd w:id="742"/>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743" w:name="_Toc58730387"/>
      <w:r>
        <w:lastRenderedPageBreak/>
        <w:t>Stream flow and stream temperature</w:t>
      </w:r>
      <w:bookmarkEnd w:id="743"/>
    </w:p>
    <w:p w14:paraId="224B0981" w14:textId="77777777" w:rsidR="008C7362" w:rsidRDefault="008C7362" w:rsidP="008C7362">
      <w:pPr>
        <w:pStyle w:val="Heading2"/>
      </w:pPr>
      <w:bookmarkStart w:id="744" w:name="_Toc50800503"/>
      <w:bookmarkStart w:id="745" w:name="_Toc54090937"/>
      <w:bookmarkStart w:id="746" w:name="_Toc58730388"/>
      <w:r>
        <w:t>Water parcels</w:t>
      </w:r>
      <w:bookmarkEnd w:id="744"/>
      <w:bookmarkEnd w:id="745"/>
      <w:bookmarkEnd w:id="746"/>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747" w:name="_Toc58730389"/>
      <w:r>
        <w:t>Daily water mass and energy balance</w:t>
      </w:r>
      <w:bookmarkEnd w:id="747"/>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48" w:name="_Toc58730390"/>
      <w:r>
        <w:t>Estimating the rate of flow</w:t>
      </w:r>
      <w:r w:rsidR="006A13B7">
        <w:t xml:space="preserve"> </w:t>
      </w:r>
      <w:r>
        <w:t>in a stream reach</w:t>
      </w:r>
      <w:bookmarkEnd w:id="748"/>
    </w:p>
    <w:p w14:paraId="28F0C643" w14:textId="51EEF8D6"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ins w:id="749" w:author="David Conklin" w:date="2020-12-11T05:04:00Z">
        <w:r w:rsidR="00AB737C">
          <w:t>each</w:t>
        </w:r>
      </w:ins>
      <w:del w:id="750" w:author="David Conklin" w:date="2020-12-11T05:04:00Z">
        <w:r w:rsidR="001A6DC9" w:rsidDel="00AB737C">
          <w:delText>all</w:delText>
        </w:r>
      </w:del>
      <w:r w:rsidR="001A6DC9">
        <w:t xml:space="preserve"> reach</w:t>
      </w:r>
      <w:del w:id="751" w:author="David Conklin" w:date="2020-12-11T05:04:00Z">
        <w:r w:rsidR="001A6DC9" w:rsidDel="00AB737C">
          <w:delText>es</w:delText>
        </w:r>
      </w:del>
      <w:r w:rsidR="001A6DC9">
        <w:t xml:space="preserve"> </w:t>
      </w:r>
      <w:del w:id="752" w:author="David Conklin" w:date="2020-12-08T14:55:00Z">
        <w:r w:rsidR="001A6DC9" w:rsidDel="00F91EEB">
          <w:delText xml:space="preserve">except the one at the “root” </w:delText>
        </w:r>
      </w:del>
      <w:r w:rsidR="001A6DC9">
        <w:t>drain</w:t>
      </w:r>
      <w:ins w:id="753" w:author="David Conklin" w:date="2020-12-11T05:04:00Z">
        <w:r w:rsidR="00AB737C">
          <w:t>s</w:t>
        </w:r>
      </w:ins>
      <w:r w:rsidR="001A6DC9">
        <w:t xml:space="preserve"> into a single</w:t>
      </w:r>
      <w:ins w:id="754" w:author="David Conklin" w:date="2020-12-11T05:05:00Z">
        <w:r w:rsidR="00AB737C">
          <w:t xml:space="preserve"> </w:t>
        </w:r>
      </w:ins>
      <w:ins w:id="755" w:author="David Conklin" w:date="2020-12-11T05:06:00Z">
        <w:r w:rsidR="00AB737C">
          <w:t xml:space="preserve">next </w:t>
        </w:r>
      </w:ins>
      <w:ins w:id="756" w:author="David Conklin" w:date="2020-12-11T05:05:00Z">
        <w:r w:rsidR="00AB737C">
          <w:t>reach just</w:t>
        </w:r>
      </w:ins>
      <w:r w:rsidR="001A6DC9">
        <w:t xml:space="preserve"> downstream</w:t>
      </w:r>
      <w:del w:id="757" w:author="David Conklin" w:date="2020-12-11T05:05:00Z">
        <w:r w:rsidR="001A6DC9" w:rsidDel="00AB737C">
          <w:delText xml:space="preserve"> reach</w:delText>
        </w:r>
      </w:del>
      <w:r w:rsidR="001A6DC9">
        <w:t>.</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5B279131" w:rsidR="00933943" w:rsidRDefault="00E45E68" w:rsidP="00C739DC">
      <w:pPr>
        <w:ind w:firstLine="720"/>
      </w:pPr>
      <w:r>
        <w:t xml:space="preserve">Each individual reach is represented as an ordered set of subreaches (class Reach, member </w:t>
      </w:r>
      <w:del w:id="758" w:author="David Conklin" w:date="2020-12-08T14:56:00Z">
        <w:r w:rsidDel="00F91EEB">
          <w:delText>m_</w:delText>
        </w:r>
        <w:r w:rsidRPr="00E45E68" w:rsidDel="00F91EEB">
          <w:delText xml:space="preserve"> </w:delText>
        </w:r>
      </w:del>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88B73ED" w:rsidR="00B45AB9" w:rsidRDefault="007B1928">
      <w:pPr>
        <w:ind w:firstLine="720"/>
        <w:rPr>
          <w:ins w:id="759" w:author="David Conklin" w:date="2020-12-10T08:31:00Z"/>
        </w:rPr>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ins w:id="760" w:author="David Conklin" w:date="2020-12-08T14:57:00Z">
        <w:r w:rsidR="00F91EEB">
          <w:t>ve</w:t>
        </w:r>
      </w:ins>
      <w:del w:id="761" w:author="David Conklin" w:date="2020-12-08T14:57:00Z">
        <w:r w:rsidR="009F26EB" w:rsidDel="00F91EEB">
          <w:delText>s</w:delText>
        </w:r>
      </w:del>
      <w:r w:rsidR="009F26EB">
        <w:t xml:space="preserve"> been calculated. </w:t>
      </w:r>
      <w:r w:rsidR="009236BE">
        <w:t xml:space="preserve"> The function uses an equation for the depth of the water in the reach as a function of the outflow rate which is derived from the Manning equation for the outflow rate</w:t>
      </w:r>
      <w:ins w:id="762" w:author="David Conklin" w:date="2020-12-08T16:17:00Z">
        <w:r w:rsidR="00A53465">
          <w:t>.  The Manning equation itself is</w:t>
        </w:r>
      </w:ins>
      <w:ins w:id="763" w:author="David Conklin" w:date="2020-12-08T22:30:00Z">
        <w:r w:rsidR="00B45AB9">
          <w:t>:</w:t>
        </w:r>
      </w:ins>
    </w:p>
    <w:p w14:paraId="4D7C794F" w14:textId="374B4551" w:rsidR="00DD603F" w:rsidRPr="00B45AB9" w:rsidRDefault="00DD603F" w:rsidP="00DD603F">
      <w:pPr>
        <w:ind w:left="720"/>
        <w:rPr>
          <w:ins w:id="764" w:author="David Conklin" w:date="2020-12-10T08:31:00Z"/>
        </w:rPr>
      </w:pPr>
      <w:ins w:id="765" w:author="David Conklin" w:date="2020-12-10T08:31:00Z">
        <w:r>
          <w:tab/>
          <w:t>Q =  A * R</w:t>
        </w:r>
        <w:r>
          <w:rPr>
            <w:vertAlign w:val="superscript"/>
          </w:rPr>
          <w:t>2/3</w:t>
        </w:r>
        <w:r>
          <w:t xml:space="preserve"> * </w:t>
        </w:r>
        <w:r>
          <w:rPr>
            <w:rFonts w:cstheme="minorHAnsi"/>
          </w:rPr>
          <w:t>√</w:t>
        </w:r>
        <w:r>
          <w:t xml:space="preserve">S / </w:t>
        </w:r>
        <w:r>
          <w:rPr>
            <w:i/>
            <w:iCs/>
          </w:rPr>
          <w:t>n</w:t>
        </w:r>
        <w:r>
          <w:rPr>
            <w:i/>
            <w:iCs/>
          </w:rPr>
          <w:tab/>
        </w:r>
        <w:r>
          <w:rPr>
            <w:i/>
            <w:iCs/>
          </w:rPr>
          <w:tab/>
        </w:r>
      </w:ins>
    </w:p>
    <w:p w14:paraId="58EB1474" w14:textId="77777777" w:rsidR="00DD603F" w:rsidRDefault="00DD603F">
      <w:pPr>
        <w:rPr>
          <w:ins w:id="766" w:author="David Conklin" w:date="2020-12-08T22:30:00Z"/>
        </w:rPr>
        <w:pPrChange w:id="767" w:author="David Conklin" w:date="2020-12-10T08:31:00Z">
          <w:pPr>
            <w:ind w:firstLine="720"/>
          </w:pPr>
        </w:pPrChange>
      </w:pPr>
    </w:p>
    <w:p w14:paraId="4521BEA6" w14:textId="77777777" w:rsidR="00B45AB9" w:rsidRDefault="00B45AB9">
      <w:pPr>
        <w:rPr>
          <w:ins w:id="768" w:author="David Conklin" w:date="2020-12-08T22:31:00Z"/>
        </w:rPr>
        <w:pPrChange w:id="769" w:author="David Conklin" w:date="2020-12-08T22:31:00Z">
          <w:pPr>
            <w:ind w:left="720"/>
          </w:pPr>
        </w:pPrChange>
      </w:pPr>
      <w:ins w:id="770" w:author="David Conklin" w:date="2020-12-08T22:29:00Z">
        <w:r>
          <w:lastRenderedPageBreak/>
          <w:t>(</w:t>
        </w:r>
      </w:ins>
      <w:ins w:id="771" w:author="David Conklin" w:date="2020-12-08T22:30:00Z">
        <w:r>
          <w:fldChar w:fldCharType="begin"/>
        </w:r>
        <w:r>
          <w:instrText xml:space="preserve"> HYPERLINK "https://www.openchannelflow.com/blog/manning-formula-for-determining-open-channel-flows" </w:instrText>
        </w:r>
        <w:r>
          <w:fldChar w:fldCharType="separate"/>
        </w:r>
        <w:r w:rsidRPr="00B45AB9">
          <w:rPr>
            <w:rStyle w:val="Hyperlink"/>
          </w:rPr>
          <w:t>https://www.openchannelflow.com/blog/manning-formula-for-determining-open-channel-flows</w:t>
        </w:r>
        <w:r>
          <w:fldChar w:fldCharType="end"/>
        </w:r>
        <w:r>
          <w:t>)</w:t>
        </w:r>
      </w:ins>
    </w:p>
    <w:p w14:paraId="37441F9D" w14:textId="1B5D183E" w:rsidR="00570B57" w:rsidRPr="00DD603F" w:rsidRDefault="009236BE" w:rsidP="00570B57">
      <w:pPr>
        <w:rPr>
          <w:ins w:id="772" w:author="David Conklin" w:date="2020-12-08T22:23:00Z"/>
          <w:i/>
          <w:iCs/>
          <w:rPrChange w:id="773" w:author="David Conklin" w:date="2020-12-10T08:32:00Z">
            <w:rPr>
              <w:ins w:id="774" w:author="David Conklin" w:date="2020-12-08T22:23:00Z"/>
            </w:rPr>
          </w:rPrChange>
        </w:rPr>
      </w:pPr>
      <w:del w:id="775" w:author="David Conklin" w:date="2020-12-08T16:11:00Z">
        <w:r w:rsidDel="00570B57">
          <w:delText>.</w:delText>
        </w:r>
      </w:del>
      <w:del w:id="776" w:author="David Conklin" w:date="2020-12-08T22:31:00Z">
        <w:r w:rsidDel="00B45AB9">
          <w:delText xml:space="preserve"> </w:delText>
        </w:r>
      </w:del>
      <w:ins w:id="777" w:author="David Conklin" w:date="2020-12-08T16:13:00Z">
        <w:r w:rsidR="00570B57">
          <w:t>where</w:t>
        </w:r>
      </w:ins>
    </w:p>
    <w:p w14:paraId="1BF17E50" w14:textId="705F4960" w:rsidR="00570B57" w:rsidRDefault="00B45AB9" w:rsidP="00B45AB9">
      <w:pPr>
        <w:rPr>
          <w:ins w:id="778" w:author="David Conklin" w:date="2020-12-08T22:24:00Z"/>
        </w:rPr>
      </w:pPr>
      <w:ins w:id="779" w:author="David Conklin" w:date="2020-12-08T22:23:00Z">
        <w:r>
          <w:tab/>
        </w:r>
        <w:r>
          <w:tab/>
          <w:t xml:space="preserve">Q = </w:t>
        </w:r>
      </w:ins>
      <w:ins w:id="780" w:author="David Conklin" w:date="2020-12-11T05:17:00Z">
        <w:r w:rsidR="00EC0CDD">
          <w:t xml:space="preserve">volumetric </w:t>
        </w:r>
      </w:ins>
      <w:ins w:id="781" w:author="David Conklin" w:date="2020-12-08T22:23:00Z">
        <w:r>
          <w:t>flow rate</w:t>
        </w:r>
      </w:ins>
      <w:ins w:id="782" w:author="David Conklin" w:date="2020-12-08T16:14:00Z">
        <w:r w:rsidR="00570B57">
          <w:t xml:space="preserve">, </w:t>
        </w:r>
      </w:ins>
      <w:ins w:id="783" w:author="David Conklin" w:date="2020-12-08T22:24:00Z">
        <w:r>
          <w:t>m</w:t>
        </w:r>
      </w:ins>
      <w:ins w:id="784" w:author="David Conklin" w:date="2020-12-08T16:14:00Z">
        <w:r w:rsidR="00570B57">
          <w:rPr>
            <w:vertAlign w:val="superscript"/>
          </w:rPr>
          <w:t>3</w:t>
        </w:r>
        <w:r w:rsidR="00570B57">
          <w:t>/s</w:t>
        </w:r>
      </w:ins>
      <w:ins w:id="785" w:author="David Conklin" w:date="2020-12-08T16:23:00Z">
        <w:r w:rsidR="00F707FC">
          <w:t xml:space="preserve"> </w:t>
        </w:r>
      </w:ins>
    </w:p>
    <w:p w14:paraId="422E4102" w14:textId="4B04E647" w:rsidR="00B45AB9" w:rsidRDefault="00B45AB9" w:rsidP="00B45AB9">
      <w:pPr>
        <w:rPr>
          <w:ins w:id="786" w:author="David Conklin" w:date="2020-12-11T05:38:00Z"/>
        </w:rPr>
      </w:pPr>
      <w:ins w:id="787" w:author="David Conklin" w:date="2020-12-08T22:24:00Z">
        <w:r>
          <w:tab/>
        </w:r>
        <w:r>
          <w:tab/>
          <w:t>A = cross-sectional area of flo</w:t>
        </w:r>
      </w:ins>
      <w:ins w:id="788" w:author="David Conklin" w:date="2020-12-08T22:25:00Z">
        <w:r>
          <w:t>w, m</w:t>
        </w:r>
        <w:r>
          <w:rPr>
            <w:vertAlign w:val="superscript"/>
          </w:rPr>
          <w:t>2</w:t>
        </w:r>
      </w:ins>
    </w:p>
    <w:p w14:paraId="160320D7" w14:textId="514E5E55" w:rsidR="00201607" w:rsidRPr="00201607" w:rsidRDefault="00201607" w:rsidP="00B45AB9">
      <w:pPr>
        <w:rPr>
          <w:ins w:id="789" w:author="David Conklin" w:date="2020-12-08T22:25:00Z"/>
          <w:rPrChange w:id="790" w:author="David Conklin" w:date="2020-12-11T05:38:00Z">
            <w:rPr>
              <w:ins w:id="791" w:author="David Conklin" w:date="2020-12-08T22:25:00Z"/>
              <w:vertAlign w:val="superscript"/>
            </w:rPr>
          </w:rPrChange>
        </w:rPr>
      </w:pPr>
      <w:ins w:id="792" w:author="David Conklin" w:date="2020-12-11T05:38:00Z">
        <w:r>
          <w:tab/>
        </w:r>
        <w:r>
          <w:tab/>
          <w:t>p = wetted perimeter, m</w:t>
        </w:r>
      </w:ins>
    </w:p>
    <w:p w14:paraId="09E7CADB" w14:textId="5B7F1C2D" w:rsidR="00B45AB9" w:rsidRDefault="00B45AB9" w:rsidP="00B45AB9">
      <w:pPr>
        <w:rPr>
          <w:ins w:id="793" w:author="David Conklin" w:date="2020-12-08T22:27:00Z"/>
        </w:rPr>
      </w:pPr>
      <w:ins w:id="794" w:author="David Conklin" w:date="2020-12-08T22:25:00Z">
        <w:r>
          <w:rPr>
            <w:vertAlign w:val="superscript"/>
          </w:rPr>
          <w:tab/>
        </w:r>
        <w:r>
          <w:rPr>
            <w:vertAlign w:val="superscript"/>
          </w:rPr>
          <w:tab/>
        </w:r>
        <w:r>
          <w:t xml:space="preserve">R = </w:t>
        </w:r>
      </w:ins>
      <w:ins w:id="795" w:author="David Conklin" w:date="2020-12-11T05:39:00Z">
        <w:r w:rsidR="00201607">
          <w:t>A/p</w:t>
        </w:r>
        <w:r w:rsidR="00201607">
          <w:tab/>
          <w:t xml:space="preserve">     </w:t>
        </w:r>
      </w:ins>
      <w:ins w:id="796" w:author="David Conklin" w:date="2020-12-08T22:25:00Z">
        <w:r>
          <w:t>hydraulic radius</w:t>
        </w:r>
      </w:ins>
      <w:ins w:id="797" w:author="David Conklin" w:date="2020-12-08T22:26:00Z">
        <w:r>
          <w:t>, m</w:t>
        </w:r>
      </w:ins>
      <w:ins w:id="798" w:author="David Conklin" w:date="2020-12-08T22:25:00Z">
        <w:r>
          <w:t xml:space="preserve"> </w:t>
        </w:r>
      </w:ins>
    </w:p>
    <w:p w14:paraId="2D02F66F" w14:textId="4EE99B03" w:rsidR="00B45AB9" w:rsidRPr="00B45AB9" w:rsidRDefault="00B45AB9">
      <w:pPr>
        <w:rPr>
          <w:ins w:id="799" w:author="David Conklin" w:date="2020-12-08T16:14:00Z"/>
        </w:rPr>
      </w:pPr>
      <w:ins w:id="800" w:author="David Conklin" w:date="2020-12-08T22:27:00Z">
        <w:r>
          <w:tab/>
        </w:r>
        <w:r>
          <w:tab/>
          <w:t>S = slope, as rise/run</w:t>
        </w:r>
      </w:ins>
    </w:p>
    <w:p w14:paraId="7E2B4ED1" w14:textId="6324572B" w:rsidR="00AB737C" w:rsidRPr="00BC45C1" w:rsidRDefault="00570B57" w:rsidP="00570B57">
      <w:pPr>
        <w:rPr>
          <w:ins w:id="801" w:author="David Conklin" w:date="2020-12-11T05:08:00Z"/>
          <w:vertAlign w:val="superscript"/>
          <w:rPrChange w:id="802" w:author="David Conklin" w:date="2020-12-11T10:22:00Z">
            <w:rPr>
              <w:ins w:id="803" w:author="David Conklin" w:date="2020-12-11T05:08:00Z"/>
            </w:rPr>
          </w:rPrChange>
        </w:rPr>
      </w:pPr>
      <w:ins w:id="804" w:author="David Conklin" w:date="2020-12-08T16:14:00Z">
        <w:r>
          <w:tab/>
        </w:r>
        <w:r>
          <w:tab/>
        </w:r>
        <w:r w:rsidRPr="00B45AB9">
          <w:rPr>
            <w:i/>
            <w:iCs/>
            <w:rPrChange w:id="805" w:author="David Conklin" w:date="2020-12-08T22:28:00Z">
              <w:rPr/>
            </w:rPrChange>
          </w:rPr>
          <w:t>n</w:t>
        </w:r>
        <w:r>
          <w:t xml:space="preserve"> </w:t>
        </w:r>
      </w:ins>
      <w:ins w:id="806" w:author="David Conklin" w:date="2020-12-08T16:15:00Z">
        <w:r>
          <w:t xml:space="preserve">= </w:t>
        </w:r>
      </w:ins>
      <w:ins w:id="807" w:author="David Conklin" w:date="2020-12-11T05:08:00Z">
        <w:r w:rsidR="00AB737C">
          <w:t xml:space="preserve">Manning </w:t>
        </w:r>
      </w:ins>
      <w:ins w:id="808" w:author="David Conklin" w:date="2020-12-08T22:26:00Z">
        <w:r w:rsidR="00B45AB9">
          <w:t>roughness</w:t>
        </w:r>
      </w:ins>
      <w:ins w:id="809" w:author="David Conklin" w:date="2020-12-11T05:08:00Z">
        <w:r w:rsidR="00AB737C">
          <w:t xml:space="preserve"> coefficient</w:t>
        </w:r>
      </w:ins>
      <w:ins w:id="810" w:author="David Conklin" w:date="2020-12-08T22:26:00Z">
        <w:r w:rsidR="00B45AB9">
          <w:t xml:space="preserve">, a function </w:t>
        </w:r>
      </w:ins>
      <w:ins w:id="811" w:author="David Conklin" w:date="2020-12-08T22:27:00Z">
        <w:r w:rsidR="00B45AB9">
          <w:t>of channel material and condition</w:t>
        </w:r>
      </w:ins>
      <w:ins w:id="812" w:author="David Conklin" w:date="2020-12-11T05:07:00Z">
        <w:r w:rsidR="00AB737C">
          <w:t xml:space="preserve">, </w:t>
        </w:r>
      </w:ins>
      <w:ins w:id="813" w:author="David Conklin" w:date="2020-12-11T10:22:00Z">
        <w:r w:rsidR="00BC45C1">
          <w:t>s/m</w:t>
        </w:r>
        <w:r w:rsidR="00BC45C1">
          <w:rPr>
            <w:vertAlign w:val="superscript"/>
          </w:rPr>
          <w:t>1/3</w:t>
        </w:r>
      </w:ins>
    </w:p>
    <w:p w14:paraId="5E89B0C2" w14:textId="26FBEC01" w:rsidR="00371041" w:rsidRDefault="00371041" w:rsidP="00570B57">
      <w:pPr>
        <w:rPr>
          <w:ins w:id="814" w:author="David Conklin" w:date="2020-12-11T10:23:00Z"/>
        </w:rPr>
      </w:pPr>
    </w:p>
    <w:p w14:paraId="06E7C153" w14:textId="1CD3DD0B" w:rsidR="003D0B14" w:rsidRPr="003D0B14" w:rsidRDefault="003D0B14">
      <w:pPr>
        <w:rPr>
          <w:ins w:id="815" w:author="David Conklin" w:date="2020-12-11T10:23:00Z"/>
        </w:rPr>
        <w:pPrChange w:id="816" w:author="David Conklin" w:date="2020-12-11T10:23:00Z">
          <w:pPr>
            <w:ind w:left="1440" w:firstLine="720"/>
          </w:pPr>
        </w:pPrChange>
      </w:pPr>
      <w:ins w:id="817" w:author="David Conklin" w:date="2020-12-11T10:23:00Z">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w:t>
        </w:r>
      </w:ins>
      <w:ins w:id="818" w:author="David Conklin" w:date="2020-12-11T10:24:00Z">
        <w:r>
          <w:t xml:space="preserve">a table value of </w:t>
        </w:r>
        <w:r>
          <w:rPr>
            <w:i/>
            <w:iCs/>
          </w:rPr>
          <w:t>n</w:t>
        </w:r>
        <w:r>
          <w:t xml:space="preserve"> in s/ft</w:t>
        </w:r>
        <w:r>
          <w:rPr>
            <w:vertAlign w:val="superscript"/>
          </w:rPr>
          <w:t>1/3</w:t>
        </w:r>
        <w:r>
          <w:t xml:space="preserve"> to </w:t>
        </w:r>
      </w:ins>
      <w:ins w:id="819" w:author="David Conklin" w:date="2020-12-11T10:25:00Z">
        <w:r>
          <w:t>a value in s/m</w:t>
        </w:r>
        <w:r>
          <w:rPr>
            <w:vertAlign w:val="superscript"/>
          </w:rPr>
          <w:t>1/3</w:t>
        </w:r>
        <w:r>
          <w:t xml:space="preserve">, multiply the table value by </w:t>
        </w:r>
      </w:ins>
      <w:ins w:id="820" w:author="David Conklin" w:date="2020-12-11T10:26:00Z">
        <w:r>
          <w:t>(1 m / 3.28084 ft)</w:t>
        </w:r>
      </w:ins>
      <w:ins w:id="821" w:author="David Conklin" w:date="2020-12-11T10:27:00Z">
        <w:r>
          <w:rPr>
            <w:vertAlign w:val="superscript"/>
          </w:rPr>
          <w:t>1/3</w:t>
        </w:r>
        <w:r>
          <w:t xml:space="preserve"> (= 0.673</w:t>
        </w:r>
      </w:ins>
      <w:ins w:id="822" w:author="David Conklin" w:date="2020-12-11T10:28:00Z">
        <w:r>
          <w:t>).</w:t>
        </w:r>
      </w:ins>
    </w:p>
    <w:p w14:paraId="2999A8A6" w14:textId="77777777" w:rsidR="003D0B14" w:rsidRPr="00EC0CDD" w:rsidRDefault="003D0B14" w:rsidP="00570B57">
      <w:pPr>
        <w:rPr>
          <w:ins w:id="823" w:author="David Conklin" w:date="2020-12-10T16:15:00Z"/>
          <w:vertAlign w:val="superscript"/>
          <w:rPrChange w:id="824" w:author="David Conklin" w:date="2020-12-11T05:14:00Z">
            <w:rPr>
              <w:ins w:id="825" w:author="David Conklin" w:date="2020-12-10T16:15:00Z"/>
            </w:rPr>
          </w:rPrChange>
        </w:rPr>
      </w:pPr>
    </w:p>
    <w:p w14:paraId="0B1A3A00" w14:textId="05645119" w:rsidR="00570B57" w:rsidRDefault="00A53465">
      <w:pPr>
        <w:rPr>
          <w:ins w:id="826" w:author="David Conklin" w:date="2020-12-08T16:11:00Z"/>
        </w:rPr>
        <w:pPrChange w:id="827" w:author="David Conklin" w:date="2020-12-08T22:28:00Z">
          <w:pPr>
            <w:ind w:firstLine="720"/>
          </w:pPr>
        </w:pPrChange>
      </w:pPr>
      <w:ins w:id="828" w:author="David Conklin" w:date="2020-12-08T16:18:00Z">
        <w:r>
          <w:tab/>
        </w:r>
        <w:r>
          <w:tab/>
        </w:r>
      </w:ins>
    </w:p>
    <w:p w14:paraId="1EDA0BAD" w14:textId="73A7E84D" w:rsidR="000F5E41" w:rsidRDefault="009236BE">
      <w:pPr>
        <w:ind w:firstLine="720"/>
        <w:rPr>
          <w:ins w:id="829" w:author="David Conklin" w:date="2020-12-10T08:30:00Z"/>
        </w:rPr>
      </w:pPr>
      <w:r>
        <w:t xml:space="preserve"> By algebraic manipulation</w:t>
      </w:r>
      <w:ins w:id="830" w:author="David Conklin" w:date="2020-12-08T16:22:00Z">
        <w:r w:rsidR="00F707FC">
          <w:t xml:space="preserve"> and by </w:t>
        </w:r>
      </w:ins>
      <w:ins w:id="831" w:author="David Conklin" w:date="2020-12-11T05:15:00Z">
        <w:r w:rsidR="00EC0CDD">
          <w:t>assuming that the channel has a rectangular cross-</w:t>
        </w:r>
      </w:ins>
      <w:ins w:id="832" w:author="David Conklin" w:date="2020-12-11T05:16:00Z">
        <w:r w:rsidR="00EC0CDD">
          <w:t>section with a fixed width:depth ratio</w:t>
        </w:r>
      </w:ins>
      <w:r>
        <w:t>, the Manning equation can</w:t>
      </w:r>
      <w:del w:id="833" w:author="David Conklin" w:date="2020-12-10T04:29:00Z">
        <w:r w:rsidDel="000F5E41">
          <w:delText xml:space="preserve"> </w:delText>
        </w:r>
      </w:del>
      <w:ins w:id="834" w:author="David Conklin" w:date="2020-12-08T17:17:00Z">
        <w:r w:rsidR="00EB55D3">
          <w:t xml:space="preserve"> </w:t>
        </w:r>
      </w:ins>
      <w:r>
        <w:t>be rewritten as an equation for depth</w:t>
      </w:r>
      <w:ins w:id="835" w:author="David Conklin" w:date="2020-12-08T16:22:00Z">
        <w:r w:rsidR="00F707FC">
          <w:t xml:space="preserve"> </w:t>
        </w:r>
      </w:ins>
      <w:ins w:id="836" w:author="David Conklin" w:date="2020-12-11T05:18:00Z">
        <w:r w:rsidR="00EC0CDD">
          <w:t xml:space="preserve">d </w:t>
        </w:r>
      </w:ins>
      <w:ins w:id="837" w:author="David Conklin" w:date="2020-12-08T16:22:00Z">
        <w:r w:rsidR="00F707FC">
          <w:t xml:space="preserve">as a function of </w:t>
        </w:r>
      </w:ins>
      <w:ins w:id="838" w:author="David Conklin" w:date="2020-12-11T05:18:00Z">
        <w:r w:rsidR="00EC0CDD">
          <w:t xml:space="preserve">the flow </w:t>
        </w:r>
      </w:ins>
      <w:ins w:id="839" w:author="David Conklin" w:date="2020-12-08T16:23:00Z">
        <w:r w:rsidR="00F707FC">
          <w:t>Q</w:t>
        </w:r>
      </w:ins>
      <w:ins w:id="840" w:author="David Conklin" w:date="2020-12-08T16:46:00Z">
        <w:r w:rsidR="0041368E">
          <w:t>, the channel width:depth ratio</w:t>
        </w:r>
      </w:ins>
      <w:ins w:id="841" w:author="David Conklin" w:date="2020-12-11T05:17:00Z">
        <w:r w:rsidR="00EC0CDD">
          <w:t xml:space="preserve"> wdr</w:t>
        </w:r>
      </w:ins>
      <w:ins w:id="842" w:author="David Conklin" w:date="2020-12-08T16:46:00Z">
        <w:r w:rsidR="0041368E">
          <w:t>, and the slope</w:t>
        </w:r>
      </w:ins>
      <w:ins w:id="843" w:author="David Conklin" w:date="2020-12-11T05:17:00Z">
        <w:r w:rsidR="00EC0CDD">
          <w:t xml:space="preserve"> S</w:t>
        </w:r>
      </w:ins>
      <w:ins w:id="844" w:author="David Conklin" w:date="2020-12-10T04:32:00Z">
        <w:r w:rsidR="000F5E41">
          <w:t>.</w:t>
        </w:r>
      </w:ins>
      <w:ins w:id="845" w:author="David Conklin" w:date="2020-12-10T08:32:00Z">
        <w:r w:rsidR="00DD603F">
          <w:t xml:space="preserve">  The formula </w:t>
        </w:r>
      </w:ins>
      <w:ins w:id="846" w:author="David Conklin" w:date="2020-12-10T08:33:00Z">
        <w:r w:rsidR="00DD603F">
          <w:t>used for depth as a function of Q in CW3M makes depth proportional to th</w:t>
        </w:r>
      </w:ins>
      <w:ins w:id="847" w:author="David Conklin" w:date="2020-12-10T08:34:00Z">
        <w:r w:rsidR="00DD603F">
          <w:t xml:space="preserve">e 3/8 power of Q.  </w:t>
        </w:r>
      </w:ins>
      <w:ins w:id="848" w:author="David Conklin" w:date="2020-12-11T05:19:00Z">
        <w:r w:rsidR="00EC0CDD">
          <w:t>The assumption that the channel cross-s</w:t>
        </w:r>
      </w:ins>
      <w:ins w:id="849" w:author="David Conklin" w:date="2020-12-11T05:20:00Z">
        <w:r w:rsidR="00EC0CDD">
          <w:t xml:space="preserve">ection is both rectangular and has a fixed width:depth ratio is </w:t>
        </w:r>
      </w:ins>
      <w:ins w:id="850" w:author="David Conklin" w:date="2020-12-10T08:35:00Z">
        <w:r w:rsidR="00DD603F">
          <w:t>mathematically</w:t>
        </w:r>
      </w:ins>
      <w:ins w:id="851" w:author="David Conklin" w:date="2020-12-10T08:34:00Z">
        <w:r w:rsidR="00DD603F">
          <w:t xml:space="preserve"> convenient but physically </w:t>
        </w:r>
      </w:ins>
      <w:ins w:id="852" w:author="David Conklin" w:date="2020-12-10T08:36:00Z">
        <w:r w:rsidR="00DD603F">
          <w:t>questionable</w:t>
        </w:r>
      </w:ins>
      <w:ins w:id="853" w:author="David Conklin" w:date="2020-12-11T05:21:00Z">
        <w:r w:rsidR="00EC0CDD">
          <w:t>.</w:t>
        </w:r>
      </w:ins>
      <w:ins w:id="854" w:author="David Conklin" w:date="2020-12-10T08:35:00Z">
        <w:r w:rsidR="00DD603F">
          <w:t xml:space="preserve"> </w:t>
        </w:r>
      </w:ins>
      <w:ins w:id="855" w:author="David Conklin" w:date="2020-12-11T05:21:00Z">
        <w:r w:rsidR="00EC0CDD">
          <w:t xml:space="preserve"> </w:t>
        </w:r>
      </w:ins>
      <w:ins w:id="856" w:author="David Conklin" w:date="2020-12-10T08:41:00Z">
        <w:r w:rsidR="008805C5">
          <w:t>In reality, h</w:t>
        </w:r>
      </w:ins>
      <w:ins w:id="857" w:author="David Conklin" w:date="2020-12-10T08:37:00Z">
        <w:r w:rsidR="00DD603F">
          <w:t>olding the width</w:t>
        </w:r>
      </w:ins>
      <w:ins w:id="858" w:author="David Conklin" w:date="2020-12-10T08:38:00Z">
        <w:r w:rsidR="00DD603F">
          <w:t xml:space="preserve">:depth ratio constant with changing flow would </w:t>
        </w:r>
      </w:ins>
      <w:ins w:id="859" w:author="David Conklin" w:date="2020-12-10T08:41:00Z">
        <w:r w:rsidR="008805C5">
          <w:t>necessi</w:t>
        </w:r>
      </w:ins>
      <w:ins w:id="860" w:author="David Conklin" w:date="2020-12-10T08:42:00Z">
        <w:r w:rsidR="008805C5">
          <w:t>tate</w:t>
        </w:r>
      </w:ins>
      <w:ins w:id="861" w:author="David Conklin" w:date="2020-12-10T08:38:00Z">
        <w:r w:rsidR="00DD603F">
          <w:t xml:space="preserve"> </w:t>
        </w:r>
      </w:ins>
      <w:ins w:id="862" w:author="David Conklin" w:date="2020-12-10T08:42:00Z">
        <w:r w:rsidR="008805C5">
          <w:t>changes to the</w:t>
        </w:r>
      </w:ins>
      <w:ins w:id="863" w:author="David Conklin" w:date="2020-12-10T08:39:00Z">
        <w:r w:rsidR="00DD603F">
          <w:t xml:space="preserve"> channel</w:t>
        </w:r>
      </w:ins>
      <w:ins w:id="864" w:author="David Conklin" w:date="2020-12-10T08:40:00Z">
        <w:r w:rsidR="00DD603F">
          <w:t xml:space="preserve"> width in proportion to the channel depth</w:t>
        </w:r>
        <w:r w:rsidR="008805C5">
          <w:t xml:space="preserve"> as Q changes</w:t>
        </w:r>
      </w:ins>
      <w:ins w:id="865" w:author="David Conklin" w:date="2020-12-10T08:41:00Z">
        <w:r w:rsidR="008805C5">
          <w:t>.</w:t>
        </w:r>
      </w:ins>
      <w:ins w:id="866" w:author="David Conklin" w:date="2020-12-10T08:43:00Z">
        <w:r w:rsidR="008805C5">
          <w:t xml:space="preserve">  Doing so while maintaining a rectangular cross-section would necessitate </w:t>
        </w:r>
      </w:ins>
      <w:ins w:id="867" w:author="David Conklin" w:date="2020-12-10T08:44:00Z">
        <w:r w:rsidR="008805C5">
          <w:t>displacing the streambed and stream banks</w:t>
        </w:r>
      </w:ins>
      <w:ins w:id="868" w:author="David Conklin" w:date="2020-12-10T08:45:00Z">
        <w:r w:rsidR="008805C5">
          <w:t>.</w:t>
        </w:r>
      </w:ins>
      <w:del w:id="869" w:author="David Conklin" w:date="2020-12-10T04:29:00Z">
        <w:r w:rsidDel="000F5E41">
          <w:delText xml:space="preserve">.  </w:delText>
        </w:r>
      </w:del>
    </w:p>
    <w:p w14:paraId="1EABB913" w14:textId="77777777" w:rsidR="00DD603F" w:rsidRDefault="00DD603F">
      <w:pPr>
        <w:ind w:firstLine="720"/>
        <w:rPr>
          <w:ins w:id="870" w:author="David Conklin" w:date="2020-12-10T04:32:00Z"/>
        </w:rPr>
      </w:pPr>
    </w:p>
    <w:p w14:paraId="4675AE25" w14:textId="0D83DDB7" w:rsidR="00DD603F" w:rsidRPr="00094BB3" w:rsidRDefault="00DD603F" w:rsidP="00DD603F">
      <w:pPr>
        <w:rPr>
          <w:ins w:id="871" w:author="David Conklin" w:date="2020-12-10T08:30:00Z"/>
        </w:rPr>
      </w:pPr>
      <w:ins w:id="872" w:author="David Conklin" w:date="2020-12-10T08:30:00Z">
        <w:r>
          <w:t>The actual C++ code in</w:t>
        </w:r>
      </w:ins>
      <w:ins w:id="873" w:author="David Conklin" w:date="2020-12-11T05:23:00Z">
        <w:r w:rsidR="00EC0CDD">
          <w:t xml:space="preserve"> the</w:t>
        </w:r>
      </w:ins>
      <w:ins w:id="874" w:author="David Conklin" w:date="2020-12-10T08:30:00Z">
        <w:r>
          <w:t xml:space="preserve"> </w:t>
        </w:r>
        <w:r w:rsidRPr="00EC0CDD">
          <w:rPr>
            <w:i/>
            <w:iCs/>
            <w:rPrChange w:id="875" w:author="David Conklin" w:date="2020-12-11T05:23:00Z">
              <w:rPr/>
            </w:rPrChange>
          </w:rPr>
          <w:t>GetManningDepthFromQ()</w:t>
        </w:r>
        <w:r>
          <w:t xml:space="preserve"> </w:t>
        </w:r>
      </w:ins>
      <w:ins w:id="876" w:author="David Conklin" w:date="2020-12-11T05:23:00Z">
        <w:r w:rsidR="00EC0CDD">
          <w:t xml:space="preserve">function </w:t>
        </w:r>
      </w:ins>
      <w:ins w:id="877" w:author="David Conklin" w:date="2020-12-10T08:30:00Z">
        <w:r>
          <w:t xml:space="preserve">has </w:t>
        </w:r>
      </w:ins>
      <w:ins w:id="878" w:author="David Conklin" w:date="2020-12-10T08:45:00Z">
        <w:r w:rsidR="008805C5">
          <w:t>this form</w:t>
        </w:r>
      </w:ins>
    </w:p>
    <w:p w14:paraId="2BA6A95E" w14:textId="1CE9FCFD" w:rsidR="00DD603F" w:rsidRDefault="00DD603F" w:rsidP="00DD603F">
      <w:pPr>
        <w:ind w:left="720" w:firstLine="720"/>
        <w:rPr>
          <w:ins w:id="879" w:author="David Conklin" w:date="2020-12-10T08:30:00Z"/>
        </w:rPr>
      </w:pPr>
      <w:ins w:id="880" w:author="David Conklin" w:date="2020-12-10T08:30:00Z">
        <w:r>
          <w:t xml:space="preserve">d = </w:t>
        </w:r>
      </w:ins>
      <w:ins w:id="881" w:author="David Conklin" w:date="2020-12-10T08:49:00Z">
        <w:r w:rsidR="008805C5">
          <w:t xml:space="preserve"> </w:t>
        </w:r>
      </w:ins>
      <w:ins w:id="882" w:author="David Conklin" w:date="2020-12-10T08:30:00Z">
        <w:r>
          <w:t>(</w:t>
        </w:r>
      </w:ins>
      <w:ins w:id="883" w:author="David Conklin" w:date="2020-12-10T08:46:00Z">
        <w:r w:rsidR="008805C5">
          <w:t>0.3 Q</w:t>
        </w:r>
      </w:ins>
      <w:ins w:id="884" w:author="David Conklin" w:date="2020-12-10T08:30:00Z">
        <w:r>
          <w:t xml:space="preserve"> /</w:t>
        </w:r>
      </w:ins>
      <w:ins w:id="885" w:author="David Conklin" w:date="2020-12-10T08:48:00Z">
        <w:r w:rsidR="008805C5">
          <w:t xml:space="preserve"> (</w:t>
        </w:r>
      </w:ins>
      <w:ins w:id="886" w:author="David Conklin" w:date="2020-12-10T08:47:00Z">
        <w:r w:rsidR="008805C5">
          <w:rPr>
            <w:rFonts w:cstheme="minorHAnsi"/>
          </w:rPr>
          <w:t>√</w:t>
        </w:r>
      </w:ins>
      <w:ins w:id="887" w:author="David Conklin" w:date="2020-12-10T08:55:00Z">
        <w:r w:rsidR="009440A8">
          <w:t>S</w:t>
        </w:r>
      </w:ins>
      <w:ins w:id="888" w:author="David Conklin" w:date="2020-12-10T08:30:00Z">
        <w:r>
          <w:t xml:space="preserve"> * wd</w:t>
        </w:r>
      </w:ins>
      <w:ins w:id="889" w:author="David Conklin" w:date="2020-12-11T05:24:00Z">
        <w:r w:rsidR="00606355">
          <w:t>r</w:t>
        </w:r>
      </w:ins>
      <w:ins w:id="890" w:author="David Conklin" w:date="2020-12-10T08:30:00Z">
        <w:r>
          <w:t>term))</w:t>
        </w:r>
      </w:ins>
      <w:ins w:id="891" w:author="David Conklin" w:date="2020-12-10T08:48:00Z">
        <w:r w:rsidR="008805C5">
          <w:rPr>
            <w:vertAlign w:val="superscript"/>
          </w:rPr>
          <w:t xml:space="preserve">3/8 </w:t>
        </w:r>
      </w:ins>
    </w:p>
    <w:p w14:paraId="33BC5284" w14:textId="6EF543B0" w:rsidR="00DD603F" w:rsidRDefault="00DD603F" w:rsidP="00DD603F">
      <w:pPr>
        <w:rPr>
          <w:ins w:id="892" w:author="David Conklin" w:date="2020-12-10T08:30:00Z"/>
        </w:rPr>
      </w:pPr>
      <w:ins w:id="893" w:author="David Conklin" w:date="2020-12-10T08:30:00Z">
        <w:r>
          <w:t>where</w:t>
        </w:r>
      </w:ins>
    </w:p>
    <w:p w14:paraId="5AB663D9" w14:textId="7941D2AD" w:rsidR="00DD603F" w:rsidRDefault="00DD603F" w:rsidP="00DD603F">
      <w:pPr>
        <w:rPr>
          <w:ins w:id="894" w:author="David Conklin" w:date="2020-12-10T08:30:00Z"/>
        </w:rPr>
      </w:pPr>
      <w:ins w:id="895" w:author="David Conklin" w:date="2020-12-10T08:30:00Z">
        <w:r>
          <w:tab/>
        </w:r>
        <w:r>
          <w:tab/>
          <w:t>wd</w:t>
        </w:r>
      </w:ins>
      <w:ins w:id="896" w:author="David Conklin" w:date="2020-12-11T05:22:00Z">
        <w:r w:rsidR="00EC0CDD">
          <w:t>r</w:t>
        </w:r>
      </w:ins>
      <w:ins w:id="897" w:author="David Conklin" w:date="2020-12-10T08:50:00Z">
        <w:r w:rsidR="008805C5">
          <w:t xml:space="preserve"> </w:t>
        </w:r>
      </w:ins>
      <w:ins w:id="898" w:author="David Conklin" w:date="2020-12-10T08:30:00Z">
        <w:r>
          <w:t xml:space="preserve">= </w:t>
        </w:r>
      </w:ins>
      <w:ins w:id="899" w:author="David Conklin" w:date="2020-12-10T08:45:00Z">
        <w:r w:rsidR="008805C5">
          <w:t xml:space="preserve">the width:depth ratio, a </w:t>
        </w:r>
      </w:ins>
      <w:ins w:id="900" w:author="David Conklin" w:date="2020-12-10T08:46:00Z">
        <w:r w:rsidR="008805C5">
          <w:t>prescribed constant</w:t>
        </w:r>
      </w:ins>
      <w:ins w:id="901" w:author="David Conklin" w:date="2020-12-11T10:19:00Z">
        <w:r w:rsidR="00BC45C1">
          <w:t xml:space="preserve"> (CW3M default value = </w:t>
        </w:r>
      </w:ins>
      <w:ins w:id="902" w:author="David Conklin" w:date="2020-12-11T10:20:00Z">
        <w:r w:rsidR="00BC45C1">
          <w:t>10)</w:t>
        </w:r>
      </w:ins>
    </w:p>
    <w:p w14:paraId="22216A21" w14:textId="1833CDE8" w:rsidR="00DD603F" w:rsidRPr="00AB737C" w:rsidRDefault="00DD603F" w:rsidP="00DD603F">
      <w:pPr>
        <w:rPr>
          <w:ins w:id="903" w:author="David Conklin" w:date="2020-12-10T08:30:00Z"/>
        </w:rPr>
      </w:pPr>
      <w:ins w:id="904" w:author="David Conklin" w:date="2020-12-10T08:30:00Z">
        <w:r>
          <w:tab/>
        </w:r>
        <w:r>
          <w:tab/>
          <w:t>wd</w:t>
        </w:r>
      </w:ins>
      <w:ins w:id="905" w:author="David Conklin" w:date="2020-12-11T05:24:00Z">
        <w:r w:rsidR="00606355">
          <w:t>r</w:t>
        </w:r>
      </w:ins>
      <w:ins w:id="906" w:author="David Conklin" w:date="2020-12-10T08:30:00Z">
        <w:r>
          <w:t xml:space="preserve">term </w:t>
        </w:r>
      </w:ins>
      <w:ins w:id="907" w:author="David Conklin" w:date="2020-12-10T08:51:00Z">
        <w:r w:rsidR="009440A8">
          <w:t xml:space="preserve">= </w:t>
        </w:r>
      </w:ins>
      <w:ins w:id="908" w:author="David Conklin" w:date="2020-12-11T05:22:00Z">
        <w:r w:rsidR="00EC0CDD">
          <w:t>wd</w:t>
        </w:r>
      </w:ins>
      <w:ins w:id="909" w:author="David Conklin" w:date="2020-12-11T05:24:00Z">
        <w:r w:rsidR="00606355">
          <w:t>r</w:t>
        </w:r>
      </w:ins>
      <w:ins w:id="910" w:author="David Conklin" w:date="2020-12-10T08:53:00Z">
        <w:r w:rsidR="009440A8">
          <w:t xml:space="preserve"> * (wd</w:t>
        </w:r>
      </w:ins>
      <w:ins w:id="911" w:author="David Conklin" w:date="2020-12-11T05:24:00Z">
        <w:r w:rsidR="00606355">
          <w:t>r</w:t>
        </w:r>
      </w:ins>
      <w:ins w:id="912" w:author="David Conklin" w:date="2020-12-10T08:53:00Z">
        <w:r w:rsidR="009440A8">
          <w:t xml:space="preserve"> / (2 + wd</w:t>
        </w:r>
      </w:ins>
      <w:ins w:id="913" w:author="David Conklin" w:date="2020-12-11T05:24:00Z">
        <w:r w:rsidR="00606355">
          <w:t>r</w:t>
        </w:r>
      </w:ins>
      <w:ins w:id="914" w:author="David Conklin" w:date="2020-12-10T08:53:00Z">
        <w:r w:rsidR="009440A8">
          <w:t>))</w:t>
        </w:r>
        <w:r w:rsidR="009440A8">
          <w:rPr>
            <w:vertAlign w:val="superscript"/>
          </w:rPr>
          <w:t>2/3</w:t>
        </w:r>
        <w:r w:rsidR="009440A8">
          <w:t xml:space="preserve"> </w:t>
        </w:r>
      </w:ins>
    </w:p>
    <w:p w14:paraId="6D42C54A" w14:textId="06678E0E" w:rsidR="000E1CD9" w:rsidRDefault="007F1D03" w:rsidP="009440A8">
      <w:pPr>
        <w:rPr>
          <w:ins w:id="915" w:author="David Conklin" w:date="2020-12-11T09:24:00Z"/>
        </w:rPr>
      </w:pPr>
      <w:ins w:id="916" w:author="David Conklin" w:date="2020-12-11T06:20:00Z">
        <w:r w:rsidRPr="007F1D03">
          <w:t xml:space="preserve">  </w:t>
        </w:r>
        <w:r w:rsidRPr="00D24E1A">
          <w:rPr>
            <w:highlight w:val="yellow"/>
            <w:rPrChange w:id="917" w:author="David Conklin" w:date="2020-12-11T09:22:00Z">
              <w:rPr/>
            </w:rPrChange>
          </w:rPr>
          <w:t>float wdterm = (float)pow((wdRatio / (2 + wdRatio)), 2.0f / 3.0f) * wdRatio;</w:t>
        </w:r>
      </w:ins>
    </w:p>
    <w:p w14:paraId="4DC157C6" w14:textId="75F2239D" w:rsidR="00D24E1A" w:rsidRPr="00D24E1A" w:rsidRDefault="00D24E1A" w:rsidP="009440A8">
      <w:pPr>
        <w:rPr>
          <w:ins w:id="918" w:author="David Conklin" w:date="2020-12-10T08:58:00Z"/>
          <w:highlight w:val="yellow"/>
          <w:rPrChange w:id="919" w:author="David Conklin" w:date="2020-12-11T09:27:00Z">
            <w:rPr>
              <w:ins w:id="920" w:author="David Conklin" w:date="2020-12-10T08:58:00Z"/>
            </w:rPr>
          </w:rPrChange>
        </w:rPr>
      </w:pPr>
      <w:ins w:id="921" w:author="David Conklin" w:date="2020-12-11T09:24:00Z">
        <w:r>
          <w:tab/>
        </w:r>
        <w:r w:rsidRPr="00D24E1A">
          <w:rPr>
            <w:highlight w:val="yellow"/>
            <w:rPrChange w:id="922" w:author="David Conklin" w:date="2020-12-11T09:27:00Z">
              <w:rPr/>
            </w:rPrChange>
          </w:rPr>
          <w:t>= (wdr / (2 + wdr))</w:t>
        </w:r>
        <w:r w:rsidRPr="00D24E1A">
          <w:rPr>
            <w:highlight w:val="yellow"/>
            <w:vertAlign w:val="superscript"/>
            <w:rPrChange w:id="923" w:author="David Conklin" w:date="2020-12-11T09:27:00Z">
              <w:rPr>
                <w:vertAlign w:val="superscript"/>
              </w:rPr>
            </w:rPrChange>
          </w:rPr>
          <w:t>2/3</w:t>
        </w:r>
        <w:r w:rsidRPr="00D24E1A">
          <w:rPr>
            <w:highlight w:val="yellow"/>
            <w:rPrChange w:id="924" w:author="David Conklin" w:date="2020-12-11T09:27:00Z">
              <w:rPr/>
            </w:rPrChange>
          </w:rPr>
          <w:t xml:space="preserve"> * wdr</w:t>
        </w:r>
      </w:ins>
    </w:p>
    <w:p w14:paraId="7EF13412" w14:textId="654D38D7" w:rsidR="00D24E1A" w:rsidRPr="00D24E1A" w:rsidRDefault="00D24E1A" w:rsidP="009440A8">
      <w:pPr>
        <w:rPr>
          <w:ins w:id="925" w:author="David Conklin" w:date="2020-12-11T09:25:00Z"/>
          <w:highlight w:val="yellow"/>
          <w:rPrChange w:id="926" w:author="David Conklin" w:date="2020-12-11T09:27:00Z">
            <w:rPr>
              <w:ins w:id="927" w:author="David Conklin" w:date="2020-12-11T09:25:00Z"/>
            </w:rPr>
          </w:rPrChange>
        </w:rPr>
      </w:pPr>
      <w:ins w:id="928" w:author="David Conklin" w:date="2020-12-11T09:22:00Z">
        <w:r w:rsidRPr="00D24E1A">
          <w:rPr>
            <w:highlight w:val="yellow"/>
            <w:rPrChange w:id="929" w:author="David Conklin" w:date="2020-12-11T09:27:00Z">
              <w:rPr/>
            </w:rPrChange>
          </w:rPr>
          <w:t xml:space="preserve">  float depth = (float)pow(((Q * pReach-&gt;m_n) / ((float)sqrt(pReach-&gt;m_slope) * wdterm)), 3.0f /</w:t>
        </w:r>
      </w:ins>
      <w:ins w:id="930" w:author="David Conklin" w:date="2020-12-11T09:23:00Z">
        <w:r w:rsidRPr="00D24E1A">
          <w:rPr>
            <w:highlight w:val="yellow"/>
            <w:rPrChange w:id="931" w:author="David Conklin" w:date="2020-12-11T09:27:00Z">
              <w:rPr/>
            </w:rPrChange>
          </w:rPr>
          <w:t xml:space="preserve"> / 8.0f);</w:t>
        </w:r>
      </w:ins>
      <w:ins w:id="932" w:author="David Conklin" w:date="2020-12-11T09:22:00Z">
        <w:r w:rsidRPr="00D24E1A">
          <w:rPr>
            <w:highlight w:val="yellow"/>
            <w:rPrChange w:id="933" w:author="David Conklin" w:date="2020-12-11T09:27:00Z">
              <w:rPr/>
            </w:rPrChange>
          </w:rPr>
          <w:t xml:space="preserve"> </w:t>
        </w:r>
      </w:ins>
    </w:p>
    <w:p w14:paraId="5E8A8538" w14:textId="5B5E8622" w:rsidR="00D24E1A" w:rsidRDefault="00D24E1A" w:rsidP="009440A8">
      <w:pPr>
        <w:rPr>
          <w:ins w:id="934" w:author="David Conklin" w:date="2020-12-11T09:27:00Z"/>
        </w:rPr>
      </w:pPr>
      <w:ins w:id="935" w:author="David Conklin" w:date="2020-12-11T09:25:00Z">
        <w:r w:rsidRPr="00D24E1A">
          <w:rPr>
            <w:highlight w:val="yellow"/>
            <w:rPrChange w:id="936" w:author="David Conklin" w:date="2020-12-11T09:27:00Z">
              <w:rPr/>
            </w:rPrChange>
          </w:rPr>
          <w:tab/>
          <w:t>=</w:t>
        </w:r>
      </w:ins>
      <w:ins w:id="937" w:author="David Conklin" w:date="2020-12-11T09:26:00Z">
        <w:r w:rsidRPr="00D24E1A">
          <w:rPr>
            <w:highlight w:val="yellow"/>
            <w:rPrChange w:id="938" w:author="David Conklin" w:date="2020-12-11T09:27:00Z">
              <w:rPr/>
            </w:rPrChange>
          </w:rPr>
          <w:t xml:space="preserve"> (</w:t>
        </w:r>
      </w:ins>
      <w:ins w:id="939" w:author="David Conklin" w:date="2020-12-11T09:25:00Z">
        <w:r w:rsidRPr="00D24E1A">
          <w:rPr>
            <w:highlight w:val="yellow"/>
            <w:rPrChange w:id="940" w:author="David Conklin" w:date="2020-12-11T09:27:00Z">
              <w:rPr/>
            </w:rPrChange>
          </w:rPr>
          <w:t xml:space="preserve">(Q * m_n) / </w:t>
        </w:r>
      </w:ins>
      <w:ins w:id="941" w:author="David Conklin" w:date="2020-12-11T09:26:00Z">
        <w:r w:rsidRPr="00D24E1A">
          <w:rPr>
            <w:highlight w:val="yellow"/>
            <w:rPrChange w:id="942" w:author="David Conklin" w:date="2020-12-11T09:27:00Z">
              <w:rPr/>
            </w:rPrChange>
          </w:rPr>
          <w:t>(</w:t>
        </w:r>
      </w:ins>
      <w:ins w:id="943" w:author="David Conklin" w:date="2020-12-11T09:25:00Z">
        <w:r w:rsidRPr="00D24E1A">
          <w:rPr>
            <w:rFonts w:cstheme="minorHAnsi"/>
            <w:highlight w:val="yellow"/>
            <w:rPrChange w:id="944" w:author="David Conklin" w:date="2020-12-11T09:27:00Z">
              <w:rPr>
                <w:rFonts w:cstheme="minorHAnsi"/>
              </w:rPr>
            </w:rPrChange>
          </w:rPr>
          <w:t>√</w:t>
        </w:r>
        <w:r w:rsidRPr="00D24E1A">
          <w:rPr>
            <w:highlight w:val="yellow"/>
            <w:rPrChange w:id="945" w:author="David Conklin" w:date="2020-12-11T09:27:00Z">
              <w:rPr/>
            </w:rPrChange>
          </w:rPr>
          <w:t>S</w:t>
        </w:r>
      </w:ins>
      <w:ins w:id="946" w:author="David Conklin" w:date="2020-12-11T09:26:00Z">
        <w:r w:rsidRPr="00D24E1A">
          <w:rPr>
            <w:highlight w:val="yellow"/>
            <w:rPrChange w:id="947" w:author="David Conklin" w:date="2020-12-11T09:27:00Z">
              <w:rPr/>
            </w:rPrChange>
          </w:rPr>
          <w:t xml:space="preserve"> * wdterm))</w:t>
        </w:r>
        <w:r w:rsidRPr="00D24E1A">
          <w:rPr>
            <w:highlight w:val="yellow"/>
            <w:vertAlign w:val="superscript"/>
            <w:rPrChange w:id="948" w:author="David Conklin" w:date="2020-12-11T09:27:00Z">
              <w:rPr>
                <w:vertAlign w:val="superscript"/>
              </w:rPr>
            </w:rPrChange>
          </w:rPr>
          <w:t>3/8</w:t>
        </w:r>
      </w:ins>
    </w:p>
    <w:p w14:paraId="544CA01D" w14:textId="77777777" w:rsidR="00D24E1A" w:rsidRPr="00D24E1A" w:rsidRDefault="00D24E1A" w:rsidP="009440A8">
      <w:pPr>
        <w:rPr>
          <w:ins w:id="949" w:author="David Conklin" w:date="2020-12-11T09:24:00Z"/>
        </w:rPr>
      </w:pPr>
    </w:p>
    <w:p w14:paraId="6AFD0DBA" w14:textId="080690E4" w:rsidR="00F01306" w:rsidRDefault="00606355" w:rsidP="009440A8">
      <w:pPr>
        <w:rPr>
          <w:ins w:id="950" w:author="David Conklin" w:date="2020-12-10T10:30:00Z"/>
        </w:rPr>
      </w:pPr>
      <w:ins w:id="951" w:author="David Conklin" w:date="2020-12-11T05:25:00Z">
        <w:r>
          <w:t>Consolidating</w:t>
        </w:r>
      </w:ins>
      <w:ins w:id="952" w:author="David Conklin" w:date="2020-12-10T10:30:00Z">
        <w:r w:rsidR="00F01306">
          <w:t xml:space="preserve"> the constant factors into a single term</w:t>
        </w:r>
      </w:ins>
    </w:p>
    <w:p w14:paraId="0E9F8A1D" w14:textId="34A6186A" w:rsidR="00F01306" w:rsidRPr="00F01306" w:rsidRDefault="00F01306" w:rsidP="009440A8">
      <w:pPr>
        <w:rPr>
          <w:ins w:id="953" w:author="David Conklin" w:date="2020-12-10T10:30:00Z"/>
          <w:vertAlign w:val="superscript"/>
          <w:rPrChange w:id="954" w:author="David Conklin" w:date="2020-12-10T10:32:00Z">
            <w:rPr>
              <w:ins w:id="955" w:author="David Conklin" w:date="2020-12-10T10:30:00Z"/>
            </w:rPr>
          </w:rPrChange>
        </w:rPr>
      </w:pPr>
      <w:ins w:id="956" w:author="David Conklin" w:date="2020-12-10T10:30:00Z">
        <w:r>
          <w:tab/>
        </w:r>
        <w:r>
          <w:tab/>
        </w:r>
      </w:ins>
      <w:ins w:id="957" w:author="David Conklin" w:date="2020-12-11T05:26:00Z">
        <w:r w:rsidR="00606355">
          <w:t>k</w:t>
        </w:r>
      </w:ins>
      <w:ins w:id="958" w:author="David Conklin" w:date="2020-12-10T10:31:00Z">
        <w:r>
          <w:t xml:space="preserve">k = (0.3 / </w:t>
        </w:r>
        <w:r>
          <w:rPr>
            <w:rFonts w:cstheme="minorHAnsi"/>
          </w:rPr>
          <w:t>√</w:t>
        </w:r>
        <w:r>
          <w:t>S)</w:t>
        </w:r>
      </w:ins>
      <w:ins w:id="959" w:author="David Conklin" w:date="2020-12-10T10:32:00Z">
        <w:r>
          <w:rPr>
            <w:vertAlign w:val="superscript"/>
          </w:rPr>
          <w:t>3/8</w:t>
        </w:r>
      </w:ins>
    </w:p>
    <w:p w14:paraId="1EF171A1" w14:textId="09048CF0" w:rsidR="009440A8" w:rsidRDefault="009440A8" w:rsidP="009440A8">
      <w:pPr>
        <w:rPr>
          <w:ins w:id="960" w:author="David Conklin" w:date="2020-12-10T08:57:00Z"/>
        </w:rPr>
      </w:pPr>
      <w:ins w:id="961" w:author="David Conklin" w:date="2020-12-10T08:57:00Z">
        <w:r>
          <w:t>the C++ code could have been written as</w:t>
        </w:r>
      </w:ins>
    </w:p>
    <w:p w14:paraId="2A941011" w14:textId="3DA6BB4B" w:rsidR="009440A8" w:rsidRPr="00606355" w:rsidRDefault="00606355" w:rsidP="009440A8">
      <w:pPr>
        <w:ind w:left="720" w:firstLine="720"/>
        <w:rPr>
          <w:ins w:id="962" w:author="David Conklin" w:date="2020-12-10T08:58:00Z"/>
        </w:rPr>
      </w:pPr>
      <w:ins w:id="963" w:author="David Conklin" w:date="2020-12-11T05:26:00Z">
        <w:r>
          <w:t>d</w:t>
        </w:r>
      </w:ins>
      <w:ins w:id="964" w:author="David Conklin" w:date="2020-12-10T10:36:00Z">
        <w:r w:rsidR="00E9159B">
          <w:t xml:space="preserve"> </w:t>
        </w:r>
      </w:ins>
      <w:ins w:id="965" w:author="David Conklin" w:date="2020-12-10T08:58:00Z">
        <w:r w:rsidR="009440A8">
          <w:t xml:space="preserve"> = </w:t>
        </w:r>
      </w:ins>
      <w:ins w:id="966" w:author="David Conklin" w:date="2020-12-10T10:34:00Z">
        <w:r w:rsidR="00E9159B">
          <w:t>k</w:t>
        </w:r>
      </w:ins>
      <w:ins w:id="967" w:author="David Conklin" w:date="2020-12-11T05:27:00Z">
        <w:r>
          <w:t>k</w:t>
        </w:r>
      </w:ins>
      <w:ins w:id="968" w:author="David Conklin" w:date="2020-12-10T10:34:00Z">
        <w:r w:rsidR="00E9159B">
          <w:t xml:space="preserve"> * </w:t>
        </w:r>
      </w:ins>
      <w:ins w:id="969" w:author="David Conklin" w:date="2020-12-10T08:58:00Z">
        <w:r w:rsidR="009440A8">
          <w:t>Q</w:t>
        </w:r>
      </w:ins>
      <w:ins w:id="970" w:author="David Conklin" w:date="2020-12-10T10:35:00Z">
        <w:r w:rsidR="00E9159B">
          <w:rPr>
            <w:vertAlign w:val="superscript"/>
          </w:rPr>
          <w:t>3/8</w:t>
        </w:r>
        <w:r w:rsidR="00E9159B">
          <w:t xml:space="preserve"> </w:t>
        </w:r>
      </w:ins>
      <w:ins w:id="971" w:author="David Conklin" w:date="2020-12-11T09:29:00Z">
        <w:r w:rsidR="00D24E1A">
          <w:t>/</w:t>
        </w:r>
      </w:ins>
      <w:ins w:id="972" w:author="David Conklin" w:date="2020-12-11T05:27:00Z">
        <w:r>
          <w:t xml:space="preserve"> </w:t>
        </w:r>
      </w:ins>
      <w:ins w:id="973" w:author="David Conklin" w:date="2020-12-10T08:58:00Z">
        <w:r w:rsidR="009440A8" w:rsidRPr="00AB737C">
          <w:t>wd</w:t>
        </w:r>
      </w:ins>
      <w:ins w:id="974" w:author="David Conklin" w:date="2020-12-11T09:35:00Z">
        <w:r w:rsidR="009D5BB9">
          <w:t>r</w:t>
        </w:r>
      </w:ins>
      <w:ins w:id="975" w:author="David Conklin" w:date="2020-12-10T08:58:00Z">
        <w:r w:rsidR="009440A8" w:rsidRPr="00AB737C">
          <w:t>term</w:t>
        </w:r>
        <w:r w:rsidR="009440A8" w:rsidRPr="00AB737C">
          <w:rPr>
            <w:vertAlign w:val="superscript"/>
          </w:rPr>
          <w:t>3</w:t>
        </w:r>
        <w:r w:rsidR="009440A8">
          <w:rPr>
            <w:vertAlign w:val="superscript"/>
          </w:rPr>
          <w:t>/8</w:t>
        </w:r>
      </w:ins>
    </w:p>
    <w:p w14:paraId="7804DEBD" w14:textId="0C71F2E7" w:rsidR="00083D1B" w:rsidRDefault="00083D1B" w:rsidP="00083D1B">
      <w:pPr>
        <w:rPr>
          <w:ins w:id="976" w:author="David Conklin" w:date="2020-12-10T10:37:00Z"/>
        </w:rPr>
      </w:pPr>
    </w:p>
    <w:p w14:paraId="77EA6051" w14:textId="77777777" w:rsidR="00606355" w:rsidRDefault="00E9159B" w:rsidP="00083D1B">
      <w:pPr>
        <w:rPr>
          <w:ins w:id="977" w:author="David Conklin" w:date="2020-12-11T05:29:00Z"/>
        </w:rPr>
      </w:pPr>
      <w:ins w:id="978" w:author="David Conklin" w:date="2020-12-10T10:37:00Z">
        <w:r>
          <w:t>Here is the derivation of the C++ form from the Manning equation.</w:t>
        </w:r>
      </w:ins>
      <w:ins w:id="979" w:author="David Conklin" w:date="2020-12-11T05:28:00Z">
        <w:r w:rsidR="00606355">
          <w:t xml:space="preserve">  </w:t>
        </w:r>
      </w:ins>
    </w:p>
    <w:p w14:paraId="757E050C" w14:textId="35FA2F73" w:rsidR="00606355" w:rsidRPr="00606355" w:rsidRDefault="00606355" w:rsidP="00606355">
      <w:pPr>
        <w:ind w:left="720"/>
        <w:rPr>
          <w:ins w:id="980" w:author="David Conklin" w:date="2020-12-11T05:29:00Z"/>
          <w:rPrChange w:id="981" w:author="David Conklin" w:date="2020-12-11T05:30:00Z">
            <w:rPr>
              <w:ins w:id="982" w:author="David Conklin" w:date="2020-12-11T05:29:00Z"/>
              <w:i/>
              <w:iCs/>
            </w:rPr>
          </w:rPrChange>
        </w:rPr>
      </w:pPr>
      <w:ins w:id="983" w:author="David Conklin" w:date="2020-12-11T05:29:00Z">
        <w:r>
          <w:tab/>
          <w:t>Q = A * R</w:t>
        </w:r>
        <w:r>
          <w:rPr>
            <w:vertAlign w:val="superscript"/>
          </w:rPr>
          <w:t>2/3</w:t>
        </w:r>
        <w:r>
          <w:t xml:space="preserve"> * </w:t>
        </w:r>
        <w:r>
          <w:rPr>
            <w:rFonts w:cstheme="minorHAnsi"/>
          </w:rPr>
          <w:t>√</w:t>
        </w:r>
        <w:r>
          <w:t xml:space="preserve">S / </w:t>
        </w:r>
        <w:r>
          <w:rPr>
            <w:i/>
            <w:iCs/>
          </w:rPr>
          <w:t>n</w:t>
        </w:r>
        <w:r>
          <w:rPr>
            <w:i/>
            <w:iCs/>
          </w:rPr>
          <w:tab/>
        </w:r>
      </w:ins>
      <w:ins w:id="984" w:author="David Conklin" w:date="2020-12-11T05:30:00Z">
        <w:r>
          <w:rPr>
            <w:i/>
            <w:iCs/>
          </w:rPr>
          <w:tab/>
        </w:r>
        <w:r>
          <w:t xml:space="preserve">original </w:t>
        </w:r>
      </w:ins>
      <w:ins w:id="985" w:author="David Conklin" w:date="2020-12-11T05:31:00Z">
        <w:r>
          <w:t xml:space="preserve">form of Manning equation for volumetric flow </w:t>
        </w:r>
      </w:ins>
    </w:p>
    <w:p w14:paraId="17D17CC4" w14:textId="77777777" w:rsidR="005064A2" w:rsidRDefault="005064A2" w:rsidP="00606355">
      <w:pPr>
        <w:rPr>
          <w:ins w:id="986" w:author="David Conklin" w:date="2020-12-11T05:45:00Z"/>
        </w:rPr>
      </w:pPr>
    </w:p>
    <w:p w14:paraId="14D6FE72" w14:textId="637EF031" w:rsidR="00606355" w:rsidRDefault="00606355" w:rsidP="00606355">
      <w:pPr>
        <w:rPr>
          <w:ins w:id="987" w:author="David Conklin" w:date="2020-12-11T05:33:00Z"/>
        </w:rPr>
      </w:pPr>
      <w:ins w:id="988" w:author="David Conklin" w:date="2020-12-11T05:31:00Z">
        <w:r>
          <w:t>Using the assu</w:t>
        </w:r>
      </w:ins>
      <w:ins w:id="989" w:author="David Conklin" w:date="2020-12-11T05:32:00Z">
        <w:r>
          <w:t>mption of a rectangular channel cross-section, express A, R</w:t>
        </w:r>
      </w:ins>
      <w:ins w:id="990" w:author="David Conklin" w:date="2020-12-11T05:40:00Z">
        <w:r w:rsidR="00201607">
          <w:t>, p</w:t>
        </w:r>
      </w:ins>
      <w:ins w:id="991" w:author="David Conklin" w:date="2020-12-11T05:32:00Z">
        <w:r>
          <w:t xml:space="preserve"> and w in terms</w:t>
        </w:r>
      </w:ins>
      <w:ins w:id="992" w:author="David Conklin" w:date="2020-12-11T05:33:00Z">
        <w:r>
          <w:t xml:space="preserve"> of d and wdr.</w:t>
        </w:r>
      </w:ins>
    </w:p>
    <w:p w14:paraId="7C14CF31" w14:textId="1741F107" w:rsidR="00606355" w:rsidRDefault="00606355" w:rsidP="00606355">
      <w:pPr>
        <w:rPr>
          <w:ins w:id="993" w:author="David Conklin" w:date="2020-12-11T05:33:00Z"/>
        </w:rPr>
      </w:pPr>
      <w:ins w:id="994" w:author="David Conklin" w:date="2020-12-11T05:33:00Z">
        <w:r>
          <w:tab/>
        </w:r>
        <w:r>
          <w:tab/>
          <w:t>w = d * wdr</w:t>
        </w:r>
        <w:r>
          <w:tab/>
        </w:r>
        <w:r>
          <w:tab/>
          <w:t>width</w:t>
        </w:r>
      </w:ins>
      <w:ins w:id="995" w:author="David Conklin" w:date="2020-12-11T05:35:00Z">
        <w:r w:rsidR="00201607">
          <w:t>, m</w:t>
        </w:r>
      </w:ins>
    </w:p>
    <w:p w14:paraId="39C16653" w14:textId="31248380" w:rsidR="00606355" w:rsidRPr="00201607" w:rsidRDefault="00606355" w:rsidP="00606355">
      <w:pPr>
        <w:rPr>
          <w:ins w:id="996" w:author="David Conklin" w:date="2020-12-11T05:34:00Z"/>
          <w:vertAlign w:val="superscript"/>
          <w:rPrChange w:id="997" w:author="David Conklin" w:date="2020-12-11T05:35:00Z">
            <w:rPr>
              <w:ins w:id="998" w:author="David Conklin" w:date="2020-12-11T05:34:00Z"/>
            </w:rPr>
          </w:rPrChange>
        </w:rPr>
      </w:pPr>
      <w:ins w:id="999" w:author="David Conklin" w:date="2020-12-11T05:33:00Z">
        <w:r>
          <w:tab/>
        </w:r>
        <w:r>
          <w:tab/>
          <w:t xml:space="preserve">A = </w:t>
        </w:r>
      </w:ins>
      <w:ins w:id="1000" w:author="David Conklin" w:date="2020-12-11T05:34:00Z">
        <w:r w:rsidR="00201607">
          <w:t xml:space="preserve">w * d </w:t>
        </w:r>
        <w:r w:rsidR="00201607">
          <w:tab/>
        </w:r>
        <w:r w:rsidR="00201607">
          <w:tab/>
          <w:t>cross</w:t>
        </w:r>
      </w:ins>
      <w:ins w:id="1001" w:author="David Conklin" w:date="2020-12-11T05:35:00Z">
        <w:r w:rsidR="00201607">
          <w:t>-sectional area of flow, m</w:t>
        </w:r>
        <w:r w:rsidR="00201607">
          <w:rPr>
            <w:vertAlign w:val="superscript"/>
          </w:rPr>
          <w:t>2</w:t>
        </w:r>
      </w:ins>
    </w:p>
    <w:p w14:paraId="4A96FADD" w14:textId="186EB188" w:rsidR="00201607" w:rsidRDefault="00201607" w:rsidP="00606355">
      <w:pPr>
        <w:rPr>
          <w:ins w:id="1002" w:author="David Conklin" w:date="2020-12-11T05:36:00Z"/>
        </w:rPr>
      </w:pPr>
      <w:ins w:id="1003" w:author="David Conklin" w:date="2020-12-11T05:34:00Z">
        <w:r>
          <w:tab/>
        </w:r>
        <w:r>
          <w:tab/>
        </w:r>
      </w:ins>
      <w:ins w:id="1004" w:author="David Conklin" w:date="2020-12-11T05:35:00Z">
        <w:r>
          <w:t xml:space="preserve">    </w:t>
        </w:r>
      </w:ins>
      <w:ins w:id="1005" w:author="David Conklin" w:date="2020-12-11T05:34:00Z">
        <w:r>
          <w:t>= d</w:t>
        </w:r>
        <w:r>
          <w:rPr>
            <w:vertAlign w:val="superscript"/>
          </w:rPr>
          <w:t>2</w:t>
        </w:r>
        <w:r>
          <w:t xml:space="preserve"> * wdr</w:t>
        </w:r>
      </w:ins>
    </w:p>
    <w:p w14:paraId="699D7CAB" w14:textId="3668CD2E" w:rsidR="00201607" w:rsidRDefault="00201607" w:rsidP="00606355">
      <w:pPr>
        <w:rPr>
          <w:ins w:id="1006" w:author="David Conklin" w:date="2020-12-11T05:40:00Z"/>
        </w:rPr>
      </w:pPr>
      <w:ins w:id="1007" w:author="David Conklin" w:date="2020-12-11T05:36:00Z">
        <w:r>
          <w:tab/>
        </w:r>
        <w:r>
          <w:tab/>
          <w:t>p = w + 2d</w:t>
        </w:r>
        <w:r>
          <w:tab/>
        </w:r>
        <w:r>
          <w:tab/>
          <w:t>wetted perimeter, m</w:t>
        </w:r>
      </w:ins>
    </w:p>
    <w:p w14:paraId="6D942796" w14:textId="1C7EBBE6" w:rsidR="00201607" w:rsidRDefault="00201607" w:rsidP="00606355">
      <w:pPr>
        <w:rPr>
          <w:ins w:id="1008" w:author="David Conklin" w:date="2020-12-11T05:41:00Z"/>
        </w:rPr>
      </w:pPr>
      <w:ins w:id="1009" w:author="David Conklin" w:date="2020-12-11T05:40:00Z">
        <w:r>
          <w:lastRenderedPageBreak/>
          <w:tab/>
        </w:r>
        <w:r>
          <w:tab/>
          <w:t xml:space="preserve">    = d * wdr + 2d</w:t>
        </w:r>
      </w:ins>
    </w:p>
    <w:p w14:paraId="44FB2784" w14:textId="25F0C070" w:rsidR="00201607" w:rsidRPr="00201607" w:rsidRDefault="00201607" w:rsidP="00606355">
      <w:pPr>
        <w:rPr>
          <w:ins w:id="1010" w:author="David Conklin" w:date="2020-12-11T05:33:00Z"/>
        </w:rPr>
      </w:pPr>
      <w:ins w:id="1011" w:author="David Conklin" w:date="2020-12-11T05:41:00Z">
        <w:r>
          <w:tab/>
        </w:r>
        <w:r>
          <w:tab/>
          <w:t xml:space="preserve">    = d * (wdr + 2)</w:t>
        </w:r>
      </w:ins>
    </w:p>
    <w:p w14:paraId="3965BD53" w14:textId="61750BF3" w:rsidR="00606355" w:rsidRDefault="00606355" w:rsidP="00606355">
      <w:pPr>
        <w:rPr>
          <w:ins w:id="1012" w:author="David Conklin" w:date="2020-12-11T05:37:00Z"/>
        </w:rPr>
      </w:pPr>
      <w:ins w:id="1013" w:author="David Conklin" w:date="2020-12-11T05:29:00Z">
        <w:r>
          <w:tab/>
        </w:r>
        <w:r>
          <w:tab/>
        </w:r>
      </w:ins>
      <w:ins w:id="1014" w:author="David Conklin" w:date="2020-12-11T05:35:00Z">
        <w:r w:rsidR="00201607">
          <w:t xml:space="preserve">R </w:t>
        </w:r>
      </w:ins>
      <w:ins w:id="1015" w:author="David Conklin" w:date="2020-12-11T05:29:00Z">
        <w:r>
          <w:t xml:space="preserve">= </w:t>
        </w:r>
      </w:ins>
      <w:ins w:id="1016" w:author="David Conklin" w:date="2020-12-11T05:37:00Z">
        <w:r w:rsidR="00201607">
          <w:t>A / p</w:t>
        </w:r>
      </w:ins>
    </w:p>
    <w:p w14:paraId="2B487907" w14:textId="4DA23515" w:rsidR="00201607" w:rsidRDefault="00201607" w:rsidP="00083D1B">
      <w:pPr>
        <w:rPr>
          <w:ins w:id="1017" w:author="David Conklin" w:date="2020-12-11T05:41:00Z"/>
        </w:rPr>
      </w:pPr>
      <w:ins w:id="1018" w:author="David Conklin" w:date="2020-12-11T05:37:00Z">
        <w:r>
          <w:tab/>
        </w:r>
        <w:r>
          <w:tab/>
          <w:t xml:space="preserve">   </w:t>
        </w:r>
      </w:ins>
      <w:ins w:id="1019" w:author="David Conklin" w:date="2020-12-11T05:42:00Z">
        <w:r>
          <w:t xml:space="preserve"> </w:t>
        </w:r>
      </w:ins>
      <w:ins w:id="1020" w:author="David Conklin" w:date="2020-12-11T05:37:00Z">
        <w:r>
          <w:t>= (d</w:t>
        </w:r>
        <w:r>
          <w:rPr>
            <w:vertAlign w:val="superscript"/>
          </w:rPr>
          <w:t>2</w:t>
        </w:r>
        <w:r>
          <w:t xml:space="preserve"> * wdr) / (</w:t>
        </w:r>
      </w:ins>
      <w:ins w:id="1021" w:author="David Conklin" w:date="2020-12-11T05:41:00Z">
        <w:r>
          <w:t>d * (wdr + 2))</w:t>
        </w:r>
      </w:ins>
    </w:p>
    <w:p w14:paraId="4035368E" w14:textId="575E4D11" w:rsidR="00201607" w:rsidRDefault="00201607" w:rsidP="00083D1B">
      <w:pPr>
        <w:rPr>
          <w:ins w:id="1022" w:author="David Conklin" w:date="2020-12-11T05:44:00Z"/>
        </w:rPr>
      </w:pPr>
      <w:ins w:id="1023" w:author="David Conklin" w:date="2020-12-11T05:41:00Z">
        <w:r>
          <w:tab/>
        </w:r>
        <w:r>
          <w:tab/>
          <w:t xml:space="preserve">    = </w:t>
        </w:r>
      </w:ins>
      <w:ins w:id="1024" w:author="David Conklin" w:date="2020-12-11T05:42:00Z">
        <w:r>
          <w:t>d * wdr / (wdr + 2)</w:t>
        </w:r>
      </w:ins>
    </w:p>
    <w:p w14:paraId="57BF5DD1" w14:textId="77777777" w:rsidR="005064A2" w:rsidRDefault="005064A2" w:rsidP="00083D1B">
      <w:pPr>
        <w:rPr>
          <w:ins w:id="1025" w:author="David Conklin" w:date="2020-12-11T05:41:00Z"/>
        </w:rPr>
      </w:pPr>
    </w:p>
    <w:p w14:paraId="0A804F1A" w14:textId="6D4BCAF9" w:rsidR="00E9159B" w:rsidRDefault="005064A2" w:rsidP="00083D1B">
      <w:pPr>
        <w:rPr>
          <w:ins w:id="1026" w:author="David Conklin" w:date="2020-12-11T05:46:00Z"/>
        </w:rPr>
      </w:pPr>
      <w:ins w:id="1027" w:author="David Conklin" w:date="2020-12-11T05:45:00Z">
        <w:r>
          <w:t xml:space="preserve">Substitute those expressions for A and R </w:t>
        </w:r>
      </w:ins>
      <w:ins w:id="1028" w:author="David Conklin" w:date="2020-12-11T05:46:00Z">
        <w:r>
          <w:t>back into the original form</w:t>
        </w:r>
      </w:ins>
      <w:ins w:id="1029" w:author="David Conklin" w:date="2020-12-11T05:54:00Z">
        <w:r>
          <w:t xml:space="preserve"> and solve for d in terms of </w:t>
        </w:r>
        <w:r w:rsidR="00B729F3">
          <w:t>Q and wdr.</w:t>
        </w:r>
      </w:ins>
    </w:p>
    <w:p w14:paraId="7725C0E9" w14:textId="2AD19E60" w:rsidR="005064A2" w:rsidRDefault="005064A2" w:rsidP="00083D1B">
      <w:pPr>
        <w:rPr>
          <w:ins w:id="1030" w:author="David Conklin" w:date="2020-12-11T05:48:00Z"/>
          <w:i/>
          <w:iCs/>
        </w:rPr>
      </w:pPr>
      <w:ins w:id="1031" w:author="David Conklin" w:date="2020-12-11T05:46:00Z">
        <w:r>
          <w:tab/>
        </w:r>
        <w:r>
          <w:tab/>
          <w:t>Q = (d</w:t>
        </w:r>
        <w:r>
          <w:rPr>
            <w:vertAlign w:val="superscript"/>
          </w:rPr>
          <w:t>2</w:t>
        </w:r>
        <w:r>
          <w:t xml:space="preserve"> * wdr)</w:t>
        </w:r>
      </w:ins>
      <w:ins w:id="1032" w:author="David Conklin" w:date="2020-12-11T05:47:00Z">
        <w:r>
          <w:t xml:space="preserve"> * (d * wdr / (wdr + 2))</w:t>
        </w:r>
        <w:r>
          <w:rPr>
            <w:vertAlign w:val="superscript"/>
          </w:rPr>
          <w:t>2/3</w:t>
        </w:r>
      </w:ins>
      <w:ins w:id="1033" w:author="David Conklin" w:date="2020-12-11T05:48:00Z">
        <w:r>
          <w:t xml:space="preserve"> * </w:t>
        </w:r>
        <w:r>
          <w:rPr>
            <w:rFonts w:cstheme="minorHAnsi"/>
          </w:rPr>
          <w:t>√</w:t>
        </w:r>
        <w:r>
          <w:t xml:space="preserve">S / </w:t>
        </w:r>
        <w:r>
          <w:rPr>
            <w:i/>
            <w:iCs/>
          </w:rPr>
          <w:t>n</w:t>
        </w:r>
        <w:r>
          <w:rPr>
            <w:i/>
            <w:iCs/>
          </w:rPr>
          <w:tab/>
        </w:r>
      </w:ins>
    </w:p>
    <w:p w14:paraId="7ED4EC1B" w14:textId="54909285" w:rsidR="005064A2" w:rsidRDefault="005064A2" w:rsidP="00083D1B">
      <w:pPr>
        <w:rPr>
          <w:ins w:id="1034" w:author="David Conklin" w:date="2020-12-11T05:53:00Z"/>
        </w:rPr>
      </w:pPr>
      <w:ins w:id="1035" w:author="David Conklin" w:date="2020-12-11T05:48:00Z">
        <w:r>
          <w:tab/>
        </w:r>
        <w:r>
          <w:tab/>
        </w:r>
      </w:ins>
      <w:ins w:id="1036" w:author="David Conklin" w:date="2020-12-11T07:15:00Z">
        <w:r w:rsidR="00BA1AEA">
          <w:t>Q</w:t>
        </w:r>
      </w:ins>
      <w:ins w:id="1037" w:author="David Conklin" w:date="2020-12-11T05:48:00Z">
        <w:r>
          <w:t xml:space="preserve">  = (</w:t>
        </w:r>
        <w:r>
          <w:rPr>
            <w:rFonts w:cstheme="minorHAnsi"/>
          </w:rPr>
          <w:t>√</w:t>
        </w:r>
        <w:r>
          <w:t xml:space="preserve">S / </w:t>
        </w:r>
        <w:r>
          <w:rPr>
            <w:i/>
            <w:iCs/>
          </w:rPr>
          <w:t>n</w:t>
        </w:r>
      </w:ins>
      <w:ins w:id="1038" w:author="David Conklin" w:date="2020-12-11T05:49:00Z">
        <w:r>
          <w:t xml:space="preserve">) </w:t>
        </w:r>
      </w:ins>
      <w:ins w:id="1039" w:author="David Conklin" w:date="2020-12-11T06:07:00Z">
        <w:r w:rsidR="00870701">
          <w:t>* d</w:t>
        </w:r>
      </w:ins>
      <w:ins w:id="1040" w:author="David Conklin" w:date="2020-12-11T07:12:00Z">
        <w:r w:rsidR="00BA1AEA">
          <w:rPr>
            <w:vertAlign w:val="superscript"/>
          </w:rPr>
          <w:t>8/3</w:t>
        </w:r>
      </w:ins>
      <w:ins w:id="1041" w:author="David Conklin" w:date="2020-12-11T06:07:00Z">
        <w:r w:rsidR="00870701">
          <w:t xml:space="preserve"> * wdr</w:t>
        </w:r>
      </w:ins>
      <w:ins w:id="1042" w:author="David Conklin" w:date="2020-12-11T07:12:00Z">
        <w:r w:rsidR="00BA1AEA">
          <w:t xml:space="preserve"> </w:t>
        </w:r>
      </w:ins>
      <w:ins w:id="1043" w:author="David Conklin" w:date="2020-12-11T05:49:00Z">
        <w:r>
          <w:t>* ( wdr / (wdr + 2))</w:t>
        </w:r>
        <w:r>
          <w:rPr>
            <w:vertAlign w:val="superscript"/>
          </w:rPr>
          <w:t>2/3</w:t>
        </w:r>
      </w:ins>
    </w:p>
    <w:p w14:paraId="36122C0E" w14:textId="0B3D8101" w:rsidR="0071475B" w:rsidRPr="00BA1AEA" w:rsidRDefault="0071475B" w:rsidP="0071475B">
      <w:pPr>
        <w:rPr>
          <w:ins w:id="1044" w:author="David Conklin" w:date="2020-12-11T06:48:00Z"/>
        </w:rPr>
      </w:pPr>
      <w:ins w:id="1045" w:author="David Conklin" w:date="2020-12-11T06:49:00Z">
        <w:r>
          <w:tab/>
        </w:r>
        <w:r>
          <w:tab/>
        </w:r>
      </w:ins>
      <w:ins w:id="1046" w:author="David Conklin" w:date="2020-12-11T06:50:00Z">
        <w:r>
          <w:t>d</w:t>
        </w:r>
        <w:r>
          <w:rPr>
            <w:vertAlign w:val="superscript"/>
          </w:rPr>
          <w:t>8/3</w:t>
        </w:r>
        <w:r>
          <w:t xml:space="preserve"> = </w:t>
        </w:r>
      </w:ins>
      <w:ins w:id="1047" w:author="David Conklin" w:date="2020-12-11T09:33:00Z">
        <w:r w:rsidR="009D5BB9">
          <w:t>(</w:t>
        </w:r>
      </w:ins>
      <w:ins w:id="1048" w:author="David Conklin" w:date="2020-12-11T09:47:00Z">
        <w:r w:rsidR="00F60A2D" w:rsidRPr="00F60A2D">
          <w:rPr>
            <w:i/>
            <w:iCs/>
          </w:rPr>
          <w:t>n</w:t>
        </w:r>
        <w:r w:rsidR="00F60A2D">
          <w:t xml:space="preserve"> </w:t>
        </w:r>
      </w:ins>
      <w:ins w:id="1049" w:author="David Conklin" w:date="2020-12-11T09:48:00Z">
        <w:r w:rsidR="00F60A2D">
          <w:t>/</w:t>
        </w:r>
      </w:ins>
      <w:ins w:id="1050" w:author="David Conklin" w:date="2020-12-11T09:33:00Z">
        <w:r w:rsidR="009D5BB9">
          <w:t xml:space="preserve"> </w:t>
        </w:r>
        <w:r w:rsidR="009D5BB9">
          <w:rPr>
            <w:rFonts w:cstheme="minorHAnsi"/>
          </w:rPr>
          <w:t>√</w:t>
        </w:r>
        <w:r w:rsidR="009D5BB9">
          <w:t xml:space="preserve">S) </w:t>
        </w:r>
      </w:ins>
      <w:ins w:id="1051" w:author="David Conklin" w:date="2020-12-11T06:51:00Z">
        <w:r>
          <w:t xml:space="preserve"> * Q * </w:t>
        </w:r>
      </w:ins>
      <w:ins w:id="1052" w:author="David Conklin" w:date="2020-12-11T07:14:00Z">
        <w:r w:rsidR="00BA1AEA">
          <w:t>(1 / (wdr * ( wdr / (wdr + 2))</w:t>
        </w:r>
        <w:r w:rsidR="00BA1AEA">
          <w:rPr>
            <w:vertAlign w:val="superscript"/>
          </w:rPr>
          <w:t>2/3</w:t>
        </w:r>
        <w:r w:rsidR="00BA1AEA">
          <w:t>))</w:t>
        </w:r>
      </w:ins>
    </w:p>
    <w:p w14:paraId="1D176FC4" w14:textId="643854CF" w:rsidR="00D4312D" w:rsidRDefault="00D4312D" w:rsidP="00D4312D">
      <w:pPr>
        <w:rPr>
          <w:ins w:id="1053" w:author="David Conklin" w:date="2020-12-11T09:31:00Z"/>
        </w:rPr>
      </w:pPr>
      <w:ins w:id="1054" w:author="David Conklin" w:date="2020-12-11T06:56:00Z">
        <w:r>
          <w:tab/>
        </w:r>
        <w:r>
          <w:tab/>
        </w:r>
      </w:ins>
      <w:ins w:id="1055" w:author="David Conklin" w:date="2020-12-11T09:52:00Z">
        <w:r w:rsidR="00082F5C">
          <w:t>d</w:t>
        </w:r>
        <w:r w:rsidR="00082F5C">
          <w:rPr>
            <w:vertAlign w:val="superscript"/>
          </w:rPr>
          <w:t>8/3</w:t>
        </w:r>
      </w:ins>
      <w:ins w:id="1056" w:author="David Conklin" w:date="2020-12-11T06:56:00Z">
        <w:r>
          <w:t xml:space="preserve"> = </w:t>
        </w:r>
      </w:ins>
      <w:ins w:id="1057" w:author="David Conklin" w:date="2020-12-11T09:48:00Z">
        <w:r w:rsidR="00F60A2D">
          <w:t>(</w:t>
        </w:r>
        <w:r w:rsidR="00F60A2D" w:rsidRPr="0045717F">
          <w:rPr>
            <w:i/>
            <w:iCs/>
          </w:rPr>
          <w:t>n</w:t>
        </w:r>
        <w:r w:rsidR="00F60A2D">
          <w:t xml:space="preserve"> /</w:t>
        </w:r>
      </w:ins>
      <w:ins w:id="1058" w:author="David Conklin" w:date="2020-12-11T10:56:00Z">
        <w:r w:rsidR="00870B65">
          <w:t xml:space="preserve"> </w:t>
        </w:r>
      </w:ins>
      <w:ins w:id="1059" w:author="David Conklin" w:date="2020-12-11T09:48:00Z">
        <w:r w:rsidR="00F60A2D">
          <w:rPr>
            <w:rFonts w:cstheme="minorHAnsi"/>
          </w:rPr>
          <w:t>√</w:t>
        </w:r>
        <w:r w:rsidR="00F60A2D">
          <w:t xml:space="preserve">S)  </w:t>
        </w:r>
      </w:ins>
      <w:ins w:id="1060" w:author="David Conklin" w:date="2020-12-11T06:56:00Z">
        <w:r>
          <w:t xml:space="preserve">* Q </w:t>
        </w:r>
      </w:ins>
      <w:ins w:id="1061" w:author="David Conklin" w:date="2020-12-11T07:15:00Z">
        <w:r w:rsidR="0058568C">
          <w:t>* (1</w:t>
        </w:r>
      </w:ins>
      <w:ins w:id="1062" w:author="David Conklin" w:date="2020-12-11T07:16:00Z">
        <w:r w:rsidR="0058568C">
          <w:t xml:space="preserve"> / wdrterm)</w:t>
        </w:r>
      </w:ins>
      <w:ins w:id="1063" w:author="David Conklin" w:date="2020-12-11T07:09:00Z">
        <w:r w:rsidR="00BA1AEA">
          <w:t xml:space="preserve"> </w:t>
        </w:r>
      </w:ins>
    </w:p>
    <w:p w14:paraId="44FF375B" w14:textId="7C22C2FE" w:rsidR="00D24E1A" w:rsidRPr="00D4312D" w:rsidRDefault="00D24E1A" w:rsidP="00D4312D">
      <w:pPr>
        <w:rPr>
          <w:ins w:id="1064" w:author="David Conklin" w:date="2020-12-11T06:56:00Z"/>
          <w:vertAlign w:val="superscript"/>
          <w:rPrChange w:id="1065" w:author="David Conklin" w:date="2020-12-11T06:56:00Z">
            <w:rPr>
              <w:ins w:id="1066" w:author="David Conklin" w:date="2020-12-11T06:56:00Z"/>
            </w:rPr>
          </w:rPrChange>
        </w:rPr>
      </w:pPr>
      <w:ins w:id="1067" w:author="David Conklin" w:date="2020-12-11T09:31:00Z">
        <w:r>
          <w:tab/>
        </w:r>
        <w:r>
          <w:tab/>
        </w:r>
      </w:ins>
      <w:ins w:id="1068" w:author="David Conklin" w:date="2020-12-11T09:52:00Z">
        <w:r w:rsidR="00082F5C">
          <w:t>d</w:t>
        </w:r>
        <w:r w:rsidR="00082F5C">
          <w:rPr>
            <w:vertAlign w:val="superscript"/>
          </w:rPr>
          <w:t>8/3</w:t>
        </w:r>
        <w:r w:rsidR="00082F5C">
          <w:t xml:space="preserve"> </w:t>
        </w:r>
      </w:ins>
      <w:ins w:id="1069" w:author="David Conklin" w:date="2020-12-11T09:31:00Z">
        <w:r>
          <w:t xml:space="preserve">= </w:t>
        </w:r>
      </w:ins>
      <w:ins w:id="1070" w:author="David Conklin" w:date="2020-12-11T09:49:00Z">
        <w:r w:rsidR="00F60A2D">
          <w:t>(</w:t>
        </w:r>
        <w:r w:rsidR="00F60A2D" w:rsidRPr="0045717F">
          <w:rPr>
            <w:i/>
            <w:iCs/>
          </w:rPr>
          <w:t>n</w:t>
        </w:r>
        <w:r w:rsidR="00F60A2D">
          <w:t xml:space="preserve"> / </w:t>
        </w:r>
        <w:r w:rsidR="00F60A2D">
          <w:rPr>
            <w:rFonts w:cstheme="minorHAnsi"/>
          </w:rPr>
          <w:t>√</w:t>
        </w:r>
        <w:r w:rsidR="00F60A2D">
          <w:t xml:space="preserve">S)  </w:t>
        </w:r>
      </w:ins>
      <w:ins w:id="1071" w:author="David Conklin" w:date="2020-12-11T09:31:00Z">
        <w:r>
          <w:t>* Q / wdrterm</w:t>
        </w:r>
      </w:ins>
    </w:p>
    <w:p w14:paraId="52FCAE3A" w14:textId="358C28FE" w:rsidR="00D4312D" w:rsidRPr="00D4312D" w:rsidRDefault="00D4312D" w:rsidP="00D4312D">
      <w:pPr>
        <w:rPr>
          <w:ins w:id="1072" w:author="David Conklin" w:date="2020-12-11T06:58:00Z"/>
          <w:vertAlign w:val="superscript"/>
          <w:rPrChange w:id="1073" w:author="David Conklin" w:date="2020-12-11T06:58:00Z">
            <w:rPr>
              <w:ins w:id="1074" w:author="David Conklin" w:date="2020-12-11T06:58:00Z"/>
            </w:rPr>
          </w:rPrChange>
        </w:rPr>
      </w:pPr>
      <w:ins w:id="1075" w:author="David Conklin" w:date="2020-12-11T06:58:00Z">
        <w:r>
          <w:rPr>
            <w:vertAlign w:val="superscript"/>
          </w:rPr>
          <w:tab/>
        </w:r>
        <w:r>
          <w:rPr>
            <w:vertAlign w:val="superscript"/>
          </w:rPr>
          <w:tab/>
        </w:r>
        <w:r>
          <w:t>(d</w:t>
        </w:r>
        <w:r>
          <w:rPr>
            <w:vertAlign w:val="superscript"/>
          </w:rPr>
          <w:t>8/3</w:t>
        </w:r>
        <w:r>
          <w:t>)</w:t>
        </w:r>
        <w:r>
          <w:rPr>
            <w:vertAlign w:val="superscript"/>
          </w:rPr>
          <w:t>3/8</w:t>
        </w:r>
        <w:r>
          <w:t xml:space="preserve"> = (</w:t>
        </w:r>
      </w:ins>
      <w:ins w:id="1076" w:author="David Conklin" w:date="2020-12-11T09:49:00Z">
        <w:r w:rsidR="00F60A2D">
          <w:t>(</w:t>
        </w:r>
        <w:r w:rsidR="00F60A2D" w:rsidRPr="0045717F">
          <w:rPr>
            <w:i/>
            <w:iCs/>
          </w:rPr>
          <w:t>n</w:t>
        </w:r>
        <w:r w:rsidR="00F60A2D">
          <w:t xml:space="preserve"> / </w:t>
        </w:r>
        <w:r w:rsidR="00F60A2D">
          <w:rPr>
            <w:rFonts w:cstheme="minorHAnsi"/>
          </w:rPr>
          <w:t>√</w:t>
        </w:r>
        <w:r w:rsidR="00F60A2D">
          <w:t xml:space="preserve">S)  </w:t>
        </w:r>
      </w:ins>
      <w:ins w:id="1077" w:author="David Conklin" w:date="2020-12-11T07:16:00Z">
        <w:r w:rsidR="0058568C">
          <w:t>* Q  / wdrterm</w:t>
        </w:r>
      </w:ins>
      <w:ins w:id="1078" w:author="David Conklin" w:date="2020-12-11T09:31:00Z">
        <w:r w:rsidR="00D24E1A">
          <w:t>)</w:t>
        </w:r>
      </w:ins>
      <w:ins w:id="1079" w:author="David Conklin" w:date="2020-12-11T06:58:00Z">
        <w:r>
          <w:rPr>
            <w:vertAlign w:val="superscript"/>
          </w:rPr>
          <w:t>3/8</w:t>
        </w:r>
      </w:ins>
    </w:p>
    <w:p w14:paraId="62932307" w14:textId="2D8CDFDC" w:rsidR="00D4312D" w:rsidRDefault="00D4312D" w:rsidP="00D4312D">
      <w:pPr>
        <w:rPr>
          <w:ins w:id="1080" w:author="David Conklin" w:date="2020-12-11T09:32:00Z"/>
          <w:vertAlign w:val="superscript"/>
        </w:rPr>
      </w:pPr>
      <w:ins w:id="1081" w:author="David Conklin" w:date="2020-12-11T07:00:00Z">
        <w:r>
          <w:rPr>
            <w:vertAlign w:val="superscript"/>
          </w:rPr>
          <w:tab/>
        </w:r>
        <w:r>
          <w:rPr>
            <w:vertAlign w:val="superscript"/>
          </w:rPr>
          <w:tab/>
        </w:r>
        <w:r>
          <w:t xml:space="preserve">d </w:t>
        </w:r>
      </w:ins>
      <w:ins w:id="1082" w:author="David Conklin" w:date="2020-12-11T09:50:00Z">
        <w:r w:rsidR="00F60A2D">
          <w:t>= (</w:t>
        </w:r>
        <w:r w:rsidR="00F60A2D" w:rsidRPr="0045717F">
          <w:rPr>
            <w:i/>
            <w:iCs/>
          </w:rPr>
          <w:t>n</w:t>
        </w:r>
        <w:r w:rsidR="00F60A2D">
          <w:t xml:space="preserve"> /</w:t>
        </w:r>
      </w:ins>
      <w:ins w:id="1083" w:author="David Conklin" w:date="2020-12-11T10:57:00Z">
        <w:r w:rsidR="00870B65">
          <w:t xml:space="preserve"> </w:t>
        </w:r>
      </w:ins>
      <w:ins w:id="1084" w:author="David Conklin" w:date="2020-12-11T09:50:00Z">
        <w:r w:rsidR="00F60A2D">
          <w:rPr>
            <w:rFonts w:cstheme="minorHAnsi"/>
          </w:rPr>
          <w:t>√</w:t>
        </w:r>
        <w:r w:rsidR="00F60A2D">
          <w:t>S)</w:t>
        </w:r>
      </w:ins>
      <w:ins w:id="1085" w:author="David Conklin" w:date="2020-12-11T07:00:00Z">
        <w:r>
          <w:rPr>
            <w:vertAlign w:val="superscript"/>
          </w:rPr>
          <w:t>3/8</w:t>
        </w:r>
        <w:r>
          <w:t xml:space="preserve"> * Q</w:t>
        </w:r>
        <w:r>
          <w:rPr>
            <w:vertAlign w:val="superscript"/>
          </w:rPr>
          <w:t>3/8</w:t>
        </w:r>
        <w:r>
          <w:t xml:space="preserve"> </w:t>
        </w:r>
      </w:ins>
      <w:ins w:id="1086" w:author="David Conklin" w:date="2020-12-11T07:17:00Z">
        <w:r w:rsidR="0058568C">
          <w:t xml:space="preserve">/ </w:t>
        </w:r>
      </w:ins>
      <w:ins w:id="1087" w:author="David Conklin" w:date="2020-12-11T07:18:00Z">
        <w:r w:rsidR="0058568C">
          <w:t>wdrterm</w:t>
        </w:r>
        <w:r w:rsidR="0058568C">
          <w:rPr>
            <w:vertAlign w:val="superscript"/>
          </w:rPr>
          <w:t>3/8</w:t>
        </w:r>
      </w:ins>
    </w:p>
    <w:p w14:paraId="0970F91C" w14:textId="7A0E84AB" w:rsidR="009D5BB9" w:rsidRDefault="009D5BB9" w:rsidP="00D4312D">
      <w:pPr>
        <w:rPr>
          <w:ins w:id="1088" w:author="David Conklin" w:date="2020-12-11T09:34:00Z"/>
          <w:vertAlign w:val="superscript"/>
        </w:rPr>
      </w:pPr>
    </w:p>
    <w:p w14:paraId="129E125B" w14:textId="77777777" w:rsidR="00082F5C" w:rsidRDefault="009D5BB9" w:rsidP="00D4312D">
      <w:pPr>
        <w:rPr>
          <w:ins w:id="1089" w:author="David Conklin" w:date="2020-12-11T09:56:00Z"/>
        </w:rPr>
      </w:pPr>
      <w:ins w:id="1090" w:author="David Conklin" w:date="2020-12-11T09:35:00Z">
        <w:r>
          <w:t xml:space="preserve">This is </w:t>
        </w:r>
      </w:ins>
      <w:ins w:id="1091" w:author="David Conklin" w:date="2020-12-11T09:56:00Z">
        <w:r w:rsidR="00082F5C">
          <w:t xml:space="preserve">similar to </w:t>
        </w:r>
      </w:ins>
      <w:ins w:id="1092" w:author="David Conklin" w:date="2020-12-11T09:35:00Z">
        <w:r>
          <w:t>the form used in the C++</w:t>
        </w:r>
      </w:ins>
      <w:ins w:id="1093" w:author="David Conklin" w:date="2020-12-11T09:36:00Z">
        <w:r>
          <w:t xml:space="preserve"> code</w:t>
        </w:r>
      </w:ins>
    </w:p>
    <w:p w14:paraId="708B6B75" w14:textId="77777777" w:rsidR="001E444D" w:rsidRDefault="001E444D" w:rsidP="001E444D">
      <w:pPr>
        <w:ind w:left="720" w:firstLine="720"/>
        <w:rPr>
          <w:ins w:id="1094" w:author="David Conklin" w:date="2020-12-11T10:01:00Z"/>
        </w:rPr>
      </w:pPr>
      <w:ins w:id="1095" w:author="David Conklin" w:date="2020-12-11T10:01:00Z">
        <w:r>
          <w:t>d =  (0.3 Q / (</w:t>
        </w:r>
        <w:r>
          <w:rPr>
            <w:rFonts w:cstheme="minorHAnsi"/>
          </w:rPr>
          <w:t>√</w:t>
        </w:r>
        <w:r>
          <w:t>S * wdrterm))</w:t>
        </w:r>
        <w:r>
          <w:rPr>
            <w:vertAlign w:val="superscript"/>
          </w:rPr>
          <w:t xml:space="preserve">3/8 </w:t>
        </w:r>
      </w:ins>
    </w:p>
    <w:p w14:paraId="1A049A78" w14:textId="5532E182" w:rsidR="009D5BB9" w:rsidRDefault="009D5BB9" w:rsidP="00D4312D">
      <w:pPr>
        <w:rPr>
          <w:ins w:id="1096" w:author="David Conklin" w:date="2020-12-11T09:36:00Z"/>
        </w:rPr>
      </w:pPr>
      <w:ins w:id="1097" w:author="David Conklin" w:date="2020-12-11T09:36:00Z">
        <w:r>
          <w:t>which implies</w:t>
        </w:r>
      </w:ins>
    </w:p>
    <w:p w14:paraId="091A86B1" w14:textId="7DF9C71A" w:rsidR="009D5BB9" w:rsidRDefault="009D5BB9" w:rsidP="009D5BB9">
      <w:pPr>
        <w:rPr>
          <w:ins w:id="1098" w:author="David Conklin" w:date="2020-12-11T09:37:00Z"/>
          <w:vertAlign w:val="superscript"/>
        </w:rPr>
      </w:pPr>
      <w:ins w:id="1099" w:author="David Conklin" w:date="2020-12-11T09:37:00Z">
        <w:r>
          <w:tab/>
        </w:r>
        <w:r>
          <w:tab/>
          <w:t xml:space="preserve">(0.3 / </w:t>
        </w:r>
        <w:r>
          <w:rPr>
            <w:rFonts w:cstheme="minorHAnsi"/>
          </w:rPr>
          <w:t>√</w:t>
        </w:r>
        <w:r>
          <w:t>S)</w:t>
        </w:r>
        <w:r>
          <w:rPr>
            <w:vertAlign w:val="superscript"/>
          </w:rPr>
          <w:t>3/8</w:t>
        </w:r>
        <w:r>
          <w:t xml:space="preserve"> = </w:t>
        </w:r>
      </w:ins>
      <w:ins w:id="1100" w:author="David Conklin" w:date="2020-12-11T09:51:00Z">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ins>
    </w:p>
    <w:p w14:paraId="59ADF2CA" w14:textId="5F7CA085" w:rsidR="009D5BB9" w:rsidRDefault="009D5BB9" w:rsidP="009D5BB9">
      <w:pPr>
        <w:rPr>
          <w:ins w:id="1101" w:author="David Conklin" w:date="2020-12-11T09:53:00Z"/>
        </w:rPr>
      </w:pPr>
      <w:ins w:id="1102" w:author="David Conklin" w:date="2020-12-11T09:37:00Z">
        <w:r>
          <w:tab/>
        </w:r>
        <w:r>
          <w:tab/>
          <w:t xml:space="preserve">0.3 = </w:t>
        </w:r>
      </w:ins>
      <w:ins w:id="1103" w:author="David Conklin" w:date="2020-12-11T09:52:00Z">
        <w:r w:rsidR="00F60A2D">
          <w:rPr>
            <w:i/>
            <w:iCs/>
          </w:rPr>
          <w:t>n</w:t>
        </w:r>
        <w:r w:rsidR="00F60A2D">
          <w:t xml:space="preserve"> / K</w:t>
        </w:r>
      </w:ins>
    </w:p>
    <w:p w14:paraId="4B270A8C" w14:textId="2DE665C2" w:rsidR="00082F5C" w:rsidRPr="00082F5C" w:rsidRDefault="00082F5C" w:rsidP="009D5BB9">
      <w:pPr>
        <w:rPr>
          <w:ins w:id="1104" w:author="David Conklin" w:date="2020-12-11T09:38:00Z"/>
        </w:rPr>
      </w:pPr>
      <w:ins w:id="1105" w:author="David Conklin" w:date="2020-12-11T09:53:00Z">
        <w:r>
          <w:tab/>
        </w:r>
        <w:r>
          <w:tab/>
        </w:r>
        <w:r>
          <w:rPr>
            <w:i/>
            <w:iCs/>
          </w:rPr>
          <w:t>n</w:t>
        </w:r>
        <w:r>
          <w:t xml:space="preserve"> = 0.3 K</w:t>
        </w:r>
      </w:ins>
    </w:p>
    <w:p w14:paraId="2C5B8C35" w14:textId="769EC1E7" w:rsidR="009D5BB9" w:rsidRDefault="009D5BB9" w:rsidP="009D5BB9">
      <w:pPr>
        <w:rPr>
          <w:ins w:id="1106" w:author="David Conklin" w:date="2020-12-11T09:40:00Z"/>
        </w:rPr>
      </w:pPr>
      <w:ins w:id="1107" w:author="David Conklin" w:date="2020-12-11T09:38:00Z">
        <w:r>
          <w:t xml:space="preserve">and, for </w:t>
        </w:r>
        <w:r>
          <w:rPr>
            <w:i/>
            <w:iCs/>
          </w:rPr>
          <w:t>n</w:t>
        </w:r>
        <w:r>
          <w:t xml:space="preserve"> in </w:t>
        </w:r>
      </w:ins>
      <w:ins w:id="1108" w:author="David Conklin" w:date="2020-12-11T10:12:00Z">
        <w:r w:rsidR="00972AE9">
          <w:t>s/</w:t>
        </w:r>
      </w:ins>
      <w:ins w:id="1109" w:author="David Conklin" w:date="2020-12-11T09:39:00Z">
        <w:r>
          <w:t>ft</w:t>
        </w:r>
        <w:r>
          <w:rPr>
            <w:vertAlign w:val="superscript"/>
          </w:rPr>
          <w:t>1/3</w:t>
        </w:r>
        <w:r>
          <w:t xml:space="preserve">, K is </w:t>
        </w:r>
      </w:ins>
      <w:ins w:id="1110" w:author="David Conklin" w:date="2020-12-11T10:12:00Z">
        <w:r w:rsidR="00972AE9">
          <w:t xml:space="preserve">1 / </w:t>
        </w:r>
      </w:ins>
      <w:ins w:id="1111" w:author="David Conklin" w:date="2020-12-11T09:39:00Z">
        <w:r>
          <w:t>1.4859 ft</w:t>
        </w:r>
        <w:r>
          <w:rPr>
            <w:vertAlign w:val="superscript"/>
          </w:rPr>
          <w:t>1/3</w:t>
        </w:r>
        <w:r>
          <w:t>/m</w:t>
        </w:r>
        <w:r>
          <w:rPr>
            <w:vertAlign w:val="superscript"/>
          </w:rPr>
          <w:t>1/3</w:t>
        </w:r>
      </w:ins>
      <w:ins w:id="1112" w:author="David Conklin" w:date="2020-12-11T09:40:00Z">
        <w:r>
          <w:t xml:space="preserve">, and </w:t>
        </w:r>
      </w:ins>
    </w:p>
    <w:p w14:paraId="37BBABB0" w14:textId="260FEF29" w:rsidR="009D5BB9" w:rsidRDefault="009D5BB9" w:rsidP="009D5BB9">
      <w:pPr>
        <w:rPr>
          <w:ins w:id="1113" w:author="David Conklin" w:date="2020-12-11T09:45:00Z"/>
        </w:rPr>
      </w:pPr>
      <w:ins w:id="1114" w:author="David Conklin" w:date="2020-12-11T09:40:00Z">
        <w:r>
          <w:tab/>
        </w:r>
        <w:r>
          <w:tab/>
        </w:r>
        <w:r>
          <w:rPr>
            <w:i/>
            <w:iCs/>
          </w:rPr>
          <w:t>n</w:t>
        </w:r>
        <w:r>
          <w:t xml:space="preserve"> = </w:t>
        </w:r>
      </w:ins>
      <w:ins w:id="1115" w:author="David Conklin" w:date="2020-12-11T09:53:00Z">
        <w:r w:rsidR="00082F5C">
          <w:t xml:space="preserve">0.3 </w:t>
        </w:r>
      </w:ins>
      <w:ins w:id="1116" w:author="David Conklin" w:date="2020-12-11T10:28:00Z">
        <w:r w:rsidR="003D0B14">
          <w:t xml:space="preserve">/ </w:t>
        </w:r>
      </w:ins>
      <w:ins w:id="1117" w:author="David Conklin" w:date="2020-12-11T10:29:00Z">
        <w:r w:rsidR="003D0B14">
          <w:t>0.673</w:t>
        </w:r>
      </w:ins>
    </w:p>
    <w:p w14:paraId="5086439B" w14:textId="136E29A3" w:rsidR="00F60A2D" w:rsidRPr="00F60A2D" w:rsidRDefault="00F60A2D" w:rsidP="009D5BB9">
      <w:pPr>
        <w:rPr>
          <w:ins w:id="1118" w:author="David Conklin" w:date="2020-12-11T09:40:00Z"/>
          <w:rPrChange w:id="1119" w:author="David Conklin" w:date="2020-12-11T09:46:00Z">
            <w:rPr>
              <w:ins w:id="1120" w:author="David Conklin" w:date="2020-12-11T09:40:00Z"/>
              <w:vertAlign w:val="superscript"/>
            </w:rPr>
          </w:rPrChange>
        </w:rPr>
      </w:pPr>
      <w:ins w:id="1121" w:author="David Conklin" w:date="2020-12-11T09:45:00Z">
        <w:r>
          <w:tab/>
        </w:r>
        <w:r>
          <w:tab/>
        </w:r>
      </w:ins>
      <w:ins w:id="1122" w:author="David Conklin" w:date="2020-12-11T09:46:00Z">
        <w:r>
          <w:rPr>
            <w:i/>
            <w:iCs/>
          </w:rPr>
          <w:t>n</w:t>
        </w:r>
      </w:ins>
      <w:ins w:id="1123" w:author="David Conklin" w:date="2020-12-11T10:15:00Z">
        <w:r w:rsidR="00BC45C1">
          <w:t>, s/ft</w:t>
        </w:r>
        <w:r w:rsidR="00BC45C1">
          <w:rPr>
            <w:vertAlign w:val="superscript"/>
          </w:rPr>
          <w:t>1/3</w:t>
        </w:r>
      </w:ins>
      <w:ins w:id="1124" w:author="David Conklin" w:date="2020-12-11T09:46:00Z">
        <w:r>
          <w:t xml:space="preserve"> = </w:t>
        </w:r>
      </w:ins>
      <w:ins w:id="1125" w:author="David Conklin" w:date="2020-12-11T09:54:00Z">
        <w:r w:rsidR="00082F5C">
          <w:t>0.4</w:t>
        </w:r>
      </w:ins>
      <w:ins w:id="1126" w:author="David Conklin" w:date="2020-12-11T10:30:00Z">
        <w:r w:rsidR="003D0B14">
          <w:t>46</w:t>
        </w:r>
      </w:ins>
    </w:p>
    <w:p w14:paraId="383312D2" w14:textId="390CBAF9" w:rsidR="00343DF7" w:rsidRDefault="00343DF7" w:rsidP="00343DF7">
      <w:pPr>
        <w:rPr>
          <w:ins w:id="1127" w:author="David Conklin" w:date="2020-12-11T10:16:00Z"/>
        </w:rPr>
      </w:pPr>
    </w:p>
    <w:p w14:paraId="6367D217" w14:textId="4242AF0F" w:rsidR="00BC45C1" w:rsidRPr="00E36C09" w:rsidRDefault="00BC45C1" w:rsidP="00E36C09">
      <w:pPr>
        <w:rPr>
          <w:ins w:id="1128" w:author="David Conklin" w:date="2020-12-11T10:16:00Z"/>
          <w:rPrChange w:id="1129" w:author="David Conklin" w:date="2020-12-13T05:46:00Z">
            <w:rPr>
              <w:ins w:id="1130" w:author="David Conklin" w:date="2020-12-11T10:16:00Z"/>
            </w:rPr>
          </w:rPrChange>
        </w:rPr>
      </w:pPr>
      <w:ins w:id="1131" w:author="David Conklin" w:date="2020-12-11T10:16:00Z">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ins>
      <w:ins w:id="1132" w:author="David Conklin" w:date="2020-12-11T10:31:00Z">
        <w:r w:rsidR="003D0B14">
          <w:t xml:space="preserve">  In CW3M, the use of a value for </w:t>
        </w:r>
        <w:r w:rsidR="003D0B14">
          <w:rPr>
            <w:i/>
            <w:iCs/>
          </w:rPr>
          <w:t>n</w:t>
        </w:r>
        <w:r w:rsidR="003D0B14">
          <w:t xml:space="preserve"> much higher than the table values is inherited fro</w:t>
        </w:r>
      </w:ins>
      <w:ins w:id="1133" w:author="David Conklin" w:date="2020-12-11T10:32:00Z">
        <w:r w:rsidR="003D0B14">
          <w:t>m the WW2100 project</w:t>
        </w:r>
        <w:r w:rsidR="00991B31">
          <w:t>.</w:t>
        </w:r>
      </w:ins>
      <w:ins w:id="1134" w:author="David Conklin" w:date="2020-12-13T05:41:00Z">
        <w:r w:rsidR="00E36C09">
          <w:t xml:space="preserve">  As of 12/13/20, the default value for Manning’s </w:t>
        </w:r>
      </w:ins>
      <w:ins w:id="1135" w:author="David Conklin" w:date="2020-12-13T05:42:00Z">
        <w:r w:rsidR="00E36C09">
          <w:rPr>
            <w:i/>
            <w:iCs/>
          </w:rPr>
          <w:t>n</w:t>
        </w:r>
        <w:r w:rsidR="00E36C09">
          <w:t xml:space="preserve"> in CW3M has been changed to 0.045 s/m</w:t>
        </w:r>
        <w:r w:rsidR="00E36C09">
          <w:rPr>
            <w:vertAlign w:val="superscript"/>
          </w:rPr>
          <w:t>1/3</w:t>
        </w:r>
        <w:r w:rsidR="00E36C09">
          <w:t xml:space="preserve"> </w:t>
        </w:r>
      </w:ins>
      <w:ins w:id="1136" w:author="David Conklin" w:date="2020-12-13T05:43:00Z">
        <w:r w:rsidR="00E36C09">
          <w:t>(= 0.030 s/ft</w:t>
        </w:r>
        <w:r w:rsidR="00E36C09">
          <w:rPr>
            <w:vertAlign w:val="superscript"/>
          </w:rPr>
          <w:t>1/3</w:t>
        </w:r>
        <w:r w:rsidR="00E36C09">
          <w:t>), which is the normal value given in</w:t>
        </w:r>
      </w:ins>
      <w:ins w:id="1137" w:author="David Conklin" w:date="2020-12-13T05:44:00Z">
        <w:r w:rsidR="00E36C09">
          <w:t xml:space="preserve"> the table for "Minor streams (top width at flood stage &lt; 100 ft) / Streams on plain</w:t>
        </w:r>
      </w:ins>
      <w:ins w:id="1138" w:author="David Conklin" w:date="2020-12-13T05:45:00Z">
        <w:r w:rsidR="00E36C09">
          <w:t xml:space="preserve"> /</w:t>
        </w:r>
      </w:ins>
      <w:ins w:id="1139" w:author="David Conklin" w:date="2020-12-13T05:44:00Z">
        <w:r w:rsidR="00E36C09">
          <w:t xml:space="preserve"> 1. Clean, straight, full stage, no riffles or deep pools"</w:t>
        </w:r>
      </w:ins>
      <w:ins w:id="1140" w:author="David Conklin" w:date="2020-12-13T05:45:00Z">
        <w:r w:rsidR="00E36C09">
          <w:t xml:space="preserve">.  CW3M’s </w:t>
        </w:r>
      </w:ins>
      <w:ins w:id="1141" w:author="David Conklin" w:date="2020-12-13T05:47:00Z">
        <w:r w:rsidR="00E36C09">
          <w:t>simul</w:t>
        </w:r>
      </w:ins>
      <w:ins w:id="1142" w:author="David Conklin" w:date="2020-12-13T05:45:00Z">
        <w:r w:rsidR="00E36C09">
          <w:t>ated flows seem to be re</w:t>
        </w:r>
      </w:ins>
      <w:ins w:id="1143" w:author="David Conklin" w:date="2020-12-13T05:46:00Z">
        <w:r w:rsidR="00E36C09">
          <w:t xml:space="preserve">latively insensitive to the value of </w:t>
        </w:r>
        <w:r w:rsidR="00E36C09">
          <w:rPr>
            <w:i/>
            <w:iCs/>
          </w:rPr>
          <w:t>n</w:t>
        </w:r>
        <w:r w:rsidR="00E36C09">
          <w:t>, at least at the basin level.</w:t>
        </w:r>
      </w:ins>
    </w:p>
    <w:p w14:paraId="28DD9B50" w14:textId="77777777" w:rsidR="00294460" w:rsidRDefault="00294460">
      <w:pPr>
        <w:rPr>
          <w:ins w:id="1144" w:author="David Conklin" w:date="2020-12-09T05:50:00Z"/>
        </w:rPr>
        <w:pPrChange w:id="1145" w:author="David Conklin" w:date="2020-12-11T10:30:00Z">
          <w:pPr>
            <w:ind w:left="720" w:firstLine="720"/>
          </w:pPr>
        </w:pPrChange>
      </w:pPr>
    </w:p>
    <w:p w14:paraId="1177B77A" w14:textId="63AD6C20" w:rsidR="007B1928" w:rsidRPr="002D591A" w:rsidDel="00413E77" w:rsidRDefault="000D60AF">
      <w:pPr>
        <w:ind w:firstLine="720"/>
        <w:rPr>
          <w:del w:id="1146" w:author="David Conklin" w:date="2020-12-08T17:23:00Z"/>
        </w:rPr>
      </w:pPr>
      <w:moveToRangeStart w:id="1147" w:author="David Conklin" w:date="2020-12-08T17:22:00Z" w:name="move58340576"/>
      <w:moveTo w:id="1148" w:author="David Conklin" w:date="2020-12-08T17:22:00Z">
        <w:del w:id="1149" w:author="David Conklin" w:date="2020-12-11T10:18:00Z">
          <w:r w:rsidRPr="002D591A" w:rsidDel="00BC45C1">
            <w:delText xml:space="preserve">The value of the width-to-depth ratio may be specified explicitly in the &lt;streams&gt; block of the Flow XML input file (e.g. wd_ratio = “10”).  </w:delText>
          </w:r>
        </w:del>
      </w:moveTo>
      <w:moveToRangeEnd w:id="1147"/>
      <w:r w:rsidR="009236BE">
        <w:t xml:space="preserve">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w:t>
      </w:r>
      <w:r w:rsidR="008C7362">
        <w:t xml:space="preserve">“Manning </w:t>
      </w:r>
      <w:r w:rsidR="009236BE">
        <w:t>depth</w:t>
      </w:r>
      <w:r w:rsidR="008C7362">
        <w:t>”</w:t>
      </w:r>
      <w:r w:rsidR="009236BE">
        <w:t xml:space="preserve"> of the stream. </w:t>
      </w:r>
      <w:r w:rsidR="001A6DC9">
        <w:t xml:space="preserve"> </w:t>
      </w:r>
      <w:r w:rsidR="009236BE" w:rsidRPr="002D591A">
        <w:t xml:space="preserve">Then that depth is used </w:t>
      </w:r>
      <w:r w:rsidR="00067529" w:rsidRPr="002D591A">
        <w:t xml:space="preserve">together with the length of the subreach and the current day’s upstream and lateral inflows to calculate </w:t>
      </w:r>
      <w:r w:rsidR="009236BE" w:rsidRPr="002D591A">
        <w:t>the current day’s outflow rate</w:t>
      </w:r>
      <w:r w:rsidR="00067529" w:rsidRPr="002D591A">
        <w:t xml:space="preserve">.  </w:t>
      </w:r>
    </w:p>
    <w:p w14:paraId="623B7768" w14:textId="4C0C81AC" w:rsidR="00067529" w:rsidRPr="002D591A" w:rsidRDefault="00067529">
      <w:pPr>
        <w:ind w:firstLine="720"/>
      </w:pPr>
      <w:r w:rsidRPr="002D591A">
        <w:t xml:space="preserve">The </w:t>
      </w:r>
      <w:del w:id="1150" w:author="David Conklin" w:date="2020-12-08T17:20:00Z">
        <w:r w:rsidRPr="002D591A" w:rsidDel="000D60AF">
          <w:delText xml:space="preserve">daily </w:delText>
        </w:r>
      </w:del>
      <w:ins w:id="1151" w:author="David Conklin" w:date="2020-12-08T17:20:00Z">
        <w:r w:rsidR="000D60AF">
          <w:t>current day’s</w:t>
        </w:r>
        <w:r w:rsidR="000D60AF" w:rsidRPr="002D591A">
          <w:t xml:space="preserve"> </w:t>
        </w:r>
      </w:ins>
      <w:r w:rsidRPr="002D591A">
        <w:t>outflow rate is subsequently used in a</w:t>
      </w:r>
      <w:r w:rsidR="00263AF4" w:rsidRPr="002D591A">
        <w:t xml:space="preserve"> </w:t>
      </w:r>
      <w:ins w:id="1152" w:author="David Conklin" w:date="2020-12-08T17:41:00Z">
        <w:r w:rsidR="00F87EC3">
          <w:t>second</w:t>
        </w:r>
      </w:ins>
      <w:del w:id="1153" w:author="David Conklin" w:date="2020-12-08T17:23:00Z">
        <w:r w:rsidR="00263AF4" w:rsidRPr="002D591A" w:rsidDel="000D60AF">
          <w:delText>second</w:delText>
        </w:r>
      </w:del>
      <w:r w:rsidR="00263AF4" w:rsidRPr="002D591A">
        <w:t xml:space="preserve"> call to</w:t>
      </w:r>
      <w:r w:rsidRPr="002D591A">
        <w:t xml:space="preserve"> </w:t>
      </w:r>
      <w:r w:rsidRPr="002D591A">
        <w:rPr>
          <w:i/>
          <w:iCs/>
        </w:rPr>
        <w:t>Ge</w:t>
      </w:r>
      <w:r w:rsidR="001A6DC9" w:rsidRPr="002D591A">
        <w:rPr>
          <w:i/>
          <w:iCs/>
        </w:rPr>
        <w:t>t</w:t>
      </w:r>
      <w:r w:rsidR="00263AF4" w:rsidRPr="002D591A">
        <w:rPr>
          <w:i/>
          <w:iCs/>
        </w:rPr>
        <w:t>Manning</w:t>
      </w:r>
      <w:r w:rsidRPr="002D591A">
        <w:rPr>
          <w:i/>
          <w:iCs/>
        </w:rPr>
        <w:t>tDepthFromQ()</w:t>
      </w:r>
      <w:r w:rsidRPr="002D591A">
        <w:t xml:space="preserve"> to calculate a new </w:t>
      </w:r>
      <w:ins w:id="1154" w:author="David Conklin" w:date="2020-12-08T17:41:00Z">
        <w:r w:rsidR="00F87EC3">
          <w:t xml:space="preserve">Manning </w:t>
        </w:r>
      </w:ins>
      <w:r w:rsidR="00176B6C" w:rsidRPr="002D591A">
        <w:t>depth for the water in the reach</w:t>
      </w:r>
      <w:ins w:id="1155" w:author="David Conklin" w:date="2020-12-08T17:21:00Z">
        <w:r w:rsidR="000D60AF">
          <w:t xml:space="preserve">. </w:t>
        </w:r>
      </w:ins>
      <w:del w:id="1156" w:author="David Conklin" w:date="2020-12-08T17:21:00Z">
        <w:r w:rsidR="00176B6C" w:rsidRPr="002D591A" w:rsidDel="000D60AF">
          <w:delText xml:space="preserve">, making use of the slope of the subreach and parameterized values for Manning’s n and </w:delText>
        </w:r>
        <w:r w:rsidR="005729DB" w:rsidRPr="002D591A" w:rsidDel="000D60AF">
          <w:delText xml:space="preserve">the </w:delText>
        </w:r>
        <w:r w:rsidR="00176B6C" w:rsidRPr="002D591A" w:rsidDel="000D60AF">
          <w:delText>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 xml:space="preserve">depth ratio.  </w:delText>
        </w:r>
      </w:del>
      <w:del w:id="1157" w:author="David Conklin" w:date="2020-12-08T17:23:00Z">
        <w:r w:rsidR="00176B6C" w:rsidRPr="002D591A" w:rsidDel="000D60AF">
          <w:delText>The value in the source code for Manning’s n is 0.3; the default value for the 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 xml:space="preserve">depth ratio is 10.  </w:delText>
        </w:r>
      </w:del>
      <w:moveFromRangeStart w:id="1158" w:author="David Conklin" w:date="2020-12-08T17:22:00Z" w:name="move58340576"/>
      <w:moveFrom w:id="1159" w:author="David Conklin" w:date="2020-12-08T17:22:00Z">
        <w:del w:id="1160" w:author="David Conklin" w:date="2020-12-08T17:23:00Z">
          <w:r w:rsidR="00176B6C" w:rsidRPr="002D591A" w:rsidDel="000D60AF">
            <w:delText>The value of the 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depth ratio may be spec</w:delText>
          </w:r>
          <w:r w:rsidR="00732D7E" w:rsidRPr="002D591A" w:rsidDel="000D60AF">
            <w:delText>ified explicitly in the &lt;streams&gt; block of the Flow XML input file (e.g. wd_ratio = “</w:delText>
          </w:r>
          <w:r w:rsidR="005729DB" w:rsidRPr="002D591A" w:rsidDel="000D60AF">
            <w:delText>10</w:delText>
          </w:r>
          <w:r w:rsidR="00732D7E" w:rsidRPr="002D591A" w:rsidDel="000D60AF">
            <w:delText>”).</w:delText>
          </w:r>
          <w:r w:rsidR="00771FED" w:rsidRPr="002D591A" w:rsidDel="000D60AF">
            <w:delText xml:space="preserve">  </w:delText>
          </w:r>
        </w:del>
      </w:moveFrom>
      <w:moveFromRangeEnd w:id="1158"/>
      <w:del w:id="1161" w:author="David Conklin" w:date="2020-12-08T17:23:00Z">
        <w:r w:rsidR="00771FED" w:rsidRPr="002D591A" w:rsidDel="000D60AF">
          <w:delText xml:space="preserve">The width-to-depth ratio is used in the </w:delText>
        </w:r>
        <w:r w:rsidR="00771FED" w:rsidRPr="002D591A" w:rsidDel="000D60AF">
          <w:rPr>
            <w:i/>
            <w:iCs/>
          </w:rPr>
          <w:delText>Get</w:delText>
        </w:r>
        <w:r w:rsidR="00263AF4" w:rsidRPr="002D591A" w:rsidDel="000D60AF">
          <w:rPr>
            <w:i/>
            <w:iCs/>
          </w:rPr>
          <w:delText>Manning</w:delText>
        </w:r>
        <w:r w:rsidR="00771FED" w:rsidRPr="002D591A" w:rsidDel="000D60AF">
          <w:rPr>
            <w:i/>
            <w:iCs/>
          </w:rPr>
          <w:delText>DepthFromQ()</w:delText>
        </w:r>
        <w:r w:rsidR="00771FED" w:rsidRPr="002D591A" w:rsidDel="000D60AF">
          <w:delText xml:space="preserve"> function to take into account the shape of the of the channel cross-section.</w:delText>
        </w:r>
      </w:del>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w:t>
      </w:r>
      <w:r w:rsidR="0010247C" w:rsidRPr="002D591A">
        <w:lastRenderedPageBreak/>
        <w:t>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162" w:name="_Toc58730391"/>
      <w:r>
        <w:t>Estimating the surface area of the water in a subreach</w:t>
      </w:r>
      <w:bookmarkEnd w:id="1162"/>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1163" w:name="_Toc58730392"/>
      <w:r>
        <w:t>Water temperature from thermal energy</w:t>
      </w:r>
      <w:bookmarkEnd w:id="1163"/>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1164" w:name="_Toc58730393"/>
      <w:r>
        <w:t>Initial conditions for Flow: the IC file</w:t>
      </w:r>
      <w:bookmarkEnd w:id="1164"/>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1165" w:name="_Toc58730394"/>
      <w:r>
        <w:t>Boundary conditions for stream water temperature</w:t>
      </w:r>
      <w:bookmarkEnd w:id="1165"/>
    </w:p>
    <w:p w14:paraId="37ABE728" w14:textId="13DDAE17" w:rsidR="00AF5828" w:rsidRDefault="007512E5" w:rsidP="007512E5">
      <w:pPr>
        <w:rPr>
          <w:ins w:id="1166" w:author="David Conklin" w:date="2020-12-08T14:30:00Z"/>
        </w:rPr>
      </w:pPr>
      <w:r>
        <w:tab/>
        <w:t xml:space="preserve">Water enters stream reaches from upstream and from lateral flow.  </w:t>
      </w:r>
      <w:ins w:id="1167" w:author="David Conklin" w:date="2020-12-08T14:27:00Z">
        <w:r w:rsidR="00AF5828">
          <w:t>Water entering from upstream already has a temperature associat</w:t>
        </w:r>
      </w:ins>
      <w:ins w:id="1168" w:author="David Conklin" w:date="2020-12-08T14:28:00Z">
        <w:r w:rsidR="00AF5828">
          <w:t xml:space="preserve">ed with it.  The temperature of water entering laterally as runoff </w:t>
        </w:r>
      </w:ins>
      <w:ins w:id="1169" w:author="David Conklin" w:date="2020-12-08T14:30:00Z">
        <w:r w:rsidR="00AF5828">
          <w:t>from the land is estimated as a function of the air temperature:</w:t>
        </w:r>
      </w:ins>
    </w:p>
    <w:p w14:paraId="3A6C5397" w14:textId="57838FC3" w:rsidR="00AF5828" w:rsidRDefault="00AF5828" w:rsidP="007512E5">
      <w:pPr>
        <w:rPr>
          <w:ins w:id="1170" w:author="David Conklin" w:date="2020-12-08T14:33:00Z"/>
        </w:rPr>
      </w:pPr>
      <w:ins w:id="1171" w:author="David Conklin" w:date="2020-12-08T14:30:00Z">
        <w:r>
          <w:tab/>
        </w:r>
      </w:ins>
      <w:ins w:id="1172" w:author="David Conklin" w:date="2020-12-08T14:49:00Z">
        <w:r w:rsidR="00977ECE">
          <w:tab/>
        </w:r>
      </w:ins>
      <w:ins w:id="1173" w:author="David Conklin" w:date="2020-12-08T14:31:00Z">
        <w:r>
          <w:t>H2O_TEMP = W2A_SL</w:t>
        </w:r>
      </w:ins>
      <w:ins w:id="1174" w:author="David Conklin" w:date="2020-12-08T14:32:00Z">
        <w:r>
          <w:t>P</w:t>
        </w:r>
      </w:ins>
      <w:ins w:id="1175" w:author="David Conklin" w:date="2020-12-08T14:33:00Z">
        <w:r>
          <w:t>[hbvcalib]</w:t>
        </w:r>
      </w:ins>
      <w:ins w:id="1176" w:author="David Conklin" w:date="2020-12-08T14:31:00Z">
        <w:r>
          <w:t xml:space="preserve"> * AIR_TEMP + W2A_INT</w:t>
        </w:r>
      </w:ins>
      <w:ins w:id="1177" w:author="David Conklin" w:date="2020-12-08T14:33:00Z">
        <w:r>
          <w:t>[hbvcalib]</w:t>
        </w:r>
      </w:ins>
    </w:p>
    <w:p w14:paraId="7C8BC1D3" w14:textId="70CB9CFB" w:rsidR="00AF5828" w:rsidRDefault="00AF5828" w:rsidP="007512E5">
      <w:pPr>
        <w:rPr>
          <w:ins w:id="1178" w:author="David Conklin" w:date="2020-12-08T14:37:00Z"/>
        </w:rPr>
      </w:pPr>
      <w:ins w:id="1179" w:author="David Conklin" w:date="2020-12-08T14:34:00Z">
        <w:r>
          <w:t xml:space="preserve">hbvcalib is the index </w:t>
        </w:r>
      </w:ins>
      <w:ins w:id="1180" w:author="David Conklin" w:date="2020-12-08T14:36:00Z">
        <w:r>
          <w:t>to the row in</w:t>
        </w:r>
      </w:ins>
      <w:ins w:id="1181" w:author="David Conklin" w:date="2020-12-08T14:34:00Z">
        <w:r>
          <w:t xml:space="preserve"> the HBV calibration data for the subbas</w:t>
        </w:r>
      </w:ins>
      <w:ins w:id="1182" w:author="David Conklin" w:date="2020-12-08T14:35:00Z">
        <w:r>
          <w:t>in where the reach is located.  W2A_SLP and W2A_INT are column headings in the table of</w:t>
        </w:r>
      </w:ins>
      <w:ins w:id="1183" w:author="David Conklin" w:date="2020-12-08T14:36:00Z">
        <w:r>
          <w:t xml:space="preserve"> HBV calibration data (the HBV.csv file)</w:t>
        </w:r>
      </w:ins>
      <w:ins w:id="1184" w:author="David Conklin" w:date="2020-12-08T14:37:00Z">
        <w:r>
          <w:t>.</w:t>
        </w:r>
      </w:ins>
      <w:ins w:id="1185" w:author="David Conklin" w:date="2020-12-08T14:47:00Z">
        <w:r w:rsidR="00977ECE">
          <w:t xml:space="preserve">  Basing the temperature of the water on the tempe</w:t>
        </w:r>
      </w:ins>
      <w:ins w:id="1186" w:author="David Conklin" w:date="2020-12-08T14:48:00Z">
        <w:r w:rsidR="00977ECE">
          <w:t>rature of the air introduces seasonality to the water temperatures.</w:t>
        </w:r>
      </w:ins>
    </w:p>
    <w:p w14:paraId="3991AEBB" w14:textId="4E524D82" w:rsidR="00AF5828" w:rsidRDefault="006D5AFD" w:rsidP="007512E5">
      <w:pPr>
        <w:rPr>
          <w:ins w:id="1187" w:author="David Conklin" w:date="2020-12-08T14:27:00Z"/>
        </w:rPr>
      </w:pPr>
      <w:ins w:id="1188" w:author="David Conklin" w:date="2020-12-08T14:37:00Z">
        <w:r>
          <w:tab/>
          <w:t xml:space="preserve">Where sufficient measured data of </w:t>
        </w:r>
      </w:ins>
      <w:ins w:id="1189" w:author="David Conklin" w:date="2020-12-08T14:38:00Z">
        <w:r>
          <w:t>stream temperatures is available, the W2A_SLP and W2A_INT values are obtained</w:t>
        </w:r>
      </w:ins>
      <w:ins w:id="1190" w:author="David Conklin" w:date="2020-12-08T14:39:00Z">
        <w:r>
          <w:t xml:space="preserve"> from a linear fit of measured monthly stream temperatures to air temperatures from the </w:t>
        </w:r>
      </w:ins>
      <w:ins w:id="1191" w:author="David Conklin" w:date="2020-12-08T14:40:00Z">
        <w:r>
          <w:t xml:space="preserve">baseline weather data.  </w:t>
        </w:r>
      </w:ins>
      <w:ins w:id="1192" w:author="David Conklin" w:date="2020-12-08T14:41:00Z">
        <w:r>
          <w:t xml:space="preserve">If measured stream temperatures are not available, the </w:t>
        </w:r>
        <w:r>
          <w:br/>
          <w:t>W2A_S</w:t>
        </w:r>
      </w:ins>
      <w:ins w:id="1193" w:author="David Conklin" w:date="2020-12-08T14:42:00Z">
        <w:r>
          <w:t>LP and W2A_INT values may be copied from those for a similarly situated subbasin.  I</w:t>
        </w:r>
      </w:ins>
      <w:ins w:id="1194" w:author="David Conklin" w:date="2020-12-08T14:43:00Z">
        <w:r>
          <w:t>f there are no comparable calibrated subbasins, W2A_SLP</w:t>
        </w:r>
      </w:ins>
      <w:ins w:id="1195" w:author="David Conklin" w:date="2020-12-08T14:44:00Z">
        <w:r>
          <w:t xml:space="preserve"> may be set to zero and W2A_INT set to DEFAULT_SOIL_H2O_TEMP_DEGC</w:t>
        </w:r>
      </w:ins>
      <w:ins w:id="1196" w:author="David Conklin" w:date="2020-12-08T14:46:00Z">
        <w:r>
          <w:t>, which has the effect of setting the temperature of the runoff when it enters the reach to a constant, year</w:t>
        </w:r>
      </w:ins>
      <w:ins w:id="1197" w:author="David Conklin" w:date="2020-12-08T14:47:00Z">
        <w:r>
          <w:t xml:space="preserve"> around.</w:t>
        </w:r>
      </w:ins>
    </w:p>
    <w:p w14:paraId="766A03D7" w14:textId="476522CD" w:rsidR="007E2AF3" w:rsidRDefault="007E2AF3">
      <w:pPr>
        <w:ind w:firstLine="720"/>
        <w:pPrChange w:id="1198" w:author="David Conklin" w:date="2020-12-08T14:49:00Z">
          <w:pPr/>
        </w:pPrChange>
      </w:pPr>
      <w:r>
        <w:t xml:space="preserve">As of </w:t>
      </w:r>
      <w:ins w:id="1199" w:author="David Conklin" w:date="2020-12-08T14:49:00Z">
        <w:r w:rsidR="00977ECE">
          <w:t>12/8</w:t>
        </w:r>
      </w:ins>
      <w:del w:id="1200" w:author="David Conklin" w:date="2020-12-08T14:49:00Z">
        <w:r w:rsidDel="00977ECE">
          <w:delText>9/10</w:delText>
        </w:r>
      </w:del>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0E4E3A62"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ins w:id="1201" w:author="David Conklin" w:date="2020-12-08T14:50:00Z">
        <w:r w:rsidR="00977ECE">
          <w:rPr>
            <w:rFonts w:ascii="Consolas" w:hAnsi="Consolas" w:cs="Consolas"/>
            <w:color w:val="000000"/>
            <w:sz w:val="19"/>
            <w:szCs w:val="19"/>
          </w:rPr>
          <w:t>8</w:t>
        </w:r>
      </w:ins>
      <w:del w:id="1202" w:author="David Conklin" w:date="2020-12-08T14:50:00Z">
        <w:r w:rsidDel="00977ECE">
          <w:rPr>
            <w:rFonts w:ascii="Consolas" w:hAnsi="Consolas" w:cs="Consolas"/>
            <w:color w:val="000000"/>
            <w:sz w:val="19"/>
            <w:szCs w:val="19"/>
          </w:rPr>
          <w:delText>10</w:delText>
        </w:r>
      </w:del>
      <w:r>
        <w:rPr>
          <w:rFonts w:ascii="Consolas" w:hAnsi="Consolas" w:cs="Consolas"/>
          <w:color w:val="000000"/>
          <w:sz w:val="19"/>
          <w:szCs w:val="19"/>
        </w:rPr>
        <w:t>.</w:t>
      </w:r>
    </w:p>
    <w:p w14:paraId="476B0C81" w14:textId="467445AC" w:rsidR="00977ECE" w:rsidRDefault="007E2AF3" w:rsidP="007E2AF3">
      <w:pPr>
        <w:autoSpaceDE w:val="0"/>
        <w:autoSpaceDN w:val="0"/>
        <w:adjustRightInd w:val="0"/>
        <w:rPr>
          <w:rFonts w:cstheme="minorHAnsi"/>
          <w:color w:val="000000"/>
        </w:rPr>
      </w:pPr>
      <w:del w:id="1203" w:author="David Conklin" w:date="2020-12-08T14:50:00Z">
        <w:r w:rsidRPr="007B1928" w:rsidDel="00977ECE">
          <w:rPr>
            <w:rFonts w:cstheme="minorHAnsi"/>
            <w:color w:val="000000"/>
          </w:rPr>
          <w:delText>The</w:delText>
        </w:r>
        <w:r w:rsidDel="00977ECE">
          <w:rPr>
            <w:rFonts w:cstheme="minorHAnsi"/>
            <w:color w:val="000000"/>
          </w:rPr>
          <w:delText xml:space="preserve"> soil temperature parameter value is used for water entering through the stream banks in the HBV submodel.  </w:delText>
        </w:r>
      </w:del>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ins w:id="1204" w:author="David Conklin" w:date="2020-12-08T15:35:00Z"/>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ins w:id="1205" w:author="David Conklin" w:date="2020-12-08T14:51:00Z">
        <w:r w:rsidR="00977ECE">
          <w:rPr>
            <w:rFonts w:cstheme="minorHAnsi"/>
            <w:color w:val="000000"/>
          </w:rPr>
          <w:t>, but not in strict proportion to air temperature</w:t>
        </w:r>
      </w:ins>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ins w:id="1206" w:author="David Conklin" w:date="2020-12-08T15:51:00Z"/>
          <w:rFonts w:cstheme="minorHAnsi"/>
          <w:color w:val="000000"/>
        </w:rPr>
      </w:pPr>
      <w:ins w:id="1207" w:author="David Conklin" w:date="2020-12-08T15:35:00Z">
        <w:r>
          <w:rPr>
            <w:rFonts w:cstheme="minorHAnsi"/>
            <w:color w:val="000000"/>
          </w:rPr>
          <w:tab/>
          <w:t>As of 12/</w:t>
        </w:r>
      </w:ins>
      <w:ins w:id="1208" w:author="David Conklin" w:date="2020-12-08T15:36:00Z">
        <w:r>
          <w:rPr>
            <w:rFonts w:cstheme="minorHAnsi"/>
            <w:color w:val="000000"/>
          </w:rPr>
          <w:t xml:space="preserve">8/20, stream temperatures have only been fitted to air temperatures for </w:t>
        </w:r>
      </w:ins>
      <w:ins w:id="1209" w:author="David Conklin" w:date="2020-12-08T16:05:00Z">
        <w:r w:rsidR="00497166">
          <w:rPr>
            <w:rFonts w:cstheme="minorHAnsi"/>
            <w:color w:val="000000"/>
          </w:rPr>
          <w:t>3</w:t>
        </w:r>
      </w:ins>
      <w:ins w:id="1210" w:author="David Conklin" w:date="2020-12-08T15:36:00Z">
        <w:r>
          <w:rPr>
            <w:rFonts w:cstheme="minorHAnsi"/>
            <w:color w:val="000000"/>
          </w:rPr>
          <w:t xml:space="preserve"> </w:t>
        </w:r>
      </w:ins>
      <w:ins w:id="1211" w:author="David Conklin" w:date="2020-12-08T16:06:00Z">
        <w:r w:rsidR="003C5919">
          <w:rPr>
            <w:rFonts w:cstheme="minorHAnsi"/>
            <w:color w:val="000000"/>
          </w:rPr>
          <w:t>drainages in the McKenzie basin</w:t>
        </w:r>
      </w:ins>
      <w:ins w:id="1212" w:author="David Conklin" w:date="2020-12-08T15:36:00Z">
        <w:r>
          <w:rPr>
            <w:rFonts w:cstheme="minorHAnsi"/>
            <w:color w:val="000000"/>
          </w:rPr>
          <w:t xml:space="preserve">: </w:t>
        </w:r>
      </w:ins>
      <w:ins w:id="1213" w:author="David Conklin" w:date="2020-12-08T15:37:00Z">
        <w:r>
          <w:rPr>
            <w:rFonts w:cstheme="minorHAnsi"/>
            <w:color w:val="000000"/>
          </w:rPr>
          <w:t xml:space="preserve">the Cougar reservoir drainage (HBVCALIB = 8), </w:t>
        </w:r>
      </w:ins>
      <w:ins w:id="1214" w:author="David Conklin" w:date="2020-12-08T15:36:00Z">
        <w:r>
          <w:rPr>
            <w:rFonts w:cstheme="minorHAnsi"/>
            <w:color w:val="000000"/>
          </w:rPr>
          <w:t>the Blue</w:t>
        </w:r>
      </w:ins>
      <w:ins w:id="1215" w:author="David Conklin" w:date="2020-12-08T15:37:00Z">
        <w:r>
          <w:rPr>
            <w:rFonts w:cstheme="minorHAnsi"/>
            <w:color w:val="000000"/>
          </w:rPr>
          <w:t xml:space="preserve"> River reservoir drainage (HBVCALIB = 9)</w:t>
        </w:r>
      </w:ins>
      <w:ins w:id="1216" w:author="David Conklin" w:date="2020-12-08T15:42:00Z">
        <w:r>
          <w:rPr>
            <w:rFonts w:cstheme="minorHAnsi"/>
            <w:color w:val="000000"/>
          </w:rPr>
          <w:t>, and the McKenzie outlet (HBVCALIB = 16)</w:t>
        </w:r>
      </w:ins>
      <w:ins w:id="1217" w:author="David Conklin" w:date="2020-12-08T15:40:00Z">
        <w:r>
          <w:rPr>
            <w:rFonts w:cstheme="minorHAnsi"/>
            <w:color w:val="000000"/>
          </w:rPr>
          <w:t>.  The fit for the Cougar drainage is also being used for the Clear Lake drainage (HBVCALIB = 46)</w:t>
        </w:r>
      </w:ins>
      <w:ins w:id="1218" w:author="David Conklin" w:date="2020-12-08T15:41:00Z">
        <w:r>
          <w:rPr>
            <w:rFonts w:cstheme="minorHAnsi"/>
            <w:color w:val="000000"/>
          </w:rPr>
          <w:t xml:space="preserve"> and for the upper McKenzie above Walterville (HBVCALIB = 34)</w:t>
        </w:r>
      </w:ins>
      <w:ins w:id="1219" w:author="David Conklin" w:date="2020-12-08T15:43:00Z">
        <w:r>
          <w:rPr>
            <w:rFonts w:cstheme="minorHAnsi"/>
            <w:color w:val="000000"/>
          </w:rPr>
          <w:t>.  The fit for the McKenzie outlet is being used for the Mohawk subbasin (HBVCALIB = 25).</w:t>
        </w:r>
      </w:ins>
      <w:ins w:id="1220" w:author="David Conklin" w:date="2020-12-08T15:44:00Z">
        <w:r>
          <w:rPr>
            <w:rFonts w:cstheme="minorHAnsi"/>
            <w:color w:val="000000"/>
          </w:rPr>
          <w:t xml:space="preserve">  Here are the values:</w:t>
        </w:r>
      </w:ins>
    </w:p>
    <w:p w14:paraId="65587776" w14:textId="77777777" w:rsidR="007F2465" w:rsidRDefault="007F2465" w:rsidP="00BD69AE">
      <w:pPr>
        <w:autoSpaceDE w:val="0"/>
        <w:autoSpaceDN w:val="0"/>
        <w:adjustRightInd w:val="0"/>
        <w:rPr>
          <w:ins w:id="1221" w:author="David Conklin" w:date="2020-12-08T15:44:00Z"/>
          <w:rFonts w:cstheme="minorHAnsi"/>
          <w:color w:val="000000"/>
        </w:rPr>
      </w:pPr>
    </w:p>
    <w:tbl>
      <w:tblPr>
        <w:tblStyle w:val="TableGrid"/>
        <w:tblW w:w="0" w:type="auto"/>
        <w:tblLayout w:type="fixed"/>
        <w:tblLook w:val="04A0" w:firstRow="1" w:lastRow="0" w:firstColumn="1" w:lastColumn="0" w:noHBand="0" w:noVBand="1"/>
        <w:tblPrChange w:id="1222" w:author="David Conklin" w:date="2020-12-08T15:51:00Z">
          <w:tblPr>
            <w:tblStyle w:val="TableGrid"/>
            <w:tblW w:w="0" w:type="auto"/>
            <w:tblLayout w:type="fixed"/>
            <w:tblLook w:val="04A0" w:firstRow="1" w:lastRow="0" w:firstColumn="1" w:lastColumn="0" w:noHBand="0" w:noVBand="1"/>
          </w:tblPr>
        </w:tblPrChange>
      </w:tblPr>
      <w:tblGrid>
        <w:gridCol w:w="1110"/>
        <w:gridCol w:w="1968"/>
        <w:gridCol w:w="2636"/>
        <w:gridCol w:w="2636"/>
        <w:gridCol w:w="1661"/>
        <w:tblGridChange w:id="1223">
          <w:tblGrid>
            <w:gridCol w:w="1110"/>
            <w:gridCol w:w="1968"/>
            <w:gridCol w:w="2636"/>
            <w:gridCol w:w="2636"/>
            <w:gridCol w:w="1661"/>
          </w:tblGrid>
        </w:tblGridChange>
      </w:tblGrid>
      <w:tr w:rsidR="007F2465" w14:paraId="37FE1D46" w14:textId="77777777" w:rsidTr="007F2465">
        <w:trPr>
          <w:ins w:id="1224" w:author="David Conklin" w:date="2020-12-08T15:44:00Z"/>
        </w:trPr>
        <w:tc>
          <w:tcPr>
            <w:tcW w:w="1110" w:type="dxa"/>
            <w:tcPrChange w:id="1225" w:author="David Conklin" w:date="2020-12-08T15:51:00Z">
              <w:tcPr>
                <w:tcW w:w="1110" w:type="dxa"/>
              </w:tcPr>
            </w:tcPrChange>
          </w:tcPr>
          <w:p w14:paraId="6F58217A" w14:textId="7CA7612A" w:rsidR="007F2465" w:rsidRDefault="007F2465">
            <w:pPr>
              <w:autoSpaceDE w:val="0"/>
              <w:autoSpaceDN w:val="0"/>
              <w:adjustRightInd w:val="0"/>
              <w:jc w:val="center"/>
              <w:rPr>
                <w:ins w:id="1226" w:author="David Conklin" w:date="2020-12-08T15:44:00Z"/>
                <w:rFonts w:cstheme="minorHAnsi"/>
                <w:color w:val="000000"/>
              </w:rPr>
              <w:pPrChange w:id="1227" w:author="David Conklin" w:date="2020-12-08T15:55:00Z">
                <w:pPr>
                  <w:autoSpaceDE w:val="0"/>
                  <w:autoSpaceDN w:val="0"/>
                  <w:adjustRightInd w:val="0"/>
                </w:pPr>
              </w:pPrChange>
            </w:pPr>
            <w:ins w:id="1228" w:author="David Conklin" w:date="2020-12-08T15:44:00Z">
              <w:r>
                <w:rPr>
                  <w:rFonts w:cstheme="minorHAnsi"/>
                  <w:color w:val="000000"/>
                </w:rPr>
                <w:t>HBVCALIB</w:t>
              </w:r>
            </w:ins>
          </w:p>
        </w:tc>
        <w:tc>
          <w:tcPr>
            <w:tcW w:w="1968" w:type="dxa"/>
            <w:tcPrChange w:id="1229" w:author="David Conklin" w:date="2020-12-08T15:51:00Z">
              <w:tcPr>
                <w:tcW w:w="1968" w:type="dxa"/>
              </w:tcPr>
            </w:tcPrChange>
          </w:tcPr>
          <w:p w14:paraId="23092AB3" w14:textId="63EADA24" w:rsidR="007F2465" w:rsidRDefault="007F2465">
            <w:pPr>
              <w:autoSpaceDE w:val="0"/>
              <w:autoSpaceDN w:val="0"/>
              <w:adjustRightInd w:val="0"/>
              <w:jc w:val="center"/>
              <w:rPr>
                <w:ins w:id="1230" w:author="David Conklin" w:date="2020-12-08T15:44:00Z"/>
                <w:rFonts w:cstheme="minorHAnsi"/>
                <w:color w:val="000000"/>
              </w:rPr>
              <w:pPrChange w:id="1231" w:author="David Conklin" w:date="2020-12-08T15:55:00Z">
                <w:pPr>
                  <w:autoSpaceDE w:val="0"/>
                  <w:autoSpaceDN w:val="0"/>
                  <w:adjustRightInd w:val="0"/>
                </w:pPr>
              </w:pPrChange>
            </w:pPr>
            <w:ins w:id="1232" w:author="David Conklin" w:date="2020-12-08T15:44:00Z">
              <w:r>
                <w:rPr>
                  <w:rFonts w:cstheme="minorHAnsi"/>
                  <w:color w:val="000000"/>
                </w:rPr>
                <w:t>subbasin</w:t>
              </w:r>
            </w:ins>
          </w:p>
        </w:tc>
        <w:tc>
          <w:tcPr>
            <w:tcW w:w="2636" w:type="dxa"/>
            <w:tcPrChange w:id="1233" w:author="David Conklin" w:date="2020-12-08T15:51:00Z">
              <w:tcPr>
                <w:tcW w:w="2636" w:type="dxa"/>
              </w:tcPr>
            </w:tcPrChange>
          </w:tcPr>
          <w:p w14:paraId="232F801A" w14:textId="024E1518" w:rsidR="007F2465" w:rsidRDefault="007F2465">
            <w:pPr>
              <w:autoSpaceDE w:val="0"/>
              <w:autoSpaceDN w:val="0"/>
              <w:adjustRightInd w:val="0"/>
              <w:jc w:val="center"/>
              <w:rPr>
                <w:ins w:id="1234" w:author="David Conklin" w:date="2020-12-08T15:51:00Z"/>
                <w:rFonts w:cstheme="minorHAnsi"/>
                <w:color w:val="000000"/>
              </w:rPr>
              <w:pPrChange w:id="1235" w:author="David Conklin" w:date="2020-12-08T15:55:00Z">
                <w:pPr>
                  <w:autoSpaceDE w:val="0"/>
                  <w:autoSpaceDN w:val="0"/>
                  <w:adjustRightInd w:val="0"/>
                </w:pPr>
              </w:pPrChange>
            </w:pPr>
            <w:ins w:id="1236" w:author="David Conklin" w:date="2020-12-08T15:51:00Z">
              <w:r>
                <w:rPr>
                  <w:rFonts w:cstheme="minorHAnsi"/>
                  <w:color w:val="000000"/>
                </w:rPr>
                <w:t>mean eleva</w:t>
              </w:r>
            </w:ins>
            <w:ins w:id="1237" w:author="David Conklin" w:date="2020-12-08T15:52:00Z">
              <w:r>
                <w:rPr>
                  <w:rFonts w:cstheme="minorHAnsi"/>
                  <w:color w:val="000000"/>
                </w:rPr>
                <w:t>tion</w:t>
              </w:r>
            </w:ins>
            <w:ins w:id="1238" w:author="David Conklin" w:date="2020-12-08T15:54:00Z">
              <w:r>
                <w:rPr>
                  <w:rFonts w:cstheme="minorHAnsi"/>
                  <w:color w:val="000000"/>
                </w:rPr>
                <w:t>, m ASL</w:t>
              </w:r>
            </w:ins>
          </w:p>
        </w:tc>
        <w:tc>
          <w:tcPr>
            <w:tcW w:w="2636" w:type="dxa"/>
            <w:tcPrChange w:id="1239" w:author="David Conklin" w:date="2020-12-08T15:51:00Z">
              <w:tcPr>
                <w:tcW w:w="2636" w:type="dxa"/>
              </w:tcPr>
            </w:tcPrChange>
          </w:tcPr>
          <w:p w14:paraId="31B7E5BA" w14:textId="5FE2124D" w:rsidR="007F2465" w:rsidRDefault="007F2465">
            <w:pPr>
              <w:autoSpaceDE w:val="0"/>
              <w:autoSpaceDN w:val="0"/>
              <w:adjustRightInd w:val="0"/>
              <w:jc w:val="center"/>
              <w:rPr>
                <w:ins w:id="1240" w:author="David Conklin" w:date="2020-12-08T15:44:00Z"/>
                <w:rFonts w:cstheme="minorHAnsi"/>
                <w:color w:val="000000"/>
              </w:rPr>
              <w:pPrChange w:id="1241" w:author="David Conklin" w:date="2020-12-08T15:55:00Z">
                <w:pPr>
                  <w:autoSpaceDE w:val="0"/>
                  <w:autoSpaceDN w:val="0"/>
                  <w:adjustRightInd w:val="0"/>
                </w:pPr>
              </w:pPrChange>
            </w:pPr>
            <w:ins w:id="1242" w:author="David Conklin" w:date="2020-12-08T15:45:00Z">
              <w:r>
                <w:rPr>
                  <w:rFonts w:cstheme="minorHAnsi"/>
                  <w:color w:val="000000"/>
                </w:rPr>
                <w:t>W2A_SLP</w:t>
              </w:r>
            </w:ins>
            <w:ins w:id="1243" w:author="David Conklin" w:date="2020-12-08T15:48:00Z">
              <w:r>
                <w:rPr>
                  <w:rFonts w:cstheme="minorHAnsi"/>
                  <w:color w:val="000000"/>
                </w:rPr>
                <w:t xml:space="preserve"> deg</w:t>
              </w:r>
            </w:ins>
            <w:ins w:id="1244" w:author="David Conklin" w:date="2020-12-08T16:05:00Z">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ins>
            <w:ins w:id="1245" w:author="David Conklin" w:date="2020-12-08T15:48:00Z">
              <w:r>
                <w:rPr>
                  <w:rFonts w:cstheme="minorHAnsi"/>
                  <w:color w:val="000000"/>
                </w:rPr>
                <w:t>/deg</w:t>
              </w:r>
            </w:ins>
            <w:ins w:id="1246" w:author="David Conklin" w:date="2020-12-08T16:05:00Z">
              <w:r w:rsidR="00497166">
                <w:rPr>
                  <w:rFonts w:cstheme="minorHAnsi"/>
                  <w:color w:val="000000"/>
                </w:rPr>
                <w:t xml:space="preserve"> air</w:t>
              </w:r>
            </w:ins>
          </w:p>
        </w:tc>
        <w:tc>
          <w:tcPr>
            <w:tcW w:w="1661" w:type="dxa"/>
            <w:tcPrChange w:id="1247" w:author="David Conklin" w:date="2020-12-08T15:51:00Z">
              <w:tcPr>
                <w:tcW w:w="1661" w:type="dxa"/>
              </w:tcPr>
            </w:tcPrChange>
          </w:tcPr>
          <w:p w14:paraId="76F4DC18" w14:textId="2DA7D4E4" w:rsidR="007F2465" w:rsidRDefault="007F2465">
            <w:pPr>
              <w:autoSpaceDE w:val="0"/>
              <w:autoSpaceDN w:val="0"/>
              <w:adjustRightInd w:val="0"/>
              <w:jc w:val="center"/>
              <w:rPr>
                <w:ins w:id="1248" w:author="David Conklin" w:date="2020-12-08T15:44:00Z"/>
                <w:rFonts w:cstheme="minorHAnsi"/>
                <w:color w:val="000000"/>
              </w:rPr>
              <w:pPrChange w:id="1249" w:author="David Conklin" w:date="2020-12-08T15:55:00Z">
                <w:pPr>
                  <w:autoSpaceDE w:val="0"/>
                  <w:autoSpaceDN w:val="0"/>
                  <w:adjustRightInd w:val="0"/>
                </w:pPr>
              </w:pPrChange>
            </w:pPr>
            <w:ins w:id="1250" w:author="David Conklin" w:date="2020-12-08T15:45:00Z">
              <w:r>
                <w:rPr>
                  <w:rFonts w:cstheme="minorHAnsi"/>
                  <w:color w:val="000000"/>
                </w:rPr>
                <w:t>W2A_INT</w:t>
              </w:r>
            </w:ins>
            <w:ins w:id="1251" w:author="David Conklin" w:date="2020-12-08T15:48:00Z">
              <w:r>
                <w:rPr>
                  <w:rFonts w:cstheme="minorHAnsi"/>
                  <w:color w:val="000000"/>
                </w:rPr>
                <w:t xml:space="preserve"> deg C</w:t>
              </w:r>
            </w:ins>
          </w:p>
        </w:tc>
      </w:tr>
      <w:tr w:rsidR="007F2465" w14:paraId="67211560" w14:textId="77777777" w:rsidTr="007F2465">
        <w:trPr>
          <w:ins w:id="1252" w:author="David Conklin" w:date="2020-12-08T15:44:00Z"/>
        </w:trPr>
        <w:tc>
          <w:tcPr>
            <w:tcW w:w="1110" w:type="dxa"/>
            <w:tcPrChange w:id="1253" w:author="David Conklin" w:date="2020-12-08T15:51:00Z">
              <w:tcPr>
                <w:tcW w:w="1110" w:type="dxa"/>
              </w:tcPr>
            </w:tcPrChange>
          </w:tcPr>
          <w:p w14:paraId="2AB5E0CB" w14:textId="29CFF55A" w:rsidR="007F2465" w:rsidRDefault="007F2465">
            <w:pPr>
              <w:autoSpaceDE w:val="0"/>
              <w:autoSpaceDN w:val="0"/>
              <w:adjustRightInd w:val="0"/>
              <w:jc w:val="center"/>
              <w:rPr>
                <w:ins w:id="1254" w:author="David Conklin" w:date="2020-12-08T15:44:00Z"/>
                <w:rFonts w:cstheme="minorHAnsi"/>
                <w:color w:val="000000"/>
              </w:rPr>
              <w:pPrChange w:id="1255" w:author="David Conklin" w:date="2020-12-08T15:55:00Z">
                <w:pPr>
                  <w:autoSpaceDE w:val="0"/>
                  <w:autoSpaceDN w:val="0"/>
                  <w:adjustRightInd w:val="0"/>
                </w:pPr>
              </w:pPrChange>
            </w:pPr>
            <w:ins w:id="1256" w:author="David Conklin" w:date="2020-12-08T15:45:00Z">
              <w:r>
                <w:rPr>
                  <w:rFonts w:cstheme="minorHAnsi"/>
                  <w:color w:val="000000"/>
                </w:rPr>
                <w:t>16</w:t>
              </w:r>
            </w:ins>
          </w:p>
        </w:tc>
        <w:tc>
          <w:tcPr>
            <w:tcW w:w="1968" w:type="dxa"/>
            <w:tcPrChange w:id="1257" w:author="David Conklin" w:date="2020-12-08T15:51:00Z">
              <w:tcPr>
                <w:tcW w:w="1968" w:type="dxa"/>
              </w:tcPr>
            </w:tcPrChange>
          </w:tcPr>
          <w:p w14:paraId="1E7DA7D6" w14:textId="2341AEB3" w:rsidR="007F2465" w:rsidRDefault="007F2465">
            <w:pPr>
              <w:autoSpaceDE w:val="0"/>
              <w:autoSpaceDN w:val="0"/>
              <w:adjustRightInd w:val="0"/>
              <w:jc w:val="center"/>
              <w:rPr>
                <w:ins w:id="1258" w:author="David Conklin" w:date="2020-12-08T15:44:00Z"/>
                <w:rFonts w:cstheme="minorHAnsi"/>
                <w:color w:val="000000"/>
              </w:rPr>
              <w:pPrChange w:id="1259" w:author="David Conklin" w:date="2020-12-08T15:55:00Z">
                <w:pPr>
                  <w:autoSpaceDE w:val="0"/>
                  <w:autoSpaceDN w:val="0"/>
                  <w:adjustRightInd w:val="0"/>
                </w:pPr>
              </w:pPrChange>
            </w:pPr>
            <w:ins w:id="1260" w:author="David Conklin" w:date="2020-12-08T15:45:00Z">
              <w:r>
                <w:rPr>
                  <w:rFonts w:cstheme="minorHAnsi"/>
                  <w:color w:val="000000"/>
                </w:rPr>
                <w:t>McKenzie outlet</w:t>
              </w:r>
            </w:ins>
          </w:p>
        </w:tc>
        <w:tc>
          <w:tcPr>
            <w:tcW w:w="2636" w:type="dxa"/>
            <w:tcPrChange w:id="1261" w:author="David Conklin" w:date="2020-12-08T15:51:00Z">
              <w:tcPr>
                <w:tcW w:w="2636" w:type="dxa"/>
              </w:tcPr>
            </w:tcPrChange>
          </w:tcPr>
          <w:p w14:paraId="1B955040" w14:textId="241BFB6C" w:rsidR="007F2465" w:rsidRDefault="007F2465">
            <w:pPr>
              <w:autoSpaceDE w:val="0"/>
              <w:autoSpaceDN w:val="0"/>
              <w:adjustRightInd w:val="0"/>
              <w:jc w:val="center"/>
              <w:rPr>
                <w:ins w:id="1262" w:author="David Conklin" w:date="2020-12-08T15:51:00Z"/>
                <w:rFonts w:cstheme="minorHAnsi"/>
                <w:color w:val="000000"/>
              </w:rPr>
              <w:pPrChange w:id="1263" w:author="David Conklin" w:date="2020-12-08T15:55:00Z">
                <w:pPr>
                  <w:autoSpaceDE w:val="0"/>
                  <w:autoSpaceDN w:val="0"/>
                  <w:adjustRightInd w:val="0"/>
                </w:pPr>
              </w:pPrChange>
            </w:pPr>
            <w:ins w:id="1264" w:author="David Conklin" w:date="2020-12-08T15:54:00Z">
              <w:r>
                <w:rPr>
                  <w:rFonts w:cstheme="minorHAnsi"/>
                  <w:color w:val="000000"/>
                </w:rPr>
                <w:t>314</w:t>
              </w:r>
            </w:ins>
          </w:p>
        </w:tc>
        <w:tc>
          <w:tcPr>
            <w:tcW w:w="2636" w:type="dxa"/>
            <w:tcPrChange w:id="1265" w:author="David Conklin" w:date="2020-12-08T15:51:00Z">
              <w:tcPr>
                <w:tcW w:w="2636" w:type="dxa"/>
              </w:tcPr>
            </w:tcPrChange>
          </w:tcPr>
          <w:p w14:paraId="559C7949" w14:textId="70522D00" w:rsidR="007F2465" w:rsidRDefault="007F2465">
            <w:pPr>
              <w:autoSpaceDE w:val="0"/>
              <w:autoSpaceDN w:val="0"/>
              <w:adjustRightInd w:val="0"/>
              <w:jc w:val="center"/>
              <w:rPr>
                <w:ins w:id="1266" w:author="David Conklin" w:date="2020-12-08T15:44:00Z"/>
                <w:rFonts w:cstheme="minorHAnsi"/>
                <w:color w:val="000000"/>
              </w:rPr>
              <w:pPrChange w:id="1267" w:author="David Conklin" w:date="2020-12-08T15:55:00Z">
                <w:pPr>
                  <w:autoSpaceDE w:val="0"/>
                  <w:autoSpaceDN w:val="0"/>
                  <w:adjustRightInd w:val="0"/>
                </w:pPr>
              </w:pPrChange>
            </w:pPr>
            <w:ins w:id="1268" w:author="David Conklin" w:date="2020-12-08T15:46:00Z">
              <w:r>
                <w:rPr>
                  <w:rFonts w:cstheme="minorHAnsi"/>
                  <w:color w:val="000000"/>
                </w:rPr>
                <w:t>0.</w:t>
              </w:r>
            </w:ins>
            <w:ins w:id="1269" w:author="David Conklin" w:date="2020-12-08T15:50:00Z">
              <w:r>
                <w:rPr>
                  <w:rFonts w:cstheme="minorHAnsi"/>
                  <w:color w:val="000000"/>
                </w:rPr>
                <w:t>60</w:t>
              </w:r>
            </w:ins>
          </w:p>
        </w:tc>
        <w:tc>
          <w:tcPr>
            <w:tcW w:w="1661" w:type="dxa"/>
            <w:tcPrChange w:id="1270" w:author="David Conklin" w:date="2020-12-08T15:51:00Z">
              <w:tcPr>
                <w:tcW w:w="1661" w:type="dxa"/>
              </w:tcPr>
            </w:tcPrChange>
          </w:tcPr>
          <w:p w14:paraId="6EE5B65D" w14:textId="60891F58" w:rsidR="007F2465" w:rsidRDefault="007F2465">
            <w:pPr>
              <w:autoSpaceDE w:val="0"/>
              <w:autoSpaceDN w:val="0"/>
              <w:adjustRightInd w:val="0"/>
              <w:jc w:val="center"/>
              <w:rPr>
                <w:ins w:id="1271" w:author="David Conklin" w:date="2020-12-08T15:44:00Z"/>
                <w:rFonts w:cstheme="minorHAnsi"/>
                <w:color w:val="000000"/>
              </w:rPr>
              <w:pPrChange w:id="1272" w:author="David Conklin" w:date="2020-12-08T15:55:00Z">
                <w:pPr>
                  <w:autoSpaceDE w:val="0"/>
                  <w:autoSpaceDN w:val="0"/>
                  <w:adjustRightInd w:val="0"/>
                </w:pPr>
              </w:pPrChange>
            </w:pPr>
            <w:ins w:id="1273" w:author="David Conklin" w:date="2020-12-08T15:46:00Z">
              <w:r>
                <w:rPr>
                  <w:rFonts w:cstheme="minorHAnsi"/>
                  <w:color w:val="000000"/>
                </w:rPr>
                <w:t>3.37</w:t>
              </w:r>
            </w:ins>
          </w:p>
        </w:tc>
      </w:tr>
      <w:tr w:rsidR="007F2465" w14:paraId="5A3374B1" w14:textId="77777777" w:rsidTr="007F2465">
        <w:trPr>
          <w:ins w:id="1274" w:author="David Conklin" w:date="2020-12-08T15:47:00Z"/>
        </w:trPr>
        <w:tc>
          <w:tcPr>
            <w:tcW w:w="1110" w:type="dxa"/>
            <w:tcPrChange w:id="1275" w:author="David Conklin" w:date="2020-12-08T15:51:00Z">
              <w:tcPr>
                <w:tcW w:w="1110" w:type="dxa"/>
              </w:tcPr>
            </w:tcPrChange>
          </w:tcPr>
          <w:p w14:paraId="4DFCA108" w14:textId="0310A317" w:rsidR="007F2465" w:rsidRDefault="007F2465">
            <w:pPr>
              <w:autoSpaceDE w:val="0"/>
              <w:autoSpaceDN w:val="0"/>
              <w:adjustRightInd w:val="0"/>
              <w:jc w:val="center"/>
              <w:rPr>
                <w:ins w:id="1276" w:author="David Conklin" w:date="2020-12-08T15:47:00Z"/>
                <w:rFonts w:cstheme="minorHAnsi"/>
                <w:color w:val="000000"/>
              </w:rPr>
              <w:pPrChange w:id="1277" w:author="David Conklin" w:date="2020-12-08T15:55:00Z">
                <w:pPr>
                  <w:autoSpaceDE w:val="0"/>
                  <w:autoSpaceDN w:val="0"/>
                  <w:adjustRightInd w:val="0"/>
                </w:pPr>
              </w:pPrChange>
            </w:pPr>
            <w:ins w:id="1278" w:author="David Conklin" w:date="2020-12-08T15:47:00Z">
              <w:r>
                <w:rPr>
                  <w:rFonts w:cstheme="minorHAnsi"/>
                  <w:color w:val="000000"/>
                </w:rPr>
                <w:t>9</w:t>
              </w:r>
            </w:ins>
          </w:p>
        </w:tc>
        <w:tc>
          <w:tcPr>
            <w:tcW w:w="1968" w:type="dxa"/>
            <w:tcPrChange w:id="1279" w:author="David Conklin" w:date="2020-12-08T15:51:00Z">
              <w:tcPr>
                <w:tcW w:w="1968" w:type="dxa"/>
              </w:tcPr>
            </w:tcPrChange>
          </w:tcPr>
          <w:p w14:paraId="6FBA9282" w14:textId="56AC1869" w:rsidR="007F2465" w:rsidRDefault="007F2465">
            <w:pPr>
              <w:autoSpaceDE w:val="0"/>
              <w:autoSpaceDN w:val="0"/>
              <w:adjustRightInd w:val="0"/>
              <w:jc w:val="center"/>
              <w:rPr>
                <w:ins w:id="1280" w:author="David Conklin" w:date="2020-12-08T15:47:00Z"/>
                <w:rFonts w:cstheme="minorHAnsi"/>
                <w:color w:val="000000"/>
              </w:rPr>
              <w:pPrChange w:id="1281" w:author="David Conklin" w:date="2020-12-08T15:55:00Z">
                <w:pPr>
                  <w:autoSpaceDE w:val="0"/>
                  <w:autoSpaceDN w:val="0"/>
                  <w:adjustRightInd w:val="0"/>
                </w:pPr>
              </w:pPrChange>
            </w:pPr>
            <w:ins w:id="1282" w:author="David Conklin" w:date="2020-12-08T15:47:00Z">
              <w:r>
                <w:rPr>
                  <w:rFonts w:cstheme="minorHAnsi"/>
                  <w:color w:val="000000"/>
                </w:rPr>
                <w:t>Blue River res</w:t>
              </w:r>
            </w:ins>
            <w:ins w:id="1283" w:author="David Conklin" w:date="2020-12-08T15:48:00Z">
              <w:r>
                <w:rPr>
                  <w:rFonts w:cstheme="minorHAnsi"/>
                  <w:color w:val="000000"/>
                </w:rPr>
                <w:t>ervoir</w:t>
              </w:r>
            </w:ins>
          </w:p>
        </w:tc>
        <w:tc>
          <w:tcPr>
            <w:tcW w:w="2636" w:type="dxa"/>
            <w:tcPrChange w:id="1284" w:author="David Conklin" w:date="2020-12-08T15:51:00Z">
              <w:tcPr>
                <w:tcW w:w="2636" w:type="dxa"/>
              </w:tcPr>
            </w:tcPrChange>
          </w:tcPr>
          <w:p w14:paraId="58E1FCB4" w14:textId="5D49EDB2" w:rsidR="007F2465" w:rsidRDefault="007F2465">
            <w:pPr>
              <w:autoSpaceDE w:val="0"/>
              <w:autoSpaceDN w:val="0"/>
              <w:adjustRightInd w:val="0"/>
              <w:jc w:val="center"/>
              <w:rPr>
                <w:ins w:id="1285" w:author="David Conklin" w:date="2020-12-08T15:51:00Z"/>
                <w:rFonts w:cstheme="minorHAnsi"/>
                <w:color w:val="000000"/>
              </w:rPr>
              <w:pPrChange w:id="1286" w:author="David Conklin" w:date="2020-12-08T15:55:00Z">
                <w:pPr>
                  <w:autoSpaceDE w:val="0"/>
                  <w:autoSpaceDN w:val="0"/>
                  <w:adjustRightInd w:val="0"/>
                </w:pPr>
              </w:pPrChange>
            </w:pPr>
            <w:ins w:id="1287" w:author="David Conklin" w:date="2020-12-08T15:54:00Z">
              <w:r>
                <w:rPr>
                  <w:rFonts w:cstheme="minorHAnsi"/>
                  <w:color w:val="000000"/>
                </w:rPr>
                <w:t>932</w:t>
              </w:r>
            </w:ins>
          </w:p>
        </w:tc>
        <w:tc>
          <w:tcPr>
            <w:tcW w:w="2636" w:type="dxa"/>
            <w:tcPrChange w:id="1288" w:author="David Conklin" w:date="2020-12-08T15:51:00Z">
              <w:tcPr>
                <w:tcW w:w="2636" w:type="dxa"/>
              </w:tcPr>
            </w:tcPrChange>
          </w:tcPr>
          <w:p w14:paraId="639386ED" w14:textId="4A34710E" w:rsidR="007F2465" w:rsidRDefault="007F2465">
            <w:pPr>
              <w:autoSpaceDE w:val="0"/>
              <w:autoSpaceDN w:val="0"/>
              <w:adjustRightInd w:val="0"/>
              <w:jc w:val="center"/>
              <w:rPr>
                <w:ins w:id="1289" w:author="David Conklin" w:date="2020-12-08T15:47:00Z"/>
                <w:rFonts w:cstheme="minorHAnsi"/>
                <w:color w:val="000000"/>
              </w:rPr>
              <w:pPrChange w:id="1290" w:author="David Conklin" w:date="2020-12-08T15:55:00Z">
                <w:pPr>
                  <w:autoSpaceDE w:val="0"/>
                  <w:autoSpaceDN w:val="0"/>
                  <w:adjustRightInd w:val="0"/>
                </w:pPr>
              </w:pPrChange>
            </w:pPr>
            <w:ins w:id="1291" w:author="David Conklin" w:date="2020-12-08T15:48:00Z">
              <w:r>
                <w:rPr>
                  <w:rFonts w:cstheme="minorHAnsi"/>
                  <w:color w:val="000000"/>
                </w:rPr>
                <w:t>0.6</w:t>
              </w:r>
            </w:ins>
            <w:ins w:id="1292" w:author="David Conklin" w:date="2020-12-08T15:50:00Z">
              <w:r>
                <w:rPr>
                  <w:rFonts w:cstheme="minorHAnsi"/>
                  <w:color w:val="000000"/>
                </w:rPr>
                <w:t>4</w:t>
              </w:r>
            </w:ins>
          </w:p>
        </w:tc>
        <w:tc>
          <w:tcPr>
            <w:tcW w:w="1661" w:type="dxa"/>
            <w:tcPrChange w:id="1293" w:author="David Conklin" w:date="2020-12-08T15:51:00Z">
              <w:tcPr>
                <w:tcW w:w="1661" w:type="dxa"/>
              </w:tcPr>
            </w:tcPrChange>
          </w:tcPr>
          <w:p w14:paraId="2DAC1C1F" w14:textId="42361804" w:rsidR="007F2465" w:rsidRDefault="007F2465">
            <w:pPr>
              <w:autoSpaceDE w:val="0"/>
              <w:autoSpaceDN w:val="0"/>
              <w:adjustRightInd w:val="0"/>
              <w:jc w:val="center"/>
              <w:rPr>
                <w:ins w:id="1294" w:author="David Conklin" w:date="2020-12-08T15:47:00Z"/>
                <w:rFonts w:cstheme="minorHAnsi"/>
                <w:color w:val="000000"/>
              </w:rPr>
              <w:pPrChange w:id="1295" w:author="David Conklin" w:date="2020-12-08T15:55:00Z">
                <w:pPr>
                  <w:autoSpaceDE w:val="0"/>
                  <w:autoSpaceDN w:val="0"/>
                  <w:adjustRightInd w:val="0"/>
                </w:pPr>
              </w:pPrChange>
            </w:pPr>
            <w:ins w:id="1296" w:author="David Conklin" w:date="2020-12-08T15:49:00Z">
              <w:r>
                <w:rPr>
                  <w:rFonts w:cstheme="minorHAnsi"/>
                  <w:color w:val="000000"/>
                </w:rPr>
                <w:t>2.70</w:t>
              </w:r>
            </w:ins>
          </w:p>
        </w:tc>
      </w:tr>
      <w:tr w:rsidR="007F2465" w14:paraId="107A73B3" w14:textId="77777777" w:rsidTr="007F2465">
        <w:trPr>
          <w:ins w:id="1297" w:author="David Conklin" w:date="2020-12-08T15:49:00Z"/>
        </w:trPr>
        <w:tc>
          <w:tcPr>
            <w:tcW w:w="1110" w:type="dxa"/>
            <w:tcPrChange w:id="1298" w:author="David Conklin" w:date="2020-12-08T15:51:00Z">
              <w:tcPr>
                <w:tcW w:w="1110" w:type="dxa"/>
              </w:tcPr>
            </w:tcPrChange>
          </w:tcPr>
          <w:p w14:paraId="408FED19" w14:textId="44B55FC9" w:rsidR="007F2465" w:rsidRDefault="007F2465">
            <w:pPr>
              <w:autoSpaceDE w:val="0"/>
              <w:autoSpaceDN w:val="0"/>
              <w:adjustRightInd w:val="0"/>
              <w:jc w:val="center"/>
              <w:rPr>
                <w:ins w:id="1299" w:author="David Conklin" w:date="2020-12-08T15:49:00Z"/>
                <w:rFonts w:cstheme="minorHAnsi"/>
                <w:color w:val="000000"/>
              </w:rPr>
              <w:pPrChange w:id="1300" w:author="David Conklin" w:date="2020-12-08T15:55:00Z">
                <w:pPr>
                  <w:autoSpaceDE w:val="0"/>
                  <w:autoSpaceDN w:val="0"/>
                  <w:adjustRightInd w:val="0"/>
                </w:pPr>
              </w:pPrChange>
            </w:pPr>
            <w:ins w:id="1301" w:author="David Conklin" w:date="2020-12-08T15:49:00Z">
              <w:r>
                <w:rPr>
                  <w:rFonts w:cstheme="minorHAnsi"/>
                  <w:color w:val="000000"/>
                </w:rPr>
                <w:t>8</w:t>
              </w:r>
            </w:ins>
          </w:p>
        </w:tc>
        <w:tc>
          <w:tcPr>
            <w:tcW w:w="1968" w:type="dxa"/>
            <w:tcPrChange w:id="1302" w:author="David Conklin" w:date="2020-12-08T15:51:00Z">
              <w:tcPr>
                <w:tcW w:w="1968" w:type="dxa"/>
              </w:tcPr>
            </w:tcPrChange>
          </w:tcPr>
          <w:p w14:paraId="6C87A5A1" w14:textId="3732FB14" w:rsidR="007F2465" w:rsidRDefault="007F2465">
            <w:pPr>
              <w:autoSpaceDE w:val="0"/>
              <w:autoSpaceDN w:val="0"/>
              <w:adjustRightInd w:val="0"/>
              <w:jc w:val="center"/>
              <w:rPr>
                <w:ins w:id="1303" w:author="David Conklin" w:date="2020-12-08T15:49:00Z"/>
                <w:rFonts w:cstheme="minorHAnsi"/>
                <w:color w:val="000000"/>
              </w:rPr>
              <w:pPrChange w:id="1304" w:author="David Conklin" w:date="2020-12-08T15:55:00Z">
                <w:pPr>
                  <w:autoSpaceDE w:val="0"/>
                  <w:autoSpaceDN w:val="0"/>
                  <w:adjustRightInd w:val="0"/>
                </w:pPr>
              </w:pPrChange>
            </w:pPr>
            <w:ins w:id="1305" w:author="David Conklin" w:date="2020-12-08T15:49:00Z">
              <w:r>
                <w:rPr>
                  <w:rFonts w:cstheme="minorHAnsi"/>
                  <w:color w:val="000000"/>
                </w:rPr>
                <w:t>Cougar r</w:t>
              </w:r>
            </w:ins>
            <w:ins w:id="1306" w:author="David Conklin" w:date="2020-12-08T15:50:00Z">
              <w:r>
                <w:rPr>
                  <w:rFonts w:cstheme="minorHAnsi"/>
                  <w:color w:val="000000"/>
                </w:rPr>
                <w:t>eservoir</w:t>
              </w:r>
            </w:ins>
          </w:p>
        </w:tc>
        <w:tc>
          <w:tcPr>
            <w:tcW w:w="2636" w:type="dxa"/>
            <w:tcPrChange w:id="1307" w:author="David Conklin" w:date="2020-12-08T15:51:00Z">
              <w:tcPr>
                <w:tcW w:w="2636" w:type="dxa"/>
              </w:tcPr>
            </w:tcPrChange>
          </w:tcPr>
          <w:p w14:paraId="0637ADA9" w14:textId="3690A6B6" w:rsidR="007F2465" w:rsidRDefault="007F2465">
            <w:pPr>
              <w:autoSpaceDE w:val="0"/>
              <w:autoSpaceDN w:val="0"/>
              <w:adjustRightInd w:val="0"/>
              <w:jc w:val="center"/>
              <w:rPr>
                <w:ins w:id="1308" w:author="David Conklin" w:date="2020-12-08T15:51:00Z"/>
                <w:rFonts w:cstheme="minorHAnsi"/>
                <w:color w:val="000000"/>
              </w:rPr>
              <w:pPrChange w:id="1309" w:author="David Conklin" w:date="2020-12-08T15:55:00Z">
                <w:pPr>
                  <w:autoSpaceDE w:val="0"/>
                  <w:autoSpaceDN w:val="0"/>
                  <w:adjustRightInd w:val="0"/>
                </w:pPr>
              </w:pPrChange>
            </w:pPr>
            <w:ins w:id="1310" w:author="David Conklin" w:date="2020-12-08T15:54:00Z">
              <w:r>
                <w:rPr>
                  <w:rFonts w:cstheme="minorHAnsi"/>
                  <w:color w:val="000000"/>
                </w:rPr>
                <w:t>122</w:t>
              </w:r>
            </w:ins>
            <w:ins w:id="1311" w:author="David Conklin" w:date="2020-12-08T15:56:00Z">
              <w:r w:rsidR="00497166">
                <w:rPr>
                  <w:rFonts w:cstheme="minorHAnsi"/>
                  <w:color w:val="000000"/>
                </w:rPr>
                <w:t>2</w:t>
              </w:r>
            </w:ins>
          </w:p>
        </w:tc>
        <w:tc>
          <w:tcPr>
            <w:tcW w:w="2636" w:type="dxa"/>
            <w:tcPrChange w:id="1312" w:author="David Conklin" w:date="2020-12-08T15:51:00Z">
              <w:tcPr>
                <w:tcW w:w="2636" w:type="dxa"/>
              </w:tcPr>
            </w:tcPrChange>
          </w:tcPr>
          <w:p w14:paraId="2AEA119E" w14:textId="70A85E54" w:rsidR="007F2465" w:rsidRDefault="007F2465">
            <w:pPr>
              <w:autoSpaceDE w:val="0"/>
              <w:autoSpaceDN w:val="0"/>
              <w:adjustRightInd w:val="0"/>
              <w:jc w:val="center"/>
              <w:rPr>
                <w:ins w:id="1313" w:author="David Conklin" w:date="2020-12-08T15:49:00Z"/>
                <w:rFonts w:cstheme="minorHAnsi"/>
                <w:color w:val="000000"/>
              </w:rPr>
              <w:pPrChange w:id="1314" w:author="David Conklin" w:date="2020-12-08T15:55:00Z">
                <w:pPr>
                  <w:autoSpaceDE w:val="0"/>
                  <w:autoSpaceDN w:val="0"/>
                  <w:adjustRightInd w:val="0"/>
                </w:pPr>
              </w:pPrChange>
            </w:pPr>
            <w:ins w:id="1315" w:author="David Conklin" w:date="2020-12-08T15:50:00Z">
              <w:r>
                <w:rPr>
                  <w:rFonts w:cstheme="minorHAnsi"/>
                  <w:color w:val="000000"/>
                </w:rPr>
                <w:t>0.38</w:t>
              </w:r>
            </w:ins>
          </w:p>
        </w:tc>
        <w:tc>
          <w:tcPr>
            <w:tcW w:w="1661" w:type="dxa"/>
            <w:tcPrChange w:id="1316" w:author="David Conklin" w:date="2020-12-08T15:51:00Z">
              <w:tcPr>
                <w:tcW w:w="1661" w:type="dxa"/>
              </w:tcPr>
            </w:tcPrChange>
          </w:tcPr>
          <w:p w14:paraId="70B2A540" w14:textId="216630E0" w:rsidR="007F2465" w:rsidRDefault="007F2465">
            <w:pPr>
              <w:autoSpaceDE w:val="0"/>
              <w:autoSpaceDN w:val="0"/>
              <w:adjustRightInd w:val="0"/>
              <w:jc w:val="center"/>
              <w:rPr>
                <w:ins w:id="1317" w:author="David Conklin" w:date="2020-12-08T15:49:00Z"/>
                <w:rFonts w:cstheme="minorHAnsi"/>
                <w:color w:val="000000"/>
              </w:rPr>
              <w:pPrChange w:id="1318" w:author="David Conklin" w:date="2020-12-08T15:55:00Z">
                <w:pPr>
                  <w:autoSpaceDE w:val="0"/>
                  <w:autoSpaceDN w:val="0"/>
                  <w:adjustRightInd w:val="0"/>
                </w:pPr>
              </w:pPrChange>
            </w:pPr>
            <w:ins w:id="1319" w:author="David Conklin" w:date="2020-12-08T15:50:00Z">
              <w:r>
                <w:rPr>
                  <w:rFonts w:cstheme="minorHAnsi"/>
                  <w:color w:val="000000"/>
                </w:rPr>
                <w:t>3.61</w:t>
              </w:r>
            </w:ins>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320" w:name="_Toc58730395"/>
      <w:r>
        <w:t>Thermal stratification in reservoirs</w:t>
      </w:r>
      <w:bookmarkEnd w:id="1320"/>
    </w:p>
    <w:p w14:paraId="32878E0A" w14:textId="17C252C6" w:rsidR="00933943" w:rsidRDefault="00933943" w:rsidP="00933943">
      <w:r>
        <w:tab/>
        <w:t xml:space="preserve">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w:t>
      </w:r>
      <w:r>
        <w:lastRenderedPageBreak/>
        <w:t>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321" w:name="_Toc58730396"/>
      <w:r>
        <w:t>Thermal loading</w:t>
      </w:r>
      <w:bookmarkEnd w:id="1321"/>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lastRenderedPageBreak/>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322" w:name="_Toc58730397"/>
      <w:r>
        <w:t>Reservoirs</w:t>
      </w:r>
      <w:bookmarkEnd w:id="1322"/>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lastRenderedPageBreak/>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323" w:name="_Toc58730398"/>
      <w:r>
        <w:t>Reservoir data</w:t>
      </w:r>
      <w:bookmarkEnd w:id="1323"/>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324" w:name="_Toc58730399"/>
      <w:r>
        <w:t>Reservoir data sources</w:t>
      </w:r>
      <w:bookmarkEnd w:id="1324"/>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lastRenderedPageBreak/>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1325" w:name="_Toc58730400"/>
      <w:r>
        <w:t>Creating a new study area</w:t>
      </w:r>
      <w:r w:rsidR="00A55502">
        <w:t xml:space="preserve"> from a watershed within the WRB</w:t>
      </w:r>
      <w:bookmarkEnd w:id="1325"/>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367A1C8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w:t>
      </w:r>
      <w:r>
        <w:lastRenderedPageBreak/>
        <w:t xml:space="preserve">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D24E1A">
        <w:t xml:space="preserve">Figure </w:t>
      </w:r>
      <w:r w:rsidR="00D24E1A">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lastRenderedPageBreak/>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326" w:name="_Toc58730401"/>
      <w:r>
        <w:t>Limitations of subbasin simulations</w:t>
      </w:r>
      <w:bookmarkEnd w:id="1326"/>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69CA34BA" w:rsidR="009C132A" w:rsidRPr="00D14E53"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2AE4C176" w14:textId="77777777" w:rsidR="00C70B81" w:rsidRDefault="000C5A18" w:rsidP="0033601E">
      <w:pPr>
        <w:pStyle w:val="Heading1"/>
      </w:pPr>
      <w:bookmarkStart w:id="1327" w:name="_Toc58730402"/>
      <w:r>
        <w:t>North Santiam study area</w:t>
      </w:r>
      <w:bookmarkEnd w:id="1327"/>
    </w:p>
    <w:p w14:paraId="24DE991F" w14:textId="77777777" w:rsidR="000C5A18" w:rsidRDefault="000C5A18" w:rsidP="000C5A18"/>
    <w:p w14:paraId="0AA4F828" w14:textId="1F9343B7"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D24E1A">
        <w:t xml:space="preserve">Figure </w:t>
      </w:r>
      <w:r w:rsidR="00D24E1A">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328" w:name="_Toc58730403"/>
      <w:r>
        <w:rPr>
          <w:rFonts w:eastAsia="Times New Roman"/>
        </w:rPr>
        <w:t>Instream water rights</w:t>
      </w:r>
      <w:bookmarkEnd w:id="1328"/>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lastRenderedPageBreak/>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57927353" w:rsidR="00AE364B" w:rsidRDefault="005C1A69" w:rsidP="005C1A69">
      <w:pPr>
        <w:pStyle w:val="Caption"/>
      </w:pPr>
      <w:bookmarkStart w:id="1329"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D24E1A">
        <w:rPr>
          <w:noProof/>
        </w:rPr>
        <w:t>6</w:t>
      </w:r>
      <w:r w:rsidR="000B183E">
        <w:rPr>
          <w:noProof/>
        </w:rPr>
        <w:fldChar w:fldCharType="end"/>
      </w:r>
      <w:r>
        <w:t xml:space="preserve">. Instream water rights in </w:t>
      </w:r>
      <w:r w:rsidR="00077987">
        <w:t>the North Santiam watershed</w:t>
      </w:r>
      <w:bookmarkEnd w:id="1329"/>
    </w:p>
    <w:p w14:paraId="0FD5899C" w14:textId="77777777" w:rsidR="0092040E" w:rsidRDefault="0092040E" w:rsidP="0092040E"/>
    <w:p w14:paraId="0E0CDFE5" w14:textId="77777777" w:rsidR="00B91F45" w:rsidRDefault="00B47486" w:rsidP="00B91F45">
      <w:pPr>
        <w:pStyle w:val="Heading2"/>
      </w:pPr>
      <w:bookmarkStart w:id="1330" w:name="_Toc58730404"/>
      <w:r>
        <w:t xml:space="preserve">Municipal </w:t>
      </w:r>
      <w:r w:rsidR="00057A5D">
        <w:t>w</w:t>
      </w:r>
      <w:r>
        <w:t xml:space="preserve">ater </w:t>
      </w:r>
      <w:r w:rsidR="00D97755">
        <w:t>r</w:t>
      </w:r>
      <w:r>
        <w:t>ights</w:t>
      </w:r>
      <w:bookmarkEnd w:id="1330"/>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331" w:name="_Toc58730405"/>
      <w:r>
        <w:t>McKenzie Basin Wetlands Study</w:t>
      </w:r>
      <w:bookmarkEnd w:id="1331"/>
    </w:p>
    <w:p w14:paraId="79498AD8" w14:textId="77777777" w:rsidR="00736461" w:rsidRPr="00D97CDA" w:rsidRDefault="00736461" w:rsidP="00A8214A"/>
    <w:p w14:paraId="2403DDA0" w14:textId="063D759E" w:rsidR="00275338" w:rsidRDefault="003613A1" w:rsidP="00A8214A">
      <w:pPr>
        <w:pStyle w:val="Heading2"/>
      </w:pPr>
      <w:bookmarkStart w:id="1332" w:name="_Toc58730406"/>
      <w:r>
        <w:t xml:space="preserve">Project </w:t>
      </w:r>
      <w:r w:rsidR="00DC262D">
        <w:t>Overview</w:t>
      </w:r>
      <w:bookmarkEnd w:id="1332"/>
    </w:p>
    <w:p w14:paraId="6C66CC56" w14:textId="1C99B4A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D24E1A">
        <w:t xml:space="preserve">Figure </w:t>
      </w:r>
      <w:r w:rsidR="00D24E1A">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 xml:space="preserve">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t>
      </w:r>
      <w:r>
        <w:lastRenderedPageBreak/>
        <w:t>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206EEEB9" w:rsidR="00275338" w:rsidRDefault="009767A5" w:rsidP="00A8214A">
      <w:pPr>
        <w:pStyle w:val="Caption"/>
      </w:pPr>
      <w:bookmarkStart w:id="1333" w:name="_Ref48282850"/>
      <w:bookmarkStart w:id="1334" w:name="_Toc53219839"/>
      <w:r>
        <w:t xml:space="preserve">Figure </w:t>
      </w:r>
      <w:fldSimple w:instr=" SEQ Figure \* ARABIC ">
        <w:r w:rsidR="00D24E1A">
          <w:rPr>
            <w:noProof/>
          </w:rPr>
          <w:t>7</w:t>
        </w:r>
      </w:fldSimple>
      <w:bookmarkEnd w:id="1333"/>
      <w:r>
        <w:t>. McKenzie basin in CW3M screen capture</w:t>
      </w:r>
      <w:bookmarkEnd w:id="1334"/>
    </w:p>
    <w:p w14:paraId="3526B0D7" w14:textId="77777777" w:rsidR="009767A5" w:rsidRDefault="009767A5" w:rsidP="00275338">
      <w:pPr>
        <w:rPr>
          <w:noProof/>
        </w:rPr>
      </w:pPr>
    </w:p>
    <w:p w14:paraId="70EAE41D" w14:textId="56EF4B40" w:rsidR="004D33B7" w:rsidRDefault="004D33B7" w:rsidP="00275338">
      <w:r>
        <w:rPr>
          <w:noProof/>
        </w:rPr>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2535DCEE" w:rsidR="004D33B7" w:rsidRDefault="009767A5" w:rsidP="00A8214A">
      <w:pPr>
        <w:pStyle w:val="Caption"/>
      </w:pPr>
      <w:bookmarkStart w:id="1335" w:name="_Ref48282776"/>
      <w:bookmarkStart w:id="1336" w:name="_Ref48282732"/>
      <w:bookmarkStart w:id="1337" w:name="_Toc53219840"/>
      <w:r>
        <w:t xml:space="preserve">Figure </w:t>
      </w:r>
      <w:fldSimple w:instr=" SEQ Figure \* ARABIC ">
        <w:r w:rsidR="00D24E1A">
          <w:rPr>
            <w:noProof/>
          </w:rPr>
          <w:t>8</w:t>
        </w:r>
      </w:fldSimple>
      <w:bookmarkEnd w:id="1335"/>
      <w:r>
        <w:t>. Wetlands in the lower McKenzie basin, with their WETL_ID attribute values</w:t>
      </w:r>
      <w:bookmarkEnd w:id="1336"/>
      <w:bookmarkEnd w:id="1337"/>
    </w:p>
    <w:p w14:paraId="364BDC9E" w14:textId="77777777" w:rsidR="004D33B7" w:rsidRDefault="004D33B7" w:rsidP="00275338"/>
    <w:p w14:paraId="6EF95807" w14:textId="5E566C26" w:rsidR="003613A1" w:rsidRDefault="003613A1" w:rsidP="00A8214A">
      <w:pPr>
        <w:pStyle w:val="Heading2"/>
      </w:pPr>
      <w:bookmarkStart w:id="1338" w:name="_Toc58730407"/>
      <w:r>
        <w:t>Model and Simulation Overview</w:t>
      </w:r>
      <w:bookmarkEnd w:id="1338"/>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 xml:space="preserve">Every reach is associated with a single HRU (Reach layer attribute HRU_ID).  Some or all of the drainage from </w:t>
      </w:r>
      <w:r w:rsidR="00156AFB">
        <w:lastRenderedPageBreak/>
        <w:t>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339" w:name="_Toc58730408"/>
      <w:r>
        <w:t>McKenzie wetlands in the initial versions of the IDU, HRU, and Reach data layers</w:t>
      </w:r>
      <w:bookmarkEnd w:id="1339"/>
    </w:p>
    <w:p w14:paraId="79661602" w14:textId="0913CBCE"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D24E1A">
        <w:t xml:space="preserve">Figure </w:t>
      </w:r>
      <w:r w:rsidR="00D24E1A">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340" w:name="_Toc49175988"/>
      <w:bookmarkStart w:id="1341" w:name="_Toc58730409"/>
      <w:r>
        <w:t>Data changes for better representation of wetlands</w:t>
      </w:r>
      <w:bookmarkEnd w:id="1340"/>
      <w:bookmarkEnd w:id="1341"/>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 xml:space="preserve">2. Develop a shapefile which represents historic, current, and potential future wetlands, divided into polygons by LULC_B values.  Intersect that shapefile with the existing IDU shapefile to produce a new </w:t>
      </w:r>
      <w:r>
        <w:lastRenderedPageBreak/>
        <w:t>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342" w:name="_Toc58730410"/>
      <w:r>
        <w:t xml:space="preserve">Projection, </w:t>
      </w:r>
      <w:r w:rsidR="006F174A">
        <w:t>Calendar</w:t>
      </w:r>
      <w:r>
        <w:t>,</w:t>
      </w:r>
      <w:r w:rsidR="006F174A">
        <w:t xml:space="preserve"> and </w:t>
      </w:r>
      <w:r w:rsidR="009D540F">
        <w:t>Units</w:t>
      </w:r>
      <w:bookmarkEnd w:id="1342"/>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1343" w:name="_Toc58730411"/>
      <w:r>
        <w:t>Simulation of changes in wetlands over time</w:t>
      </w:r>
      <w:bookmarkEnd w:id="1343"/>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344" w:name="_Toc58730412"/>
      <w:r>
        <w:t xml:space="preserve">How wetlands </w:t>
      </w:r>
      <w:r w:rsidR="000806A1">
        <w:t>are</w:t>
      </w:r>
      <w:r>
        <w:t xml:space="preserve"> represented</w:t>
      </w:r>
      <w:r w:rsidR="006D6388">
        <w:t xml:space="preserve"> in the model</w:t>
      </w:r>
      <w:bookmarkEnd w:id="1344"/>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w:t>
      </w:r>
      <w:r>
        <w:lastRenderedPageBreak/>
        <w:t xml:space="preserve">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lastRenderedPageBreak/>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1345" w:name="_Toc58730413"/>
      <w:r>
        <w:t>Attributes of interest in the wetlands study</w:t>
      </w:r>
      <w:bookmarkEnd w:id="1345"/>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346" w:name="_Toc58730414"/>
      <w:r>
        <w:t>A WETNESS attribute</w:t>
      </w:r>
      <w:bookmarkEnd w:id="1346"/>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1347" w:name="_Toc58730415"/>
      <w:r>
        <w:t>Calculating the exchange of water between the wetland and the reach</w:t>
      </w:r>
      <w:bookmarkEnd w:id="1347"/>
    </w:p>
    <w:p w14:paraId="71419F3E" w14:textId="001ADEBC" w:rsidR="00871F69" w:rsidRDefault="00871F69" w:rsidP="00871F69">
      <w:pPr>
        <w:pStyle w:val="Heading3"/>
      </w:pPr>
      <w:bookmarkStart w:id="1348" w:name="_Toc58730416"/>
      <w:r>
        <w:t xml:space="preserve">Wetland </w:t>
      </w:r>
      <w:r w:rsidR="007A55EC">
        <w:t xml:space="preserve">IDU </w:t>
      </w:r>
      <w:r>
        <w:t>parameters</w:t>
      </w:r>
      <w:bookmarkEnd w:id="1348"/>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349" w:name="_Toc58730417"/>
      <w:r>
        <w:t>Reach parameters</w:t>
      </w:r>
      <w:bookmarkEnd w:id="1349"/>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1350" w:name="_Toc58730418"/>
      <w:r>
        <w:t>Loss (or gain) of wetlands</w:t>
      </w:r>
      <w:bookmarkEnd w:id="1350"/>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351" w:name="_Toc58730419"/>
      <w:r>
        <w:t>Reality check</w:t>
      </w:r>
      <w:bookmarkEnd w:id="1351"/>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30035DF2" w14:textId="6D5BF44A" w:rsidR="006D6388" w:rsidRDefault="005F3164" w:rsidP="006D6388">
      <w:del w:id="1352" w:author="David Conklin" w:date="2020-12-08T14:22:00Z">
        <w:r w:rsidDel="00E869F7">
          <w:rPr>
            <w:noProof/>
          </w:rPr>
          <w:drawing>
            <wp:inline distT="0" distB="0" distL="0" distR="0" wp14:anchorId="1314FDED" wp14:editId="7BB7AA73">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del>
    </w:p>
    <w:p w14:paraId="630C60EC" w14:textId="373158C1" w:rsidR="005F3164" w:rsidRDefault="005F3164" w:rsidP="006D6388"/>
    <w:p w14:paraId="7B26BEC6" w14:textId="120300E4" w:rsidR="003655CF" w:rsidRDefault="00914CB4" w:rsidP="006D6388">
      <w:pPr>
        <w:rPr>
          <w:ins w:id="1353" w:author="David Conklin" w:date="2020-12-08T14:14:00Z"/>
          <w:noProof/>
        </w:rPr>
      </w:pPr>
      <w:ins w:id="1354" w:author="David Conklin" w:date="2020-12-08T14:13:00Z">
        <w:r>
          <w:rPr>
            <w:noProof/>
          </w:rPr>
          <w:drawing>
            <wp:inline distT="0" distB="0" distL="0" distR="0" wp14:anchorId="4A840B45" wp14:editId="46B12AA9">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r>
          <w:rPr>
            <w:noProof/>
          </w:rPr>
          <w:t xml:space="preserve"> </w:t>
        </w:r>
      </w:ins>
      <w:del w:id="1355" w:author="David Conklin" w:date="2020-12-08T14:14:00Z">
        <w:r w:rsidR="003655CF" w:rsidDel="00E869F7">
          <w:rPr>
            <w:noProof/>
          </w:rPr>
          <w:drawing>
            <wp:inline distT="0" distB="0" distL="0" distR="0" wp14:anchorId="60BE44F4" wp14:editId="7C638C1C">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75735"/>
                      </a:xfrm>
                      <a:prstGeom prst="rect">
                        <a:avLst/>
                      </a:prstGeom>
                    </pic:spPr>
                  </pic:pic>
                </a:graphicData>
              </a:graphic>
            </wp:inline>
          </w:drawing>
        </w:r>
      </w:del>
    </w:p>
    <w:p w14:paraId="65FB1B87" w14:textId="77777777" w:rsidR="00E869F7" w:rsidRDefault="00E869F7" w:rsidP="006D6388">
      <w:pPr>
        <w:rPr>
          <w:ins w:id="1356" w:author="David Conklin" w:date="2020-12-08T14:21:00Z"/>
        </w:rPr>
      </w:pPr>
    </w:p>
    <w:p w14:paraId="1845E1E7" w14:textId="3E267FA1" w:rsidR="00E869F7" w:rsidRDefault="00E869F7" w:rsidP="006D6388">
      <w:ins w:id="1357" w:author="David Conklin" w:date="2020-12-08T14:21:00Z">
        <w:r>
          <w:rPr>
            <w:noProof/>
          </w:rPr>
          <w:lastRenderedPageBreak/>
          <w:drawing>
            <wp:inline distT="0" distB="0" distL="0" distR="0" wp14:anchorId="62FBDD98" wp14:editId="1D220BAC">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1540"/>
                      </a:xfrm>
                      <a:prstGeom prst="rect">
                        <a:avLst/>
                      </a:prstGeom>
                    </pic:spPr>
                  </pic:pic>
                </a:graphicData>
              </a:graphic>
            </wp:inline>
          </w:drawing>
        </w:r>
      </w:ins>
    </w:p>
    <w:p w14:paraId="38E34BDD" w14:textId="7861F535" w:rsidR="007E57E4" w:rsidRDefault="007E57E4" w:rsidP="006D6388"/>
    <w:p w14:paraId="6108DC47" w14:textId="1FD168E9" w:rsidR="007E57E4" w:rsidRDefault="00B22A8A" w:rsidP="007E57E4">
      <w:pPr>
        <w:pStyle w:val="Heading2"/>
      </w:pPr>
      <w:bookmarkStart w:id="1358" w:name="_Toc58730420"/>
      <w:r>
        <w:t>High Cascades Springs</w:t>
      </w:r>
      <w:bookmarkEnd w:id="1358"/>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180817BC" w:rsidR="001B411C" w:rsidRDefault="001B411C" w:rsidP="00B22A8A">
      <w:r>
        <w:t>As of CW3M version 98 (11/2/20), spring water inputs have been added to the McKenzie basin simulation at 8 locations:</w:t>
      </w:r>
    </w:p>
    <w:p w14:paraId="09834198" w14:textId="0B7823D6" w:rsidR="001B4B07" w:rsidRDefault="001B4B07" w:rsidP="00B22A8A"/>
    <w:p w14:paraId="1B038463" w14:textId="77777777" w:rsidR="001B4B07" w:rsidRDefault="001B4B07" w:rsidP="00B22A8A"/>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c>
          <w:tcPr>
            <w:tcW w:w="0" w:type="auto"/>
          </w:tcPr>
          <w:p w14:paraId="0E02B4AF" w14:textId="5034D80D" w:rsidR="001B411C" w:rsidRDefault="001B411C" w:rsidP="00B22A8A">
            <w:r>
              <w:t>gage</w:t>
            </w:r>
          </w:p>
        </w:tc>
        <w:tc>
          <w:tcPr>
            <w:tcW w:w="0" w:type="auto"/>
          </w:tcPr>
          <w:p w14:paraId="18DA4776" w14:textId="2205AAC6" w:rsidR="001B411C" w:rsidRDefault="001B411C" w:rsidP="00B22A8A">
            <w:r>
              <w:t>COMID</w:t>
            </w:r>
          </w:p>
        </w:tc>
        <w:tc>
          <w:tcPr>
            <w:tcW w:w="0" w:type="auto"/>
          </w:tcPr>
          <w:p w14:paraId="08F441F4" w14:textId="6EB422EE" w:rsidR="001B411C" w:rsidRDefault="001B411C" w:rsidP="00B22A8A">
            <w:r>
              <w:t>location</w:t>
            </w:r>
          </w:p>
        </w:tc>
        <w:tc>
          <w:tcPr>
            <w:tcW w:w="0" w:type="auto"/>
          </w:tcPr>
          <w:p w14:paraId="1D92D714" w14:textId="313E3F0E" w:rsidR="001B411C" w:rsidRDefault="001B411C" w:rsidP="00B22A8A">
            <w:r>
              <w:t>sim rate</w:t>
            </w:r>
          </w:p>
        </w:tc>
        <w:tc>
          <w:tcPr>
            <w:tcW w:w="0" w:type="auto"/>
          </w:tcPr>
          <w:p w14:paraId="2551DEE7" w14:textId="21842075" w:rsidR="001B411C" w:rsidRDefault="001B411C" w:rsidP="00B22A8A">
            <w:r>
              <w:t>gage low flow</w:t>
            </w:r>
          </w:p>
        </w:tc>
      </w:tr>
      <w:tr w:rsidR="001B411C" w14:paraId="1A295F63" w14:textId="77777777" w:rsidTr="001B411C">
        <w:tc>
          <w:tcPr>
            <w:tcW w:w="0" w:type="auto"/>
          </w:tcPr>
          <w:p w14:paraId="63B31603" w14:textId="1164DC3B" w:rsidR="001B411C" w:rsidRDefault="008B36F2" w:rsidP="00B22A8A">
            <w:r>
              <w:t>14158500</w:t>
            </w:r>
          </w:p>
        </w:tc>
        <w:tc>
          <w:tcPr>
            <w:tcW w:w="0" w:type="auto"/>
          </w:tcPr>
          <w:p w14:paraId="68606EBE" w14:textId="6A379913" w:rsidR="001B411C" w:rsidRDefault="001B411C" w:rsidP="00B22A8A">
            <w:r>
              <w:t>23773373</w:t>
            </w:r>
          </w:p>
        </w:tc>
        <w:tc>
          <w:tcPr>
            <w:tcW w:w="0" w:type="auto"/>
          </w:tcPr>
          <w:p w14:paraId="56856050" w14:textId="614C389D" w:rsidR="001B411C" w:rsidRDefault="001B411C" w:rsidP="00B22A8A">
            <w:r>
              <w:t>Clear Lake</w:t>
            </w:r>
          </w:p>
        </w:tc>
        <w:tc>
          <w:tcPr>
            <w:tcW w:w="0" w:type="auto"/>
          </w:tcPr>
          <w:p w14:paraId="55CCCF7A" w14:textId="6E7DDF2A" w:rsidR="001B411C" w:rsidRDefault="001B411C" w:rsidP="00B22A8A">
            <w:r>
              <w:t>9.71 cms</w:t>
            </w:r>
          </w:p>
        </w:tc>
        <w:tc>
          <w:tcPr>
            <w:tcW w:w="0" w:type="auto"/>
          </w:tcPr>
          <w:p w14:paraId="2D40632C" w14:textId="1F90372D" w:rsidR="001B411C" w:rsidRDefault="001B411C" w:rsidP="00B22A8A">
            <w:r>
              <w:t>~6.60 cms</w:t>
            </w:r>
          </w:p>
        </w:tc>
      </w:tr>
      <w:tr w:rsidR="001B411C" w14:paraId="6629ED9A" w14:textId="77777777" w:rsidTr="001B411C">
        <w:tc>
          <w:tcPr>
            <w:tcW w:w="0" w:type="auto"/>
          </w:tcPr>
          <w:p w14:paraId="403D089F" w14:textId="4346D344" w:rsidR="001B411C" w:rsidRDefault="008B36F2" w:rsidP="00B22A8A">
            <w:r>
              <w:t>14161500</w:t>
            </w:r>
          </w:p>
        </w:tc>
        <w:tc>
          <w:tcPr>
            <w:tcW w:w="0" w:type="auto"/>
          </w:tcPr>
          <w:p w14:paraId="00808353" w14:textId="1E35B3AD" w:rsidR="001B411C" w:rsidRDefault="008B36F2" w:rsidP="00B22A8A">
            <w:r>
              <w:t>23773411</w:t>
            </w:r>
          </w:p>
        </w:tc>
        <w:tc>
          <w:tcPr>
            <w:tcW w:w="0" w:type="auto"/>
          </w:tcPr>
          <w:p w14:paraId="5D3AA62C" w14:textId="195AE5BC" w:rsidR="001B411C" w:rsidRDefault="008B36F2" w:rsidP="00B22A8A">
            <w:r>
              <w:t>Lookout Cr near Blue R</w:t>
            </w:r>
          </w:p>
        </w:tc>
        <w:tc>
          <w:tcPr>
            <w:tcW w:w="0" w:type="auto"/>
          </w:tcPr>
          <w:p w14:paraId="2E05C778" w14:textId="52033A1A" w:rsidR="001B411C" w:rsidRDefault="008B36F2" w:rsidP="00B22A8A">
            <w:r>
              <w:t>0.36 cms</w:t>
            </w:r>
          </w:p>
        </w:tc>
        <w:tc>
          <w:tcPr>
            <w:tcW w:w="0" w:type="auto"/>
          </w:tcPr>
          <w:p w14:paraId="2EC21199" w14:textId="4E809D76" w:rsidR="001B411C" w:rsidRDefault="006A1260" w:rsidP="00B22A8A">
            <w:r>
              <w:t>~0.35</w:t>
            </w:r>
            <w:r w:rsidR="00E979CF">
              <w:t xml:space="preserve"> cms</w:t>
            </w:r>
          </w:p>
        </w:tc>
      </w:tr>
      <w:tr w:rsidR="002A54A5" w14:paraId="6473BE78" w14:textId="77777777" w:rsidTr="001B411C">
        <w:tc>
          <w:tcPr>
            <w:tcW w:w="0" w:type="auto"/>
          </w:tcPr>
          <w:p w14:paraId="40404C08" w14:textId="42D1BCC9" w:rsidR="002A54A5" w:rsidRDefault="002A54A5" w:rsidP="00B22A8A">
            <w:r>
              <w:lastRenderedPageBreak/>
              <w:t>14158850</w:t>
            </w:r>
          </w:p>
        </w:tc>
        <w:tc>
          <w:tcPr>
            <w:tcW w:w="0" w:type="auto"/>
          </w:tcPr>
          <w:p w14:paraId="7DB19B54" w14:textId="27069BD7" w:rsidR="002A54A5" w:rsidRDefault="002A54A5" w:rsidP="00B22A8A">
            <w:r>
              <w:t>23773359</w:t>
            </w:r>
          </w:p>
        </w:tc>
        <w:tc>
          <w:tcPr>
            <w:tcW w:w="0" w:type="auto"/>
          </w:tcPr>
          <w:p w14:paraId="21A0F036" w14:textId="545AB7BA" w:rsidR="002A54A5" w:rsidRDefault="002A54A5" w:rsidP="00B22A8A">
            <w:r>
              <w:t>Below Trail Bridge Dam</w:t>
            </w:r>
          </w:p>
        </w:tc>
        <w:tc>
          <w:tcPr>
            <w:tcW w:w="0" w:type="auto"/>
          </w:tcPr>
          <w:p w14:paraId="362C037C" w14:textId="3E8C3F1C" w:rsidR="002A54A5" w:rsidRDefault="002A54A5" w:rsidP="00B22A8A">
            <w:r>
              <w:t>7.36 cms</w:t>
            </w:r>
          </w:p>
        </w:tc>
        <w:tc>
          <w:tcPr>
            <w:tcW w:w="0" w:type="auto"/>
          </w:tcPr>
          <w:p w14:paraId="518E8AE8" w14:textId="0A108D64" w:rsidR="002A54A5" w:rsidRDefault="002A54A5" w:rsidP="00B22A8A">
            <w:r>
              <w:t>~19.39 cms</w:t>
            </w:r>
          </w:p>
        </w:tc>
      </w:tr>
      <w:tr w:rsidR="001B411C" w14:paraId="0EDDB8F6" w14:textId="77777777" w:rsidTr="001B411C">
        <w:tc>
          <w:tcPr>
            <w:tcW w:w="0" w:type="auto"/>
          </w:tcPr>
          <w:p w14:paraId="718D10AC" w14:textId="77777777" w:rsidR="001B411C" w:rsidRDefault="001B411C" w:rsidP="00B22A8A"/>
        </w:tc>
        <w:tc>
          <w:tcPr>
            <w:tcW w:w="0" w:type="auto"/>
          </w:tcPr>
          <w:p w14:paraId="4BC58D9F" w14:textId="0EE2893A" w:rsidR="001B411C" w:rsidRDefault="008B36F2" w:rsidP="00B22A8A">
            <w:r>
              <w:t>23773239</w:t>
            </w:r>
          </w:p>
        </w:tc>
        <w:tc>
          <w:tcPr>
            <w:tcW w:w="0" w:type="auto"/>
          </w:tcPr>
          <w:p w14:paraId="74D6DF68" w14:textId="2B115D8D" w:rsidR="001B411C" w:rsidRDefault="008B36F2" w:rsidP="00B22A8A">
            <w:r>
              <w:t>Foley Springs on W. Fork</w:t>
            </w:r>
          </w:p>
        </w:tc>
        <w:tc>
          <w:tcPr>
            <w:tcW w:w="0" w:type="auto"/>
          </w:tcPr>
          <w:p w14:paraId="72458008" w14:textId="19FFA2CC" w:rsidR="001B411C" w:rsidRDefault="008B36F2" w:rsidP="00B22A8A">
            <w:r>
              <w:t>3.31 cms</w:t>
            </w:r>
          </w:p>
        </w:tc>
        <w:tc>
          <w:tcPr>
            <w:tcW w:w="0" w:type="auto"/>
          </w:tcPr>
          <w:p w14:paraId="6F4D986E" w14:textId="40EB73BD" w:rsidR="001B411C" w:rsidRDefault="002A54A5" w:rsidP="00B22A8A">
            <w:r>
              <w:t>ungauged</w:t>
            </w:r>
          </w:p>
        </w:tc>
      </w:tr>
      <w:tr w:rsidR="001B411C" w14:paraId="5623176F" w14:textId="77777777" w:rsidTr="001B411C">
        <w:tc>
          <w:tcPr>
            <w:tcW w:w="0" w:type="auto"/>
          </w:tcPr>
          <w:p w14:paraId="6B0D78BA" w14:textId="670E16E3" w:rsidR="001B411C" w:rsidRDefault="008B36F2" w:rsidP="00B22A8A">
            <w:r>
              <w:t>14161100</w:t>
            </w:r>
          </w:p>
        </w:tc>
        <w:tc>
          <w:tcPr>
            <w:tcW w:w="0" w:type="auto"/>
          </w:tcPr>
          <w:p w14:paraId="7EDD5CB8" w14:textId="4BB6DDDB" w:rsidR="001B411C" w:rsidRDefault="008B36F2" w:rsidP="00B22A8A">
            <w:r>
              <w:t>23773429</w:t>
            </w:r>
          </w:p>
        </w:tc>
        <w:tc>
          <w:tcPr>
            <w:tcW w:w="0" w:type="auto"/>
          </w:tcPr>
          <w:p w14:paraId="0D3B0771" w14:textId="1874ED47" w:rsidR="001B411C" w:rsidRDefault="008B36F2" w:rsidP="00B22A8A">
            <w:r>
              <w:t>Blue R below Tidbits Cr</w:t>
            </w:r>
          </w:p>
        </w:tc>
        <w:tc>
          <w:tcPr>
            <w:tcW w:w="0" w:type="auto"/>
          </w:tcPr>
          <w:p w14:paraId="2C9932A0" w14:textId="259A8E11" w:rsidR="001B411C" w:rsidRDefault="008B36F2" w:rsidP="00B22A8A">
            <w:r>
              <w:t>1.60 cms</w:t>
            </w:r>
          </w:p>
        </w:tc>
        <w:tc>
          <w:tcPr>
            <w:tcW w:w="0" w:type="auto"/>
          </w:tcPr>
          <w:p w14:paraId="0C37DCED" w14:textId="5ACF87EA" w:rsidR="001B411C" w:rsidRDefault="002A54A5" w:rsidP="00B22A8A">
            <w:r>
              <w:t>flow not available</w:t>
            </w:r>
          </w:p>
        </w:tc>
      </w:tr>
      <w:tr w:rsidR="001B411C" w14:paraId="5E665894" w14:textId="77777777" w:rsidTr="001B411C">
        <w:tc>
          <w:tcPr>
            <w:tcW w:w="0" w:type="auto"/>
          </w:tcPr>
          <w:p w14:paraId="1B46E507" w14:textId="5151EC03" w:rsidR="001B411C" w:rsidRDefault="008B36F2" w:rsidP="00B22A8A">
            <w:r>
              <w:t>14158790</w:t>
            </w:r>
          </w:p>
        </w:tc>
        <w:tc>
          <w:tcPr>
            <w:tcW w:w="0" w:type="auto"/>
          </w:tcPr>
          <w:p w14:paraId="09CD0002" w14:textId="4E37E7B5" w:rsidR="001B411C" w:rsidRDefault="008B36F2" w:rsidP="00B22A8A">
            <w:r>
              <w:t>23773393</w:t>
            </w:r>
          </w:p>
        </w:tc>
        <w:tc>
          <w:tcPr>
            <w:tcW w:w="0" w:type="auto"/>
          </w:tcPr>
          <w:p w14:paraId="188604A0" w14:textId="4AD70948" w:rsidR="001B411C" w:rsidRDefault="008B36F2" w:rsidP="00B22A8A">
            <w:r>
              <w:t>Smith R above Smith R Reservoir</w:t>
            </w:r>
          </w:p>
        </w:tc>
        <w:tc>
          <w:tcPr>
            <w:tcW w:w="0" w:type="auto"/>
          </w:tcPr>
          <w:p w14:paraId="686C34EE" w14:textId="6A9C90DC" w:rsidR="001B411C" w:rsidRDefault="008B36F2" w:rsidP="00B22A8A">
            <w:r>
              <w:t>0.76 cms</w:t>
            </w:r>
          </w:p>
        </w:tc>
        <w:tc>
          <w:tcPr>
            <w:tcW w:w="0" w:type="auto"/>
          </w:tcPr>
          <w:p w14:paraId="1A378141" w14:textId="4B1E4B76" w:rsidR="001B411C" w:rsidRDefault="00E979CF" w:rsidP="00B22A8A">
            <w:r>
              <w:t>~0.15 cms</w:t>
            </w:r>
          </w:p>
        </w:tc>
      </w:tr>
      <w:tr w:rsidR="001B411C" w14:paraId="3A473A68" w14:textId="77777777" w:rsidTr="001B411C">
        <w:tc>
          <w:tcPr>
            <w:tcW w:w="0" w:type="auto"/>
          </w:tcPr>
          <w:p w14:paraId="176107ED" w14:textId="5FD4E459" w:rsidR="001B411C" w:rsidRDefault="008B36F2" w:rsidP="00B22A8A">
            <w:r>
              <w:t>14159200</w:t>
            </w:r>
          </w:p>
        </w:tc>
        <w:tc>
          <w:tcPr>
            <w:tcW w:w="0" w:type="auto"/>
          </w:tcPr>
          <w:p w14:paraId="0079C0A1" w14:textId="52AFCD7B" w:rsidR="001B411C" w:rsidRDefault="008B36F2" w:rsidP="00B22A8A">
            <w:r>
              <w:t>23773037</w:t>
            </w:r>
          </w:p>
        </w:tc>
        <w:tc>
          <w:tcPr>
            <w:tcW w:w="0" w:type="auto"/>
          </w:tcPr>
          <w:p w14:paraId="59DF966F" w14:textId="674A0A48" w:rsidR="001B411C" w:rsidRDefault="008B36F2" w:rsidP="00B22A8A">
            <w:r>
              <w:t>Above Cougar Reservoir</w:t>
            </w:r>
          </w:p>
        </w:tc>
        <w:tc>
          <w:tcPr>
            <w:tcW w:w="0" w:type="auto"/>
          </w:tcPr>
          <w:p w14:paraId="719B1822" w14:textId="6BDE6861" w:rsidR="001B411C" w:rsidRDefault="008B36F2" w:rsidP="00B22A8A">
            <w:r>
              <w:t>6.37 cms</w:t>
            </w:r>
          </w:p>
        </w:tc>
        <w:tc>
          <w:tcPr>
            <w:tcW w:w="0" w:type="auto"/>
          </w:tcPr>
          <w:p w14:paraId="65F9C6A9" w14:textId="1F2E5878" w:rsidR="001B411C" w:rsidRDefault="00E979CF" w:rsidP="00B22A8A">
            <w:r>
              <w:t>~6.40 cms</w:t>
            </w:r>
          </w:p>
        </w:tc>
      </w:tr>
      <w:tr w:rsidR="008B36F2" w14:paraId="1ECC758B" w14:textId="77777777" w:rsidTr="001B411C">
        <w:tc>
          <w:tcPr>
            <w:tcW w:w="0" w:type="auto"/>
          </w:tcPr>
          <w:p w14:paraId="25C4EEA1" w14:textId="511BF573" w:rsidR="008B36F2" w:rsidRDefault="008B36F2" w:rsidP="00B22A8A">
            <w:r>
              <w:t>14159500</w:t>
            </w:r>
          </w:p>
        </w:tc>
        <w:tc>
          <w:tcPr>
            <w:tcW w:w="0" w:type="auto"/>
          </w:tcPr>
          <w:p w14:paraId="0F0369E3" w14:textId="7579D526" w:rsidR="008B36F2" w:rsidRDefault="008B36F2" w:rsidP="00B22A8A">
            <w:r>
              <w:t>23773009</w:t>
            </w:r>
          </w:p>
        </w:tc>
        <w:tc>
          <w:tcPr>
            <w:tcW w:w="0" w:type="auto"/>
          </w:tcPr>
          <w:p w14:paraId="1101E350" w14:textId="6F3C27F3" w:rsidR="008B36F2" w:rsidRDefault="008B36F2" w:rsidP="00B22A8A">
            <w:r>
              <w:t>S. Fork near Rainbow</w:t>
            </w:r>
          </w:p>
        </w:tc>
        <w:tc>
          <w:tcPr>
            <w:tcW w:w="0" w:type="auto"/>
          </w:tcPr>
          <w:p w14:paraId="107A303C" w14:textId="5686BF2A" w:rsidR="008B36F2" w:rsidRDefault="008B36F2" w:rsidP="00B22A8A">
            <w:r>
              <w:t>1.10 cms</w:t>
            </w:r>
          </w:p>
        </w:tc>
        <w:tc>
          <w:tcPr>
            <w:tcW w:w="0" w:type="auto"/>
          </w:tcPr>
          <w:p w14:paraId="3A991BCE" w14:textId="4DE2056E" w:rsidR="00C3243C" w:rsidRDefault="00E979CF" w:rsidP="00B22A8A">
            <w:r>
              <w:t>~12.41 cms</w:t>
            </w:r>
          </w:p>
        </w:tc>
      </w:tr>
      <w:tr w:rsidR="00C3243C" w14:paraId="7D7098F9" w14:textId="77777777" w:rsidTr="001B411C">
        <w:tc>
          <w:tcPr>
            <w:tcW w:w="0" w:type="auto"/>
          </w:tcPr>
          <w:p w14:paraId="59DC95D4" w14:textId="77777777" w:rsidR="00C3243C" w:rsidRDefault="00C3243C" w:rsidP="00B22A8A"/>
        </w:tc>
        <w:tc>
          <w:tcPr>
            <w:tcW w:w="0" w:type="auto"/>
          </w:tcPr>
          <w:p w14:paraId="7E6CD009" w14:textId="77777777" w:rsidR="00C3243C" w:rsidRDefault="00C3243C" w:rsidP="00B22A8A"/>
        </w:tc>
        <w:tc>
          <w:tcPr>
            <w:tcW w:w="0" w:type="auto"/>
          </w:tcPr>
          <w:p w14:paraId="2F75EA4C" w14:textId="424C12B7" w:rsidR="00C3243C" w:rsidRDefault="00C3243C" w:rsidP="00B22A8A">
            <w:r>
              <w:t>total</w:t>
            </w:r>
          </w:p>
        </w:tc>
        <w:tc>
          <w:tcPr>
            <w:tcW w:w="0" w:type="auto"/>
          </w:tcPr>
          <w:p w14:paraId="59AA375B" w14:textId="55ED34DC" w:rsidR="00C3243C" w:rsidRDefault="00C3243C" w:rsidP="00B22A8A">
            <w:r>
              <w:t>30.57 cms</w:t>
            </w:r>
          </w:p>
        </w:tc>
        <w:tc>
          <w:tcPr>
            <w:tcW w:w="0" w:type="auto"/>
          </w:tcPr>
          <w:p w14:paraId="721A7E6A" w14:textId="0BF14FD1" w:rsidR="00C3243C" w:rsidRDefault="00223D2E" w:rsidP="00B22A8A">
            <w:r>
              <w:t>~45-50 cms</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359" w:name="_Toc58730421"/>
      <w:r>
        <w:t>Calibration</w:t>
      </w:r>
      <w:r w:rsidR="00B06ED6">
        <w:t xml:space="preserve"> and simulation skill</w:t>
      </w:r>
      <w:bookmarkEnd w:id="1359"/>
    </w:p>
    <w:p w14:paraId="72382DEC" w14:textId="643B2D1C" w:rsidR="00081FEC" w:rsidRDefault="00081FEC" w:rsidP="00081FEC">
      <w:r>
        <w:t>For evaluating the model’s skill at simulating streamflows, we use 4 statistics recommended by Moriasi et al. (2007, 2015; see especially Table 5, pp 1771-2 in the 2015 pub).  These “Moriasi statistics” are NSE, PBIAS, RSR, and R</w:t>
      </w:r>
      <w:r>
        <w:rPr>
          <w:vertAlign w:val="superscript"/>
        </w:rPr>
        <w:t>2</w:t>
      </w:r>
      <w:r>
        <w:t>.  For stream temperatures, we substitute MAE for RSR.</w:t>
      </w:r>
    </w:p>
    <w:p w14:paraId="4D3E7CB0" w14:textId="77777777" w:rsidR="00081FEC" w:rsidRPr="002D591A" w:rsidRDefault="00081FEC" w:rsidP="002D591A"/>
    <w:p w14:paraId="08A0E44B" w14:textId="7D7FEB01" w:rsidR="00A81ED1" w:rsidRDefault="00A81ED1" w:rsidP="00A81ED1">
      <w:r>
        <w:t>Initial calibration of CW3M for the McKenzie basin, done through 1</w:t>
      </w:r>
      <w:r w:rsidR="005160F8">
        <w:t>2/</w:t>
      </w:r>
      <w:r w:rsidR="00CC3A0F">
        <w:t>7</w:t>
      </w:r>
      <w:r>
        <w:t xml:space="preserve">/20 for the EPA-funded study, </w:t>
      </w:r>
      <w:r w:rsidR="005160F8">
        <w:t xml:space="preserve">has </w:t>
      </w:r>
      <w:r>
        <w:t>yield</w:t>
      </w:r>
      <w:r w:rsidR="005160F8">
        <w:t>ed</w:t>
      </w:r>
      <w:r>
        <w:t xml:space="preserve"> mixed good and bad skill statistics.</w:t>
      </w:r>
      <w:r w:rsidR="00B64193">
        <w:t xml:space="preserve">  Simulated monthly flows for 2010-18 at 7 of the 13 gages listed above match the gage records well enough to rate </w:t>
      </w:r>
      <w:r w:rsidR="003D64A1">
        <w:t xml:space="preserve">generally </w:t>
      </w:r>
      <w:r w:rsidR="00B64193">
        <w:t>satisfactory or better, using the Moriasi skill criteria (Moriasi et al. 2007, 2015).  Simulated flows at the other 6 gages are not satisfactory.  Simulated monthly stream temperatures are</w:t>
      </w:r>
      <w:r w:rsidR="00CC3A0F">
        <w:t xml:space="preserve"> generally</w:t>
      </w:r>
      <w:r w:rsidR="00B64193">
        <w:t xml:space="preserve"> satisfactory or better at </w:t>
      </w:r>
      <w:r w:rsidR="005160F8">
        <w:t>all</w:t>
      </w:r>
      <w:r w:rsidR="00B64193">
        <w:t xml:space="preserve"> of the 6 temperature sensor locations.</w:t>
      </w:r>
      <w:r w:rsidR="00257E8F">
        <w:t xml:space="preserve">  Note that Moriasi’s skill criteria were actually developed for flows, not for temperatures; they are applied here to temperatures for lack of any better well-defined temperature simulation skill criteria.</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F15A059" w:rsidR="0064217D"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w:t>
      </w:r>
      <w:r w:rsidR="00C2652D">
        <w:lastRenderedPageBreak/>
        <w:t xml:space="preserve">proportional differences between model predictions and measured data”, citing Legates and McCabe (1999). </w:t>
      </w:r>
    </w:p>
    <w:p w14:paraId="10593BFB" w14:textId="001A3981" w:rsidR="00081FEC" w:rsidRPr="0064217D" w:rsidRDefault="00081FEC" w:rsidP="0064217D">
      <w:pPr>
        <w:numPr>
          <w:ilvl w:val="0"/>
          <w:numId w:val="3"/>
        </w:numPr>
      </w:pPr>
      <w:r>
        <w:t>MAE – Mean absolute error.  This is the absolute value of the average difference between the simulated value and an observed value, expressed in the units of the observations.  As such it is useful to</w:t>
      </w:r>
      <w:r w:rsidR="00BE0485">
        <w:t xml:space="preserve"> inform one’s expectation of the accuracy of the simulation.  We use MAE in deg C to indicate the </w:t>
      </w:r>
      <w:r w:rsidR="005A069A">
        <w:t>uncertainty</w:t>
      </w:r>
      <w:r w:rsidR="00BE0485">
        <w:t xml:space="preserve"> in simulated stream temperatures.</w:t>
      </w:r>
    </w:p>
    <w:p w14:paraId="30BAC78D" w14:textId="717AA15C" w:rsidR="0064217D" w:rsidRDefault="0064217D" w:rsidP="00A81ED1"/>
    <w:p w14:paraId="65B24112" w14:textId="06B675C0" w:rsidR="001F3D28" w:rsidRDefault="001F3D28" w:rsidP="006200EB">
      <w:r>
        <w:t>Moriasi et al. descriptive terms</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70690136" w:rsidR="00A81ED1" w:rsidRDefault="00F81EFD" w:rsidP="00A81ED1">
      <w:r>
        <w:lastRenderedPageBreak/>
        <w:t xml:space="preserve">Flow locations with </w:t>
      </w:r>
      <w:r w:rsidR="00961DC2">
        <w:t xml:space="preserve">generally </w:t>
      </w:r>
      <w:r>
        <w:t xml:space="preserve">satisfactory or better simulation skill grades, as of CW3M version </w:t>
      </w:r>
      <w:r w:rsidR="00CD73D7">
        <w:t>1</w:t>
      </w:r>
      <w:r w:rsidR="009062DF">
        <w:t>51</w:t>
      </w:r>
    </w:p>
    <w:p w14:paraId="7DE00C0C" w14:textId="6E688B88" w:rsidR="00B06ED6" w:rsidRPr="002854B5" w:rsidRDefault="00B06ED6" w:rsidP="00D14E53">
      <w:r>
        <w:t>(NS = not satisfactory, S = satisfactory, G  = good, VG = very good)</w:t>
      </w:r>
      <w:r w:rsidR="00961DC2">
        <w:t>. Statistics are calculated on 108 monthly flow values for 2010-18.</w:t>
      </w:r>
    </w:p>
    <w:tbl>
      <w:tblPr>
        <w:tblStyle w:val="TableGrid"/>
        <w:tblW w:w="0" w:type="auto"/>
        <w:tblLook w:val="04A0" w:firstRow="1" w:lastRow="0" w:firstColumn="1" w:lastColumn="0" w:noHBand="0" w:noVBand="1"/>
      </w:tblPr>
      <w:tblGrid>
        <w:gridCol w:w="1109"/>
        <w:gridCol w:w="1109"/>
        <w:gridCol w:w="3459"/>
        <w:gridCol w:w="909"/>
        <w:gridCol w:w="831"/>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060258" w14:paraId="37240E71" w14:textId="6E4432C1" w:rsidTr="0064217D">
        <w:tc>
          <w:tcPr>
            <w:tcW w:w="0" w:type="auto"/>
          </w:tcPr>
          <w:p w14:paraId="70D26B56" w14:textId="7F446609" w:rsidR="00060258" w:rsidRDefault="00060258" w:rsidP="007E57E4">
            <w:r>
              <w:t>14158790</w:t>
            </w:r>
          </w:p>
        </w:tc>
        <w:tc>
          <w:tcPr>
            <w:tcW w:w="0" w:type="auto"/>
          </w:tcPr>
          <w:p w14:paraId="536CB10F" w14:textId="3A12617A" w:rsidR="00060258" w:rsidRDefault="00060258" w:rsidP="007E57E4">
            <w:r>
              <w:t>23773393</w:t>
            </w:r>
          </w:p>
        </w:tc>
        <w:tc>
          <w:tcPr>
            <w:tcW w:w="0" w:type="auto"/>
          </w:tcPr>
          <w:p w14:paraId="0BD17F2B" w14:textId="03F6E0E2" w:rsidR="00060258" w:rsidRDefault="00060258" w:rsidP="007E57E4">
            <w:r>
              <w:t>SMITH R ABV SMITH R RESV</w:t>
            </w:r>
          </w:p>
        </w:tc>
        <w:tc>
          <w:tcPr>
            <w:tcW w:w="0" w:type="auto"/>
          </w:tcPr>
          <w:p w14:paraId="7F084B9D" w14:textId="478D07E6" w:rsidR="00060258" w:rsidRDefault="00060258" w:rsidP="007E57E4">
            <w:r>
              <w:t>%bias</w:t>
            </w:r>
          </w:p>
        </w:tc>
        <w:tc>
          <w:tcPr>
            <w:tcW w:w="0" w:type="auto"/>
          </w:tcPr>
          <w:p w14:paraId="7C49D2AC" w14:textId="07605A86" w:rsidR="00060258" w:rsidRDefault="00060258" w:rsidP="007E57E4">
            <w:r>
              <w:t>0.</w:t>
            </w:r>
            <w:r w:rsidR="009062DF">
              <w:t>2</w:t>
            </w:r>
            <w:r>
              <w:t>%</w:t>
            </w:r>
          </w:p>
        </w:tc>
        <w:tc>
          <w:tcPr>
            <w:tcW w:w="0" w:type="auto"/>
          </w:tcPr>
          <w:p w14:paraId="495C0109" w14:textId="6DBFBB7A" w:rsidR="00060258" w:rsidRDefault="00060258" w:rsidP="007E57E4">
            <w:r>
              <w:t>VG</w:t>
            </w:r>
          </w:p>
        </w:tc>
      </w:tr>
      <w:tr w:rsidR="00060258" w14:paraId="0BEEAF8B" w14:textId="77777777" w:rsidTr="0064217D">
        <w:tc>
          <w:tcPr>
            <w:tcW w:w="0" w:type="auto"/>
          </w:tcPr>
          <w:p w14:paraId="63F2225F" w14:textId="77777777" w:rsidR="00060258" w:rsidRDefault="00060258" w:rsidP="007E57E4"/>
        </w:tc>
        <w:tc>
          <w:tcPr>
            <w:tcW w:w="0" w:type="auto"/>
          </w:tcPr>
          <w:p w14:paraId="5B1D869A" w14:textId="77777777" w:rsidR="00060258" w:rsidRDefault="00060258" w:rsidP="007E57E4"/>
        </w:tc>
        <w:tc>
          <w:tcPr>
            <w:tcW w:w="0" w:type="auto"/>
          </w:tcPr>
          <w:p w14:paraId="16C1B7F6" w14:textId="77777777" w:rsidR="00060258" w:rsidRDefault="00060258" w:rsidP="007E57E4"/>
        </w:tc>
        <w:tc>
          <w:tcPr>
            <w:tcW w:w="0" w:type="auto"/>
          </w:tcPr>
          <w:p w14:paraId="20BB0F11" w14:textId="4B6AF6FB" w:rsidR="00060258" w:rsidRDefault="00060258" w:rsidP="007E57E4">
            <w:r>
              <w:t>NSE</w:t>
            </w:r>
          </w:p>
        </w:tc>
        <w:tc>
          <w:tcPr>
            <w:tcW w:w="0" w:type="auto"/>
          </w:tcPr>
          <w:p w14:paraId="433DC994" w14:textId="5B7921B1" w:rsidR="00060258" w:rsidRDefault="00060258" w:rsidP="007E57E4">
            <w:r>
              <w:t>0.69</w:t>
            </w:r>
          </w:p>
        </w:tc>
        <w:tc>
          <w:tcPr>
            <w:tcW w:w="0" w:type="auto"/>
          </w:tcPr>
          <w:p w14:paraId="346B1AC4" w14:textId="510E7A36" w:rsidR="00060258" w:rsidRDefault="00060258" w:rsidP="007E57E4">
            <w:r>
              <w:t>S</w:t>
            </w:r>
          </w:p>
        </w:tc>
      </w:tr>
      <w:tr w:rsidR="00060258" w14:paraId="62F4789A" w14:textId="77777777" w:rsidTr="0064217D">
        <w:tc>
          <w:tcPr>
            <w:tcW w:w="0" w:type="auto"/>
          </w:tcPr>
          <w:p w14:paraId="527ECE4E" w14:textId="77777777" w:rsidR="00060258" w:rsidRDefault="00060258" w:rsidP="007E57E4"/>
        </w:tc>
        <w:tc>
          <w:tcPr>
            <w:tcW w:w="0" w:type="auto"/>
          </w:tcPr>
          <w:p w14:paraId="65BD7381" w14:textId="77777777" w:rsidR="00060258" w:rsidRDefault="00060258" w:rsidP="007E57E4"/>
        </w:tc>
        <w:tc>
          <w:tcPr>
            <w:tcW w:w="0" w:type="auto"/>
          </w:tcPr>
          <w:p w14:paraId="30050EA8" w14:textId="77777777" w:rsidR="00060258" w:rsidRDefault="00060258" w:rsidP="007E57E4"/>
        </w:tc>
        <w:tc>
          <w:tcPr>
            <w:tcW w:w="0" w:type="auto"/>
          </w:tcPr>
          <w:p w14:paraId="4D1000FF" w14:textId="188EBBFB" w:rsidR="00060258" w:rsidRDefault="00060258" w:rsidP="007E57E4">
            <w:r>
              <w:t>RSR</w:t>
            </w:r>
          </w:p>
        </w:tc>
        <w:tc>
          <w:tcPr>
            <w:tcW w:w="0" w:type="auto"/>
          </w:tcPr>
          <w:p w14:paraId="7A0318CA" w14:textId="24F39E4C" w:rsidR="00060258" w:rsidRDefault="00060258" w:rsidP="007E57E4">
            <w:r>
              <w:t>0.55</w:t>
            </w:r>
          </w:p>
        </w:tc>
        <w:tc>
          <w:tcPr>
            <w:tcW w:w="0" w:type="auto"/>
          </w:tcPr>
          <w:p w14:paraId="63DAFBA3" w14:textId="310C96A3" w:rsidR="00060258" w:rsidRDefault="00060258" w:rsidP="007E57E4">
            <w:r>
              <w:t>G</w:t>
            </w:r>
          </w:p>
        </w:tc>
      </w:tr>
      <w:tr w:rsidR="00060258" w14:paraId="1992545C" w14:textId="77777777" w:rsidTr="0064217D">
        <w:tc>
          <w:tcPr>
            <w:tcW w:w="0" w:type="auto"/>
          </w:tcPr>
          <w:p w14:paraId="5D3E4791" w14:textId="77777777" w:rsidR="00060258" w:rsidRDefault="00060258" w:rsidP="007E57E4"/>
        </w:tc>
        <w:tc>
          <w:tcPr>
            <w:tcW w:w="0" w:type="auto"/>
          </w:tcPr>
          <w:p w14:paraId="394C7505" w14:textId="77777777" w:rsidR="00060258" w:rsidRDefault="00060258" w:rsidP="007E57E4"/>
        </w:tc>
        <w:tc>
          <w:tcPr>
            <w:tcW w:w="0" w:type="auto"/>
          </w:tcPr>
          <w:p w14:paraId="45321782" w14:textId="77777777" w:rsidR="00060258" w:rsidRDefault="00060258" w:rsidP="007E57E4"/>
        </w:tc>
        <w:tc>
          <w:tcPr>
            <w:tcW w:w="0" w:type="auto"/>
          </w:tcPr>
          <w:p w14:paraId="2DBCB623" w14:textId="36310DDD" w:rsidR="00060258" w:rsidRDefault="00060258" w:rsidP="007E57E4">
            <w:r>
              <w:t>R2</w:t>
            </w:r>
          </w:p>
        </w:tc>
        <w:tc>
          <w:tcPr>
            <w:tcW w:w="0" w:type="auto"/>
          </w:tcPr>
          <w:p w14:paraId="3BA4235F" w14:textId="12BF1411" w:rsidR="00060258" w:rsidRDefault="00060258" w:rsidP="007E57E4">
            <w:r>
              <w:t>0.72</w:t>
            </w:r>
          </w:p>
        </w:tc>
        <w:tc>
          <w:tcPr>
            <w:tcW w:w="0" w:type="auto"/>
          </w:tcPr>
          <w:p w14:paraId="22EDD85E" w14:textId="4242AA51" w:rsidR="00060258" w:rsidRDefault="00060258" w:rsidP="007E57E4">
            <w:r>
              <w:t>S</w:t>
            </w:r>
          </w:p>
        </w:tc>
      </w:tr>
      <w:tr w:rsidR="00060258" w14:paraId="69A75C30" w14:textId="77777777" w:rsidTr="0064217D">
        <w:tc>
          <w:tcPr>
            <w:tcW w:w="0" w:type="auto"/>
          </w:tcPr>
          <w:p w14:paraId="7BCD742A" w14:textId="67B318AB" w:rsidR="00060258" w:rsidRDefault="00060258" w:rsidP="007E57E4">
            <w:r>
              <w:t>14159200</w:t>
            </w:r>
          </w:p>
        </w:tc>
        <w:tc>
          <w:tcPr>
            <w:tcW w:w="0" w:type="auto"/>
          </w:tcPr>
          <w:p w14:paraId="13EE69B2" w14:textId="674EE933" w:rsidR="00060258" w:rsidRDefault="00060258" w:rsidP="007E57E4">
            <w:r>
              <w:t>23773037</w:t>
            </w:r>
          </w:p>
        </w:tc>
        <w:tc>
          <w:tcPr>
            <w:tcW w:w="0" w:type="auto"/>
          </w:tcPr>
          <w:p w14:paraId="3C597DA6" w14:textId="2CFE59C8" w:rsidR="00060258" w:rsidRDefault="00060258" w:rsidP="007E57E4">
            <w:r>
              <w:t>SO FORK MCKENZIE ABV COUGAR</w:t>
            </w:r>
          </w:p>
        </w:tc>
        <w:tc>
          <w:tcPr>
            <w:tcW w:w="0" w:type="auto"/>
          </w:tcPr>
          <w:p w14:paraId="503614AF" w14:textId="3A28EB6E" w:rsidR="00060258" w:rsidRDefault="00060258" w:rsidP="007E57E4">
            <w:r>
              <w:t>%bias</w:t>
            </w:r>
          </w:p>
        </w:tc>
        <w:tc>
          <w:tcPr>
            <w:tcW w:w="0" w:type="auto"/>
          </w:tcPr>
          <w:p w14:paraId="45C44D13" w14:textId="167D7B5B" w:rsidR="00060258" w:rsidRDefault="00CD73D7" w:rsidP="007E57E4">
            <w:r>
              <w:t>-10.8%</w:t>
            </w:r>
          </w:p>
        </w:tc>
        <w:tc>
          <w:tcPr>
            <w:tcW w:w="0" w:type="auto"/>
          </w:tcPr>
          <w:p w14:paraId="16CDA108" w14:textId="66F22022" w:rsidR="00060258" w:rsidRDefault="00CD73D7" w:rsidP="007E57E4">
            <w:r>
              <w:t>S</w:t>
            </w:r>
          </w:p>
        </w:tc>
      </w:tr>
      <w:tr w:rsidR="00060258" w14:paraId="68225F87" w14:textId="77777777" w:rsidTr="0064217D">
        <w:tc>
          <w:tcPr>
            <w:tcW w:w="0" w:type="auto"/>
          </w:tcPr>
          <w:p w14:paraId="6F51DD6D" w14:textId="77777777" w:rsidR="00060258" w:rsidRDefault="00060258" w:rsidP="00060258"/>
        </w:tc>
        <w:tc>
          <w:tcPr>
            <w:tcW w:w="0" w:type="auto"/>
          </w:tcPr>
          <w:p w14:paraId="32A88EFE" w14:textId="77777777" w:rsidR="00060258" w:rsidRDefault="00060258" w:rsidP="00060258"/>
        </w:tc>
        <w:tc>
          <w:tcPr>
            <w:tcW w:w="0" w:type="auto"/>
          </w:tcPr>
          <w:p w14:paraId="07826B70" w14:textId="77777777" w:rsidR="00060258" w:rsidRDefault="00060258" w:rsidP="00060258"/>
        </w:tc>
        <w:tc>
          <w:tcPr>
            <w:tcW w:w="0" w:type="auto"/>
          </w:tcPr>
          <w:p w14:paraId="31604DE7" w14:textId="11879B2C" w:rsidR="00060258" w:rsidRDefault="00060258" w:rsidP="00060258">
            <w:r>
              <w:t>NSE</w:t>
            </w:r>
          </w:p>
        </w:tc>
        <w:tc>
          <w:tcPr>
            <w:tcW w:w="0" w:type="auto"/>
          </w:tcPr>
          <w:p w14:paraId="569962D2" w14:textId="71C79C87" w:rsidR="00060258" w:rsidRDefault="00060258" w:rsidP="00060258">
            <w:r>
              <w:t>0.</w:t>
            </w:r>
            <w:r w:rsidR="00CD73D7">
              <w:t>77</w:t>
            </w:r>
          </w:p>
        </w:tc>
        <w:tc>
          <w:tcPr>
            <w:tcW w:w="0" w:type="auto"/>
          </w:tcPr>
          <w:p w14:paraId="5570EC34" w14:textId="11CCE1A1" w:rsidR="00060258" w:rsidRDefault="00060258" w:rsidP="00060258">
            <w:r>
              <w:t>G</w:t>
            </w:r>
          </w:p>
        </w:tc>
      </w:tr>
      <w:tr w:rsidR="00060258" w14:paraId="40017D2F" w14:textId="77777777" w:rsidTr="0064217D">
        <w:tc>
          <w:tcPr>
            <w:tcW w:w="0" w:type="auto"/>
          </w:tcPr>
          <w:p w14:paraId="6BAC1F1B" w14:textId="77777777" w:rsidR="00060258" w:rsidRDefault="00060258" w:rsidP="00060258"/>
        </w:tc>
        <w:tc>
          <w:tcPr>
            <w:tcW w:w="0" w:type="auto"/>
          </w:tcPr>
          <w:p w14:paraId="45324F63" w14:textId="77777777" w:rsidR="00060258" w:rsidRDefault="00060258" w:rsidP="00060258"/>
        </w:tc>
        <w:tc>
          <w:tcPr>
            <w:tcW w:w="0" w:type="auto"/>
          </w:tcPr>
          <w:p w14:paraId="361C571E" w14:textId="77777777" w:rsidR="00060258" w:rsidRDefault="00060258" w:rsidP="00060258"/>
        </w:tc>
        <w:tc>
          <w:tcPr>
            <w:tcW w:w="0" w:type="auto"/>
          </w:tcPr>
          <w:p w14:paraId="7846DEAE" w14:textId="6DCB5DC1" w:rsidR="00060258" w:rsidRDefault="00060258" w:rsidP="00060258">
            <w:r>
              <w:t>RSR</w:t>
            </w:r>
          </w:p>
        </w:tc>
        <w:tc>
          <w:tcPr>
            <w:tcW w:w="0" w:type="auto"/>
          </w:tcPr>
          <w:p w14:paraId="51D9AFAC" w14:textId="7BF89741" w:rsidR="00060258" w:rsidRDefault="00060258" w:rsidP="00060258">
            <w:r>
              <w:t>0.4</w:t>
            </w:r>
            <w:r w:rsidR="00CD73D7">
              <w:t>7</w:t>
            </w:r>
          </w:p>
        </w:tc>
        <w:tc>
          <w:tcPr>
            <w:tcW w:w="0" w:type="auto"/>
          </w:tcPr>
          <w:p w14:paraId="27353A12" w14:textId="494110F6" w:rsidR="00060258" w:rsidRDefault="00060258" w:rsidP="00060258">
            <w:r>
              <w:t>VG</w:t>
            </w:r>
          </w:p>
        </w:tc>
      </w:tr>
      <w:tr w:rsidR="00060258" w14:paraId="2906E1B2" w14:textId="77777777" w:rsidTr="0064217D">
        <w:tc>
          <w:tcPr>
            <w:tcW w:w="0" w:type="auto"/>
          </w:tcPr>
          <w:p w14:paraId="3CC44AF3" w14:textId="77777777" w:rsidR="00060258" w:rsidRDefault="00060258" w:rsidP="00060258"/>
        </w:tc>
        <w:tc>
          <w:tcPr>
            <w:tcW w:w="0" w:type="auto"/>
          </w:tcPr>
          <w:p w14:paraId="517C115C" w14:textId="77777777" w:rsidR="00060258" w:rsidRDefault="00060258" w:rsidP="00060258"/>
        </w:tc>
        <w:tc>
          <w:tcPr>
            <w:tcW w:w="0" w:type="auto"/>
          </w:tcPr>
          <w:p w14:paraId="1FB2E265" w14:textId="77777777" w:rsidR="00060258" w:rsidRDefault="00060258" w:rsidP="00060258"/>
        </w:tc>
        <w:tc>
          <w:tcPr>
            <w:tcW w:w="0" w:type="auto"/>
          </w:tcPr>
          <w:p w14:paraId="2CA40CB7" w14:textId="26439674" w:rsidR="00060258" w:rsidRDefault="00060258" w:rsidP="00060258">
            <w:r>
              <w:t>R2</w:t>
            </w:r>
          </w:p>
        </w:tc>
        <w:tc>
          <w:tcPr>
            <w:tcW w:w="0" w:type="auto"/>
          </w:tcPr>
          <w:p w14:paraId="2C88A205" w14:textId="0ACF9A8B" w:rsidR="00060258" w:rsidRDefault="00060258" w:rsidP="00060258">
            <w:r>
              <w:t>0.8</w:t>
            </w:r>
            <w:r w:rsidR="00CD73D7">
              <w:t>2</w:t>
            </w:r>
          </w:p>
        </w:tc>
        <w:tc>
          <w:tcPr>
            <w:tcW w:w="0" w:type="auto"/>
          </w:tcPr>
          <w:p w14:paraId="10BC75FB" w14:textId="6FE11E73" w:rsidR="00060258" w:rsidRDefault="00060258" w:rsidP="00060258">
            <w:r>
              <w:t>G</w:t>
            </w:r>
          </w:p>
        </w:tc>
      </w:tr>
      <w:tr w:rsidR="00060258" w14:paraId="5B17203C" w14:textId="77777777" w:rsidTr="0064217D">
        <w:tc>
          <w:tcPr>
            <w:tcW w:w="0" w:type="auto"/>
          </w:tcPr>
          <w:p w14:paraId="52CDCE84" w14:textId="6A222AC6" w:rsidR="00060258" w:rsidRDefault="00060258" w:rsidP="00060258">
            <w:r>
              <w:t>14161500</w:t>
            </w:r>
          </w:p>
        </w:tc>
        <w:tc>
          <w:tcPr>
            <w:tcW w:w="0" w:type="auto"/>
          </w:tcPr>
          <w:p w14:paraId="3C78868E" w14:textId="3D07CA58" w:rsidR="00060258" w:rsidRDefault="00060258" w:rsidP="00060258">
            <w:r>
              <w:t>23773411</w:t>
            </w:r>
          </w:p>
        </w:tc>
        <w:tc>
          <w:tcPr>
            <w:tcW w:w="0" w:type="auto"/>
          </w:tcPr>
          <w:p w14:paraId="76CEBEF0" w14:textId="4F8A4444" w:rsidR="00060258" w:rsidRDefault="00060258" w:rsidP="00060258">
            <w:r>
              <w:t>LOOKOUT CREEK NEAR BLUE RIVER</w:t>
            </w:r>
          </w:p>
        </w:tc>
        <w:tc>
          <w:tcPr>
            <w:tcW w:w="0" w:type="auto"/>
          </w:tcPr>
          <w:p w14:paraId="747FF6B8" w14:textId="58CFA040" w:rsidR="00060258" w:rsidRDefault="00060258" w:rsidP="00060258">
            <w:r>
              <w:t>%bias</w:t>
            </w:r>
          </w:p>
        </w:tc>
        <w:tc>
          <w:tcPr>
            <w:tcW w:w="0" w:type="auto"/>
          </w:tcPr>
          <w:p w14:paraId="6C28E2A8" w14:textId="24498821" w:rsidR="00060258" w:rsidRDefault="00961DC2" w:rsidP="00060258">
            <w:r>
              <w:t>-0.6%</w:t>
            </w:r>
          </w:p>
        </w:tc>
        <w:tc>
          <w:tcPr>
            <w:tcW w:w="0" w:type="auto"/>
          </w:tcPr>
          <w:p w14:paraId="778C43EF" w14:textId="2ABD558E" w:rsidR="00060258" w:rsidRDefault="00060258" w:rsidP="00060258">
            <w:r>
              <w:t>VG</w:t>
            </w:r>
          </w:p>
        </w:tc>
      </w:tr>
      <w:tr w:rsidR="00060258" w14:paraId="61A2A3FD" w14:textId="77777777" w:rsidTr="0064217D">
        <w:tc>
          <w:tcPr>
            <w:tcW w:w="0" w:type="auto"/>
          </w:tcPr>
          <w:p w14:paraId="2206AA40" w14:textId="77777777" w:rsidR="00060258" w:rsidRDefault="00060258" w:rsidP="00060258"/>
        </w:tc>
        <w:tc>
          <w:tcPr>
            <w:tcW w:w="0" w:type="auto"/>
          </w:tcPr>
          <w:p w14:paraId="74BE1138" w14:textId="77777777" w:rsidR="00060258" w:rsidRDefault="00060258" w:rsidP="00060258"/>
        </w:tc>
        <w:tc>
          <w:tcPr>
            <w:tcW w:w="0" w:type="auto"/>
          </w:tcPr>
          <w:p w14:paraId="3AA7857C" w14:textId="77777777" w:rsidR="00060258" w:rsidRDefault="00060258" w:rsidP="00060258"/>
        </w:tc>
        <w:tc>
          <w:tcPr>
            <w:tcW w:w="0" w:type="auto"/>
          </w:tcPr>
          <w:p w14:paraId="47B8AE81" w14:textId="3C87F8C2" w:rsidR="00060258" w:rsidRDefault="00060258" w:rsidP="00060258">
            <w:r>
              <w:t>NSE</w:t>
            </w:r>
          </w:p>
        </w:tc>
        <w:tc>
          <w:tcPr>
            <w:tcW w:w="0" w:type="auto"/>
          </w:tcPr>
          <w:p w14:paraId="130B5725" w14:textId="51459C14" w:rsidR="00060258" w:rsidRDefault="00060258" w:rsidP="00060258">
            <w:r>
              <w:t>0</w:t>
            </w:r>
            <w:r w:rsidR="00CD73D7">
              <w:t>.84</w:t>
            </w:r>
          </w:p>
        </w:tc>
        <w:tc>
          <w:tcPr>
            <w:tcW w:w="0" w:type="auto"/>
          </w:tcPr>
          <w:p w14:paraId="351AD679" w14:textId="25409190" w:rsidR="00060258" w:rsidRDefault="00060258" w:rsidP="00060258">
            <w:r>
              <w:t>VG</w:t>
            </w:r>
          </w:p>
        </w:tc>
      </w:tr>
      <w:tr w:rsidR="00060258" w14:paraId="31EEDF98" w14:textId="77777777" w:rsidTr="0064217D">
        <w:tc>
          <w:tcPr>
            <w:tcW w:w="0" w:type="auto"/>
          </w:tcPr>
          <w:p w14:paraId="123FB524" w14:textId="77777777" w:rsidR="00060258" w:rsidRDefault="00060258" w:rsidP="00060258"/>
        </w:tc>
        <w:tc>
          <w:tcPr>
            <w:tcW w:w="0" w:type="auto"/>
          </w:tcPr>
          <w:p w14:paraId="3114DB0E" w14:textId="77777777" w:rsidR="00060258" w:rsidRDefault="00060258" w:rsidP="00060258"/>
        </w:tc>
        <w:tc>
          <w:tcPr>
            <w:tcW w:w="0" w:type="auto"/>
          </w:tcPr>
          <w:p w14:paraId="08246BAD" w14:textId="77777777" w:rsidR="00060258" w:rsidRDefault="00060258" w:rsidP="00060258"/>
        </w:tc>
        <w:tc>
          <w:tcPr>
            <w:tcW w:w="0" w:type="auto"/>
          </w:tcPr>
          <w:p w14:paraId="7843792D" w14:textId="391D0593" w:rsidR="00060258" w:rsidRDefault="00060258" w:rsidP="00060258">
            <w:r>
              <w:t>RSR</w:t>
            </w:r>
          </w:p>
        </w:tc>
        <w:tc>
          <w:tcPr>
            <w:tcW w:w="0" w:type="auto"/>
          </w:tcPr>
          <w:p w14:paraId="4F8CAF6E" w14:textId="63323F17" w:rsidR="00060258" w:rsidRDefault="00060258" w:rsidP="00060258">
            <w:r>
              <w:t>0.</w:t>
            </w:r>
            <w:r w:rsidR="00CD73D7">
              <w:t>39</w:t>
            </w:r>
          </w:p>
        </w:tc>
        <w:tc>
          <w:tcPr>
            <w:tcW w:w="0" w:type="auto"/>
          </w:tcPr>
          <w:p w14:paraId="6332E101" w14:textId="209C88FC" w:rsidR="00060258" w:rsidRDefault="00060258" w:rsidP="00060258">
            <w:r>
              <w:t>VG</w:t>
            </w:r>
          </w:p>
        </w:tc>
      </w:tr>
      <w:tr w:rsidR="00060258" w14:paraId="261D11BE" w14:textId="77777777" w:rsidTr="0064217D">
        <w:tc>
          <w:tcPr>
            <w:tcW w:w="0" w:type="auto"/>
          </w:tcPr>
          <w:p w14:paraId="74859904" w14:textId="77777777" w:rsidR="00060258" w:rsidRDefault="00060258" w:rsidP="00060258"/>
        </w:tc>
        <w:tc>
          <w:tcPr>
            <w:tcW w:w="0" w:type="auto"/>
          </w:tcPr>
          <w:p w14:paraId="444C3600" w14:textId="77777777" w:rsidR="00060258" w:rsidRDefault="00060258" w:rsidP="00060258"/>
        </w:tc>
        <w:tc>
          <w:tcPr>
            <w:tcW w:w="0" w:type="auto"/>
          </w:tcPr>
          <w:p w14:paraId="3AC0681B" w14:textId="77777777" w:rsidR="00060258" w:rsidRDefault="00060258" w:rsidP="00060258"/>
        </w:tc>
        <w:tc>
          <w:tcPr>
            <w:tcW w:w="0" w:type="auto"/>
          </w:tcPr>
          <w:p w14:paraId="02669FF1" w14:textId="304000F7" w:rsidR="00060258" w:rsidRDefault="00060258" w:rsidP="00060258">
            <w:r>
              <w:t>R2</w:t>
            </w:r>
          </w:p>
        </w:tc>
        <w:tc>
          <w:tcPr>
            <w:tcW w:w="0" w:type="auto"/>
          </w:tcPr>
          <w:p w14:paraId="361282A5" w14:textId="1E1566DD" w:rsidR="00060258" w:rsidRDefault="00060258" w:rsidP="00060258">
            <w:r>
              <w:t>0.8</w:t>
            </w:r>
            <w:r w:rsidR="002822A5">
              <w:t>4</w:t>
            </w:r>
          </w:p>
        </w:tc>
        <w:tc>
          <w:tcPr>
            <w:tcW w:w="0" w:type="auto"/>
          </w:tcPr>
          <w:p w14:paraId="7F2AC038" w14:textId="05B5770F" w:rsidR="00060258" w:rsidRDefault="00060258" w:rsidP="00060258">
            <w:r>
              <w:t>G</w:t>
            </w:r>
          </w:p>
        </w:tc>
      </w:tr>
      <w:tr w:rsidR="003D64A1" w14:paraId="4905F4FB" w14:textId="77777777" w:rsidTr="0064217D">
        <w:tc>
          <w:tcPr>
            <w:tcW w:w="0" w:type="auto"/>
          </w:tcPr>
          <w:p w14:paraId="5DA79D4C" w14:textId="1DFF51F9" w:rsidR="003D64A1" w:rsidRDefault="003D64A1" w:rsidP="003D64A1">
            <w:r>
              <w:t>14162200</w:t>
            </w:r>
          </w:p>
        </w:tc>
        <w:tc>
          <w:tcPr>
            <w:tcW w:w="0" w:type="auto"/>
          </w:tcPr>
          <w:p w14:paraId="024A4BFF" w14:textId="2296F66C" w:rsidR="003D64A1" w:rsidRDefault="003D64A1" w:rsidP="003D64A1">
            <w:r>
              <w:t>23773405</w:t>
            </w:r>
          </w:p>
        </w:tc>
        <w:tc>
          <w:tcPr>
            <w:tcW w:w="0" w:type="auto"/>
          </w:tcPr>
          <w:p w14:paraId="775231E0" w14:textId="56471A2D" w:rsidR="003D64A1" w:rsidRDefault="003D64A1" w:rsidP="003D64A1">
            <w:r>
              <w:t>BLUE RIVER AT BLUE RIVER</w:t>
            </w:r>
          </w:p>
        </w:tc>
        <w:tc>
          <w:tcPr>
            <w:tcW w:w="0" w:type="auto"/>
          </w:tcPr>
          <w:p w14:paraId="27506014" w14:textId="7618C4AF" w:rsidR="003D64A1" w:rsidRDefault="003D64A1" w:rsidP="003D64A1">
            <w:r>
              <w:t>%bias</w:t>
            </w:r>
          </w:p>
        </w:tc>
        <w:tc>
          <w:tcPr>
            <w:tcW w:w="0" w:type="auto"/>
          </w:tcPr>
          <w:p w14:paraId="5182B9DA" w14:textId="19AB3724" w:rsidR="003D64A1" w:rsidRDefault="00CD73D7" w:rsidP="003D64A1">
            <w:r>
              <w:t>-4.3%</w:t>
            </w:r>
          </w:p>
        </w:tc>
        <w:tc>
          <w:tcPr>
            <w:tcW w:w="0" w:type="auto"/>
          </w:tcPr>
          <w:p w14:paraId="1F20D131" w14:textId="05600726" w:rsidR="003D64A1" w:rsidRDefault="003D64A1" w:rsidP="003D64A1">
            <w:r>
              <w:t>VG</w:t>
            </w:r>
          </w:p>
        </w:tc>
      </w:tr>
      <w:tr w:rsidR="003D64A1" w14:paraId="16E48D0A" w14:textId="77777777" w:rsidTr="0064217D">
        <w:tc>
          <w:tcPr>
            <w:tcW w:w="0" w:type="auto"/>
          </w:tcPr>
          <w:p w14:paraId="5CD76CCF" w14:textId="77777777" w:rsidR="003D64A1" w:rsidRDefault="003D64A1" w:rsidP="003D64A1"/>
        </w:tc>
        <w:tc>
          <w:tcPr>
            <w:tcW w:w="0" w:type="auto"/>
          </w:tcPr>
          <w:p w14:paraId="4F7629E0" w14:textId="77777777" w:rsidR="003D64A1" w:rsidRDefault="003D64A1" w:rsidP="003D64A1"/>
        </w:tc>
        <w:tc>
          <w:tcPr>
            <w:tcW w:w="0" w:type="auto"/>
          </w:tcPr>
          <w:p w14:paraId="033146B4" w14:textId="77777777" w:rsidR="003D64A1" w:rsidRDefault="003D64A1" w:rsidP="003D64A1"/>
        </w:tc>
        <w:tc>
          <w:tcPr>
            <w:tcW w:w="0" w:type="auto"/>
          </w:tcPr>
          <w:p w14:paraId="14721014" w14:textId="4FFEFA65" w:rsidR="003D64A1" w:rsidRDefault="003D64A1" w:rsidP="003D64A1">
            <w:r>
              <w:t>NSE</w:t>
            </w:r>
          </w:p>
        </w:tc>
        <w:tc>
          <w:tcPr>
            <w:tcW w:w="0" w:type="auto"/>
          </w:tcPr>
          <w:p w14:paraId="76DF9AF1" w14:textId="1CDD10F7" w:rsidR="003D64A1" w:rsidRDefault="003D64A1" w:rsidP="003D64A1">
            <w:r>
              <w:t>0.52</w:t>
            </w:r>
          </w:p>
        </w:tc>
        <w:tc>
          <w:tcPr>
            <w:tcW w:w="0" w:type="auto"/>
          </w:tcPr>
          <w:p w14:paraId="7B4811EC" w14:textId="6281A9B8" w:rsidR="003D64A1" w:rsidRDefault="003D64A1" w:rsidP="003D64A1">
            <w:r>
              <w:t>S</w:t>
            </w:r>
          </w:p>
        </w:tc>
      </w:tr>
      <w:tr w:rsidR="003D64A1" w14:paraId="445AAAA1" w14:textId="77777777" w:rsidTr="0064217D">
        <w:tc>
          <w:tcPr>
            <w:tcW w:w="0" w:type="auto"/>
          </w:tcPr>
          <w:p w14:paraId="1546FB4A" w14:textId="77777777" w:rsidR="003D64A1" w:rsidRDefault="003D64A1" w:rsidP="003D64A1"/>
        </w:tc>
        <w:tc>
          <w:tcPr>
            <w:tcW w:w="0" w:type="auto"/>
          </w:tcPr>
          <w:p w14:paraId="5F22FE9A" w14:textId="77777777" w:rsidR="003D64A1" w:rsidRDefault="003D64A1" w:rsidP="003D64A1"/>
        </w:tc>
        <w:tc>
          <w:tcPr>
            <w:tcW w:w="0" w:type="auto"/>
          </w:tcPr>
          <w:p w14:paraId="5C8E470A" w14:textId="77777777" w:rsidR="003D64A1" w:rsidRDefault="003D64A1" w:rsidP="003D64A1"/>
        </w:tc>
        <w:tc>
          <w:tcPr>
            <w:tcW w:w="0" w:type="auto"/>
          </w:tcPr>
          <w:p w14:paraId="59483674" w14:textId="3A767861" w:rsidR="003D64A1" w:rsidRDefault="003D64A1" w:rsidP="003D64A1">
            <w:r>
              <w:t>RSR</w:t>
            </w:r>
          </w:p>
        </w:tc>
        <w:tc>
          <w:tcPr>
            <w:tcW w:w="0" w:type="auto"/>
          </w:tcPr>
          <w:p w14:paraId="425DE897" w14:textId="586F1520" w:rsidR="003D64A1" w:rsidRDefault="003D64A1" w:rsidP="003D64A1">
            <w:r>
              <w:t>0.</w:t>
            </w:r>
            <w:r w:rsidR="00CD73D7">
              <w:t>69</w:t>
            </w:r>
          </w:p>
        </w:tc>
        <w:tc>
          <w:tcPr>
            <w:tcW w:w="0" w:type="auto"/>
          </w:tcPr>
          <w:p w14:paraId="27B0CAA4" w14:textId="1C875DE4" w:rsidR="003D64A1" w:rsidRDefault="003D64A1" w:rsidP="003D64A1">
            <w:r>
              <w:t>S</w:t>
            </w:r>
          </w:p>
        </w:tc>
      </w:tr>
      <w:tr w:rsidR="003D64A1" w14:paraId="1093E1EB" w14:textId="77777777" w:rsidTr="0064217D">
        <w:tc>
          <w:tcPr>
            <w:tcW w:w="0" w:type="auto"/>
          </w:tcPr>
          <w:p w14:paraId="4B87CC30" w14:textId="77777777" w:rsidR="003D64A1" w:rsidRDefault="003D64A1" w:rsidP="003D64A1"/>
        </w:tc>
        <w:tc>
          <w:tcPr>
            <w:tcW w:w="0" w:type="auto"/>
          </w:tcPr>
          <w:p w14:paraId="33B117EB" w14:textId="77777777" w:rsidR="003D64A1" w:rsidRDefault="003D64A1" w:rsidP="003D64A1"/>
        </w:tc>
        <w:tc>
          <w:tcPr>
            <w:tcW w:w="0" w:type="auto"/>
          </w:tcPr>
          <w:p w14:paraId="2BEF5AFA" w14:textId="77777777" w:rsidR="003D64A1" w:rsidRDefault="003D64A1" w:rsidP="003D64A1"/>
        </w:tc>
        <w:tc>
          <w:tcPr>
            <w:tcW w:w="0" w:type="auto"/>
          </w:tcPr>
          <w:p w14:paraId="18820309" w14:textId="3C4C5434" w:rsidR="003D64A1" w:rsidRDefault="003D64A1" w:rsidP="003D64A1">
            <w:r>
              <w:t>R2</w:t>
            </w:r>
          </w:p>
        </w:tc>
        <w:tc>
          <w:tcPr>
            <w:tcW w:w="0" w:type="auto"/>
          </w:tcPr>
          <w:p w14:paraId="4EBB3E6B" w14:textId="388A5D8B" w:rsidR="003D64A1" w:rsidRDefault="003D64A1" w:rsidP="003D64A1">
            <w:r>
              <w:t>0.</w:t>
            </w:r>
            <w:r w:rsidR="00CD73D7">
              <w:t>60</w:t>
            </w:r>
          </w:p>
        </w:tc>
        <w:tc>
          <w:tcPr>
            <w:tcW w:w="0" w:type="auto"/>
          </w:tcPr>
          <w:p w14:paraId="00567A06" w14:textId="21F14F3D" w:rsidR="003D64A1" w:rsidRDefault="003D64A1" w:rsidP="003D64A1">
            <w:r>
              <w:t>NS</w:t>
            </w:r>
          </w:p>
        </w:tc>
      </w:tr>
      <w:tr w:rsidR="00FC642F" w14:paraId="2334AD03" w14:textId="77777777" w:rsidTr="0064217D">
        <w:tc>
          <w:tcPr>
            <w:tcW w:w="0" w:type="auto"/>
          </w:tcPr>
          <w:p w14:paraId="029C24D6" w14:textId="6C3634D8" w:rsidR="00FC642F" w:rsidRDefault="00FC642F" w:rsidP="00FC642F">
            <w:r>
              <w:t>14162500</w:t>
            </w:r>
          </w:p>
        </w:tc>
        <w:tc>
          <w:tcPr>
            <w:tcW w:w="0" w:type="auto"/>
          </w:tcPr>
          <w:p w14:paraId="3B3DE881" w14:textId="4695EFE4" w:rsidR="00FC642F" w:rsidRDefault="00FC642F" w:rsidP="00FC642F">
            <w:r>
              <w:t>23772909</w:t>
            </w:r>
          </w:p>
        </w:tc>
        <w:tc>
          <w:tcPr>
            <w:tcW w:w="0" w:type="auto"/>
          </w:tcPr>
          <w:p w14:paraId="510D70A2" w14:textId="7ABBB608" w:rsidR="00FC642F" w:rsidRDefault="00FC642F" w:rsidP="00FC642F">
            <w:r>
              <w:t>MCKENZIE RIVER NEAR VIDA</w:t>
            </w:r>
          </w:p>
        </w:tc>
        <w:tc>
          <w:tcPr>
            <w:tcW w:w="0" w:type="auto"/>
          </w:tcPr>
          <w:p w14:paraId="0BA6EA8B" w14:textId="7045D4AB" w:rsidR="00FC642F" w:rsidRDefault="00FC642F" w:rsidP="00FC642F">
            <w:r>
              <w:t>%bias</w:t>
            </w:r>
          </w:p>
        </w:tc>
        <w:tc>
          <w:tcPr>
            <w:tcW w:w="0" w:type="auto"/>
          </w:tcPr>
          <w:p w14:paraId="1D809B5C" w14:textId="2F336D12" w:rsidR="00FC642F" w:rsidRDefault="00CD73D7" w:rsidP="00FC642F">
            <w:r>
              <w:t>0.6%</w:t>
            </w:r>
          </w:p>
        </w:tc>
        <w:tc>
          <w:tcPr>
            <w:tcW w:w="0" w:type="auto"/>
          </w:tcPr>
          <w:p w14:paraId="69D4C91F" w14:textId="10A6BF07" w:rsidR="00FC642F" w:rsidRDefault="00FC642F" w:rsidP="00FC642F">
            <w:r>
              <w:t>VG</w:t>
            </w:r>
          </w:p>
        </w:tc>
      </w:tr>
      <w:tr w:rsidR="00FC642F" w14:paraId="466319F7" w14:textId="77777777" w:rsidTr="0064217D">
        <w:tc>
          <w:tcPr>
            <w:tcW w:w="0" w:type="auto"/>
          </w:tcPr>
          <w:p w14:paraId="0732BC47" w14:textId="77777777" w:rsidR="00FC642F" w:rsidRDefault="00FC642F" w:rsidP="00FC642F"/>
        </w:tc>
        <w:tc>
          <w:tcPr>
            <w:tcW w:w="0" w:type="auto"/>
          </w:tcPr>
          <w:p w14:paraId="406D9196" w14:textId="77777777" w:rsidR="00FC642F" w:rsidRDefault="00FC642F" w:rsidP="00FC642F"/>
        </w:tc>
        <w:tc>
          <w:tcPr>
            <w:tcW w:w="0" w:type="auto"/>
          </w:tcPr>
          <w:p w14:paraId="4676FE42" w14:textId="77777777" w:rsidR="00FC642F" w:rsidRDefault="00FC642F" w:rsidP="00FC642F"/>
        </w:tc>
        <w:tc>
          <w:tcPr>
            <w:tcW w:w="0" w:type="auto"/>
          </w:tcPr>
          <w:p w14:paraId="5E0510DA" w14:textId="67FB2FAE" w:rsidR="00FC642F" w:rsidRDefault="00FC642F" w:rsidP="00FC642F">
            <w:r>
              <w:t>NSE</w:t>
            </w:r>
          </w:p>
        </w:tc>
        <w:tc>
          <w:tcPr>
            <w:tcW w:w="0" w:type="auto"/>
          </w:tcPr>
          <w:p w14:paraId="03646419" w14:textId="62EC21A1" w:rsidR="00FC642F" w:rsidRDefault="00FC642F" w:rsidP="00FC642F">
            <w:r>
              <w:t>0.6</w:t>
            </w:r>
            <w:r w:rsidR="00024C75">
              <w:t>8</w:t>
            </w:r>
          </w:p>
        </w:tc>
        <w:tc>
          <w:tcPr>
            <w:tcW w:w="0" w:type="auto"/>
          </w:tcPr>
          <w:p w14:paraId="3D60D1F3" w14:textId="6914A452" w:rsidR="00FC642F" w:rsidRDefault="00FC642F" w:rsidP="00FC642F">
            <w:r>
              <w:t>S</w:t>
            </w:r>
          </w:p>
        </w:tc>
      </w:tr>
      <w:tr w:rsidR="00FC642F" w14:paraId="4B389700" w14:textId="77777777" w:rsidTr="0064217D">
        <w:tc>
          <w:tcPr>
            <w:tcW w:w="0" w:type="auto"/>
          </w:tcPr>
          <w:p w14:paraId="300EB841" w14:textId="77777777" w:rsidR="00FC642F" w:rsidRDefault="00FC642F" w:rsidP="00FC642F"/>
        </w:tc>
        <w:tc>
          <w:tcPr>
            <w:tcW w:w="0" w:type="auto"/>
          </w:tcPr>
          <w:p w14:paraId="3FBF5BBF" w14:textId="77777777" w:rsidR="00FC642F" w:rsidRDefault="00FC642F" w:rsidP="00FC642F"/>
        </w:tc>
        <w:tc>
          <w:tcPr>
            <w:tcW w:w="0" w:type="auto"/>
          </w:tcPr>
          <w:p w14:paraId="2B2F88D4" w14:textId="77777777" w:rsidR="00FC642F" w:rsidRDefault="00FC642F" w:rsidP="00FC642F"/>
        </w:tc>
        <w:tc>
          <w:tcPr>
            <w:tcW w:w="0" w:type="auto"/>
          </w:tcPr>
          <w:p w14:paraId="59A0E9B5" w14:textId="57F0C4F7" w:rsidR="00FC642F" w:rsidRDefault="00FC642F" w:rsidP="00FC642F">
            <w:r>
              <w:t>RSR</w:t>
            </w:r>
          </w:p>
        </w:tc>
        <w:tc>
          <w:tcPr>
            <w:tcW w:w="0" w:type="auto"/>
          </w:tcPr>
          <w:p w14:paraId="0D32A38B" w14:textId="17D31261" w:rsidR="00FC642F" w:rsidRDefault="00FC642F" w:rsidP="00FC642F">
            <w:r>
              <w:t>0.5</w:t>
            </w:r>
            <w:r w:rsidR="00024C75">
              <w:t>7</w:t>
            </w:r>
          </w:p>
        </w:tc>
        <w:tc>
          <w:tcPr>
            <w:tcW w:w="0" w:type="auto"/>
          </w:tcPr>
          <w:p w14:paraId="6AB8B65A" w14:textId="19F57016" w:rsidR="00FC642F" w:rsidRDefault="00FC642F" w:rsidP="00FC642F">
            <w:r>
              <w:t>G</w:t>
            </w:r>
          </w:p>
        </w:tc>
      </w:tr>
      <w:tr w:rsidR="00FC642F" w14:paraId="57B1F44F" w14:textId="77777777" w:rsidTr="0064217D">
        <w:tc>
          <w:tcPr>
            <w:tcW w:w="0" w:type="auto"/>
          </w:tcPr>
          <w:p w14:paraId="2DB152B1" w14:textId="77777777" w:rsidR="00FC642F" w:rsidRDefault="00FC642F" w:rsidP="00FC642F"/>
        </w:tc>
        <w:tc>
          <w:tcPr>
            <w:tcW w:w="0" w:type="auto"/>
          </w:tcPr>
          <w:p w14:paraId="06BE208E" w14:textId="77777777" w:rsidR="00FC642F" w:rsidRDefault="00FC642F" w:rsidP="00FC642F"/>
        </w:tc>
        <w:tc>
          <w:tcPr>
            <w:tcW w:w="0" w:type="auto"/>
          </w:tcPr>
          <w:p w14:paraId="46F3894E" w14:textId="77777777" w:rsidR="00FC642F" w:rsidRDefault="00FC642F" w:rsidP="00FC642F"/>
        </w:tc>
        <w:tc>
          <w:tcPr>
            <w:tcW w:w="0" w:type="auto"/>
          </w:tcPr>
          <w:p w14:paraId="07E74523" w14:textId="4E195DD6" w:rsidR="00FC642F" w:rsidRDefault="00FC642F" w:rsidP="00FC642F">
            <w:r>
              <w:t>R2</w:t>
            </w:r>
          </w:p>
        </w:tc>
        <w:tc>
          <w:tcPr>
            <w:tcW w:w="0" w:type="auto"/>
          </w:tcPr>
          <w:p w14:paraId="4E541459" w14:textId="1774D481" w:rsidR="00FC642F" w:rsidRDefault="00FC642F" w:rsidP="00FC642F">
            <w:r>
              <w:t>0.7</w:t>
            </w:r>
            <w:r w:rsidR="00CD73D7">
              <w:t>8</w:t>
            </w:r>
          </w:p>
        </w:tc>
        <w:tc>
          <w:tcPr>
            <w:tcW w:w="0" w:type="auto"/>
          </w:tcPr>
          <w:p w14:paraId="0A9D82DC" w14:textId="57263FC8" w:rsidR="00FC642F" w:rsidRDefault="00FC642F" w:rsidP="00FC642F">
            <w:r>
              <w:t>G</w:t>
            </w:r>
          </w:p>
        </w:tc>
      </w:tr>
      <w:tr w:rsidR="007639FF" w14:paraId="52DCC4F6" w14:textId="77777777" w:rsidTr="0064217D">
        <w:tc>
          <w:tcPr>
            <w:tcW w:w="0" w:type="auto"/>
          </w:tcPr>
          <w:p w14:paraId="7987D4E2" w14:textId="3F507230" w:rsidR="007639FF" w:rsidRDefault="007639FF" w:rsidP="007639FF">
            <w:r>
              <w:t>14164900</w:t>
            </w:r>
          </w:p>
        </w:tc>
        <w:tc>
          <w:tcPr>
            <w:tcW w:w="0" w:type="auto"/>
          </w:tcPr>
          <w:p w14:paraId="6AFECE13" w14:textId="6A8BD3FF" w:rsidR="007639FF" w:rsidRDefault="007639FF" w:rsidP="007639FF">
            <w:r>
              <w:t>23772751</w:t>
            </w:r>
          </w:p>
        </w:tc>
        <w:tc>
          <w:tcPr>
            <w:tcW w:w="0" w:type="auto"/>
          </w:tcPr>
          <w:p w14:paraId="4C3495EE" w14:textId="5CE2BDC9" w:rsidR="007639FF" w:rsidRDefault="007639FF" w:rsidP="007639FF">
            <w:r>
              <w:t>MCKENZIE RIVER ABV HAYDEN BR</w:t>
            </w:r>
          </w:p>
        </w:tc>
        <w:tc>
          <w:tcPr>
            <w:tcW w:w="0" w:type="auto"/>
          </w:tcPr>
          <w:p w14:paraId="18689C03" w14:textId="16E261AF" w:rsidR="007639FF" w:rsidRDefault="007639FF" w:rsidP="007639FF">
            <w:r>
              <w:t>%bias</w:t>
            </w:r>
          </w:p>
        </w:tc>
        <w:tc>
          <w:tcPr>
            <w:tcW w:w="0" w:type="auto"/>
          </w:tcPr>
          <w:p w14:paraId="0035DCAF" w14:textId="7809145A" w:rsidR="007639FF" w:rsidRDefault="00CD73D7" w:rsidP="007639FF">
            <w:r>
              <w:t>-1.7%</w:t>
            </w:r>
          </w:p>
        </w:tc>
        <w:tc>
          <w:tcPr>
            <w:tcW w:w="0" w:type="auto"/>
          </w:tcPr>
          <w:p w14:paraId="2D5FE4E4" w14:textId="3BEF1607" w:rsidR="007639FF" w:rsidRDefault="007639FF" w:rsidP="007639FF">
            <w:r>
              <w:t>VG</w:t>
            </w:r>
          </w:p>
        </w:tc>
      </w:tr>
      <w:tr w:rsidR="007639FF" w14:paraId="71718F7F" w14:textId="77777777" w:rsidTr="0064217D">
        <w:tc>
          <w:tcPr>
            <w:tcW w:w="0" w:type="auto"/>
          </w:tcPr>
          <w:p w14:paraId="30DCDA7F" w14:textId="77777777" w:rsidR="007639FF" w:rsidRDefault="007639FF" w:rsidP="007639FF"/>
        </w:tc>
        <w:tc>
          <w:tcPr>
            <w:tcW w:w="0" w:type="auto"/>
          </w:tcPr>
          <w:p w14:paraId="23B6F808" w14:textId="77777777" w:rsidR="007639FF" w:rsidRDefault="007639FF" w:rsidP="007639FF"/>
        </w:tc>
        <w:tc>
          <w:tcPr>
            <w:tcW w:w="0" w:type="auto"/>
          </w:tcPr>
          <w:p w14:paraId="3D55FFBB" w14:textId="77777777" w:rsidR="007639FF" w:rsidRDefault="007639FF" w:rsidP="007639FF"/>
        </w:tc>
        <w:tc>
          <w:tcPr>
            <w:tcW w:w="0" w:type="auto"/>
          </w:tcPr>
          <w:p w14:paraId="274084F3" w14:textId="5E2CDD30" w:rsidR="007639FF" w:rsidRDefault="007639FF" w:rsidP="007639FF">
            <w:r>
              <w:t>NSE</w:t>
            </w:r>
          </w:p>
        </w:tc>
        <w:tc>
          <w:tcPr>
            <w:tcW w:w="0" w:type="auto"/>
          </w:tcPr>
          <w:p w14:paraId="713913D9" w14:textId="5F9CAFAC" w:rsidR="007639FF" w:rsidRDefault="007639FF" w:rsidP="007639FF">
            <w:r>
              <w:t>0.77</w:t>
            </w:r>
          </w:p>
        </w:tc>
        <w:tc>
          <w:tcPr>
            <w:tcW w:w="0" w:type="auto"/>
          </w:tcPr>
          <w:p w14:paraId="35BB672A" w14:textId="09787F8F" w:rsidR="007639FF" w:rsidRDefault="007639FF" w:rsidP="007639FF">
            <w:r>
              <w:t>G</w:t>
            </w:r>
          </w:p>
        </w:tc>
      </w:tr>
      <w:tr w:rsidR="007639FF" w14:paraId="7E5A4378" w14:textId="77777777" w:rsidTr="0064217D">
        <w:tc>
          <w:tcPr>
            <w:tcW w:w="0" w:type="auto"/>
          </w:tcPr>
          <w:p w14:paraId="7FCE4608" w14:textId="77777777" w:rsidR="007639FF" w:rsidRDefault="007639FF" w:rsidP="007639FF"/>
        </w:tc>
        <w:tc>
          <w:tcPr>
            <w:tcW w:w="0" w:type="auto"/>
          </w:tcPr>
          <w:p w14:paraId="27619C2A" w14:textId="77777777" w:rsidR="007639FF" w:rsidRDefault="007639FF" w:rsidP="007639FF"/>
        </w:tc>
        <w:tc>
          <w:tcPr>
            <w:tcW w:w="0" w:type="auto"/>
          </w:tcPr>
          <w:p w14:paraId="66B0C974" w14:textId="77777777" w:rsidR="007639FF" w:rsidRDefault="007639FF" w:rsidP="007639FF"/>
        </w:tc>
        <w:tc>
          <w:tcPr>
            <w:tcW w:w="0" w:type="auto"/>
          </w:tcPr>
          <w:p w14:paraId="272D4AF2" w14:textId="57A22E1F" w:rsidR="007639FF" w:rsidRDefault="007639FF" w:rsidP="007639FF">
            <w:r>
              <w:t>RSR</w:t>
            </w:r>
          </w:p>
        </w:tc>
        <w:tc>
          <w:tcPr>
            <w:tcW w:w="0" w:type="auto"/>
          </w:tcPr>
          <w:p w14:paraId="0FA0FDA9" w14:textId="0F5EC971" w:rsidR="007639FF" w:rsidRDefault="007639FF" w:rsidP="007639FF">
            <w:r>
              <w:t>0.4</w:t>
            </w:r>
            <w:r w:rsidR="00690F4F">
              <w:t>8</w:t>
            </w:r>
          </w:p>
        </w:tc>
        <w:tc>
          <w:tcPr>
            <w:tcW w:w="0" w:type="auto"/>
          </w:tcPr>
          <w:p w14:paraId="2E2FE468" w14:textId="54A9E945" w:rsidR="007639FF" w:rsidRDefault="007639FF" w:rsidP="007639FF">
            <w:r>
              <w:t>VG</w:t>
            </w:r>
          </w:p>
        </w:tc>
      </w:tr>
      <w:tr w:rsidR="007639FF" w14:paraId="3F18F6C7" w14:textId="77777777" w:rsidTr="0064217D">
        <w:tc>
          <w:tcPr>
            <w:tcW w:w="0" w:type="auto"/>
          </w:tcPr>
          <w:p w14:paraId="14986005" w14:textId="77777777" w:rsidR="007639FF" w:rsidRDefault="007639FF" w:rsidP="007639FF"/>
        </w:tc>
        <w:tc>
          <w:tcPr>
            <w:tcW w:w="0" w:type="auto"/>
          </w:tcPr>
          <w:p w14:paraId="34A858B0" w14:textId="77777777" w:rsidR="007639FF" w:rsidRDefault="007639FF" w:rsidP="007639FF"/>
        </w:tc>
        <w:tc>
          <w:tcPr>
            <w:tcW w:w="0" w:type="auto"/>
          </w:tcPr>
          <w:p w14:paraId="395F2C9B" w14:textId="77777777" w:rsidR="007639FF" w:rsidRDefault="007639FF" w:rsidP="007639FF"/>
        </w:tc>
        <w:tc>
          <w:tcPr>
            <w:tcW w:w="0" w:type="auto"/>
          </w:tcPr>
          <w:p w14:paraId="133F19E4" w14:textId="72333730" w:rsidR="007639FF" w:rsidRDefault="007639FF" w:rsidP="007639FF">
            <w:r>
              <w:t>R2</w:t>
            </w:r>
          </w:p>
        </w:tc>
        <w:tc>
          <w:tcPr>
            <w:tcW w:w="0" w:type="auto"/>
          </w:tcPr>
          <w:p w14:paraId="76D102A9" w14:textId="4262BA8F" w:rsidR="007639FF" w:rsidRDefault="007639FF" w:rsidP="007639FF">
            <w:r>
              <w:t>0.7</w:t>
            </w:r>
            <w:r w:rsidR="00CD73D7">
              <w:t>9</w:t>
            </w:r>
          </w:p>
        </w:tc>
        <w:tc>
          <w:tcPr>
            <w:tcW w:w="0" w:type="auto"/>
          </w:tcPr>
          <w:p w14:paraId="4B600E7F" w14:textId="729B2C72" w:rsidR="007639FF" w:rsidRDefault="007639FF" w:rsidP="007639FF">
            <w:r>
              <w:t>G</w:t>
            </w:r>
          </w:p>
        </w:tc>
      </w:tr>
      <w:tr w:rsidR="00A41DB9" w14:paraId="6B874066" w14:textId="77777777" w:rsidTr="0064217D">
        <w:tc>
          <w:tcPr>
            <w:tcW w:w="0" w:type="auto"/>
          </w:tcPr>
          <w:p w14:paraId="03523D9F" w14:textId="2AAB7253" w:rsidR="00A41DB9" w:rsidRDefault="00A41DB9" w:rsidP="00A41DB9">
            <w:r>
              <w:t>14165000</w:t>
            </w:r>
          </w:p>
        </w:tc>
        <w:tc>
          <w:tcPr>
            <w:tcW w:w="0" w:type="auto"/>
          </w:tcPr>
          <w:p w14:paraId="0512ABF8" w14:textId="0CCB33C7" w:rsidR="00A41DB9" w:rsidRDefault="00A41DB9" w:rsidP="00A41DB9">
            <w:r>
              <w:t>23773513</w:t>
            </w:r>
          </w:p>
        </w:tc>
        <w:tc>
          <w:tcPr>
            <w:tcW w:w="0" w:type="auto"/>
          </w:tcPr>
          <w:p w14:paraId="385C0D35" w14:textId="2A310665" w:rsidR="00A41DB9" w:rsidRDefault="00A41DB9" w:rsidP="00A41DB9">
            <w:r>
              <w:t>MOHAWK RIVER NEAR SPRINGFIELD</w:t>
            </w:r>
          </w:p>
        </w:tc>
        <w:tc>
          <w:tcPr>
            <w:tcW w:w="0" w:type="auto"/>
          </w:tcPr>
          <w:p w14:paraId="3E7378FF" w14:textId="1660A2C9" w:rsidR="00A41DB9" w:rsidRDefault="00A41DB9" w:rsidP="00A41DB9">
            <w:r>
              <w:t>%bias</w:t>
            </w:r>
          </w:p>
        </w:tc>
        <w:tc>
          <w:tcPr>
            <w:tcW w:w="0" w:type="auto"/>
          </w:tcPr>
          <w:p w14:paraId="6EF59584" w14:textId="558ED119" w:rsidR="00A41DB9" w:rsidRDefault="00CD73D7" w:rsidP="00A41DB9">
            <w:r>
              <w:t>0.9%</w:t>
            </w:r>
          </w:p>
        </w:tc>
        <w:tc>
          <w:tcPr>
            <w:tcW w:w="0" w:type="auto"/>
          </w:tcPr>
          <w:p w14:paraId="5E75E2B6" w14:textId="1E41BF91" w:rsidR="00A41DB9" w:rsidRDefault="00A41DB9" w:rsidP="00A41DB9">
            <w:r>
              <w:t>VG</w:t>
            </w:r>
          </w:p>
        </w:tc>
      </w:tr>
      <w:tr w:rsidR="00A41DB9" w14:paraId="0A5CEB9B" w14:textId="77777777" w:rsidTr="0064217D">
        <w:tc>
          <w:tcPr>
            <w:tcW w:w="0" w:type="auto"/>
          </w:tcPr>
          <w:p w14:paraId="31453C79" w14:textId="77777777" w:rsidR="00A41DB9" w:rsidRDefault="00A41DB9" w:rsidP="00A41DB9"/>
        </w:tc>
        <w:tc>
          <w:tcPr>
            <w:tcW w:w="0" w:type="auto"/>
          </w:tcPr>
          <w:p w14:paraId="482DC267" w14:textId="77777777" w:rsidR="00A41DB9" w:rsidRDefault="00A41DB9" w:rsidP="00A41DB9"/>
        </w:tc>
        <w:tc>
          <w:tcPr>
            <w:tcW w:w="0" w:type="auto"/>
          </w:tcPr>
          <w:p w14:paraId="1E87B818" w14:textId="77777777" w:rsidR="00A41DB9" w:rsidRDefault="00A41DB9" w:rsidP="00A41DB9"/>
        </w:tc>
        <w:tc>
          <w:tcPr>
            <w:tcW w:w="0" w:type="auto"/>
          </w:tcPr>
          <w:p w14:paraId="57AE3FEB" w14:textId="5B5EE4C8" w:rsidR="00A41DB9" w:rsidRDefault="00A41DB9" w:rsidP="00A41DB9">
            <w:r>
              <w:t>NSE</w:t>
            </w:r>
          </w:p>
        </w:tc>
        <w:tc>
          <w:tcPr>
            <w:tcW w:w="0" w:type="auto"/>
          </w:tcPr>
          <w:p w14:paraId="52D6F3FC" w14:textId="62F88CBD" w:rsidR="00A41DB9" w:rsidRDefault="00A41DB9" w:rsidP="00A41DB9">
            <w:r>
              <w:t>0.7</w:t>
            </w:r>
            <w:r w:rsidR="00CD73D7">
              <w:t>3</w:t>
            </w:r>
          </w:p>
        </w:tc>
        <w:tc>
          <w:tcPr>
            <w:tcW w:w="0" w:type="auto"/>
          </w:tcPr>
          <w:p w14:paraId="1B5AEDAE" w14:textId="3ED9EED9" w:rsidR="00A41DB9" w:rsidRDefault="00A41DB9" w:rsidP="00A41DB9">
            <w:r>
              <w:t>G</w:t>
            </w:r>
          </w:p>
        </w:tc>
      </w:tr>
      <w:tr w:rsidR="00A41DB9" w14:paraId="3D18757F" w14:textId="77777777" w:rsidTr="0064217D">
        <w:tc>
          <w:tcPr>
            <w:tcW w:w="0" w:type="auto"/>
          </w:tcPr>
          <w:p w14:paraId="0EB4C3BC" w14:textId="77777777" w:rsidR="00A41DB9" w:rsidRDefault="00A41DB9" w:rsidP="00A41DB9"/>
        </w:tc>
        <w:tc>
          <w:tcPr>
            <w:tcW w:w="0" w:type="auto"/>
          </w:tcPr>
          <w:p w14:paraId="47C5AB4F" w14:textId="77777777" w:rsidR="00A41DB9" w:rsidRDefault="00A41DB9" w:rsidP="00A41DB9"/>
        </w:tc>
        <w:tc>
          <w:tcPr>
            <w:tcW w:w="0" w:type="auto"/>
          </w:tcPr>
          <w:p w14:paraId="0549CF64" w14:textId="77777777" w:rsidR="00A41DB9" w:rsidRDefault="00A41DB9" w:rsidP="00A41DB9"/>
        </w:tc>
        <w:tc>
          <w:tcPr>
            <w:tcW w:w="0" w:type="auto"/>
          </w:tcPr>
          <w:p w14:paraId="7BA5F30F" w14:textId="49ACDE7D" w:rsidR="00A41DB9" w:rsidRDefault="00A41DB9" w:rsidP="00A41DB9">
            <w:r>
              <w:t>RSR</w:t>
            </w:r>
          </w:p>
        </w:tc>
        <w:tc>
          <w:tcPr>
            <w:tcW w:w="0" w:type="auto"/>
          </w:tcPr>
          <w:p w14:paraId="286A8E72" w14:textId="743C14A2" w:rsidR="00A41DB9" w:rsidRDefault="00A41DB9" w:rsidP="00A41DB9">
            <w:r>
              <w:t>0.</w:t>
            </w:r>
            <w:r w:rsidR="00EB3145">
              <w:t>5</w:t>
            </w:r>
            <w:r w:rsidR="00CD73D7">
              <w:t>2</w:t>
            </w:r>
          </w:p>
        </w:tc>
        <w:tc>
          <w:tcPr>
            <w:tcW w:w="0" w:type="auto"/>
          </w:tcPr>
          <w:p w14:paraId="1AE778F8" w14:textId="5743E9A5" w:rsidR="00A41DB9" w:rsidRDefault="00A41DB9" w:rsidP="00A41DB9">
            <w:r>
              <w:t>G</w:t>
            </w:r>
          </w:p>
        </w:tc>
      </w:tr>
      <w:tr w:rsidR="00A41DB9" w14:paraId="5EF3CEF7" w14:textId="77777777" w:rsidTr="0064217D">
        <w:tc>
          <w:tcPr>
            <w:tcW w:w="0" w:type="auto"/>
          </w:tcPr>
          <w:p w14:paraId="42C31135" w14:textId="77777777" w:rsidR="00A41DB9" w:rsidRDefault="00A41DB9" w:rsidP="00A41DB9"/>
        </w:tc>
        <w:tc>
          <w:tcPr>
            <w:tcW w:w="0" w:type="auto"/>
          </w:tcPr>
          <w:p w14:paraId="5077F518" w14:textId="77777777" w:rsidR="00A41DB9" w:rsidRDefault="00A41DB9" w:rsidP="00A41DB9"/>
        </w:tc>
        <w:tc>
          <w:tcPr>
            <w:tcW w:w="0" w:type="auto"/>
          </w:tcPr>
          <w:p w14:paraId="25028791" w14:textId="77777777" w:rsidR="00A41DB9" w:rsidRDefault="00A41DB9" w:rsidP="00A41DB9"/>
        </w:tc>
        <w:tc>
          <w:tcPr>
            <w:tcW w:w="0" w:type="auto"/>
          </w:tcPr>
          <w:p w14:paraId="6D178417" w14:textId="5684CD85" w:rsidR="00A41DB9" w:rsidRDefault="00A41DB9" w:rsidP="00A41DB9">
            <w:r>
              <w:t>R2</w:t>
            </w:r>
          </w:p>
        </w:tc>
        <w:tc>
          <w:tcPr>
            <w:tcW w:w="0" w:type="auto"/>
          </w:tcPr>
          <w:p w14:paraId="3A334BF5" w14:textId="3FF09339" w:rsidR="00A41DB9" w:rsidRDefault="00A41DB9" w:rsidP="00A41DB9">
            <w:r>
              <w:t>0.</w:t>
            </w:r>
            <w:r w:rsidR="00EB3145">
              <w:t>8</w:t>
            </w:r>
            <w:r w:rsidR="00CD73D7">
              <w:t>2</w:t>
            </w:r>
          </w:p>
        </w:tc>
        <w:tc>
          <w:tcPr>
            <w:tcW w:w="0" w:type="auto"/>
          </w:tcPr>
          <w:p w14:paraId="5CF5DB88" w14:textId="43C764FC" w:rsidR="00A41DB9" w:rsidRDefault="00A41DB9" w:rsidP="00A41DB9">
            <w:r>
              <w:t>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512F5D8F" w14:textId="77777777" w:rsidTr="00D14E53">
        <w:tc>
          <w:tcPr>
            <w:tcW w:w="1870" w:type="dxa"/>
          </w:tcPr>
          <w:p w14:paraId="67291E46" w14:textId="041F9A2A" w:rsidR="00F81EFD" w:rsidRDefault="00F81EFD" w:rsidP="007E57E4">
            <w:r>
              <w:t>14158500</w:t>
            </w:r>
          </w:p>
        </w:tc>
        <w:tc>
          <w:tcPr>
            <w:tcW w:w="1870" w:type="dxa"/>
          </w:tcPr>
          <w:p w14:paraId="2F7B58FE" w14:textId="335DC35D" w:rsidR="00F81EFD" w:rsidRDefault="00F81EFD" w:rsidP="007E57E4">
            <w:r>
              <w:t>23773373</w:t>
            </w:r>
          </w:p>
        </w:tc>
        <w:tc>
          <w:tcPr>
            <w:tcW w:w="4355" w:type="dxa"/>
          </w:tcPr>
          <w:p w14:paraId="2A11E1E4" w14:textId="48CEFE3D" w:rsidR="00F81EFD" w:rsidRDefault="00F81EFD" w:rsidP="007E57E4">
            <w:r>
              <w:t>MCKENZIE RIVER AT OUTLET OF CLEAR LAKE</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7777777" w:rsidR="006200EB" w:rsidRDefault="006200EB">
      <w:r>
        <w:br w:type="page"/>
      </w:r>
    </w:p>
    <w:p w14:paraId="025588A3" w14:textId="0B4CBBAA" w:rsidR="00E70EE0" w:rsidRDefault="00E70EE0" w:rsidP="007E57E4">
      <w:r>
        <w:lastRenderedPageBreak/>
        <w:t xml:space="preserve">Temperature sensor locations with </w:t>
      </w:r>
      <w:r w:rsidR="0090573C">
        <w:t xml:space="preserve">generally </w:t>
      </w:r>
      <w:r>
        <w:t xml:space="preserve">satisfactory or better simulation skill grades, as of ver. </w:t>
      </w:r>
      <w:r w:rsidR="005160F8">
        <w:t>1</w:t>
      </w:r>
      <w:r w:rsidR="0025684C">
        <w:t>51</w:t>
      </w:r>
    </w:p>
    <w:tbl>
      <w:tblPr>
        <w:tblStyle w:val="TableGrid"/>
        <w:tblW w:w="0" w:type="auto"/>
        <w:tblLook w:val="04A0" w:firstRow="1" w:lastRow="0" w:firstColumn="1" w:lastColumn="0" w:noHBand="0" w:noVBand="1"/>
      </w:tblPr>
      <w:tblGrid>
        <w:gridCol w:w="1109"/>
        <w:gridCol w:w="1109"/>
        <w:gridCol w:w="3416"/>
        <w:gridCol w:w="909"/>
        <w:gridCol w:w="1040"/>
        <w:gridCol w:w="727"/>
        <w:gridCol w:w="558"/>
      </w:tblGrid>
      <w:tr w:rsidR="005160F8" w14:paraId="553C1842" w14:textId="1ACF3678" w:rsidTr="00081FEC">
        <w:tc>
          <w:tcPr>
            <w:tcW w:w="0" w:type="auto"/>
          </w:tcPr>
          <w:p w14:paraId="5739CB03" w14:textId="7D90C063" w:rsidR="005160F8" w:rsidRDefault="005160F8" w:rsidP="007E57E4">
            <w:r>
              <w:t>gage</w:t>
            </w:r>
          </w:p>
        </w:tc>
        <w:tc>
          <w:tcPr>
            <w:tcW w:w="0" w:type="auto"/>
          </w:tcPr>
          <w:p w14:paraId="5F2E048C" w14:textId="4F0CF0E4" w:rsidR="005160F8" w:rsidRDefault="005160F8" w:rsidP="007E57E4">
            <w:r>
              <w:t>COMID</w:t>
            </w:r>
          </w:p>
        </w:tc>
        <w:tc>
          <w:tcPr>
            <w:tcW w:w="0" w:type="auto"/>
          </w:tcPr>
          <w:p w14:paraId="037157EA" w14:textId="663E3C19" w:rsidR="005160F8" w:rsidRDefault="005160F8" w:rsidP="007E57E4">
            <w:r>
              <w:t>location</w:t>
            </w:r>
          </w:p>
        </w:tc>
        <w:tc>
          <w:tcPr>
            <w:tcW w:w="0" w:type="auto"/>
          </w:tcPr>
          <w:p w14:paraId="2E465273" w14:textId="4A78AA69" w:rsidR="005160F8" w:rsidRDefault="005160F8" w:rsidP="007E57E4">
            <w:r>
              <w:t>statistic</w:t>
            </w:r>
          </w:p>
        </w:tc>
        <w:tc>
          <w:tcPr>
            <w:tcW w:w="0" w:type="auto"/>
          </w:tcPr>
          <w:p w14:paraId="5AD5C038" w14:textId="26E12AF2" w:rsidR="005160F8" w:rsidRDefault="005160F8" w:rsidP="007E57E4">
            <w:r>
              <w:t>value</w:t>
            </w:r>
          </w:p>
        </w:tc>
        <w:tc>
          <w:tcPr>
            <w:tcW w:w="0" w:type="auto"/>
          </w:tcPr>
          <w:p w14:paraId="72EE119F" w14:textId="2E2A9CDA" w:rsidR="005160F8" w:rsidRDefault="005160F8" w:rsidP="007E57E4">
            <w:r>
              <w:t>grade</w:t>
            </w:r>
          </w:p>
        </w:tc>
        <w:tc>
          <w:tcPr>
            <w:tcW w:w="0" w:type="auto"/>
          </w:tcPr>
          <w:p w14:paraId="1A695AE5" w14:textId="5C6504A5" w:rsidR="005160F8" w:rsidRDefault="005160F8" w:rsidP="007E57E4">
            <w:r>
              <w:t>ver.</w:t>
            </w:r>
          </w:p>
        </w:tc>
      </w:tr>
      <w:tr w:rsidR="005160F8" w14:paraId="132190CB" w14:textId="56D0D559" w:rsidTr="00081FEC">
        <w:tc>
          <w:tcPr>
            <w:tcW w:w="0" w:type="auto"/>
          </w:tcPr>
          <w:p w14:paraId="7D7B75BD" w14:textId="3586976B" w:rsidR="005160F8" w:rsidRDefault="005160F8" w:rsidP="00E70EE0">
            <w:r>
              <w:t>14159200</w:t>
            </w:r>
          </w:p>
        </w:tc>
        <w:tc>
          <w:tcPr>
            <w:tcW w:w="0" w:type="auto"/>
          </w:tcPr>
          <w:p w14:paraId="0460C4BB" w14:textId="0748305B" w:rsidR="005160F8" w:rsidRDefault="005160F8" w:rsidP="00E70EE0">
            <w:r>
              <w:t>23773037</w:t>
            </w:r>
          </w:p>
        </w:tc>
        <w:tc>
          <w:tcPr>
            <w:tcW w:w="0" w:type="auto"/>
          </w:tcPr>
          <w:p w14:paraId="0F67F129" w14:textId="581EED37" w:rsidR="005160F8" w:rsidRDefault="005160F8" w:rsidP="00E70EE0">
            <w:r>
              <w:t>SO FK MCKENZIE ABOVE COUGAR</w:t>
            </w:r>
          </w:p>
        </w:tc>
        <w:tc>
          <w:tcPr>
            <w:tcW w:w="0" w:type="auto"/>
          </w:tcPr>
          <w:p w14:paraId="219B605A" w14:textId="43B0B515" w:rsidR="005160F8" w:rsidRDefault="005160F8" w:rsidP="00E70EE0">
            <w:r>
              <w:t>%bias</w:t>
            </w:r>
          </w:p>
        </w:tc>
        <w:tc>
          <w:tcPr>
            <w:tcW w:w="0" w:type="auto"/>
          </w:tcPr>
          <w:p w14:paraId="60CC27D9" w14:textId="19C826F3" w:rsidR="005160F8" w:rsidRDefault="005160F8" w:rsidP="00E70EE0">
            <w:r>
              <w:t>-10.2%</w:t>
            </w:r>
          </w:p>
        </w:tc>
        <w:tc>
          <w:tcPr>
            <w:tcW w:w="0" w:type="auto"/>
          </w:tcPr>
          <w:p w14:paraId="1E0F0D76" w14:textId="2E8B08FA" w:rsidR="005160F8" w:rsidRDefault="005160F8" w:rsidP="00E70EE0">
            <w:r>
              <w:t>S</w:t>
            </w:r>
          </w:p>
        </w:tc>
        <w:tc>
          <w:tcPr>
            <w:tcW w:w="0" w:type="auto"/>
          </w:tcPr>
          <w:p w14:paraId="2495AAD6" w14:textId="71758959" w:rsidR="005160F8" w:rsidRDefault="0025684C" w:rsidP="00E70EE0">
            <w:r>
              <w:t>151</w:t>
            </w:r>
          </w:p>
        </w:tc>
      </w:tr>
      <w:tr w:rsidR="005160F8" w14:paraId="04236B81" w14:textId="1CC79A54" w:rsidTr="00081FEC">
        <w:tc>
          <w:tcPr>
            <w:tcW w:w="0" w:type="auto"/>
          </w:tcPr>
          <w:p w14:paraId="7693C2C2" w14:textId="77777777" w:rsidR="005160F8" w:rsidRDefault="005160F8" w:rsidP="00E70EE0"/>
        </w:tc>
        <w:tc>
          <w:tcPr>
            <w:tcW w:w="0" w:type="auto"/>
          </w:tcPr>
          <w:p w14:paraId="1DA38DF4" w14:textId="77777777" w:rsidR="005160F8" w:rsidRDefault="005160F8" w:rsidP="00E70EE0"/>
        </w:tc>
        <w:tc>
          <w:tcPr>
            <w:tcW w:w="0" w:type="auto"/>
          </w:tcPr>
          <w:p w14:paraId="26899EB0" w14:textId="77777777" w:rsidR="005160F8" w:rsidRDefault="005160F8" w:rsidP="00E70EE0"/>
        </w:tc>
        <w:tc>
          <w:tcPr>
            <w:tcW w:w="0" w:type="auto"/>
          </w:tcPr>
          <w:p w14:paraId="08997FA3" w14:textId="2775D24F" w:rsidR="005160F8" w:rsidRDefault="005160F8" w:rsidP="00E70EE0">
            <w:r>
              <w:t>NSE</w:t>
            </w:r>
          </w:p>
        </w:tc>
        <w:tc>
          <w:tcPr>
            <w:tcW w:w="0" w:type="auto"/>
          </w:tcPr>
          <w:p w14:paraId="03C23E73" w14:textId="26E42A5A" w:rsidR="005160F8" w:rsidRDefault="005160F8" w:rsidP="00E70EE0">
            <w:r>
              <w:t>0.64</w:t>
            </w:r>
          </w:p>
        </w:tc>
        <w:tc>
          <w:tcPr>
            <w:tcW w:w="0" w:type="auto"/>
          </w:tcPr>
          <w:p w14:paraId="4DE27806" w14:textId="233A32F5" w:rsidR="005160F8" w:rsidRDefault="005160F8" w:rsidP="00E70EE0">
            <w:r>
              <w:t>S</w:t>
            </w:r>
          </w:p>
        </w:tc>
        <w:tc>
          <w:tcPr>
            <w:tcW w:w="0" w:type="auto"/>
          </w:tcPr>
          <w:p w14:paraId="3078400A" w14:textId="77777777" w:rsidR="005160F8" w:rsidRDefault="005160F8" w:rsidP="00E70EE0"/>
        </w:tc>
      </w:tr>
      <w:tr w:rsidR="005160F8" w14:paraId="7219706D" w14:textId="43D7C283" w:rsidTr="00081FEC">
        <w:tc>
          <w:tcPr>
            <w:tcW w:w="0" w:type="auto"/>
          </w:tcPr>
          <w:p w14:paraId="5701AB61" w14:textId="77777777" w:rsidR="005160F8" w:rsidRDefault="005160F8" w:rsidP="00E70EE0"/>
        </w:tc>
        <w:tc>
          <w:tcPr>
            <w:tcW w:w="0" w:type="auto"/>
          </w:tcPr>
          <w:p w14:paraId="76187D81" w14:textId="77777777" w:rsidR="005160F8" w:rsidRDefault="005160F8" w:rsidP="00E70EE0"/>
        </w:tc>
        <w:tc>
          <w:tcPr>
            <w:tcW w:w="0" w:type="auto"/>
          </w:tcPr>
          <w:p w14:paraId="2493B2D4" w14:textId="77777777" w:rsidR="005160F8" w:rsidRDefault="005160F8" w:rsidP="00E70EE0"/>
        </w:tc>
        <w:tc>
          <w:tcPr>
            <w:tcW w:w="0" w:type="auto"/>
          </w:tcPr>
          <w:p w14:paraId="51403752" w14:textId="1C2582DD" w:rsidR="005160F8" w:rsidRDefault="005160F8" w:rsidP="00E70EE0">
            <w:r>
              <w:t>R2</w:t>
            </w:r>
          </w:p>
        </w:tc>
        <w:tc>
          <w:tcPr>
            <w:tcW w:w="0" w:type="auto"/>
          </w:tcPr>
          <w:p w14:paraId="2797297F" w14:textId="2967CD73" w:rsidR="005160F8" w:rsidRDefault="005160F8" w:rsidP="00E70EE0">
            <w:r>
              <w:t>0.91</w:t>
            </w:r>
          </w:p>
        </w:tc>
        <w:tc>
          <w:tcPr>
            <w:tcW w:w="0" w:type="auto"/>
          </w:tcPr>
          <w:p w14:paraId="6D1FA568" w14:textId="718816A2" w:rsidR="005160F8" w:rsidRDefault="005160F8" w:rsidP="00E70EE0">
            <w:r>
              <w:t>VG</w:t>
            </w:r>
          </w:p>
        </w:tc>
        <w:tc>
          <w:tcPr>
            <w:tcW w:w="0" w:type="auto"/>
          </w:tcPr>
          <w:p w14:paraId="474DE8FE" w14:textId="77777777" w:rsidR="005160F8" w:rsidRDefault="005160F8" w:rsidP="00E70EE0"/>
        </w:tc>
      </w:tr>
      <w:tr w:rsidR="005160F8" w14:paraId="2BD21F15" w14:textId="77777777" w:rsidTr="00081FEC">
        <w:tc>
          <w:tcPr>
            <w:tcW w:w="0" w:type="auto"/>
          </w:tcPr>
          <w:p w14:paraId="3CE9ADC6" w14:textId="77777777" w:rsidR="005160F8" w:rsidRDefault="005160F8" w:rsidP="00E70EE0"/>
        </w:tc>
        <w:tc>
          <w:tcPr>
            <w:tcW w:w="0" w:type="auto"/>
          </w:tcPr>
          <w:p w14:paraId="6BBC69DB" w14:textId="77777777" w:rsidR="005160F8" w:rsidRDefault="005160F8" w:rsidP="00E70EE0"/>
        </w:tc>
        <w:tc>
          <w:tcPr>
            <w:tcW w:w="0" w:type="auto"/>
          </w:tcPr>
          <w:p w14:paraId="3635EA19" w14:textId="77777777" w:rsidR="005160F8" w:rsidRDefault="005160F8" w:rsidP="00E70EE0"/>
        </w:tc>
        <w:tc>
          <w:tcPr>
            <w:tcW w:w="0" w:type="auto"/>
          </w:tcPr>
          <w:p w14:paraId="4D629E84" w14:textId="69062438" w:rsidR="005160F8" w:rsidRDefault="0025684C" w:rsidP="00E70EE0">
            <w:r>
              <w:t>MAE</w:t>
            </w:r>
          </w:p>
        </w:tc>
        <w:tc>
          <w:tcPr>
            <w:tcW w:w="0" w:type="auto"/>
          </w:tcPr>
          <w:p w14:paraId="5B681B32" w14:textId="4090D6A7" w:rsidR="005160F8" w:rsidRDefault="0025684C" w:rsidP="00E70EE0">
            <w:r>
              <w:t>1.1</w:t>
            </w:r>
            <w:r w:rsidR="005160F8">
              <w:t xml:space="preserve"> deg C</w:t>
            </w:r>
          </w:p>
        </w:tc>
        <w:tc>
          <w:tcPr>
            <w:tcW w:w="0" w:type="auto"/>
          </w:tcPr>
          <w:p w14:paraId="43E846EC" w14:textId="77777777" w:rsidR="005160F8" w:rsidRDefault="005160F8" w:rsidP="00E70EE0"/>
        </w:tc>
        <w:tc>
          <w:tcPr>
            <w:tcW w:w="0" w:type="auto"/>
          </w:tcPr>
          <w:p w14:paraId="40F5ABF1" w14:textId="77777777" w:rsidR="005160F8" w:rsidRDefault="005160F8" w:rsidP="00E70EE0"/>
        </w:tc>
      </w:tr>
      <w:tr w:rsidR="00CA1E74" w14:paraId="3493F681" w14:textId="77777777" w:rsidTr="00081FEC">
        <w:tc>
          <w:tcPr>
            <w:tcW w:w="0" w:type="auto"/>
          </w:tcPr>
          <w:p w14:paraId="384265E2" w14:textId="53A48D49" w:rsidR="00CA1E74" w:rsidRDefault="00CA1E74" w:rsidP="00CA1E74">
            <w:r>
              <w:t>14159500</w:t>
            </w:r>
          </w:p>
        </w:tc>
        <w:tc>
          <w:tcPr>
            <w:tcW w:w="0" w:type="auto"/>
          </w:tcPr>
          <w:p w14:paraId="664B6FFB" w14:textId="6ACD1BA2" w:rsidR="00CA1E74" w:rsidRDefault="00CA1E74" w:rsidP="00CA1E74">
            <w:r>
              <w:t>23773009</w:t>
            </w:r>
          </w:p>
        </w:tc>
        <w:tc>
          <w:tcPr>
            <w:tcW w:w="0" w:type="auto"/>
          </w:tcPr>
          <w:p w14:paraId="7713EB10" w14:textId="63175BB5" w:rsidR="00CA1E74" w:rsidRDefault="00CA1E74" w:rsidP="00CA1E74">
            <w:r>
              <w:t>SO FK MCKENZIE BELOW COUGAR</w:t>
            </w:r>
          </w:p>
        </w:tc>
        <w:tc>
          <w:tcPr>
            <w:tcW w:w="0" w:type="auto"/>
          </w:tcPr>
          <w:p w14:paraId="522DC0D1" w14:textId="2F31C1DC" w:rsidR="00CA1E74" w:rsidRDefault="00CA1E74" w:rsidP="00CA1E74">
            <w:r>
              <w:t>%bias</w:t>
            </w:r>
          </w:p>
        </w:tc>
        <w:tc>
          <w:tcPr>
            <w:tcW w:w="0" w:type="auto"/>
          </w:tcPr>
          <w:p w14:paraId="404B0371" w14:textId="253C0FF2" w:rsidR="00CA1E74" w:rsidRDefault="00CA1E74" w:rsidP="00CA1E74">
            <w:r>
              <w:t>-</w:t>
            </w:r>
            <w:r w:rsidR="0025684C">
              <w:t>3</w:t>
            </w:r>
            <w:r>
              <w:t>.5%</w:t>
            </w:r>
          </w:p>
        </w:tc>
        <w:tc>
          <w:tcPr>
            <w:tcW w:w="0" w:type="auto"/>
          </w:tcPr>
          <w:p w14:paraId="18CFE703" w14:textId="0E19F78E" w:rsidR="00CA1E74" w:rsidRDefault="00CA1E74" w:rsidP="00CA1E74">
            <w:r>
              <w:t>VG</w:t>
            </w:r>
          </w:p>
        </w:tc>
        <w:tc>
          <w:tcPr>
            <w:tcW w:w="0" w:type="auto"/>
          </w:tcPr>
          <w:p w14:paraId="7ADE1336" w14:textId="581F2EB7" w:rsidR="00CA1E74" w:rsidRDefault="00FD2288" w:rsidP="00CA1E74">
            <w:r>
              <w:t>151</w:t>
            </w:r>
          </w:p>
        </w:tc>
      </w:tr>
      <w:tr w:rsidR="00CA1E74" w14:paraId="22D7F3CD" w14:textId="77777777" w:rsidTr="00081FEC">
        <w:tc>
          <w:tcPr>
            <w:tcW w:w="0" w:type="auto"/>
          </w:tcPr>
          <w:p w14:paraId="6C658ABC" w14:textId="77777777" w:rsidR="00CA1E74" w:rsidRDefault="00CA1E74" w:rsidP="00CA1E74"/>
        </w:tc>
        <w:tc>
          <w:tcPr>
            <w:tcW w:w="0" w:type="auto"/>
          </w:tcPr>
          <w:p w14:paraId="0E884D9A" w14:textId="77777777" w:rsidR="00CA1E74" w:rsidRDefault="00CA1E74" w:rsidP="00CA1E74"/>
        </w:tc>
        <w:tc>
          <w:tcPr>
            <w:tcW w:w="0" w:type="auto"/>
          </w:tcPr>
          <w:p w14:paraId="1E15D7CD" w14:textId="77777777" w:rsidR="00CA1E74" w:rsidRDefault="00CA1E74" w:rsidP="00CA1E74"/>
        </w:tc>
        <w:tc>
          <w:tcPr>
            <w:tcW w:w="0" w:type="auto"/>
          </w:tcPr>
          <w:p w14:paraId="4704988E" w14:textId="3ECEE007" w:rsidR="00CA1E74" w:rsidRDefault="00CA1E74" w:rsidP="00CA1E74">
            <w:r>
              <w:t>NSE</w:t>
            </w:r>
          </w:p>
        </w:tc>
        <w:tc>
          <w:tcPr>
            <w:tcW w:w="0" w:type="auto"/>
          </w:tcPr>
          <w:p w14:paraId="165D6B8F" w14:textId="35A0E6C3" w:rsidR="00CA1E74" w:rsidRDefault="00CA1E74" w:rsidP="00CA1E74">
            <w:r>
              <w:t>0.</w:t>
            </w:r>
            <w:r w:rsidR="0025684C">
              <w:t>61</w:t>
            </w:r>
          </w:p>
        </w:tc>
        <w:tc>
          <w:tcPr>
            <w:tcW w:w="0" w:type="auto"/>
          </w:tcPr>
          <w:p w14:paraId="18F41CFA" w14:textId="28E6889F" w:rsidR="00CA1E74" w:rsidRDefault="00CA1E74" w:rsidP="00CA1E74">
            <w:r>
              <w:t>S</w:t>
            </w:r>
          </w:p>
        </w:tc>
        <w:tc>
          <w:tcPr>
            <w:tcW w:w="0" w:type="auto"/>
          </w:tcPr>
          <w:p w14:paraId="680855FF" w14:textId="77777777" w:rsidR="00CA1E74" w:rsidRDefault="00CA1E74" w:rsidP="00CA1E74"/>
        </w:tc>
      </w:tr>
      <w:tr w:rsidR="00CA1E74" w14:paraId="304EC4C2" w14:textId="77777777" w:rsidTr="00081FEC">
        <w:tc>
          <w:tcPr>
            <w:tcW w:w="0" w:type="auto"/>
          </w:tcPr>
          <w:p w14:paraId="1069302A" w14:textId="77777777" w:rsidR="00CA1E74" w:rsidRDefault="00CA1E74" w:rsidP="00CA1E74"/>
        </w:tc>
        <w:tc>
          <w:tcPr>
            <w:tcW w:w="0" w:type="auto"/>
          </w:tcPr>
          <w:p w14:paraId="2E696512" w14:textId="77777777" w:rsidR="00CA1E74" w:rsidRDefault="00CA1E74" w:rsidP="00CA1E74"/>
        </w:tc>
        <w:tc>
          <w:tcPr>
            <w:tcW w:w="0" w:type="auto"/>
          </w:tcPr>
          <w:p w14:paraId="1C5724A7" w14:textId="77777777" w:rsidR="00CA1E74" w:rsidRDefault="00CA1E74" w:rsidP="00CA1E74"/>
        </w:tc>
        <w:tc>
          <w:tcPr>
            <w:tcW w:w="0" w:type="auto"/>
          </w:tcPr>
          <w:p w14:paraId="5625EE96" w14:textId="40EEDC12" w:rsidR="00CA1E74" w:rsidRDefault="00CA1E74" w:rsidP="00CA1E74">
            <w:r>
              <w:t>R2</w:t>
            </w:r>
          </w:p>
        </w:tc>
        <w:tc>
          <w:tcPr>
            <w:tcW w:w="0" w:type="auto"/>
          </w:tcPr>
          <w:p w14:paraId="083EDB1E" w14:textId="3A6E7D0E" w:rsidR="00CA1E74" w:rsidRDefault="00CA1E74" w:rsidP="00CA1E74">
            <w:r>
              <w:t>0.6</w:t>
            </w:r>
            <w:r w:rsidR="004E31E2">
              <w:t>8</w:t>
            </w:r>
          </w:p>
        </w:tc>
        <w:tc>
          <w:tcPr>
            <w:tcW w:w="0" w:type="auto"/>
          </w:tcPr>
          <w:p w14:paraId="6E68D394" w14:textId="51AB28B7" w:rsidR="00CA1E74" w:rsidRDefault="00CA1E74" w:rsidP="00CA1E74">
            <w:r>
              <w:t>S</w:t>
            </w:r>
          </w:p>
        </w:tc>
        <w:tc>
          <w:tcPr>
            <w:tcW w:w="0" w:type="auto"/>
          </w:tcPr>
          <w:p w14:paraId="4689D21F" w14:textId="77777777" w:rsidR="00CA1E74" w:rsidRDefault="00CA1E74" w:rsidP="00CA1E74"/>
        </w:tc>
      </w:tr>
      <w:tr w:rsidR="00CA1E74" w14:paraId="448452DC" w14:textId="77777777" w:rsidTr="00081FEC">
        <w:tc>
          <w:tcPr>
            <w:tcW w:w="0" w:type="auto"/>
          </w:tcPr>
          <w:p w14:paraId="4FAE908E" w14:textId="77777777" w:rsidR="00CA1E74" w:rsidRDefault="00CA1E74" w:rsidP="00CA1E74"/>
        </w:tc>
        <w:tc>
          <w:tcPr>
            <w:tcW w:w="0" w:type="auto"/>
          </w:tcPr>
          <w:p w14:paraId="76EC78FD" w14:textId="77777777" w:rsidR="00CA1E74" w:rsidRDefault="00CA1E74" w:rsidP="00CA1E74"/>
        </w:tc>
        <w:tc>
          <w:tcPr>
            <w:tcW w:w="0" w:type="auto"/>
          </w:tcPr>
          <w:p w14:paraId="68EA8735" w14:textId="77777777" w:rsidR="00CA1E74" w:rsidRDefault="00CA1E74" w:rsidP="00CA1E74"/>
        </w:tc>
        <w:tc>
          <w:tcPr>
            <w:tcW w:w="0" w:type="auto"/>
          </w:tcPr>
          <w:p w14:paraId="0851DB7E" w14:textId="0E6757CF" w:rsidR="00CA1E74" w:rsidRDefault="004E31E2" w:rsidP="00CA1E74">
            <w:r>
              <w:t>MAE</w:t>
            </w:r>
          </w:p>
        </w:tc>
        <w:tc>
          <w:tcPr>
            <w:tcW w:w="0" w:type="auto"/>
          </w:tcPr>
          <w:p w14:paraId="475E1F14" w14:textId="4822C1B9" w:rsidR="00CA1E74" w:rsidRDefault="004E31E2" w:rsidP="00CA1E74">
            <w:r>
              <w:t>1.6</w:t>
            </w:r>
            <w:r w:rsidR="00CA1E74">
              <w:t xml:space="preserve"> deg C</w:t>
            </w:r>
          </w:p>
        </w:tc>
        <w:tc>
          <w:tcPr>
            <w:tcW w:w="0" w:type="auto"/>
          </w:tcPr>
          <w:p w14:paraId="00DB25D9" w14:textId="77777777" w:rsidR="00CA1E74" w:rsidRDefault="00CA1E74" w:rsidP="00CA1E74"/>
        </w:tc>
        <w:tc>
          <w:tcPr>
            <w:tcW w:w="0" w:type="auto"/>
          </w:tcPr>
          <w:p w14:paraId="7247B8AA" w14:textId="77777777" w:rsidR="00CA1E74" w:rsidRDefault="00CA1E74" w:rsidP="00CA1E74"/>
        </w:tc>
      </w:tr>
      <w:tr w:rsidR="00041D27" w14:paraId="102E59F8" w14:textId="77777777" w:rsidTr="00081FEC">
        <w:tc>
          <w:tcPr>
            <w:tcW w:w="0" w:type="auto"/>
          </w:tcPr>
          <w:p w14:paraId="215C26DB" w14:textId="3BB3A63C" w:rsidR="00041D27" w:rsidRDefault="00041D27" w:rsidP="00041D27">
            <w:r>
              <w:t>14161100</w:t>
            </w:r>
          </w:p>
        </w:tc>
        <w:tc>
          <w:tcPr>
            <w:tcW w:w="0" w:type="auto"/>
          </w:tcPr>
          <w:p w14:paraId="674B6564" w14:textId="75FD2A5A" w:rsidR="00041D27" w:rsidRDefault="00041D27" w:rsidP="00041D27">
            <w:r>
              <w:t>23773429</w:t>
            </w:r>
          </w:p>
        </w:tc>
        <w:tc>
          <w:tcPr>
            <w:tcW w:w="0" w:type="auto"/>
          </w:tcPr>
          <w:p w14:paraId="527D9241" w14:textId="016CE952" w:rsidR="00041D27" w:rsidRDefault="00041D27" w:rsidP="00041D27">
            <w:r>
              <w:t>BLUE RIVER ABOVE THE RESERVOIR</w:t>
            </w:r>
          </w:p>
        </w:tc>
        <w:tc>
          <w:tcPr>
            <w:tcW w:w="0" w:type="auto"/>
          </w:tcPr>
          <w:p w14:paraId="3660BB27" w14:textId="031AD573" w:rsidR="00041D27" w:rsidRDefault="00041D27" w:rsidP="00041D27">
            <w:r>
              <w:t>%bias</w:t>
            </w:r>
          </w:p>
        </w:tc>
        <w:tc>
          <w:tcPr>
            <w:tcW w:w="0" w:type="auto"/>
          </w:tcPr>
          <w:p w14:paraId="37F8A474" w14:textId="04CE5F37" w:rsidR="00041D27" w:rsidRDefault="00041D27" w:rsidP="00041D27">
            <w:r>
              <w:t>-7.5%</w:t>
            </w:r>
          </w:p>
        </w:tc>
        <w:tc>
          <w:tcPr>
            <w:tcW w:w="0" w:type="auto"/>
          </w:tcPr>
          <w:p w14:paraId="58C9D573" w14:textId="7C27847D" w:rsidR="00041D27" w:rsidRDefault="00041D27" w:rsidP="00041D27">
            <w:r>
              <w:t>G</w:t>
            </w:r>
          </w:p>
        </w:tc>
        <w:tc>
          <w:tcPr>
            <w:tcW w:w="0" w:type="auto"/>
          </w:tcPr>
          <w:p w14:paraId="520E786A" w14:textId="2D03DD01" w:rsidR="00041D27" w:rsidRDefault="00041D27" w:rsidP="00041D27">
            <w:r>
              <w:t>1</w:t>
            </w:r>
            <w:r w:rsidR="00FD2288">
              <w:t>51</w:t>
            </w:r>
          </w:p>
        </w:tc>
      </w:tr>
      <w:tr w:rsidR="00041D27" w14:paraId="5FD4644D" w14:textId="77777777" w:rsidTr="00081FEC">
        <w:tc>
          <w:tcPr>
            <w:tcW w:w="0" w:type="auto"/>
          </w:tcPr>
          <w:p w14:paraId="2AD5E164" w14:textId="77777777" w:rsidR="00041D27" w:rsidRDefault="00041D27" w:rsidP="00041D27"/>
        </w:tc>
        <w:tc>
          <w:tcPr>
            <w:tcW w:w="0" w:type="auto"/>
          </w:tcPr>
          <w:p w14:paraId="6A34727F" w14:textId="77777777" w:rsidR="00041D27" w:rsidRDefault="00041D27" w:rsidP="00041D27"/>
        </w:tc>
        <w:tc>
          <w:tcPr>
            <w:tcW w:w="0" w:type="auto"/>
          </w:tcPr>
          <w:p w14:paraId="791962AD" w14:textId="77777777" w:rsidR="00041D27" w:rsidRDefault="00041D27" w:rsidP="00041D27"/>
        </w:tc>
        <w:tc>
          <w:tcPr>
            <w:tcW w:w="0" w:type="auto"/>
          </w:tcPr>
          <w:p w14:paraId="5DEB804E" w14:textId="036A16D4" w:rsidR="00041D27" w:rsidRDefault="00041D27" w:rsidP="00041D27">
            <w:r>
              <w:t>NSE</w:t>
            </w:r>
          </w:p>
        </w:tc>
        <w:tc>
          <w:tcPr>
            <w:tcW w:w="0" w:type="auto"/>
          </w:tcPr>
          <w:p w14:paraId="2EA61B1C" w14:textId="27F97E2F" w:rsidR="00041D27" w:rsidRDefault="00041D27" w:rsidP="00041D27">
            <w:r>
              <w:t>0.86</w:t>
            </w:r>
          </w:p>
        </w:tc>
        <w:tc>
          <w:tcPr>
            <w:tcW w:w="0" w:type="auto"/>
          </w:tcPr>
          <w:p w14:paraId="356AD4CB" w14:textId="14FC8B75" w:rsidR="00041D27" w:rsidRDefault="00041D27" w:rsidP="00041D27">
            <w:r>
              <w:t>VG</w:t>
            </w:r>
          </w:p>
        </w:tc>
        <w:tc>
          <w:tcPr>
            <w:tcW w:w="0" w:type="auto"/>
          </w:tcPr>
          <w:p w14:paraId="5E723E7F" w14:textId="77777777" w:rsidR="00041D27" w:rsidRDefault="00041D27" w:rsidP="00041D27"/>
        </w:tc>
      </w:tr>
      <w:tr w:rsidR="00041D27" w14:paraId="7D98D051" w14:textId="77777777" w:rsidTr="00081FEC">
        <w:tc>
          <w:tcPr>
            <w:tcW w:w="0" w:type="auto"/>
          </w:tcPr>
          <w:p w14:paraId="4BB604F5" w14:textId="77777777" w:rsidR="00041D27" w:rsidRDefault="00041D27" w:rsidP="00041D27"/>
        </w:tc>
        <w:tc>
          <w:tcPr>
            <w:tcW w:w="0" w:type="auto"/>
          </w:tcPr>
          <w:p w14:paraId="20E90C1D" w14:textId="77777777" w:rsidR="00041D27" w:rsidRDefault="00041D27" w:rsidP="00041D27"/>
        </w:tc>
        <w:tc>
          <w:tcPr>
            <w:tcW w:w="0" w:type="auto"/>
          </w:tcPr>
          <w:p w14:paraId="27827799" w14:textId="77777777" w:rsidR="00041D27" w:rsidRDefault="00041D27" w:rsidP="00041D27"/>
        </w:tc>
        <w:tc>
          <w:tcPr>
            <w:tcW w:w="0" w:type="auto"/>
          </w:tcPr>
          <w:p w14:paraId="5332F1DC" w14:textId="5F00CB7B" w:rsidR="00041D27" w:rsidRDefault="00041D27" w:rsidP="00041D27">
            <w:r>
              <w:t>RSR</w:t>
            </w:r>
          </w:p>
        </w:tc>
        <w:tc>
          <w:tcPr>
            <w:tcW w:w="0" w:type="auto"/>
          </w:tcPr>
          <w:p w14:paraId="6475777C" w14:textId="2FACB8DD" w:rsidR="00041D27" w:rsidRDefault="00041D27" w:rsidP="00041D27">
            <w:r>
              <w:t>0.37</w:t>
            </w:r>
          </w:p>
        </w:tc>
        <w:tc>
          <w:tcPr>
            <w:tcW w:w="0" w:type="auto"/>
          </w:tcPr>
          <w:p w14:paraId="0975C5D6" w14:textId="0AAEFD41" w:rsidR="00041D27" w:rsidRDefault="00041D27" w:rsidP="00041D27">
            <w:r>
              <w:t>VG</w:t>
            </w:r>
          </w:p>
        </w:tc>
        <w:tc>
          <w:tcPr>
            <w:tcW w:w="0" w:type="auto"/>
          </w:tcPr>
          <w:p w14:paraId="06336AE7" w14:textId="77777777" w:rsidR="00041D27" w:rsidRDefault="00041D27" w:rsidP="00041D27"/>
        </w:tc>
      </w:tr>
      <w:tr w:rsidR="00041D27" w14:paraId="2F19C2CD" w14:textId="77777777" w:rsidTr="00081FEC">
        <w:tc>
          <w:tcPr>
            <w:tcW w:w="0" w:type="auto"/>
          </w:tcPr>
          <w:p w14:paraId="7A117CD1" w14:textId="77777777" w:rsidR="00041D27" w:rsidRDefault="00041D27" w:rsidP="00041D27"/>
        </w:tc>
        <w:tc>
          <w:tcPr>
            <w:tcW w:w="0" w:type="auto"/>
          </w:tcPr>
          <w:p w14:paraId="0BEE597C" w14:textId="77777777" w:rsidR="00041D27" w:rsidRDefault="00041D27" w:rsidP="00041D27"/>
        </w:tc>
        <w:tc>
          <w:tcPr>
            <w:tcW w:w="0" w:type="auto"/>
          </w:tcPr>
          <w:p w14:paraId="51EBB1C1" w14:textId="77777777" w:rsidR="00041D27" w:rsidRDefault="00041D27" w:rsidP="00041D27"/>
        </w:tc>
        <w:tc>
          <w:tcPr>
            <w:tcW w:w="0" w:type="auto"/>
          </w:tcPr>
          <w:p w14:paraId="5A0F0C6F" w14:textId="154394DD" w:rsidR="00041D27" w:rsidRDefault="00041D27" w:rsidP="00041D27">
            <w:r>
              <w:t>R2</w:t>
            </w:r>
          </w:p>
        </w:tc>
        <w:tc>
          <w:tcPr>
            <w:tcW w:w="0" w:type="auto"/>
          </w:tcPr>
          <w:p w14:paraId="0E5CD791" w14:textId="5CA49BE9" w:rsidR="00041D27" w:rsidRDefault="00041D27" w:rsidP="00041D27">
            <w:r>
              <w:t>0.93</w:t>
            </w:r>
          </w:p>
        </w:tc>
        <w:tc>
          <w:tcPr>
            <w:tcW w:w="0" w:type="auto"/>
          </w:tcPr>
          <w:p w14:paraId="1AC695F8" w14:textId="4F53240C" w:rsidR="00041D27" w:rsidRDefault="00041D27" w:rsidP="00041D27">
            <w:r>
              <w:t>VG</w:t>
            </w:r>
          </w:p>
        </w:tc>
        <w:tc>
          <w:tcPr>
            <w:tcW w:w="0" w:type="auto"/>
          </w:tcPr>
          <w:p w14:paraId="4F73F8B9" w14:textId="77777777" w:rsidR="00041D27" w:rsidRDefault="00041D27" w:rsidP="00041D27"/>
        </w:tc>
      </w:tr>
      <w:tr w:rsidR="00041D27" w14:paraId="23C9DD45" w14:textId="77777777" w:rsidTr="00081FEC">
        <w:tc>
          <w:tcPr>
            <w:tcW w:w="0" w:type="auto"/>
          </w:tcPr>
          <w:p w14:paraId="1734501E" w14:textId="77777777" w:rsidR="00041D27" w:rsidRDefault="00041D27" w:rsidP="00041D27"/>
        </w:tc>
        <w:tc>
          <w:tcPr>
            <w:tcW w:w="0" w:type="auto"/>
          </w:tcPr>
          <w:p w14:paraId="4CF254CE" w14:textId="77777777" w:rsidR="00041D27" w:rsidRDefault="00041D27" w:rsidP="00041D27"/>
        </w:tc>
        <w:tc>
          <w:tcPr>
            <w:tcW w:w="0" w:type="auto"/>
          </w:tcPr>
          <w:p w14:paraId="07AC4EBD" w14:textId="77777777" w:rsidR="00041D27" w:rsidRDefault="00041D27" w:rsidP="00041D27"/>
        </w:tc>
        <w:tc>
          <w:tcPr>
            <w:tcW w:w="0" w:type="auto"/>
          </w:tcPr>
          <w:p w14:paraId="78554B59" w14:textId="783A4E56" w:rsidR="00041D27" w:rsidRDefault="00041D27" w:rsidP="00041D27">
            <w:r>
              <w:t>ave err</w:t>
            </w:r>
          </w:p>
        </w:tc>
        <w:tc>
          <w:tcPr>
            <w:tcW w:w="0" w:type="auto"/>
          </w:tcPr>
          <w:p w14:paraId="7B38995A" w14:textId="24E2A5CD" w:rsidR="00041D27" w:rsidRDefault="00041D27" w:rsidP="00041D27">
            <w:r>
              <w:t>0.7 deg C</w:t>
            </w:r>
          </w:p>
        </w:tc>
        <w:tc>
          <w:tcPr>
            <w:tcW w:w="0" w:type="auto"/>
          </w:tcPr>
          <w:p w14:paraId="456013FF" w14:textId="77777777" w:rsidR="00041D27" w:rsidRDefault="00041D27" w:rsidP="00041D27"/>
        </w:tc>
        <w:tc>
          <w:tcPr>
            <w:tcW w:w="0" w:type="auto"/>
          </w:tcPr>
          <w:p w14:paraId="11EBF2AF" w14:textId="77777777" w:rsidR="00041D27" w:rsidRDefault="00041D27" w:rsidP="00041D27"/>
        </w:tc>
      </w:tr>
      <w:tr w:rsidR="00771AAC" w14:paraId="4B414284" w14:textId="77777777" w:rsidTr="00081FEC">
        <w:tc>
          <w:tcPr>
            <w:tcW w:w="0" w:type="auto"/>
          </w:tcPr>
          <w:p w14:paraId="3136AF28" w14:textId="6FA189FF" w:rsidR="00771AAC" w:rsidRDefault="00771AAC" w:rsidP="00771AAC">
            <w:r>
              <w:t>14162200</w:t>
            </w:r>
          </w:p>
        </w:tc>
        <w:tc>
          <w:tcPr>
            <w:tcW w:w="0" w:type="auto"/>
          </w:tcPr>
          <w:p w14:paraId="19EA5F29" w14:textId="2337E25E" w:rsidR="00771AAC" w:rsidRDefault="00771AAC" w:rsidP="00771AAC">
            <w:r>
              <w:t>23773405</w:t>
            </w:r>
          </w:p>
        </w:tc>
        <w:tc>
          <w:tcPr>
            <w:tcW w:w="0" w:type="auto"/>
          </w:tcPr>
          <w:p w14:paraId="4F516243" w14:textId="0C991675" w:rsidR="00771AAC" w:rsidRDefault="00771AAC" w:rsidP="00771AAC">
            <w:r>
              <w:t>BLUE RIVER BELOW THE RESERVOIR</w:t>
            </w:r>
          </w:p>
        </w:tc>
        <w:tc>
          <w:tcPr>
            <w:tcW w:w="0" w:type="auto"/>
          </w:tcPr>
          <w:p w14:paraId="0033914A" w14:textId="4B9CD9C7" w:rsidR="00771AAC" w:rsidRDefault="00771AAC" w:rsidP="00771AAC">
            <w:r>
              <w:t>%bias</w:t>
            </w:r>
          </w:p>
        </w:tc>
        <w:tc>
          <w:tcPr>
            <w:tcW w:w="0" w:type="auto"/>
          </w:tcPr>
          <w:p w14:paraId="55597B67" w14:textId="731CE588" w:rsidR="00771AAC" w:rsidRDefault="00771AAC" w:rsidP="00771AAC">
            <w:r>
              <w:t>-0.</w:t>
            </w:r>
            <w:r w:rsidR="00DA218D">
              <w:t>6</w:t>
            </w:r>
            <w:r>
              <w:t>%</w:t>
            </w:r>
          </w:p>
        </w:tc>
        <w:tc>
          <w:tcPr>
            <w:tcW w:w="0" w:type="auto"/>
          </w:tcPr>
          <w:p w14:paraId="64E00F1C" w14:textId="4F3218DC" w:rsidR="00771AAC" w:rsidRDefault="00771AAC" w:rsidP="00771AAC">
            <w:r>
              <w:t>VG</w:t>
            </w:r>
          </w:p>
        </w:tc>
        <w:tc>
          <w:tcPr>
            <w:tcW w:w="0" w:type="auto"/>
          </w:tcPr>
          <w:p w14:paraId="02B09498" w14:textId="696B1A97" w:rsidR="00771AAC" w:rsidRDefault="00771AAC" w:rsidP="00771AAC">
            <w:r>
              <w:t>1</w:t>
            </w:r>
            <w:r w:rsidR="009655F4">
              <w:t>51</w:t>
            </w:r>
          </w:p>
        </w:tc>
      </w:tr>
      <w:tr w:rsidR="00771AAC" w14:paraId="5538EB9B" w14:textId="77777777" w:rsidTr="00081FEC">
        <w:tc>
          <w:tcPr>
            <w:tcW w:w="0" w:type="auto"/>
          </w:tcPr>
          <w:p w14:paraId="2EC94EA2" w14:textId="77777777" w:rsidR="00771AAC" w:rsidRDefault="00771AAC" w:rsidP="00771AAC"/>
        </w:tc>
        <w:tc>
          <w:tcPr>
            <w:tcW w:w="0" w:type="auto"/>
          </w:tcPr>
          <w:p w14:paraId="7BDA5E1C" w14:textId="77777777" w:rsidR="00771AAC" w:rsidRDefault="00771AAC" w:rsidP="00771AAC"/>
        </w:tc>
        <w:tc>
          <w:tcPr>
            <w:tcW w:w="0" w:type="auto"/>
          </w:tcPr>
          <w:p w14:paraId="03596065" w14:textId="77777777" w:rsidR="00771AAC" w:rsidRDefault="00771AAC" w:rsidP="00771AAC"/>
        </w:tc>
        <w:tc>
          <w:tcPr>
            <w:tcW w:w="0" w:type="auto"/>
          </w:tcPr>
          <w:p w14:paraId="16D3BEDD" w14:textId="0D34C854" w:rsidR="00771AAC" w:rsidRDefault="00771AAC" w:rsidP="00771AAC">
            <w:r>
              <w:t>NSE</w:t>
            </w:r>
          </w:p>
        </w:tc>
        <w:tc>
          <w:tcPr>
            <w:tcW w:w="0" w:type="auto"/>
          </w:tcPr>
          <w:p w14:paraId="544DD24A" w14:textId="4747493D" w:rsidR="00771AAC" w:rsidRDefault="00771AAC" w:rsidP="00771AAC">
            <w:r>
              <w:t>0.51</w:t>
            </w:r>
          </w:p>
        </w:tc>
        <w:tc>
          <w:tcPr>
            <w:tcW w:w="0" w:type="auto"/>
          </w:tcPr>
          <w:p w14:paraId="48894EF4" w14:textId="73B15797" w:rsidR="00771AAC" w:rsidRDefault="00771AAC" w:rsidP="00771AAC">
            <w:r>
              <w:t>S</w:t>
            </w:r>
          </w:p>
        </w:tc>
        <w:tc>
          <w:tcPr>
            <w:tcW w:w="0" w:type="auto"/>
          </w:tcPr>
          <w:p w14:paraId="56A6B9F6" w14:textId="77777777" w:rsidR="00771AAC" w:rsidRDefault="00771AAC" w:rsidP="00771AAC"/>
        </w:tc>
      </w:tr>
      <w:tr w:rsidR="00771AAC" w14:paraId="25069F53" w14:textId="77777777" w:rsidTr="00081FEC">
        <w:tc>
          <w:tcPr>
            <w:tcW w:w="0" w:type="auto"/>
          </w:tcPr>
          <w:p w14:paraId="4BFBA33A" w14:textId="77777777" w:rsidR="00771AAC" w:rsidRDefault="00771AAC" w:rsidP="00771AAC"/>
        </w:tc>
        <w:tc>
          <w:tcPr>
            <w:tcW w:w="0" w:type="auto"/>
          </w:tcPr>
          <w:p w14:paraId="0FB1CD3A" w14:textId="77777777" w:rsidR="00771AAC" w:rsidRDefault="00771AAC" w:rsidP="00771AAC"/>
        </w:tc>
        <w:tc>
          <w:tcPr>
            <w:tcW w:w="0" w:type="auto"/>
          </w:tcPr>
          <w:p w14:paraId="331AE5CA" w14:textId="77777777" w:rsidR="00771AAC" w:rsidRDefault="00771AAC" w:rsidP="00771AAC"/>
        </w:tc>
        <w:tc>
          <w:tcPr>
            <w:tcW w:w="0" w:type="auto"/>
          </w:tcPr>
          <w:p w14:paraId="29EE474F" w14:textId="5BD633AC" w:rsidR="00771AAC" w:rsidRDefault="00771AAC" w:rsidP="00771AAC">
            <w:r>
              <w:t>R2</w:t>
            </w:r>
          </w:p>
        </w:tc>
        <w:tc>
          <w:tcPr>
            <w:tcW w:w="0" w:type="auto"/>
          </w:tcPr>
          <w:p w14:paraId="35325BC5" w14:textId="490C1852" w:rsidR="00771AAC" w:rsidRDefault="00771AAC" w:rsidP="00771AAC">
            <w:r>
              <w:t>0.59</w:t>
            </w:r>
          </w:p>
        </w:tc>
        <w:tc>
          <w:tcPr>
            <w:tcW w:w="0" w:type="auto"/>
          </w:tcPr>
          <w:p w14:paraId="67F765A3" w14:textId="48B72B33" w:rsidR="00771AAC" w:rsidRDefault="00771AAC" w:rsidP="00771AAC">
            <w:r>
              <w:t>NS</w:t>
            </w:r>
          </w:p>
        </w:tc>
        <w:tc>
          <w:tcPr>
            <w:tcW w:w="0" w:type="auto"/>
          </w:tcPr>
          <w:p w14:paraId="19030C96" w14:textId="77777777" w:rsidR="00771AAC" w:rsidRDefault="00771AAC" w:rsidP="00771AAC"/>
        </w:tc>
      </w:tr>
      <w:tr w:rsidR="00771AAC" w14:paraId="4715FEE0" w14:textId="77777777" w:rsidTr="00081FEC">
        <w:tc>
          <w:tcPr>
            <w:tcW w:w="0" w:type="auto"/>
          </w:tcPr>
          <w:p w14:paraId="4F524128" w14:textId="77777777" w:rsidR="00771AAC" w:rsidRDefault="00771AAC" w:rsidP="00771AAC"/>
        </w:tc>
        <w:tc>
          <w:tcPr>
            <w:tcW w:w="0" w:type="auto"/>
          </w:tcPr>
          <w:p w14:paraId="219A8808" w14:textId="77777777" w:rsidR="00771AAC" w:rsidRDefault="00771AAC" w:rsidP="00771AAC"/>
        </w:tc>
        <w:tc>
          <w:tcPr>
            <w:tcW w:w="0" w:type="auto"/>
          </w:tcPr>
          <w:p w14:paraId="40614EFB" w14:textId="77777777" w:rsidR="00771AAC" w:rsidRDefault="00771AAC" w:rsidP="00771AAC"/>
        </w:tc>
        <w:tc>
          <w:tcPr>
            <w:tcW w:w="0" w:type="auto"/>
          </w:tcPr>
          <w:p w14:paraId="701FD63C" w14:textId="7349AFA4" w:rsidR="00771AAC" w:rsidRDefault="00DA218D" w:rsidP="00771AAC">
            <w:r>
              <w:t>MAE</w:t>
            </w:r>
          </w:p>
        </w:tc>
        <w:tc>
          <w:tcPr>
            <w:tcW w:w="0" w:type="auto"/>
          </w:tcPr>
          <w:p w14:paraId="106AC0F3" w14:textId="05189635" w:rsidR="00771AAC" w:rsidRDefault="00DA218D" w:rsidP="00771AAC">
            <w:r>
              <w:t>2</w:t>
            </w:r>
            <w:r w:rsidR="00771AAC">
              <w:t>.0 deg C</w:t>
            </w:r>
          </w:p>
        </w:tc>
        <w:tc>
          <w:tcPr>
            <w:tcW w:w="0" w:type="auto"/>
          </w:tcPr>
          <w:p w14:paraId="6A78D536" w14:textId="77777777" w:rsidR="00771AAC" w:rsidRDefault="00771AAC" w:rsidP="00771AAC"/>
        </w:tc>
        <w:tc>
          <w:tcPr>
            <w:tcW w:w="0" w:type="auto"/>
          </w:tcPr>
          <w:p w14:paraId="38985587" w14:textId="77777777" w:rsidR="00771AAC" w:rsidRDefault="00771AAC" w:rsidP="00771AAC"/>
        </w:tc>
      </w:tr>
      <w:tr w:rsidR="00771AAC" w14:paraId="75B5887F" w14:textId="77777777" w:rsidTr="00081FEC">
        <w:tc>
          <w:tcPr>
            <w:tcW w:w="0" w:type="auto"/>
          </w:tcPr>
          <w:p w14:paraId="5F6BF183" w14:textId="179F5686" w:rsidR="00771AAC" w:rsidRDefault="00771AAC" w:rsidP="00771AAC">
            <w:r>
              <w:t>14162500</w:t>
            </w:r>
          </w:p>
        </w:tc>
        <w:tc>
          <w:tcPr>
            <w:tcW w:w="0" w:type="auto"/>
          </w:tcPr>
          <w:p w14:paraId="4B1D0EF3" w14:textId="56C721BA" w:rsidR="00771AAC" w:rsidRDefault="00771AAC" w:rsidP="00771AAC">
            <w:r>
              <w:t>23772909</w:t>
            </w:r>
          </w:p>
        </w:tc>
        <w:tc>
          <w:tcPr>
            <w:tcW w:w="0" w:type="auto"/>
          </w:tcPr>
          <w:p w14:paraId="34D34A62" w14:textId="3065CE9D" w:rsidR="00771AAC" w:rsidRDefault="00771AAC" w:rsidP="00771AAC">
            <w:r>
              <w:t>MCKENZIE RIVER NEAR VIDA</w:t>
            </w:r>
          </w:p>
        </w:tc>
        <w:tc>
          <w:tcPr>
            <w:tcW w:w="0" w:type="auto"/>
          </w:tcPr>
          <w:p w14:paraId="28D95DBB" w14:textId="4CB4220B" w:rsidR="00771AAC" w:rsidRDefault="00771AAC" w:rsidP="00771AAC">
            <w:r>
              <w:t>%bias</w:t>
            </w:r>
          </w:p>
        </w:tc>
        <w:tc>
          <w:tcPr>
            <w:tcW w:w="0" w:type="auto"/>
          </w:tcPr>
          <w:p w14:paraId="35ED9764" w14:textId="358AE500" w:rsidR="00771AAC" w:rsidRDefault="00771AAC" w:rsidP="00771AAC">
            <w:r>
              <w:t>-10.9%</w:t>
            </w:r>
          </w:p>
        </w:tc>
        <w:tc>
          <w:tcPr>
            <w:tcW w:w="0" w:type="auto"/>
          </w:tcPr>
          <w:p w14:paraId="76D5A39A" w14:textId="2C800525" w:rsidR="00771AAC" w:rsidRDefault="00771AAC" w:rsidP="00771AAC">
            <w:r>
              <w:t>S</w:t>
            </w:r>
          </w:p>
        </w:tc>
        <w:tc>
          <w:tcPr>
            <w:tcW w:w="0" w:type="auto"/>
          </w:tcPr>
          <w:p w14:paraId="7CF247B3" w14:textId="2D4FEC13" w:rsidR="00771AAC" w:rsidRDefault="00771AAC" w:rsidP="00771AAC">
            <w:r>
              <w:t>1</w:t>
            </w:r>
            <w:r w:rsidR="00AA6F70">
              <w:t>51</w:t>
            </w:r>
          </w:p>
        </w:tc>
      </w:tr>
      <w:tr w:rsidR="00771AAC" w14:paraId="1ED80062" w14:textId="77777777" w:rsidTr="00081FEC">
        <w:tc>
          <w:tcPr>
            <w:tcW w:w="0" w:type="auto"/>
          </w:tcPr>
          <w:p w14:paraId="56B946A0" w14:textId="77777777" w:rsidR="00771AAC" w:rsidRDefault="00771AAC" w:rsidP="00771AAC"/>
        </w:tc>
        <w:tc>
          <w:tcPr>
            <w:tcW w:w="0" w:type="auto"/>
          </w:tcPr>
          <w:p w14:paraId="1CD74D21" w14:textId="77777777" w:rsidR="00771AAC" w:rsidRDefault="00771AAC" w:rsidP="00771AAC"/>
        </w:tc>
        <w:tc>
          <w:tcPr>
            <w:tcW w:w="0" w:type="auto"/>
          </w:tcPr>
          <w:p w14:paraId="0AB6BF23" w14:textId="77777777" w:rsidR="00771AAC" w:rsidRDefault="00771AAC" w:rsidP="00771AAC"/>
        </w:tc>
        <w:tc>
          <w:tcPr>
            <w:tcW w:w="0" w:type="auto"/>
          </w:tcPr>
          <w:p w14:paraId="1FCF5485" w14:textId="5ADF5AFE" w:rsidR="00771AAC" w:rsidRDefault="00771AAC" w:rsidP="00771AAC">
            <w:r>
              <w:t>NSE</w:t>
            </w:r>
          </w:p>
        </w:tc>
        <w:tc>
          <w:tcPr>
            <w:tcW w:w="0" w:type="auto"/>
          </w:tcPr>
          <w:p w14:paraId="6FEA2BA2" w14:textId="45B29A64" w:rsidR="00771AAC" w:rsidRDefault="00771AAC" w:rsidP="00771AAC">
            <w:r>
              <w:t>0.47</w:t>
            </w:r>
          </w:p>
        </w:tc>
        <w:tc>
          <w:tcPr>
            <w:tcW w:w="0" w:type="auto"/>
          </w:tcPr>
          <w:p w14:paraId="0598E456" w14:textId="6FD9B92E" w:rsidR="00771AAC" w:rsidRDefault="00771AAC" w:rsidP="00771AAC">
            <w:r>
              <w:t>S</w:t>
            </w:r>
          </w:p>
        </w:tc>
        <w:tc>
          <w:tcPr>
            <w:tcW w:w="0" w:type="auto"/>
          </w:tcPr>
          <w:p w14:paraId="557C5BBB" w14:textId="77777777" w:rsidR="00771AAC" w:rsidRDefault="00771AAC" w:rsidP="00771AAC"/>
        </w:tc>
      </w:tr>
      <w:tr w:rsidR="00771AAC" w14:paraId="018CD271" w14:textId="77777777" w:rsidTr="00081FEC">
        <w:tc>
          <w:tcPr>
            <w:tcW w:w="0" w:type="auto"/>
          </w:tcPr>
          <w:p w14:paraId="18529DA2" w14:textId="77777777" w:rsidR="00771AAC" w:rsidRDefault="00771AAC" w:rsidP="00771AAC"/>
        </w:tc>
        <w:tc>
          <w:tcPr>
            <w:tcW w:w="0" w:type="auto"/>
          </w:tcPr>
          <w:p w14:paraId="34761E01" w14:textId="77777777" w:rsidR="00771AAC" w:rsidRDefault="00771AAC" w:rsidP="00771AAC"/>
        </w:tc>
        <w:tc>
          <w:tcPr>
            <w:tcW w:w="0" w:type="auto"/>
          </w:tcPr>
          <w:p w14:paraId="3269D126" w14:textId="77777777" w:rsidR="00771AAC" w:rsidRDefault="00771AAC" w:rsidP="00771AAC"/>
        </w:tc>
        <w:tc>
          <w:tcPr>
            <w:tcW w:w="0" w:type="auto"/>
          </w:tcPr>
          <w:p w14:paraId="20896EE8" w14:textId="626E98EF" w:rsidR="00771AAC" w:rsidRDefault="00771AAC" w:rsidP="00771AAC">
            <w:r>
              <w:t>R2</w:t>
            </w:r>
          </w:p>
        </w:tc>
        <w:tc>
          <w:tcPr>
            <w:tcW w:w="0" w:type="auto"/>
          </w:tcPr>
          <w:p w14:paraId="5370746D" w14:textId="47EDF3AC" w:rsidR="00771AAC" w:rsidRDefault="00771AAC" w:rsidP="00771AAC">
            <w:r>
              <w:t>0.95</w:t>
            </w:r>
          </w:p>
        </w:tc>
        <w:tc>
          <w:tcPr>
            <w:tcW w:w="0" w:type="auto"/>
          </w:tcPr>
          <w:p w14:paraId="1C2F51A4" w14:textId="0EA9E813" w:rsidR="00771AAC" w:rsidRDefault="00771AAC" w:rsidP="00771AAC">
            <w:r>
              <w:t>VG</w:t>
            </w:r>
          </w:p>
        </w:tc>
        <w:tc>
          <w:tcPr>
            <w:tcW w:w="0" w:type="auto"/>
          </w:tcPr>
          <w:p w14:paraId="5E5BC476" w14:textId="77777777" w:rsidR="00771AAC" w:rsidRDefault="00771AAC" w:rsidP="00771AAC"/>
        </w:tc>
      </w:tr>
      <w:tr w:rsidR="00771AAC" w14:paraId="5E97FFFE" w14:textId="77777777" w:rsidTr="00081FEC">
        <w:tc>
          <w:tcPr>
            <w:tcW w:w="0" w:type="auto"/>
          </w:tcPr>
          <w:p w14:paraId="3BF99663" w14:textId="77777777" w:rsidR="00771AAC" w:rsidRDefault="00771AAC" w:rsidP="00771AAC"/>
        </w:tc>
        <w:tc>
          <w:tcPr>
            <w:tcW w:w="0" w:type="auto"/>
          </w:tcPr>
          <w:p w14:paraId="710B3153" w14:textId="77777777" w:rsidR="00771AAC" w:rsidRDefault="00771AAC" w:rsidP="00771AAC"/>
        </w:tc>
        <w:tc>
          <w:tcPr>
            <w:tcW w:w="0" w:type="auto"/>
          </w:tcPr>
          <w:p w14:paraId="5570236E" w14:textId="77777777" w:rsidR="00771AAC" w:rsidRDefault="00771AAC" w:rsidP="00771AAC"/>
        </w:tc>
        <w:tc>
          <w:tcPr>
            <w:tcW w:w="0" w:type="auto"/>
          </w:tcPr>
          <w:p w14:paraId="4A0C0A8D" w14:textId="6A0AF3E0" w:rsidR="00771AAC" w:rsidRDefault="009655F4" w:rsidP="00771AAC">
            <w:r>
              <w:t>MAE</w:t>
            </w:r>
          </w:p>
        </w:tc>
        <w:tc>
          <w:tcPr>
            <w:tcW w:w="0" w:type="auto"/>
          </w:tcPr>
          <w:p w14:paraId="4AFDAA06" w14:textId="5BB9E388" w:rsidR="00771AAC" w:rsidRDefault="009655F4" w:rsidP="00771AAC">
            <w:r>
              <w:t>1.6 deg C</w:t>
            </w:r>
          </w:p>
        </w:tc>
        <w:tc>
          <w:tcPr>
            <w:tcW w:w="0" w:type="auto"/>
          </w:tcPr>
          <w:p w14:paraId="00708A1D" w14:textId="77777777" w:rsidR="00771AAC" w:rsidRDefault="00771AAC" w:rsidP="00771AAC"/>
        </w:tc>
        <w:tc>
          <w:tcPr>
            <w:tcW w:w="0" w:type="auto"/>
          </w:tcPr>
          <w:p w14:paraId="786F3D85" w14:textId="77777777" w:rsidR="00771AAC" w:rsidRDefault="00771AAC" w:rsidP="00771AAC"/>
        </w:tc>
      </w:tr>
      <w:tr w:rsidR="00771AAC" w14:paraId="0BDEEC7C" w14:textId="12F0241B" w:rsidTr="00081FEC">
        <w:tc>
          <w:tcPr>
            <w:tcW w:w="0" w:type="auto"/>
          </w:tcPr>
          <w:p w14:paraId="65F13272" w14:textId="0DAC9DDD" w:rsidR="00771AAC" w:rsidRDefault="00771AAC" w:rsidP="00771AAC">
            <w:r>
              <w:t>14164900</w:t>
            </w:r>
          </w:p>
        </w:tc>
        <w:tc>
          <w:tcPr>
            <w:tcW w:w="0" w:type="auto"/>
          </w:tcPr>
          <w:p w14:paraId="71292158" w14:textId="0940B5D7" w:rsidR="00771AAC" w:rsidRDefault="00771AAC" w:rsidP="00771AAC">
            <w:r>
              <w:t>23772751</w:t>
            </w:r>
          </w:p>
        </w:tc>
        <w:tc>
          <w:tcPr>
            <w:tcW w:w="0" w:type="auto"/>
          </w:tcPr>
          <w:p w14:paraId="51F11651" w14:textId="21B51263" w:rsidR="00771AAC" w:rsidRDefault="00771AAC" w:rsidP="00771AAC">
            <w:r>
              <w:t>MCKENZIE RIVER ABV HAYDEN BR</w:t>
            </w:r>
          </w:p>
        </w:tc>
        <w:tc>
          <w:tcPr>
            <w:tcW w:w="0" w:type="auto"/>
          </w:tcPr>
          <w:p w14:paraId="28F20A41" w14:textId="3A8F165D" w:rsidR="00771AAC" w:rsidRDefault="00771AAC" w:rsidP="00771AAC">
            <w:r>
              <w:t>%bias</w:t>
            </w:r>
          </w:p>
        </w:tc>
        <w:tc>
          <w:tcPr>
            <w:tcW w:w="0" w:type="auto"/>
          </w:tcPr>
          <w:p w14:paraId="68801782" w14:textId="0E41882D" w:rsidR="00771AAC" w:rsidRDefault="00771AAC" w:rsidP="00771AAC">
            <w:r>
              <w:t>-</w:t>
            </w:r>
            <w:r w:rsidR="00AA6F70">
              <w:t>8.6</w:t>
            </w:r>
            <w:r>
              <w:t>%</w:t>
            </w:r>
          </w:p>
        </w:tc>
        <w:tc>
          <w:tcPr>
            <w:tcW w:w="0" w:type="auto"/>
          </w:tcPr>
          <w:p w14:paraId="1512C366" w14:textId="0311E032" w:rsidR="00771AAC" w:rsidRDefault="00771AAC" w:rsidP="00771AAC">
            <w:r>
              <w:t>G</w:t>
            </w:r>
          </w:p>
        </w:tc>
        <w:tc>
          <w:tcPr>
            <w:tcW w:w="0" w:type="auto"/>
          </w:tcPr>
          <w:p w14:paraId="21A5CC65" w14:textId="5823CAE9" w:rsidR="00771AAC" w:rsidRDefault="00771AAC" w:rsidP="00771AAC">
            <w:r>
              <w:t>1</w:t>
            </w:r>
            <w:r w:rsidR="00AA6F70">
              <w:t>51</w:t>
            </w:r>
          </w:p>
        </w:tc>
      </w:tr>
      <w:tr w:rsidR="00771AAC" w14:paraId="1B5FE809" w14:textId="709EF516" w:rsidTr="00081FEC">
        <w:tc>
          <w:tcPr>
            <w:tcW w:w="0" w:type="auto"/>
          </w:tcPr>
          <w:p w14:paraId="23C9832C" w14:textId="77777777" w:rsidR="00771AAC" w:rsidRDefault="00771AAC" w:rsidP="00771AAC"/>
        </w:tc>
        <w:tc>
          <w:tcPr>
            <w:tcW w:w="0" w:type="auto"/>
          </w:tcPr>
          <w:p w14:paraId="04B9EA8E" w14:textId="77777777" w:rsidR="00771AAC" w:rsidRDefault="00771AAC" w:rsidP="00771AAC"/>
        </w:tc>
        <w:tc>
          <w:tcPr>
            <w:tcW w:w="0" w:type="auto"/>
          </w:tcPr>
          <w:p w14:paraId="6B680C92" w14:textId="77777777" w:rsidR="00771AAC" w:rsidRDefault="00771AAC" w:rsidP="00771AAC"/>
        </w:tc>
        <w:tc>
          <w:tcPr>
            <w:tcW w:w="0" w:type="auto"/>
          </w:tcPr>
          <w:p w14:paraId="11B725B8" w14:textId="14EC1CB8" w:rsidR="00771AAC" w:rsidRDefault="00771AAC" w:rsidP="00771AAC">
            <w:r>
              <w:t>NSE</w:t>
            </w:r>
          </w:p>
        </w:tc>
        <w:tc>
          <w:tcPr>
            <w:tcW w:w="0" w:type="auto"/>
          </w:tcPr>
          <w:p w14:paraId="3A2EADE1" w14:textId="2D778341" w:rsidR="00771AAC" w:rsidRDefault="00771AAC" w:rsidP="00771AAC">
            <w:r>
              <w:t>0.7</w:t>
            </w:r>
            <w:r w:rsidR="00AA6F70">
              <w:t>0</w:t>
            </w:r>
          </w:p>
        </w:tc>
        <w:tc>
          <w:tcPr>
            <w:tcW w:w="0" w:type="auto"/>
          </w:tcPr>
          <w:p w14:paraId="2BD166C2" w14:textId="5CF30CF5" w:rsidR="00771AAC" w:rsidRDefault="00AA6F70" w:rsidP="00771AAC">
            <w:r>
              <w:t>S</w:t>
            </w:r>
          </w:p>
        </w:tc>
        <w:tc>
          <w:tcPr>
            <w:tcW w:w="0" w:type="auto"/>
          </w:tcPr>
          <w:p w14:paraId="1D2D4840" w14:textId="77777777" w:rsidR="00771AAC" w:rsidRDefault="00771AAC" w:rsidP="00771AAC"/>
        </w:tc>
      </w:tr>
      <w:tr w:rsidR="00771AAC" w14:paraId="5326D1E3" w14:textId="592E8A15" w:rsidTr="00081FEC">
        <w:tc>
          <w:tcPr>
            <w:tcW w:w="0" w:type="auto"/>
          </w:tcPr>
          <w:p w14:paraId="5851877E" w14:textId="77777777" w:rsidR="00771AAC" w:rsidRDefault="00771AAC" w:rsidP="00771AAC"/>
        </w:tc>
        <w:tc>
          <w:tcPr>
            <w:tcW w:w="0" w:type="auto"/>
          </w:tcPr>
          <w:p w14:paraId="4AC7E3AF" w14:textId="77777777" w:rsidR="00771AAC" w:rsidRDefault="00771AAC" w:rsidP="00771AAC"/>
        </w:tc>
        <w:tc>
          <w:tcPr>
            <w:tcW w:w="0" w:type="auto"/>
          </w:tcPr>
          <w:p w14:paraId="71769487" w14:textId="77777777" w:rsidR="00771AAC" w:rsidRDefault="00771AAC" w:rsidP="00771AAC"/>
        </w:tc>
        <w:tc>
          <w:tcPr>
            <w:tcW w:w="0" w:type="auto"/>
          </w:tcPr>
          <w:p w14:paraId="6D2CE4B8" w14:textId="0C03544D" w:rsidR="00771AAC" w:rsidRDefault="00771AAC" w:rsidP="00771AAC">
            <w:r>
              <w:t>R2</w:t>
            </w:r>
          </w:p>
        </w:tc>
        <w:tc>
          <w:tcPr>
            <w:tcW w:w="0" w:type="auto"/>
          </w:tcPr>
          <w:p w14:paraId="6E4F536A" w14:textId="7345039E" w:rsidR="00771AAC" w:rsidRDefault="00771AAC" w:rsidP="00771AAC">
            <w:r>
              <w:t>0.96</w:t>
            </w:r>
          </w:p>
        </w:tc>
        <w:tc>
          <w:tcPr>
            <w:tcW w:w="0" w:type="auto"/>
          </w:tcPr>
          <w:p w14:paraId="743FEAFD" w14:textId="391364CF" w:rsidR="00771AAC" w:rsidRDefault="00771AAC" w:rsidP="00771AAC">
            <w:r>
              <w:t>VG</w:t>
            </w:r>
          </w:p>
        </w:tc>
        <w:tc>
          <w:tcPr>
            <w:tcW w:w="0" w:type="auto"/>
          </w:tcPr>
          <w:p w14:paraId="69743C5D" w14:textId="77777777" w:rsidR="00771AAC" w:rsidRDefault="00771AAC" w:rsidP="00771AAC"/>
        </w:tc>
      </w:tr>
      <w:tr w:rsidR="00771AAC" w14:paraId="6E77E66D" w14:textId="77777777" w:rsidTr="00081FEC">
        <w:tc>
          <w:tcPr>
            <w:tcW w:w="0" w:type="auto"/>
          </w:tcPr>
          <w:p w14:paraId="475153BC" w14:textId="77777777" w:rsidR="00771AAC" w:rsidRDefault="00771AAC" w:rsidP="00771AAC"/>
        </w:tc>
        <w:tc>
          <w:tcPr>
            <w:tcW w:w="0" w:type="auto"/>
          </w:tcPr>
          <w:p w14:paraId="16063010" w14:textId="77777777" w:rsidR="00771AAC" w:rsidRDefault="00771AAC" w:rsidP="00771AAC"/>
        </w:tc>
        <w:tc>
          <w:tcPr>
            <w:tcW w:w="0" w:type="auto"/>
          </w:tcPr>
          <w:p w14:paraId="066E8459" w14:textId="77777777" w:rsidR="00771AAC" w:rsidRDefault="00771AAC" w:rsidP="00771AAC"/>
        </w:tc>
        <w:tc>
          <w:tcPr>
            <w:tcW w:w="0" w:type="auto"/>
          </w:tcPr>
          <w:p w14:paraId="58D7F617" w14:textId="58355EED" w:rsidR="00771AAC" w:rsidRDefault="00AA6F70" w:rsidP="00771AAC">
            <w:r>
              <w:t>MAE</w:t>
            </w:r>
          </w:p>
        </w:tc>
        <w:tc>
          <w:tcPr>
            <w:tcW w:w="0" w:type="auto"/>
          </w:tcPr>
          <w:p w14:paraId="7008AD30" w14:textId="0802E7C7" w:rsidR="00771AAC" w:rsidRDefault="00AA6F70" w:rsidP="00771AAC">
            <w:r>
              <w:t>1.7</w:t>
            </w:r>
            <w:r w:rsidR="00771AAC">
              <w:t xml:space="preserve"> deg C</w:t>
            </w:r>
          </w:p>
        </w:tc>
        <w:tc>
          <w:tcPr>
            <w:tcW w:w="0" w:type="auto"/>
          </w:tcPr>
          <w:p w14:paraId="17E90CAA" w14:textId="77777777" w:rsidR="00771AAC" w:rsidRDefault="00771AAC" w:rsidP="00771AAC"/>
        </w:tc>
        <w:tc>
          <w:tcPr>
            <w:tcW w:w="0" w:type="auto"/>
          </w:tcPr>
          <w:p w14:paraId="6297A3E8" w14:textId="77777777" w:rsidR="00771AAC" w:rsidRDefault="00771AAC" w:rsidP="00771AAC"/>
        </w:tc>
      </w:tr>
    </w:tbl>
    <w:p w14:paraId="3D49907E" w14:textId="49ADA59D" w:rsidR="00F81EFD" w:rsidRDefault="00F81EFD" w:rsidP="007E57E4"/>
    <w:p w14:paraId="1F8675B2" w14:textId="77777777" w:rsidR="00E70EE0" w:rsidRDefault="00E70EE0" w:rsidP="007E57E4"/>
    <w:p w14:paraId="05DF6212" w14:textId="797126FF" w:rsidR="002E7078" w:rsidRDefault="00257E8F" w:rsidP="007E57E4">
      <w:r>
        <w:t>As of 11/</w:t>
      </w:r>
      <w:r w:rsidR="003024C9">
        <w:t>26</w:t>
      </w:r>
      <w:r>
        <w:t xml:space="preserve">/20, two </w:t>
      </w:r>
      <w:r w:rsidR="00AB31D0">
        <w:t xml:space="preserve">types of </w:t>
      </w:r>
      <w:r>
        <w:t xml:space="preserve">“tuning knobs” have been used to </w:t>
      </w:r>
      <w:r w:rsidR="00AB31D0">
        <w:t>improve CW3M’s simulation skill for flows in the McKenzie basin: the placement and flow rates of the springs, and the ET_MULT parameter in the HBV.csv parameter set used by the HBV precipitation-runoff submodel.  Spring flows are represented as constant – the same amount of water is added at the same temperature every day of the year, there is no seasonal variation.  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2B5F8E61" w14:textId="77777777" w:rsidR="00B47F76" w:rsidRDefault="00B47F76" w:rsidP="00535731">
      <w:pPr>
        <w:pStyle w:val="Heading2"/>
      </w:pPr>
    </w:p>
    <w:p w14:paraId="321228FE" w14:textId="75D06483" w:rsidR="00535731" w:rsidRDefault="00535731" w:rsidP="00535731">
      <w:pPr>
        <w:pStyle w:val="Heading2"/>
      </w:pPr>
      <w:bookmarkStart w:id="1360" w:name="_Toc58730422"/>
      <w:r>
        <w:t>Analysis of</w:t>
      </w:r>
      <w:r w:rsidR="003024C9">
        <w:t xml:space="preserve"> locations where the model has low skill</w:t>
      </w:r>
      <w:bookmarkEnd w:id="1360"/>
    </w:p>
    <w:p w14:paraId="57E1DBA4" w14:textId="34D2A123" w:rsidR="00535731" w:rsidRDefault="00535731" w:rsidP="00535731">
      <w:r>
        <w:t>As of 1</w:t>
      </w:r>
      <w:r w:rsidR="00CC3A0F">
        <w:t>2/7</w:t>
      </w:r>
      <w:r>
        <w:t>/20</w:t>
      </w:r>
      <w:r w:rsidR="00D14E53">
        <w:t xml:space="preserve"> and CW3M version 1</w:t>
      </w:r>
      <w:r w:rsidR="00CC3A0F">
        <w:t>51</w:t>
      </w:r>
      <w:r>
        <w:t xml:space="preserve">, six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81C3E79" w:rsidR="003F363E" w:rsidRDefault="003F363E" w:rsidP="00535731">
      <w:r>
        <w:t xml:space="preserve">Two more of 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RDefault="005271A6" w:rsidP="00535731"/>
    <w:p w14:paraId="67BC7B18" w14:textId="6825D4B5" w:rsidR="00767E36" w:rsidRDefault="005271A6" w:rsidP="00535731">
      <w:r>
        <w:t>The sixth gage location with unsatisfactory simulation skill is</w:t>
      </w:r>
      <w:r w:rsidR="00767E36">
        <w:t xml:space="preserve"> at the outlet of Clear Lake (reach 23773373), the actual source of the McKenzie.  The simulation accurately reproduces the magnitude of the flows (PBIAS 0.</w:t>
      </w:r>
      <w:r w:rsidR="00D14E53">
        <w:t>2</w:t>
      </w:r>
      <w:r w:rsidR="00767E36">
        <w:t>%) but does poorly at reproducing the seasonal variation</w:t>
      </w:r>
      <w:r w:rsidR="0027285C">
        <w:t xml:space="preserve"> (NSE 0.</w:t>
      </w:r>
      <w:r w:rsidR="000513C0">
        <w:t>43</w:t>
      </w:r>
      <w:r w:rsidR="0027285C">
        <w:t>, RSR 0.7</w:t>
      </w:r>
      <w:r w:rsidR="000513C0">
        <w:t>5</w:t>
      </w:r>
      <w:r w:rsidR="0027285C">
        <w:t>, R</w:t>
      </w:r>
      <w:r w:rsidR="003B76A2">
        <w:rPr>
          <w:vertAlign w:val="superscript"/>
        </w:rPr>
        <w:t>2</w:t>
      </w:r>
      <w:r w:rsidR="0027285C">
        <w:t xml:space="preserve"> 0.4</w:t>
      </w:r>
      <w:r w:rsidR="000513C0">
        <w:t>3</w:t>
      </w:r>
      <w:r w:rsidR="0027285C">
        <w:t>)</w:t>
      </w:r>
      <w:r w:rsidR="00767E36">
        <w:t>.</w:t>
      </w:r>
      <w:r w:rsidR="003B76A2">
        <w:t xml:space="preserve">  Improvement of skill at this location will likely require identifying the surface land area drained by Clear Lake and running a PEST calibration for it, to get new values for HBV parameters, including ET_MULT and the </w:t>
      </w:r>
      <w:r w:rsidR="00CC3A0F">
        <w:t>amount of High Cascades groundwater</w:t>
      </w:r>
      <w:r w:rsidR="003B76A2">
        <w:t>, which affect the recession curves and seasonality.</w:t>
      </w:r>
    </w:p>
    <w:p w14:paraId="168058C4" w14:textId="35F5146D" w:rsidR="00767E36" w:rsidRDefault="00767E36" w:rsidP="00535731"/>
    <w:p w14:paraId="161D656E" w14:textId="0E5E11FA" w:rsidR="00767E36" w:rsidRDefault="004D2DE6" w:rsidP="00535731">
      <w:r>
        <w:rPr>
          <w:noProof/>
        </w:rPr>
        <w:drawing>
          <wp:inline distT="0" distB="0" distL="0" distR="0" wp14:anchorId="2857D900" wp14:editId="3CFF7F78">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17595"/>
                    </a:xfrm>
                    <a:prstGeom prst="rect">
                      <a:avLst/>
                    </a:prstGeom>
                  </pic:spPr>
                </pic:pic>
              </a:graphicData>
            </a:graphic>
          </wp:inline>
        </w:drawing>
      </w:r>
    </w:p>
    <w:p w14:paraId="13949D89" w14:textId="476C5328" w:rsidR="002B6EA4" w:rsidRDefault="002B6EA4" w:rsidP="00535731"/>
    <w:p w14:paraId="21BEFCD3" w14:textId="144E3C41" w:rsidR="002B6EA4" w:rsidRDefault="002B6EA4" w:rsidP="00535731">
      <w:r>
        <w:t>As of 1</w:t>
      </w:r>
      <w:r w:rsidR="00034BCE">
        <w:t>2/7</w:t>
      </w:r>
      <w:r>
        <w:t xml:space="preserve">/20,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 xml:space="preserve">representation of shading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p>
    <w:p w14:paraId="59FAF5A0" w14:textId="0909CBE3" w:rsidR="0027285C" w:rsidRDefault="0027285C" w:rsidP="00535731"/>
    <w:p w14:paraId="0BE5E201" w14:textId="77777777" w:rsidR="00B47F76" w:rsidRDefault="00B47F76" w:rsidP="00B47F76"/>
    <w:p w14:paraId="0D1BEDC6" w14:textId="77777777" w:rsidR="00B47F76" w:rsidRDefault="00B47F76" w:rsidP="00B47F76">
      <w:pPr>
        <w:pStyle w:val="Heading2"/>
      </w:pPr>
      <w:bookmarkStart w:id="1361" w:name="_Toc58730423"/>
      <w:r>
        <w:t>Simulated McKenzie basin water budget</w:t>
      </w:r>
      <w:bookmarkEnd w:id="1361"/>
    </w:p>
    <w:p w14:paraId="037D7B42" w14:textId="7F5AED13" w:rsidR="00B47F76" w:rsidRDefault="00B47F76" w:rsidP="00B47F76">
      <w:r>
        <w:t>As of 1</w:t>
      </w:r>
      <w:ins w:id="1362" w:author="David Conklin" w:date="2020-12-08T14:03:00Z">
        <w:r w:rsidR="00914CB4">
          <w:t>2/7</w:t>
        </w:r>
      </w:ins>
      <w:del w:id="1363" w:author="David Conklin" w:date="2020-12-08T14:03:00Z">
        <w:r w:rsidDel="00914CB4">
          <w:delText>1/</w:delText>
        </w:r>
        <w:r w:rsidR="004C77EC" w:rsidDel="00914CB4">
          <w:delText>26</w:delText>
        </w:r>
      </w:del>
      <w:r>
        <w:t>/20</w:t>
      </w:r>
      <w:r w:rsidR="004C77EC">
        <w:t xml:space="preserve"> CW3M ver. 1</w:t>
      </w:r>
      <w:ins w:id="1364" w:author="David Conklin" w:date="2020-12-08T14:03:00Z">
        <w:r w:rsidR="00914CB4">
          <w:t>51</w:t>
        </w:r>
      </w:ins>
      <w:del w:id="1365" w:author="David Conklin" w:date="2020-12-08T14:03:00Z">
        <w:r w:rsidR="004C77EC" w:rsidDel="00914CB4">
          <w:delText>28</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47F76" w14:paraId="19978A84" w14:textId="77777777" w:rsidTr="006636CC">
        <w:tc>
          <w:tcPr>
            <w:tcW w:w="0" w:type="auto"/>
          </w:tcPr>
          <w:p w14:paraId="7FEE3A89" w14:textId="77777777" w:rsidR="00B47F76" w:rsidRPr="00036F50" w:rsidRDefault="00B47F76" w:rsidP="006636CC">
            <w:pPr>
              <w:jc w:val="center"/>
              <w:rPr>
                <w:b/>
                <w:bCs/>
              </w:rPr>
            </w:pPr>
            <w:r w:rsidRPr="00036F50">
              <w:rPr>
                <w:b/>
                <w:bCs/>
              </w:rPr>
              <w:lastRenderedPageBreak/>
              <w:t>Inputs</w:t>
            </w:r>
          </w:p>
        </w:tc>
        <w:tc>
          <w:tcPr>
            <w:tcW w:w="0" w:type="auto"/>
          </w:tcPr>
          <w:p w14:paraId="7148965F" w14:textId="77777777" w:rsidR="00B47F76" w:rsidRDefault="00B47F76" w:rsidP="006636CC">
            <w:r>
              <w:t>annual mmH2O</w:t>
            </w:r>
          </w:p>
        </w:tc>
        <w:tc>
          <w:tcPr>
            <w:tcW w:w="0" w:type="auto"/>
          </w:tcPr>
          <w:p w14:paraId="08BDBD6A" w14:textId="77777777" w:rsidR="00B47F76" w:rsidRDefault="00B47F76" w:rsidP="006636CC">
            <w:r>
              <w:t>% of total inputs</w:t>
            </w:r>
          </w:p>
        </w:tc>
        <w:tc>
          <w:tcPr>
            <w:tcW w:w="0" w:type="auto"/>
          </w:tcPr>
          <w:p w14:paraId="72184B92" w14:textId="77777777" w:rsidR="00B47F76" w:rsidRDefault="00B47F76" w:rsidP="006636CC">
            <w:r>
              <w:t>cms</w:t>
            </w:r>
          </w:p>
        </w:tc>
        <w:tc>
          <w:tcPr>
            <w:tcW w:w="0" w:type="auto"/>
          </w:tcPr>
          <w:p w14:paraId="2918057E" w14:textId="77777777" w:rsidR="00B47F76" w:rsidRDefault="00B47F76" w:rsidP="006636CC">
            <w:r>
              <w:t>% of basin discharge</w:t>
            </w:r>
          </w:p>
        </w:tc>
      </w:tr>
      <w:tr w:rsidR="00B47F76" w14:paraId="012B4F42" w14:textId="77777777" w:rsidTr="006636CC">
        <w:tc>
          <w:tcPr>
            <w:tcW w:w="0" w:type="auto"/>
          </w:tcPr>
          <w:p w14:paraId="65A9B853" w14:textId="77777777" w:rsidR="00B47F76" w:rsidRDefault="00B47F76" w:rsidP="006636CC">
            <w:r>
              <w:t>precipitation</w:t>
            </w:r>
          </w:p>
        </w:tc>
        <w:tc>
          <w:tcPr>
            <w:tcW w:w="0" w:type="auto"/>
          </w:tcPr>
          <w:p w14:paraId="3B114835" w14:textId="4176AD58" w:rsidR="00B47F76" w:rsidRDefault="00B47F76" w:rsidP="006636CC">
            <w:pPr>
              <w:jc w:val="right"/>
            </w:pPr>
            <w:r>
              <w:t>190</w:t>
            </w:r>
            <w:r w:rsidR="00034BCE">
              <w:t>2</w:t>
            </w:r>
          </w:p>
        </w:tc>
        <w:tc>
          <w:tcPr>
            <w:tcW w:w="0" w:type="auto"/>
          </w:tcPr>
          <w:p w14:paraId="210BDCFE" w14:textId="00E4D626" w:rsidR="00B47F76" w:rsidRDefault="00B47F76">
            <w:pPr>
              <w:jc w:val="right"/>
              <w:pPrChange w:id="1366" w:author="David Conklin" w:date="2020-12-08T14:04:00Z">
                <w:pPr/>
              </w:pPrChange>
            </w:pPr>
            <w:r>
              <w:t>8</w:t>
            </w:r>
            <w:r w:rsidR="00C4268B">
              <w:t>6.5</w:t>
            </w:r>
            <w:r>
              <w:t>%</w:t>
            </w:r>
          </w:p>
        </w:tc>
        <w:tc>
          <w:tcPr>
            <w:tcW w:w="0" w:type="auto"/>
          </w:tcPr>
          <w:p w14:paraId="5F29B78A" w14:textId="77777777" w:rsidR="00B47F76" w:rsidRDefault="00B47F76">
            <w:pPr>
              <w:jc w:val="right"/>
              <w:pPrChange w:id="1367" w:author="David Conklin" w:date="2020-12-08T14:05:00Z">
                <w:pPr/>
              </w:pPrChange>
            </w:pPr>
          </w:p>
        </w:tc>
        <w:tc>
          <w:tcPr>
            <w:tcW w:w="0" w:type="auto"/>
          </w:tcPr>
          <w:p w14:paraId="5E731CF8" w14:textId="77777777" w:rsidR="00B47F76" w:rsidRDefault="00B47F76" w:rsidP="006636CC"/>
        </w:tc>
      </w:tr>
      <w:tr w:rsidR="00B47F76" w14:paraId="323E3694" w14:textId="77777777" w:rsidTr="006636CC">
        <w:tc>
          <w:tcPr>
            <w:tcW w:w="0" w:type="auto"/>
          </w:tcPr>
          <w:p w14:paraId="758C3F6F" w14:textId="77777777" w:rsidR="00B47F76" w:rsidRDefault="00B47F76" w:rsidP="006636CC">
            <w:r>
              <w:t>springs</w:t>
            </w:r>
          </w:p>
        </w:tc>
        <w:tc>
          <w:tcPr>
            <w:tcW w:w="0" w:type="auto"/>
          </w:tcPr>
          <w:p w14:paraId="206A88D4" w14:textId="65F826BA" w:rsidR="00B47F76" w:rsidRDefault="00B47F76" w:rsidP="006636CC">
            <w:pPr>
              <w:jc w:val="right"/>
            </w:pPr>
            <w:r>
              <w:t>2</w:t>
            </w:r>
            <w:r w:rsidR="000513C0">
              <w:t>80</w:t>
            </w:r>
          </w:p>
        </w:tc>
        <w:tc>
          <w:tcPr>
            <w:tcW w:w="0" w:type="auto"/>
          </w:tcPr>
          <w:p w14:paraId="320FE3A4" w14:textId="7BF28CE0" w:rsidR="00B47F76" w:rsidRDefault="00B47F76">
            <w:pPr>
              <w:jc w:val="right"/>
              <w:pPrChange w:id="1368" w:author="David Conklin" w:date="2020-12-08T14:04:00Z">
                <w:pPr/>
              </w:pPrChange>
            </w:pPr>
            <w:r>
              <w:t>1</w:t>
            </w:r>
            <w:r w:rsidR="00C4268B">
              <w:t>2.7</w:t>
            </w:r>
            <w:r>
              <w:t>%</w:t>
            </w:r>
          </w:p>
        </w:tc>
        <w:tc>
          <w:tcPr>
            <w:tcW w:w="0" w:type="auto"/>
          </w:tcPr>
          <w:p w14:paraId="269CCE04" w14:textId="23137AD7" w:rsidR="00B47F76" w:rsidRDefault="00161692">
            <w:pPr>
              <w:jc w:val="right"/>
              <w:pPrChange w:id="1369" w:author="David Conklin" w:date="2020-12-08T14:05:00Z">
                <w:pPr/>
              </w:pPrChange>
            </w:pPr>
            <w:r>
              <w:t>29.4</w:t>
            </w:r>
          </w:p>
        </w:tc>
        <w:tc>
          <w:tcPr>
            <w:tcW w:w="0" w:type="auto"/>
          </w:tcPr>
          <w:p w14:paraId="68983536" w14:textId="3D5C618C" w:rsidR="00B47F76" w:rsidRDefault="00C4268B" w:rsidP="006636CC">
            <w:pPr>
              <w:jc w:val="right"/>
            </w:pPr>
            <w:r>
              <w:t>19.</w:t>
            </w:r>
            <w:r w:rsidR="000B611E">
              <w:t>3</w:t>
            </w:r>
            <w:r w:rsidR="00B47F76">
              <w:t xml:space="preserve"> %</w:t>
            </w:r>
          </w:p>
        </w:tc>
      </w:tr>
      <w:tr w:rsidR="00B47F76" w14:paraId="01234E2C" w14:textId="77777777" w:rsidTr="006636CC">
        <w:tc>
          <w:tcPr>
            <w:tcW w:w="0" w:type="auto"/>
          </w:tcPr>
          <w:p w14:paraId="17C09D11" w14:textId="77777777" w:rsidR="00B47F76" w:rsidRDefault="00B47F76" w:rsidP="006636CC">
            <w:r>
              <w:t>wells</w:t>
            </w:r>
          </w:p>
        </w:tc>
        <w:tc>
          <w:tcPr>
            <w:tcW w:w="0" w:type="auto"/>
          </w:tcPr>
          <w:p w14:paraId="53564BB9" w14:textId="77777777" w:rsidR="00B47F76" w:rsidRDefault="00B47F76" w:rsidP="006636CC">
            <w:pPr>
              <w:jc w:val="right"/>
            </w:pPr>
            <w:r>
              <w:t>11</w:t>
            </w:r>
          </w:p>
        </w:tc>
        <w:tc>
          <w:tcPr>
            <w:tcW w:w="0" w:type="auto"/>
          </w:tcPr>
          <w:p w14:paraId="30A3DB0A" w14:textId="77777777" w:rsidR="00B47F76" w:rsidRDefault="00B47F76">
            <w:pPr>
              <w:jc w:val="right"/>
              <w:pPrChange w:id="1370" w:author="David Conklin" w:date="2020-12-08T14:04:00Z">
                <w:pPr/>
              </w:pPrChange>
            </w:pPr>
            <w:r>
              <w:t>0.5%</w:t>
            </w:r>
          </w:p>
        </w:tc>
        <w:tc>
          <w:tcPr>
            <w:tcW w:w="0" w:type="auto"/>
          </w:tcPr>
          <w:p w14:paraId="1916D884" w14:textId="77777777" w:rsidR="00B47F76" w:rsidRDefault="00B47F76">
            <w:pPr>
              <w:jc w:val="right"/>
              <w:pPrChange w:id="1371" w:author="David Conklin" w:date="2020-12-08T14:05:00Z">
                <w:pPr/>
              </w:pPrChange>
            </w:pPr>
          </w:p>
        </w:tc>
        <w:tc>
          <w:tcPr>
            <w:tcW w:w="0" w:type="auto"/>
          </w:tcPr>
          <w:p w14:paraId="1C7CF72E" w14:textId="77777777" w:rsidR="00B47F76" w:rsidRDefault="00B47F76" w:rsidP="006636CC"/>
        </w:tc>
      </w:tr>
      <w:tr w:rsidR="00B47F76" w14:paraId="1287A064" w14:textId="77777777" w:rsidTr="006636CC">
        <w:tc>
          <w:tcPr>
            <w:tcW w:w="0" w:type="auto"/>
          </w:tcPr>
          <w:p w14:paraId="427A92C6" w14:textId="77777777" w:rsidR="00B47F76" w:rsidRDefault="00B47F76" w:rsidP="006636CC">
            <w:r>
              <w:t>added by model</w:t>
            </w:r>
          </w:p>
        </w:tc>
        <w:tc>
          <w:tcPr>
            <w:tcW w:w="0" w:type="auto"/>
          </w:tcPr>
          <w:p w14:paraId="735D96E3" w14:textId="1C1710BA" w:rsidR="00B47F76" w:rsidRDefault="00C4268B" w:rsidP="006636CC">
            <w:pPr>
              <w:jc w:val="right"/>
            </w:pPr>
            <w:r>
              <w:t>5</w:t>
            </w:r>
          </w:p>
        </w:tc>
        <w:tc>
          <w:tcPr>
            <w:tcW w:w="0" w:type="auto"/>
          </w:tcPr>
          <w:p w14:paraId="6872696A" w14:textId="3BE97362" w:rsidR="00B47F76" w:rsidRDefault="00B47F76">
            <w:pPr>
              <w:jc w:val="right"/>
              <w:pPrChange w:id="1372" w:author="David Conklin" w:date="2020-12-08T14:04:00Z">
                <w:pPr/>
              </w:pPrChange>
            </w:pPr>
            <w:r>
              <w:t>0.</w:t>
            </w:r>
            <w:r w:rsidR="00C4268B">
              <w:t>2</w:t>
            </w:r>
            <w:r>
              <w:t>%</w:t>
            </w:r>
          </w:p>
        </w:tc>
        <w:tc>
          <w:tcPr>
            <w:tcW w:w="0" w:type="auto"/>
          </w:tcPr>
          <w:p w14:paraId="0842F788" w14:textId="77777777" w:rsidR="00B47F76" w:rsidRDefault="00B47F76">
            <w:pPr>
              <w:jc w:val="right"/>
              <w:pPrChange w:id="1373" w:author="David Conklin" w:date="2020-12-08T14:05:00Z">
                <w:pPr/>
              </w:pPrChange>
            </w:pPr>
          </w:p>
        </w:tc>
        <w:tc>
          <w:tcPr>
            <w:tcW w:w="0" w:type="auto"/>
          </w:tcPr>
          <w:p w14:paraId="0C1EBEBA" w14:textId="77777777" w:rsidR="00B47F76" w:rsidRDefault="00B47F76" w:rsidP="006636CC"/>
        </w:tc>
      </w:tr>
      <w:tr w:rsidR="00B47F76" w14:paraId="5BE499C1" w14:textId="77777777" w:rsidTr="006636CC">
        <w:tc>
          <w:tcPr>
            <w:tcW w:w="0" w:type="auto"/>
          </w:tcPr>
          <w:p w14:paraId="7820E65B" w14:textId="77777777" w:rsidR="00B47F76" w:rsidRDefault="00B47F76" w:rsidP="006636CC">
            <w:pPr>
              <w:jc w:val="right"/>
            </w:pPr>
            <w:r>
              <w:t>total in</w:t>
            </w:r>
          </w:p>
        </w:tc>
        <w:tc>
          <w:tcPr>
            <w:tcW w:w="0" w:type="auto"/>
          </w:tcPr>
          <w:p w14:paraId="21321C95" w14:textId="05FC38D8" w:rsidR="00B47F76" w:rsidRDefault="00B47F76" w:rsidP="006636CC">
            <w:pPr>
              <w:jc w:val="right"/>
            </w:pPr>
            <w:r>
              <w:t>2</w:t>
            </w:r>
            <w:r w:rsidR="00C4268B">
              <w:t>19</w:t>
            </w:r>
            <w:r w:rsidR="00034BCE">
              <w:t>8</w:t>
            </w:r>
          </w:p>
        </w:tc>
        <w:tc>
          <w:tcPr>
            <w:tcW w:w="0" w:type="auto"/>
          </w:tcPr>
          <w:p w14:paraId="1A7F4CC8" w14:textId="77777777" w:rsidR="00B47F76" w:rsidRDefault="00B47F76">
            <w:pPr>
              <w:jc w:val="right"/>
              <w:pPrChange w:id="1374" w:author="David Conklin" w:date="2020-12-08T14:04:00Z">
                <w:pPr/>
              </w:pPrChange>
            </w:pPr>
            <w:r>
              <w:t>100.0%</w:t>
            </w:r>
          </w:p>
        </w:tc>
        <w:tc>
          <w:tcPr>
            <w:tcW w:w="0" w:type="auto"/>
          </w:tcPr>
          <w:p w14:paraId="20B16787" w14:textId="77777777" w:rsidR="00B47F76" w:rsidRDefault="00B47F76">
            <w:pPr>
              <w:jc w:val="right"/>
              <w:pPrChange w:id="1375" w:author="David Conklin" w:date="2020-12-08T14:05:00Z">
                <w:pPr/>
              </w:pPrChange>
            </w:pPr>
          </w:p>
        </w:tc>
        <w:tc>
          <w:tcPr>
            <w:tcW w:w="0" w:type="auto"/>
          </w:tcPr>
          <w:p w14:paraId="50DD7BD6" w14:textId="77777777" w:rsidR="00B47F76" w:rsidRDefault="00B47F76" w:rsidP="006636CC"/>
        </w:tc>
      </w:tr>
      <w:tr w:rsidR="00B47F76" w14:paraId="2AE24F52" w14:textId="77777777" w:rsidTr="006636CC">
        <w:tc>
          <w:tcPr>
            <w:tcW w:w="0" w:type="auto"/>
          </w:tcPr>
          <w:p w14:paraId="6BEB7939" w14:textId="77777777" w:rsidR="00B47F76" w:rsidRDefault="00B47F76" w:rsidP="006636CC">
            <w:pPr>
              <w:jc w:val="right"/>
            </w:pPr>
          </w:p>
        </w:tc>
        <w:tc>
          <w:tcPr>
            <w:tcW w:w="0" w:type="auto"/>
          </w:tcPr>
          <w:p w14:paraId="43966011" w14:textId="77777777" w:rsidR="00B47F76" w:rsidRDefault="00B47F76" w:rsidP="006636CC">
            <w:pPr>
              <w:jc w:val="right"/>
            </w:pPr>
          </w:p>
        </w:tc>
        <w:tc>
          <w:tcPr>
            <w:tcW w:w="0" w:type="auto"/>
          </w:tcPr>
          <w:p w14:paraId="7AF0366D" w14:textId="77777777" w:rsidR="00B47F76" w:rsidRDefault="00B47F76">
            <w:pPr>
              <w:jc w:val="right"/>
              <w:pPrChange w:id="1376" w:author="David Conklin" w:date="2020-12-08T14:04:00Z">
                <w:pPr/>
              </w:pPrChange>
            </w:pPr>
          </w:p>
        </w:tc>
        <w:tc>
          <w:tcPr>
            <w:tcW w:w="0" w:type="auto"/>
          </w:tcPr>
          <w:p w14:paraId="6C64F406" w14:textId="77777777" w:rsidR="00B47F76" w:rsidRDefault="00B47F76">
            <w:pPr>
              <w:jc w:val="right"/>
              <w:pPrChange w:id="1377" w:author="David Conklin" w:date="2020-12-08T14:05:00Z">
                <w:pPr/>
              </w:pPrChange>
            </w:pPr>
          </w:p>
        </w:tc>
        <w:tc>
          <w:tcPr>
            <w:tcW w:w="0" w:type="auto"/>
          </w:tcPr>
          <w:p w14:paraId="77F270E7" w14:textId="77777777" w:rsidR="00B47F76" w:rsidRDefault="00B47F76" w:rsidP="006636CC"/>
        </w:tc>
      </w:tr>
      <w:tr w:rsidR="00B47F76" w14:paraId="7F331EA6" w14:textId="77777777" w:rsidTr="006636CC">
        <w:tc>
          <w:tcPr>
            <w:tcW w:w="0" w:type="auto"/>
          </w:tcPr>
          <w:p w14:paraId="4709CAF0" w14:textId="77777777" w:rsidR="00B47F76" w:rsidRPr="00036F50" w:rsidRDefault="00B47F76" w:rsidP="006636CC">
            <w:pPr>
              <w:jc w:val="center"/>
              <w:rPr>
                <w:b/>
                <w:bCs/>
              </w:rPr>
            </w:pPr>
            <w:r w:rsidRPr="00036F50">
              <w:rPr>
                <w:b/>
                <w:bCs/>
              </w:rPr>
              <w:t>Outputs</w:t>
            </w:r>
          </w:p>
        </w:tc>
        <w:tc>
          <w:tcPr>
            <w:tcW w:w="0" w:type="auto"/>
          </w:tcPr>
          <w:p w14:paraId="5DBB4455" w14:textId="77777777" w:rsidR="00B47F76" w:rsidRDefault="00B47F76" w:rsidP="006636CC">
            <w:pPr>
              <w:jc w:val="right"/>
            </w:pPr>
            <w:r>
              <w:t>annual mmH2O</w:t>
            </w:r>
          </w:p>
        </w:tc>
        <w:tc>
          <w:tcPr>
            <w:tcW w:w="0" w:type="auto"/>
          </w:tcPr>
          <w:p w14:paraId="74396756" w14:textId="77777777" w:rsidR="00B47F76" w:rsidRDefault="00B47F76">
            <w:pPr>
              <w:jc w:val="right"/>
              <w:pPrChange w:id="1378" w:author="David Conklin" w:date="2020-12-08T14:04:00Z">
                <w:pPr/>
              </w:pPrChange>
            </w:pPr>
            <w:r>
              <w:t>% of precipitation</w:t>
            </w:r>
          </w:p>
        </w:tc>
        <w:tc>
          <w:tcPr>
            <w:tcW w:w="0" w:type="auto"/>
          </w:tcPr>
          <w:p w14:paraId="593E551D" w14:textId="77777777" w:rsidR="00B47F76" w:rsidRDefault="00B47F76">
            <w:pPr>
              <w:jc w:val="right"/>
              <w:pPrChange w:id="1379" w:author="David Conklin" w:date="2020-12-08T14:05:00Z">
                <w:pPr/>
              </w:pPrChange>
            </w:pPr>
            <w:r>
              <w:t>cms</w:t>
            </w:r>
          </w:p>
        </w:tc>
        <w:tc>
          <w:tcPr>
            <w:tcW w:w="0" w:type="auto"/>
          </w:tcPr>
          <w:p w14:paraId="47541193" w14:textId="3D7365DA" w:rsidR="00B47F76" w:rsidRDefault="00914CB4" w:rsidP="006636CC">
            <w:ins w:id="1380" w:author="David Conklin" w:date="2020-12-08T14:05:00Z">
              <w:r>
                <w:t>% of basin discharge</w:t>
              </w:r>
            </w:ins>
          </w:p>
        </w:tc>
      </w:tr>
      <w:tr w:rsidR="00B47F76" w14:paraId="32F9057F" w14:textId="77777777" w:rsidTr="006636CC">
        <w:tc>
          <w:tcPr>
            <w:tcW w:w="0" w:type="auto"/>
          </w:tcPr>
          <w:p w14:paraId="672BB5DF" w14:textId="77777777" w:rsidR="00B47F76" w:rsidRDefault="00B47F76" w:rsidP="006636CC">
            <w:r>
              <w:t>basin discharge</w:t>
            </w:r>
          </w:p>
        </w:tc>
        <w:tc>
          <w:tcPr>
            <w:tcW w:w="0" w:type="auto"/>
          </w:tcPr>
          <w:p w14:paraId="12ED17B0" w14:textId="381D5976" w:rsidR="00B47F76" w:rsidRDefault="00B47F76" w:rsidP="006636CC">
            <w:pPr>
              <w:jc w:val="right"/>
            </w:pPr>
            <w:r>
              <w:t>14</w:t>
            </w:r>
            <w:r w:rsidR="00C4268B">
              <w:t>56</w:t>
            </w:r>
          </w:p>
        </w:tc>
        <w:tc>
          <w:tcPr>
            <w:tcW w:w="0" w:type="auto"/>
          </w:tcPr>
          <w:p w14:paraId="2CB26F17" w14:textId="58FDD709" w:rsidR="00B47F76" w:rsidRDefault="00B47F76">
            <w:pPr>
              <w:jc w:val="right"/>
              <w:pPrChange w:id="1381" w:author="David Conklin" w:date="2020-12-08T14:04:00Z">
                <w:pPr/>
              </w:pPrChange>
            </w:pPr>
            <w:r>
              <w:t>7</w:t>
            </w:r>
            <w:r w:rsidR="00C4268B">
              <w:t>6.6</w:t>
            </w:r>
            <w:r>
              <w:t>%</w:t>
            </w:r>
          </w:p>
        </w:tc>
        <w:tc>
          <w:tcPr>
            <w:tcW w:w="0" w:type="auto"/>
          </w:tcPr>
          <w:p w14:paraId="545C8904" w14:textId="1D2F65F0" w:rsidR="00B47F76" w:rsidRDefault="00B47F76">
            <w:pPr>
              <w:jc w:val="right"/>
              <w:pPrChange w:id="1382" w:author="David Conklin" w:date="2020-12-08T14:05:00Z">
                <w:pPr/>
              </w:pPrChange>
            </w:pPr>
            <w:r>
              <w:t>15</w:t>
            </w:r>
            <w:r w:rsidR="004C77EC">
              <w:t>2.7</w:t>
            </w:r>
          </w:p>
        </w:tc>
        <w:tc>
          <w:tcPr>
            <w:tcW w:w="0" w:type="auto"/>
          </w:tcPr>
          <w:p w14:paraId="7D01391D" w14:textId="37EE6B53" w:rsidR="00B47F76" w:rsidRDefault="00914CB4">
            <w:pPr>
              <w:jc w:val="right"/>
              <w:pPrChange w:id="1383" w:author="David Conklin" w:date="2020-12-08T14:04:00Z">
                <w:pPr/>
              </w:pPrChange>
            </w:pPr>
            <w:ins w:id="1384" w:author="David Conklin" w:date="2020-12-08T14:04:00Z">
              <w:r>
                <w:t>100.0 %</w:t>
              </w:r>
            </w:ins>
          </w:p>
        </w:tc>
      </w:tr>
      <w:tr w:rsidR="00B47F76" w14:paraId="25FBA19F" w14:textId="77777777" w:rsidTr="006636CC">
        <w:tc>
          <w:tcPr>
            <w:tcW w:w="0" w:type="auto"/>
          </w:tcPr>
          <w:p w14:paraId="1654ABA3" w14:textId="77777777" w:rsidR="00B47F76" w:rsidRDefault="00B47F76" w:rsidP="006636CC">
            <w:r>
              <w:t>evapotranspiration</w:t>
            </w:r>
          </w:p>
        </w:tc>
        <w:tc>
          <w:tcPr>
            <w:tcW w:w="0" w:type="auto"/>
          </w:tcPr>
          <w:p w14:paraId="49493F2A" w14:textId="3E6670B8" w:rsidR="00B47F76" w:rsidRDefault="00034BCE" w:rsidP="006636CC">
            <w:pPr>
              <w:jc w:val="right"/>
            </w:pPr>
            <w:r>
              <w:t>646</w:t>
            </w:r>
          </w:p>
        </w:tc>
        <w:tc>
          <w:tcPr>
            <w:tcW w:w="0" w:type="auto"/>
          </w:tcPr>
          <w:p w14:paraId="1A091BE1" w14:textId="7AFF1616" w:rsidR="00B47F76" w:rsidRDefault="00B47F76">
            <w:pPr>
              <w:jc w:val="right"/>
              <w:pPrChange w:id="1385" w:author="David Conklin" w:date="2020-12-08T14:04:00Z">
                <w:pPr/>
              </w:pPrChange>
            </w:pPr>
            <w:r>
              <w:t>3</w:t>
            </w:r>
            <w:r w:rsidR="000B611E">
              <w:t>4.0</w:t>
            </w:r>
            <w:r>
              <w:t>%</w:t>
            </w:r>
          </w:p>
        </w:tc>
        <w:tc>
          <w:tcPr>
            <w:tcW w:w="0" w:type="auto"/>
          </w:tcPr>
          <w:p w14:paraId="6A7F569C" w14:textId="77777777" w:rsidR="00B47F76" w:rsidRDefault="00B47F76">
            <w:pPr>
              <w:jc w:val="right"/>
              <w:pPrChange w:id="1386" w:author="David Conklin" w:date="2020-12-08T14:05:00Z">
                <w:pPr/>
              </w:pPrChange>
            </w:pPr>
          </w:p>
        </w:tc>
        <w:tc>
          <w:tcPr>
            <w:tcW w:w="0" w:type="auto"/>
          </w:tcPr>
          <w:p w14:paraId="322A90A4" w14:textId="77777777" w:rsidR="00B47F76" w:rsidRDefault="00B47F76" w:rsidP="006636CC"/>
        </w:tc>
      </w:tr>
      <w:tr w:rsidR="00B47F76" w14:paraId="38D3FE64" w14:textId="77777777" w:rsidTr="006636CC">
        <w:tc>
          <w:tcPr>
            <w:tcW w:w="0" w:type="auto"/>
          </w:tcPr>
          <w:p w14:paraId="41741386" w14:textId="77777777" w:rsidR="00B47F76" w:rsidRDefault="00B47F76" w:rsidP="006636CC">
            <w:r>
              <w:t>snow “evaporation”</w:t>
            </w:r>
          </w:p>
        </w:tc>
        <w:tc>
          <w:tcPr>
            <w:tcW w:w="0" w:type="auto"/>
          </w:tcPr>
          <w:p w14:paraId="1D1DCF74" w14:textId="77777777" w:rsidR="00B47F76" w:rsidRDefault="00B47F76" w:rsidP="006636CC">
            <w:pPr>
              <w:jc w:val="right"/>
            </w:pPr>
            <w:r>
              <w:t>83</w:t>
            </w:r>
          </w:p>
        </w:tc>
        <w:tc>
          <w:tcPr>
            <w:tcW w:w="0" w:type="auto"/>
          </w:tcPr>
          <w:p w14:paraId="1BAC4B77" w14:textId="77777777" w:rsidR="00B47F76" w:rsidRDefault="00B47F76">
            <w:pPr>
              <w:jc w:val="right"/>
              <w:pPrChange w:id="1387" w:author="David Conklin" w:date="2020-12-08T14:04:00Z">
                <w:pPr/>
              </w:pPrChange>
            </w:pPr>
            <w:r>
              <w:t>4.4%</w:t>
            </w:r>
          </w:p>
        </w:tc>
        <w:tc>
          <w:tcPr>
            <w:tcW w:w="0" w:type="auto"/>
          </w:tcPr>
          <w:p w14:paraId="3BD7E228" w14:textId="77777777" w:rsidR="00B47F76" w:rsidRDefault="00B47F76">
            <w:pPr>
              <w:jc w:val="right"/>
              <w:pPrChange w:id="1388" w:author="David Conklin" w:date="2020-12-08T14:05:00Z">
                <w:pPr/>
              </w:pPrChange>
            </w:pPr>
          </w:p>
        </w:tc>
        <w:tc>
          <w:tcPr>
            <w:tcW w:w="0" w:type="auto"/>
          </w:tcPr>
          <w:p w14:paraId="640BEEC6" w14:textId="77777777" w:rsidR="00B47F76" w:rsidRDefault="00B47F76" w:rsidP="006636CC"/>
        </w:tc>
      </w:tr>
      <w:tr w:rsidR="00B47F76" w14:paraId="1245F3E5" w14:textId="77777777" w:rsidTr="006636CC">
        <w:tc>
          <w:tcPr>
            <w:tcW w:w="0" w:type="auto"/>
          </w:tcPr>
          <w:p w14:paraId="37D321B6" w14:textId="77777777" w:rsidR="00B47F76" w:rsidRDefault="00B47F76" w:rsidP="006636CC">
            <w:r>
              <w:t>piped out</w:t>
            </w:r>
          </w:p>
        </w:tc>
        <w:tc>
          <w:tcPr>
            <w:tcW w:w="0" w:type="auto"/>
          </w:tcPr>
          <w:p w14:paraId="39C125B9" w14:textId="77777777" w:rsidR="00B47F76" w:rsidRDefault="00B47F76" w:rsidP="006636CC">
            <w:pPr>
              <w:jc w:val="right"/>
            </w:pPr>
            <w:r>
              <w:t>8</w:t>
            </w:r>
          </w:p>
        </w:tc>
        <w:tc>
          <w:tcPr>
            <w:tcW w:w="0" w:type="auto"/>
          </w:tcPr>
          <w:p w14:paraId="41D1058B" w14:textId="77777777" w:rsidR="00B47F76" w:rsidRDefault="00B47F76">
            <w:pPr>
              <w:jc w:val="right"/>
              <w:pPrChange w:id="1389" w:author="David Conklin" w:date="2020-12-08T14:04:00Z">
                <w:pPr/>
              </w:pPrChange>
            </w:pPr>
            <w:r>
              <w:t>0.4%</w:t>
            </w:r>
          </w:p>
        </w:tc>
        <w:tc>
          <w:tcPr>
            <w:tcW w:w="0" w:type="auto"/>
          </w:tcPr>
          <w:p w14:paraId="0ACE8F73" w14:textId="77777777" w:rsidR="00B47F76" w:rsidRDefault="00B47F76">
            <w:pPr>
              <w:jc w:val="right"/>
              <w:pPrChange w:id="1390" w:author="David Conklin" w:date="2020-12-08T14:05:00Z">
                <w:pPr/>
              </w:pPrChange>
            </w:pPr>
          </w:p>
        </w:tc>
        <w:tc>
          <w:tcPr>
            <w:tcW w:w="0" w:type="auto"/>
          </w:tcPr>
          <w:p w14:paraId="3161DC1C" w14:textId="77777777" w:rsidR="00B47F76" w:rsidRDefault="00B47F76" w:rsidP="006636CC"/>
        </w:tc>
      </w:tr>
      <w:tr w:rsidR="00B47F76" w14:paraId="1A44680C" w14:textId="77777777" w:rsidTr="006636CC">
        <w:tc>
          <w:tcPr>
            <w:tcW w:w="0" w:type="auto"/>
          </w:tcPr>
          <w:p w14:paraId="20AA43E0" w14:textId="77777777" w:rsidR="00B47F76" w:rsidRDefault="00B47F76" w:rsidP="006636CC">
            <w:pPr>
              <w:jc w:val="right"/>
            </w:pPr>
            <w:r>
              <w:t>total out</w:t>
            </w:r>
          </w:p>
        </w:tc>
        <w:tc>
          <w:tcPr>
            <w:tcW w:w="0" w:type="auto"/>
          </w:tcPr>
          <w:p w14:paraId="3EFABE3E" w14:textId="4198B0EB" w:rsidR="000B611E" w:rsidRDefault="00B47F76">
            <w:pPr>
              <w:jc w:val="right"/>
            </w:pPr>
            <w:r>
              <w:t>2</w:t>
            </w:r>
            <w:r w:rsidR="00034BCE">
              <w:t>19</w:t>
            </w:r>
            <w:r w:rsidR="000B611E">
              <w:t>3</w:t>
            </w:r>
          </w:p>
        </w:tc>
        <w:tc>
          <w:tcPr>
            <w:tcW w:w="0" w:type="auto"/>
          </w:tcPr>
          <w:p w14:paraId="34613082" w14:textId="19C7EDE2" w:rsidR="00B47F76" w:rsidRDefault="00B47F76">
            <w:pPr>
              <w:jc w:val="right"/>
              <w:pPrChange w:id="1391" w:author="David Conklin" w:date="2020-12-08T14:04:00Z">
                <w:pPr/>
              </w:pPrChange>
            </w:pPr>
            <w:r>
              <w:t>11</w:t>
            </w:r>
            <w:r w:rsidR="000B611E">
              <w:t>5.3</w:t>
            </w:r>
            <w:r>
              <w:t>%</w:t>
            </w:r>
          </w:p>
        </w:tc>
        <w:tc>
          <w:tcPr>
            <w:tcW w:w="0" w:type="auto"/>
          </w:tcPr>
          <w:p w14:paraId="0F8EB8DB" w14:textId="77777777" w:rsidR="00B47F76" w:rsidRDefault="00B47F76">
            <w:pPr>
              <w:jc w:val="right"/>
              <w:pPrChange w:id="1392" w:author="David Conklin" w:date="2020-12-08T14:05:00Z">
                <w:pPr/>
              </w:pPrChange>
            </w:pPr>
          </w:p>
        </w:tc>
        <w:tc>
          <w:tcPr>
            <w:tcW w:w="0" w:type="auto"/>
          </w:tcPr>
          <w:p w14:paraId="715663ED" w14:textId="77777777" w:rsidR="00B47F76" w:rsidRDefault="00B47F76" w:rsidP="006636CC"/>
        </w:tc>
      </w:tr>
    </w:tbl>
    <w:p w14:paraId="4D584C08" w14:textId="77777777" w:rsidR="00B47F76" w:rsidRDefault="00B47F76" w:rsidP="00B47F76"/>
    <w:p w14:paraId="04844AA3" w14:textId="4CA8BECD" w:rsidR="003024C9" w:rsidDel="00E424C4" w:rsidRDefault="00010FCE" w:rsidP="00535731">
      <w:pPr>
        <w:rPr>
          <w:del w:id="1393" w:author="David Conklin" w:date="2020-12-08T14:22:00Z"/>
        </w:rPr>
      </w:pPr>
      <w:del w:id="1394" w:author="David Conklin" w:date="2020-12-08T14:22:00Z">
        <w:r w:rsidDel="00E424C4">
          <w:delText>The monthly flows and stream temperatures for 2010-18 at the USGS gage location closest to the confluence of the McKenzie and the Willamette are graphed below.</w:delText>
        </w:r>
        <w:r w:rsidR="009F1ED9" w:rsidDel="00E424C4">
          <w:delText xml:space="preserve">  Simulation skill grades for these two data streams are G to VG</w:delText>
        </w:r>
        <w:r w:rsidR="003024C9" w:rsidDel="00E424C4">
          <w:delText>.</w:delText>
        </w:r>
      </w:del>
    </w:p>
    <w:p w14:paraId="48FB38C8" w14:textId="00AC93BF" w:rsidR="003024C9" w:rsidDel="00E424C4" w:rsidRDefault="003024C9" w:rsidP="00535731">
      <w:pPr>
        <w:rPr>
          <w:del w:id="1395" w:author="David Conklin" w:date="2020-12-08T14:22:00Z"/>
        </w:rPr>
      </w:pPr>
    </w:p>
    <w:p w14:paraId="61D302EB" w14:textId="77ACAE9F" w:rsidR="003024C9" w:rsidDel="00E424C4" w:rsidRDefault="003024C9" w:rsidP="00535731">
      <w:pPr>
        <w:rPr>
          <w:del w:id="1396" w:author="David Conklin" w:date="2020-12-08T14:22:00Z"/>
        </w:rPr>
      </w:pPr>
    </w:p>
    <w:p w14:paraId="15D3E737" w14:textId="3D1EB67C" w:rsidR="003024C9" w:rsidDel="00E424C4" w:rsidRDefault="003024C9" w:rsidP="00B47F76">
      <w:pPr>
        <w:rPr>
          <w:del w:id="1397" w:author="David Conklin" w:date="2020-12-08T14:22:00Z"/>
        </w:rPr>
      </w:pPr>
      <w:del w:id="1398" w:author="David Conklin" w:date="2020-12-08T14:22:00Z">
        <w:r w:rsidRPr="004C77EC" w:rsidDel="00E424C4">
          <w:rPr>
            <w:noProof/>
          </w:rPr>
          <w:drawing>
            <wp:inline distT="0" distB="0" distL="0" distR="0" wp14:anchorId="7B65866E" wp14:editId="6492C9AD">
              <wp:extent cx="5943600" cy="3659505"/>
              <wp:effectExtent l="0" t="0" r="0" b="0"/>
              <wp:docPr id="18" name="Picture 2">
                <a:extLst xmlns:a="http://schemas.openxmlformats.org/drawingml/2006/main">
                  <a:ext uri="{FF2B5EF4-FFF2-40B4-BE49-F238E27FC236}">
                    <a16:creationId xmlns:a16="http://schemas.microsoft.com/office/drawing/2014/main" id="{1B01B9FB-AD51-440D-B048-1B1D5599A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01B9FB-AD51-440D-B048-1B1D5599AE94}"/>
                          </a:ext>
                        </a:extLst>
                      </pic:cNvPr>
                      <pic:cNvPicPr>
                        <a:picLocks noChangeAspect="1"/>
                      </pic:cNvPicPr>
                    </pic:nvPicPr>
                    <pic:blipFill>
                      <a:blip r:embed="rId24"/>
                      <a:stretch>
                        <a:fillRect/>
                      </a:stretch>
                    </pic:blipFill>
                    <pic:spPr>
                      <a:xfrm>
                        <a:off x="0" y="0"/>
                        <a:ext cx="5943600" cy="3659505"/>
                      </a:xfrm>
                      <a:prstGeom prst="rect">
                        <a:avLst/>
                      </a:prstGeom>
                    </pic:spPr>
                  </pic:pic>
                </a:graphicData>
              </a:graphic>
            </wp:inline>
          </w:drawing>
        </w:r>
      </w:del>
    </w:p>
    <w:p w14:paraId="57DF6781" w14:textId="3AFF363A" w:rsidR="003B76A2" w:rsidDel="00E424C4" w:rsidRDefault="004C77EC" w:rsidP="00535731">
      <w:pPr>
        <w:rPr>
          <w:del w:id="1399" w:author="David Conklin" w:date="2020-12-08T14:22:00Z"/>
        </w:rPr>
      </w:pPr>
      <w:del w:id="1400" w:author="David Conklin" w:date="2020-12-08T14:22:00Z">
        <w:r w:rsidRPr="004C77EC" w:rsidDel="00E424C4">
          <w:rPr>
            <w:noProof/>
          </w:rPr>
          <w:delText xml:space="preserve"> </w:delText>
        </w:r>
        <w:r w:rsidRPr="004C77EC" w:rsidDel="00E424C4">
          <w:rPr>
            <w:noProof/>
          </w:rPr>
          <w:drawing>
            <wp:inline distT="0" distB="0" distL="0" distR="0" wp14:anchorId="4FA93F74" wp14:editId="44E94F49">
              <wp:extent cx="5943600" cy="3643630"/>
              <wp:effectExtent l="0" t="0" r="0" b="0"/>
              <wp:docPr id="17" name="Picture 1">
                <a:extLst xmlns:a="http://schemas.openxmlformats.org/drawingml/2006/main">
                  <a:ext uri="{FF2B5EF4-FFF2-40B4-BE49-F238E27FC236}">
                    <a16:creationId xmlns:a16="http://schemas.microsoft.com/office/drawing/2014/main" id="{AD392DC6-4300-4F18-8972-97B8B39B2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392DC6-4300-4F18-8972-97B8B39B27A8}"/>
                          </a:ext>
                        </a:extLst>
                      </pic:cNvPr>
                      <pic:cNvPicPr>
                        <a:picLocks noChangeAspect="1"/>
                      </pic:cNvPicPr>
                    </pic:nvPicPr>
                    <pic:blipFill>
                      <a:blip r:embed="rId25"/>
                      <a:stretch>
                        <a:fillRect/>
                      </a:stretch>
                    </pic:blipFill>
                    <pic:spPr>
                      <a:xfrm>
                        <a:off x="0" y="0"/>
                        <a:ext cx="5943600" cy="3643630"/>
                      </a:xfrm>
                      <a:prstGeom prst="rect">
                        <a:avLst/>
                      </a:prstGeom>
                    </pic:spPr>
                  </pic:pic>
                </a:graphicData>
              </a:graphic>
            </wp:inline>
          </w:drawing>
        </w:r>
      </w:del>
    </w:p>
    <w:p w14:paraId="10E2D6EA" w14:textId="77777777" w:rsidR="00B47F76" w:rsidRDefault="00B47F76" w:rsidP="00535731"/>
    <w:p w14:paraId="5EBD293D" w14:textId="382B2D7F" w:rsidR="00010FCE" w:rsidRDefault="00010FCE"/>
    <w:p w14:paraId="5A25DF07" w14:textId="77777777" w:rsidR="00010FCE" w:rsidRPr="002854B5" w:rsidRDefault="00010FCE" w:rsidP="002854B5"/>
    <w:p w14:paraId="2C48710D" w14:textId="1B938C52" w:rsidR="00E90646" w:rsidRDefault="00E90646" w:rsidP="00E90646">
      <w:pPr>
        <w:pStyle w:val="Heading2"/>
      </w:pPr>
      <w:bookmarkStart w:id="1401" w:name="_Toc58730424"/>
      <w:r>
        <w:t>Clackamas wetlands v. McKenzie wetlands</w:t>
      </w:r>
      <w:bookmarkEnd w:id="1401"/>
    </w:p>
    <w:p w14:paraId="067AD90B" w14:textId="13EDAE79"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D24E1A">
        <w:t xml:space="preserve">Figure </w:t>
      </w:r>
      <w:r w:rsidR="00D24E1A">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6B7D283E" w:rsidR="005C537E" w:rsidRDefault="005C537E"/>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3B03F692" w:rsidR="005C537E" w:rsidRDefault="005C537E" w:rsidP="005C537E">
      <w:pPr>
        <w:pStyle w:val="Caption"/>
      </w:pPr>
      <w:bookmarkStart w:id="1402" w:name="_Ref48286765"/>
      <w:bookmarkStart w:id="1403" w:name="_Toc53219841"/>
      <w:r>
        <w:t xml:space="preserve">Figure </w:t>
      </w:r>
      <w:fldSimple w:instr=" SEQ Figure \* ARABIC ">
        <w:r w:rsidR="00D24E1A">
          <w:rPr>
            <w:noProof/>
          </w:rPr>
          <w:t>9</w:t>
        </w:r>
      </w:fldSimple>
      <w:bookmarkEnd w:id="1402"/>
      <w:r>
        <w:t>. Clackamas basin in CW3M screen capture</w:t>
      </w:r>
      <w:bookmarkEnd w:id="1403"/>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404" w:name="_Toc58730425"/>
      <w:r>
        <w:t>The Clackamas Basin</w:t>
      </w:r>
      <w:bookmarkEnd w:id="1404"/>
    </w:p>
    <w:p w14:paraId="4A96B042" w14:textId="77777777" w:rsidR="005C537E" w:rsidRPr="000E6A65" w:rsidRDefault="005C537E" w:rsidP="005C537E"/>
    <w:p w14:paraId="11F4A966" w14:textId="3655BB80"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D24E1A">
        <w:t xml:space="preserve">Figure </w:t>
      </w:r>
      <w:r w:rsidR="00D24E1A">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405" w:name="_Toc58730426"/>
      <w:r>
        <w:lastRenderedPageBreak/>
        <w:t>Directory structure and file names</w:t>
      </w:r>
      <w:bookmarkEnd w:id="1405"/>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406" w:name="_Toc58730427"/>
      <w:r>
        <w:t xml:space="preserve">Release </w:t>
      </w:r>
      <w:r w:rsidR="00E735F4">
        <w:t>Log</w:t>
      </w:r>
      <w:bookmarkEnd w:id="1406"/>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00B418DB"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5A89EB77" w14:textId="77777777" w:rsidR="002D591A" w:rsidRDefault="002D591A" w:rsidP="002D591A">
      <w:pPr>
        <w:pStyle w:val="Body"/>
      </w:pPr>
    </w:p>
    <w:p w14:paraId="7840B9A7" w14:textId="77777777" w:rsidR="005F3D22" w:rsidRDefault="005F3D22" w:rsidP="005F3D22">
      <w:pPr>
        <w:pStyle w:val="Heading1"/>
      </w:pPr>
      <w:bookmarkStart w:id="1407" w:name="_Toc58730428"/>
      <w:r>
        <w:t>References</w:t>
      </w:r>
      <w:bookmarkEnd w:id="1407"/>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ins w:id="1408" w:author="David Conklin" w:date="2020-12-10T17:07:00Z"/>
          <w:rStyle w:val="Hyperlink"/>
          <w:rFonts w:cstheme="minorHAnsi"/>
          <w:color w:val="auto"/>
          <w:u w:val="none"/>
        </w:rPr>
      </w:pPr>
      <w:ins w:id="1409" w:author="David Conklin" w:date="2020-12-10T17:07:00Z">
        <w:r>
          <w:rPr>
            <w:rStyle w:val="Hyperlink"/>
            <w:rFonts w:cstheme="minorHAnsi"/>
            <w:color w:val="auto"/>
            <w:u w:val="none"/>
          </w:rPr>
          <w:t>Chow VT (1959</w:t>
        </w:r>
      </w:ins>
      <w:ins w:id="1410" w:author="David Conklin" w:date="2020-12-10T17:08:00Z">
        <w:r>
          <w:rPr>
            <w:rStyle w:val="Hyperlink"/>
            <w:rFonts w:cstheme="minorHAnsi"/>
            <w:color w:val="auto"/>
            <w:u w:val="none"/>
          </w:rPr>
          <w:t xml:space="preserve">).  Open Channel Hydraulics.  </w:t>
        </w:r>
      </w:ins>
      <w:ins w:id="1411" w:author="David Conklin" w:date="2020-12-10T17:09:00Z">
        <w:r>
          <w:rPr>
            <w:rStyle w:val="Hyperlink"/>
            <w:rFonts w:cstheme="minorHAnsi"/>
            <w:color w:val="auto"/>
            <w:u w:val="none"/>
          </w:rPr>
          <w:t>McGraw-Hill, New York, NY.</w:t>
        </w:r>
      </w:ins>
    </w:p>
    <w:p w14:paraId="6C3397C7" w14:textId="77777777" w:rsidR="00930BF5" w:rsidRDefault="00930BF5" w:rsidP="00930BF5">
      <w:pPr>
        <w:autoSpaceDE w:val="0"/>
        <w:autoSpaceDN w:val="0"/>
        <w:adjustRightInd w:val="0"/>
        <w:rPr>
          <w:ins w:id="1412" w:author="David Conklin" w:date="2020-12-10T17:07:00Z"/>
          <w:rStyle w:val="Hyperlink"/>
          <w:rFonts w:cstheme="minorHAnsi"/>
          <w:color w:val="auto"/>
          <w:u w:val="none"/>
        </w:rPr>
      </w:pPr>
    </w:p>
    <w:p w14:paraId="3FF4302B" w14:textId="6AE4F262" w:rsidR="00930BF5" w:rsidRPr="00D14E53" w:rsidRDefault="00930BF5" w:rsidP="00930BF5">
      <w:pPr>
        <w:autoSpaceDE w:val="0"/>
        <w:autoSpaceDN w:val="0"/>
        <w:adjustRightInd w:val="0"/>
        <w:rPr>
          <w:moveTo w:id="1413" w:author="David Conklin" w:date="2020-12-10T17:07:00Z"/>
          <w:rStyle w:val="Hyperlink"/>
          <w:rFonts w:cstheme="minorHAnsi"/>
          <w:color w:val="auto"/>
          <w:u w:val="none"/>
        </w:rPr>
      </w:pPr>
      <w:moveToRangeStart w:id="1414" w:author="David Conklin" w:date="2020-12-10T17:07:00Z" w:name="move58512471"/>
      <w:moveTo w:id="1415" w:author="David Conklin" w:date="2020-12-10T17:07:00Z">
        <w:r w:rsidRPr="00D14E53">
          <w:rPr>
            <w:rStyle w:val="Hyperlink"/>
            <w:rFonts w:cstheme="minorHAnsi"/>
            <w:color w:val="auto"/>
            <w:u w:val="none"/>
          </w:rPr>
          <w:t>Chow VT (1964).  Handbook of Hydrology.</w:t>
        </w:r>
      </w:moveTo>
    </w:p>
    <w:p w14:paraId="15E8C91A" w14:textId="77777777" w:rsidR="00930BF5" w:rsidRDefault="00930BF5" w:rsidP="00930BF5">
      <w:pPr>
        <w:autoSpaceDE w:val="0"/>
        <w:autoSpaceDN w:val="0"/>
        <w:adjustRightInd w:val="0"/>
        <w:rPr>
          <w:moveTo w:id="1416" w:author="David Conklin" w:date="2020-12-10T17:07:00Z"/>
          <w:rStyle w:val="Hyperlink"/>
          <w:rFonts w:cstheme="minorHAnsi"/>
          <w:color w:val="auto"/>
          <w:u w:val="none"/>
        </w:rPr>
      </w:pPr>
      <w:moveTo w:id="1417" w:author="David Conklin" w:date="2020-12-10T17:07:00Z">
        <w:r w:rsidRPr="00D14E53">
          <w:rPr>
            <w:rStyle w:val="Hyperlink"/>
            <w:rFonts w:cstheme="minorHAnsi"/>
            <w:color w:val="auto"/>
            <w:u w:val="none"/>
          </w:rPr>
          <w:t xml:space="preserve">Also </w:t>
        </w:r>
        <w:r>
          <w:fldChar w:fldCharType="begin"/>
        </w:r>
        <w:r>
          <w:instrText xml:space="preserve"> HYPERLINK "https://cedb.asce.org/CEDBsearch/record.jsp?dockey=0020129" </w:instrText>
        </w:r>
        <w:r>
          <w:fldChar w:fldCharType="separate"/>
        </w:r>
        <w:r w:rsidRPr="00D14E53">
          <w:rPr>
            <w:rStyle w:val="Hyperlink"/>
            <w:rFonts w:cstheme="minorHAnsi"/>
          </w:rPr>
          <w:t>https://cedb.asce.org/CEDBsearch/record.jsp?dockey=0020129</w:t>
        </w:r>
        <w:r>
          <w:rPr>
            <w:rStyle w:val="Hyperlink"/>
            <w:rFonts w:cstheme="minorHAnsi"/>
          </w:rPr>
          <w:fldChar w:fldCharType="end"/>
        </w:r>
      </w:moveTo>
    </w:p>
    <w:p w14:paraId="1E779801" w14:textId="77777777" w:rsidR="00930BF5" w:rsidRDefault="00930BF5" w:rsidP="00930BF5">
      <w:pPr>
        <w:autoSpaceDE w:val="0"/>
        <w:autoSpaceDN w:val="0"/>
        <w:adjustRightInd w:val="0"/>
        <w:rPr>
          <w:moveTo w:id="1418" w:author="David Conklin" w:date="2020-12-10T17:07:00Z"/>
          <w:rStyle w:val="Hyperlink"/>
          <w:rFonts w:cstheme="minorHAnsi"/>
          <w:color w:val="auto"/>
          <w:u w:val="none"/>
        </w:rPr>
      </w:pPr>
      <w:moveTo w:id="1419" w:author="David Conklin" w:date="2020-12-10T17:07:00Z">
        <w:r>
          <w:rPr>
            <w:rStyle w:val="Hyperlink"/>
            <w:rFonts w:cstheme="minorHAnsi"/>
            <w:color w:val="auto"/>
            <w:u w:val="none"/>
          </w:rPr>
          <w:t xml:space="preserve">and </w:t>
        </w:r>
        <w:r>
          <w:fldChar w:fldCharType="begin"/>
        </w:r>
        <w:r>
          <w:instrText xml:space="preserve"> HYPERLINK "https://ascelibrary.org/doi/pdf/10.1061/%28ASCE%290733-9429%282002%29128%3A1%2820%29" </w:instrText>
        </w:r>
        <w:r>
          <w:fldChar w:fldCharType="separate"/>
        </w:r>
        <w:r w:rsidRPr="003B13EB">
          <w:rPr>
            <w:rStyle w:val="Hyperlink"/>
            <w:rFonts w:cstheme="minorHAnsi"/>
          </w:rPr>
          <w:t>https://ascelibrary.org/doi/pdf/10.1061/%28ASCE%290733-9429%282002%29128%3A1%2820%29</w:t>
        </w:r>
        <w:r>
          <w:rPr>
            <w:rStyle w:val="Hyperlink"/>
            <w:rFonts w:cstheme="minorHAnsi"/>
          </w:rPr>
          <w:fldChar w:fldCharType="end"/>
        </w:r>
      </w:moveTo>
    </w:p>
    <w:p w14:paraId="6D0F229F" w14:textId="77777777" w:rsidR="00930BF5" w:rsidRPr="00D14E53" w:rsidRDefault="00930BF5" w:rsidP="00930BF5">
      <w:pPr>
        <w:autoSpaceDE w:val="0"/>
        <w:autoSpaceDN w:val="0"/>
        <w:adjustRightInd w:val="0"/>
        <w:rPr>
          <w:moveTo w:id="1420" w:author="David Conklin" w:date="2020-12-10T17:07:00Z"/>
          <w:rStyle w:val="Hyperlink"/>
          <w:rFonts w:cstheme="minorHAnsi"/>
          <w:color w:val="auto"/>
          <w:u w:val="none"/>
        </w:rPr>
      </w:pPr>
      <w:moveTo w:id="1421" w:author="David Conklin" w:date="2020-12-10T17:07:00Z">
        <w:r w:rsidRPr="00F1121A">
          <w:rPr>
            <w:rStyle w:val="Hyperlink"/>
            <w:rFonts w:cstheme="minorHAnsi"/>
            <w:color w:val="auto"/>
            <w:u w:val="none"/>
          </w:rPr>
          <w:t>https://book4sales.com/book-details.php?book=58f6</w:t>
        </w:r>
      </w:moveTo>
    </w:p>
    <w:moveToRangeEnd w:id="1414"/>
    <w:p w14:paraId="16DAF158" w14:textId="77777777" w:rsidR="00930BF5" w:rsidRDefault="00930BF5">
      <w:pPr>
        <w:rPr>
          <w:ins w:id="1422" w:author="David Conklin" w:date="2020-12-10T17:07:00Z"/>
        </w:rPr>
      </w:pPr>
    </w:p>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lastRenderedPageBreak/>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8"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6EE9FFB0" w14:textId="527BD5E3" w:rsidR="00F1121A" w:rsidRPr="00D14E53" w:rsidDel="00930BF5" w:rsidRDefault="00F1121A" w:rsidP="006B6EE1">
      <w:pPr>
        <w:autoSpaceDE w:val="0"/>
        <w:autoSpaceDN w:val="0"/>
        <w:adjustRightInd w:val="0"/>
        <w:rPr>
          <w:moveFrom w:id="1423" w:author="David Conklin" w:date="2020-12-10T17:07:00Z"/>
          <w:rStyle w:val="Hyperlink"/>
          <w:rFonts w:cstheme="minorHAnsi"/>
          <w:color w:val="auto"/>
          <w:u w:val="none"/>
        </w:rPr>
      </w:pPr>
      <w:moveFromRangeStart w:id="1424" w:author="David Conklin" w:date="2020-12-10T17:07:00Z" w:name="move58512471"/>
      <w:moveFrom w:id="1425" w:author="David Conklin" w:date="2020-12-10T17:07:00Z">
        <w:r w:rsidRPr="00D14E53" w:rsidDel="00930BF5">
          <w:rPr>
            <w:rStyle w:val="Hyperlink"/>
            <w:rFonts w:cstheme="minorHAnsi"/>
            <w:color w:val="auto"/>
            <w:u w:val="none"/>
          </w:rPr>
          <w:t>Chow VT (1964).  Handbook of Hydrology.</w:t>
        </w:r>
      </w:moveFrom>
    </w:p>
    <w:p w14:paraId="3BD519E6" w14:textId="1FB5AA7D" w:rsidR="00F1121A" w:rsidDel="00930BF5" w:rsidRDefault="00F1121A" w:rsidP="006B6EE1">
      <w:pPr>
        <w:autoSpaceDE w:val="0"/>
        <w:autoSpaceDN w:val="0"/>
        <w:adjustRightInd w:val="0"/>
        <w:rPr>
          <w:moveFrom w:id="1426" w:author="David Conklin" w:date="2020-12-10T17:07:00Z"/>
          <w:rStyle w:val="Hyperlink"/>
          <w:rFonts w:cstheme="minorHAnsi"/>
          <w:color w:val="auto"/>
          <w:u w:val="none"/>
        </w:rPr>
      </w:pPr>
      <w:moveFrom w:id="1427" w:author="David Conklin" w:date="2020-12-10T17:07:00Z">
        <w:r w:rsidRPr="00D14E53" w:rsidDel="00930BF5">
          <w:rPr>
            <w:rStyle w:val="Hyperlink"/>
            <w:rFonts w:cstheme="minorHAnsi"/>
            <w:color w:val="auto"/>
            <w:u w:val="none"/>
          </w:rPr>
          <w:t xml:space="preserve">Also </w:t>
        </w:r>
        <w:r w:rsidR="000F5E41" w:rsidDel="00930BF5">
          <w:fldChar w:fldCharType="begin"/>
        </w:r>
        <w:r w:rsidR="000F5E41" w:rsidDel="00930BF5">
          <w:instrText xml:space="preserve"> HYPERLINK "https://cedb.asce.org/CEDBsearch/record.jsp?dockey=0020129" </w:instrText>
        </w:r>
        <w:r w:rsidR="000F5E41" w:rsidDel="00930BF5">
          <w:fldChar w:fldCharType="separate"/>
        </w:r>
        <w:r w:rsidRPr="00D14E53" w:rsidDel="00930BF5">
          <w:rPr>
            <w:rStyle w:val="Hyperlink"/>
            <w:rFonts w:cstheme="minorHAnsi"/>
          </w:rPr>
          <w:t>https://cedb.asce.org/CEDBsearch/record.jsp?dockey=0020129</w:t>
        </w:r>
        <w:r w:rsidR="000F5E41" w:rsidDel="00930BF5">
          <w:rPr>
            <w:rStyle w:val="Hyperlink"/>
            <w:rFonts w:cstheme="minorHAnsi"/>
          </w:rPr>
          <w:fldChar w:fldCharType="end"/>
        </w:r>
      </w:moveFrom>
    </w:p>
    <w:p w14:paraId="28121270" w14:textId="4C9300AA" w:rsidR="00F1121A" w:rsidDel="00930BF5" w:rsidRDefault="00F1121A" w:rsidP="006B6EE1">
      <w:pPr>
        <w:autoSpaceDE w:val="0"/>
        <w:autoSpaceDN w:val="0"/>
        <w:adjustRightInd w:val="0"/>
        <w:rPr>
          <w:moveFrom w:id="1428" w:author="David Conklin" w:date="2020-12-10T17:07:00Z"/>
          <w:rStyle w:val="Hyperlink"/>
          <w:rFonts w:cstheme="minorHAnsi"/>
          <w:color w:val="auto"/>
          <w:u w:val="none"/>
        </w:rPr>
      </w:pPr>
      <w:moveFrom w:id="1429" w:author="David Conklin" w:date="2020-12-10T17:07:00Z">
        <w:r w:rsidDel="00930BF5">
          <w:rPr>
            <w:rStyle w:val="Hyperlink"/>
            <w:rFonts w:cstheme="minorHAnsi"/>
            <w:color w:val="auto"/>
            <w:u w:val="none"/>
          </w:rPr>
          <w:t xml:space="preserve">and </w:t>
        </w:r>
        <w:r w:rsidR="000F5E41" w:rsidDel="00930BF5">
          <w:fldChar w:fldCharType="begin"/>
        </w:r>
        <w:r w:rsidR="000F5E41" w:rsidDel="00930BF5">
          <w:instrText xml:space="preserve"> HYPERLINK "https://ascelibrary.org/doi/pdf/10.1061/%28ASCE%290733-9429%282002%29128%3A1%2820%29" </w:instrText>
        </w:r>
        <w:r w:rsidR="000F5E41" w:rsidDel="00930BF5">
          <w:fldChar w:fldCharType="separate"/>
        </w:r>
        <w:r w:rsidRPr="003B13EB" w:rsidDel="00930BF5">
          <w:rPr>
            <w:rStyle w:val="Hyperlink"/>
            <w:rFonts w:cstheme="minorHAnsi"/>
          </w:rPr>
          <w:t>https://ascelibrary.org/doi/pdf/10.1061/%28ASCE%290733-9429%282002%29128%3A1%2820%29</w:t>
        </w:r>
        <w:r w:rsidR="000F5E41" w:rsidDel="00930BF5">
          <w:rPr>
            <w:rStyle w:val="Hyperlink"/>
            <w:rFonts w:cstheme="minorHAnsi"/>
          </w:rPr>
          <w:fldChar w:fldCharType="end"/>
        </w:r>
      </w:moveFrom>
    </w:p>
    <w:p w14:paraId="053BA3D3" w14:textId="1B6D020B" w:rsidR="00F1121A" w:rsidRPr="00D14E53" w:rsidDel="00930BF5" w:rsidRDefault="00F1121A" w:rsidP="006B6EE1">
      <w:pPr>
        <w:autoSpaceDE w:val="0"/>
        <w:autoSpaceDN w:val="0"/>
        <w:adjustRightInd w:val="0"/>
        <w:rPr>
          <w:moveFrom w:id="1430" w:author="David Conklin" w:date="2020-12-10T17:07:00Z"/>
          <w:rStyle w:val="Hyperlink"/>
          <w:rFonts w:cstheme="minorHAnsi"/>
          <w:color w:val="auto"/>
          <w:u w:val="none"/>
        </w:rPr>
      </w:pPr>
      <w:moveFrom w:id="1431" w:author="David Conklin" w:date="2020-12-10T17:07:00Z">
        <w:r w:rsidRPr="00F1121A" w:rsidDel="00930BF5">
          <w:rPr>
            <w:rStyle w:val="Hyperlink"/>
            <w:rFonts w:cstheme="minorHAnsi"/>
            <w:color w:val="auto"/>
            <w:u w:val="none"/>
          </w:rPr>
          <w:t>https://book4sales.com/book-details.php?book=58f6</w:t>
        </w:r>
      </w:moveFrom>
    </w:p>
    <w:moveFromRangeEnd w:id="1424"/>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29"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0"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1"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2"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432" w:name="_Toc58730429"/>
      <w:r>
        <w:rPr>
          <w:rFonts w:eastAsiaTheme="minorHAnsi"/>
        </w:rPr>
        <w:t>Acronyms</w:t>
      </w:r>
      <w:r w:rsidR="009D540F">
        <w:rPr>
          <w:rFonts w:eastAsiaTheme="minorHAnsi"/>
        </w:rPr>
        <w:t xml:space="preserve"> and Abbreviations</w:t>
      </w:r>
      <w:bookmarkEnd w:id="1432"/>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lastRenderedPageBreak/>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3"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4"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869508" w14:textId="77777777" w:rsidR="00F336E4" w:rsidRDefault="00F336E4" w:rsidP="00064E77">
      <w:r>
        <w:separator/>
      </w:r>
    </w:p>
  </w:endnote>
  <w:endnote w:type="continuationSeparator" w:id="0">
    <w:p w14:paraId="10FB17A8" w14:textId="77777777" w:rsidR="00F336E4" w:rsidRDefault="00F336E4"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E36C09" w:rsidRDefault="00E36C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E36C09" w:rsidRDefault="00E36C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8D2AF7" w14:textId="77777777" w:rsidR="00F336E4" w:rsidRDefault="00F336E4" w:rsidP="00064E77">
      <w:r>
        <w:separator/>
      </w:r>
    </w:p>
  </w:footnote>
  <w:footnote w:type="continuationSeparator" w:id="0">
    <w:p w14:paraId="56ADD460" w14:textId="77777777" w:rsidR="00F336E4" w:rsidRDefault="00F336E4"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E77"/>
    <w:rsid w:val="00067529"/>
    <w:rsid w:val="00071D90"/>
    <w:rsid w:val="000756EF"/>
    <w:rsid w:val="00077987"/>
    <w:rsid w:val="000806A1"/>
    <w:rsid w:val="00081FEC"/>
    <w:rsid w:val="00082838"/>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5A18"/>
    <w:rsid w:val="000C5B61"/>
    <w:rsid w:val="000D60AF"/>
    <w:rsid w:val="000D6396"/>
    <w:rsid w:val="000D7145"/>
    <w:rsid w:val="000E1CD9"/>
    <w:rsid w:val="000E342D"/>
    <w:rsid w:val="000E53D1"/>
    <w:rsid w:val="000E6A65"/>
    <w:rsid w:val="000F3107"/>
    <w:rsid w:val="000F5E41"/>
    <w:rsid w:val="0010247C"/>
    <w:rsid w:val="001051D3"/>
    <w:rsid w:val="00105F73"/>
    <w:rsid w:val="00107FC0"/>
    <w:rsid w:val="00130043"/>
    <w:rsid w:val="00136B9C"/>
    <w:rsid w:val="00140959"/>
    <w:rsid w:val="00141BA9"/>
    <w:rsid w:val="001426A7"/>
    <w:rsid w:val="00147635"/>
    <w:rsid w:val="00147EBA"/>
    <w:rsid w:val="001511F4"/>
    <w:rsid w:val="00154AFB"/>
    <w:rsid w:val="00156AFB"/>
    <w:rsid w:val="001602E1"/>
    <w:rsid w:val="00161006"/>
    <w:rsid w:val="00161692"/>
    <w:rsid w:val="00165835"/>
    <w:rsid w:val="00167AC6"/>
    <w:rsid w:val="00173147"/>
    <w:rsid w:val="00174337"/>
    <w:rsid w:val="001748C7"/>
    <w:rsid w:val="00176B6C"/>
    <w:rsid w:val="00176FFA"/>
    <w:rsid w:val="00192A0B"/>
    <w:rsid w:val="00195906"/>
    <w:rsid w:val="00195A6D"/>
    <w:rsid w:val="001A5ADC"/>
    <w:rsid w:val="001A6DC9"/>
    <w:rsid w:val="001B0E2B"/>
    <w:rsid w:val="001B411C"/>
    <w:rsid w:val="001B42FA"/>
    <w:rsid w:val="001B4B07"/>
    <w:rsid w:val="001B6B33"/>
    <w:rsid w:val="001C0FE8"/>
    <w:rsid w:val="001C227C"/>
    <w:rsid w:val="001C68ED"/>
    <w:rsid w:val="001D6736"/>
    <w:rsid w:val="001D75B6"/>
    <w:rsid w:val="001E444D"/>
    <w:rsid w:val="001E7FA6"/>
    <w:rsid w:val="001F3D28"/>
    <w:rsid w:val="001F4AA4"/>
    <w:rsid w:val="001F6EDB"/>
    <w:rsid w:val="00201607"/>
    <w:rsid w:val="00201EB4"/>
    <w:rsid w:val="002036EA"/>
    <w:rsid w:val="00205794"/>
    <w:rsid w:val="00213464"/>
    <w:rsid w:val="00221F0F"/>
    <w:rsid w:val="00223D2E"/>
    <w:rsid w:val="00223E80"/>
    <w:rsid w:val="00224E69"/>
    <w:rsid w:val="00227342"/>
    <w:rsid w:val="00230BDE"/>
    <w:rsid w:val="00232699"/>
    <w:rsid w:val="00232CB2"/>
    <w:rsid w:val="00233AEB"/>
    <w:rsid w:val="00234CF9"/>
    <w:rsid w:val="002432E4"/>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54B5"/>
    <w:rsid w:val="00286383"/>
    <w:rsid w:val="00287358"/>
    <w:rsid w:val="00294460"/>
    <w:rsid w:val="002971E8"/>
    <w:rsid w:val="002A34F3"/>
    <w:rsid w:val="002A54A5"/>
    <w:rsid w:val="002A5885"/>
    <w:rsid w:val="002A6FA8"/>
    <w:rsid w:val="002B1A1D"/>
    <w:rsid w:val="002B661E"/>
    <w:rsid w:val="002B6C5D"/>
    <w:rsid w:val="002B6EA4"/>
    <w:rsid w:val="002B7117"/>
    <w:rsid w:val="002C0D61"/>
    <w:rsid w:val="002C16CA"/>
    <w:rsid w:val="002C303A"/>
    <w:rsid w:val="002C3E17"/>
    <w:rsid w:val="002C4C7A"/>
    <w:rsid w:val="002D1E9F"/>
    <w:rsid w:val="002D2159"/>
    <w:rsid w:val="002D4074"/>
    <w:rsid w:val="002D4214"/>
    <w:rsid w:val="002D591A"/>
    <w:rsid w:val="002D6657"/>
    <w:rsid w:val="002E0FEC"/>
    <w:rsid w:val="002E1CD4"/>
    <w:rsid w:val="002E6A03"/>
    <w:rsid w:val="002E7078"/>
    <w:rsid w:val="002E747C"/>
    <w:rsid w:val="002F13AD"/>
    <w:rsid w:val="002F5005"/>
    <w:rsid w:val="002F67CA"/>
    <w:rsid w:val="003014CA"/>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3586"/>
    <w:rsid w:val="003A61FF"/>
    <w:rsid w:val="003A7CFD"/>
    <w:rsid w:val="003B3B98"/>
    <w:rsid w:val="003B5FA8"/>
    <w:rsid w:val="003B76A2"/>
    <w:rsid w:val="003C3116"/>
    <w:rsid w:val="003C3181"/>
    <w:rsid w:val="003C5919"/>
    <w:rsid w:val="003D0B14"/>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368E"/>
    <w:rsid w:val="00413E77"/>
    <w:rsid w:val="00415923"/>
    <w:rsid w:val="004168B8"/>
    <w:rsid w:val="00426095"/>
    <w:rsid w:val="00427566"/>
    <w:rsid w:val="004405E7"/>
    <w:rsid w:val="00443306"/>
    <w:rsid w:val="0044336B"/>
    <w:rsid w:val="00446DD1"/>
    <w:rsid w:val="00451A73"/>
    <w:rsid w:val="004551D7"/>
    <w:rsid w:val="004600DB"/>
    <w:rsid w:val="004604E0"/>
    <w:rsid w:val="004613B3"/>
    <w:rsid w:val="00462D80"/>
    <w:rsid w:val="004650FC"/>
    <w:rsid w:val="0047053B"/>
    <w:rsid w:val="00474F6A"/>
    <w:rsid w:val="00485E18"/>
    <w:rsid w:val="00490074"/>
    <w:rsid w:val="004966FD"/>
    <w:rsid w:val="00497166"/>
    <w:rsid w:val="004A0118"/>
    <w:rsid w:val="004A5E49"/>
    <w:rsid w:val="004B3A38"/>
    <w:rsid w:val="004B556A"/>
    <w:rsid w:val="004C14AB"/>
    <w:rsid w:val="004C20CD"/>
    <w:rsid w:val="004C2384"/>
    <w:rsid w:val="004C3A29"/>
    <w:rsid w:val="004C3F2F"/>
    <w:rsid w:val="004C750A"/>
    <w:rsid w:val="004C77EC"/>
    <w:rsid w:val="004D2DE6"/>
    <w:rsid w:val="004D33B7"/>
    <w:rsid w:val="004D53D7"/>
    <w:rsid w:val="004D67F7"/>
    <w:rsid w:val="004E008F"/>
    <w:rsid w:val="004E0D48"/>
    <w:rsid w:val="004E31E2"/>
    <w:rsid w:val="004E5E65"/>
    <w:rsid w:val="004F2098"/>
    <w:rsid w:val="004F54A5"/>
    <w:rsid w:val="004F7B84"/>
    <w:rsid w:val="0050511E"/>
    <w:rsid w:val="005064A2"/>
    <w:rsid w:val="005107A7"/>
    <w:rsid w:val="005160F8"/>
    <w:rsid w:val="00521727"/>
    <w:rsid w:val="00525BEB"/>
    <w:rsid w:val="005271A6"/>
    <w:rsid w:val="00527425"/>
    <w:rsid w:val="00531AC5"/>
    <w:rsid w:val="005343D4"/>
    <w:rsid w:val="00535731"/>
    <w:rsid w:val="005369C0"/>
    <w:rsid w:val="0054028D"/>
    <w:rsid w:val="00543BA6"/>
    <w:rsid w:val="0055476E"/>
    <w:rsid w:val="0056152A"/>
    <w:rsid w:val="00570B57"/>
    <w:rsid w:val="005729DB"/>
    <w:rsid w:val="00581BEB"/>
    <w:rsid w:val="0058568C"/>
    <w:rsid w:val="00585C7E"/>
    <w:rsid w:val="005875B4"/>
    <w:rsid w:val="00593C5F"/>
    <w:rsid w:val="00595105"/>
    <w:rsid w:val="005A069A"/>
    <w:rsid w:val="005A2A0B"/>
    <w:rsid w:val="005A5638"/>
    <w:rsid w:val="005A6F58"/>
    <w:rsid w:val="005B4DD9"/>
    <w:rsid w:val="005B5E46"/>
    <w:rsid w:val="005C01BD"/>
    <w:rsid w:val="005C0E16"/>
    <w:rsid w:val="005C1A69"/>
    <w:rsid w:val="005C2F4A"/>
    <w:rsid w:val="005C537E"/>
    <w:rsid w:val="005C7197"/>
    <w:rsid w:val="005D4F10"/>
    <w:rsid w:val="005E090B"/>
    <w:rsid w:val="005F3164"/>
    <w:rsid w:val="005F3D22"/>
    <w:rsid w:val="005F4499"/>
    <w:rsid w:val="005F460D"/>
    <w:rsid w:val="005F46C8"/>
    <w:rsid w:val="005F5843"/>
    <w:rsid w:val="005F629F"/>
    <w:rsid w:val="005F7F6C"/>
    <w:rsid w:val="00600E92"/>
    <w:rsid w:val="006032E3"/>
    <w:rsid w:val="006054AC"/>
    <w:rsid w:val="00606355"/>
    <w:rsid w:val="006076FE"/>
    <w:rsid w:val="00607EC1"/>
    <w:rsid w:val="00613C1D"/>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64F3"/>
    <w:rsid w:val="006809DE"/>
    <w:rsid w:val="00683502"/>
    <w:rsid w:val="00684B5F"/>
    <w:rsid w:val="0068783A"/>
    <w:rsid w:val="00690F4F"/>
    <w:rsid w:val="00691D6A"/>
    <w:rsid w:val="006A06E4"/>
    <w:rsid w:val="006A1260"/>
    <w:rsid w:val="006A13B7"/>
    <w:rsid w:val="006A1CF2"/>
    <w:rsid w:val="006B0F78"/>
    <w:rsid w:val="006B20AF"/>
    <w:rsid w:val="006B5B79"/>
    <w:rsid w:val="006B6EE1"/>
    <w:rsid w:val="006B7F4E"/>
    <w:rsid w:val="006C2435"/>
    <w:rsid w:val="006C64CF"/>
    <w:rsid w:val="006D28E9"/>
    <w:rsid w:val="006D40C9"/>
    <w:rsid w:val="006D4FDF"/>
    <w:rsid w:val="006D5AFD"/>
    <w:rsid w:val="006D6388"/>
    <w:rsid w:val="006F1246"/>
    <w:rsid w:val="006F174A"/>
    <w:rsid w:val="006F30D2"/>
    <w:rsid w:val="006F5915"/>
    <w:rsid w:val="006F5D7E"/>
    <w:rsid w:val="007063C8"/>
    <w:rsid w:val="0071475B"/>
    <w:rsid w:val="00717D5B"/>
    <w:rsid w:val="00722BBC"/>
    <w:rsid w:val="007234BC"/>
    <w:rsid w:val="007257C6"/>
    <w:rsid w:val="00732C63"/>
    <w:rsid w:val="00732D7E"/>
    <w:rsid w:val="00734986"/>
    <w:rsid w:val="00736461"/>
    <w:rsid w:val="00742BBC"/>
    <w:rsid w:val="007441D2"/>
    <w:rsid w:val="00751211"/>
    <w:rsid w:val="007512E5"/>
    <w:rsid w:val="007534AF"/>
    <w:rsid w:val="00753BBD"/>
    <w:rsid w:val="00762297"/>
    <w:rsid w:val="007639FF"/>
    <w:rsid w:val="00767641"/>
    <w:rsid w:val="00767E36"/>
    <w:rsid w:val="007719F1"/>
    <w:rsid w:val="00771AAC"/>
    <w:rsid w:val="00771FED"/>
    <w:rsid w:val="0077572C"/>
    <w:rsid w:val="00777977"/>
    <w:rsid w:val="00785F2A"/>
    <w:rsid w:val="007861B3"/>
    <w:rsid w:val="00787B73"/>
    <w:rsid w:val="00791547"/>
    <w:rsid w:val="007A07CC"/>
    <w:rsid w:val="007A1AB6"/>
    <w:rsid w:val="007A55EC"/>
    <w:rsid w:val="007A5CBA"/>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EB"/>
    <w:rsid w:val="008026E7"/>
    <w:rsid w:val="00810296"/>
    <w:rsid w:val="008110C5"/>
    <w:rsid w:val="0081162C"/>
    <w:rsid w:val="00815A18"/>
    <w:rsid w:val="00822953"/>
    <w:rsid w:val="00823D41"/>
    <w:rsid w:val="0082582D"/>
    <w:rsid w:val="00826A6C"/>
    <w:rsid w:val="00827338"/>
    <w:rsid w:val="00834EE4"/>
    <w:rsid w:val="00842485"/>
    <w:rsid w:val="0084628D"/>
    <w:rsid w:val="008505BB"/>
    <w:rsid w:val="008567FC"/>
    <w:rsid w:val="00856F4A"/>
    <w:rsid w:val="008575BA"/>
    <w:rsid w:val="00861163"/>
    <w:rsid w:val="00864A13"/>
    <w:rsid w:val="00867943"/>
    <w:rsid w:val="00867B2E"/>
    <w:rsid w:val="00870701"/>
    <w:rsid w:val="00870B65"/>
    <w:rsid w:val="00871F69"/>
    <w:rsid w:val="008734DE"/>
    <w:rsid w:val="008740A4"/>
    <w:rsid w:val="008770E3"/>
    <w:rsid w:val="008805C5"/>
    <w:rsid w:val="00881DF0"/>
    <w:rsid w:val="00882C17"/>
    <w:rsid w:val="0088329B"/>
    <w:rsid w:val="00885D48"/>
    <w:rsid w:val="00885DEF"/>
    <w:rsid w:val="00887D92"/>
    <w:rsid w:val="00891B8A"/>
    <w:rsid w:val="00891E6B"/>
    <w:rsid w:val="008920B1"/>
    <w:rsid w:val="00893E1E"/>
    <w:rsid w:val="00893F4B"/>
    <w:rsid w:val="00894992"/>
    <w:rsid w:val="008A2C49"/>
    <w:rsid w:val="008A3B2B"/>
    <w:rsid w:val="008A487C"/>
    <w:rsid w:val="008A493C"/>
    <w:rsid w:val="008B095E"/>
    <w:rsid w:val="008B36F2"/>
    <w:rsid w:val="008B556E"/>
    <w:rsid w:val="008B7F8E"/>
    <w:rsid w:val="008C0B03"/>
    <w:rsid w:val="008C41BA"/>
    <w:rsid w:val="008C7362"/>
    <w:rsid w:val="008E4511"/>
    <w:rsid w:val="008E6C13"/>
    <w:rsid w:val="008E7929"/>
    <w:rsid w:val="008F3962"/>
    <w:rsid w:val="008F7342"/>
    <w:rsid w:val="0090110A"/>
    <w:rsid w:val="00903B23"/>
    <w:rsid w:val="0090573C"/>
    <w:rsid w:val="009062DF"/>
    <w:rsid w:val="00906BBF"/>
    <w:rsid w:val="00906CF9"/>
    <w:rsid w:val="00906F5B"/>
    <w:rsid w:val="009123A7"/>
    <w:rsid w:val="00914CB4"/>
    <w:rsid w:val="00916473"/>
    <w:rsid w:val="00916DC9"/>
    <w:rsid w:val="0092040E"/>
    <w:rsid w:val="009236BE"/>
    <w:rsid w:val="009265EA"/>
    <w:rsid w:val="00930BF5"/>
    <w:rsid w:val="00933943"/>
    <w:rsid w:val="00937647"/>
    <w:rsid w:val="00940A74"/>
    <w:rsid w:val="009425BC"/>
    <w:rsid w:val="00943389"/>
    <w:rsid w:val="009440A8"/>
    <w:rsid w:val="00950765"/>
    <w:rsid w:val="00950F74"/>
    <w:rsid w:val="00953D2B"/>
    <w:rsid w:val="00954D4B"/>
    <w:rsid w:val="0095647E"/>
    <w:rsid w:val="00961DC2"/>
    <w:rsid w:val="009655F4"/>
    <w:rsid w:val="00967B0D"/>
    <w:rsid w:val="00971FD7"/>
    <w:rsid w:val="00972AE9"/>
    <w:rsid w:val="0097392C"/>
    <w:rsid w:val="00973C38"/>
    <w:rsid w:val="0097591A"/>
    <w:rsid w:val="009767A5"/>
    <w:rsid w:val="00977ECE"/>
    <w:rsid w:val="00980016"/>
    <w:rsid w:val="00981D1B"/>
    <w:rsid w:val="0098253A"/>
    <w:rsid w:val="00990AF3"/>
    <w:rsid w:val="00991B31"/>
    <w:rsid w:val="00993602"/>
    <w:rsid w:val="00993916"/>
    <w:rsid w:val="009A1DC8"/>
    <w:rsid w:val="009A327B"/>
    <w:rsid w:val="009B218C"/>
    <w:rsid w:val="009B3F3A"/>
    <w:rsid w:val="009B7331"/>
    <w:rsid w:val="009C132A"/>
    <w:rsid w:val="009C1707"/>
    <w:rsid w:val="009C4FBC"/>
    <w:rsid w:val="009D0358"/>
    <w:rsid w:val="009D1F38"/>
    <w:rsid w:val="009D249C"/>
    <w:rsid w:val="009D540F"/>
    <w:rsid w:val="009D5BB9"/>
    <w:rsid w:val="009D6DEE"/>
    <w:rsid w:val="009F0E39"/>
    <w:rsid w:val="009F132A"/>
    <w:rsid w:val="009F139C"/>
    <w:rsid w:val="009F164F"/>
    <w:rsid w:val="009F16B9"/>
    <w:rsid w:val="009F1ED9"/>
    <w:rsid w:val="009F26EB"/>
    <w:rsid w:val="009F2CF4"/>
    <w:rsid w:val="009F6E43"/>
    <w:rsid w:val="00A06758"/>
    <w:rsid w:val="00A0759A"/>
    <w:rsid w:val="00A112B7"/>
    <w:rsid w:val="00A13514"/>
    <w:rsid w:val="00A20B4A"/>
    <w:rsid w:val="00A20FF9"/>
    <w:rsid w:val="00A21124"/>
    <w:rsid w:val="00A24D01"/>
    <w:rsid w:val="00A35AEA"/>
    <w:rsid w:val="00A35B52"/>
    <w:rsid w:val="00A37865"/>
    <w:rsid w:val="00A403F2"/>
    <w:rsid w:val="00A41DB9"/>
    <w:rsid w:val="00A43D30"/>
    <w:rsid w:val="00A45D66"/>
    <w:rsid w:val="00A51BEA"/>
    <w:rsid w:val="00A5284D"/>
    <w:rsid w:val="00A53465"/>
    <w:rsid w:val="00A55502"/>
    <w:rsid w:val="00A57AB6"/>
    <w:rsid w:val="00A63C5B"/>
    <w:rsid w:val="00A63DAE"/>
    <w:rsid w:val="00A72932"/>
    <w:rsid w:val="00A737DE"/>
    <w:rsid w:val="00A75EF8"/>
    <w:rsid w:val="00A81ED1"/>
    <w:rsid w:val="00A8214A"/>
    <w:rsid w:val="00A827C4"/>
    <w:rsid w:val="00A858FC"/>
    <w:rsid w:val="00A8733F"/>
    <w:rsid w:val="00A928D9"/>
    <w:rsid w:val="00A92F06"/>
    <w:rsid w:val="00A94653"/>
    <w:rsid w:val="00A948AB"/>
    <w:rsid w:val="00AA220A"/>
    <w:rsid w:val="00AA6F70"/>
    <w:rsid w:val="00AB1E51"/>
    <w:rsid w:val="00AB31D0"/>
    <w:rsid w:val="00AB3987"/>
    <w:rsid w:val="00AB4A43"/>
    <w:rsid w:val="00AB737C"/>
    <w:rsid w:val="00AC13ED"/>
    <w:rsid w:val="00AC1F4C"/>
    <w:rsid w:val="00AC6CF6"/>
    <w:rsid w:val="00AD0B00"/>
    <w:rsid w:val="00AD22DC"/>
    <w:rsid w:val="00AD412A"/>
    <w:rsid w:val="00AE355A"/>
    <w:rsid w:val="00AE364B"/>
    <w:rsid w:val="00AE7826"/>
    <w:rsid w:val="00AF1187"/>
    <w:rsid w:val="00AF5828"/>
    <w:rsid w:val="00AF7701"/>
    <w:rsid w:val="00B0089C"/>
    <w:rsid w:val="00B01693"/>
    <w:rsid w:val="00B06ED6"/>
    <w:rsid w:val="00B10B8F"/>
    <w:rsid w:val="00B17BF2"/>
    <w:rsid w:val="00B20483"/>
    <w:rsid w:val="00B216A9"/>
    <w:rsid w:val="00B22A8A"/>
    <w:rsid w:val="00B245B6"/>
    <w:rsid w:val="00B2572B"/>
    <w:rsid w:val="00B273FF"/>
    <w:rsid w:val="00B325DA"/>
    <w:rsid w:val="00B34F16"/>
    <w:rsid w:val="00B36A50"/>
    <w:rsid w:val="00B37892"/>
    <w:rsid w:val="00B447EE"/>
    <w:rsid w:val="00B45AB9"/>
    <w:rsid w:val="00B47486"/>
    <w:rsid w:val="00B47F76"/>
    <w:rsid w:val="00B5577C"/>
    <w:rsid w:val="00B57484"/>
    <w:rsid w:val="00B62984"/>
    <w:rsid w:val="00B64193"/>
    <w:rsid w:val="00B65B7C"/>
    <w:rsid w:val="00B707C3"/>
    <w:rsid w:val="00B70EF0"/>
    <w:rsid w:val="00B729F3"/>
    <w:rsid w:val="00B764D6"/>
    <w:rsid w:val="00B76B73"/>
    <w:rsid w:val="00B879F8"/>
    <w:rsid w:val="00B912FF"/>
    <w:rsid w:val="00B91F45"/>
    <w:rsid w:val="00B939DE"/>
    <w:rsid w:val="00B94EEB"/>
    <w:rsid w:val="00BA1AEA"/>
    <w:rsid w:val="00BA7163"/>
    <w:rsid w:val="00BB1179"/>
    <w:rsid w:val="00BB6462"/>
    <w:rsid w:val="00BC45C1"/>
    <w:rsid w:val="00BD0A05"/>
    <w:rsid w:val="00BD0F8C"/>
    <w:rsid w:val="00BD2BE8"/>
    <w:rsid w:val="00BD5610"/>
    <w:rsid w:val="00BD69AE"/>
    <w:rsid w:val="00BE0485"/>
    <w:rsid w:val="00BE0962"/>
    <w:rsid w:val="00BE0D88"/>
    <w:rsid w:val="00BE4188"/>
    <w:rsid w:val="00C073DE"/>
    <w:rsid w:val="00C13229"/>
    <w:rsid w:val="00C163DA"/>
    <w:rsid w:val="00C26282"/>
    <w:rsid w:val="00C2652D"/>
    <w:rsid w:val="00C3243C"/>
    <w:rsid w:val="00C34EBD"/>
    <w:rsid w:val="00C36217"/>
    <w:rsid w:val="00C364E7"/>
    <w:rsid w:val="00C4199C"/>
    <w:rsid w:val="00C4268B"/>
    <w:rsid w:val="00C46F0A"/>
    <w:rsid w:val="00C551F9"/>
    <w:rsid w:val="00C5526F"/>
    <w:rsid w:val="00C66A50"/>
    <w:rsid w:val="00C67CA6"/>
    <w:rsid w:val="00C70B81"/>
    <w:rsid w:val="00C739DC"/>
    <w:rsid w:val="00C74675"/>
    <w:rsid w:val="00C76427"/>
    <w:rsid w:val="00C77A33"/>
    <w:rsid w:val="00C91B08"/>
    <w:rsid w:val="00C93662"/>
    <w:rsid w:val="00C97C9B"/>
    <w:rsid w:val="00CA1E74"/>
    <w:rsid w:val="00CA1F9F"/>
    <w:rsid w:val="00CA564C"/>
    <w:rsid w:val="00CA57D5"/>
    <w:rsid w:val="00CA72BF"/>
    <w:rsid w:val="00CB152A"/>
    <w:rsid w:val="00CB4C46"/>
    <w:rsid w:val="00CB7A37"/>
    <w:rsid w:val="00CC3A0F"/>
    <w:rsid w:val="00CC41FC"/>
    <w:rsid w:val="00CD73D7"/>
    <w:rsid w:val="00CE0F6E"/>
    <w:rsid w:val="00CE3459"/>
    <w:rsid w:val="00CF4732"/>
    <w:rsid w:val="00CF4F65"/>
    <w:rsid w:val="00D07292"/>
    <w:rsid w:val="00D139AA"/>
    <w:rsid w:val="00D14E53"/>
    <w:rsid w:val="00D165C3"/>
    <w:rsid w:val="00D23CD9"/>
    <w:rsid w:val="00D2456B"/>
    <w:rsid w:val="00D24E1A"/>
    <w:rsid w:val="00D33A9A"/>
    <w:rsid w:val="00D35AF7"/>
    <w:rsid w:val="00D35D53"/>
    <w:rsid w:val="00D37188"/>
    <w:rsid w:val="00D374A0"/>
    <w:rsid w:val="00D37681"/>
    <w:rsid w:val="00D4091B"/>
    <w:rsid w:val="00D42CAC"/>
    <w:rsid w:val="00D4312D"/>
    <w:rsid w:val="00D51371"/>
    <w:rsid w:val="00D51F6E"/>
    <w:rsid w:val="00D5623E"/>
    <w:rsid w:val="00D62A8A"/>
    <w:rsid w:val="00D717A3"/>
    <w:rsid w:val="00D74473"/>
    <w:rsid w:val="00D76EDD"/>
    <w:rsid w:val="00D81915"/>
    <w:rsid w:val="00D81BAE"/>
    <w:rsid w:val="00D824EC"/>
    <w:rsid w:val="00D9019C"/>
    <w:rsid w:val="00D91D19"/>
    <w:rsid w:val="00D95F90"/>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E6C"/>
    <w:rsid w:val="00E148C3"/>
    <w:rsid w:val="00E148E2"/>
    <w:rsid w:val="00E27506"/>
    <w:rsid w:val="00E3424C"/>
    <w:rsid w:val="00E36C09"/>
    <w:rsid w:val="00E40F75"/>
    <w:rsid w:val="00E424C4"/>
    <w:rsid w:val="00E4269C"/>
    <w:rsid w:val="00E42C86"/>
    <w:rsid w:val="00E44C5F"/>
    <w:rsid w:val="00E45D19"/>
    <w:rsid w:val="00E45E68"/>
    <w:rsid w:val="00E5024C"/>
    <w:rsid w:val="00E54FFC"/>
    <w:rsid w:val="00E624C2"/>
    <w:rsid w:val="00E66595"/>
    <w:rsid w:val="00E66A7C"/>
    <w:rsid w:val="00E66BC2"/>
    <w:rsid w:val="00E675D5"/>
    <w:rsid w:val="00E705B6"/>
    <w:rsid w:val="00E70EE0"/>
    <w:rsid w:val="00E72638"/>
    <w:rsid w:val="00E735F4"/>
    <w:rsid w:val="00E749F5"/>
    <w:rsid w:val="00E7709F"/>
    <w:rsid w:val="00E80ACF"/>
    <w:rsid w:val="00E82496"/>
    <w:rsid w:val="00E85A4D"/>
    <w:rsid w:val="00E869F7"/>
    <w:rsid w:val="00E90646"/>
    <w:rsid w:val="00E9159B"/>
    <w:rsid w:val="00E91BC9"/>
    <w:rsid w:val="00E965AC"/>
    <w:rsid w:val="00E979CF"/>
    <w:rsid w:val="00EA30D9"/>
    <w:rsid w:val="00EA5C3A"/>
    <w:rsid w:val="00EB2AA0"/>
    <w:rsid w:val="00EB3145"/>
    <w:rsid w:val="00EB51AF"/>
    <w:rsid w:val="00EB55D3"/>
    <w:rsid w:val="00EB66B0"/>
    <w:rsid w:val="00EC0CDD"/>
    <w:rsid w:val="00EC2225"/>
    <w:rsid w:val="00EC602C"/>
    <w:rsid w:val="00EC7B8F"/>
    <w:rsid w:val="00ED2ABA"/>
    <w:rsid w:val="00ED5EB4"/>
    <w:rsid w:val="00ED6238"/>
    <w:rsid w:val="00EE1735"/>
    <w:rsid w:val="00EE1929"/>
    <w:rsid w:val="00EE44D6"/>
    <w:rsid w:val="00EF5CF0"/>
    <w:rsid w:val="00F01306"/>
    <w:rsid w:val="00F01A67"/>
    <w:rsid w:val="00F06364"/>
    <w:rsid w:val="00F1121A"/>
    <w:rsid w:val="00F11A3C"/>
    <w:rsid w:val="00F11AF0"/>
    <w:rsid w:val="00F20635"/>
    <w:rsid w:val="00F263EA"/>
    <w:rsid w:val="00F275A8"/>
    <w:rsid w:val="00F30940"/>
    <w:rsid w:val="00F31665"/>
    <w:rsid w:val="00F32242"/>
    <w:rsid w:val="00F336E4"/>
    <w:rsid w:val="00F40120"/>
    <w:rsid w:val="00F45CDF"/>
    <w:rsid w:val="00F47B71"/>
    <w:rsid w:val="00F54E41"/>
    <w:rsid w:val="00F60A2D"/>
    <w:rsid w:val="00F666D4"/>
    <w:rsid w:val="00F66D28"/>
    <w:rsid w:val="00F66D95"/>
    <w:rsid w:val="00F707FC"/>
    <w:rsid w:val="00F77810"/>
    <w:rsid w:val="00F80218"/>
    <w:rsid w:val="00F81EFD"/>
    <w:rsid w:val="00F8477A"/>
    <w:rsid w:val="00F85558"/>
    <w:rsid w:val="00F866E5"/>
    <w:rsid w:val="00F87EC3"/>
    <w:rsid w:val="00F90C07"/>
    <w:rsid w:val="00F91EEB"/>
    <w:rsid w:val="00F9474B"/>
    <w:rsid w:val="00F94E7F"/>
    <w:rsid w:val="00F95AB4"/>
    <w:rsid w:val="00FB2FA9"/>
    <w:rsid w:val="00FB5588"/>
    <w:rsid w:val="00FB6831"/>
    <w:rsid w:val="00FC0533"/>
    <w:rsid w:val="00FC290B"/>
    <w:rsid w:val="00FC642F"/>
    <w:rsid w:val="00FD2288"/>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JPG"/><Relationship Id="rId21" Type="http://schemas.openxmlformats.org/officeDocument/2006/relationships/image" Target="media/image12.png"/><Relationship Id="rId34" Type="http://schemas.openxmlformats.org/officeDocument/2006/relationships/hyperlink" Target="http://www.dictionary.com"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image" Target="media/image16.png"/><Relationship Id="rId33" Type="http://schemas.openxmlformats.org/officeDocument/2006/relationships/hyperlink" Target="http://www.climatologylab.org/gridmet.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s://doi.org/10.1029/2005WR0048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hyperlink" Target="https://usace.contentdm.oclc.org/digital/collection/p16021coll7/id/13273"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hyperlink" Target="https://doi.org/10.1007/BF00045196" TargetMode="External"/><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www.jstor.com/stable/1941831"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oregon.gov/deq/FilterDocs/heatsourcemanual.pdf" TargetMode="External"/><Relationship Id="rId30" Type="http://schemas.openxmlformats.org/officeDocument/2006/relationships/hyperlink" Target="https://doi.org/10.1029/2018WR024236" TargetMode="External"/><Relationship Id="rId35" Type="http://schemas.openxmlformats.org/officeDocument/2006/relationships/footer" Target="footer1.xm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67666</TotalTime>
  <Pages>58</Pages>
  <Words>21384</Words>
  <Characters>121889</Characters>
  <Application>Microsoft Office Word</Application>
  <DocSecurity>0</DocSecurity>
  <Lines>1015</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363</cp:revision>
  <cp:lastPrinted>2020-12-11T17:14:00Z</cp:lastPrinted>
  <dcterms:created xsi:type="dcterms:W3CDTF">2018-11-09T13:56:00Z</dcterms:created>
  <dcterms:modified xsi:type="dcterms:W3CDTF">2020-12-13T13:49:00Z</dcterms:modified>
</cp:coreProperties>
</file>