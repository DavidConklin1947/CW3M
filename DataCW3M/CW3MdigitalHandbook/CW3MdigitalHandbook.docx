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53471210" w:rsidR="00064E77" w:rsidRPr="00064E77" w:rsidRDefault="007B1928" w:rsidP="00064E77">
      <w:pPr>
        <w:pStyle w:val="Subtitle"/>
      </w:pPr>
      <w:r>
        <w:t>1</w:t>
      </w:r>
      <w:ins w:id="0" w:author="David Conklin" w:date="2021-01-04T16:35:00Z">
        <w:r w:rsidR="00B40657">
          <w:t>/</w:t>
        </w:r>
      </w:ins>
      <w:ins w:id="1" w:author="David Conklin" w:date="2021-01-07T09:38:00Z">
        <w:r w:rsidR="00E3419D">
          <w:t>7</w:t>
        </w:r>
      </w:ins>
      <w:del w:id="2" w:author="David Conklin" w:date="2021-01-04T16:35:00Z">
        <w:r w:rsidR="005160F8" w:rsidDel="00B40657">
          <w:delText>2/</w:delText>
        </w:r>
        <w:r w:rsidR="00135589" w:rsidDel="00B40657">
          <w:delText>2</w:delText>
        </w:r>
      </w:del>
      <w:del w:id="3" w:author="David Conklin" w:date="2020-12-26T08:20:00Z">
        <w:r w:rsidR="00135589" w:rsidDel="00872B5B">
          <w:delText>1</w:delText>
        </w:r>
      </w:del>
      <w:r w:rsidR="00364BDC">
        <w:t>/2</w:t>
      </w:r>
      <w:ins w:id="4" w:author="David Conklin" w:date="2021-01-04T16:35:00Z">
        <w:r w:rsidR="00B40657">
          <w:t>1</w:t>
        </w:r>
      </w:ins>
      <w:del w:id="5" w:author="David Conklin" w:date="2021-01-04T16:35:00Z">
        <w:r w:rsidR="00364BDC" w:rsidDel="00B40657">
          <w:delText>0</w:delText>
        </w:r>
      </w:del>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2D574C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ins w:id="6" w:author="David Conklin" w:date="2020-12-26T08:20:00Z">
        <w:r w:rsidR="00872B5B">
          <w:rPr>
            <w:rStyle w:val="Hyperlink"/>
            <w:color w:val="auto"/>
          </w:rPr>
          <w:t>2/</w:t>
        </w:r>
      </w:ins>
      <w:ins w:id="7" w:author="David Conklin" w:date="2020-12-26T08:21:00Z">
        <w:r w:rsidR="00872B5B">
          <w:rPr>
            <w:rStyle w:val="Hyperlink"/>
            <w:color w:val="auto"/>
          </w:rPr>
          <w:t>21</w:t>
        </w:r>
      </w:ins>
      <w:del w:id="8" w:author="David Conklin" w:date="2020-12-26T08:20:00Z">
        <w:r w:rsidR="00D14E53" w:rsidDel="00872B5B">
          <w:rPr>
            <w:rStyle w:val="Hyperlink"/>
            <w:color w:val="auto"/>
          </w:rPr>
          <w:delText>1</w:delText>
        </w:r>
        <w:r w:rsidR="0031526F" w:rsidDel="00872B5B">
          <w:rPr>
            <w:rStyle w:val="Hyperlink"/>
            <w:color w:val="auto"/>
          </w:rPr>
          <w:delText>/</w:delText>
        </w:r>
        <w:r w:rsidR="00D14E53" w:rsidDel="00872B5B">
          <w:rPr>
            <w:rStyle w:val="Hyperlink"/>
            <w:color w:val="auto"/>
          </w:rPr>
          <w:delText>23</w:delText>
        </w:r>
      </w:del>
      <w:r w:rsidR="00176FFA">
        <w:rPr>
          <w:rStyle w:val="Hyperlink"/>
          <w:color w:val="auto"/>
        </w:rPr>
        <w:t>/20</w:t>
      </w:r>
      <w:r w:rsidRPr="00DE1B0B">
        <w:rPr>
          <w:rStyle w:val="Hyperlink"/>
          <w:color w:val="auto"/>
        </w:rPr>
        <w:t xml:space="preserve"> version</w:t>
      </w:r>
    </w:p>
    <w:p w14:paraId="098ED4DF" w14:textId="77777777" w:rsidR="00054245" w:rsidRDefault="00054245" w:rsidP="006F0CBC">
      <w:pPr>
        <w:rPr>
          <w:rStyle w:val="Hyperlink"/>
          <w:color w:val="auto"/>
          <w:u w:val="none"/>
        </w:rPr>
      </w:pPr>
      <w:del w:id="9" w:author="David Conklin" w:date="2021-01-04T16:39:00Z">
        <w:r w:rsidDel="00B40657">
          <w:rPr>
            <w:rStyle w:val="Hyperlink"/>
            <w:color w:val="auto"/>
            <w:u w:val="none"/>
          </w:rPr>
          <w:delText xml:space="preserve">- </w:delText>
        </w:r>
      </w:del>
      <w:r>
        <w:rPr>
          <w:rStyle w:val="Hyperlink"/>
          <w:color w:val="auto"/>
          <w:u w:val="none"/>
        </w:rPr>
        <w:t>Updated the McKenzie Basin Wetlands Study/Analysis of calibration and skill section.</w:t>
      </w:r>
    </w:p>
    <w:p w14:paraId="6A09CA49" w14:textId="445935BD" w:rsidR="00977ECE" w:rsidDel="003F7628" w:rsidRDefault="00756D1C" w:rsidP="00B40657">
      <w:pPr>
        <w:rPr>
          <w:del w:id="10" w:author="David Conklin" w:date="2020-12-26T08:21:00Z"/>
          <w:rFonts w:cs="Times New Roman"/>
          <w:szCs w:val="24"/>
        </w:rPr>
        <w:pPrChange w:id="11" w:author="David Conklin" w:date="2021-01-04T16:39:00Z">
          <w:pPr/>
        </w:pPrChange>
      </w:pPr>
      <w:ins w:id="12" w:author="David Conklin" w:date="2020-12-28T08:34:00Z">
        <w:r>
          <w:rPr>
            <w:rStyle w:val="Hyperlink"/>
            <w:color w:val="auto"/>
            <w:u w:val="none"/>
          </w:rPr>
          <w:t xml:space="preserve">Add release notes for </w:t>
        </w:r>
        <w:r>
          <w:rPr>
            <w:rFonts w:cs="Times New Roman"/>
            <w:szCs w:val="24"/>
          </w:rPr>
          <w:t>CW3M_Installer_McKenzie_0.4.3.exe.</w:t>
        </w:r>
      </w:ins>
      <w:del w:id="13" w:author="David Conklin" w:date="2020-12-26T08:21:00Z">
        <w:r w:rsidR="00054245" w:rsidDel="00872B5B">
          <w:rPr>
            <w:rStyle w:val="Hyperlink"/>
            <w:color w:val="auto"/>
            <w:u w:val="none"/>
          </w:rPr>
          <w:delText>- Updated the section</w:delText>
        </w:r>
        <w:r w:rsidR="00977ECE" w:rsidDel="00872B5B">
          <w:rPr>
            <w:rStyle w:val="Hyperlink"/>
            <w:color w:val="auto"/>
            <w:u w:val="none"/>
          </w:rPr>
          <w:delText xml:space="preserve"> “</w:delText>
        </w:r>
        <w:r w:rsidR="00977ECE" w:rsidDel="00872B5B">
          <w:delText>Boundary conditions for stream water temperature”.</w:delText>
        </w:r>
      </w:del>
    </w:p>
    <w:p w14:paraId="3BBEDA6C" w14:textId="23CE3A07" w:rsidR="003F7628" w:rsidRDefault="003F7628" w:rsidP="00B40657">
      <w:pPr>
        <w:rPr>
          <w:ins w:id="14" w:author="David Conklin" w:date="2020-12-28T16:23:00Z"/>
          <w:rFonts w:cs="Times New Roman"/>
          <w:szCs w:val="24"/>
        </w:rPr>
        <w:pPrChange w:id="15" w:author="David Conklin" w:date="2021-01-04T16:39:00Z">
          <w:pPr/>
        </w:pPrChange>
      </w:pPr>
    </w:p>
    <w:p w14:paraId="3994DB63" w14:textId="290DBF28" w:rsidR="003F7628" w:rsidRDefault="003F7628" w:rsidP="00B40657">
      <w:pPr>
        <w:rPr>
          <w:ins w:id="16" w:author="David Conklin" w:date="2021-01-05T11:16:00Z"/>
        </w:rPr>
      </w:pPr>
      <w:ins w:id="17" w:author="David Conklin" w:date="2020-12-28T16:23:00Z">
        <w:r>
          <w:t>Adde</w:t>
        </w:r>
      </w:ins>
      <w:ins w:id="18" w:author="David Conklin" w:date="2020-12-28T16:25:00Z">
        <w:r>
          <w:t>d “Cali</w:t>
        </w:r>
      </w:ins>
      <w:ins w:id="19" w:author="David Conklin" w:date="2020-12-28T16:26:00Z">
        <w:r>
          <w:t>bration procedure”</w:t>
        </w:r>
      </w:ins>
      <w:ins w:id="20" w:author="David Conklin" w:date="2021-01-05T11:17:00Z">
        <w:r w:rsidR="00CC2A40">
          <w:t xml:space="preserve"> section.</w:t>
        </w:r>
      </w:ins>
    </w:p>
    <w:p w14:paraId="36DFB983" w14:textId="688CE227" w:rsidR="00877C9A" w:rsidRDefault="00877C9A" w:rsidP="00B40657">
      <w:pPr>
        <w:rPr>
          <w:ins w:id="21" w:author="David Conklin" w:date="2021-01-07T09:38:00Z"/>
        </w:rPr>
      </w:pPr>
      <w:ins w:id="22" w:author="David Conklin" w:date="2021-01-05T11:16:00Z">
        <w:r>
          <w:t xml:space="preserve">Added “Simulated McKenzie basin stream thermal energy </w:t>
        </w:r>
      </w:ins>
      <w:ins w:id="23" w:author="David Conklin" w:date="2021-01-05T11:17:00Z">
        <w:r>
          <w:t>budget</w:t>
        </w:r>
        <w:r w:rsidR="00CC2A40">
          <w:t>” section.</w:t>
        </w:r>
      </w:ins>
    </w:p>
    <w:p w14:paraId="7FCCD30C" w14:textId="07E6681A" w:rsidR="00E3419D" w:rsidRDefault="00E3419D" w:rsidP="00B40657">
      <w:pPr>
        <w:rPr>
          <w:ins w:id="24" w:author="David Conklin" w:date="2020-12-28T16:26:00Z"/>
        </w:rPr>
        <w:pPrChange w:id="25" w:author="David Conklin" w:date="2021-01-04T16:38:00Z">
          <w:pPr>
            <w:pStyle w:val="ListParagraph"/>
            <w:numPr>
              <w:numId w:val="7"/>
            </w:numPr>
            <w:ind w:hanging="360"/>
          </w:pPr>
        </w:pPrChange>
      </w:pPr>
      <w:ins w:id="26" w:author="David Conklin" w:date="2021-01-07T09:38:00Z">
        <w:r>
          <w:t>Remove the “Clackamas wetlands v. McKenzie wetlands</w:t>
        </w:r>
      </w:ins>
      <w:ins w:id="27" w:author="David Conklin" w:date="2021-01-07T09:39:00Z">
        <w:r>
          <w:t>” section.</w:t>
        </w:r>
      </w:ins>
    </w:p>
    <w:p w14:paraId="5112E5F1" w14:textId="77777777" w:rsidR="003F7628" w:rsidRDefault="003F7628">
      <w:pPr>
        <w:ind w:left="360"/>
        <w:rPr>
          <w:ins w:id="28" w:author="David Conklin" w:date="2020-12-28T16:23:00Z"/>
        </w:rPr>
        <w:pPrChange w:id="29" w:author="David Conklin" w:date="2020-12-28T16:27:00Z">
          <w:pPr/>
        </w:pPrChange>
      </w:pPr>
    </w:p>
    <w:p w14:paraId="11AE2C5B" w14:textId="1606E06E" w:rsidR="00977ECE" w:rsidDel="00872B5B" w:rsidRDefault="00543BA6">
      <w:pPr>
        <w:rPr>
          <w:del w:id="30" w:author="David Conklin" w:date="2020-12-26T08:21:00Z"/>
          <w:rStyle w:val="Hyperlink"/>
          <w:color w:val="auto"/>
          <w:u w:val="none"/>
        </w:rPr>
      </w:pPr>
      <w:del w:id="31" w:author="David Conklin" w:date="2020-12-26T08:21:00Z">
        <w:r w:rsidDel="00872B5B">
          <w:rPr>
            <w:rStyle w:val="Hyperlink"/>
            <w:color w:val="auto"/>
            <w:u w:val="none"/>
          </w:rPr>
          <w:delText>- Updated the section “Calculating the rate of flow in a stream reach”.</w:delText>
        </w:r>
      </w:del>
    </w:p>
    <w:p w14:paraId="3B4A1AFF" w14:textId="6A3F2E65" w:rsidR="00E36C09" w:rsidDel="00872B5B" w:rsidRDefault="00E36C09">
      <w:pPr>
        <w:rPr>
          <w:del w:id="32" w:author="David Conklin" w:date="2020-12-26T08:21:00Z"/>
          <w:rStyle w:val="Hyperlink"/>
          <w:color w:val="auto"/>
          <w:u w:val="none"/>
        </w:rPr>
      </w:pPr>
      <w:del w:id="33" w:author="David Conklin" w:date="2020-12-26T08:21:00Z">
        <w:r w:rsidDel="00872B5B">
          <w:rPr>
            <w:rStyle w:val="Hyperlink"/>
            <w:color w:val="auto"/>
            <w:u w:val="none"/>
          </w:rPr>
          <w:delText>- Added the section “CW3M – A ‘first principles’ model with tuning knobs”</w:delText>
        </w:r>
      </w:del>
    </w:p>
    <w:p w14:paraId="47E0E1C0" w14:textId="7EB21829" w:rsidR="00E36C09" w:rsidDel="00872B5B" w:rsidRDefault="00E36C09">
      <w:pPr>
        <w:rPr>
          <w:del w:id="34" w:author="David Conklin" w:date="2020-12-26T08:21:00Z"/>
          <w:rStyle w:val="Hyperlink"/>
          <w:color w:val="auto"/>
          <w:u w:val="none"/>
        </w:rPr>
      </w:pPr>
      <w:del w:id="35" w:author="David Conklin" w:date="2020-12-26T08:21:00Z">
        <w:r w:rsidDel="00872B5B">
          <w:rPr>
            <w:rStyle w:val="Hyperlink"/>
            <w:color w:val="auto"/>
            <w:u w:val="none"/>
          </w:rPr>
          <w:delText>- Added the section “The tuning knobs”</w:delText>
        </w:r>
      </w:del>
    </w:p>
    <w:p w14:paraId="0225AA0C" w14:textId="634BB0DC" w:rsidR="00E36C09" w:rsidDel="00872B5B" w:rsidRDefault="00E36C09">
      <w:pPr>
        <w:rPr>
          <w:del w:id="36" w:author="David Conklin" w:date="2020-12-26T08:21:00Z"/>
          <w:rStyle w:val="Hyperlink"/>
          <w:color w:val="auto"/>
          <w:u w:val="none"/>
        </w:rPr>
      </w:pPr>
      <w:del w:id="37" w:author="David Conklin" w:date="2020-12-26T08:21:00Z">
        <w:r w:rsidDel="00872B5B">
          <w:rPr>
            <w:rStyle w:val="Hyperlink"/>
            <w:color w:val="auto"/>
            <w:u w:val="none"/>
          </w:rPr>
          <w:delText xml:space="preserve">- Reduced CW3M’s default value for Manning’s </w:delText>
        </w:r>
        <w:r w:rsidDel="00872B5B">
          <w:rPr>
            <w:rStyle w:val="Hyperlink"/>
            <w:i/>
            <w:iCs/>
            <w:color w:val="auto"/>
            <w:u w:val="none"/>
          </w:rPr>
          <w:delText>n</w:delText>
        </w:r>
        <w:r w:rsidDel="00872B5B">
          <w:rPr>
            <w:rStyle w:val="Hyperlink"/>
            <w:color w:val="auto"/>
            <w:u w:val="none"/>
          </w:rPr>
          <w:delText xml:space="preserve"> </w:delText>
        </w:r>
        <w:r w:rsidR="008734DE" w:rsidDel="00872B5B">
          <w:rPr>
            <w:rStyle w:val="Hyperlink"/>
            <w:color w:val="auto"/>
            <w:u w:val="none"/>
          </w:rPr>
          <w:delText>to the equivalent of 0.030 s/ft^(1/3).</w:delText>
        </w:r>
        <w:r w:rsidDel="00872B5B">
          <w:rPr>
            <w:rStyle w:val="Hyperlink"/>
            <w:color w:val="auto"/>
            <w:u w:val="none"/>
          </w:rPr>
          <w:delText xml:space="preserve"> </w:delText>
        </w:r>
      </w:del>
    </w:p>
    <w:p w14:paraId="26D277EC" w14:textId="60FB3661" w:rsidR="00135589" w:rsidDel="00872B5B" w:rsidRDefault="00135589">
      <w:pPr>
        <w:rPr>
          <w:del w:id="38" w:author="David Conklin" w:date="2020-12-26T08:21:00Z"/>
          <w:rStyle w:val="Hyperlink"/>
          <w:rFonts w:asciiTheme="majorHAnsi" w:eastAsiaTheme="majorEastAsia" w:hAnsiTheme="majorHAnsi" w:cstheme="majorBidi"/>
          <w:color w:val="auto"/>
          <w:sz w:val="26"/>
          <w:szCs w:val="26"/>
          <w:u w:val="none"/>
        </w:rPr>
      </w:pPr>
      <w:del w:id="39" w:author="David Conklin" w:date="2020-12-26T08:21:00Z">
        <w:r w:rsidDel="00872B5B">
          <w:rPr>
            <w:rStyle w:val="Hyperlink"/>
            <w:color w:val="auto"/>
            <w:u w:val="none"/>
          </w:rPr>
          <w:delText>- Added 2 more climate scenarios, and revised climate scenarios 7 and 8.</w:delText>
        </w:r>
      </w:del>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1E170334" w14:textId="3B241E5A" w:rsidR="00E3419D" w:rsidRDefault="006636CC">
          <w:pPr>
            <w:pStyle w:val="TOC1"/>
            <w:tabs>
              <w:tab w:val="right" w:leader="dot" w:pos="9350"/>
            </w:tabs>
            <w:rPr>
              <w:ins w:id="40" w:author="David Conklin" w:date="2021-01-07T09:39:00Z"/>
              <w:rFonts w:eastAsiaTheme="minorEastAsia"/>
              <w:noProof/>
            </w:rPr>
          </w:pPr>
          <w:r>
            <w:fldChar w:fldCharType="begin"/>
          </w:r>
          <w:r>
            <w:instrText xml:space="preserve"> TOC \o "1-3" \h \z \u </w:instrText>
          </w:r>
          <w:r>
            <w:fldChar w:fldCharType="separate"/>
          </w:r>
          <w:ins w:id="41" w:author="David Conklin" w:date="2021-01-07T09:39:00Z">
            <w:r w:rsidR="00E3419D" w:rsidRPr="00587E5C">
              <w:rPr>
                <w:rStyle w:val="Hyperlink"/>
                <w:noProof/>
              </w:rPr>
              <w:fldChar w:fldCharType="begin"/>
            </w:r>
            <w:r w:rsidR="00E3419D" w:rsidRPr="00587E5C">
              <w:rPr>
                <w:rStyle w:val="Hyperlink"/>
                <w:noProof/>
              </w:rPr>
              <w:instrText xml:space="preserve"> </w:instrText>
            </w:r>
            <w:r w:rsidR="00E3419D">
              <w:rPr>
                <w:noProof/>
              </w:rPr>
              <w:instrText>HYPERLINK \l "_Toc60904767"</w:instrText>
            </w:r>
            <w:r w:rsidR="00E3419D" w:rsidRPr="00587E5C">
              <w:rPr>
                <w:rStyle w:val="Hyperlink"/>
                <w:noProof/>
              </w:rPr>
              <w:instrText xml:space="preserve"> </w:instrText>
            </w:r>
            <w:r w:rsidR="00E3419D" w:rsidRPr="00587E5C">
              <w:rPr>
                <w:rStyle w:val="Hyperlink"/>
                <w:noProof/>
              </w:rPr>
            </w:r>
            <w:r w:rsidR="00E3419D" w:rsidRPr="00587E5C">
              <w:rPr>
                <w:rStyle w:val="Hyperlink"/>
                <w:noProof/>
              </w:rPr>
              <w:fldChar w:fldCharType="separate"/>
            </w:r>
            <w:r w:rsidR="00E3419D" w:rsidRPr="00587E5C">
              <w:rPr>
                <w:rStyle w:val="Hyperlink"/>
                <w:noProof/>
              </w:rPr>
              <w:t>What is a digital handbook?</w:t>
            </w:r>
            <w:r w:rsidR="00E3419D">
              <w:rPr>
                <w:noProof/>
                <w:webHidden/>
              </w:rPr>
              <w:tab/>
            </w:r>
            <w:r w:rsidR="00E3419D">
              <w:rPr>
                <w:noProof/>
                <w:webHidden/>
              </w:rPr>
              <w:fldChar w:fldCharType="begin"/>
            </w:r>
            <w:r w:rsidR="00E3419D">
              <w:rPr>
                <w:noProof/>
                <w:webHidden/>
              </w:rPr>
              <w:instrText xml:space="preserve"> PAGEREF _Toc60904767 \h </w:instrText>
            </w:r>
            <w:r w:rsidR="00E3419D">
              <w:rPr>
                <w:noProof/>
                <w:webHidden/>
              </w:rPr>
            </w:r>
          </w:ins>
          <w:r w:rsidR="00E3419D">
            <w:rPr>
              <w:noProof/>
              <w:webHidden/>
            </w:rPr>
            <w:fldChar w:fldCharType="separate"/>
          </w:r>
          <w:ins w:id="42" w:author="David Conklin" w:date="2021-01-07T09:39:00Z">
            <w:r w:rsidR="00E3419D">
              <w:rPr>
                <w:noProof/>
                <w:webHidden/>
              </w:rPr>
              <w:t>4</w:t>
            </w:r>
            <w:r w:rsidR="00E3419D">
              <w:rPr>
                <w:noProof/>
                <w:webHidden/>
              </w:rPr>
              <w:fldChar w:fldCharType="end"/>
            </w:r>
            <w:r w:rsidR="00E3419D" w:rsidRPr="00587E5C">
              <w:rPr>
                <w:rStyle w:val="Hyperlink"/>
                <w:noProof/>
              </w:rPr>
              <w:fldChar w:fldCharType="end"/>
            </w:r>
          </w:ins>
        </w:p>
        <w:p w14:paraId="73E2B6DB" w14:textId="1E13B924" w:rsidR="00E3419D" w:rsidRDefault="00E3419D">
          <w:pPr>
            <w:pStyle w:val="TOC1"/>
            <w:tabs>
              <w:tab w:val="right" w:leader="dot" w:pos="9350"/>
            </w:tabs>
            <w:rPr>
              <w:ins w:id="43" w:author="David Conklin" w:date="2021-01-07T09:39:00Z"/>
              <w:rFonts w:eastAsiaTheme="minorEastAsia"/>
              <w:noProof/>
            </w:rPr>
          </w:pPr>
          <w:ins w:id="4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"_Toc60904768"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CW3M concept</w:t>
            </w:r>
            <w:r>
              <w:rPr>
                <w:noProof/>
                <w:webHidden/>
              </w:rPr>
              <w:tab/>
            </w:r>
            <w:r>
              <w:rPr>
                <w:noProof/>
                <w:webHidden/>
              </w:rPr>
              <w:fldChar w:fldCharType="begin"/>
            </w:r>
            <w:r>
              <w:rPr>
                <w:noProof/>
                <w:webHidden/>
              </w:rPr>
              <w:instrText xml:space="preserve"> PAGEREF _Toc60904768 \h </w:instrText>
            </w:r>
            <w:r>
              <w:rPr>
                <w:noProof/>
                <w:webHidden/>
              </w:rPr>
            </w:r>
          </w:ins>
          <w:r>
            <w:rPr>
              <w:noProof/>
              <w:webHidden/>
            </w:rPr>
            <w:fldChar w:fldCharType="separate"/>
          </w:r>
          <w:ins w:id="45" w:author="David Conklin" w:date="2021-01-07T09:39:00Z">
            <w:r>
              <w:rPr>
                <w:noProof/>
                <w:webHidden/>
              </w:rPr>
              <w:t>4</w:t>
            </w:r>
            <w:r>
              <w:rPr>
                <w:noProof/>
                <w:webHidden/>
              </w:rPr>
              <w:fldChar w:fldCharType="end"/>
            </w:r>
            <w:r w:rsidRPr="00587E5C">
              <w:rPr>
                <w:rStyle w:val="Hyperlink"/>
                <w:noProof/>
              </w:rPr>
              <w:fldChar w:fldCharType="end"/>
            </w:r>
          </w:ins>
        </w:p>
        <w:p w14:paraId="5B8DEF03" w14:textId="19E269D3" w:rsidR="00E3419D" w:rsidRDefault="00E3419D">
          <w:pPr>
            <w:pStyle w:val="TOC2"/>
            <w:tabs>
              <w:tab w:val="right" w:leader="dot" w:pos="9350"/>
            </w:tabs>
            <w:rPr>
              <w:ins w:id="46" w:author="David Conklin" w:date="2021-01-07T09:39:00Z"/>
              <w:rFonts w:eastAsiaTheme="minorEastAsia"/>
              <w:noProof/>
            </w:rPr>
          </w:pPr>
          <w:ins w:id="4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"_Toc60904769"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 different kind of community model</w:t>
            </w:r>
            <w:r>
              <w:rPr>
                <w:noProof/>
                <w:webHidden/>
              </w:rPr>
              <w:tab/>
            </w:r>
            <w:r>
              <w:rPr>
                <w:noProof/>
                <w:webHidden/>
              </w:rPr>
              <w:fldChar w:fldCharType="begin"/>
            </w:r>
            <w:r>
              <w:rPr>
                <w:noProof/>
                <w:webHidden/>
              </w:rPr>
              <w:instrText xml:space="preserve"> PAGEREF _Toc60904769 \h </w:instrText>
            </w:r>
            <w:r>
              <w:rPr>
                <w:noProof/>
                <w:webHidden/>
              </w:rPr>
            </w:r>
          </w:ins>
          <w:r>
            <w:rPr>
              <w:noProof/>
              <w:webHidden/>
            </w:rPr>
            <w:fldChar w:fldCharType="separate"/>
          </w:r>
          <w:ins w:id="48" w:author="David Conklin" w:date="2021-01-07T09:39:00Z">
            <w:r>
              <w:rPr>
                <w:noProof/>
                <w:webHidden/>
              </w:rPr>
              <w:t>4</w:t>
            </w:r>
            <w:r>
              <w:rPr>
                <w:noProof/>
                <w:webHidden/>
              </w:rPr>
              <w:fldChar w:fldCharType="end"/>
            </w:r>
            <w:r w:rsidRPr="00587E5C">
              <w:rPr>
                <w:rStyle w:val="Hyperlink"/>
                <w:noProof/>
              </w:rPr>
              <w:fldChar w:fldCharType="end"/>
            </w:r>
          </w:ins>
        </w:p>
        <w:p w14:paraId="6F171EE1" w14:textId="46BB9778" w:rsidR="00E3419D" w:rsidRDefault="00E3419D">
          <w:pPr>
            <w:pStyle w:val="TOC2"/>
            <w:tabs>
              <w:tab w:val="right" w:leader="dot" w:pos="9350"/>
            </w:tabs>
            <w:rPr>
              <w:ins w:id="49" w:author="David Conklin" w:date="2021-01-07T09:39:00Z"/>
              <w:rFonts w:eastAsiaTheme="minorEastAsia"/>
              <w:noProof/>
            </w:rPr>
          </w:pPr>
          <w:ins w:id="5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What CW3M is for</w:t>
            </w:r>
            <w:r>
              <w:rPr>
                <w:noProof/>
                <w:webHidden/>
              </w:rPr>
              <w:tab/>
            </w:r>
            <w:r>
              <w:rPr>
                <w:noProof/>
                <w:webHidden/>
              </w:rPr>
              <w:fldChar w:fldCharType="begin"/>
            </w:r>
            <w:r>
              <w:rPr>
                <w:noProof/>
                <w:webHidden/>
              </w:rPr>
              <w:instrText xml:space="preserve"> PAGEREF _Toc60904770 \h </w:instrText>
            </w:r>
            <w:r>
              <w:rPr>
                <w:noProof/>
                <w:webHidden/>
              </w:rPr>
            </w:r>
          </w:ins>
          <w:r>
            <w:rPr>
              <w:noProof/>
              <w:webHidden/>
            </w:rPr>
            <w:fldChar w:fldCharType="separate"/>
          </w:r>
          <w:ins w:id="51" w:author="David Conklin" w:date="2021-01-07T09:39:00Z">
            <w:r>
              <w:rPr>
                <w:noProof/>
                <w:webHidden/>
              </w:rPr>
              <w:t>4</w:t>
            </w:r>
            <w:r>
              <w:rPr>
                <w:noProof/>
                <w:webHidden/>
              </w:rPr>
              <w:fldChar w:fldCharType="end"/>
            </w:r>
            <w:r w:rsidRPr="00587E5C">
              <w:rPr>
                <w:rStyle w:val="Hyperlink"/>
                <w:noProof/>
              </w:rPr>
              <w:fldChar w:fldCharType="end"/>
            </w:r>
          </w:ins>
        </w:p>
        <w:p w14:paraId="650880F1" w14:textId="1BD9CA3A" w:rsidR="00E3419D" w:rsidRDefault="00E3419D">
          <w:pPr>
            <w:pStyle w:val="TOC2"/>
            <w:tabs>
              <w:tab w:val="right" w:leader="dot" w:pos="9350"/>
            </w:tabs>
            <w:rPr>
              <w:ins w:id="52" w:author="David Conklin" w:date="2021-01-07T09:39:00Z"/>
              <w:rFonts w:eastAsiaTheme="minorEastAsia"/>
              <w:noProof/>
            </w:rPr>
          </w:pPr>
          <w:ins w:id="5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Management and maintenance</w:t>
            </w:r>
            <w:r>
              <w:rPr>
                <w:noProof/>
                <w:webHidden/>
              </w:rPr>
              <w:tab/>
            </w:r>
            <w:r>
              <w:rPr>
                <w:noProof/>
                <w:webHidden/>
              </w:rPr>
              <w:fldChar w:fldCharType="begin"/>
            </w:r>
            <w:r>
              <w:rPr>
                <w:noProof/>
                <w:webHidden/>
              </w:rPr>
              <w:instrText xml:space="preserve"> PAGEREF _Toc60904771 \h </w:instrText>
            </w:r>
            <w:r>
              <w:rPr>
                <w:noProof/>
                <w:webHidden/>
              </w:rPr>
            </w:r>
          </w:ins>
          <w:r>
            <w:rPr>
              <w:noProof/>
              <w:webHidden/>
            </w:rPr>
            <w:fldChar w:fldCharType="separate"/>
          </w:r>
          <w:ins w:id="54" w:author="David Conklin" w:date="2021-01-07T09:39:00Z">
            <w:r>
              <w:rPr>
                <w:noProof/>
                <w:webHidden/>
              </w:rPr>
              <w:t>5</w:t>
            </w:r>
            <w:r>
              <w:rPr>
                <w:noProof/>
                <w:webHidden/>
              </w:rPr>
              <w:fldChar w:fldCharType="end"/>
            </w:r>
            <w:r w:rsidRPr="00587E5C">
              <w:rPr>
                <w:rStyle w:val="Hyperlink"/>
                <w:noProof/>
              </w:rPr>
              <w:fldChar w:fldCharType="end"/>
            </w:r>
          </w:ins>
        </w:p>
        <w:p w14:paraId="12478A46" w14:textId="5B7C95C5" w:rsidR="00E3419D" w:rsidRDefault="00E3419D">
          <w:pPr>
            <w:pStyle w:val="TOC1"/>
            <w:tabs>
              <w:tab w:val="right" w:leader="dot" w:pos="9350"/>
            </w:tabs>
            <w:rPr>
              <w:ins w:id="55" w:author="David Conklin" w:date="2021-01-07T09:39:00Z"/>
              <w:rFonts w:eastAsiaTheme="minorEastAsia"/>
              <w:noProof/>
            </w:rPr>
          </w:pPr>
          <w:ins w:id="5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CW3M – A “first principles” model with tuning knobs</w:t>
            </w:r>
            <w:r>
              <w:rPr>
                <w:noProof/>
                <w:webHidden/>
              </w:rPr>
              <w:tab/>
            </w:r>
            <w:r>
              <w:rPr>
                <w:noProof/>
                <w:webHidden/>
              </w:rPr>
              <w:fldChar w:fldCharType="begin"/>
            </w:r>
            <w:r>
              <w:rPr>
                <w:noProof/>
                <w:webHidden/>
              </w:rPr>
              <w:instrText xml:space="preserve"> PAGEREF _Toc60904772 \h </w:instrText>
            </w:r>
            <w:r>
              <w:rPr>
                <w:noProof/>
                <w:webHidden/>
              </w:rPr>
            </w:r>
          </w:ins>
          <w:r>
            <w:rPr>
              <w:noProof/>
              <w:webHidden/>
            </w:rPr>
            <w:fldChar w:fldCharType="separate"/>
          </w:r>
          <w:ins w:id="57" w:author="David Conklin" w:date="2021-01-07T09:39:00Z">
            <w:r>
              <w:rPr>
                <w:noProof/>
                <w:webHidden/>
              </w:rPr>
              <w:t>5</w:t>
            </w:r>
            <w:r>
              <w:rPr>
                <w:noProof/>
                <w:webHidden/>
              </w:rPr>
              <w:fldChar w:fldCharType="end"/>
            </w:r>
            <w:r w:rsidRPr="00587E5C">
              <w:rPr>
                <w:rStyle w:val="Hyperlink"/>
                <w:noProof/>
              </w:rPr>
              <w:fldChar w:fldCharType="end"/>
            </w:r>
          </w:ins>
        </w:p>
        <w:p w14:paraId="5D906869" w14:textId="52353073" w:rsidR="00E3419D" w:rsidRDefault="00E3419D">
          <w:pPr>
            <w:pStyle w:val="TOC1"/>
            <w:tabs>
              <w:tab w:val="right" w:leader="dot" w:pos="9350"/>
            </w:tabs>
            <w:rPr>
              <w:ins w:id="58" w:author="David Conklin" w:date="2021-01-07T09:39:00Z"/>
              <w:rFonts w:eastAsiaTheme="minorEastAsia"/>
              <w:noProof/>
            </w:rPr>
          </w:pPr>
          <w:ins w:id="5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tuning knobs</w:t>
            </w:r>
            <w:r>
              <w:rPr>
                <w:noProof/>
                <w:webHidden/>
              </w:rPr>
              <w:tab/>
            </w:r>
            <w:r>
              <w:rPr>
                <w:noProof/>
                <w:webHidden/>
              </w:rPr>
              <w:fldChar w:fldCharType="begin"/>
            </w:r>
            <w:r>
              <w:rPr>
                <w:noProof/>
                <w:webHidden/>
              </w:rPr>
              <w:instrText xml:space="preserve"> PAGEREF _Toc60904773 \h </w:instrText>
            </w:r>
            <w:r>
              <w:rPr>
                <w:noProof/>
                <w:webHidden/>
              </w:rPr>
            </w:r>
          </w:ins>
          <w:r>
            <w:rPr>
              <w:noProof/>
              <w:webHidden/>
            </w:rPr>
            <w:fldChar w:fldCharType="separate"/>
          </w:r>
          <w:ins w:id="60" w:author="David Conklin" w:date="2021-01-07T09:39:00Z">
            <w:r>
              <w:rPr>
                <w:noProof/>
                <w:webHidden/>
              </w:rPr>
              <w:t>6</w:t>
            </w:r>
            <w:r>
              <w:rPr>
                <w:noProof/>
                <w:webHidden/>
              </w:rPr>
              <w:fldChar w:fldCharType="end"/>
            </w:r>
            <w:r w:rsidRPr="00587E5C">
              <w:rPr>
                <w:rStyle w:val="Hyperlink"/>
                <w:noProof/>
              </w:rPr>
              <w:fldChar w:fldCharType="end"/>
            </w:r>
          </w:ins>
        </w:p>
        <w:p w14:paraId="08025AD7" w14:textId="5CBFC5D5" w:rsidR="00E3419D" w:rsidRDefault="00E3419D">
          <w:pPr>
            <w:pStyle w:val="TOC2"/>
            <w:tabs>
              <w:tab w:val="right" w:leader="dot" w:pos="9350"/>
            </w:tabs>
            <w:rPr>
              <w:ins w:id="61" w:author="David Conklin" w:date="2021-01-07T09:39:00Z"/>
              <w:rFonts w:eastAsiaTheme="minorEastAsia"/>
              <w:noProof/>
            </w:rPr>
          </w:pPr>
          <w:ins w:id="6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ET_MULT – forest evapotranspiration</w:t>
            </w:r>
            <w:r>
              <w:rPr>
                <w:noProof/>
                <w:webHidden/>
              </w:rPr>
              <w:tab/>
            </w:r>
            <w:r>
              <w:rPr>
                <w:noProof/>
                <w:webHidden/>
              </w:rPr>
              <w:fldChar w:fldCharType="begin"/>
            </w:r>
            <w:r>
              <w:rPr>
                <w:noProof/>
                <w:webHidden/>
              </w:rPr>
              <w:instrText xml:space="preserve"> PAGEREF _Toc60904774 \h </w:instrText>
            </w:r>
            <w:r>
              <w:rPr>
                <w:noProof/>
                <w:webHidden/>
              </w:rPr>
            </w:r>
          </w:ins>
          <w:r>
            <w:rPr>
              <w:noProof/>
              <w:webHidden/>
            </w:rPr>
            <w:fldChar w:fldCharType="separate"/>
          </w:r>
          <w:ins w:id="63" w:author="David Conklin" w:date="2021-01-07T09:39:00Z">
            <w:r>
              <w:rPr>
                <w:noProof/>
                <w:webHidden/>
              </w:rPr>
              <w:t>6</w:t>
            </w:r>
            <w:r>
              <w:rPr>
                <w:noProof/>
                <w:webHidden/>
              </w:rPr>
              <w:fldChar w:fldCharType="end"/>
            </w:r>
            <w:r w:rsidRPr="00587E5C">
              <w:rPr>
                <w:rStyle w:val="Hyperlink"/>
                <w:noProof/>
              </w:rPr>
              <w:fldChar w:fldCharType="end"/>
            </w:r>
          </w:ins>
        </w:p>
        <w:p w14:paraId="5D63A3A6" w14:textId="72B43769" w:rsidR="00E3419D" w:rsidRDefault="00E3419D">
          <w:pPr>
            <w:pStyle w:val="TOC2"/>
            <w:tabs>
              <w:tab w:val="right" w:leader="dot" w:pos="9350"/>
            </w:tabs>
            <w:rPr>
              <w:ins w:id="64" w:author="David Conklin" w:date="2021-01-07T09:39:00Z"/>
              <w:rFonts w:eastAsiaTheme="minorEastAsia"/>
              <w:noProof/>
            </w:rPr>
          </w:pPr>
          <w:ins w:id="6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SOLAR_RADIATION_MULTIPLIER – reservoir insolation</w:t>
            </w:r>
            <w:r>
              <w:rPr>
                <w:noProof/>
                <w:webHidden/>
              </w:rPr>
              <w:tab/>
            </w:r>
            <w:r>
              <w:rPr>
                <w:noProof/>
                <w:webHidden/>
              </w:rPr>
              <w:fldChar w:fldCharType="begin"/>
            </w:r>
            <w:r>
              <w:rPr>
                <w:noProof/>
                <w:webHidden/>
              </w:rPr>
              <w:instrText xml:space="preserve"> PAGEREF _Toc60904775 \h </w:instrText>
            </w:r>
            <w:r>
              <w:rPr>
                <w:noProof/>
                <w:webHidden/>
              </w:rPr>
            </w:r>
          </w:ins>
          <w:r>
            <w:rPr>
              <w:noProof/>
              <w:webHidden/>
            </w:rPr>
            <w:fldChar w:fldCharType="separate"/>
          </w:r>
          <w:ins w:id="66" w:author="David Conklin" w:date="2021-01-07T09:39:00Z">
            <w:r>
              <w:rPr>
                <w:noProof/>
                <w:webHidden/>
              </w:rPr>
              <w:t>6</w:t>
            </w:r>
            <w:r>
              <w:rPr>
                <w:noProof/>
                <w:webHidden/>
              </w:rPr>
              <w:fldChar w:fldCharType="end"/>
            </w:r>
            <w:r w:rsidRPr="00587E5C">
              <w:rPr>
                <w:rStyle w:val="Hyperlink"/>
                <w:noProof/>
              </w:rPr>
              <w:fldChar w:fldCharType="end"/>
            </w:r>
          </w:ins>
        </w:p>
        <w:p w14:paraId="528A0453" w14:textId="671C730E" w:rsidR="00E3419D" w:rsidRDefault="00E3419D">
          <w:pPr>
            <w:pStyle w:val="TOC2"/>
            <w:tabs>
              <w:tab w:val="right" w:leader="dot" w:pos="9350"/>
            </w:tabs>
            <w:rPr>
              <w:ins w:id="67" w:author="David Conklin" w:date="2021-01-07T09:39:00Z"/>
              <w:rFonts w:eastAsiaTheme="minorEastAsia"/>
              <w:noProof/>
            </w:rPr>
          </w:pPr>
          <w:ins w:id="6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FLOW_CMS – Discharge from High Cascade springs</w:t>
            </w:r>
            <w:r>
              <w:rPr>
                <w:noProof/>
                <w:webHidden/>
              </w:rPr>
              <w:tab/>
            </w:r>
            <w:r>
              <w:rPr>
                <w:noProof/>
                <w:webHidden/>
              </w:rPr>
              <w:fldChar w:fldCharType="begin"/>
            </w:r>
            <w:r>
              <w:rPr>
                <w:noProof/>
                <w:webHidden/>
              </w:rPr>
              <w:instrText xml:space="preserve"> PAGEREF _Toc60904776 \h </w:instrText>
            </w:r>
            <w:r>
              <w:rPr>
                <w:noProof/>
                <w:webHidden/>
              </w:rPr>
            </w:r>
          </w:ins>
          <w:r>
            <w:rPr>
              <w:noProof/>
              <w:webHidden/>
            </w:rPr>
            <w:fldChar w:fldCharType="separate"/>
          </w:r>
          <w:ins w:id="69" w:author="David Conklin" w:date="2021-01-07T09:39:00Z">
            <w:r>
              <w:rPr>
                <w:noProof/>
                <w:webHidden/>
              </w:rPr>
              <w:t>6</w:t>
            </w:r>
            <w:r>
              <w:rPr>
                <w:noProof/>
                <w:webHidden/>
              </w:rPr>
              <w:fldChar w:fldCharType="end"/>
            </w:r>
            <w:r w:rsidRPr="00587E5C">
              <w:rPr>
                <w:rStyle w:val="Hyperlink"/>
                <w:noProof/>
              </w:rPr>
              <w:fldChar w:fldCharType="end"/>
            </w:r>
          </w:ins>
        </w:p>
        <w:p w14:paraId="13D4C902" w14:textId="651D04D7" w:rsidR="00E3419D" w:rsidRDefault="00E3419D">
          <w:pPr>
            <w:pStyle w:val="TOC1"/>
            <w:tabs>
              <w:tab w:val="right" w:leader="dot" w:pos="9350"/>
            </w:tabs>
            <w:rPr>
              <w:ins w:id="70" w:author="David Conklin" w:date="2021-01-07T09:39:00Z"/>
              <w:rFonts w:eastAsiaTheme="minorEastAsia"/>
              <w:noProof/>
            </w:rPr>
          </w:pPr>
          <w:ins w:id="7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Study areas</w:t>
            </w:r>
            <w:r>
              <w:rPr>
                <w:noProof/>
                <w:webHidden/>
              </w:rPr>
              <w:tab/>
            </w:r>
            <w:r>
              <w:rPr>
                <w:noProof/>
                <w:webHidden/>
              </w:rPr>
              <w:fldChar w:fldCharType="begin"/>
            </w:r>
            <w:r>
              <w:rPr>
                <w:noProof/>
                <w:webHidden/>
              </w:rPr>
              <w:instrText xml:space="preserve"> PAGEREF _Toc60904777 \h </w:instrText>
            </w:r>
            <w:r>
              <w:rPr>
                <w:noProof/>
                <w:webHidden/>
              </w:rPr>
            </w:r>
          </w:ins>
          <w:r>
            <w:rPr>
              <w:noProof/>
              <w:webHidden/>
            </w:rPr>
            <w:fldChar w:fldCharType="separate"/>
          </w:r>
          <w:ins w:id="72" w:author="David Conklin" w:date="2021-01-07T09:39:00Z">
            <w:r>
              <w:rPr>
                <w:noProof/>
                <w:webHidden/>
              </w:rPr>
              <w:t>6</w:t>
            </w:r>
            <w:r>
              <w:rPr>
                <w:noProof/>
                <w:webHidden/>
              </w:rPr>
              <w:fldChar w:fldCharType="end"/>
            </w:r>
            <w:r w:rsidRPr="00587E5C">
              <w:rPr>
                <w:rStyle w:val="Hyperlink"/>
                <w:noProof/>
              </w:rPr>
              <w:fldChar w:fldCharType="end"/>
            </w:r>
          </w:ins>
        </w:p>
        <w:p w14:paraId="653017EF" w14:textId="63580104" w:rsidR="00E3419D" w:rsidRDefault="00E3419D">
          <w:pPr>
            <w:pStyle w:val="TOC2"/>
            <w:tabs>
              <w:tab w:val="right" w:leader="dot" w:pos="9350"/>
            </w:tabs>
            <w:rPr>
              <w:ins w:id="73" w:author="David Conklin" w:date="2021-01-07T09:39:00Z"/>
              <w:rFonts w:eastAsiaTheme="minorEastAsia"/>
              <w:noProof/>
            </w:rPr>
          </w:pPr>
          <w:ins w:id="7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DataCW3M directory structure</w:t>
            </w:r>
            <w:r>
              <w:rPr>
                <w:noProof/>
                <w:webHidden/>
              </w:rPr>
              <w:tab/>
            </w:r>
            <w:r>
              <w:rPr>
                <w:noProof/>
                <w:webHidden/>
              </w:rPr>
              <w:fldChar w:fldCharType="begin"/>
            </w:r>
            <w:r>
              <w:rPr>
                <w:noProof/>
                <w:webHidden/>
              </w:rPr>
              <w:instrText xml:space="preserve"> PAGEREF _Toc60904778 \h </w:instrText>
            </w:r>
            <w:r>
              <w:rPr>
                <w:noProof/>
                <w:webHidden/>
              </w:rPr>
            </w:r>
          </w:ins>
          <w:r>
            <w:rPr>
              <w:noProof/>
              <w:webHidden/>
            </w:rPr>
            <w:fldChar w:fldCharType="separate"/>
          </w:r>
          <w:ins w:id="75" w:author="David Conklin" w:date="2021-01-07T09:39:00Z">
            <w:r>
              <w:rPr>
                <w:noProof/>
                <w:webHidden/>
              </w:rPr>
              <w:t>7</w:t>
            </w:r>
            <w:r>
              <w:rPr>
                <w:noProof/>
                <w:webHidden/>
              </w:rPr>
              <w:fldChar w:fldCharType="end"/>
            </w:r>
            <w:r w:rsidRPr="00587E5C">
              <w:rPr>
                <w:rStyle w:val="Hyperlink"/>
                <w:noProof/>
              </w:rPr>
              <w:fldChar w:fldCharType="end"/>
            </w:r>
          </w:ins>
        </w:p>
        <w:p w14:paraId="01130D3C" w14:textId="4EA40390" w:rsidR="00E3419D" w:rsidRDefault="00E3419D">
          <w:pPr>
            <w:pStyle w:val="TOC2"/>
            <w:tabs>
              <w:tab w:val="right" w:leader="dot" w:pos="9350"/>
            </w:tabs>
            <w:rPr>
              <w:ins w:id="76" w:author="David Conklin" w:date="2021-01-07T09:39:00Z"/>
              <w:rFonts w:eastAsiaTheme="minorEastAsia"/>
              <w:noProof/>
            </w:rPr>
          </w:pPr>
          <w:ins w:id="7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"_Toc60904779"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DataCW3M\ScenarioData directory structure</w:t>
            </w:r>
            <w:r>
              <w:rPr>
                <w:noProof/>
                <w:webHidden/>
              </w:rPr>
              <w:tab/>
            </w:r>
            <w:r>
              <w:rPr>
                <w:noProof/>
                <w:webHidden/>
              </w:rPr>
              <w:fldChar w:fldCharType="begin"/>
            </w:r>
            <w:r>
              <w:rPr>
                <w:noProof/>
                <w:webHidden/>
              </w:rPr>
              <w:instrText xml:space="preserve"> PAGEREF _Toc60904779 \h </w:instrText>
            </w:r>
            <w:r>
              <w:rPr>
                <w:noProof/>
                <w:webHidden/>
              </w:rPr>
            </w:r>
          </w:ins>
          <w:r>
            <w:rPr>
              <w:noProof/>
              <w:webHidden/>
            </w:rPr>
            <w:fldChar w:fldCharType="separate"/>
          </w:r>
          <w:ins w:id="78" w:author="David Conklin" w:date="2021-01-07T09:39:00Z">
            <w:r>
              <w:rPr>
                <w:noProof/>
                <w:webHidden/>
              </w:rPr>
              <w:t>7</w:t>
            </w:r>
            <w:r>
              <w:rPr>
                <w:noProof/>
                <w:webHidden/>
              </w:rPr>
              <w:fldChar w:fldCharType="end"/>
            </w:r>
            <w:r w:rsidRPr="00587E5C">
              <w:rPr>
                <w:rStyle w:val="Hyperlink"/>
                <w:noProof/>
              </w:rPr>
              <w:fldChar w:fldCharType="end"/>
            </w:r>
          </w:ins>
        </w:p>
        <w:p w14:paraId="52EF6F5E" w14:textId="73FBF93D" w:rsidR="00E3419D" w:rsidRDefault="00E3419D">
          <w:pPr>
            <w:pStyle w:val="TOC2"/>
            <w:tabs>
              <w:tab w:val="right" w:leader="dot" w:pos="9350"/>
            </w:tabs>
            <w:rPr>
              <w:ins w:id="79" w:author="David Conklin" w:date="2021-01-07T09:39:00Z"/>
              <w:rFonts w:eastAsiaTheme="minorEastAsia"/>
              <w:noProof/>
            </w:rPr>
          </w:pPr>
          <w:ins w:id="8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DataCW3M\ScenarioData\&lt;scenario&gt; folder contents</w:t>
            </w:r>
            <w:r>
              <w:rPr>
                <w:noProof/>
                <w:webHidden/>
              </w:rPr>
              <w:tab/>
            </w:r>
            <w:r>
              <w:rPr>
                <w:noProof/>
                <w:webHidden/>
              </w:rPr>
              <w:fldChar w:fldCharType="begin"/>
            </w:r>
            <w:r>
              <w:rPr>
                <w:noProof/>
                <w:webHidden/>
              </w:rPr>
              <w:instrText xml:space="preserve"> PAGEREF _Toc60904780 \h </w:instrText>
            </w:r>
            <w:r>
              <w:rPr>
                <w:noProof/>
                <w:webHidden/>
              </w:rPr>
            </w:r>
          </w:ins>
          <w:r>
            <w:rPr>
              <w:noProof/>
              <w:webHidden/>
            </w:rPr>
            <w:fldChar w:fldCharType="separate"/>
          </w:r>
          <w:ins w:id="81" w:author="David Conklin" w:date="2021-01-07T09:39:00Z">
            <w:r>
              <w:rPr>
                <w:noProof/>
                <w:webHidden/>
              </w:rPr>
              <w:t>8</w:t>
            </w:r>
            <w:r>
              <w:rPr>
                <w:noProof/>
                <w:webHidden/>
              </w:rPr>
              <w:fldChar w:fldCharType="end"/>
            </w:r>
            <w:r w:rsidRPr="00587E5C">
              <w:rPr>
                <w:rStyle w:val="Hyperlink"/>
                <w:noProof/>
              </w:rPr>
              <w:fldChar w:fldCharType="end"/>
            </w:r>
          </w:ins>
        </w:p>
        <w:p w14:paraId="4690484F" w14:textId="71B89F3B" w:rsidR="00E3419D" w:rsidRDefault="00E3419D">
          <w:pPr>
            <w:pStyle w:val="TOC2"/>
            <w:tabs>
              <w:tab w:val="right" w:leader="dot" w:pos="9350"/>
            </w:tabs>
            <w:rPr>
              <w:ins w:id="82" w:author="David Conklin" w:date="2021-01-07T09:39:00Z"/>
              <w:rFonts w:eastAsiaTheme="minorEastAsia"/>
              <w:noProof/>
            </w:rPr>
          </w:pPr>
          <w:ins w:id="8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DataCW3M\&lt;study area&gt; folder contents</w:t>
            </w:r>
            <w:r>
              <w:rPr>
                <w:noProof/>
                <w:webHidden/>
              </w:rPr>
              <w:tab/>
            </w:r>
            <w:r>
              <w:rPr>
                <w:noProof/>
                <w:webHidden/>
              </w:rPr>
              <w:fldChar w:fldCharType="begin"/>
            </w:r>
            <w:r>
              <w:rPr>
                <w:noProof/>
                <w:webHidden/>
              </w:rPr>
              <w:instrText xml:space="preserve"> PAGEREF _Toc60904781 \h </w:instrText>
            </w:r>
            <w:r>
              <w:rPr>
                <w:noProof/>
                <w:webHidden/>
              </w:rPr>
            </w:r>
          </w:ins>
          <w:r>
            <w:rPr>
              <w:noProof/>
              <w:webHidden/>
            </w:rPr>
            <w:fldChar w:fldCharType="separate"/>
          </w:r>
          <w:ins w:id="84" w:author="David Conklin" w:date="2021-01-07T09:39:00Z">
            <w:r>
              <w:rPr>
                <w:noProof/>
                <w:webHidden/>
              </w:rPr>
              <w:t>8</w:t>
            </w:r>
            <w:r>
              <w:rPr>
                <w:noProof/>
                <w:webHidden/>
              </w:rPr>
              <w:fldChar w:fldCharType="end"/>
            </w:r>
            <w:r w:rsidRPr="00587E5C">
              <w:rPr>
                <w:rStyle w:val="Hyperlink"/>
                <w:noProof/>
              </w:rPr>
              <w:fldChar w:fldCharType="end"/>
            </w:r>
          </w:ins>
        </w:p>
        <w:p w14:paraId="2832D7DE" w14:textId="11D528B5" w:rsidR="00E3419D" w:rsidRDefault="00E3419D">
          <w:pPr>
            <w:pStyle w:val="TOC1"/>
            <w:tabs>
              <w:tab w:val="right" w:leader="dot" w:pos="9350"/>
            </w:tabs>
            <w:rPr>
              <w:ins w:id="85" w:author="David Conklin" w:date="2021-01-07T09:39:00Z"/>
              <w:rFonts w:eastAsiaTheme="minorEastAsia"/>
              <w:noProof/>
            </w:rPr>
          </w:pPr>
          <w:ins w:id="8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Calendar conventions</w:t>
            </w:r>
            <w:r>
              <w:rPr>
                <w:noProof/>
                <w:webHidden/>
              </w:rPr>
              <w:tab/>
            </w:r>
            <w:r>
              <w:rPr>
                <w:noProof/>
                <w:webHidden/>
              </w:rPr>
              <w:fldChar w:fldCharType="begin"/>
            </w:r>
            <w:r>
              <w:rPr>
                <w:noProof/>
                <w:webHidden/>
              </w:rPr>
              <w:instrText xml:space="preserve"> PAGEREF _Toc60904782 \h </w:instrText>
            </w:r>
            <w:r>
              <w:rPr>
                <w:noProof/>
                <w:webHidden/>
              </w:rPr>
            </w:r>
          </w:ins>
          <w:r>
            <w:rPr>
              <w:noProof/>
              <w:webHidden/>
            </w:rPr>
            <w:fldChar w:fldCharType="separate"/>
          </w:r>
          <w:ins w:id="87" w:author="David Conklin" w:date="2021-01-07T09:39:00Z">
            <w:r>
              <w:rPr>
                <w:noProof/>
                <w:webHidden/>
              </w:rPr>
              <w:t>14</w:t>
            </w:r>
            <w:r>
              <w:rPr>
                <w:noProof/>
                <w:webHidden/>
              </w:rPr>
              <w:fldChar w:fldCharType="end"/>
            </w:r>
            <w:r w:rsidRPr="00587E5C">
              <w:rPr>
                <w:rStyle w:val="Hyperlink"/>
                <w:noProof/>
              </w:rPr>
              <w:fldChar w:fldCharType="end"/>
            </w:r>
          </w:ins>
        </w:p>
        <w:p w14:paraId="419018F8" w14:textId="35CF7B25" w:rsidR="00E3419D" w:rsidRDefault="00E3419D">
          <w:pPr>
            <w:pStyle w:val="TOC2"/>
            <w:tabs>
              <w:tab w:val="right" w:leader="dot" w:pos="9350"/>
            </w:tabs>
            <w:rPr>
              <w:ins w:id="88" w:author="David Conklin" w:date="2021-01-07T09:39:00Z"/>
              <w:rFonts w:eastAsiaTheme="minorEastAsia"/>
              <w:noProof/>
            </w:rPr>
          </w:pPr>
          <w:ins w:id="8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Water years</w:t>
            </w:r>
            <w:r>
              <w:rPr>
                <w:noProof/>
                <w:webHidden/>
              </w:rPr>
              <w:tab/>
            </w:r>
            <w:r>
              <w:rPr>
                <w:noProof/>
                <w:webHidden/>
              </w:rPr>
              <w:fldChar w:fldCharType="begin"/>
            </w:r>
            <w:r>
              <w:rPr>
                <w:noProof/>
                <w:webHidden/>
              </w:rPr>
              <w:instrText xml:space="preserve"> PAGEREF _Toc60904783 \h </w:instrText>
            </w:r>
            <w:r>
              <w:rPr>
                <w:noProof/>
                <w:webHidden/>
              </w:rPr>
            </w:r>
          </w:ins>
          <w:r>
            <w:rPr>
              <w:noProof/>
              <w:webHidden/>
            </w:rPr>
            <w:fldChar w:fldCharType="separate"/>
          </w:r>
          <w:ins w:id="90" w:author="David Conklin" w:date="2021-01-07T09:39:00Z">
            <w:r>
              <w:rPr>
                <w:noProof/>
                <w:webHidden/>
              </w:rPr>
              <w:t>14</w:t>
            </w:r>
            <w:r>
              <w:rPr>
                <w:noProof/>
                <w:webHidden/>
              </w:rPr>
              <w:fldChar w:fldCharType="end"/>
            </w:r>
            <w:r w:rsidRPr="00587E5C">
              <w:rPr>
                <w:rStyle w:val="Hyperlink"/>
                <w:noProof/>
              </w:rPr>
              <w:fldChar w:fldCharType="end"/>
            </w:r>
          </w:ins>
        </w:p>
        <w:p w14:paraId="501ABA35" w14:textId="5B782B6C" w:rsidR="00E3419D" w:rsidRDefault="00E3419D">
          <w:pPr>
            <w:pStyle w:val="TOC1"/>
            <w:tabs>
              <w:tab w:val="right" w:leader="dot" w:pos="9350"/>
            </w:tabs>
            <w:rPr>
              <w:ins w:id="91" w:author="David Conklin" w:date="2021-01-07T09:39:00Z"/>
              <w:rFonts w:eastAsiaTheme="minorEastAsia"/>
              <w:noProof/>
            </w:rPr>
          </w:pPr>
          <w:ins w:id="9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Climate data</w:t>
            </w:r>
            <w:r>
              <w:rPr>
                <w:noProof/>
                <w:webHidden/>
              </w:rPr>
              <w:tab/>
            </w:r>
            <w:r>
              <w:rPr>
                <w:noProof/>
                <w:webHidden/>
              </w:rPr>
              <w:fldChar w:fldCharType="begin"/>
            </w:r>
            <w:r>
              <w:rPr>
                <w:noProof/>
                <w:webHidden/>
              </w:rPr>
              <w:instrText xml:space="preserve"> PAGEREF _Toc60904784 \h </w:instrText>
            </w:r>
            <w:r>
              <w:rPr>
                <w:noProof/>
                <w:webHidden/>
              </w:rPr>
            </w:r>
          </w:ins>
          <w:r>
            <w:rPr>
              <w:noProof/>
              <w:webHidden/>
            </w:rPr>
            <w:fldChar w:fldCharType="separate"/>
          </w:r>
          <w:ins w:id="93" w:author="David Conklin" w:date="2021-01-07T09:39:00Z">
            <w:r>
              <w:rPr>
                <w:noProof/>
                <w:webHidden/>
              </w:rPr>
              <w:t>14</w:t>
            </w:r>
            <w:r>
              <w:rPr>
                <w:noProof/>
                <w:webHidden/>
              </w:rPr>
              <w:fldChar w:fldCharType="end"/>
            </w:r>
            <w:r w:rsidRPr="00587E5C">
              <w:rPr>
                <w:rStyle w:val="Hyperlink"/>
                <w:noProof/>
              </w:rPr>
              <w:fldChar w:fldCharType="end"/>
            </w:r>
          </w:ins>
        </w:p>
        <w:p w14:paraId="2C667479" w14:textId="4FCF89EB" w:rsidR="00E3419D" w:rsidRDefault="00E3419D">
          <w:pPr>
            <w:pStyle w:val="TOC2"/>
            <w:tabs>
              <w:tab w:val="right" w:leader="dot" w:pos="9350"/>
            </w:tabs>
            <w:rPr>
              <w:ins w:id="94" w:author="David Conklin" w:date="2021-01-07T09:39:00Z"/>
              <w:rFonts w:eastAsiaTheme="minorEastAsia"/>
              <w:noProof/>
            </w:rPr>
          </w:pPr>
          <w:ins w:id="9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Numbered climate scenarios in the model</w:t>
            </w:r>
            <w:r>
              <w:rPr>
                <w:noProof/>
                <w:webHidden/>
              </w:rPr>
              <w:tab/>
            </w:r>
            <w:r>
              <w:rPr>
                <w:noProof/>
                <w:webHidden/>
              </w:rPr>
              <w:fldChar w:fldCharType="begin"/>
            </w:r>
            <w:r>
              <w:rPr>
                <w:noProof/>
                <w:webHidden/>
              </w:rPr>
              <w:instrText xml:space="preserve"> PAGEREF _Toc60904785 \h </w:instrText>
            </w:r>
            <w:r>
              <w:rPr>
                <w:noProof/>
                <w:webHidden/>
              </w:rPr>
            </w:r>
          </w:ins>
          <w:r>
            <w:rPr>
              <w:noProof/>
              <w:webHidden/>
            </w:rPr>
            <w:fldChar w:fldCharType="separate"/>
          </w:r>
          <w:ins w:id="96" w:author="David Conklin" w:date="2021-01-07T09:39:00Z">
            <w:r>
              <w:rPr>
                <w:noProof/>
                <w:webHidden/>
              </w:rPr>
              <w:t>14</w:t>
            </w:r>
            <w:r>
              <w:rPr>
                <w:noProof/>
                <w:webHidden/>
              </w:rPr>
              <w:fldChar w:fldCharType="end"/>
            </w:r>
            <w:r w:rsidRPr="00587E5C">
              <w:rPr>
                <w:rStyle w:val="Hyperlink"/>
                <w:noProof/>
              </w:rPr>
              <w:fldChar w:fldCharType="end"/>
            </w:r>
          </w:ins>
        </w:p>
        <w:p w14:paraId="718F0B0A" w14:textId="6F002858" w:rsidR="00E3419D" w:rsidRDefault="00E3419D">
          <w:pPr>
            <w:pStyle w:val="TOC2"/>
            <w:tabs>
              <w:tab w:val="right" w:leader="dot" w:pos="9350"/>
            </w:tabs>
            <w:rPr>
              <w:ins w:id="97" w:author="David Conklin" w:date="2021-01-07T09:39:00Z"/>
              <w:rFonts w:eastAsiaTheme="minorEastAsia"/>
              <w:noProof/>
            </w:rPr>
          </w:pPr>
          <w:ins w:id="9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Monthly and seasonal weather data</w:t>
            </w:r>
            <w:r>
              <w:rPr>
                <w:noProof/>
                <w:webHidden/>
              </w:rPr>
              <w:tab/>
            </w:r>
            <w:r>
              <w:rPr>
                <w:noProof/>
                <w:webHidden/>
              </w:rPr>
              <w:fldChar w:fldCharType="begin"/>
            </w:r>
            <w:r>
              <w:rPr>
                <w:noProof/>
                <w:webHidden/>
              </w:rPr>
              <w:instrText xml:space="preserve"> PAGEREF _Toc60904786 \h </w:instrText>
            </w:r>
            <w:r>
              <w:rPr>
                <w:noProof/>
                <w:webHidden/>
              </w:rPr>
            </w:r>
          </w:ins>
          <w:r>
            <w:rPr>
              <w:noProof/>
              <w:webHidden/>
            </w:rPr>
            <w:fldChar w:fldCharType="separate"/>
          </w:r>
          <w:ins w:id="99" w:author="David Conklin" w:date="2021-01-07T09:39:00Z">
            <w:r>
              <w:rPr>
                <w:noProof/>
                <w:webHidden/>
              </w:rPr>
              <w:t>15</w:t>
            </w:r>
            <w:r>
              <w:rPr>
                <w:noProof/>
                <w:webHidden/>
              </w:rPr>
              <w:fldChar w:fldCharType="end"/>
            </w:r>
            <w:r w:rsidRPr="00587E5C">
              <w:rPr>
                <w:rStyle w:val="Hyperlink"/>
                <w:noProof/>
              </w:rPr>
              <w:fldChar w:fldCharType="end"/>
            </w:r>
          </w:ins>
        </w:p>
        <w:p w14:paraId="17A76A9B" w14:textId="0FF2088B" w:rsidR="00E3419D" w:rsidRDefault="00E3419D">
          <w:pPr>
            <w:pStyle w:val="TOC2"/>
            <w:tabs>
              <w:tab w:val="right" w:leader="dot" w:pos="9350"/>
            </w:tabs>
            <w:rPr>
              <w:ins w:id="100" w:author="David Conklin" w:date="2021-01-07T09:39:00Z"/>
              <w:rFonts w:eastAsiaTheme="minorEastAsia"/>
              <w:noProof/>
            </w:rPr>
          </w:pPr>
          <w:ins w:id="10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Climate data grids</w:t>
            </w:r>
            <w:r>
              <w:rPr>
                <w:noProof/>
                <w:webHidden/>
              </w:rPr>
              <w:tab/>
            </w:r>
            <w:r>
              <w:rPr>
                <w:noProof/>
                <w:webHidden/>
              </w:rPr>
              <w:fldChar w:fldCharType="begin"/>
            </w:r>
            <w:r>
              <w:rPr>
                <w:noProof/>
                <w:webHidden/>
              </w:rPr>
              <w:instrText xml:space="preserve"> PAGEREF _Toc60904787 \h </w:instrText>
            </w:r>
            <w:r>
              <w:rPr>
                <w:noProof/>
                <w:webHidden/>
              </w:rPr>
            </w:r>
          </w:ins>
          <w:r>
            <w:rPr>
              <w:noProof/>
              <w:webHidden/>
            </w:rPr>
            <w:fldChar w:fldCharType="separate"/>
          </w:r>
          <w:ins w:id="102" w:author="David Conklin" w:date="2021-01-07T09:39:00Z">
            <w:r>
              <w:rPr>
                <w:noProof/>
                <w:webHidden/>
              </w:rPr>
              <w:t>16</w:t>
            </w:r>
            <w:r>
              <w:rPr>
                <w:noProof/>
                <w:webHidden/>
              </w:rPr>
              <w:fldChar w:fldCharType="end"/>
            </w:r>
            <w:r w:rsidRPr="00587E5C">
              <w:rPr>
                <w:rStyle w:val="Hyperlink"/>
                <w:noProof/>
              </w:rPr>
              <w:fldChar w:fldCharType="end"/>
            </w:r>
          </w:ins>
        </w:p>
        <w:p w14:paraId="0CB18C69" w14:textId="1BAF00E8" w:rsidR="00E3419D" w:rsidRDefault="00E3419D">
          <w:pPr>
            <w:pStyle w:val="TOC3"/>
            <w:tabs>
              <w:tab w:val="right" w:leader="dot" w:pos="9350"/>
            </w:tabs>
            <w:rPr>
              <w:ins w:id="103" w:author="David Conklin" w:date="2021-01-07T09:39:00Z"/>
              <w:rFonts w:eastAsiaTheme="minorEastAsia"/>
              <w:noProof/>
            </w:rPr>
          </w:pPr>
          <w:ins w:id="104" w:author="David Conklin" w:date="2021-01-07T09:39:00Z">
            <w:r w:rsidRPr="00587E5C">
              <w:rPr>
                <w:rStyle w:val="Hyperlink"/>
                <w:noProof/>
              </w:rPr>
              <w:lastRenderedPageBreak/>
              <w:fldChar w:fldCharType="begin"/>
            </w:r>
            <w:r w:rsidRPr="00587E5C">
              <w:rPr>
                <w:rStyle w:val="Hyperlink"/>
                <w:noProof/>
              </w:rPr>
              <w:instrText xml:space="preserve"> </w:instrText>
            </w:r>
            <w:r>
              <w:rPr>
                <w:noProof/>
              </w:rPr>
              <w:instrText>HYPERLINK \l "_Toc60904788"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WW2100 climate grid</w:t>
            </w:r>
            <w:r>
              <w:rPr>
                <w:noProof/>
                <w:webHidden/>
              </w:rPr>
              <w:tab/>
            </w:r>
            <w:r>
              <w:rPr>
                <w:noProof/>
                <w:webHidden/>
              </w:rPr>
              <w:fldChar w:fldCharType="begin"/>
            </w:r>
            <w:r>
              <w:rPr>
                <w:noProof/>
                <w:webHidden/>
              </w:rPr>
              <w:instrText xml:space="preserve"> PAGEREF _Toc60904788 \h </w:instrText>
            </w:r>
            <w:r>
              <w:rPr>
                <w:noProof/>
                <w:webHidden/>
              </w:rPr>
            </w:r>
          </w:ins>
          <w:r>
            <w:rPr>
              <w:noProof/>
              <w:webHidden/>
            </w:rPr>
            <w:fldChar w:fldCharType="separate"/>
          </w:r>
          <w:ins w:id="105" w:author="David Conklin" w:date="2021-01-07T09:39:00Z">
            <w:r>
              <w:rPr>
                <w:noProof/>
                <w:webHidden/>
              </w:rPr>
              <w:t>16</w:t>
            </w:r>
            <w:r>
              <w:rPr>
                <w:noProof/>
                <w:webHidden/>
              </w:rPr>
              <w:fldChar w:fldCharType="end"/>
            </w:r>
            <w:r w:rsidRPr="00587E5C">
              <w:rPr>
                <w:rStyle w:val="Hyperlink"/>
                <w:noProof/>
              </w:rPr>
              <w:fldChar w:fldCharType="end"/>
            </w:r>
          </w:ins>
        </w:p>
        <w:p w14:paraId="1264524B" w14:textId="7CA9CA1A" w:rsidR="00E3419D" w:rsidRDefault="00E3419D">
          <w:pPr>
            <w:pStyle w:val="TOC3"/>
            <w:tabs>
              <w:tab w:val="right" w:leader="dot" w:pos="9350"/>
            </w:tabs>
            <w:rPr>
              <w:ins w:id="106" w:author="David Conklin" w:date="2021-01-07T09:39:00Z"/>
              <w:rFonts w:eastAsiaTheme="minorEastAsia"/>
              <w:noProof/>
            </w:rPr>
          </w:pPr>
          <w:ins w:id="10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"_Toc60904789"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v2 climate grid</w:t>
            </w:r>
            <w:r>
              <w:rPr>
                <w:noProof/>
                <w:webHidden/>
              </w:rPr>
              <w:tab/>
            </w:r>
            <w:r>
              <w:rPr>
                <w:noProof/>
                <w:webHidden/>
              </w:rPr>
              <w:fldChar w:fldCharType="begin"/>
            </w:r>
            <w:r>
              <w:rPr>
                <w:noProof/>
                <w:webHidden/>
              </w:rPr>
              <w:instrText xml:space="preserve"> PAGEREF _Toc60904789 \h </w:instrText>
            </w:r>
            <w:r>
              <w:rPr>
                <w:noProof/>
                <w:webHidden/>
              </w:rPr>
            </w:r>
          </w:ins>
          <w:r>
            <w:rPr>
              <w:noProof/>
              <w:webHidden/>
            </w:rPr>
            <w:fldChar w:fldCharType="separate"/>
          </w:r>
          <w:ins w:id="108" w:author="David Conklin" w:date="2021-01-07T09:39:00Z">
            <w:r>
              <w:rPr>
                <w:noProof/>
                <w:webHidden/>
              </w:rPr>
              <w:t>17</w:t>
            </w:r>
            <w:r>
              <w:rPr>
                <w:noProof/>
                <w:webHidden/>
              </w:rPr>
              <w:fldChar w:fldCharType="end"/>
            </w:r>
            <w:r w:rsidRPr="00587E5C">
              <w:rPr>
                <w:rStyle w:val="Hyperlink"/>
                <w:noProof/>
              </w:rPr>
              <w:fldChar w:fldCharType="end"/>
            </w:r>
          </w:ins>
        </w:p>
        <w:p w14:paraId="2DB5B8ED" w14:textId="04C78539" w:rsidR="00E3419D" w:rsidRDefault="00E3419D">
          <w:pPr>
            <w:pStyle w:val="TOC2"/>
            <w:tabs>
              <w:tab w:val="right" w:leader="dot" w:pos="9350"/>
            </w:tabs>
            <w:rPr>
              <w:ins w:id="109" w:author="David Conklin" w:date="2021-01-07T09:39:00Z"/>
              <w:rFonts w:eastAsiaTheme="minorEastAsia"/>
              <w:noProof/>
            </w:rPr>
          </w:pPr>
          <w:ins w:id="11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How climate data is looked up</w:t>
            </w:r>
            <w:r>
              <w:rPr>
                <w:noProof/>
                <w:webHidden/>
              </w:rPr>
              <w:tab/>
            </w:r>
            <w:r>
              <w:rPr>
                <w:noProof/>
                <w:webHidden/>
              </w:rPr>
              <w:fldChar w:fldCharType="begin"/>
            </w:r>
            <w:r>
              <w:rPr>
                <w:noProof/>
                <w:webHidden/>
              </w:rPr>
              <w:instrText xml:space="preserve"> PAGEREF _Toc60904790 \h </w:instrText>
            </w:r>
            <w:r>
              <w:rPr>
                <w:noProof/>
                <w:webHidden/>
              </w:rPr>
            </w:r>
          </w:ins>
          <w:r>
            <w:rPr>
              <w:noProof/>
              <w:webHidden/>
            </w:rPr>
            <w:fldChar w:fldCharType="separate"/>
          </w:r>
          <w:ins w:id="111" w:author="David Conklin" w:date="2021-01-07T09:39:00Z">
            <w:r>
              <w:rPr>
                <w:noProof/>
                <w:webHidden/>
              </w:rPr>
              <w:t>17</w:t>
            </w:r>
            <w:r>
              <w:rPr>
                <w:noProof/>
                <w:webHidden/>
              </w:rPr>
              <w:fldChar w:fldCharType="end"/>
            </w:r>
            <w:r w:rsidRPr="00587E5C">
              <w:rPr>
                <w:rStyle w:val="Hyperlink"/>
                <w:noProof/>
              </w:rPr>
              <w:fldChar w:fldCharType="end"/>
            </w:r>
          </w:ins>
        </w:p>
        <w:p w14:paraId="2F841FFC" w14:textId="73B4CBCE" w:rsidR="00E3419D" w:rsidRDefault="00E3419D">
          <w:pPr>
            <w:pStyle w:val="TOC2"/>
            <w:tabs>
              <w:tab w:val="right" w:leader="dot" w:pos="9350"/>
            </w:tabs>
            <w:rPr>
              <w:ins w:id="112" w:author="David Conklin" w:date="2021-01-07T09:39:00Z"/>
              <w:rFonts w:eastAsiaTheme="minorEastAsia"/>
              <w:noProof/>
            </w:rPr>
          </w:pPr>
          <w:ins w:id="11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What is in a climate dataset</w:t>
            </w:r>
            <w:r>
              <w:rPr>
                <w:noProof/>
                <w:webHidden/>
              </w:rPr>
              <w:tab/>
            </w:r>
            <w:r>
              <w:rPr>
                <w:noProof/>
                <w:webHidden/>
              </w:rPr>
              <w:fldChar w:fldCharType="begin"/>
            </w:r>
            <w:r>
              <w:rPr>
                <w:noProof/>
                <w:webHidden/>
              </w:rPr>
              <w:instrText xml:space="preserve"> PAGEREF _Toc60904791 \h </w:instrText>
            </w:r>
            <w:r>
              <w:rPr>
                <w:noProof/>
                <w:webHidden/>
              </w:rPr>
            </w:r>
          </w:ins>
          <w:r>
            <w:rPr>
              <w:noProof/>
              <w:webHidden/>
            </w:rPr>
            <w:fldChar w:fldCharType="separate"/>
          </w:r>
          <w:ins w:id="114" w:author="David Conklin" w:date="2021-01-07T09:39:00Z">
            <w:r>
              <w:rPr>
                <w:noProof/>
                <w:webHidden/>
              </w:rPr>
              <w:t>18</w:t>
            </w:r>
            <w:r>
              <w:rPr>
                <w:noProof/>
                <w:webHidden/>
              </w:rPr>
              <w:fldChar w:fldCharType="end"/>
            </w:r>
            <w:r w:rsidRPr="00587E5C">
              <w:rPr>
                <w:rStyle w:val="Hyperlink"/>
                <w:noProof/>
              </w:rPr>
              <w:fldChar w:fldCharType="end"/>
            </w:r>
          </w:ins>
        </w:p>
        <w:p w14:paraId="7ACBCFC0" w14:textId="51C1299E" w:rsidR="00E3419D" w:rsidRDefault="00E3419D">
          <w:pPr>
            <w:pStyle w:val="TOC1"/>
            <w:tabs>
              <w:tab w:val="right" w:leader="dot" w:pos="9350"/>
            </w:tabs>
            <w:rPr>
              <w:ins w:id="115" w:author="David Conklin" w:date="2021-01-07T09:39:00Z"/>
              <w:rFonts w:eastAsiaTheme="minorEastAsia"/>
              <w:noProof/>
            </w:rPr>
          </w:pPr>
          <w:ins w:id="11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Water rights</w:t>
            </w:r>
            <w:r>
              <w:rPr>
                <w:noProof/>
                <w:webHidden/>
              </w:rPr>
              <w:tab/>
            </w:r>
            <w:r>
              <w:rPr>
                <w:noProof/>
                <w:webHidden/>
              </w:rPr>
              <w:fldChar w:fldCharType="begin"/>
            </w:r>
            <w:r>
              <w:rPr>
                <w:noProof/>
                <w:webHidden/>
              </w:rPr>
              <w:instrText xml:space="preserve"> PAGEREF _Toc60904792 \h </w:instrText>
            </w:r>
            <w:r>
              <w:rPr>
                <w:noProof/>
                <w:webHidden/>
              </w:rPr>
            </w:r>
          </w:ins>
          <w:r>
            <w:rPr>
              <w:noProof/>
              <w:webHidden/>
            </w:rPr>
            <w:fldChar w:fldCharType="separate"/>
          </w:r>
          <w:ins w:id="117" w:author="David Conklin" w:date="2021-01-07T09:39:00Z">
            <w:r>
              <w:rPr>
                <w:noProof/>
                <w:webHidden/>
              </w:rPr>
              <w:t>18</w:t>
            </w:r>
            <w:r>
              <w:rPr>
                <w:noProof/>
                <w:webHidden/>
              </w:rPr>
              <w:fldChar w:fldCharType="end"/>
            </w:r>
            <w:r w:rsidRPr="00587E5C">
              <w:rPr>
                <w:rStyle w:val="Hyperlink"/>
                <w:noProof/>
              </w:rPr>
              <w:fldChar w:fldCharType="end"/>
            </w:r>
          </w:ins>
        </w:p>
        <w:p w14:paraId="77EDE458" w14:textId="3D69EE2B" w:rsidR="00E3419D" w:rsidRDefault="00E3419D">
          <w:pPr>
            <w:pStyle w:val="TOC2"/>
            <w:tabs>
              <w:tab w:val="right" w:leader="dot" w:pos="9350"/>
            </w:tabs>
            <w:rPr>
              <w:ins w:id="118" w:author="David Conklin" w:date="2021-01-07T09:39:00Z"/>
              <w:rFonts w:eastAsiaTheme="minorEastAsia"/>
              <w:noProof/>
            </w:rPr>
          </w:pPr>
          <w:ins w:id="11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Water rights data</w:t>
            </w:r>
            <w:r>
              <w:rPr>
                <w:noProof/>
                <w:webHidden/>
              </w:rPr>
              <w:tab/>
            </w:r>
            <w:r>
              <w:rPr>
                <w:noProof/>
                <w:webHidden/>
              </w:rPr>
              <w:fldChar w:fldCharType="begin"/>
            </w:r>
            <w:r>
              <w:rPr>
                <w:noProof/>
                <w:webHidden/>
              </w:rPr>
              <w:instrText xml:space="preserve"> PAGEREF _Toc60904793 \h </w:instrText>
            </w:r>
            <w:r>
              <w:rPr>
                <w:noProof/>
                <w:webHidden/>
              </w:rPr>
            </w:r>
          </w:ins>
          <w:r>
            <w:rPr>
              <w:noProof/>
              <w:webHidden/>
            </w:rPr>
            <w:fldChar w:fldCharType="separate"/>
          </w:r>
          <w:ins w:id="120" w:author="David Conklin" w:date="2021-01-07T09:39:00Z">
            <w:r>
              <w:rPr>
                <w:noProof/>
                <w:webHidden/>
              </w:rPr>
              <w:t>18</w:t>
            </w:r>
            <w:r>
              <w:rPr>
                <w:noProof/>
                <w:webHidden/>
              </w:rPr>
              <w:fldChar w:fldCharType="end"/>
            </w:r>
            <w:r w:rsidRPr="00587E5C">
              <w:rPr>
                <w:rStyle w:val="Hyperlink"/>
                <w:noProof/>
              </w:rPr>
              <w:fldChar w:fldCharType="end"/>
            </w:r>
          </w:ins>
        </w:p>
        <w:p w14:paraId="7C5DFDE0" w14:textId="323E0391" w:rsidR="00E3419D" w:rsidRDefault="00E3419D">
          <w:pPr>
            <w:pStyle w:val="TOC2"/>
            <w:tabs>
              <w:tab w:val="right" w:leader="dot" w:pos="9350"/>
            </w:tabs>
            <w:rPr>
              <w:ins w:id="121" w:author="David Conklin" w:date="2021-01-07T09:39:00Z"/>
              <w:rFonts w:eastAsiaTheme="minorEastAsia"/>
              <w:noProof/>
            </w:rPr>
          </w:pPr>
          <w:ins w:id="12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wr_pods.csv file</w:t>
            </w:r>
            <w:r>
              <w:rPr>
                <w:noProof/>
                <w:webHidden/>
              </w:rPr>
              <w:tab/>
            </w:r>
            <w:r>
              <w:rPr>
                <w:noProof/>
                <w:webHidden/>
              </w:rPr>
              <w:fldChar w:fldCharType="begin"/>
            </w:r>
            <w:r>
              <w:rPr>
                <w:noProof/>
                <w:webHidden/>
              </w:rPr>
              <w:instrText xml:space="preserve"> PAGEREF _Toc60904794 \h </w:instrText>
            </w:r>
            <w:r>
              <w:rPr>
                <w:noProof/>
                <w:webHidden/>
              </w:rPr>
            </w:r>
          </w:ins>
          <w:r>
            <w:rPr>
              <w:noProof/>
              <w:webHidden/>
            </w:rPr>
            <w:fldChar w:fldCharType="separate"/>
          </w:r>
          <w:ins w:id="123" w:author="David Conklin" w:date="2021-01-07T09:39:00Z">
            <w:r>
              <w:rPr>
                <w:noProof/>
                <w:webHidden/>
              </w:rPr>
              <w:t>19</w:t>
            </w:r>
            <w:r>
              <w:rPr>
                <w:noProof/>
                <w:webHidden/>
              </w:rPr>
              <w:fldChar w:fldCharType="end"/>
            </w:r>
            <w:r w:rsidRPr="00587E5C">
              <w:rPr>
                <w:rStyle w:val="Hyperlink"/>
                <w:noProof/>
              </w:rPr>
              <w:fldChar w:fldCharType="end"/>
            </w:r>
          </w:ins>
        </w:p>
        <w:p w14:paraId="3CE16898" w14:textId="70889D18" w:rsidR="00E3419D" w:rsidRDefault="00E3419D">
          <w:pPr>
            <w:pStyle w:val="TOC2"/>
            <w:tabs>
              <w:tab w:val="right" w:leader="dot" w:pos="9350"/>
            </w:tabs>
            <w:rPr>
              <w:ins w:id="124" w:author="David Conklin" w:date="2021-01-07T09:39:00Z"/>
              <w:rFonts w:eastAsiaTheme="minorEastAsia"/>
              <w:noProof/>
            </w:rPr>
          </w:pPr>
          <w:ins w:id="12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wr_pous.csv file</w:t>
            </w:r>
            <w:r>
              <w:rPr>
                <w:noProof/>
                <w:webHidden/>
              </w:rPr>
              <w:tab/>
            </w:r>
            <w:r>
              <w:rPr>
                <w:noProof/>
                <w:webHidden/>
              </w:rPr>
              <w:fldChar w:fldCharType="begin"/>
            </w:r>
            <w:r>
              <w:rPr>
                <w:noProof/>
                <w:webHidden/>
              </w:rPr>
              <w:instrText xml:space="preserve"> PAGEREF _Toc60904795 \h </w:instrText>
            </w:r>
            <w:r>
              <w:rPr>
                <w:noProof/>
                <w:webHidden/>
              </w:rPr>
            </w:r>
          </w:ins>
          <w:r>
            <w:rPr>
              <w:noProof/>
              <w:webHidden/>
            </w:rPr>
            <w:fldChar w:fldCharType="separate"/>
          </w:r>
          <w:ins w:id="126" w:author="David Conklin" w:date="2021-01-07T09:39:00Z">
            <w:r>
              <w:rPr>
                <w:noProof/>
                <w:webHidden/>
              </w:rPr>
              <w:t>19</w:t>
            </w:r>
            <w:r>
              <w:rPr>
                <w:noProof/>
                <w:webHidden/>
              </w:rPr>
              <w:fldChar w:fldCharType="end"/>
            </w:r>
            <w:r w:rsidRPr="00587E5C">
              <w:rPr>
                <w:rStyle w:val="Hyperlink"/>
                <w:noProof/>
              </w:rPr>
              <w:fldChar w:fldCharType="end"/>
            </w:r>
          </w:ins>
        </w:p>
        <w:p w14:paraId="2E76708D" w14:textId="4C32D339" w:rsidR="00E3419D" w:rsidRDefault="00E3419D">
          <w:pPr>
            <w:pStyle w:val="TOC2"/>
            <w:tabs>
              <w:tab w:val="right" w:leader="dot" w:pos="9350"/>
            </w:tabs>
            <w:rPr>
              <w:ins w:id="127" w:author="David Conklin" w:date="2021-01-07T09:39:00Z"/>
              <w:rFonts w:eastAsiaTheme="minorEastAsia"/>
              <w:noProof/>
            </w:rPr>
          </w:pPr>
          <w:ins w:id="12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Adding a water right</w:t>
            </w:r>
            <w:r>
              <w:rPr>
                <w:noProof/>
                <w:webHidden/>
              </w:rPr>
              <w:tab/>
            </w:r>
            <w:r>
              <w:rPr>
                <w:noProof/>
                <w:webHidden/>
              </w:rPr>
              <w:fldChar w:fldCharType="begin"/>
            </w:r>
            <w:r>
              <w:rPr>
                <w:noProof/>
                <w:webHidden/>
              </w:rPr>
              <w:instrText xml:space="preserve"> PAGEREF _Toc60904796 \h </w:instrText>
            </w:r>
            <w:r>
              <w:rPr>
                <w:noProof/>
                <w:webHidden/>
              </w:rPr>
            </w:r>
          </w:ins>
          <w:r>
            <w:rPr>
              <w:noProof/>
              <w:webHidden/>
            </w:rPr>
            <w:fldChar w:fldCharType="separate"/>
          </w:r>
          <w:ins w:id="129" w:author="David Conklin" w:date="2021-01-07T09:39:00Z">
            <w:r>
              <w:rPr>
                <w:noProof/>
                <w:webHidden/>
              </w:rPr>
              <w:t>20</w:t>
            </w:r>
            <w:r>
              <w:rPr>
                <w:noProof/>
                <w:webHidden/>
              </w:rPr>
              <w:fldChar w:fldCharType="end"/>
            </w:r>
            <w:r w:rsidRPr="00587E5C">
              <w:rPr>
                <w:rStyle w:val="Hyperlink"/>
                <w:noProof/>
              </w:rPr>
              <w:fldChar w:fldCharType="end"/>
            </w:r>
          </w:ins>
        </w:p>
        <w:p w14:paraId="10C8A931" w14:textId="1C51E361" w:rsidR="00E3419D" w:rsidRDefault="00E3419D">
          <w:pPr>
            <w:pStyle w:val="TOC1"/>
            <w:tabs>
              <w:tab w:val="right" w:leader="dot" w:pos="9350"/>
            </w:tabs>
            <w:rPr>
              <w:ins w:id="130" w:author="David Conklin" w:date="2021-01-07T09:39:00Z"/>
              <w:rFonts w:eastAsiaTheme="minorEastAsia"/>
              <w:noProof/>
            </w:rPr>
          </w:pPr>
          <w:ins w:id="13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Stream flow and stream temperature</w:t>
            </w:r>
            <w:r>
              <w:rPr>
                <w:noProof/>
                <w:webHidden/>
              </w:rPr>
              <w:tab/>
            </w:r>
            <w:r>
              <w:rPr>
                <w:noProof/>
                <w:webHidden/>
              </w:rPr>
              <w:fldChar w:fldCharType="begin"/>
            </w:r>
            <w:r>
              <w:rPr>
                <w:noProof/>
                <w:webHidden/>
              </w:rPr>
              <w:instrText xml:space="preserve"> PAGEREF _Toc60904797 \h </w:instrText>
            </w:r>
            <w:r>
              <w:rPr>
                <w:noProof/>
                <w:webHidden/>
              </w:rPr>
            </w:r>
          </w:ins>
          <w:r>
            <w:rPr>
              <w:noProof/>
              <w:webHidden/>
            </w:rPr>
            <w:fldChar w:fldCharType="separate"/>
          </w:r>
          <w:ins w:id="132" w:author="David Conklin" w:date="2021-01-07T09:39:00Z">
            <w:r>
              <w:rPr>
                <w:noProof/>
                <w:webHidden/>
              </w:rPr>
              <w:t>21</w:t>
            </w:r>
            <w:r>
              <w:rPr>
                <w:noProof/>
                <w:webHidden/>
              </w:rPr>
              <w:fldChar w:fldCharType="end"/>
            </w:r>
            <w:r w:rsidRPr="00587E5C">
              <w:rPr>
                <w:rStyle w:val="Hyperlink"/>
                <w:noProof/>
              </w:rPr>
              <w:fldChar w:fldCharType="end"/>
            </w:r>
          </w:ins>
        </w:p>
        <w:p w14:paraId="7D0F79B7" w14:textId="1695118C" w:rsidR="00E3419D" w:rsidRDefault="00E3419D">
          <w:pPr>
            <w:pStyle w:val="TOC2"/>
            <w:tabs>
              <w:tab w:val="right" w:leader="dot" w:pos="9350"/>
            </w:tabs>
            <w:rPr>
              <w:ins w:id="133" w:author="David Conklin" w:date="2021-01-07T09:39:00Z"/>
              <w:rFonts w:eastAsiaTheme="minorEastAsia"/>
              <w:noProof/>
            </w:rPr>
          </w:pPr>
          <w:ins w:id="13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Water parcels</w:t>
            </w:r>
            <w:r>
              <w:rPr>
                <w:noProof/>
                <w:webHidden/>
              </w:rPr>
              <w:tab/>
            </w:r>
            <w:r>
              <w:rPr>
                <w:noProof/>
                <w:webHidden/>
              </w:rPr>
              <w:fldChar w:fldCharType="begin"/>
            </w:r>
            <w:r>
              <w:rPr>
                <w:noProof/>
                <w:webHidden/>
              </w:rPr>
              <w:instrText xml:space="preserve"> PAGEREF _Toc60904798 \h </w:instrText>
            </w:r>
            <w:r>
              <w:rPr>
                <w:noProof/>
                <w:webHidden/>
              </w:rPr>
            </w:r>
          </w:ins>
          <w:r>
            <w:rPr>
              <w:noProof/>
              <w:webHidden/>
            </w:rPr>
            <w:fldChar w:fldCharType="separate"/>
          </w:r>
          <w:ins w:id="135" w:author="David Conklin" w:date="2021-01-07T09:39:00Z">
            <w:r>
              <w:rPr>
                <w:noProof/>
                <w:webHidden/>
              </w:rPr>
              <w:t>21</w:t>
            </w:r>
            <w:r>
              <w:rPr>
                <w:noProof/>
                <w:webHidden/>
              </w:rPr>
              <w:fldChar w:fldCharType="end"/>
            </w:r>
            <w:r w:rsidRPr="00587E5C">
              <w:rPr>
                <w:rStyle w:val="Hyperlink"/>
                <w:noProof/>
              </w:rPr>
              <w:fldChar w:fldCharType="end"/>
            </w:r>
          </w:ins>
        </w:p>
        <w:p w14:paraId="55BD552B" w14:textId="2E2547C8" w:rsidR="00E3419D" w:rsidRDefault="00E3419D">
          <w:pPr>
            <w:pStyle w:val="TOC2"/>
            <w:tabs>
              <w:tab w:val="right" w:leader="dot" w:pos="9350"/>
            </w:tabs>
            <w:rPr>
              <w:ins w:id="136" w:author="David Conklin" w:date="2021-01-07T09:39:00Z"/>
              <w:rFonts w:eastAsiaTheme="minorEastAsia"/>
              <w:noProof/>
            </w:rPr>
          </w:pPr>
          <w:ins w:id="13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"_Toc60904799"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Daily water mass and energy balance</w:t>
            </w:r>
            <w:r>
              <w:rPr>
                <w:noProof/>
                <w:webHidden/>
              </w:rPr>
              <w:tab/>
            </w:r>
            <w:r>
              <w:rPr>
                <w:noProof/>
                <w:webHidden/>
              </w:rPr>
              <w:fldChar w:fldCharType="begin"/>
            </w:r>
            <w:r>
              <w:rPr>
                <w:noProof/>
                <w:webHidden/>
              </w:rPr>
              <w:instrText xml:space="preserve"> PAGEREF _Toc60904799 \h </w:instrText>
            </w:r>
            <w:r>
              <w:rPr>
                <w:noProof/>
                <w:webHidden/>
              </w:rPr>
            </w:r>
          </w:ins>
          <w:r>
            <w:rPr>
              <w:noProof/>
              <w:webHidden/>
            </w:rPr>
            <w:fldChar w:fldCharType="separate"/>
          </w:r>
          <w:ins w:id="138" w:author="David Conklin" w:date="2021-01-07T09:39:00Z">
            <w:r>
              <w:rPr>
                <w:noProof/>
                <w:webHidden/>
              </w:rPr>
              <w:t>21</w:t>
            </w:r>
            <w:r>
              <w:rPr>
                <w:noProof/>
                <w:webHidden/>
              </w:rPr>
              <w:fldChar w:fldCharType="end"/>
            </w:r>
            <w:r w:rsidRPr="00587E5C">
              <w:rPr>
                <w:rStyle w:val="Hyperlink"/>
                <w:noProof/>
              </w:rPr>
              <w:fldChar w:fldCharType="end"/>
            </w:r>
          </w:ins>
        </w:p>
        <w:p w14:paraId="5B793DD8" w14:textId="7F64A266" w:rsidR="00E3419D" w:rsidRDefault="00E3419D">
          <w:pPr>
            <w:pStyle w:val="TOC2"/>
            <w:tabs>
              <w:tab w:val="right" w:leader="dot" w:pos="9350"/>
            </w:tabs>
            <w:rPr>
              <w:ins w:id="139" w:author="David Conklin" w:date="2021-01-07T09:39:00Z"/>
              <w:rFonts w:eastAsiaTheme="minorEastAsia"/>
              <w:noProof/>
            </w:rPr>
          </w:pPr>
          <w:ins w:id="14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Estimating the rate of flow in a stream reach</w:t>
            </w:r>
            <w:r>
              <w:rPr>
                <w:noProof/>
                <w:webHidden/>
              </w:rPr>
              <w:tab/>
            </w:r>
            <w:r>
              <w:rPr>
                <w:noProof/>
                <w:webHidden/>
              </w:rPr>
              <w:fldChar w:fldCharType="begin"/>
            </w:r>
            <w:r>
              <w:rPr>
                <w:noProof/>
                <w:webHidden/>
              </w:rPr>
              <w:instrText xml:space="preserve"> PAGEREF _Toc60904800 \h </w:instrText>
            </w:r>
            <w:r>
              <w:rPr>
                <w:noProof/>
                <w:webHidden/>
              </w:rPr>
            </w:r>
          </w:ins>
          <w:r>
            <w:rPr>
              <w:noProof/>
              <w:webHidden/>
            </w:rPr>
            <w:fldChar w:fldCharType="separate"/>
          </w:r>
          <w:ins w:id="141" w:author="David Conklin" w:date="2021-01-07T09:39:00Z">
            <w:r>
              <w:rPr>
                <w:noProof/>
                <w:webHidden/>
              </w:rPr>
              <w:t>22</w:t>
            </w:r>
            <w:r>
              <w:rPr>
                <w:noProof/>
                <w:webHidden/>
              </w:rPr>
              <w:fldChar w:fldCharType="end"/>
            </w:r>
            <w:r w:rsidRPr="00587E5C">
              <w:rPr>
                <w:rStyle w:val="Hyperlink"/>
                <w:noProof/>
              </w:rPr>
              <w:fldChar w:fldCharType="end"/>
            </w:r>
          </w:ins>
        </w:p>
        <w:p w14:paraId="55465E89" w14:textId="2CC4F10E" w:rsidR="00E3419D" w:rsidRDefault="00E3419D">
          <w:pPr>
            <w:pStyle w:val="TOC2"/>
            <w:tabs>
              <w:tab w:val="right" w:leader="dot" w:pos="9350"/>
            </w:tabs>
            <w:rPr>
              <w:ins w:id="142" w:author="David Conklin" w:date="2021-01-07T09:39:00Z"/>
              <w:rFonts w:eastAsiaTheme="minorEastAsia"/>
              <w:noProof/>
            </w:rPr>
          </w:pPr>
          <w:ins w:id="14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_Toc60904801 \h </w:instrText>
            </w:r>
            <w:r>
              <w:rPr>
                <w:noProof/>
                <w:webHidden/>
              </w:rPr>
            </w:r>
          </w:ins>
          <w:r>
            <w:rPr>
              <w:noProof/>
              <w:webHidden/>
            </w:rPr>
            <w:fldChar w:fldCharType="separate"/>
          </w:r>
          <w:ins w:id="144" w:author="David Conklin" w:date="2021-01-07T09:39:00Z">
            <w:r>
              <w:rPr>
                <w:noProof/>
                <w:webHidden/>
              </w:rPr>
              <w:t>25</w:t>
            </w:r>
            <w:r>
              <w:rPr>
                <w:noProof/>
                <w:webHidden/>
              </w:rPr>
              <w:fldChar w:fldCharType="end"/>
            </w:r>
            <w:r w:rsidRPr="00587E5C">
              <w:rPr>
                <w:rStyle w:val="Hyperlink"/>
                <w:noProof/>
              </w:rPr>
              <w:fldChar w:fldCharType="end"/>
            </w:r>
          </w:ins>
        </w:p>
        <w:p w14:paraId="07A58A29" w14:textId="4B789E9F" w:rsidR="00E3419D" w:rsidRDefault="00E3419D">
          <w:pPr>
            <w:pStyle w:val="TOC2"/>
            <w:tabs>
              <w:tab w:val="right" w:leader="dot" w:pos="9350"/>
            </w:tabs>
            <w:rPr>
              <w:ins w:id="145" w:author="David Conklin" w:date="2021-01-07T09:39:00Z"/>
              <w:rFonts w:eastAsiaTheme="minorEastAsia"/>
              <w:noProof/>
            </w:rPr>
          </w:pPr>
          <w:ins w:id="14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Water temperature from thermal energy</w:t>
            </w:r>
            <w:r>
              <w:rPr>
                <w:noProof/>
                <w:webHidden/>
              </w:rPr>
              <w:tab/>
            </w:r>
            <w:r>
              <w:rPr>
                <w:noProof/>
                <w:webHidden/>
              </w:rPr>
              <w:fldChar w:fldCharType="begin"/>
            </w:r>
            <w:r>
              <w:rPr>
                <w:noProof/>
                <w:webHidden/>
              </w:rPr>
              <w:instrText xml:space="preserve"> PAGEREF _Toc60904802 \h </w:instrText>
            </w:r>
            <w:r>
              <w:rPr>
                <w:noProof/>
                <w:webHidden/>
              </w:rPr>
            </w:r>
          </w:ins>
          <w:r>
            <w:rPr>
              <w:noProof/>
              <w:webHidden/>
            </w:rPr>
            <w:fldChar w:fldCharType="separate"/>
          </w:r>
          <w:ins w:id="147" w:author="David Conklin" w:date="2021-01-07T09:39:00Z">
            <w:r>
              <w:rPr>
                <w:noProof/>
                <w:webHidden/>
              </w:rPr>
              <w:t>25</w:t>
            </w:r>
            <w:r>
              <w:rPr>
                <w:noProof/>
                <w:webHidden/>
              </w:rPr>
              <w:fldChar w:fldCharType="end"/>
            </w:r>
            <w:r w:rsidRPr="00587E5C">
              <w:rPr>
                <w:rStyle w:val="Hyperlink"/>
                <w:noProof/>
              </w:rPr>
              <w:fldChar w:fldCharType="end"/>
            </w:r>
          </w:ins>
        </w:p>
        <w:p w14:paraId="74B1F8F2" w14:textId="4DF13D72" w:rsidR="00E3419D" w:rsidRDefault="00E3419D">
          <w:pPr>
            <w:pStyle w:val="TOC2"/>
            <w:tabs>
              <w:tab w:val="right" w:leader="dot" w:pos="9350"/>
            </w:tabs>
            <w:rPr>
              <w:ins w:id="148" w:author="David Conklin" w:date="2021-01-07T09:39:00Z"/>
              <w:rFonts w:eastAsiaTheme="minorEastAsia"/>
              <w:noProof/>
            </w:rPr>
          </w:pPr>
          <w:ins w:id="14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Initial conditions for Flow: the IC file</w:t>
            </w:r>
            <w:r>
              <w:rPr>
                <w:noProof/>
                <w:webHidden/>
              </w:rPr>
              <w:tab/>
            </w:r>
            <w:r>
              <w:rPr>
                <w:noProof/>
                <w:webHidden/>
              </w:rPr>
              <w:fldChar w:fldCharType="begin"/>
            </w:r>
            <w:r>
              <w:rPr>
                <w:noProof/>
                <w:webHidden/>
              </w:rPr>
              <w:instrText xml:space="preserve"> PAGEREF _Toc60904803 \h </w:instrText>
            </w:r>
            <w:r>
              <w:rPr>
                <w:noProof/>
                <w:webHidden/>
              </w:rPr>
            </w:r>
          </w:ins>
          <w:r>
            <w:rPr>
              <w:noProof/>
              <w:webHidden/>
            </w:rPr>
            <w:fldChar w:fldCharType="separate"/>
          </w:r>
          <w:ins w:id="150" w:author="David Conklin" w:date="2021-01-07T09:39:00Z">
            <w:r>
              <w:rPr>
                <w:noProof/>
                <w:webHidden/>
              </w:rPr>
              <w:t>26</w:t>
            </w:r>
            <w:r>
              <w:rPr>
                <w:noProof/>
                <w:webHidden/>
              </w:rPr>
              <w:fldChar w:fldCharType="end"/>
            </w:r>
            <w:r w:rsidRPr="00587E5C">
              <w:rPr>
                <w:rStyle w:val="Hyperlink"/>
                <w:noProof/>
              </w:rPr>
              <w:fldChar w:fldCharType="end"/>
            </w:r>
          </w:ins>
        </w:p>
        <w:p w14:paraId="6AA842A3" w14:textId="3E4BB0F0" w:rsidR="00E3419D" w:rsidRDefault="00E3419D">
          <w:pPr>
            <w:pStyle w:val="TOC2"/>
            <w:tabs>
              <w:tab w:val="right" w:leader="dot" w:pos="9350"/>
            </w:tabs>
            <w:rPr>
              <w:ins w:id="151" w:author="David Conklin" w:date="2021-01-07T09:39:00Z"/>
              <w:rFonts w:eastAsiaTheme="minorEastAsia"/>
              <w:noProof/>
            </w:rPr>
          </w:pPr>
          <w:ins w:id="15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Boundary conditions for stream water temperature</w:t>
            </w:r>
            <w:r>
              <w:rPr>
                <w:noProof/>
                <w:webHidden/>
              </w:rPr>
              <w:tab/>
            </w:r>
            <w:r>
              <w:rPr>
                <w:noProof/>
                <w:webHidden/>
              </w:rPr>
              <w:fldChar w:fldCharType="begin"/>
            </w:r>
            <w:r>
              <w:rPr>
                <w:noProof/>
                <w:webHidden/>
              </w:rPr>
              <w:instrText xml:space="preserve"> PAGEREF _Toc60904804 \h </w:instrText>
            </w:r>
            <w:r>
              <w:rPr>
                <w:noProof/>
                <w:webHidden/>
              </w:rPr>
            </w:r>
          </w:ins>
          <w:r>
            <w:rPr>
              <w:noProof/>
              <w:webHidden/>
            </w:rPr>
            <w:fldChar w:fldCharType="separate"/>
          </w:r>
          <w:ins w:id="153" w:author="David Conklin" w:date="2021-01-07T09:39:00Z">
            <w:r>
              <w:rPr>
                <w:noProof/>
                <w:webHidden/>
              </w:rPr>
              <w:t>26</w:t>
            </w:r>
            <w:r>
              <w:rPr>
                <w:noProof/>
                <w:webHidden/>
              </w:rPr>
              <w:fldChar w:fldCharType="end"/>
            </w:r>
            <w:r w:rsidRPr="00587E5C">
              <w:rPr>
                <w:rStyle w:val="Hyperlink"/>
                <w:noProof/>
              </w:rPr>
              <w:fldChar w:fldCharType="end"/>
            </w:r>
          </w:ins>
        </w:p>
        <w:p w14:paraId="5411689D" w14:textId="50300BF8" w:rsidR="00E3419D" w:rsidRDefault="00E3419D">
          <w:pPr>
            <w:pStyle w:val="TOC2"/>
            <w:tabs>
              <w:tab w:val="right" w:leader="dot" w:pos="9350"/>
            </w:tabs>
            <w:rPr>
              <w:ins w:id="154" w:author="David Conklin" w:date="2021-01-07T09:39:00Z"/>
              <w:rFonts w:eastAsiaTheme="minorEastAsia"/>
              <w:noProof/>
            </w:rPr>
          </w:pPr>
          <w:ins w:id="15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Thermal stratification in reservoirs</w:t>
            </w:r>
            <w:r>
              <w:rPr>
                <w:noProof/>
                <w:webHidden/>
              </w:rPr>
              <w:tab/>
            </w:r>
            <w:r>
              <w:rPr>
                <w:noProof/>
                <w:webHidden/>
              </w:rPr>
              <w:fldChar w:fldCharType="begin"/>
            </w:r>
            <w:r>
              <w:rPr>
                <w:noProof/>
                <w:webHidden/>
              </w:rPr>
              <w:instrText xml:space="preserve"> PAGEREF _Toc60904805 \h </w:instrText>
            </w:r>
            <w:r>
              <w:rPr>
                <w:noProof/>
                <w:webHidden/>
              </w:rPr>
            </w:r>
          </w:ins>
          <w:r>
            <w:rPr>
              <w:noProof/>
              <w:webHidden/>
            </w:rPr>
            <w:fldChar w:fldCharType="separate"/>
          </w:r>
          <w:ins w:id="156" w:author="David Conklin" w:date="2021-01-07T09:39:00Z">
            <w:r>
              <w:rPr>
                <w:noProof/>
                <w:webHidden/>
              </w:rPr>
              <w:t>27</w:t>
            </w:r>
            <w:r>
              <w:rPr>
                <w:noProof/>
                <w:webHidden/>
              </w:rPr>
              <w:fldChar w:fldCharType="end"/>
            </w:r>
            <w:r w:rsidRPr="00587E5C">
              <w:rPr>
                <w:rStyle w:val="Hyperlink"/>
                <w:noProof/>
              </w:rPr>
              <w:fldChar w:fldCharType="end"/>
            </w:r>
          </w:ins>
        </w:p>
        <w:p w14:paraId="3AE74379" w14:textId="3B598B50" w:rsidR="00E3419D" w:rsidRDefault="00E3419D">
          <w:pPr>
            <w:pStyle w:val="TOC2"/>
            <w:tabs>
              <w:tab w:val="right" w:leader="dot" w:pos="9350"/>
            </w:tabs>
            <w:rPr>
              <w:ins w:id="157" w:author="David Conklin" w:date="2021-01-07T09:39:00Z"/>
              <w:rFonts w:eastAsiaTheme="minorEastAsia"/>
              <w:noProof/>
            </w:rPr>
          </w:pPr>
          <w:ins w:id="15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Thermal loading</w:t>
            </w:r>
            <w:r>
              <w:rPr>
                <w:noProof/>
                <w:webHidden/>
              </w:rPr>
              <w:tab/>
            </w:r>
            <w:r>
              <w:rPr>
                <w:noProof/>
                <w:webHidden/>
              </w:rPr>
              <w:fldChar w:fldCharType="begin"/>
            </w:r>
            <w:r>
              <w:rPr>
                <w:noProof/>
                <w:webHidden/>
              </w:rPr>
              <w:instrText xml:space="preserve"> PAGEREF _Toc60904806 \h </w:instrText>
            </w:r>
            <w:r>
              <w:rPr>
                <w:noProof/>
                <w:webHidden/>
              </w:rPr>
            </w:r>
          </w:ins>
          <w:r>
            <w:rPr>
              <w:noProof/>
              <w:webHidden/>
            </w:rPr>
            <w:fldChar w:fldCharType="separate"/>
          </w:r>
          <w:ins w:id="159" w:author="David Conklin" w:date="2021-01-07T09:39:00Z">
            <w:r>
              <w:rPr>
                <w:noProof/>
                <w:webHidden/>
              </w:rPr>
              <w:t>27</w:t>
            </w:r>
            <w:r>
              <w:rPr>
                <w:noProof/>
                <w:webHidden/>
              </w:rPr>
              <w:fldChar w:fldCharType="end"/>
            </w:r>
            <w:r w:rsidRPr="00587E5C">
              <w:rPr>
                <w:rStyle w:val="Hyperlink"/>
                <w:noProof/>
              </w:rPr>
              <w:fldChar w:fldCharType="end"/>
            </w:r>
          </w:ins>
        </w:p>
        <w:p w14:paraId="55145D23" w14:textId="782AF25F" w:rsidR="00E3419D" w:rsidRDefault="00E3419D">
          <w:pPr>
            <w:pStyle w:val="TOC1"/>
            <w:tabs>
              <w:tab w:val="right" w:leader="dot" w:pos="9350"/>
            </w:tabs>
            <w:rPr>
              <w:ins w:id="160" w:author="David Conklin" w:date="2021-01-07T09:39:00Z"/>
              <w:rFonts w:eastAsiaTheme="minorEastAsia"/>
              <w:noProof/>
            </w:rPr>
          </w:pPr>
          <w:ins w:id="16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Reservoirs</w:t>
            </w:r>
            <w:r>
              <w:rPr>
                <w:noProof/>
                <w:webHidden/>
              </w:rPr>
              <w:tab/>
            </w:r>
            <w:r>
              <w:rPr>
                <w:noProof/>
                <w:webHidden/>
              </w:rPr>
              <w:fldChar w:fldCharType="begin"/>
            </w:r>
            <w:r>
              <w:rPr>
                <w:noProof/>
                <w:webHidden/>
              </w:rPr>
              <w:instrText xml:space="preserve"> PAGEREF _Toc60904807 \h </w:instrText>
            </w:r>
            <w:r>
              <w:rPr>
                <w:noProof/>
                <w:webHidden/>
              </w:rPr>
            </w:r>
          </w:ins>
          <w:r>
            <w:rPr>
              <w:noProof/>
              <w:webHidden/>
            </w:rPr>
            <w:fldChar w:fldCharType="separate"/>
          </w:r>
          <w:ins w:id="162" w:author="David Conklin" w:date="2021-01-07T09:39:00Z">
            <w:r>
              <w:rPr>
                <w:noProof/>
                <w:webHidden/>
              </w:rPr>
              <w:t>28</w:t>
            </w:r>
            <w:r>
              <w:rPr>
                <w:noProof/>
                <w:webHidden/>
              </w:rPr>
              <w:fldChar w:fldCharType="end"/>
            </w:r>
            <w:r w:rsidRPr="00587E5C">
              <w:rPr>
                <w:rStyle w:val="Hyperlink"/>
                <w:noProof/>
              </w:rPr>
              <w:fldChar w:fldCharType="end"/>
            </w:r>
          </w:ins>
        </w:p>
        <w:p w14:paraId="0945DBF0" w14:textId="02F604FF" w:rsidR="00E3419D" w:rsidRDefault="00E3419D">
          <w:pPr>
            <w:pStyle w:val="TOC2"/>
            <w:tabs>
              <w:tab w:val="right" w:leader="dot" w:pos="9350"/>
            </w:tabs>
            <w:rPr>
              <w:ins w:id="163" w:author="David Conklin" w:date="2021-01-07T09:39:00Z"/>
              <w:rFonts w:eastAsiaTheme="minorEastAsia"/>
              <w:noProof/>
            </w:rPr>
          </w:pPr>
          <w:ins w:id="16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Reservoir data</w:t>
            </w:r>
            <w:r>
              <w:rPr>
                <w:noProof/>
                <w:webHidden/>
              </w:rPr>
              <w:tab/>
            </w:r>
            <w:r>
              <w:rPr>
                <w:noProof/>
                <w:webHidden/>
              </w:rPr>
              <w:fldChar w:fldCharType="begin"/>
            </w:r>
            <w:r>
              <w:rPr>
                <w:noProof/>
                <w:webHidden/>
              </w:rPr>
              <w:instrText xml:space="preserve"> PAGEREF _Toc60904808 \h </w:instrText>
            </w:r>
            <w:r>
              <w:rPr>
                <w:noProof/>
                <w:webHidden/>
              </w:rPr>
            </w:r>
          </w:ins>
          <w:r>
            <w:rPr>
              <w:noProof/>
              <w:webHidden/>
            </w:rPr>
            <w:fldChar w:fldCharType="separate"/>
          </w:r>
          <w:ins w:id="165" w:author="David Conklin" w:date="2021-01-07T09:39:00Z">
            <w:r>
              <w:rPr>
                <w:noProof/>
                <w:webHidden/>
              </w:rPr>
              <w:t>29</w:t>
            </w:r>
            <w:r>
              <w:rPr>
                <w:noProof/>
                <w:webHidden/>
              </w:rPr>
              <w:fldChar w:fldCharType="end"/>
            </w:r>
            <w:r w:rsidRPr="00587E5C">
              <w:rPr>
                <w:rStyle w:val="Hyperlink"/>
                <w:noProof/>
              </w:rPr>
              <w:fldChar w:fldCharType="end"/>
            </w:r>
          </w:ins>
        </w:p>
        <w:p w14:paraId="58133FF5" w14:textId="0AC57B0B" w:rsidR="00E3419D" w:rsidRDefault="00E3419D">
          <w:pPr>
            <w:pStyle w:val="TOC2"/>
            <w:tabs>
              <w:tab w:val="right" w:leader="dot" w:pos="9350"/>
            </w:tabs>
            <w:rPr>
              <w:ins w:id="166" w:author="David Conklin" w:date="2021-01-07T09:39:00Z"/>
              <w:rFonts w:eastAsiaTheme="minorEastAsia"/>
              <w:noProof/>
            </w:rPr>
          </w:pPr>
          <w:ins w:id="16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"_Toc60904809"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Reservoir data sources</w:t>
            </w:r>
            <w:r>
              <w:rPr>
                <w:noProof/>
                <w:webHidden/>
              </w:rPr>
              <w:tab/>
            </w:r>
            <w:r>
              <w:rPr>
                <w:noProof/>
                <w:webHidden/>
              </w:rPr>
              <w:fldChar w:fldCharType="begin"/>
            </w:r>
            <w:r>
              <w:rPr>
                <w:noProof/>
                <w:webHidden/>
              </w:rPr>
              <w:instrText xml:space="preserve"> PAGEREF _Toc60904809 \h </w:instrText>
            </w:r>
            <w:r>
              <w:rPr>
                <w:noProof/>
                <w:webHidden/>
              </w:rPr>
            </w:r>
          </w:ins>
          <w:r>
            <w:rPr>
              <w:noProof/>
              <w:webHidden/>
            </w:rPr>
            <w:fldChar w:fldCharType="separate"/>
          </w:r>
          <w:ins w:id="168" w:author="David Conklin" w:date="2021-01-07T09:39:00Z">
            <w:r>
              <w:rPr>
                <w:noProof/>
                <w:webHidden/>
              </w:rPr>
              <w:t>31</w:t>
            </w:r>
            <w:r>
              <w:rPr>
                <w:noProof/>
                <w:webHidden/>
              </w:rPr>
              <w:fldChar w:fldCharType="end"/>
            </w:r>
            <w:r w:rsidRPr="00587E5C">
              <w:rPr>
                <w:rStyle w:val="Hyperlink"/>
                <w:noProof/>
              </w:rPr>
              <w:fldChar w:fldCharType="end"/>
            </w:r>
          </w:ins>
        </w:p>
        <w:p w14:paraId="75897590" w14:textId="59611D14" w:rsidR="00E3419D" w:rsidRDefault="00E3419D">
          <w:pPr>
            <w:pStyle w:val="TOC1"/>
            <w:tabs>
              <w:tab w:val="right" w:leader="dot" w:pos="9350"/>
            </w:tabs>
            <w:rPr>
              <w:ins w:id="169" w:author="David Conklin" w:date="2021-01-07T09:39:00Z"/>
              <w:rFonts w:eastAsiaTheme="minorEastAsia"/>
              <w:noProof/>
            </w:rPr>
          </w:pPr>
          <w:ins w:id="17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_Toc60904810 \h </w:instrText>
            </w:r>
            <w:r>
              <w:rPr>
                <w:noProof/>
                <w:webHidden/>
              </w:rPr>
            </w:r>
          </w:ins>
          <w:r>
            <w:rPr>
              <w:noProof/>
              <w:webHidden/>
            </w:rPr>
            <w:fldChar w:fldCharType="separate"/>
          </w:r>
          <w:ins w:id="171" w:author="David Conklin" w:date="2021-01-07T09:39:00Z">
            <w:r>
              <w:rPr>
                <w:noProof/>
                <w:webHidden/>
              </w:rPr>
              <w:t>31</w:t>
            </w:r>
            <w:r>
              <w:rPr>
                <w:noProof/>
                <w:webHidden/>
              </w:rPr>
              <w:fldChar w:fldCharType="end"/>
            </w:r>
            <w:r w:rsidRPr="00587E5C">
              <w:rPr>
                <w:rStyle w:val="Hyperlink"/>
                <w:noProof/>
              </w:rPr>
              <w:fldChar w:fldCharType="end"/>
            </w:r>
          </w:ins>
        </w:p>
        <w:p w14:paraId="3570142B" w14:textId="026D6614" w:rsidR="00E3419D" w:rsidRDefault="00E3419D">
          <w:pPr>
            <w:pStyle w:val="TOC2"/>
            <w:tabs>
              <w:tab w:val="right" w:leader="dot" w:pos="9350"/>
            </w:tabs>
            <w:rPr>
              <w:ins w:id="172" w:author="David Conklin" w:date="2021-01-07T09:39:00Z"/>
              <w:rFonts w:eastAsiaTheme="minorEastAsia"/>
              <w:noProof/>
            </w:rPr>
          </w:pPr>
          <w:ins w:id="17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Limitations of subbasin simulations</w:t>
            </w:r>
            <w:r>
              <w:rPr>
                <w:noProof/>
                <w:webHidden/>
              </w:rPr>
              <w:tab/>
            </w:r>
            <w:r>
              <w:rPr>
                <w:noProof/>
                <w:webHidden/>
              </w:rPr>
              <w:fldChar w:fldCharType="begin"/>
            </w:r>
            <w:r>
              <w:rPr>
                <w:noProof/>
                <w:webHidden/>
              </w:rPr>
              <w:instrText xml:space="preserve"> PAGEREF _Toc60904811 \h </w:instrText>
            </w:r>
            <w:r>
              <w:rPr>
                <w:noProof/>
                <w:webHidden/>
              </w:rPr>
            </w:r>
          </w:ins>
          <w:r>
            <w:rPr>
              <w:noProof/>
              <w:webHidden/>
            </w:rPr>
            <w:fldChar w:fldCharType="separate"/>
          </w:r>
          <w:ins w:id="174" w:author="David Conklin" w:date="2021-01-07T09:39:00Z">
            <w:r>
              <w:rPr>
                <w:noProof/>
                <w:webHidden/>
              </w:rPr>
              <w:t>33</w:t>
            </w:r>
            <w:r>
              <w:rPr>
                <w:noProof/>
                <w:webHidden/>
              </w:rPr>
              <w:fldChar w:fldCharType="end"/>
            </w:r>
            <w:r w:rsidRPr="00587E5C">
              <w:rPr>
                <w:rStyle w:val="Hyperlink"/>
                <w:noProof/>
              </w:rPr>
              <w:fldChar w:fldCharType="end"/>
            </w:r>
          </w:ins>
        </w:p>
        <w:p w14:paraId="27C27D08" w14:textId="4CC369C2" w:rsidR="00E3419D" w:rsidRDefault="00E3419D">
          <w:pPr>
            <w:pStyle w:val="TOC1"/>
            <w:tabs>
              <w:tab w:val="right" w:leader="dot" w:pos="9350"/>
            </w:tabs>
            <w:rPr>
              <w:ins w:id="175" w:author="David Conklin" w:date="2021-01-07T09:39:00Z"/>
              <w:rFonts w:eastAsiaTheme="minorEastAsia"/>
              <w:noProof/>
            </w:rPr>
          </w:pPr>
          <w:ins w:id="17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Calibration procedure</w:t>
            </w:r>
            <w:r>
              <w:rPr>
                <w:noProof/>
                <w:webHidden/>
              </w:rPr>
              <w:tab/>
            </w:r>
            <w:r>
              <w:rPr>
                <w:noProof/>
                <w:webHidden/>
              </w:rPr>
              <w:fldChar w:fldCharType="begin"/>
            </w:r>
            <w:r>
              <w:rPr>
                <w:noProof/>
                <w:webHidden/>
              </w:rPr>
              <w:instrText xml:space="preserve"> PAGEREF _Toc60904812 \h </w:instrText>
            </w:r>
            <w:r>
              <w:rPr>
                <w:noProof/>
                <w:webHidden/>
              </w:rPr>
            </w:r>
          </w:ins>
          <w:r>
            <w:rPr>
              <w:noProof/>
              <w:webHidden/>
            </w:rPr>
            <w:fldChar w:fldCharType="separate"/>
          </w:r>
          <w:ins w:id="177" w:author="David Conklin" w:date="2021-01-07T09:39:00Z">
            <w:r>
              <w:rPr>
                <w:noProof/>
                <w:webHidden/>
              </w:rPr>
              <w:t>33</w:t>
            </w:r>
            <w:r>
              <w:rPr>
                <w:noProof/>
                <w:webHidden/>
              </w:rPr>
              <w:fldChar w:fldCharType="end"/>
            </w:r>
            <w:r w:rsidRPr="00587E5C">
              <w:rPr>
                <w:rStyle w:val="Hyperlink"/>
                <w:noProof/>
              </w:rPr>
              <w:fldChar w:fldCharType="end"/>
            </w:r>
          </w:ins>
        </w:p>
        <w:p w14:paraId="6B43535A" w14:textId="25B6C3BC" w:rsidR="00E3419D" w:rsidRDefault="00E3419D">
          <w:pPr>
            <w:pStyle w:val="TOC2"/>
            <w:tabs>
              <w:tab w:val="right" w:leader="dot" w:pos="9350"/>
            </w:tabs>
            <w:rPr>
              <w:ins w:id="178" w:author="David Conklin" w:date="2021-01-07T09:39:00Z"/>
              <w:rFonts w:eastAsiaTheme="minorEastAsia"/>
              <w:noProof/>
            </w:rPr>
          </w:pPr>
          <w:ins w:id="17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Using PEST to determine HBV parameter values</w:t>
            </w:r>
            <w:r>
              <w:rPr>
                <w:noProof/>
                <w:webHidden/>
              </w:rPr>
              <w:tab/>
            </w:r>
            <w:r>
              <w:rPr>
                <w:noProof/>
                <w:webHidden/>
              </w:rPr>
              <w:fldChar w:fldCharType="begin"/>
            </w:r>
            <w:r>
              <w:rPr>
                <w:noProof/>
                <w:webHidden/>
              </w:rPr>
              <w:instrText xml:space="preserve"> PAGEREF _Toc60904813 \h </w:instrText>
            </w:r>
            <w:r>
              <w:rPr>
                <w:noProof/>
                <w:webHidden/>
              </w:rPr>
            </w:r>
          </w:ins>
          <w:r>
            <w:rPr>
              <w:noProof/>
              <w:webHidden/>
            </w:rPr>
            <w:fldChar w:fldCharType="separate"/>
          </w:r>
          <w:ins w:id="180" w:author="David Conklin" w:date="2021-01-07T09:39:00Z">
            <w:r>
              <w:rPr>
                <w:noProof/>
                <w:webHidden/>
              </w:rPr>
              <w:t>34</w:t>
            </w:r>
            <w:r>
              <w:rPr>
                <w:noProof/>
                <w:webHidden/>
              </w:rPr>
              <w:fldChar w:fldCharType="end"/>
            </w:r>
            <w:r w:rsidRPr="00587E5C">
              <w:rPr>
                <w:rStyle w:val="Hyperlink"/>
                <w:noProof/>
              </w:rPr>
              <w:fldChar w:fldCharType="end"/>
            </w:r>
          </w:ins>
        </w:p>
        <w:p w14:paraId="10E18D6C" w14:textId="327A0D24" w:rsidR="00E3419D" w:rsidRDefault="00E3419D">
          <w:pPr>
            <w:pStyle w:val="TOC2"/>
            <w:tabs>
              <w:tab w:val="right" w:leader="dot" w:pos="9350"/>
            </w:tabs>
            <w:rPr>
              <w:ins w:id="181" w:author="David Conklin" w:date="2021-01-07T09:39:00Z"/>
              <w:rFonts w:eastAsiaTheme="minorEastAsia"/>
              <w:noProof/>
            </w:rPr>
          </w:pPr>
          <w:ins w:id="18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_Toc60904814 \h </w:instrText>
            </w:r>
            <w:r>
              <w:rPr>
                <w:noProof/>
                <w:webHidden/>
              </w:rPr>
            </w:r>
          </w:ins>
          <w:r>
            <w:rPr>
              <w:noProof/>
              <w:webHidden/>
            </w:rPr>
            <w:fldChar w:fldCharType="separate"/>
          </w:r>
          <w:ins w:id="183" w:author="David Conklin" w:date="2021-01-07T09:39:00Z">
            <w:r>
              <w:rPr>
                <w:noProof/>
                <w:webHidden/>
              </w:rPr>
              <w:t>34</w:t>
            </w:r>
            <w:r>
              <w:rPr>
                <w:noProof/>
                <w:webHidden/>
              </w:rPr>
              <w:fldChar w:fldCharType="end"/>
            </w:r>
            <w:r w:rsidRPr="00587E5C">
              <w:rPr>
                <w:rStyle w:val="Hyperlink"/>
                <w:noProof/>
              </w:rPr>
              <w:fldChar w:fldCharType="end"/>
            </w:r>
          </w:ins>
        </w:p>
        <w:p w14:paraId="37FB271A" w14:textId="777C0CCB" w:rsidR="00E3419D" w:rsidRDefault="00E3419D">
          <w:pPr>
            <w:pStyle w:val="TOC2"/>
            <w:tabs>
              <w:tab w:val="right" w:leader="dot" w:pos="9350"/>
            </w:tabs>
            <w:rPr>
              <w:ins w:id="184" w:author="David Conklin" w:date="2021-01-07T09:39:00Z"/>
              <w:rFonts w:eastAsiaTheme="minorEastAsia"/>
              <w:noProof/>
            </w:rPr>
          </w:pPr>
          <w:ins w:id="18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Calibrating stream temperatures</w:t>
            </w:r>
            <w:r>
              <w:rPr>
                <w:noProof/>
                <w:webHidden/>
              </w:rPr>
              <w:tab/>
            </w:r>
            <w:r>
              <w:rPr>
                <w:noProof/>
                <w:webHidden/>
              </w:rPr>
              <w:fldChar w:fldCharType="begin"/>
            </w:r>
            <w:r>
              <w:rPr>
                <w:noProof/>
                <w:webHidden/>
              </w:rPr>
              <w:instrText xml:space="preserve"> PAGEREF _Toc60904815 \h </w:instrText>
            </w:r>
            <w:r>
              <w:rPr>
                <w:noProof/>
                <w:webHidden/>
              </w:rPr>
            </w:r>
          </w:ins>
          <w:r>
            <w:rPr>
              <w:noProof/>
              <w:webHidden/>
            </w:rPr>
            <w:fldChar w:fldCharType="separate"/>
          </w:r>
          <w:ins w:id="186" w:author="David Conklin" w:date="2021-01-07T09:39:00Z">
            <w:r>
              <w:rPr>
                <w:noProof/>
                <w:webHidden/>
              </w:rPr>
              <w:t>35</w:t>
            </w:r>
            <w:r>
              <w:rPr>
                <w:noProof/>
                <w:webHidden/>
              </w:rPr>
              <w:fldChar w:fldCharType="end"/>
            </w:r>
            <w:r w:rsidRPr="00587E5C">
              <w:rPr>
                <w:rStyle w:val="Hyperlink"/>
                <w:noProof/>
              </w:rPr>
              <w:fldChar w:fldCharType="end"/>
            </w:r>
          </w:ins>
        </w:p>
        <w:p w14:paraId="3917D322" w14:textId="76BEF171" w:rsidR="00E3419D" w:rsidRDefault="00E3419D">
          <w:pPr>
            <w:pStyle w:val="TOC1"/>
            <w:tabs>
              <w:tab w:val="right" w:leader="dot" w:pos="9350"/>
            </w:tabs>
            <w:rPr>
              <w:ins w:id="187" w:author="David Conklin" w:date="2021-01-07T09:39:00Z"/>
              <w:rFonts w:eastAsiaTheme="minorEastAsia"/>
              <w:noProof/>
            </w:rPr>
          </w:pPr>
          <w:ins w:id="18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North Santiam study area</w:t>
            </w:r>
            <w:r>
              <w:rPr>
                <w:noProof/>
                <w:webHidden/>
              </w:rPr>
              <w:tab/>
            </w:r>
            <w:r>
              <w:rPr>
                <w:noProof/>
                <w:webHidden/>
              </w:rPr>
              <w:fldChar w:fldCharType="begin"/>
            </w:r>
            <w:r>
              <w:rPr>
                <w:noProof/>
                <w:webHidden/>
              </w:rPr>
              <w:instrText xml:space="preserve"> PAGEREF _Toc60904816 \h </w:instrText>
            </w:r>
            <w:r>
              <w:rPr>
                <w:noProof/>
                <w:webHidden/>
              </w:rPr>
            </w:r>
          </w:ins>
          <w:r>
            <w:rPr>
              <w:noProof/>
              <w:webHidden/>
            </w:rPr>
            <w:fldChar w:fldCharType="separate"/>
          </w:r>
          <w:ins w:id="189" w:author="David Conklin" w:date="2021-01-07T09:39:00Z">
            <w:r>
              <w:rPr>
                <w:noProof/>
                <w:webHidden/>
              </w:rPr>
              <w:t>35</w:t>
            </w:r>
            <w:r>
              <w:rPr>
                <w:noProof/>
                <w:webHidden/>
              </w:rPr>
              <w:fldChar w:fldCharType="end"/>
            </w:r>
            <w:r w:rsidRPr="00587E5C">
              <w:rPr>
                <w:rStyle w:val="Hyperlink"/>
                <w:noProof/>
              </w:rPr>
              <w:fldChar w:fldCharType="end"/>
            </w:r>
          </w:ins>
        </w:p>
        <w:p w14:paraId="620B8C27" w14:textId="127C6825" w:rsidR="00E3419D" w:rsidRDefault="00E3419D">
          <w:pPr>
            <w:pStyle w:val="TOC2"/>
            <w:tabs>
              <w:tab w:val="right" w:leader="dot" w:pos="9350"/>
            </w:tabs>
            <w:rPr>
              <w:ins w:id="190" w:author="David Conklin" w:date="2021-01-07T09:39:00Z"/>
              <w:rFonts w:eastAsiaTheme="minorEastAsia"/>
              <w:noProof/>
            </w:rPr>
          </w:pPr>
          <w:ins w:id="19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_Toc60904817 \h </w:instrText>
            </w:r>
            <w:r>
              <w:rPr>
                <w:noProof/>
                <w:webHidden/>
              </w:rPr>
            </w:r>
          </w:ins>
          <w:r>
            <w:rPr>
              <w:noProof/>
              <w:webHidden/>
            </w:rPr>
            <w:fldChar w:fldCharType="separate"/>
          </w:r>
          <w:ins w:id="192" w:author="David Conklin" w:date="2021-01-07T09:39:00Z">
            <w:r>
              <w:rPr>
                <w:noProof/>
                <w:webHidden/>
              </w:rPr>
              <w:t>36</w:t>
            </w:r>
            <w:r>
              <w:rPr>
                <w:noProof/>
                <w:webHidden/>
              </w:rPr>
              <w:fldChar w:fldCharType="end"/>
            </w:r>
            <w:r w:rsidRPr="00587E5C">
              <w:rPr>
                <w:rStyle w:val="Hyperlink"/>
                <w:noProof/>
              </w:rPr>
              <w:fldChar w:fldCharType="end"/>
            </w:r>
          </w:ins>
        </w:p>
        <w:p w14:paraId="700C94F9" w14:textId="0A073506" w:rsidR="00E3419D" w:rsidRDefault="00E3419D">
          <w:pPr>
            <w:pStyle w:val="TOC2"/>
            <w:tabs>
              <w:tab w:val="right" w:leader="dot" w:pos="9350"/>
            </w:tabs>
            <w:rPr>
              <w:ins w:id="193" w:author="David Conklin" w:date="2021-01-07T09:39:00Z"/>
              <w:rFonts w:eastAsiaTheme="minorEastAsia"/>
              <w:noProof/>
            </w:rPr>
          </w:pPr>
          <w:ins w:id="19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Municipal water rights</w:t>
            </w:r>
            <w:r>
              <w:rPr>
                <w:noProof/>
                <w:webHidden/>
              </w:rPr>
              <w:tab/>
            </w:r>
            <w:r>
              <w:rPr>
                <w:noProof/>
                <w:webHidden/>
              </w:rPr>
              <w:fldChar w:fldCharType="begin"/>
            </w:r>
            <w:r>
              <w:rPr>
                <w:noProof/>
                <w:webHidden/>
              </w:rPr>
              <w:instrText xml:space="preserve"> PAGEREF _Toc60904818 \h </w:instrText>
            </w:r>
            <w:r>
              <w:rPr>
                <w:noProof/>
                <w:webHidden/>
              </w:rPr>
            </w:r>
          </w:ins>
          <w:r>
            <w:rPr>
              <w:noProof/>
              <w:webHidden/>
            </w:rPr>
            <w:fldChar w:fldCharType="separate"/>
          </w:r>
          <w:ins w:id="195" w:author="David Conklin" w:date="2021-01-07T09:39:00Z">
            <w:r>
              <w:rPr>
                <w:noProof/>
                <w:webHidden/>
              </w:rPr>
              <w:t>37</w:t>
            </w:r>
            <w:r>
              <w:rPr>
                <w:noProof/>
                <w:webHidden/>
              </w:rPr>
              <w:fldChar w:fldCharType="end"/>
            </w:r>
            <w:r w:rsidRPr="00587E5C">
              <w:rPr>
                <w:rStyle w:val="Hyperlink"/>
                <w:noProof/>
              </w:rPr>
              <w:fldChar w:fldCharType="end"/>
            </w:r>
          </w:ins>
        </w:p>
        <w:p w14:paraId="2DBC085F" w14:textId="76279F44" w:rsidR="00E3419D" w:rsidRDefault="00E3419D">
          <w:pPr>
            <w:pStyle w:val="TOC1"/>
            <w:tabs>
              <w:tab w:val="right" w:leader="dot" w:pos="9350"/>
            </w:tabs>
            <w:rPr>
              <w:ins w:id="196" w:author="David Conklin" w:date="2021-01-07T09:39:00Z"/>
              <w:rFonts w:eastAsiaTheme="minorEastAsia"/>
              <w:noProof/>
            </w:rPr>
          </w:pPr>
          <w:ins w:id="19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"_Toc60904819"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McKenzie Basin Wetlands Study</w:t>
            </w:r>
            <w:r>
              <w:rPr>
                <w:noProof/>
                <w:webHidden/>
              </w:rPr>
              <w:tab/>
            </w:r>
            <w:r>
              <w:rPr>
                <w:noProof/>
                <w:webHidden/>
              </w:rPr>
              <w:fldChar w:fldCharType="begin"/>
            </w:r>
            <w:r>
              <w:rPr>
                <w:noProof/>
                <w:webHidden/>
              </w:rPr>
              <w:instrText xml:space="preserve"> PAGEREF _Toc60904819 \h </w:instrText>
            </w:r>
            <w:r>
              <w:rPr>
                <w:noProof/>
                <w:webHidden/>
              </w:rPr>
            </w:r>
          </w:ins>
          <w:r>
            <w:rPr>
              <w:noProof/>
              <w:webHidden/>
            </w:rPr>
            <w:fldChar w:fldCharType="separate"/>
          </w:r>
          <w:ins w:id="198" w:author="David Conklin" w:date="2021-01-07T09:39:00Z">
            <w:r>
              <w:rPr>
                <w:noProof/>
                <w:webHidden/>
              </w:rPr>
              <w:t>37</w:t>
            </w:r>
            <w:r>
              <w:rPr>
                <w:noProof/>
                <w:webHidden/>
              </w:rPr>
              <w:fldChar w:fldCharType="end"/>
            </w:r>
            <w:r w:rsidRPr="00587E5C">
              <w:rPr>
                <w:rStyle w:val="Hyperlink"/>
                <w:noProof/>
              </w:rPr>
              <w:fldChar w:fldCharType="end"/>
            </w:r>
          </w:ins>
        </w:p>
        <w:p w14:paraId="2199FE5A" w14:textId="4BF25E4C" w:rsidR="00E3419D" w:rsidRDefault="00E3419D">
          <w:pPr>
            <w:pStyle w:val="TOC2"/>
            <w:tabs>
              <w:tab w:val="right" w:leader="dot" w:pos="9350"/>
            </w:tabs>
            <w:rPr>
              <w:ins w:id="199" w:author="David Conklin" w:date="2021-01-07T09:39:00Z"/>
              <w:rFonts w:eastAsiaTheme="minorEastAsia"/>
              <w:noProof/>
            </w:rPr>
          </w:pPr>
          <w:ins w:id="20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Project Overview</w:t>
            </w:r>
            <w:r>
              <w:rPr>
                <w:noProof/>
                <w:webHidden/>
              </w:rPr>
              <w:tab/>
            </w:r>
            <w:r>
              <w:rPr>
                <w:noProof/>
                <w:webHidden/>
              </w:rPr>
              <w:fldChar w:fldCharType="begin"/>
            </w:r>
            <w:r>
              <w:rPr>
                <w:noProof/>
                <w:webHidden/>
              </w:rPr>
              <w:instrText xml:space="preserve"> PAGEREF _Toc60904820 \h </w:instrText>
            </w:r>
            <w:r>
              <w:rPr>
                <w:noProof/>
                <w:webHidden/>
              </w:rPr>
            </w:r>
          </w:ins>
          <w:r>
            <w:rPr>
              <w:noProof/>
              <w:webHidden/>
            </w:rPr>
            <w:fldChar w:fldCharType="separate"/>
          </w:r>
          <w:ins w:id="201" w:author="David Conklin" w:date="2021-01-07T09:39:00Z">
            <w:r>
              <w:rPr>
                <w:noProof/>
                <w:webHidden/>
              </w:rPr>
              <w:t>37</w:t>
            </w:r>
            <w:r>
              <w:rPr>
                <w:noProof/>
                <w:webHidden/>
              </w:rPr>
              <w:fldChar w:fldCharType="end"/>
            </w:r>
            <w:r w:rsidRPr="00587E5C">
              <w:rPr>
                <w:rStyle w:val="Hyperlink"/>
                <w:noProof/>
              </w:rPr>
              <w:fldChar w:fldCharType="end"/>
            </w:r>
          </w:ins>
        </w:p>
        <w:p w14:paraId="2BBF945E" w14:textId="7B85B8DC" w:rsidR="00E3419D" w:rsidRDefault="00E3419D">
          <w:pPr>
            <w:pStyle w:val="TOC2"/>
            <w:tabs>
              <w:tab w:val="right" w:leader="dot" w:pos="9350"/>
            </w:tabs>
            <w:rPr>
              <w:ins w:id="202" w:author="David Conklin" w:date="2021-01-07T09:39:00Z"/>
              <w:rFonts w:eastAsiaTheme="minorEastAsia"/>
              <w:noProof/>
            </w:rPr>
          </w:pPr>
          <w:ins w:id="20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Model and Simulation Overview</w:t>
            </w:r>
            <w:r>
              <w:rPr>
                <w:noProof/>
                <w:webHidden/>
              </w:rPr>
              <w:tab/>
            </w:r>
            <w:r>
              <w:rPr>
                <w:noProof/>
                <w:webHidden/>
              </w:rPr>
              <w:fldChar w:fldCharType="begin"/>
            </w:r>
            <w:r>
              <w:rPr>
                <w:noProof/>
                <w:webHidden/>
              </w:rPr>
              <w:instrText xml:space="preserve"> PAGEREF _Toc60904821 \h </w:instrText>
            </w:r>
            <w:r>
              <w:rPr>
                <w:noProof/>
                <w:webHidden/>
              </w:rPr>
            </w:r>
          </w:ins>
          <w:r>
            <w:rPr>
              <w:noProof/>
              <w:webHidden/>
            </w:rPr>
            <w:fldChar w:fldCharType="separate"/>
          </w:r>
          <w:ins w:id="204" w:author="David Conklin" w:date="2021-01-07T09:39:00Z">
            <w:r>
              <w:rPr>
                <w:noProof/>
                <w:webHidden/>
              </w:rPr>
              <w:t>40</w:t>
            </w:r>
            <w:r>
              <w:rPr>
                <w:noProof/>
                <w:webHidden/>
              </w:rPr>
              <w:fldChar w:fldCharType="end"/>
            </w:r>
            <w:r w:rsidRPr="00587E5C">
              <w:rPr>
                <w:rStyle w:val="Hyperlink"/>
                <w:noProof/>
              </w:rPr>
              <w:fldChar w:fldCharType="end"/>
            </w:r>
          </w:ins>
        </w:p>
        <w:p w14:paraId="6FABB389" w14:textId="7DE4A548" w:rsidR="00E3419D" w:rsidRDefault="00E3419D">
          <w:pPr>
            <w:pStyle w:val="TOC2"/>
            <w:tabs>
              <w:tab w:val="right" w:leader="dot" w:pos="9350"/>
            </w:tabs>
            <w:rPr>
              <w:ins w:id="205" w:author="David Conklin" w:date="2021-01-07T09:39:00Z"/>
              <w:rFonts w:eastAsiaTheme="minorEastAsia"/>
              <w:noProof/>
            </w:rPr>
          </w:pPr>
          <w:ins w:id="20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_Toc60904822 \h </w:instrText>
            </w:r>
            <w:r>
              <w:rPr>
                <w:noProof/>
                <w:webHidden/>
              </w:rPr>
            </w:r>
          </w:ins>
          <w:r>
            <w:rPr>
              <w:noProof/>
              <w:webHidden/>
            </w:rPr>
            <w:fldChar w:fldCharType="separate"/>
          </w:r>
          <w:ins w:id="207" w:author="David Conklin" w:date="2021-01-07T09:39:00Z">
            <w:r>
              <w:rPr>
                <w:noProof/>
                <w:webHidden/>
              </w:rPr>
              <w:t>41</w:t>
            </w:r>
            <w:r>
              <w:rPr>
                <w:noProof/>
                <w:webHidden/>
              </w:rPr>
              <w:fldChar w:fldCharType="end"/>
            </w:r>
            <w:r w:rsidRPr="00587E5C">
              <w:rPr>
                <w:rStyle w:val="Hyperlink"/>
                <w:noProof/>
              </w:rPr>
              <w:fldChar w:fldCharType="end"/>
            </w:r>
          </w:ins>
        </w:p>
        <w:p w14:paraId="2913835C" w14:textId="7A5AF143" w:rsidR="00E3419D" w:rsidRDefault="00E3419D">
          <w:pPr>
            <w:pStyle w:val="TOC2"/>
            <w:tabs>
              <w:tab w:val="right" w:leader="dot" w:pos="9350"/>
            </w:tabs>
            <w:rPr>
              <w:ins w:id="208" w:author="David Conklin" w:date="2021-01-07T09:39:00Z"/>
              <w:rFonts w:eastAsiaTheme="minorEastAsia"/>
              <w:noProof/>
            </w:rPr>
          </w:pPr>
          <w:ins w:id="209" w:author="David Conklin" w:date="2021-01-07T09:39:00Z">
            <w:r w:rsidRPr="00587E5C">
              <w:rPr>
                <w:rStyle w:val="Hyperlink"/>
                <w:noProof/>
              </w:rPr>
              <w:lastRenderedPageBreak/>
              <w:fldChar w:fldCharType="begin"/>
            </w:r>
            <w:r w:rsidRPr="00587E5C">
              <w:rPr>
                <w:rStyle w:val="Hyperlink"/>
                <w:noProof/>
              </w:rPr>
              <w:instrText xml:space="preserve"> </w:instrText>
            </w:r>
            <w:r>
              <w:rPr>
                <w:noProof/>
              </w:rPr>
              <w:instrText>HYPERLINK \l "_Toc60904823"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Data changes for better representation of wetlands</w:t>
            </w:r>
            <w:r>
              <w:rPr>
                <w:noProof/>
                <w:webHidden/>
              </w:rPr>
              <w:tab/>
            </w:r>
            <w:r>
              <w:rPr>
                <w:noProof/>
                <w:webHidden/>
              </w:rPr>
              <w:fldChar w:fldCharType="begin"/>
            </w:r>
            <w:r>
              <w:rPr>
                <w:noProof/>
                <w:webHidden/>
              </w:rPr>
              <w:instrText xml:space="preserve"> PAGEREF _Toc60904823 \h </w:instrText>
            </w:r>
            <w:r>
              <w:rPr>
                <w:noProof/>
                <w:webHidden/>
              </w:rPr>
            </w:r>
          </w:ins>
          <w:r>
            <w:rPr>
              <w:noProof/>
              <w:webHidden/>
            </w:rPr>
            <w:fldChar w:fldCharType="separate"/>
          </w:r>
          <w:ins w:id="210" w:author="David Conklin" w:date="2021-01-07T09:39:00Z">
            <w:r>
              <w:rPr>
                <w:noProof/>
                <w:webHidden/>
              </w:rPr>
              <w:t>41</w:t>
            </w:r>
            <w:r>
              <w:rPr>
                <w:noProof/>
                <w:webHidden/>
              </w:rPr>
              <w:fldChar w:fldCharType="end"/>
            </w:r>
            <w:r w:rsidRPr="00587E5C">
              <w:rPr>
                <w:rStyle w:val="Hyperlink"/>
                <w:noProof/>
              </w:rPr>
              <w:fldChar w:fldCharType="end"/>
            </w:r>
          </w:ins>
        </w:p>
        <w:p w14:paraId="6CA32C2C" w14:textId="54316BC7" w:rsidR="00E3419D" w:rsidRDefault="00E3419D">
          <w:pPr>
            <w:pStyle w:val="TOC2"/>
            <w:tabs>
              <w:tab w:val="right" w:leader="dot" w:pos="9350"/>
            </w:tabs>
            <w:rPr>
              <w:ins w:id="211" w:author="David Conklin" w:date="2021-01-07T09:39:00Z"/>
              <w:rFonts w:eastAsiaTheme="minorEastAsia"/>
              <w:noProof/>
            </w:rPr>
          </w:pPr>
          <w:ins w:id="21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Projection, Calendar, and Units</w:t>
            </w:r>
            <w:r>
              <w:rPr>
                <w:noProof/>
                <w:webHidden/>
              </w:rPr>
              <w:tab/>
            </w:r>
            <w:r>
              <w:rPr>
                <w:noProof/>
                <w:webHidden/>
              </w:rPr>
              <w:fldChar w:fldCharType="begin"/>
            </w:r>
            <w:r>
              <w:rPr>
                <w:noProof/>
                <w:webHidden/>
              </w:rPr>
              <w:instrText xml:space="preserve"> PAGEREF _Toc60904824 \h </w:instrText>
            </w:r>
            <w:r>
              <w:rPr>
                <w:noProof/>
                <w:webHidden/>
              </w:rPr>
            </w:r>
          </w:ins>
          <w:r>
            <w:rPr>
              <w:noProof/>
              <w:webHidden/>
            </w:rPr>
            <w:fldChar w:fldCharType="separate"/>
          </w:r>
          <w:ins w:id="213" w:author="David Conklin" w:date="2021-01-07T09:39:00Z">
            <w:r>
              <w:rPr>
                <w:noProof/>
                <w:webHidden/>
              </w:rPr>
              <w:t>42</w:t>
            </w:r>
            <w:r>
              <w:rPr>
                <w:noProof/>
                <w:webHidden/>
              </w:rPr>
              <w:fldChar w:fldCharType="end"/>
            </w:r>
            <w:r w:rsidRPr="00587E5C">
              <w:rPr>
                <w:rStyle w:val="Hyperlink"/>
                <w:noProof/>
              </w:rPr>
              <w:fldChar w:fldCharType="end"/>
            </w:r>
          </w:ins>
        </w:p>
        <w:p w14:paraId="4AE28653" w14:textId="54F65B1E" w:rsidR="00E3419D" w:rsidRDefault="00E3419D">
          <w:pPr>
            <w:pStyle w:val="TOC2"/>
            <w:tabs>
              <w:tab w:val="right" w:leader="dot" w:pos="9350"/>
            </w:tabs>
            <w:rPr>
              <w:ins w:id="214" w:author="David Conklin" w:date="2021-01-07T09:39:00Z"/>
              <w:rFonts w:eastAsiaTheme="minorEastAsia"/>
              <w:noProof/>
            </w:rPr>
          </w:pPr>
          <w:ins w:id="21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Simulation of changes in wetlands over time</w:t>
            </w:r>
            <w:r>
              <w:rPr>
                <w:noProof/>
                <w:webHidden/>
              </w:rPr>
              <w:tab/>
            </w:r>
            <w:r>
              <w:rPr>
                <w:noProof/>
                <w:webHidden/>
              </w:rPr>
              <w:fldChar w:fldCharType="begin"/>
            </w:r>
            <w:r>
              <w:rPr>
                <w:noProof/>
                <w:webHidden/>
              </w:rPr>
              <w:instrText xml:space="preserve"> PAGEREF _Toc60904825 \h </w:instrText>
            </w:r>
            <w:r>
              <w:rPr>
                <w:noProof/>
                <w:webHidden/>
              </w:rPr>
            </w:r>
          </w:ins>
          <w:r>
            <w:rPr>
              <w:noProof/>
              <w:webHidden/>
            </w:rPr>
            <w:fldChar w:fldCharType="separate"/>
          </w:r>
          <w:ins w:id="216" w:author="David Conklin" w:date="2021-01-07T09:39:00Z">
            <w:r>
              <w:rPr>
                <w:noProof/>
                <w:webHidden/>
              </w:rPr>
              <w:t>42</w:t>
            </w:r>
            <w:r>
              <w:rPr>
                <w:noProof/>
                <w:webHidden/>
              </w:rPr>
              <w:fldChar w:fldCharType="end"/>
            </w:r>
            <w:r w:rsidRPr="00587E5C">
              <w:rPr>
                <w:rStyle w:val="Hyperlink"/>
                <w:noProof/>
              </w:rPr>
              <w:fldChar w:fldCharType="end"/>
            </w:r>
          </w:ins>
        </w:p>
        <w:p w14:paraId="6F47FF2F" w14:textId="610D6CFC" w:rsidR="00E3419D" w:rsidRDefault="00E3419D">
          <w:pPr>
            <w:pStyle w:val="TOC2"/>
            <w:tabs>
              <w:tab w:val="right" w:leader="dot" w:pos="9350"/>
            </w:tabs>
            <w:rPr>
              <w:ins w:id="217" w:author="David Conklin" w:date="2021-01-07T09:39:00Z"/>
              <w:rFonts w:eastAsiaTheme="minorEastAsia"/>
              <w:noProof/>
            </w:rPr>
          </w:pPr>
          <w:ins w:id="21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How wetlands are represented in the model</w:t>
            </w:r>
            <w:r>
              <w:rPr>
                <w:noProof/>
                <w:webHidden/>
              </w:rPr>
              <w:tab/>
            </w:r>
            <w:r>
              <w:rPr>
                <w:noProof/>
                <w:webHidden/>
              </w:rPr>
              <w:fldChar w:fldCharType="begin"/>
            </w:r>
            <w:r>
              <w:rPr>
                <w:noProof/>
                <w:webHidden/>
              </w:rPr>
              <w:instrText xml:space="preserve"> PAGEREF _Toc60904826 \h </w:instrText>
            </w:r>
            <w:r>
              <w:rPr>
                <w:noProof/>
                <w:webHidden/>
              </w:rPr>
            </w:r>
          </w:ins>
          <w:r>
            <w:rPr>
              <w:noProof/>
              <w:webHidden/>
            </w:rPr>
            <w:fldChar w:fldCharType="separate"/>
          </w:r>
          <w:ins w:id="219" w:author="David Conklin" w:date="2021-01-07T09:39:00Z">
            <w:r>
              <w:rPr>
                <w:noProof/>
                <w:webHidden/>
              </w:rPr>
              <w:t>42</w:t>
            </w:r>
            <w:r>
              <w:rPr>
                <w:noProof/>
                <w:webHidden/>
              </w:rPr>
              <w:fldChar w:fldCharType="end"/>
            </w:r>
            <w:r w:rsidRPr="00587E5C">
              <w:rPr>
                <w:rStyle w:val="Hyperlink"/>
                <w:noProof/>
              </w:rPr>
              <w:fldChar w:fldCharType="end"/>
            </w:r>
          </w:ins>
        </w:p>
        <w:p w14:paraId="38159088" w14:textId="6E8A86B9" w:rsidR="00E3419D" w:rsidRDefault="00E3419D">
          <w:pPr>
            <w:pStyle w:val="TOC2"/>
            <w:tabs>
              <w:tab w:val="right" w:leader="dot" w:pos="9350"/>
            </w:tabs>
            <w:rPr>
              <w:ins w:id="220" w:author="David Conklin" w:date="2021-01-07T09:39:00Z"/>
              <w:rFonts w:eastAsiaTheme="minorEastAsia"/>
              <w:noProof/>
            </w:rPr>
          </w:pPr>
          <w:ins w:id="22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Attributes of interest in the wetlands study</w:t>
            </w:r>
            <w:r>
              <w:rPr>
                <w:noProof/>
                <w:webHidden/>
              </w:rPr>
              <w:tab/>
            </w:r>
            <w:r>
              <w:rPr>
                <w:noProof/>
                <w:webHidden/>
              </w:rPr>
              <w:fldChar w:fldCharType="begin"/>
            </w:r>
            <w:r>
              <w:rPr>
                <w:noProof/>
                <w:webHidden/>
              </w:rPr>
              <w:instrText xml:space="preserve"> PAGEREF _Toc60904827 \h </w:instrText>
            </w:r>
            <w:r>
              <w:rPr>
                <w:noProof/>
                <w:webHidden/>
              </w:rPr>
            </w:r>
          </w:ins>
          <w:r>
            <w:rPr>
              <w:noProof/>
              <w:webHidden/>
            </w:rPr>
            <w:fldChar w:fldCharType="separate"/>
          </w:r>
          <w:ins w:id="222" w:author="David Conklin" w:date="2021-01-07T09:39:00Z">
            <w:r>
              <w:rPr>
                <w:noProof/>
                <w:webHidden/>
              </w:rPr>
              <w:t>44</w:t>
            </w:r>
            <w:r>
              <w:rPr>
                <w:noProof/>
                <w:webHidden/>
              </w:rPr>
              <w:fldChar w:fldCharType="end"/>
            </w:r>
            <w:r w:rsidRPr="00587E5C">
              <w:rPr>
                <w:rStyle w:val="Hyperlink"/>
                <w:noProof/>
              </w:rPr>
              <w:fldChar w:fldCharType="end"/>
            </w:r>
          </w:ins>
        </w:p>
        <w:p w14:paraId="2E567EF5" w14:textId="6371BE4F" w:rsidR="00E3419D" w:rsidRDefault="00E3419D">
          <w:pPr>
            <w:pStyle w:val="TOC2"/>
            <w:tabs>
              <w:tab w:val="right" w:leader="dot" w:pos="9350"/>
            </w:tabs>
            <w:rPr>
              <w:ins w:id="223" w:author="David Conklin" w:date="2021-01-07T09:39:00Z"/>
              <w:rFonts w:eastAsiaTheme="minorEastAsia"/>
              <w:noProof/>
            </w:rPr>
          </w:pPr>
          <w:ins w:id="22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 WETNESS attribute</w:t>
            </w:r>
            <w:r>
              <w:rPr>
                <w:noProof/>
                <w:webHidden/>
              </w:rPr>
              <w:tab/>
            </w:r>
            <w:r>
              <w:rPr>
                <w:noProof/>
                <w:webHidden/>
              </w:rPr>
              <w:fldChar w:fldCharType="begin"/>
            </w:r>
            <w:r>
              <w:rPr>
                <w:noProof/>
                <w:webHidden/>
              </w:rPr>
              <w:instrText xml:space="preserve"> PAGEREF _Toc60904828 \h </w:instrText>
            </w:r>
            <w:r>
              <w:rPr>
                <w:noProof/>
                <w:webHidden/>
              </w:rPr>
            </w:r>
          </w:ins>
          <w:r>
            <w:rPr>
              <w:noProof/>
              <w:webHidden/>
            </w:rPr>
            <w:fldChar w:fldCharType="separate"/>
          </w:r>
          <w:ins w:id="225" w:author="David Conklin" w:date="2021-01-07T09:39:00Z">
            <w:r>
              <w:rPr>
                <w:noProof/>
                <w:webHidden/>
              </w:rPr>
              <w:t>44</w:t>
            </w:r>
            <w:r>
              <w:rPr>
                <w:noProof/>
                <w:webHidden/>
              </w:rPr>
              <w:fldChar w:fldCharType="end"/>
            </w:r>
            <w:r w:rsidRPr="00587E5C">
              <w:rPr>
                <w:rStyle w:val="Hyperlink"/>
                <w:noProof/>
              </w:rPr>
              <w:fldChar w:fldCharType="end"/>
            </w:r>
          </w:ins>
        </w:p>
        <w:p w14:paraId="475156C5" w14:textId="4982BFFE" w:rsidR="00E3419D" w:rsidRDefault="00E3419D">
          <w:pPr>
            <w:pStyle w:val="TOC2"/>
            <w:tabs>
              <w:tab w:val="right" w:leader="dot" w:pos="9350"/>
            </w:tabs>
            <w:rPr>
              <w:ins w:id="226" w:author="David Conklin" w:date="2021-01-07T09:39:00Z"/>
              <w:rFonts w:eastAsiaTheme="minorEastAsia"/>
              <w:noProof/>
            </w:rPr>
          </w:pPr>
          <w:ins w:id="22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"_Toc60904829"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_Toc60904829 \h </w:instrText>
            </w:r>
            <w:r>
              <w:rPr>
                <w:noProof/>
                <w:webHidden/>
              </w:rPr>
            </w:r>
          </w:ins>
          <w:r>
            <w:rPr>
              <w:noProof/>
              <w:webHidden/>
            </w:rPr>
            <w:fldChar w:fldCharType="separate"/>
          </w:r>
          <w:ins w:id="228" w:author="David Conklin" w:date="2021-01-07T09:39:00Z">
            <w:r>
              <w:rPr>
                <w:noProof/>
                <w:webHidden/>
              </w:rPr>
              <w:t>45</w:t>
            </w:r>
            <w:r>
              <w:rPr>
                <w:noProof/>
                <w:webHidden/>
              </w:rPr>
              <w:fldChar w:fldCharType="end"/>
            </w:r>
            <w:r w:rsidRPr="00587E5C">
              <w:rPr>
                <w:rStyle w:val="Hyperlink"/>
                <w:noProof/>
              </w:rPr>
              <w:fldChar w:fldCharType="end"/>
            </w:r>
          </w:ins>
        </w:p>
        <w:p w14:paraId="167A8E46" w14:textId="29229907" w:rsidR="00E3419D" w:rsidRDefault="00E3419D">
          <w:pPr>
            <w:pStyle w:val="TOC3"/>
            <w:tabs>
              <w:tab w:val="right" w:leader="dot" w:pos="9350"/>
            </w:tabs>
            <w:rPr>
              <w:ins w:id="229" w:author="David Conklin" w:date="2021-01-07T09:39:00Z"/>
              <w:rFonts w:eastAsiaTheme="minorEastAsia"/>
              <w:noProof/>
            </w:rPr>
          </w:pPr>
          <w:ins w:id="23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Wetland IDU parameters</w:t>
            </w:r>
            <w:r>
              <w:rPr>
                <w:noProof/>
                <w:webHidden/>
              </w:rPr>
              <w:tab/>
            </w:r>
            <w:r>
              <w:rPr>
                <w:noProof/>
                <w:webHidden/>
              </w:rPr>
              <w:fldChar w:fldCharType="begin"/>
            </w:r>
            <w:r>
              <w:rPr>
                <w:noProof/>
                <w:webHidden/>
              </w:rPr>
              <w:instrText xml:space="preserve"> PAGEREF _Toc60904830 \h </w:instrText>
            </w:r>
            <w:r>
              <w:rPr>
                <w:noProof/>
                <w:webHidden/>
              </w:rPr>
            </w:r>
          </w:ins>
          <w:r>
            <w:rPr>
              <w:noProof/>
              <w:webHidden/>
            </w:rPr>
            <w:fldChar w:fldCharType="separate"/>
          </w:r>
          <w:ins w:id="231" w:author="David Conklin" w:date="2021-01-07T09:39:00Z">
            <w:r>
              <w:rPr>
                <w:noProof/>
                <w:webHidden/>
              </w:rPr>
              <w:t>45</w:t>
            </w:r>
            <w:r>
              <w:rPr>
                <w:noProof/>
                <w:webHidden/>
              </w:rPr>
              <w:fldChar w:fldCharType="end"/>
            </w:r>
            <w:r w:rsidRPr="00587E5C">
              <w:rPr>
                <w:rStyle w:val="Hyperlink"/>
                <w:noProof/>
              </w:rPr>
              <w:fldChar w:fldCharType="end"/>
            </w:r>
          </w:ins>
        </w:p>
        <w:p w14:paraId="76B0CA93" w14:textId="2A48E4EC" w:rsidR="00E3419D" w:rsidRDefault="00E3419D">
          <w:pPr>
            <w:pStyle w:val="TOC3"/>
            <w:tabs>
              <w:tab w:val="right" w:leader="dot" w:pos="9350"/>
            </w:tabs>
            <w:rPr>
              <w:ins w:id="232" w:author="David Conklin" w:date="2021-01-07T09:39:00Z"/>
              <w:rFonts w:eastAsiaTheme="minorEastAsia"/>
              <w:noProof/>
            </w:rPr>
          </w:pPr>
          <w:ins w:id="23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Reach parameters</w:t>
            </w:r>
            <w:r>
              <w:rPr>
                <w:noProof/>
                <w:webHidden/>
              </w:rPr>
              <w:tab/>
            </w:r>
            <w:r>
              <w:rPr>
                <w:noProof/>
                <w:webHidden/>
              </w:rPr>
              <w:fldChar w:fldCharType="begin"/>
            </w:r>
            <w:r>
              <w:rPr>
                <w:noProof/>
                <w:webHidden/>
              </w:rPr>
              <w:instrText xml:space="preserve"> PAGEREF _Toc60904831 \h </w:instrText>
            </w:r>
            <w:r>
              <w:rPr>
                <w:noProof/>
                <w:webHidden/>
              </w:rPr>
            </w:r>
          </w:ins>
          <w:r>
            <w:rPr>
              <w:noProof/>
              <w:webHidden/>
            </w:rPr>
            <w:fldChar w:fldCharType="separate"/>
          </w:r>
          <w:ins w:id="234" w:author="David Conklin" w:date="2021-01-07T09:39:00Z">
            <w:r>
              <w:rPr>
                <w:noProof/>
                <w:webHidden/>
              </w:rPr>
              <w:t>45</w:t>
            </w:r>
            <w:r>
              <w:rPr>
                <w:noProof/>
                <w:webHidden/>
              </w:rPr>
              <w:fldChar w:fldCharType="end"/>
            </w:r>
            <w:r w:rsidRPr="00587E5C">
              <w:rPr>
                <w:rStyle w:val="Hyperlink"/>
                <w:noProof/>
              </w:rPr>
              <w:fldChar w:fldCharType="end"/>
            </w:r>
          </w:ins>
        </w:p>
        <w:p w14:paraId="77585D9D" w14:textId="4F959930" w:rsidR="00E3419D" w:rsidRDefault="00E3419D">
          <w:pPr>
            <w:pStyle w:val="TOC2"/>
            <w:tabs>
              <w:tab w:val="right" w:leader="dot" w:pos="9350"/>
            </w:tabs>
            <w:rPr>
              <w:ins w:id="235" w:author="David Conklin" w:date="2021-01-07T09:39:00Z"/>
              <w:rFonts w:eastAsiaTheme="minorEastAsia"/>
              <w:noProof/>
            </w:rPr>
          </w:pPr>
          <w:ins w:id="23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Loss (or gain) of wetlands</w:t>
            </w:r>
            <w:r>
              <w:rPr>
                <w:noProof/>
                <w:webHidden/>
              </w:rPr>
              <w:tab/>
            </w:r>
            <w:r>
              <w:rPr>
                <w:noProof/>
                <w:webHidden/>
              </w:rPr>
              <w:fldChar w:fldCharType="begin"/>
            </w:r>
            <w:r>
              <w:rPr>
                <w:noProof/>
                <w:webHidden/>
              </w:rPr>
              <w:instrText xml:space="preserve"> PAGEREF _Toc60904832 \h </w:instrText>
            </w:r>
            <w:r>
              <w:rPr>
                <w:noProof/>
                <w:webHidden/>
              </w:rPr>
            </w:r>
          </w:ins>
          <w:r>
            <w:rPr>
              <w:noProof/>
              <w:webHidden/>
            </w:rPr>
            <w:fldChar w:fldCharType="separate"/>
          </w:r>
          <w:ins w:id="237" w:author="David Conklin" w:date="2021-01-07T09:39:00Z">
            <w:r>
              <w:rPr>
                <w:noProof/>
                <w:webHidden/>
              </w:rPr>
              <w:t>46</w:t>
            </w:r>
            <w:r>
              <w:rPr>
                <w:noProof/>
                <w:webHidden/>
              </w:rPr>
              <w:fldChar w:fldCharType="end"/>
            </w:r>
            <w:r w:rsidRPr="00587E5C">
              <w:rPr>
                <w:rStyle w:val="Hyperlink"/>
                <w:noProof/>
              </w:rPr>
              <w:fldChar w:fldCharType="end"/>
            </w:r>
          </w:ins>
        </w:p>
        <w:p w14:paraId="140C45C0" w14:textId="15DB5D6C" w:rsidR="00E3419D" w:rsidRDefault="00E3419D">
          <w:pPr>
            <w:pStyle w:val="TOC2"/>
            <w:tabs>
              <w:tab w:val="right" w:leader="dot" w:pos="9350"/>
            </w:tabs>
            <w:rPr>
              <w:ins w:id="238" w:author="David Conklin" w:date="2021-01-07T09:39:00Z"/>
              <w:rFonts w:eastAsiaTheme="minorEastAsia"/>
              <w:noProof/>
            </w:rPr>
          </w:pPr>
          <w:ins w:id="23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Reality check</w:t>
            </w:r>
            <w:r>
              <w:rPr>
                <w:noProof/>
                <w:webHidden/>
              </w:rPr>
              <w:tab/>
            </w:r>
            <w:r>
              <w:rPr>
                <w:noProof/>
                <w:webHidden/>
              </w:rPr>
              <w:fldChar w:fldCharType="begin"/>
            </w:r>
            <w:r>
              <w:rPr>
                <w:noProof/>
                <w:webHidden/>
              </w:rPr>
              <w:instrText xml:space="preserve"> PAGEREF _Toc60904833 \h </w:instrText>
            </w:r>
            <w:r>
              <w:rPr>
                <w:noProof/>
                <w:webHidden/>
              </w:rPr>
            </w:r>
          </w:ins>
          <w:r>
            <w:rPr>
              <w:noProof/>
              <w:webHidden/>
            </w:rPr>
            <w:fldChar w:fldCharType="separate"/>
          </w:r>
          <w:ins w:id="240" w:author="David Conklin" w:date="2021-01-07T09:39:00Z">
            <w:r>
              <w:rPr>
                <w:noProof/>
                <w:webHidden/>
              </w:rPr>
              <w:t>46</w:t>
            </w:r>
            <w:r>
              <w:rPr>
                <w:noProof/>
                <w:webHidden/>
              </w:rPr>
              <w:fldChar w:fldCharType="end"/>
            </w:r>
            <w:r w:rsidRPr="00587E5C">
              <w:rPr>
                <w:rStyle w:val="Hyperlink"/>
                <w:noProof/>
              </w:rPr>
              <w:fldChar w:fldCharType="end"/>
            </w:r>
          </w:ins>
        </w:p>
        <w:p w14:paraId="35DC9803" w14:textId="27C4D5F0" w:rsidR="00E3419D" w:rsidRDefault="00E3419D">
          <w:pPr>
            <w:pStyle w:val="TOC2"/>
            <w:tabs>
              <w:tab w:val="right" w:leader="dot" w:pos="9350"/>
            </w:tabs>
            <w:rPr>
              <w:ins w:id="241" w:author="David Conklin" w:date="2021-01-07T09:39:00Z"/>
              <w:rFonts w:eastAsiaTheme="minorEastAsia"/>
              <w:noProof/>
            </w:rPr>
          </w:pPr>
          <w:ins w:id="242"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"_Toc60904834"</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High Cascades Springs</w:t>
            </w:r>
            <w:r>
              <w:rPr>
                <w:noProof/>
                <w:webHidden/>
              </w:rPr>
              <w:tab/>
            </w:r>
            <w:r>
              <w:rPr>
                <w:noProof/>
                <w:webHidden/>
              </w:rPr>
              <w:fldChar w:fldCharType="begin"/>
            </w:r>
            <w:r>
              <w:rPr>
                <w:noProof/>
                <w:webHidden/>
              </w:rPr>
              <w:instrText xml:space="preserve"> PAGEREF _Toc60904834 \h </w:instrText>
            </w:r>
            <w:r>
              <w:rPr>
                <w:noProof/>
                <w:webHidden/>
              </w:rPr>
            </w:r>
          </w:ins>
          <w:r>
            <w:rPr>
              <w:noProof/>
              <w:webHidden/>
            </w:rPr>
            <w:fldChar w:fldCharType="separate"/>
          </w:r>
          <w:ins w:id="243" w:author="David Conklin" w:date="2021-01-07T09:39:00Z">
            <w:r>
              <w:rPr>
                <w:noProof/>
                <w:webHidden/>
              </w:rPr>
              <w:t>48</w:t>
            </w:r>
            <w:r>
              <w:rPr>
                <w:noProof/>
                <w:webHidden/>
              </w:rPr>
              <w:fldChar w:fldCharType="end"/>
            </w:r>
            <w:r w:rsidRPr="00587E5C">
              <w:rPr>
                <w:rStyle w:val="Hyperlink"/>
                <w:noProof/>
              </w:rPr>
              <w:fldChar w:fldCharType="end"/>
            </w:r>
          </w:ins>
        </w:p>
        <w:p w14:paraId="6AC08CF2" w14:textId="6AD93F0B" w:rsidR="00E3419D" w:rsidRDefault="00E3419D">
          <w:pPr>
            <w:pStyle w:val="TOC2"/>
            <w:tabs>
              <w:tab w:val="right" w:leader="dot" w:pos="9350"/>
            </w:tabs>
            <w:rPr>
              <w:ins w:id="244" w:author="David Conklin" w:date="2021-01-07T09:39:00Z"/>
              <w:rFonts w:eastAsiaTheme="minorEastAsia"/>
              <w:noProof/>
            </w:rPr>
          </w:pPr>
          <w:ins w:id="245"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"_Toc60904835"</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Calibration and simulation skill</w:t>
            </w:r>
            <w:r>
              <w:rPr>
                <w:noProof/>
                <w:webHidden/>
              </w:rPr>
              <w:tab/>
            </w:r>
            <w:r>
              <w:rPr>
                <w:noProof/>
                <w:webHidden/>
              </w:rPr>
              <w:fldChar w:fldCharType="begin"/>
            </w:r>
            <w:r>
              <w:rPr>
                <w:noProof/>
                <w:webHidden/>
              </w:rPr>
              <w:instrText xml:space="preserve"> PAGEREF _Toc60904835 \h </w:instrText>
            </w:r>
            <w:r>
              <w:rPr>
                <w:noProof/>
                <w:webHidden/>
              </w:rPr>
            </w:r>
          </w:ins>
          <w:r>
            <w:rPr>
              <w:noProof/>
              <w:webHidden/>
            </w:rPr>
            <w:fldChar w:fldCharType="separate"/>
          </w:r>
          <w:ins w:id="246" w:author="David Conklin" w:date="2021-01-07T09:39:00Z">
            <w:r>
              <w:rPr>
                <w:noProof/>
                <w:webHidden/>
              </w:rPr>
              <w:t>49</w:t>
            </w:r>
            <w:r>
              <w:rPr>
                <w:noProof/>
                <w:webHidden/>
              </w:rPr>
              <w:fldChar w:fldCharType="end"/>
            </w:r>
            <w:r w:rsidRPr="00587E5C">
              <w:rPr>
                <w:rStyle w:val="Hyperlink"/>
                <w:noProof/>
              </w:rPr>
              <w:fldChar w:fldCharType="end"/>
            </w:r>
          </w:ins>
        </w:p>
        <w:p w14:paraId="77EC024B" w14:textId="72CC50DD" w:rsidR="00E3419D" w:rsidRDefault="00E3419D">
          <w:pPr>
            <w:pStyle w:val="TOC2"/>
            <w:tabs>
              <w:tab w:val="right" w:leader="dot" w:pos="9350"/>
            </w:tabs>
            <w:rPr>
              <w:ins w:id="247" w:author="David Conklin" w:date="2021-01-07T09:39:00Z"/>
              <w:rFonts w:eastAsiaTheme="minorEastAsia"/>
              <w:noProof/>
            </w:rPr>
          </w:pPr>
          <w:ins w:id="248"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"_Toc60904836"</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Analysis of locations where the model has low skill</w:t>
            </w:r>
            <w:r>
              <w:rPr>
                <w:noProof/>
                <w:webHidden/>
              </w:rPr>
              <w:tab/>
            </w:r>
            <w:r>
              <w:rPr>
                <w:noProof/>
                <w:webHidden/>
              </w:rPr>
              <w:fldChar w:fldCharType="begin"/>
            </w:r>
            <w:r>
              <w:rPr>
                <w:noProof/>
                <w:webHidden/>
              </w:rPr>
              <w:instrText xml:space="preserve"> PAGEREF _Toc60904836 \h </w:instrText>
            </w:r>
            <w:r>
              <w:rPr>
                <w:noProof/>
                <w:webHidden/>
              </w:rPr>
            </w:r>
          </w:ins>
          <w:r>
            <w:rPr>
              <w:noProof/>
              <w:webHidden/>
            </w:rPr>
            <w:fldChar w:fldCharType="separate"/>
          </w:r>
          <w:ins w:id="249" w:author="David Conklin" w:date="2021-01-07T09:39:00Z">
            <w:r>
              <w:rPr>
                <w:noProof/>
                <w:webHidden/>
              </w:rPr>
              <w:t>53</w:t>
            </w:r>
            <w:r>
              <w:rPr>
                <w:noProof/>
                <w:webHidden/>
              </w:rPr>
              <w:fldChar w:fldCharType="end"/>
            </w:r>
            <w:r w:rsidRPr="00587E5C">
              <w:rPr>
                <w:rStyle w:val="Hyperlink"/>
                <w:noProof/>
              </w:rPr>
              <w:fldChar w:fldCharType="end"/>
            </w:r>
          </w:ins>
        </w:p>
        <w:p w14:paraId="3420E40B" w14:textId="3D6F7BCF" w:rsidR="00E3419D" w:rsidRDefault="00E3419D">
          <w:pPr>
            <w:pStyle w:val="TOC2"/>
            <w:tabs>
              <w:tab w:val="right" w:leader="dot" w:pos="9350"/>
            </w:tabs>
            <w:rPr>
              <w:ins w:id="250" w:author="David Conklin" w:date="2021-01-07T09:39:00Z"/>
              <w:rFonts w:eastAsiaTheme="minorEastAsia"/>
              <w:noProof/>
            </w:rPr>
          </w:pPr>
          <w:ins w:id="251"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"_Toc60904837"</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Simulated McKenzie basin water budget</w:t>
            </w:r>
            <w:r>
              <w:rPr>
                <w:noProof/>
                <w:webHidden/>
              </w:rPr>
              <w:tab/>
            </w:r>
            <w:r>
              <w:rPr>
                <w:noProof/>
                <w:webHidden/>
              </w:rPr>
              <w:fldChar w:fldCharType="begin"/>
            </w:r>
            <w:r>
              <w:rPr>
                <w:noProof/>
                <w:webHidden/>
              </w:rPr>
              <w:instrText xml:space="preserve"> PAGEREF _Toc60904837 \h </w:instrText>
            </w:r>
            <w:r>
              <w:rPr>
                <w:noProof/>
                <w:webHidden/>
              </w:rPr>
            </w:r>
          </w:ins>
          <w:r>
            <w:rPr>
              <w:noProof/>
              <w:webHidden/>
            </w:rPr>
            <w:fldChar w:fldCharType="separate"/>
          </w:r>
          <w:ins w:id="252" w:author="David Conklin" w:date="2021-01-07T09:39:00Z">
            <w:r>
              <w:rPr>
                <w:noProof/>
                <w:webHidden/>
              </w:rPr>
              <w:t>5</w:t>
            </w:r>
            <w:r>
              <w:rPr>
                <w:noProof/>
                <w:webHidden/>
              </w:rPr>
              <w:t>4</w:t>
            </w:r>
            <w:r>
              <w:rPr>
                <w:noProof/>
                <w:webHidden/>
              </w:rPr>
              <w:fldChar w:fldCharType="end"/>
            </w:r>
            <w:r w:rsidRPr="00587E5C">
              <w:rPr>
                <w:rStyle w:val="Hyperlink"/>
                <w:noProof/>
              </w:rPr>
              <w:fldChar w:fldCharType="end"/>
            </w:r>
          </w:ins>
        </w:p>
        <w:p w14:paraId="6CD949F1" w14:textId="1DE67E7A" w:rsidR="00E3419D" w:rsidRDefault="00E3419D">
          <w:pPr>
            <w:pStyle w:val="TOC2"/>
            <w:tabs>
              <w:tab w:val="right" w:leader="dot" w:pos="9350"/>
            </w:tabs>
            <w:rPr>
              <w:ins w:id="253" w:author="David Conklin" w:date="2021-01-07T09:39:00Z"/>
              <w:rFonts w:eastAsiaTheme="minorEastAsia"/>
              <w:noProof/>
            </w:rPr>
          </w:pPr>
          <w:ins w:id="254"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"_Toc60904838"</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Simulated McKenzie basin stream thermal energy budget</w:t>
            </w:r>
            <w:r>
              <w:rPr>
                <w:noProof/>
                <w:webHidden/>
              </w:rPr>
              <w:tab/>
            </w:r>
            <w:r>
              <w:rPr>
                <w:noProof/>
                <w:webHidden/>
              </w:rPr>
              <w:fldChar w:fldCharType="begin"/>
            </w:r>
            <w:r>
              <w:rPr>
                <w:noProof/>
                <w:webHidden/>
              </w:rPr>
              <w:instrText xml:space="preserve"> PAGEREF _Toc60904838 \h </w:instrText>
            </w:r>
            <w:r>
              <w:rPr>
                <w:noProof/>
                <w:webHidden/>
              </w:rPr>
            </w:r>
          </w:ins>
          <w:r>
            <w:rPr>
              <w:noProof/>
              <w:webHidden/>
            </w:rPr>
            <w:fldChar w:fldCharType="separate"/>
          </w:r>
          <w:ins w:id="255" w:author="David Conklin" w:date="2021-01-07T09:39:00Z">
            <w:r>
              <w:rPr>
                <w:noProof/>
                <w:webHidden/>
              </w:rPr>
              <w:t>54</w:t>
            </w:r>
            <w:r>
              <w:rPr>
                <w:noProof/>
                <w:webHidden/>
              </w:rPr>
              <w:fldChar w:fldCharType="end"/>
            </w:r>
            <w:r w:rsidRPr="00587E5C">
              <w:rPr>
                <w:rStyle w:val="Hyperlink"/>
                <w:noProof/>
              </w:rPr>
              <w:fldChar w:fldCharType="end"/>
            </w:r>
          </w:ins>
        </w:p>
        <w:p w14:paraId="66F69B7C" w14:textId="3637042F" w:rsidR="00E3419D" w:rsidRDefault="00E3419D">
          <w:pPr>
            <w:pStyle w:val="TOC1"/>
            <w:tabs>
              <w:tab w:val="right" w:leader="dot" w:pos="9350"/>
            </w:tabs>
            <w:rPr>
              <w:ins w:id="256" w:author="David Conklin" w:date="2021-01-07T09:39:00Z"/>
              <w:rFonts w:eastAsiaTheme="minorEastAsia"/>
              <w:noProof/>
            </w:rPr>
          </w:pPr>
          <w:ins w:id="257"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"_Toc60904839"</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The Clackamas Basin</w:t>
            </w:r>
            <w:r>
              <w:rPr>
                <w:noProof/>
                <w:webHidden/>
              </w:rPr>
              <w:tab/>
            </w:r>
            <w:r>
              <w:rPr>
                <w:noProof/>
                <w:webHidden/>
              </w:rPr>
              <w:fldChar w:fldCharType="begin"/>
            </w:r>
            <w:r>
              <w:rPr>
                <w:noProof/>
                <w:webHidden/>
              </w:rPr>
              <w:instrText xml:space="preserve"> PAGEREF _Toc60904839 \h </w:instrText>
            </w:r>
            <w:r>
              <w:rPr>
                <w:noProof/>
                <w:webHidden/>
              </w:rPr>
            </w:r>
          </w:ins>
          <w:r>
            <w:rPr>
              <w:noProof/>
              <w:webHidden/>
            </w:rPr>
            <w:fldChar w:fldCharType="separate"/>
          </w:r>
          <w:ins w:id="258" w:author="David Conklin" w:date="2021-01-07T09:39:00Z">
            <w:r>
              <w:rPr>
                <w:noProof/>
                <w:webHidden/>
              </w:rPr>
              <w:t>55</w:t>
            </w:r>
            <w:r>
              <w:rPr>
                <w:noProof/>
                <w:webHidden/>
              </w:rPr>
              <w:fldChar w:fldCharType="end"/>
            </w:r>
            <w:r w:rsidRPr="00587E5C">
              <w:rPr>
                <w:rStyle w:val="Hyperlink"/>
                <w:noProof/>
              </w:rPr>
              <w:fldChar w:fldCharType="end"/>
            </w:r>
          </w:ins>
        </w:p>
        <w:p w14:paraId="1DB7C47B" w14:textId="621FFC21" w:rsidR="00E3419D" w:rsidRDefault="00E3419D">
          <w:pPr>
            <w:pStyle w:val="TOC1"/>
            <w:tabs>
              <w:tab w:val="right" w:leader="dot" w:pos="9350"/>
            </w:tabs>
            <w:rPr>
              <w:ins w:id="259" w:author="David Conklin" w:date="2021-01-07T09:39:00Z"/>
              <w:rFonts w:eastAsiaTheme="minorEastAsia"/>
              <w:noProof/>
            </w:rPr>
          </w:pPr>
          <w:ins w:id="260"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"_Toc60904840"</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Directory structure and file names</w:t>
            </w:r>
            <w:r>
              <w:rPr>
                <w:noProof/>
                <w:webHidden/>
              </w:rPr>
              <w:tab/>
            </w:r>
            <w:r>
              <w:rPr>
                <w:noProof/>
                <w:webHidden/>
              </w:rPr>
              <w:fldChar w:fldCharType="begin"/>
            </w:r>
            <w:r>
              <w:rPr>
                <w:noProof/>
                <w:webHidden/>
              </w:rPr>
              <w:instrText xml:space="preserve"> PAGEREF _Toc60904840 \h </w:instrText>
            </w:r>
            <w:r>
              <w:rPr>
                <w:noProof/>
                <w:webHidden/>
              </w:rPr>
            </w:r>
          </w:ins>
          <w:r>
            <w:rPr>
              <w:noProof/>
              <w:webHidden/>
            </w:rPr>
            <w:fldChar w:fldCharType="separate"/>
          </w:r>
          <w:ins w:id="261" w:author="David Conklin" w:date="2021-01-07T09:39:00Z">
            <w:r>
              <w:rPr>
                <w:noProof/>
                <w:webHidden/>
              </w:rPr>
              <w:t>56</w:t>
            </w:r>
            <w:r>
              <w:rPr>
                <w:noProof/>
                <w:webHidden/>
              </w:rPr>
              <w:fldChar w:fldCharType="end"/>
            </w:r>
            <w:r w:rsidRPr="00587E5C">
              <w:rPr>
                <w:rStyle w:val="Hyperlink"/>
                <w:noProof/>
              </w:rPr>
              <w:fldChar w:fldCharType="end"/>
            </w:r>
          </w:ins>
        </w:p>
        <w:p w14:paraId="2DF973C2" w14:textId="5018B4CD" w:rsidR="00E3419D" w:rsidRDefault="00E3419D">
          <w:pPr>
            <w:pStyle w:val="TOC1"/>
            <w:tabs>
              <w:tab w:val="right" w:leader="dot" w:pos="9350"/>
            </w:tabs>
            <w:rPr>
              <w:ins w:id="262" w:author="David Conklin" w:date="2021-01-07T09:39:00Z"/>
              <w:rFonts w:eastAsiaTheme="minorEastAsia"/>
              <w:noProof/>
            </w:rPr>
          </w:pPr>
          <w:ins w:id="263"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"_Toc60904841"</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Release Log</w:t>
            </w:r>
            <w:r>
              <w:rPr>
                <w:noProof/>
                <w:webHidden/>
              </w:rPr>
              <w:tab/>
            </w:r>
            <w:r>
              <w:rPr>
                <w:noProof/>
                <w:webHidden/>
              </w:rPr>
              <w:fldChar w:fldCharType="begin"/>
            </w:r>
            <w:r>
              <w:rPr>
                <w:noProof/>
                <w:webHidden/>
              </w:rPr>
              <w:instrText xml:space="preserve"> PAGEREF _Toc60904841 \h </w:instrText>
            </w:r>
            <w:r>
              <w:rPr>
                <w:noProof/>
                <w:webHidden/>
              </w:rPr>
            </w:r>
          </w:ins>
          <w:r>
            <w:rPr>
              <w:noProof/>
              <w:webHidden/>
            </w:rPr>
            <w:fldChar w:fldCharType="separate"/>
          </w:r>
          <w:ins w:id="264" w:author="David Conklin" w:date="2021-01-07T09:39:00Z">
            <w:r>
              <w:rPr>
                <w:noProof/>
                <w:webHidden/>
              </w:rPr>
              <w:t>56</w:t>
            </w:r>
            <w:r>
              <w:rPr>
                <w:noProof/>
                <w:webHidden/>
              </w:rPr>
              <w:fldChar w:fldCharType="end"/>
            </w:r>
            <w:r w:rsidRPr="00587E5C">
              <w:rPr>
                <w:rStyle w:val="Hyperlink"/>
                <w:noProof/>
              </w:rPr>
              <w:fldChar w:fldCharType="end"/>
            </w:r>
          </w:ins>
        </w:p>
        <w:p w14:paraId="55DAA17B" w14:textId="61F44D77" w:rsidR="00E3419D" w:rsidRDefault="00E3419D">
          <w:pPr>
            <w:pStyle w:val="TOC1"/>
            <w:tabs>
              <w:tab w:val="right" w:leader="dot" w:pos="9350"/>
            </w:tabs>
            <w:rPr>
              <w:ins w:id="265" w:author="David Conklin" w:date="2021-01-07T09:39:00Z"/>
              <w:rFonts w:eastAsiaTheme="minorEastAsia"/>
              <w:noProof/>
            </w:rPr>
          </w:pPr>
          <w:ins w:id="266"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"_Toc60904842"</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References</w:t>
            </w:r>
            <w:r>
              <w:rPr>
                <w:noProof/>
                <w:webHidden/>
              </w:rPr>
              <w:tab/>
            </w:r>
            <w:r>
              <w:rPr>
                <w:noProof/>
                <w:webHidden/>
              </w:rPr>
              <w:fldChar w:fldCharType="begin"/>
            </w:r>
            <w:r>
              <w:rPr>
                <w:noProof/>
                <w:webHidden/>
              </w:rPr>
              <w:instrText xml:space="preserve"> PAGEREF _Toc60904842 \h </w:instrText>
            </w:r>
            <w:r>
              <w:rPr>
                <w:noProof/>
                <w:webHidden/>
              </w:rPr>
            </w:r>
          </w:ins>
          <w:r>
            <w:rPr>
              <w:noProof/>
              <w:webHidden/>
            </w:rPr>
            <w:fldChar w:fldCharType="separate"/>
          </w:r>
          <w:ins w:id="267" w:author="David Conklin" w:date="2021-01-07T09:39:00Z">
            <w:r>
              <w:rPr>
                <w:noProof/>
                <w:webHidden/>
              </w:rPr>
              <w:t>59</w:t>
            </w:r>
            <w:r>
              <w:rPr>
                <w:noProof/>
                <w:webHidden/>
              </w:rPr>
              <w:fldChar w:fldCharType="end"/>
            </w:r>
            <w:r w:rsidRPr="00587E5C">
              <w:rPr>
                <w:rStyle w:val="Hyperlink"/>
                <w:noProof/>
              </w:rPr>
              <w:fldChar w:fldCharType="end"/>
            </w:r>
          </w:ins>
        </w:p>
        <w:p w14:paraId="3F71DAE1" w14:textId="1E9C2243" w:rsidR="00E3419D" w:rsidRDefault="00E3419D">
          <w:pPr>
            <w:pStyle w:val="TOC1"/>
            <w:tabs>
              <w:tab w:val="right" w:leader="dot" w:pos="9350"/>
            </w:tabs>
            <w:rPr>
              <w:ins w:id="268" w:author="David Conklin" w:date="2021-01-07T09:39:00Z"/>
              <w:rFonts w:eastAsiaTheme="minorEastAsia"/>
              <w:noProof/>
            </w:rPr>
          </w:pPr>
          <w:ins w:id="269" w:author="David Conklin" w:date="2021-01-07T09:39:00Z">
            <w:r w:rsidRPr="00587E5C">
              <w:rPr>
                <w:rStyle w:val="Hyperlink"/>
                <w:noProof/>
              </w:rPr>
              <w:fldChar w:fldCharType="begin"/>
            </w:r>
            <w:r w:rsidRPr="00587E5C">
              <w:rPr>
                <w:rStyle w:val="Hyperlink"/>
                <w:noProof/>
              </w:rPr>
              <w:instrText xml:space="preserve"> </w:instrText>
            </w:r>
            <w:r>
              <w:rPr>
                <w:noProof/>
              </w:rPr>
              <w:instrText>HYPERLINK \l "_Toc60904843"</w:instrText>
            </w:r>
            <w:r w:rsidRPr="00587E5C">
              <w:rPr>
                <w:rStyle w:val="Hyperlink"/>
                <w:noProof/>
              </w:rPr>
              <w:instrText xml:space="preserve"> </w:instrText>
            </w:r>
            <w:r w:rsidRPr="00587E5C">
              <w:rPr>
                <w:rStyle w:val="Hyperlink"/>
                <w:noProof/>
              </w:rPr>
            </w:r>
            <w:r w:rsidRPr="00587E5C">
              <w:rPr>
                <w:rStyle w:val="Hyperlink"/>
                <w:noProof/>
              </w:rPr>
              <w:fldChar w:fldCharType="separate"/>
            </w:r>
            <w:r w:rsidRPr="00587E5C">
              <w:rPr>
                <w:rStyle w:val="Hyperlink"/>
                <w:noProof/>
              </w:rPr>
              <w:t>Acronyms and Abbreviations</w:t>
            </w:r>
            <w:r>
              <w:rPr>
                <w:noProof/>
                <w:webHidden/>
              </w:rPr>
              <w:tab/>
            </w:r>
            <w:r>
              <w:rPr>
                <w:noProof/>
                <w:webHidden/>
              </w:rPr>
              <w:fldChar w:fldCharType="begin"/>
            </w:r>
            <w:r>
              <w:rPr>
                <w:noProof/>
                <w:webHidden/>
              </w:rPr>
              <w:instrText xml:space="preserve"> PAGEREF _Toc60904843 \h </w:instrText>
            </w:r>
            <w:r>
              <w:rPr>
                <w:noProof/>
                <w:webHidden/>
              </w:rPr>
            </w:r>
          </w:ins>
          <w:r>
            <w:rPr>
              <w:noProof/>
              <w:webHidden/>
            </w:rPr>
            <w:fldChar w:fldCharType="separate"/>
          </w:r>
          <w:ins w:id="270" w:author="David Conklin" w:date="2021-01-07T09:39:00Z">
            <w:r>
              <w:rPr>
                <w:noProof/>
                <w:webHidden/>
              </w:rPr>
              <w:t>61</w:t>
            </w:r>
            <w:r>
              <w:rPr>
                <w:noProof/>
                <w:webHidden/>
              </w:rPr>
              <w:fldChar w:fldCharType="end"/>
            </w:r>
            <w:r w:rsidRPr="00587E5C">
              <w:rPr>
                <w:rStyle w:val="Hyperlink"/>
                <w:noProof/>
              </w:rPr>
              <w:fldChar w:fldCharType="end"/>
            </w:r>
          </w:ins>
        </w:p>
        <w:p w14:paraId="7650630B" w14:textId="7D9AE531" w:rsidR="00135589" w:rsidDel="00C1322F" w:rsidRDefault="00FC18C8">
          <w:pPr>
            <w:pStyle w:val="TOC1"/>
            <w:tabs>
              <w:tab w:val="right" w:leader="dot" w:pos="9350"/>
            </w:tabs>
            <w:rPr>
              <w:del w:id="271" w:author="David Conklin" w:date="2020-12-28T08:57:00Z"/>
              <w:rFonts w:eastAsiaTheme="minorEastAsia"/>
              <w:noProof/>
            </w:rPr>
          </w:pPr>
          <w:del w:id="272" w:author="David Conklin" w:date="2020-12-28T08:57:00Z">
            <w:r w:rsidDel="00C1322F">
              <w:rPr>
                <w:noProof/>
              </w:rPr>
              <w:fldChar w:fldCharType="begin"/>
            </w:r>
            <w:r w:rsidDel="00C1322F">
              <w:rPr>
                <w:noProof/>
              </w:rPr>
              <w:delInstrText xml:space="preserve"> HYPERLINK \l "_Toc59475485" </w:delInstrText>
            </w:r>
            <w:r w:rsidDel="00C1322F">
              <w:rPr>
                <w:noProof/>
              </w:rPr>
              <w:fldChar w:fldCharType="separate"/>
            </w:r>
          </w:del>
          <w:ins w:id="273" w:author="David Conklin" w:date="2021-01-07T09:39:00Z">
            <w:r w:rsidR="00E3419D">
              <w:rPr>
                <w:b/>
                <w:bCs/>
                <w:noProof/>
              </w:rPr>
              <w:t>Error! Hyperlink reference not valid.</w:t>
            </w:r>
          </w:ins>
          <w:del w:id="274" w:author="David Conklin" w:date="2020-12-28T08:57:00Z">
            <w:r w:rsidR="00135589" w:rsidRPr="00904388" w:rsidDel="00C1322F">
              <w:rPr>
                <w:rStyle w:val="Hyperlink"/>
                <w:noProof/>
              </w:rPr>
              <w:delText>What is a digital handbook?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_Toc59475485 \h </w:delInstrText>
            </w:r>
            <w:r w:rsidR="00135589" w:rsidDel="00C1322F">
              <w:rPr>
                <w:noProof/>
                <w:webHidden/>
              </w:rPr>
              <w:fldChar w:fldCharType="separate"/>
            </w:r>
            <w:r w:rsidR="00135589" w:rsidDel="00C1322F">
              <w:rPr>
                <w:noProof/>
                <w:webHidden/>
              </w:rPr>
              <w:delText>5</w:delText>
            </w:r>
            <w:r w:rsidR="00135589" w:rsidDel="00C1322F">
              <w:rPr>
                <w:noProof/>
                <w:webHidden/>
              </w:rPr>
              <w:fldChar w:fldCharType="end"/>
            </w:r>
            <w:r w:rsidDel="00C1322F">
              <w:rPr>
                <w:noProof/>
              </w:rPr>
              <w:fldChar w:fldCharType="end"/>
            </w:r>
          </w:del>
        </w:p>
        <w:p w14:paraId="04F4A1C6" w14:textId="481F007E" w:rsidR="00135589" w:rsidDel="00C1322F" w:rsidRDefault="00FC18C8">
          <w:pPr>
            <w:pStyle w:val="TOC1"/>
            <w:tabs>
              <w:tab w:val="right" w:leader="dot" w:pos="9350"/>
            </w:tabs>
            <w:rPr>
              <w:del w:id="275" w:author="David Conklin" w:date="2020-12-28T08:57:00Z"/>
              <w:rFonts w:eastAsiaTheme="minorEastAsia"/>
              <w:noProof/>
            </w:rPr>
          </w:pPr>
          <w:del w:id="276" w:author="David Conklin" w:date="2020-12-28T08:57:00Z">
            <w:r w:rsidDel="00C1322F">
              <w:rPr>
                <w:noProof/>
              </w:rPr>
              <w:fldChar w:fldCharType="begin"/>
            </w:r>
            <w:r w:rsidDel="00C1322F">
              <w:rPr>
                <w:noProof/>
              </w:rPr>
              <w:delInstrText xml:space="preserve"> HYPERLINK \l "_Toc59475486" </w:delInstrText>
            </w:r>
            <w:r w:rsidDel="00C1322F">
              <w:rPr>
                <w:noProof/>
              </w:rPr>
              <w:fldChar w:fldCharType="separate"/>
            </w:r>
          </w:del>
          <w:ins w:id="277" w:author="David Conklin" w:date="2021-01-07T09:39:00Z">
            <w:r w:rsidR="00E3419D">
              <w:rPr>
                <w:b/>
                <w:bCs/>
                <w:noProof/>
              </w:rPr>
              <w:t>Error! Hyperlink reference not valid.</w:t>
            </w:r>
          </w:ins>
          <w:del w:id="278" w:author="David Conklin" w:date="2020-12-28T08:57:00Z">
            <w:r w:rsidR="00135589" w:rsidRPr="00904388" w:rsidDel="00C1322F">
              <w:rPr>
                <w:rStyle w:val="Hyperlink"/>
                <w:noProof/>
              </w:rPr>
              <w:delText>CW3M concept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_Toc59475486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7EED750" w14:textId="2CE9FD0C" w:rsidR="00135589" w:rsidDel="00C1322F" w:rsidRDefault="00FC18C8">
          <w:pPr>
            <w:pStyle w:val="TOC2"/>
            <w:tabs>
              <w:tab w:val="right" w:leader="dot" w:pos="9350"/>
            </w:tabs>
            <w:rPr>
              <w:del w:id="279" w:author="David Conklin" w:date="2020-12-28T08:57:00Z"/>
              <w:rFonts w:eastAsiaTheme="minorEastAsia"/>
              <w:noProof/>
            </w:rPr>
          </w:pPr>
          <w:del w:id="280" w:author="David Conklin" w:date="2020-12-28T08:57:00Z">
            <w:r w:rsidDel="00C1322F">
              <w:rPr>
                <w:noProof/>
              </w:rPr>
              <w:fldChar w:fldCharType="begin"/>
            </w:r>
            <w:r w:rsidDel="00C1322F">
              <w:rPr>
                <w:noProof/>
              </w:rPr>
              <w:delInstrText xml:space="preserve"> HYPERLINK \l "_Toc59475487" </w:delInstrText>
            </w:r>
            <w:r w:rsidDel="00C1322F">
              <w:rPr>
                <w:noProof/>
              </w:rPr>
              <w:fldChar w:fldCharType="separate"/>
            </w:r>
          </w:del>
          <w:ins w:id="281" w:author="David Conklin" w:date="2021-01-07T09:39:00Z">
            <w:r w:rsidR="00E3419D">
              <w:rPr>
                <w:b/>
                <w:bCs/>
                <w:noProof/>
              </w:rPr>
              <w:t>Error! Hyperlink reference not valid.</w:t>
            </w:r>
          </w:ins>
          <w:del w:id="282" w:author="David Conklin" w:date="2020-12-28T08:57:00Z">
            <w:r w:rsidR="00135589" w:rsidRPr="00904388" w:rsidDel="00C1322F">
              <w:rPr>
                <w:rStyle w:val="Hyperlink"/>
                <w:noProof/>
              </w:rPr>
              <w:delText>A different kind of community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_Toc59475487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60C6DC3F" w14:textId="60E4DC35" w:rsidR="00135589" w:rsidDel="00C1322F" w:rsidRDefault="00FC18C8">
          <w:pPr>
            <w:pStyle w:val="TOC2"/>
            <w:tabs>
              <w:tab w:val="right" w:leader="dot" w:pos="9350"/>
            </w:tabs>
            <w:rPr>
              <w:del w:id="283" w:author="David Conklin" w:date="2020-12-28T08:57:00Z"/>
              <w:rFonts w:eastAsiaTheme="minorEastAsia"/>
              <w:noProof/>
            </w:rPr>
          </w:pPr>
          <w:del w:id="284" w:author="David Conklin" w:date="2020-12-28T08:57:00Z">
            <w:r w:rsidDel="00C1322F">
              <w:rPr>
                <w:noProof/>
              </w:rPr>
              <w:fldChar w:fldCharType="begin"/>
            </w:r>
            <w:r w:rsidDel="00C1322F">
              <w:rPr>
                <w:noProof/>
              </w:rPr>
              <w:delInstrText xml:space="preserve"> HYPERLINK \l "_Toc59475488" </w:delInstrText>
            </w:r>
            <w:r w:rsidDel="00C1322F">
              <w:rPr>
                <w:noProof/>
              </w:rPr>
              <w:fldChar w:fldCharType="separate"/>
            </w:r>
          </w:del>
          <w:ins w:id="285" w:author="David Conklin" w:date="2021-01-07T09:39:00Z">
            <w:r w:rsidR="00E3419D">
              <w:rPr>
                <w:b/>
                <w:bCs/>
                <w:noProof/>
              </w:rPr>
              <w:t>Error! Hyperlink reference not valid.</w:t>
            </w:r>
          </w:ins>
          <w:del w:id="286" w:author="David Conklin" w:date="2020-12-28T08:57:00Z">
            <w:r w:rsidR="00135589" w:rsidRPr="00904388" w:rsidDel="00C1322F">
              <w:rPr>
                <w:rStyle w:val="Hyperlink"/>
                <w:noProof/>
              </w:rPr>
              <w:delText>What CW3M is for</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_Toc59475488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47FC41F7" w14:textId="3A57D1CA" w:rsidR="00135589" w:rsidDel="00C1322F" w:rsidRDefault="00FC18C8">
          <w:pPr>
            <w:pStyle w:val="TOC2"/>
            <w:tabs>
              <w:tab w:val="right" w:leader="dot" w:pos="9350"/>
            </w:tabs>
            <w:rPr>
              <w:del w:id="287" w:author="David Conklin" w:date="2020-12-28T08:57:00Z"/>
              <w:rFonts w:eastAsiaTheme="minorEastAsia"/>
              <w:noProof/>
            </w:rPr>
          </w:pPr>
          <w:del w:id="288" w:author="David Conklin" w:date="2020-12-28T08:57:00Z">
            <w:r w:rsidDel="00C1322F">
              <w:rPr>
                <w:noProof/>
              </w:rPr>
              <w:fldChar w:fldCharType="begin"/>
            </w:r>
            <w:r w:rsidDel="00C1322F">
              <w:rPr>
                <w:noProof/>
              </w:rPr>
              <w:delInstrText xml:space="preserve"> HYPERLINK \l "_Toc59475489" </w:delInstrText>
            </w:r>
            <w:r w:rsidDel="00C1322F">
              <w:rPr>
                <w:noProof/>
              </w:rPr>
              <w:fldChar w:fldCharType="separate"/>
            </w:r>
          </w:del>
          <w:ins w:id="289" w:author="David Conklin" w:date="2021-01-07T09:39:00Z">
            <w:r w:rsidR="00E3419D">
              <w:rPr>
                <w:b/>
                <w:bCs/>
                <w:noProof/>
              </w:rPr>
              <w:t>Error! Hyperlink reference not valid.</w:t>
            </w:r>
          </w:ins>
          <w:del w:id="290" w:author="David Conklin" w:date="2020-12-28T08:57:00Z">
            <w:r w:rsidR="00135589" w:rsidRPr="00904388" w:rsidDel="00C1322F">
              <w:rPr>
                <w:rStyle w:val="Hyperlink"/>
                <w:noProof/>
              </w:rPr>
              <w:delText>Management and maintenance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_Toc59475489 \h </w:delInstrText>
            </w:r>
            <w:r w:rsidR="00135589" w:rsidDel="00C1322F">
              <w:rPr>
                <w:noProof/>
                <w:webHidden/>
              </w:rPr>
              <w:fldChar w:fldCharType="separate"/>
            </w:r>
            <w:r w:rsidR="00135589" w:rsidDel="00C1322F">
              <w:rPr>
                <w:noProof/>
                <w:webHidden/>
              </w:rPr>
              <w:delText>6</w:delText>
            </w:r>
            <w:r w:rsidR="00135589" w:rsidDel="00C1322F">
              <w:rPr>
                <w:noProof/>
                <w:webHidden/>
              </w:rPr>
              <w:fldChar w:fldCharType="end"/>
            </w:r>
            <w:r w:rsidDel="00C1322F">
              <w:rPr>
                <w:noProof/>
              </w:rPr>
              <w:fldChar w:fldCharType="end"/>
            </w:r>
          </w:del>
        </w:p>
        <w:p w14:paraId="337B7BD8" w14:textId="74548FF8" w:rsidR="00135589" w:rsidDel="00C1322F" w:rsidRDefault="00FC18C8">
          <w:pPr>
            <w:pStyle w:val="TOC1"/>
            <w:tabs>
              <w:tab w:val="right" w:leader="dot" w:pos="9350"/>
            </w:tabs>
            <w:rPr>
              <w:del w:id="291" w:author="David Conklin" w:date="2020-12-28T08:57:00Z"/>
              <w:rFonts w:eastAsiaTheme="minorEastAsia"/>
              <w:noProof/>
            </w:rPr>
          </w:pPr>
          <w:del w:id="292" w:author="David Conklin" w:date="2020-12-28T08:57:00Z">
            <w:r w:rsidDel="00C1322F">
              <w:rPr>
                <w:noProof/>
              </w:rPr>
              <w:fldChar w:fldCharType="begin"/>
            </w:r>
            <w:r w:rsidDel="00C1322F">
              <w:rPr>
                <w:noProof/>
              </w:rPr>
              <w:delInstrText xml:space="preserve"> HYPERLINK \l "_Toc59475490" </w:delInstrText>
            </w:r>
            <w:r w:rsidDel="00C1322F">
              <w:rPr>
                <w:noProof/>
              </w:rPr>
              <w:fldChar w:fldCharType="separate"/>
            </w:r>
          </w:del>
          <w:ins w:id="293" w:author="David Conklin" w:date="2021-01-07T09:39:00Z">
            <w:r w:rsidR="00E3419D">
              <w:rPr>
                <w:b/>
                <w:bCs/>
                <w:noProof/>
              </w:rPr>
              <w:t>Error! Hyperlink reference not valid.</w:t>
            </w:r>
          </w:ins>
          <w:del w:id="294" w:author="David Conklin" w:date="2020-12-28T08:57:00Z">
            <w:r w:rsidR="00135589" w:rsidRPr="00904388" w:rsidDel="00C1322F">
              <w:rPr>
                <w:rStyle w:val="Hyperlink"/>
                <w:noProof/>
              </w:rPr>
              <w:delText>CW3M – A “first principles” model with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_Toc59475490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234AE284" w14:textId="638D5E0B" w:rsidR="00135589" w:rsidDel="00C1322F" w:rsidRDefault="00FC18C8">
          <w:pPr>
            <w:pStyle w:val="TOC1"/>
            <w:tabs>
              <w:tab w:val="right" w:leader="dot" w:pos="9350"/>
            </w:tabs>
            <w:rPr>
              <w:del w:id="295" w:author="David Conklin" w:date="2020-12-28T08:57:00Z"/>
              <w:rFonts w:eastAsiaTheme="minorEastAsia"/>
              <w:noProof/>
            </w:rPr>
          </w:pPr>
          <w:del w:id="296" w:author="David Conklin" w:date="2020-12-28T08:57:00Z">
            <w:r w:rsidDel="00C1322F">
              <w:rPr>
                <w:noProof/>
              </w:rPr>
              <w:fldChar w:fldCharType="begin"/>
            </w:r>
            <w:r w:rsidDel="00C1322F">
              <w:rPr>
                <w:noProof/>
              </w:rPr>
              <w:delInstrText xml:space="preserve"> HYPERLINK \l "_Toc59475491" </w:delInstrText>
            </w:r>
            <w:r w:rsidDel="00C1322F">
              <w:rPr>
                <w:noProof/>
              </w:rPr>
              <w:fldChar w:fldCharType="separate"/>
            </w:r>
          </w:del>
          <w:ins w:id="297" w:author="David Conklin" w:date="2021-01-07T09:39:00Z">
            <w:r w:rsidR="00E3419D">
              <w:rPr>
                <w:b/>
                <w:bCs/>
                <w:noProof/>
              </w:rPr>
              <w:t>Error! Hyperlink reference not valid.</w:t>
            </w:r>
          </w:ins>
          <w:del w:id="298" w:author="David Conklin" w:date="2020-12-28T08:57:00Z">
            <w:r w:rsidR="00135589" w:rsidRPr="00904388" w:rsidDel="00C1322F">
              <w:rPr>
                <w:rStyle w:val="Hyperlink"/>
                <w:noProof/>
              </w:rPr>
              <w:delText>The tuning knobs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_Toc59475491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0AE09BA7" w14:textId="40DDD258" w:rsidR="00135589" w:rsidDel="00C1322F" w:rsidRDefault="00FC18C8">
          <w:pPr>
            <w:pStyle w:val="TOC2"/>
            <w:tabs>
              <w:tab w:val="right" w:leader="dot" w:pos="9350"/>
            </w:tabs>
            <w:rPr>
              <w:del w:id="299" w:author="David Conklin" w:date="2020-12-28T08:57:00Z"/>
              <w:rFonts w:eastAsiaTheme="minorEastAsia"/>
              <w:noProof/>
            </w:rPr>
          </w:pPr>
          <w:del w:id="300" w:author="David Conklin" w:date="2020-12-28T08:57:00Z">
            <w:r w:rsidDel="00C1322F">
              <w:rPr>
                <w:noProof/>
              </w:rPr>
              <w:fldChar w:fldCharType="begin"/>
            </w:r>
            <w:r w:rsidDel="00C1322F">
              <w:rPr>
                <w:noProof/>
              </w:rPr>
              <w:delInstrText xml:space="preserve"> HYPERLINK \l "_Toc59475492" </w:delInstrText>
            </w:r>
            <w:r w:rsidDel="00C1322F">
              <w:rPr>
                <w:noProof/>
              </w:rPr>
              <w:fldChar w:fldCharType="separate"/>
            </w:r>
          </w:del>
          <w:ins w:id="301" w:author="David Conklin" w:date="2021-01-07T09:39:00Z">
            <w:r w:rsidR="00E3419D">
              <w:rPr>
                <w:b/>
                <w:bCs/>
                <w:noProof/>
              </w:rPr>
              <w:t>Error! Hyperlink reference not valid.</w:t>
            </w:r>
          </w:ins>
          <w:del w:id="302" w:author="David Conklin" w:date="2020-12-28T08:57:00Z">
            <w:r w:rsidR="00135589" w:rsidRPr="00904388" w:rsidDel="00C1322F">
              <w:rPr>
                <w:rStyle w:val="Hyperlink"/>
                <w:noProof/>
              </w:rPr>
              <w:delText>ET_MULT – forest evapotranspiration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_Toc59475492 \h </w:delInstrText>
            </w:r>
            <w:r w:rsidR="00135589" w:rsidDel="00C1322F">
              <w:rPr>
                <w:noProof/>
                <w:webHidden/>
              </w:rPr>
              <w:fldChar w:fldCharType="separate"/>
            </w:r>
            <w:r w:rsidR="00135589" w:rsidDel="00C1322F">
              <w:rPr>
                <w:noProof/>
                <w:webHidden/>
              </w:rPr>
              <w:delText>7</w:delText>
            </w:r>
            <w:r w:rsidR="00135589" w:rsidDel="00C1322F">
              <w:rPr>
                <w:noProof/>
                <w:webHidden/>
              </w:rPr>
              <w:fldChar w:fldCharType="end"/>
            </w:r>
            <w:r w:rsidDel="00C1322F">
              <w:rPr>
                <w:noProof/>
              </w:rPr>
              <w:fldChar w:fldCharType="end"/>
            </w:r>
          </w:del>
        </w:p>
        <w:p w14:paraId="65C003E6" w14:textId="32B7AC06" w:rsidR="00135589" w:rsidDel="00C1322F" w:rsidRDefault="00FC18C8">
          <w:pPr>
            <w:pStyle w:val="TOC2"/>
            <w:tabs>
              <w:tab w:val="right" w:leader="dot" w:pos="9350"/>
            </w:tabs>
            <w:rPr>
              <w:del w:id="303" w:author="David Conklin" w:date="2020-12-28T08:57:00Z"/>
              <w:rFonts w:eastAsiaTheme="minorEastAsia"/>
              <w:noProof/>
            </w:rPr>
          </w:pPr>
          <w:del w:id="304" w:author="David Conklin" w:date="2020-12-28T08:57:00Z">
            <w:r w:rsidDel="00C1322F">
              <w:rPr>
                <w:noProof/>
              </w:rPr>
              <w:fldChar w:fldCharType="begin"/>
            </w:r>
            <w:r w:rsidDel="00C1322F">
              <w:rPr>
                <w:noProof/>
              </w:rPr>
              <w:delInstrText xml:space="preserve"> HYPERLINK \l "_Toc59475493" </w:delInstrText>
            </w:r>
            <w:r w:rsidDel="00C1322F">
              <w:rPr>
                <w:noProof/>
              </w:rPr>
              <w:fldChar w:fldCharType="separate"/>
            </w:r>
          </w:del>
          <w:ins w:id="305" w:author="David Conklin" w:date="2021-01-07T09:39:00Z">
            <w:r w:rsidR="00E3419D">
              <w:rPr>
                <w:b/>
                <w:bCs/>
                <w:noProof/>
              </w:rPr>
              <w:t>Error! Hyperlink reference not valid.</w:t>
            </w:r>
          </w:ins>
          <w:del w:id="306" w:author="David Conklin" w:date="2020-12-28T08:57:00Z">
            <w:r w:rsidR="00135589" w:rsidRPr="00904388" w:rsidDel="00C1322F">
              <w:rPr>
                <w:rStyle w:val="Hyperlink"/>
                <w:noProof/>
              </w:rPr>
              <w:delText>SOLAR_RADIATION_MULTIPLIER – reservoir insolation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_Toc59475493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12626B2B" w14:textId="3AAFD2A0" w:rsidR="00135589" w:rsidDel="00C1322F" w:rsidRDefault="00FC18C8">
          <w:pPr>
            <w:pStyle w:val="TOC2"/>
            <w:tabs>
              <w:tab w:val="right" w:leader="dot" w:pos="9350"/>
            </w:tabs>
            <w:rPr>
              <w:del w:id="307" w:author="David Conklin" w:date="2020-12-28T08:57:00Z"/>
              <w:rFonts w:eastAsiaTheme="minorEastAsia"/>
              <w:noProof/>
            </w:rPr>
          </w:pPr>
          <w:del w:id="308" w:author="David Conklin" w:date="2020-12-28T08:57:00Z">
            <w:r w:rsidDel="00C1322F">
              <w:rPr>
                <w:noProof/>
              </w:rPr>
              <w:fldChar w:fldCharType="begin"/>
            </w:r>
            <w:r w:rsidDel="00C1322F">
              <w:rPr>
                <w:noProof/>
              </w:rPr>
              <w:delInstrText xml:space="preserve"> HYPERLINK \l "_Toc59475494" </w:delInstrText>
            </w:r>
            <w:r w:rsidDel="00C1322F">
              <w:rPr>
                <w:noProof/>
              </w:rPr>
              <w:fldChar w:fldCharType="separate"/>
            </w:r>
          </w:del>
          <w:ins w:id="309" w:author="David Conklin" w:date="2021-01-07T09:39:00Z">
            <w:r w:rsidR="00E3419D">
              <w:rPr>
                <w:b/>
                <w:bCs/>
                <w:noProof/>
              </w:rPr>
              <w:t>Error! Hyperlink reference not valid.</w:t>
            </w:r>
          </w:ins>
          <w:del w:id="310" w:author="David Conklin" w:date="2020-12-28T08:57:00Z">
            <w:r w:rsidR="00135589" w:rsidRPr="00904388" w:rsidDel="00C1322F">
              <w:rPr>
                <w:rStyle w:val="Hyperlink"/>
                <w:noProof/>
              </w:rPr>
              <w:delText>FLOW_CMS – Discharge from High Cascade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_Toc59475494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64B61794" w14:textId="7EC6A0BA" w:rsidR="00135589" w:rsidDel="00C1322F" w:rsidRDefault="00FC18C8">
          <w:pPr>
            <w:pStyle w:val="TOC1"/>
            <w:tabs>
              <w:tab w:val="right" w:leader="dot" w:pos="9350"/>
            </w:tabs>
            <w:rPr>
              <w:del w:id="311" w:author="David Conklin" w:date="2020-12-28T08:57:00Z"/>
              <w:rFonts w:eastAsiaTheme="minorEastAsia"/>
              <w:noProof/>
            </w:rPr>
          </w:pPr>
          <w:del w:id="312" w:author="David Conklin" w:date="2020-12-28T08:57:00Z">
            <w:r w:rsidDel="00C1322F">
              <w:rPr>
                <w:noProof/>
              </w:rPr>
              <w:fldChar w:fldCharType="begin"/>
            </w:r>
            <w:r w:rsidDel="00C1322F">
              <w:rPr>
                <w:noProof/>
              </w:rPr>
              <w:delInstrText xml:space="preserve"> HYPERLINK \l "_Toc59475495" </w:delInstrText>
            </w:r>
            <w:r w:rsidDel="00C1322F">
              <w:rPr>
                <w:noProof/>
              </w:rPr>
              <w:fldChar w:fldCharType="separate"/>
            </w:r>
          </w:del>
          <w:ins w:id="313" w:author="David Conklin" w:date="2021-01-07T09:39:00Z">
            <w:r w:rsidR="00E3419D">
              <w:rPr>
                <w:b/>
                <w:bCs/>
                <w:noProof/>
              </w:rPr>
              <w:t>Error! Hyperlink reference not valid.</w:t>
            </w:r>
          </w:ins>
          <w:del w:id="314" w:author="David Conklin" w:date="2020-12-28T08:57:00Z">
            <w:r w:rsidR="00135589" w:rsidRPr="00904388" w:rsidDel="00C1322F">
              <w:rPr>
                <w:rStyle w:val="Hyperlink"/>
                <w:noProof/>
              </w:rPr>
              <w:delText>Study areas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_Toc59475495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38B36321" w14:textId="17BE25DA" w:rsidR="00135589" w:rsidDel="00C1322F" w:rsidRDefault="00FC18C8">
          <w:pPr>
            <w:pStyle w:val="TOC2"/>
            <w:tabs>
              <w:tab w:val="right" w:leader="dot" w:pos="9350"/>
            </w:tabs>
            <w:rPr>
              <w:del w:id="315" w:author="David Conklin" w:date="2020-12-28T08:57:00Z"/>
              <w:rFonts w:eastAsiaTheme="minorEastAsia"/>
              <w:noProof/>
            </w:rPr>
          </w:pPr>
          <w:del w:id="316" w:author="David Conklin" w:date="2020-12-28T08:57:00Z">
            <w:r w:rsidDel="00C1322F">
              <w:rPr>
                <w:noProof/>
              </w:rPr>
              <w:fldChar w:fldCharType="begin"/>
            </w:r>
            <w:r w:rsidDel="00C1322F">
              <w:rPr>
                <w:noProof/>
              </w:rPr>
              <w:delInstrText xml:space="preserve"> HYPERLINK \l "_Toc59475496" </w:delInstrText>
            </w:r>
            <w:r w:rsidDel="00C1322F">
              <w:rPr>
                <w:noProof/>
              </w:rPr>
              <w:fldChar w:fldCharType="separate"/>
            </w:r>
          </w:del>
          <w:ins w:id="317" w:author="David Conklin" w:date="2021-01-07T09:39:00Z">
            <w:r w:rsidR="00E3419D">
              <w:rPr>
                <w:b/>
                <w:bCs/>
                <w:noProof/>
              </w:rPr>
              <w:t>Error! Hyperlink reference not valid.</w:t>
            </w:r>
          </w:ins>
          <w:del w:id="318" w:author="David Conklin" w:date="2020-12-28T08:57:00Z">
            <w:r w:rsidR="00135589" w:rsidRPr="00904388" w:rsidDel="00C1322F">
              <w:rPr>
                <w:rStyle w:val="Hyperlink"/>
                <w:noProof/>
              </w:rPr>
              <w:delText>DataCW3M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_Toc59475496 \h </w:delInstrText>
            </w:r>
            <w:r w:rsidR="00135589" w:rsidDel="00C1322F">
              <w:rPr>
                <w:noProof/>
                <w:webHidden/>
              </w:rPr>
              <w:fldChar w:fldCharType="separate"/>
            </w:r>
            <w:r w:rsidR="00135589" w:rsidDel="00C1322F">
              <w:rPr>
                <w:noProof/>
                <w:webHidden/>
              </w:rPr>
              <w:delText>8</w:delText>
            </w:r>
            <w:r w:rsidR="00135589" w:rsidDel="00C1322F">
              <w:rPr>
                <w:noProof/>
                <w:webHidden/>
              </w:rPr>
              <w:fldChar w:fldCharType="end"/>
            </w:r>
            <w:r w:rsidDel="00C1322F">
              <w:rPr>
                <w:noProof/>
              </w:rPr>
              <w:fldChar w:fldCharType="end"/>
            </w:r>
          </w:del>
        </w:p>
        <w:p w14:paraId="54EEC513" w14:textId="59E0CC3F" w:rsidR="00135589" w:rsidDel="00C1322F" w:rsidRDefault="00FC18C8">
          <w:pPr>
            <w:pStyle w:val="TOC2"/>
            <w:tabs>
              <w:tab w:val="right" w:leader="dot" w:pos="9350"/>
            </w:tabs>
            <w:rPr>
              <w:del w:id="319" w:author="David Conklin" w:date="2020-12-28T08:57:00Z"/>
              <w:rFonts w:eastAsiaTheme="minorEastAsia"/>
              <w:noProof/>
            </w:rPr>
          </w:pPr>
          <w:del w:id="320" w:author="David Conklin" w:date="2020-12-28T08:57:00Z">
            <w:r w:rsidDel="00C1322F">
              <w:rPr>
                <w:noProof/>
              </w:rPr>
              <w:fldChar w:fldCharType="begin"/>
            </w:r>
            <w:r w:rsidDel="00C1322F">
              <w:rPr>
                <w:noProof/>
              </w:rPr>
              <w:delInstrText xml:space="preserve"> HYPERLINK \l "_Toc59475497" </w:delInstrText>
            </w:r>
            <w:r w:rsidDel="00C1322F">
              <w:rPr>
                <w:noProof/>
              </w:rPr>
              <w:fldChar w:fldCharType="separate"/>
            </w:r>
          </w:del>
          <w:ins w:id="321" w:author="David Conklin" w:date="2021-01-07T09:39:00Z">
            <w:r w:rsidR="00E3419D">
              <w:rPr>
                <w:b/>
                <w:bCs/>
                <w:noProof/>
              </w:rPr>
              <w:t>Error! Hyperlink reference not valid.</w:t>
            </w:r>
          </w:ins>
          <w:del w:id="322" w:author="David Conklin" w:date="2020-12-28T08:57:00Z">
            <w:r w:rsidR="00135589" w:rsidRPr="00904388" w:rsidDel="00C1322F">
              <w:rPr>
                <w:rStyle w:val="Hyperlink"/>
                <w:noProof/>
              </w:rPr>
              <w:delText>DataCW3M\ScenarioData directory structure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_Toc59475497 \h </w:delInstrText>
            </w:r>
            <w:r w:rsidR="00135589" w:rsidDel="00C1322F">
              <w:rPr>
                <w:noProof/>
                <w:webHidden/>
              </w:rPr>
              <w:fldChar w:fldCharType="separate"/>
            </w:r>
            <w:r w:rsidR="00135589" w:rsidDel="00C1322F">
              <w:rPr>
                <w:noProof/>
                <w:webHidden/>
              </w:rPr>
              <w:delText>9</w:delText>
            </w:r>
            <w:r w:rsidR="00135589" w:rsidDel="00C1322F">
              <w:rPr>
                <w:noProof/>
                <w:webHidden/>
              </w:rPr>
              <w:fldChar w:fldCharType="end"/>
            </w:r>
            <w:r w:rsidDel="00C1322F">
              <w:rPr>
                <w:noProof/>
              </w:rPr>
              <w:fldChar w:fldCharType="end"/>
            </w:r>
          </w:del>
        </w:p>
        <w:p w14:paraId="670B4CCE" w14:textId="7F2B6A4A" w:rsidR="00135589" w:rsidDel="00C1322F" w:rsidRDefault="00FC18C8">
          <w:pPr>
            <w:pStyle w:val="TOC2"/>
            <w:tabs>
              <w:tab w:val="right" w:leader="dot" w:pos="9350"/>
            </w:tabs>
            <w:rPr>
              <w:del w:id="323" w:author="David Conklin" w:date="2020-12-28T08:57:00Z"/>
              <w:rFonts w:eastAsiaTheme="minorEastAsia"/>
              <w:noProof/>
            </w:rPr>
          </w:pPr>
          <w:del w:id="324" w:author="David Conklin" w:date="2020-12-28T08:57:00Z">
            <w:r w:rsidDel="00C1322F">
              <w:rPr>
                <w:noProof/>
              </w:rPr>
              <w:fldChar w:fldCharType="begin"/>
            </w:r>
            <w:r w:rsidDel="00C1322F">
              <w:rPr>
                <w:noProof/>
              </w:rPr>
              <w:delInstrText xml:space="preserve"> HYPERLINK \l "_Toc59475498" </w:delInstrText>
            </w:r>
            <w:r w:rsidDel="00C1322F">
              <w:rPr>
                <w:noProof/>
              </w:rPr>
              <w:fldChar w:fldCharType="separate"/>
            </w:r>
          </w:del>
          <w:ins w:id="325" w:author="David Conklin" w:date="2021-01-07T09:39:00Z">
            <w:r w:rsidR="00E3419D">
              <w:rPr>
                <w:b/>
                <w:bCs/>
                <w:noProof/>
              </w:rPr>
              <w:t>Error! Hyperlink reference not valid.</w:t>
            </w:r>
          </w:ins>
          <w:del w:id="326" w:author="David Conklin" w:date="2020-12-28T08:57:00Z">
            <w:r w:rsidR="00135589" w:rsidRPr="00904388" w:rsidDel="00C1322F">
              <w:rPr>
                <w:rStyle w:val="Hyperlink"/>
                <w:noProof/>
              </w:rPr>
              <w:delText>DataCW3M\ScenarioData\&lt;scenario&gt;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_Toc59475498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378E720C" w14:textId="00314E29" w:rsidR="00135589" w:rsidDel="00C1322F" w:rsidRDefault="00FC18C8">
          <w:pPr>
            <w:pStyle w:val="TOC2"/>
            <w:tabs>
              <w:tab w:val="right" w:leader="dot" w:pos="9350"/>
            </w:tabs>
            <w:rPr>
              <w:del w:id="327" w:author="David Conklin" w:date="2020-12-28T08:57:00Z"/>
              <w:rFonts w:eastAsiaTheme="minorEastAsia"/>
              <w:noProof/>
            </w:rPr>
          </w:pPr>
          <w:del w:id="328" w:author="David Conklin" w:date="2020-12-28T08:57:00Z">
            <w:r w:rsidDel="00C1322F">
              <w:rPr>
                <w:noProof/>
              </w:rPr>
              <w:fldChar w:fldCharType="begin"/>
            </w:r>
            <w:r w:rsidDel="00C1322F">
              <w:rPr>
                <w:noProof/>
              </w:rPr>
              <w:delInstrText xml:space="preserve"> HYPERLINK \l "_Toc59475499" </w:delInstrText>
            </w:r>
            <w:r w:rsidDel="00C1322F">
              <w:rPr>
                <w:noProof/>
              </w:rPr>
              <w:fldChar w:fldCharType="separate"/>
            </w:r>
          </w:del>
          <w:ins w:id="329" w:author="David Conklin" w:date="2021-01-07T09:39:00Z">
            <w:r w:rsidR="00E3419D">
              <w:rPr>
                <w:b/>
                <w:bCs/>
                <w:noProof/>
              </w:rPr>
              <w:t>Error! Hyperlink reference not valid.</w:t>
            </w:r>
          </w:ins>
          <w:del w:id="330" w:author="David Conklin" w:date="2020-12-28T08:57:00Z">
            <w:r w:rsidR="00135589" w:rsidRPr="00904388" w:rsidDel="00C1322F">
              <w:rPr>
                <w:rStyle w:val="Hyperlink"/>
                <w:noProof/>
              </w:rPr>
              <w:delText>DataCW3M\&lt;study area&gt; folder contents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_Toc59475499 \h </w:delInstrText>
            </w:r>
            <w:r w:rsidR="00135589" w:rsidDel="00C1322F">
              <w:rPr>
                <w:noProof/>
                <w:webHidden/>
              </w:rPr>
              <w:fldChar w:fldCharType="separate"/>
            </w:r>
            <w:r w:rsidR="00135589" w:rsidDel="00C1322F">
              <w:rPr>
                <w:noProof/>
                <w:webHidden/>
              </w:rPr>
              <w:delText>10</w:delText>
            </w:r>
            <w:r w:rsidR="00135589" w:rsidDel="00C1322F">
              <w:rPr>
                <w:noProof/>
                <w:webHidden/>
              </w:rPr>
              <w:fldChar w:fldCharType="end"/>
            </w:r>
            <w:r w:rsidDel="00C1322F">
              <w:rPr>
                <w:noProof/>
              </w:rPr>
              <w:fldChar w:fldCharType="end"/>
            </w:r>
          </w:del>
        </w:p>
        <w:p w14:paraId="6EBA0FD2" w14:textId="7BFC67EF" w:rsidR="00135589" w:rsidDel="00C1322F" w:rsidRDefault="00FC18C8">
          <w:pPr>
            <w:pStyle w:val="TOC1"/>
            <w:tabs>
              <w:tab w:val="right" w:leader="dot" w:pos="9350"/>
            </w:tabs>
            <w:rPr>
              <w:del w:id="331" w:author="David Conklin" w:date="2020-12-28T08:57:00Z"/>
              <w:rFonts w:eastAsiaTheme="minorEastAsia"/>
              <w:noProof/>
            </w:rPr>
          </w:pPr>
          <w:del w:id="332" w:author="David Conklin" w:date="2020-12-28T08:57:00Z">
            <w:r w:rsidDel="00C1322F">
              <w:rPr>
                <w:noProof/>
              </w:rPr>
              <w:fldChar w:fldCharType="begin"/>
            </w:r>
            <w:r w:rsidDel="00C1322F">
              <w:rPr>
                <w:noProof/>
              </w:rPr>
              <w:delInstrText xml:space="preserve"> HYPERLINK \l "_Toc59475500" </w:delInstrText>
            </w:r>
            <w:r w:rsidDel="00C1322F">
              <w:rPr>
                <w:noProof/>
              </w:rPr>
              <w:fldChar w:fldCharType="separate"/>
            </w:r>
          </w:del>
          <w:ins w:id="333" w:author="David Conklin" w:date="2021-01-07T09:39:00Z">
            <w:r w:rsidR="00E3419D">
              <w:rPr>
                <w:b/>
                <w:bCs/>
                <w:noProof/>
              </w:rPr>
              <w:t>Error! Hyperlink reference not valid.</w:t>
            </w:r>
          </w:ins>
          <w:del w:id="334" w:author="David Conklin" w:date="2020-12-28T08:57:00Z">
            <w:r w:rsidR="00135589" w:rsidRPr="00904388" w:rsidDel="00C1322F">
              <w:rPr>
                <w:rStyle w:val="Hyperlink"/>
                <w:noProof/>
              </w:rPr>
              <w:delText>Calendar conventions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_Toc59475500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72FDE6D8" w14:textId="420B0CB1" w:rsidR="00135589" w:rsidDel="00C1322F" w:rsidRDefault="00FC18C8">
          <w:pPr>
            <w:pStyle w:val="TOC2"/>
            <w:tabs>
              <w:tab w:val="right" w:leader="dot" w:pos="9350"/>
            </w:tabs>
            <w:rPr>
              <w:del w:id="335" w:author="David Conklin" w:date="2020-12-28T08:57:00Z"/>
              <w:rFonts w:eastAsiaTheme="minorEastAsia"/>
              <w:noProof/>
            </w:rPr>
          </w:pPr>
          <w:del w:id="336" w:author="David Conklin" w:date="2020-12-28T08:57:00Z">
            <w:r w:rsidDel="00C1322F">
              <w:rPr>
                <w:noProof/>
              </w:rPr>
              <w:fldChar w:fldCharType="begin"/>
            </w:r>
            <w:r w:rsidDel="00C1322F">
              <w:rPr>
                <w:noProof/>
              </w:rPr>
              <w:delInstrText xml:space="preserve"> HYPERLINK \l "_Toc59475501" </w:delInstrText>
            </w:r>
            <w:r w:rsidDel="00C1322F">
              <w:rPr>
                <w:noProof/>
              </w:rPr>
              <w:fldChar w:fldCharType="separate"/>
            </w:r>
          </w:del>
          <w:ins w:id="337" w:author="David Conklin" w:date="2021-01-07T09:39:00Z">
            <w:r w:rsidR="00E3419D">
              <w:rPr>
                <w:b/>
                <w:bCs/>
                <w:noProof/>
              </w:rPr>
              <w:t>Error! Hyperlink reference not valid.</w:t>
            </w:r>
          </w:ins>
          <w:del w:id="338" w:author="David Conklin" w:date="2020-12-28T08:57:00Z">
            <w:r w:rsidR="00135589" w:rsidRPr="00904388" w:rsidDel="00C1322F">
              <w:rPr>
                <w:rStyle w:val="Hyperlink"/>
                <w:noProof/>
              </w:rPr>
              <w:delText>Water years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_Toc59475501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18DDA8B" w14:textId="45AFF3B1" w:rsidR="00135589" w:rsidDel="00C1322F" w:rsidRDefault="00FC18C8">
          <w:pPr>
            <w:pStyle w:val="TOC1"/>
            <w:tabs>
              <w:tab w:val="right" w:leader="dot" w:pos="9350"/>
            </w:tabs>
            <w:rPr>
              <w:del w:id="339" w:author="David Conklin" w:date="2020-12-28T08:57:00Z"/>
              <w:rFonts w:eastAsiaTheme="minorEastAsia"/>
              <w:noProof/>
            </w:rPr>
          </w:pPr>
          <w:del w:id="340" w:author="David Conklin" w:date="2020-12-28T08:57:00Z">
            <w:r w:rsidDel="00C1322F">
              <w:rPr>
                <w:noProof/>
              </w:rPr>
              <w:fldChar w:fldCharType="begin"/>
            </w:r>
            <w:r w:rsidDel="00C1322F">
              <w:rPr>
                <w:noProof/>
              </w:rPr>
              <w:delInstrText xml:space="preserve"> HYPERLINK \l "_Toc59475502" </w:delInstrText>
            </w:r>
            <w:r w:rsidDel="00C1322F">
              <w:rPr>
                <w:noProof/>
              </w:rPr>
              <w:fldChar w:fldCharType="separate"/>
            </w:r>
          </w:del>
          <w:ins w:id="341" w:author="David Conklin" w:date="2021-01-07T09:39:00Z">
            <w:r w:rsidR="00E3419D">
              <w:rPr>
                <w:b/>
                <w:bCs/>
                <w:noProof/>
              </w:rPr>
              <w:t>Error! Hyperlink reference not valid.</w:t>
            </w:r>
          </w:ins>
          <w:del w:id="342" w:author="David Conklin" w:date="2020-12-28T08:57:00Z">
            <w:r w:rsidR="00135589" w:rsidRPr="00904388" w:rsidDel="00C1322F">
              <w:rPr>
                <w:rStyle w:val="Hyperlink"/>
                <w:noProof/>
              </w:rPr>
              <w:delText>Climate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_Toc59475502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0A05B388" w14:textId="3B85FDBE" w:rsidR="00135589" w:rsidDel="00C1322F" w:rsidRDefault="00FC18C8">
          <w:pPr>
            <w:pStyle w:val="TOC2"/>
            <w:tabs>
              <w:tab w:val="right" w:leader="dot" w:pos="9350"/>
            </w:tabs>
            <w:rPr>
              <w:del w:id="343" w:author="David Conklin" w:date="2020-12-28T08:57:00Z"/>
              <w:rFonts w:eastAsiaTheme="minorEastAsia"/>
              <w:noProof/>
            </w:rPr>
          </w:pPr>
          <w:del w:id="344" w:author="David Conklin" w:date="2020-12-28T08:57:00Z">
            <w:r w:rsidDel="00C1322F">
              <w:rPr>
                <w:noProof/>
              </w:rPr>
              <w:fldChar w:fldCharType="begin"/>
            </w:r>
            <w:r w:rsidDel="00C1322F">
              <w:rPr>
                <w:noProof/>
              </w:rPr>
              <w:delInstrText xml:space="preserve"> HYPERLINK \l "_Toc59475503" </w:delInstrText>
            </w:r>
            <w:r w:rsidDel="00C1322F">
              <w:rPr>
                <w:noProof/>
              </w:rPr>
              <w:fldChar w:fldCharType="separate"/>
            </w:r>
          </w:del>
          <w:ins w:id="345" w:author="David Conklin" w:date="2021-01-07T09:39:00Z">
            <w:r w:rsidR="00E3419D">
              <w:rPr>
                <w:b/>
                <w:bCs/>
                <w:noProof/>
              </w:rPr>
              <w:t>Error! Hyperlink reference not valid.</w:t>
            </w:r>
          </w:ins>
          <w:del w:id="346" w:author="David Conklin" w:date="2020-12-28T08:57:00Z">
            <w:r w:rsidR="00135589" w:rsidRPr="00904388" w:rsidDel="00C1322F">
              <w:rPr>
                <w:rStyle w:val="Hyperlink"/>
                <w:noProof/>
              </w:rPr>
              <w:delText>Numbered climate scenarios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_Toc59475503 \h </w:delInstrText>
            </w:r>
            <w:r w:rsidR="00135589" w:rsidDel="00C1322F">
              <w:rPr>
                <w:noProof/>
                <w:webHidden/>
              </w:rPr>
              <w:fldChar w:fldCharType="separate"/>
            </w:r>
            <w:r w:rsidR="00135589" w:rsidDel="00C1322F">
              <w:rPr>
                <w:noProof/>
                <w:webHidden/>
              </w:rPr>
              <w:delText>16</w:delText>
            </w:r>
            <w:r w:rsidR="00135589" w:rsidDel="00C1322F">
              <w:rPr>
                <w:noProof/>
                <w:webHidden/>
              </w:rPr>
              <w:fldChar w:fldCharType="end"/>
            </w:r>
            <w:r w:rsidDel="00C1322F">
              <w:rPr>
                <w:noProof/>
              </w:rPr>
              <w:fldChar w:fldCharType="end"/>
            </w:r>
          </w:del>
        </w:p>
        <w:p w14:paraId="17C52241" w14:textId="04625598" w:rsidR="00135589" w:rsidDel="00C1322F" w:rsidRDefault="00FC18C8">
          <w:pPr>
            <w:pStyle w:val="TOC2"/>
            <w:tabs>
              <w:tab w:val="right" w:leader="dot" w:pos="9350"/>
            </w:tabs>
            <w:rPr>
              <w:del w:id="347" w:author="David Conklin" w:date="2020-12-28T08:57:00Z"/>
              <w:rFonts w:eastAsiaTheme="minorEastAsia"/>
              <w:noProof/>
            </w:rPr>
          </w:pPr>
          <w:del w:id="348" w:author="David Conklin" w:date="2020-12-28T08:57:00Z">
            <w:r w:rsidDel="00C1322F">
              <w:rPr>
                <w:noProof/>
              </w:rPr>
              <w:fldChar w:fldCharType="begin"/>
            </w:r>
            <w:r w:rsidDel="00C1322F">
              <w:rPr>
                <w:noProof/>
              </w:rPr>
              <w:delInstrText xml:space="preserve"> HYPERLINK \l "_Toc59475504" </w:delInstrText>
            </w:r>
            <w:r w:rsidDel="00C1322F">
              <w:rPr>
                <w:noProof/>
              </w:rPr>
              <w:fldChar w:fldCharType="separate"/>
            </w:r>
          </w:del>
          <w:ins w:id="349" w:author="David Conklin" w:date="2021-01-07T09:39:00Z">
            <w:r w:rsidR="00E3419D">
              <w:rPr>
                <w:b/>
                <w:bCs/>
                <w:noProof/>
              </w:rPr>
              <w:t>Error! Hyperlink reference not valid.</w:t>
            </w:r>
          </w:ins>
          <w:del w:id="350" w:author="David Conklin" w:date="2020-12-28T08:57:00Z">
            <w:r w:rsidR="00135589" w:rsidRPr="00904388" w:rsidDel="00C1322F">
              <w:rPr>
                <w:rStyle w:val="Hyperlink"/>
                <w:noProof/>
              </w:rPr>
              <w:delText>Monthly and seasonal weather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_Toc59475504 \h </w:delInstrText>
            </w:r>
            <w:r w:rsidR="00135589" w:rsidDel="00C1322F">
              <w:rPr>
                <w:noProof/>
                <w:webHidden/>
              </w:rPr>
              <w:fldChar w:fldCharType="separate"/>
            </w:r>
            <w:r w:rsidR="00135589" w:rsidDel="00C1322F">
              <w:rPr>
                <w:noProof/>
                <w:webHidden/>
              </w:rPr>
              <w:delText>17</w:delText>
            </w:r>
            <w:r w:rsidR="00135589" w:rsidDel="00C1322F">
              <w:rPr>
                <w:noProof/>
                <w:webHidden/>
              </w:rPr>
              <w:fldChar w:fldCharType="end"/>
            </w:r>
            <w:r w:rsidDel="00C1322F">
              <w:rPr>
                <w:noProof/>
              </w:rPr>
              <w:fldChar w:fldCharType="end"/>
            </w:r>
          </w:del>
        </w:p>
        <w:p w14:paraId="00BFD3C9" w14:textId="2EE33B6F" w:rsidR="00135589" w:rsidDel="00C1322F" w:rsidRDefault="00FC18C8">
          <w:pPr>
            <w:pStyle w:val="TOC2"/>
            <w:tabs>
              <w:tab w:val="right" w:leader="dot" w:pos="9350"/>
            </w:tabs>
            <w:rPr>
              <w:del w:id="351" w:author="David Conklin" w:date="2020-12-28T08:57:00Z"/>
              <w:rFonts w:eastAsiaTheme="minorEastAsia"/>
              <w:noProof/>
            </w:rPr>
          </w:pPr>
          <w:del w:id="352" w:author="David Conklin" w:date="2020-12-28T08:57:00Z">
            <w:r w:rsidDel="00C1322F">
              <w:rPr>
                <w:noProof/>
              </w:rPr>
              <w:fldChar w:fldCharType="begin"/>
            </w:r>
            <w:r w:rsidDel="00C1322F">
              <w:rPr>
                <w:noProof/>
              </w:rPr>
              <w:delInstrText xml:space="preserve"> HYPERLINK \l "_Toc59475505" </w:delInstrText>
            </w:r>
            <w:r w:rsidDel="00C1322F">
              <w:rPr>
                <w:noProof/>
              </w:rPr>
              <w:fldChar w:fldCharType="separate"/>
            </w:r>
          </w:del>
          <w:ins w:id="353" w:author="David Conklin" w:date="2021-01-07T09:39:00Z">
            <w:r w:rsidR="00E3419D">
              <w:rPr>
                <w:b/>
                <w:bCs/>
                <w:noProof/>
              </w:rPr>
              <w:t>Error! Hyperlink reference not valid.</w:t>
            </w:r>
          </w:ins>
          <w:del w:id="354" w:author="David Conklin" w:date="2020-12-28T08:57:00Z">
            <w:r w:rsidR="00135589" w:rsidRPr="00904388" w:rsidDel="00C1322F">
              <w:rPr>
                <w:rStyle w:val="Hyperlink"/>
                <w:noProof/>
              </w:rPr>
              <w:delText>Climate data grids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_Toc59475505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5A2C7406" w14:textId="6B6BEFF9" w:rsidR="00135589" w:rsidDel="00C1322F" w:rsidRDefault="00FC18C8">
          <w:pPr>
            <w:pStyle w:val="TOC3"/>
            <w:tabs>
              <w:tab w:val="right" w:leader="dot" w:pos="9350"/>
            </w:tabs>
            <w:rPr>
              <w:del w:id="355" w:author="David Conklin" w:date="2020-12-28T08:57:00Z"/>
              <w:rFonts w:eastAsiaTheme="minorEastAsia"/>
              <w:noProof/>
            </w:rPr>
          </w:pPr>
          <w:del w:id="356" w:author="David Conklin" w:date="2020-12-28T08:57:00Z">
            <w:r w:rsidDel="00C1322F">
              <w:rPr>
                <w:noProof/>
              </w:rPr>
              <w:fldChar w:fldCharType="begin"/>
            </w:r>
            <w:r w:rsidDel="00C1322F">
              <w:rPr>
                <w:noProof/>
              </w:rPr>
              <w:delInstrText xml:space="preserve"> HYPERLINK \l "_Toc59475506" </w:delInstrText>
            </w:r>
            <w:r w:rsidDel="00C1322F">
              <w:rPr>
                <w:noProof/>
              </w:rPr>
              <w:fldChar w:fldCharType="separate"/>
            </w:r>
          </w:del>
          <w:ins w:id="357" w:author="David Conklin" w:date="2021-01-07T09:39:00Z">
            <w:r w:rsidR="00E3419D">
              <w:rPr>
                <w:b/>
                <w:bCs/>
                <w:noProof/>
              </w:rPr>
              <w:t>Error! Hyperlink reference not valid.</w:t>
            </w:r>
          </w:ins>
          <w:del w:id="358" w:author="David Conklin" w:date="2020-12-28T08:57:00Z">
            <w:r w:rsidR="00135589" w:rsidRPr="00904388" w:rsidDel="00C1322F">
              <w:rPr>
                <w:rStyle w:val="Hyperlink"/>
                <w:noProof/>
              </w:rPr>
              <w:delText>The WW2100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_Toc59475506 \h </w:delInstrText>
            </w:r>
            <w:r w:rsidR="00135589" w:rsidDel="00C1322F">
              <w:rPr>
                <w:noProof/>
                <w:webHidden/>
              </w:rPr>
              <w:fldChar w:fldCharType="separate"/>
            </w:r>
            <w:r w:rsidR="00135589" w:rsidDel="00C1322F">
              <w:rPr>
                <w:noProof/>
                <w:webHidden/>
              </w:rPr>
              <w:delText>18</w:delText>
            </w:r>
            <w:r w:rsidR="00135589" w:rsidDel="00C1322F">
              <w:rPr>
                <w:noProof/>
                <w:webHidden/>
              </w:rPr>
              <w:fldChar w:fldCharType="end"/>
            </w:r>
            <w:r w:rsidDel="00C1322F">
              <w:rPr>
                <w:noProof/>
              </w:rPr>
              <w:fldChar w:fldCharType="end"/>
            </w:r>
          </w:del>
        </w:p>
        <w:p w14:paraId="766BF83F" w14:textId="4A6B1424" w:rsidR="00135589" w:rsidDel="00C1322F" w:rsidRDefault="00FC18C8">
          <w:pPr>
            <w:pStyle w:val="TOC3"/>
            <w:tabs>
              <w:tab w:val="right" w:leader="dot" w:pos="9350"/>
            </w:tabs>
            <w:rPr>
              <w:del w:id="359" w:author="David Conklin" w:date="2020-12-28T08:57:00Z"/>
              <w:rFonts w:eastAsiaTheme="minorEastAsia"/>
              <w:noProof/>
            </w:rPr>
          </w:pPr>
          <w:del w:id="360" w:author="David Conklin" w:date="2020-12-28T08:57:00Z">
            <w:r w:rsidDel="00C1322F">
              <w:rPr>
                <w:noProof/>
              </w:rPr>
              <w:fldChar w:fldCharType="begin"/>
            </w:r>
            <w:r w:rsidDel="00C1322F">
              <w:rPr>
                <w:noProof/>
              </w:rPr>
              <w:delInstrText xml:space="preserve"> HYPERLINK \l "_Toc59475507" </w:delInstrText>
            </w:r>
            <w:r w:rsidDel="00C1322F">
              <w:rPr>
                <w:noProof/>
              </w:rPr>
              <w:fldChar w:fldCharType="separate"/>
            </w:r>
          </w:del>
          <w:ins w:id="361" w:author="David Conklin" w:date="2021-01-07T09:39:00Z">
            <w:r w:rsidR="00E3419D">
              <w:rPr>
                <w:b/>
                <w:bCs/>
                <w:noProof/>
              </w:rPr>
              <w:t>Error! Hyperlink reference not valid.</w:t>
            </w:r>
          </w:ins>
          <w:del w:id="362" w:author="David Conklin" w:date="2020-12-28T08:57:00Z">
            <w:r w:rsidR="00135589" w:rsidRPr="00904388" w:rsidDel="00C1322F">
              <w:rPr>
                <w:rStyle w:val="Hyperlink"/>
                <w:noProof/>
              </w:rPr>
              <w:delText>The v2 climate grid</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_Toc59475507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271F8E09" w14:textId="0F25D42C" w:rsidR="00135589" w:rsidDel="00C1322F" w:rsidRDefault="00FC18C8">
          <w:pPr>
            <w:pStyle w:val="TOC2"/>
            <w:tabs>
              <w:tab w:val="right" w:leader="dot" w:pos="9350"/>
            </w:tabs>
            <w:rPr>
              <w:del w:id="363" w:author="David Conklin" w:date="2020-12-28T08:57:00Z"/>
              <w:rFonts w:eastAsiaTheme="minorEastAsia"/>
              <w:noProof/>
            </w:rPr>
          </w:pPr>
          <w:del w:id="364" w:author="David Conklin" w:date="2020-12-28T08:57:00Z">
            <w:r w:rsidDel="00C1322F">
              <w:rPr>
                <w:noProof/>
              </w:rPr>
              <w:fldChar w:fldCharType="begin"/>
            </w:r>
            <w:r w:rsidDel="00C1322F">
              <w:rPr>
                <w:noProof/>
              </w:rPr>
              <w:delInstrText xml:space="preserve"> HYPERLINK \l "_Toc59475508" </w:delInstrText>
            </w:r>
            <w:r w:rsidDel="00C1322F">
              <w:rPr>
                <w:noProof/>
              </w:rPr>
              <w:fldChar w:fldCharType="separate"/>
            </w:r>
          </w:del>
          <w:ins w:id="365" w:author="David Conklin" w:date="2021-01-07T09:39:00Z">
            <w:r w:rsidR="00E3419D">
              <w:rPr>
                <w:b/>
                <w:bCs/>
                <w:noProof/>
              </w:rPr>
              <w:t>Error! Hyperlink reference not valid.</w:t>
            </w:r>
          </w:ins>
          <w:del w:id="366" w:author="David Conklin" w:date="2020-12-28T08:57:00Z">
            <w:r w:rsidR="00135589" w:rsidRPr="00904388" w:rsidDel="00C1322F">
              <w:rPr>
                <w:rStyle w:val="Hyperlink"/>
                <w:noProof/>
              </w:rPr>
              <w:delText>How climate data is looked up</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_Toc59475508 \h </w:delInstrText>
            </w:r>
            <w:r w:rsidR="00135589" w:rsidDel="00C1322F">
              <w:rPr>
                <w:noProof/>
                <w:webHidden/>
              </w:rPr>
              <w:fldChar w:fldCharType="separate"/>
            </w:r>
            <w:r w:rsidR="00135589" w:rsidDel="00C1322F">
              <w:rPr>
                <w:noProof/>
                <w:webHidden/>
              </w:rPr>
              <w:delText>19</w:delText>
            </w:r>
            <w:r w:rsidR="00135589" w:rsidDel="00C1322F">
              <w:rPr>
                <w:noProof/>
                <w:webHidden/>
              </w:rPr>
              <w:fldChar w:fldCharType="end"/>
            </w:r>
            <w:r w:rsidDel="00C1322F">
              <w:rPr>
                <w:noProof/>
              </w:rPr>
              <w:fldChar w:fldCharType="end"/>
            </w:r>
          </w:del>
        </w:p>
        <w:p w14:paraId="0098C092" w14:textId="50206982" w:rsidR="00135589" w:rsidDel="00C1322F" w:rsidRDefault="00FC18C8">
          <w:pPr>
            <w:pStyle w:val="TOC2"/>
            <w:tabs>
              <w:tab w:val="right" w:leader="dot" w:pos="9350"/>
            </w:tabs>
            <w:rPr>
              <w:del w:id="367" w:author="David Conklin" w:date="2020-12-28T08:57:00Z"/>
              <w:rFonts w:eastAsiaTheme="minorEastAsia"/>
              <w:noProof/>
            </w:rPr>
          </w:pPr>
          <w:del w:id="368" w:author="David Conklin" w:date="2020-12-28T08:57:00Z">
            <w:r w:rsidDel="00C1322F">
              <w:rPr>
                <w:noProof/>
              </w:rPr>
              <w:fldChar w:fldCharType="begin"/>
            </w:r>
            <w:r w:rsidDel="00C1322F">
              <w:rPr>
                <w:noProof/>
              </w:rPr>
              <w:delInstrText xml:space="preserve"> HYPERLINK \l "_Toc59475509" </w:delInstrText>
            </w:r>
            <w:r w:rsidDel="00C1322F">
              <w:rPr>
                <w:noProof/>
              </w:rPr>
              <w:fldChar w:fldCharType="separate"/>
            </w:r>
          </w:del>
          <w:ins w:id="369" w:author="David Conklin" w:date="2021-01-07T09:39:00Z">
            <w:r w:rsidR="00E3419D">
              <w:rPr>
                <w:b/>
                <w:bCs/>
                <w:noProof/>
              </w:rPr>
              <w:t>Error! Hyperlink reference not valid.</w:t>
            </w:r>
          </w:ins>
          <w:del w:id="370" w:author="David Conklin" w:date="2020-12-28T08:57:00Z">
            <w:r w:rsidR="00135589" w:rsidRPr="00904388" w:rsidDel="00C1322F">
              <w:rPr>
                <w:rStyle w:val="Hyperlink"/>
                <w:noProof/>
              </w:rPr>
              <w:delText>What is in a climate dataset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_Toc59475509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7F205795" w14:textId="70D3CACD" w:rsidR="00135589" w:rsidDel="00C1322F" w:rsidRDefault="00FC18C8">
          <w:pPr>
            <w:pStyle w:val="TOC1"/>
            <w:tabs>
              <w:tab w:val="right" w:leader="dot" w:pos="9350"/>
            </w:tabs>
            <w:rPr>
              <w:del w:id="371" w:author="David Conklin" w:date="2020-12-28T08:57:00Z"/>
              <w:rFonts w:eastAsiaTheme="minorEastAsia"/>
              <w:noProof/>
            </w:rPr>
          </w:pPr>
          <w:del w:id="372" w:author="David Conklin" w:date="2020-12-28T08:57:00Z">
            <w:r w:rsidDel="00C1322F">
              <w:rPr>
                <w:noProof/>
              </w:rPr>
              <w:fldChar w:fldCharType="begin"/>
            </w:r>
            <w:r w:rsidDel="00C1322F">
              <w:rPr>
                <w:noProof/>
              </w:rPr>
              <w:delInstrText xml:space="preserve"> HYPERLINK \l "_Toc59475510" </w:delInstrText>
            </w:r>
            <w:r w:rsidDel="00C1322F">
              <w:rPr>
                <w:noProof/>
              </w:rPr>
              <w:fldChar w:fldCharType="separate"/>
            </w:r>
          </w:del>
          <w:ins w:id="373" w:author="David Conklin" w:date="2021-01-07T09:39:00Z">
            <w:r w:rsidR="00E3419D">
              <w:rPr>
                <w:b/>
                <w:bCs/>
                <w:noProof/>
              </w:rPr>
              <w:t>Error! Hyperlink reference not valid.</w:t>
            </w:r>
          </w:ins>
          <w:del w:id="374" w:author="David Conklin" w:date="2020-12-28T08:57:00Z">
            <w:r w:rsidR="00135589" w:rsidRPr="00904388" w:rsidDel="00C1322F">
              <w:rPr>
                <w:rStyle w:val="Hyperlink"/>
                <w:noProof/>
              </w:rPr>
              <w:delText>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_Toc59475510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16CCF854" w14:textId="1E9C1DD8" w:rsidR="00135589" w:rsidDel="00C1322F" w:rsidRDefault="00FC18C8">
          <w:pPr>
            <w:pStyle w:val="TOC2"/>
            <w:tabs>
              <w:tab w:val="right" w:leader="dot" w:pos="9350"/>
            </w:tabs>
            <w:rPr>
              <w:del w:id="375" w:author="David Conklin" w:date="2020-12-28T08:57:00Z"/>
              <w:rFonts w:eastAsiaTheme="minorEastAsia"/>
              <w:noProof/>
            </w:rPr>
          </w:pPr>
          <w:del w:id="376" w:author="David Conklin" w:date="2020-12-28T08:57:00Z">
            <w:r w:rsidDel="00C1322F">
              <w:rPr>
                <w:noProof/>
              </w:rPr>
              <w:fldChar w:fldCharType="begin"/>
            </w:r>
            <w:r w:rsidDel="00C1322F">
              <w:rPr>
                <w:noProof/>
              </w:rPr>
              <w:delInstrText xml:space="preserve"> HYPERLINK \l "_Toc59475511" </w:delInstrText>
            </w:r>
            <w:r w:rsidDel="00C1322F">
              <w:rPr>
                <w:noProof/>
              </w:rPr>
              <w:fldChar w:fldCharType="separate"/>
            </w:r>
          </w:del>
          <w:ins w:id="377" w:author="David Conklin" w:date="2021-01-07T09:39:00Z">
            <w:r w:rsidR="00E3419D">
              <w:rPr>
                <w:b/>
                <w:bCs/>
                <w:noProof/>
              </w:rPr>
              <w:t>Error! Hyperlink reference not valid.</w:t>
            </w:r>
          </w:ins>
          <w:del w:id="378" w:author="David Conklin" w:date="2020-12-28T08:57:00Z">
            <w:r w:rsidR="00135589" w:rsidRPr="00904388" w:rsidDel="00C1322F">
              <w:rPr>
                <w:rStyle w:val="Hyperlink"/>
                <w:noProof/>
              </w:rPr>
              <w:delText>Water rights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_Toc59475511 \h </w:delInstrText>
            </w:r>
            <w:r w:rsidR="00135589" w:rsidDel="00C1322F">
              <w:rPr>
                <w:noProof/>
                <w:webHidden/>
              </w:rPr>
              <w:fldChar w:fldCharType="separate"/>
            </w:r>
            <w:r w:rsidR="00135589" w:rsidDel="00C1322F">
              <w:rPr>
                <w:noProof/>
                <w:webHidden/>
              </w:rPr>
              <w:delText>20</w:delText>
            </w:r>
            <w:r w:rsidR="00135589" w:rsidDel="00C1322F">
              <w:rPr>
                <w:noProof/>
                <w:webHidden/>
              </w:rPr>
              <w:fldChar w:fldCharType="end"/>
            </w:r>
            <w:r w:rsidDel="00C1322F">
              <w:rPr>
                <w:noProof/>
              </w:rPr>
              <w:fldChar w:fldCharType="end"/>
            </w:r>
          </w:del>
        </w:p>
        <w:p w14:paraId="505F5DA5" w14:textId="185FA419" w:rsidR="00135589" w:rsidDel="00C1322F" w:rsidRDefault="00FC18C8">
          <w:pPr>
            <w:pStyle w:val="TOC2"/>
            <w:tabs>
              <w:tab w:val="right" w:leader="dot" w:pos="9350"/>
            </w:tabs>
            <w:rPr>
              <w:del w:id="379" w:author="David Conklin" w:date="2020-12-28T08:57:00Z"/>
              <w:rFonts w:eastAsiaTheme="minorEastAsia"/>
              <w:noProof/>
            </w:rPr>
          </w:pPr>
          <w:del w:id="380" w:author="David Conklin" w:date="2020-12-28T08:57:00Z">
            <w:r w:rsidDel="00C1322F">
              <w:rPr>
                <w:noProof/>
              </w:rPr>
              <w:fldChar w:fldCharType="begin"/>
            </w:r>
            <w:r w:rsidDel="00C1322F">
              <w:rPr>
                <w:noProof/>
              </w:rPr>
              <w:delInstrText xml:space="preserve"> HYPERLINK \l "_Toc59475512" </w:delInstrText>
            </w:r>
            <w:r w:rsidDel="00C1322F">
              <w:rPr>
                <w:noProof/>
              </w:rPr>
              <w:fldChar w:fldCharType="separate"/>
            </w:r>
          </w:del>
          <w:ins w:id="381" w:author="David Conklin" w:date="2021-01-07T09:39:00Z">
            <w:r w:rsidR="00E3419D">
              <w:rPr>
                <w:b/>
                <w:bCs/>
                <w:noProof/>
              </w:rPr>
              <w:t>Error! Hyperlink reference not valid.</w:t>
            </w:r>
          </w:ins>
          <w:del w:id="382" w:author="David Conklin" w:date="2020-12-28T08:57:00Z">
            <w:r w:rsidR="00135589" w:rsidRPr="00904388" w:rsidDel="00C1322F">
              <w:rPr>
                <w:rStyle w:val="Hyperlink"/>
                <w:noProof/>
              </w:rPr>
              <w:delText>The wr_pods.csv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_Toc59475512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5986671" w14:textId="7CB4C7CC" w:rsidR="00135589" w:rsidDel="00C1322F" w:rsidRDefault="00FC18C8">
          <w:pPr>
            <w:pStyle w:val="TOC2"/>
            <w:tabs>
              <w:tab w:val="right" w:leader="dot" w:pos="9350"/>
            </w:tabs>
            <w:rPr>
              <w:del w:id="383" w:author="David Conklin" w:date="2020-12-28T08:57:00Z"/>
              <w:rFonts w:eastAsiaTheme="minorEastAsia"/>
              <w:noProof/>
            </w:rPr>
          </w:pPr>
          <w:del w:id="384" w:author="David Conklin" w:date="2020-12-28T08:57:00Z">
            <w:r w:rsidDel="00C1322F">
              <w:rPr>
                <w:noProof/>
              </w:rPr>
              <w:fldChar w:fldCharType="begin"/>
            </w:r>
            <w:r w:rsidDel="00C1322F">
              <w:rPr>
                <w:noProof/>
              </w:rPr>
              <w:delInstrText xml:space="preserve"> HYPERLINK \l "_Toc59475513" </w:delInstrText>
            </w:r>
            <w:r w:rsidDel="00C1322F">
              <w:rPr>
                <w:noProof/>
              </w:rPr>
              <w:fldChar w:fldCharType="separate"/>
            </w:r>
          </w:del>
          <w:ins w:id="385" w:author="David Conklin" w:date="2021-01-07T09:39:00Z">
            <w:r w:rsidR="00E3419D">
              <w:rPr>
                <w:b/>
                <w:bCs/>
                <w:noProof/>
              </w:rPr>
              <w:t>Error! Hyperlink reference not valid.</w:t>
            </w:r>
          </w:ins>
          <w:del w:id="386" w:author="David Conklin" w:date="2020-12-28T08:57:00Z">
            <w:r w:rsidR="00135589" w:rsidRPr="00904388" w:rsidDel="00C1322F">
              <w:rPr>
                <w:rStyle w:val="Hyperlink"/>
                <w:noProof/>
              </w:rPr>
              <w:delText>The wr_pous.csv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_Toc59475513 \h </w:delInstrText>
            </w:r>
            <w:r w:rsidR="00135589" w:rsidDel="00C1322F">
              <w:rPr>
                <w:noProof/>
                <w:webHidden/>
              </w:rPr>
              <w:fldChar w:fldCharType="separate"/>
            </w:r>
            <w:r w:rsidR="00135589" w:rsidDel="00C1322F">
              <w:rPr>
                <w:noProof/>
                <w:webHidden/>
              </w:rPr>
              <w:delText>21</w:delText>
            </w:r>
            <w:r w:rsidR="00135589" w:rsidDel="00C1322F">
              <w:rPr>
                <w:noProof/>
                <w:webHidden/>
              </w:rPr>
              <w:fldChar w:fldCharType="end"/>
            </w:r>
            <w:r w:rsidDel="00C1322F">
              <w:rPr>
                <w:noProof/>
              </w:rPr>
              <w:fldChar w:fldCharType="end"/>
            </w:r>
          </w:del>
        </w:p>
        <w:p w14:paraId="729F05A4" w14:textId="4C572DAB" w:rsidR="00135589" w:rsidDel="00C1322F" w:rsidRDefault="00FC18C8">
          <w:pPr>
            <w:pStyle w:val="TOC2"/>
            <w:tabs>
              <w:tab w:val="right" w:leader="dot" w:pos="9350"/>
            </w:tabs>
            <w:rPr>
              <w:del w:id="387" w:author="David Conklin" w:date="2020-12-28T08:57:00Z"/>
              <w:rFonts w:eastAsiaTheme="minorEastAsia"/>
              <w:noProof/>
            </w:rPr>
          </w:pPr>
          <w:del w:id="388" w:author="David Conklin" w:date="2020-12-28T08:57:00Z">
            <w:r w:rsidDel="00C1322F">
              <w:rPr>
                <w:noProof/>
              </w:rPr>
              <w:fldChar w:fldCharType="begin"/>
            </w:r>
            <w:r w:rsidDel="00C1322F">
              <w:rPr>
                <w:noProof/>
              </w:rPr>
              <w:delInstrText xml:space="preserve"> HYPERLINK \l "_Toc59475514" </w:delInstrText>
            </w:r>
            <w:r w:rsidDel="00C1322F">
              <w:rPr>
                <w:noProof/>
              </w:rPr>
              <w:fldChar w:fldCharType="separate"/>
            </w:r>
          </w:del>
          <w:ins w:id="389" w:author="David Conklin" w:date="2021-01-07T09:39:00Z">
            <w:r w:rsidR="00E3419D">
              <w:rPr>
                <w:b/>
                <w:bCs/>
                <w:noProof/>
              </w:rPr>
              <w:t>Error! Hyperlink reference not valid.</w:t>
            </w:r>
          </w:ins>
          <w:del w:id="390" w:author="David Conklin" w:date="2020-12-28T08:57:00Z">
            <w:r w:rsidR="00135589" w:rsidRPr="00904388" w:rsidDel="00C1322F">
              <w:rPr>
                <w:rStyle w:val="Hyperlink"/>
                <w:noProof/>
              </w:rPr>
              <w:delText>Adding a water right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_Toc59475514 \h </w:delInstrText>
            </w:r>
            <w:r w:rsidR="00135589" w:rsidDel="00C1322F">
              <w:rPr>
                <w:noProof/>
                <w:webHidden/>
              </w:rPr>
              <w:fldChar w:fldCharType="separate"/>
            </w:r>
            <w:r w:rsidR="00135589" w:rsidDel="00C1322F">
              <w:rPr>
                <w:noProof/>
                <w:webHidden/>
              </w:rPr>
              <w:delText>22</w:delText>
            </w:r>
            <w:r w:rsidR="00135589" w:rsidDel="00C1322F">
              <w:rPr>
                <w:noProof/>
                <w:webHidden/>
              </w:rPr>
              <w:fldChar w:fldCharType="end"/>
            </w:r>
            <w:r w:rsidDel="00C1322F">
              <w:rPr>
                <w:noProof/>
              </w:rPr>
              <w:fldChar w:fldCharType="end"/>
            </w:r>
          </w:del>
        </w:p>
        <w:p w14:paraId="59A869E0" w14:textId="0D06A1F7" w:rsidR="00135589" w:rsidDel="00C1322F" w:rsidRDefault="00FC18C8">
          <w:pPr>
            <w:pStyle w:val="TOC1"/>
            <w:tabs>
              <w:tab w:val="right" w:leader="dot" w:pos="9350"/>
            </w:tabs>
            <w:rPr>
              <w:del w:id="391" w:author="David Conklin" w:date="2020-12-28T08:57:00Z"/>
              <w:rFonts w:eastAsiaTheme="minorEastAsia"/>
              <w:noProof/>
            </w:rPr>
          </w:pPr>
          <w:del w:id="392" w:author="David Conklin" w:date="2020-12-28T08:57:00Z">
            <w:r w:rsidDel="00C1322F">
              <w:rPr>
                <w:noProof/>
              </w:rPr>
              <w:fldChar w:fldCharType="begin"/>
            </w:r>
            <w:r w:rsidDel="00C1322F">
              <w:rPr>
                <w:noProof/>
              </w:rPr>
              <w:delInstrText xml:space="preserve"> HYPERLINK \l "_Toc59475515" </w:delInstrText>
            </w:r>
            <w:r w:rsidDel="00C1322F">
              <w:rPr>
                <w:noProof/>
              </w:rPr>
              <w:fldChar w:fldCharType="separate"/>
            </w:r>
          </w:del>
          <w:ins w:id="393" w:author="David Conklin" w:date="2021-01-07T09:39:00Z">
            <w:r w:rsidR="00E3419D">
              <w:rPr>
                <w:b/>
                <w:bCs/>
                <w:noProof/>
              </w:rPr>
              <w:t>Error! Hyperlink reference not valid.</w:t>
            </w:r>
          </w:ins>
          <w:del w:id="394" w:author="David Conklin" w:date="2020-12-28T08:57:00Z">
            <w:r w:rsidR="00135589" w:rsidRPr="00904388" w:rsidDel="00C1322F">
              <w:rPr>
                <w:rStyle w:val="Hyperlink"/>
                <w:noProof/>
              </w:rPr>
              <w:delText>Stream flow and stream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_Toc59475515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2CF2959C" w14:textId="1DACEC6B" w:rsidR="00135589" w:rsidDel="00C1322F" w:rsidRDefault="00FC18C8">
          <w:pPr>
            <w:pStyle w:val="TOC2"/>
            <w:tabs>
              <w:tab w:val="right" w:leader="dot" w:pos="9350"/>
            </w:tabs>
            <w:rPr>
              <w:del w:id="395" w:author="David Conklin" w:date="2020-12-28T08:57:00Z"/>
              <w:rFonts w:eastAsiaTheme="minorEastAsia"/>
              <w:noProof/>
            </w:rPr>
          </w:pPr>
          <w:del w:id="396" w:author="David Conklin" w:date="2020-12-28T08:57:00Z">
            <w:r w:rsidDel="00C1322F">
              <w:rPr>
                <w:noProof/>
              </w:rPr>
              <w:fldChar w:fldCharType="begin"/>
            </w:r>
            <w:r w:rsidDel="00C1322F">
              <w:rPr>
                <w:noProof/>
              </w:rPr>
              <w:delInstrText xml:space="preserve"> HYPERLINK \l "_Toc59475516" </w:delInstrText>
            </w:r>
            <w:r w:rsidDel="00C1322F">
              <w:rPr>
                <w:noProof/>
              </w:rPr>
              <w:fldChar w:fldCharType="separate"/>
            </w:r>
          </w:del>
          <w:ins w:id="397" w:author="David Conklin" w:date="2021-01-07T09:39:00Z">
            <w:r w:rsidR="00E3419D">
              <w:rPr>
                <w:b/>
                <w:bCs/>
                <w:noProof/>
              </w:rPr>
              <w:t>Error! Hyperlink reference not valid.</w:t>
            </w:r>
          </w:ins>
          <w:del w:id="398" w:author="David Conklin" w:date="2020-12-28T08:57:00Z">
            <w:r w:rsidR="00135589" w:rsidRPr="00904388" w:rsidDel="00C1322F">
              <w:rPr>
                <w:rStyle w:val="Hyperlink"/>
                <w:noProof/>
              </w:rPr>
              <w:delText>Water parcels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_Toc59475516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71625657" w14:textId="4342E234" w:rsidR="00135589" w:rsidDel="00C1322F" w:rsidRDefault="00FC18C8">
          <w:pPr>
            <w:pStyle w:val="TOC2"/>
            <w:tabs>
              <w:tab w:val="right" w:leader="dot" w:pos="9350"/>
            </w:tabs>
            <w:rPr>
              <w:del w:id="399" w:author="David Conklin" w:date="2020-12-28T08:57:00Z"/>
              <w:rFonts w:eastAsiaTheme="minorEastAsia"/>
              <w:noProof/>
            </w:rPr>
          </w:pPr>
          <w:del w:id="400" w:author="David Conklin" w:date="2020-12-28T08:57:00Z">
            <w:r w:rsidDel="00C1322F">
              <w:rPr>
                <w:noProof/>
              </w:rPr>
              <w:fldChar w:fldCharType="begin"/>
            </w:r>
            <w:r w:rsidDel="00C1322F">
              <w:rPr>
                <w:noProof/>
              </w:rPr>
              <w:delInstrText xml:space="preserve"> HYPERLINK \l "_Toc59475517" </w:delInstrText>
            </w:r>
            <w:r w:rsidDel="00C1322F">
              <w:rPr>
                <w:noProof/>
              </w:rPr>
              <w:fldChar w:fldCharType="separate"/>
            </w:r>
          </w:del>
          <w:ins w:id="401" w:author="David Conklin" w:date="2021-01-07T09:39:00Z">
            <w:r w:rsidR="00E3419D">
              <w:rPr>
                <w:b/>
                <w:bCs/>
                <w:noProof/>
              </w:rPr>
              <w:t>Error! Hyperlink reference not valid.</w:t>
            </w:r>
          </w:ins>
          <w:del w:id="402" w:author="David Conklin" w:date="2020-12-28T08:57:00Z">
            <w:r w:rsidR="00135589" w:rsidRPr="00904388" w:rsidDel="00C1322F">
              <w:rPr>
                <w:rStyle w:val="Hyperlink"/>
                <w:noProof/>
              </w:rPr>
              <w:delText>Daily water mass and energy balance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_Toc59475517 \h </w:delInstrText>
            </w:r>
            <w:r w:rsidR="00135589" w:rsidDel="00C1322F">
              <w:rPr>
                <w:noProof/>
                <w:webHidden/>
              </w:rPr>
              <w:fldChar w:fldCharType="separate"/>
            </w:r>
            <w:r w:rsidR="00135589" w:rsidDel="00C1322F">
              <w:rPr>
                <w:noProof/>
                <w:webHidden/>
              </w:rPr>
              <w:delText>23</w:delText>
            </w:r>
            <w:r w:rsidR="00135589" w:rsidDel="00C1322F">
              <w:rPr>
                <w:noProof/>
                <w:webHidden/>
              </w:rPr>
              <w:fldChar w:fldCharType="end"/>
            </w:r>
            <w:r w:rsidDel="00C1322F">
              <w:rPr>
                <w:noProof/>
              </w:rPr>
              <w:fldChar w:fldCharType="end"/>
            </w:r>
          </w:del>
        </w:p>
        <w:p w14:paraId="64972B2F" w14:textId="4F4CC9E4" w:rsidR="00135589" w:rsidDel="00C1322F" w:rsidRDefault="00FC18C8">
          <w:pPr>
            <w:pStyle w:val="TOC2"/>
            <w:tabs>
              <w:tab w:val="right" w:leader="dot" w:pos="9350"/>
            </w:tabs>
            <w:rPr>
              <w:del w:id="403" w:author="David Conklin" w:date="2020-12-28T08:57:00Z"/>
              <w:rFonts w:eastAsiaTheme="minorEastAsia"/>
              <w:noProof/>
            </w:rPr>
          </w:pPr>
          <w:del w:id="404" w:author="David Conklin" w:date="2020-12-28T08:57:00Z">
            <w:r w:rsidDel="00C1322F">
              <w:rPr>
                <w:noProof/>
              </w:rPr>
              <w:fldChar w:fldCharType="begin"/>
            </w:r>
            <w:r w:rsidDel="00C1322F">
              <w:rPr>
                <w:noProof/>
              </w:rPr>
              <w:delInstrText xml:space="preserve"> HYPERLINK \l "_Toc59475518" </w:delInstrText>
            </w:r>
            <w:r w:rsidDel="00C1322F">
              <w:rPr>
                <w:noProof/>
              </w:rPr>
              <w:fldChar w:fldCharType="separate"/>
            </w:r>
          </w:del>
          <w:ins w:id="405" w:author="David Conklin" w:date="2021-01-07T09:39:00Z">
            <w:r w:rsidR="00E3419D">
              <w:rPr>
                <w:b/>
                <w:bCs/>
                <w:noProof/>
              </w:rPr>
              <w:t>Error! Hyperlink reference not valid.</w:t>
            </w:r>
          </w:ins>
          <w:del w:id="406" w:author="David Conklin" w:date="2020-12-28T08:57:00Z">
            <w:r w:rsidR="00135589" w:rsidRPr="00904388" w:rsidDel="00C1322F">
              <w:rPr>
                <w:rStyle w:val="Hyperlink"/>
                <w:noProof/>
              </w:rPr>
              <w:delText>Estimating the rate of flow in a stream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_Toc59475518 \h </w:delInstrText>
            </w:r>
            <w:r w:rsidR="00135589" w:rsidDel="00C1322F">
              <w:rPr>
                <w:noProof/>
                <w:webHidden/>
              </w:rPr>
              <w:fldChar w:fldCharType="separate"/>
            </w:r>
            <w:r w:rsidR="00135589" w:rsidDel="00C1322F">
              <w:rPr>
                <w:noProof/>
                <w:webHidden/>
              </w:rPr>
              <w:delText>24</w:delText>
            </w:r>
            <w:r w:rsidR="00135589" w:rsidDel="00C1322F">
              <w:rPr>
                <w:noProof/>
                <w:webHidden/>
              </w:rPr>
              <w:fldChar w:fldCharType="end"/>
            </w:r>
            <w:r w:rsidDel="00C1322F">
              <w:rPr>
                <w:noProof/>
              </w:rPr>
              <w:fldChar w:fldCharType="end"/>
            </w:r>
          </w:del>
        </w:p>
        <w:p w14:paraId="1660935A" w14:textId="61A129DC" w:rsidR="00135589" w:rsidDel="00C1322F" w:rsidRDefault="00FC18C8">
          <w:pPr>
            <w:pStyle w:val="TOC2"/>
            <w:tabs>
              <w:tab w:val="right" w:leader="dot" w:pos="9350"/>
            </w:tabs>
            <w:rPr>
              <w:del w:id="407" w:author="David Conklin" w:date="2020-12-28T08:57:00Z"/>
              <w:rFonts w:eastAsiaTheme="minorEastAsia"/>
              <w:noProof/>
            </w:rPr>
          </w:pPr>
          <w:del w:id="408" w:author="David Conklin" w:date="2020-12-28T08:57:00Z">
            <w:r w:rsidDel="00C1322F">
              <w:rPr>
                <w:noProof/>
              </w:rPr>
              <w:fldChar w:fldCharType="begin"/>
            </w:r>
            <w:r w:rsidDel="00C1322F">
              <w:rPr>
                <w:noProof/>
              </w:rPr>
              <w:delInstrText xml:space="preserve"> HYPERLINK \l "_Toc59475519" </w:delInstrText>
            </w:r>
            <w:r w:rsidDel="00C1322F">
              <w:rPr>
                <w:noProof/>
              </w:rPr>
              <w:fldChar w:fldCharType="separate"/>
            </w:r>
          </w:del>
          <w:ins w:id="409" w:author="David Conklin" w:date="2021-01-07T09:39:00Z">
            <w:r w:rsidR="00E3419D">
              <w:rPr>
                <w:b/>
                <w:bCs/>
                <w:noProof/>
              </w:rPr>
              <w:t>Error! Hyperlink reference not valid.</w:t>
            </w:r>
          </w:ins>
          <w:del w:id="410" w:author="David Conklin" w:date="2020-12-28T08:57:00Z">
            <w:r w:rsidR="00135589" w:rsidRPr="00904388" w:rsidDel="00C1322F">
              <w:rPr>
                <w:rStyle w:val="Hyperlink"/>
                <w:noProof/>
              </w:rPr>
              <w:delText>Estimating the surface area of the water in a subreach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_Toc59475519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12019F0B" w14:textId="030D5838" w:rsidR="00135589" w:rsidDel="00C1322F" w:rsidRDefault="00FC18C8">
          <w:pPr>
            <w:pStyle w:val="TOC2"/>
            <w:tabs>
              <w:tab w:val="right" w:leader="dot" w:pos="9350"/>
            </w:tabs>
            <w:rPr>
              <w:del w:id="411" w:author="David Conklin" w:date="2020-12-28T08:57:00Z"/>
              <w:rFonts w:eastAsiaTheme="minorEastAsia"/>
              <w:noProof/>
            </w:rPr>
          </w:pPr>
          <w:del w:id="412" w:author="David Conklin" w:date="2020-12-28T08:57:00Z">
            <w:r w:rsidDel="00C1322F">
              <w:rPr>
                <w:noProof/>
              </w:rPr>
              <w:fldChar w:fldCharType="begin"/>
            </w:r>
            <w:r w:rsidDel="00C1322F">
              <w:rPr>
                <w:noProof/>
              </w:rPr>
              <w:delInstrText xml:space="preserve"> HYPERLINK \l "_Toc59475520" </w:delInstrText>
            </w:r>
            <w:r w:rsidDel="00C1322F">
              <w:rPr>
                <w:noProof/>
              </w:rPr>
              <w:fldChar w:fldCharType="separate"/>
            </w:r>
          </w:del>
          <w:ins w:id="413" w:author="David Conklin" w:date="2021-01-07T09:39:00Z">
            <w:r w:rsidR="00E3419D">
              <w:rPr>
                <w:b/>
                <w:bCs/>
                <w:noProof/>
              </w:rPr>
              <w:t>Error! Hyperlink reference not valid.</w:t>
            </w:r>
          </w:ins>
          <w:del w:id="414" w:author="David Conklin" w:date="2020-12-28T08:57:00Z">
            <w:r w:rsidR="00135589" w:rsidRPr="00904388" w:rsidDel="00C1322F">
              <w:rPr>
                <w:rStyle w:val="Hyperlink"/>
                <w:noProof/>
              </w:rPr>
              <w:delText>Water temperature from thermal energy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_Toc59475520 \h </w:delInstrText>
            </w:r>
            <w:r w:rsidR="00135589" w:rsidDel="00C1322F">
              <w:rPr>
                <w:noProof/>
                <w:webHidden/>
              </w:rPr>
              <w:fldChar w:fldCharType="separate"/>
            </w:r>
            <w:r w:rsidR="00135589" w:rsidDel="00C1322F">
              <w:rPr>
                <w:noProof/>
                <w:webHidden/>
              </w:rPr>
              <w:delText>27</w:delText>
            </w:r>
            <w:r w:rsidR="00135589" w:rsidDel="00C1322F">
              <w:rPr>
                <w:noProof/>
                <w:webHidden/>
              </w:rPr>
              <w:fldChar w:fldCharType="end"/>
            </w:r>
            <w:r w:rsidDel="00C1322F">
              <w:rPr>
                <w:noProof/>
              </w:rPr>
              <w:fldChar w:fldCharType="end"/>
            </w:r>
          </w:del>
        </w:p>
        <w:p w14:paraId="633F1713" w14:textId="7D4C9EF5" w:rsidR="00135589" w:rsidDel="00C1322F" w:rsidRDefault="00FC18C8">
          <w:pPr>
            <w:pStyle w:val="TOC2"/>
            <w:tabs>
              <w:tab w:val="right" w:leader="dot" w:pos="9350"/>
            </w:tabs>
            <w:rPr>
              <w:del w:id="415" w:author="David Conklin" w:date="2020-12-28T08:57:00Z"/>
              <w:rFonts w:eastAsiaTheme="minorEastAsia"/>
              <w:noProof/>
            </w:rPr>
          </w:pPr>
          <w:del w:id="416" w:author="David Conklin" w:date="2020-12-28T08:57:00Z">
            <w:r w:rsidDel="00C1322F">
              <w:rPr>
                <w:noProof/>
              </w:rPr>
              <w:fldChar w:fldCharType="begin"/>
            </w:r>
            <w:r w:rsidDel="00C1322F">
              <w:rPr>
                <w:noProof/>
              </w:rPr>
              <w:delInstrText xml:space="preserve"> HYPERLINK \l "_Toc59475521" </w:delInstrText>
            </w:r>
            <w:r w:rsidDel="00C1322F">
              <w:rPr>
                <w:noProof/>
              </w:rPr>
              <w:fldChar w:fldCharType="separate"/>
            </w:r>
          </w:del>
          <w:ins w:id="417" w:author="David Conklin" w:date="2021-01-07T09:39:00Z">
            <w:r w:rsidR="00E3419D">
              <w:rPr>
                <w:b/>
                <w:bCs/>
                <w:noProof/>
              </w:rPr>
              <w:t>Error! Hyperlink reference not valid.</w:t>
            </w:r>
          </w:ins>
          <w:del w:id="418" w:author="David Conklin" w:date="2020-12-28T08:57:00Z">
            <w:r w:rsidR="00135589" w:rsidRPr="00904388" w:rsidDel="00C1322F">
              <w:rPr>
                <w:rStyle w:val="Hyperlink"/>
                <w:noProof/>
              </w:rPr>
              <w:delText>Initial conditions for Flow: the IC file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_Toc59475521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066528F2" w14:textId="2F30C20B" w:rsidR="00135589" w:rsidDel="00C1322F" w:rsidRDefault="00FC18C8">
          <w:pPr>
            <w:pStyle w:val="TOC2"/>
            <w:tabs>
              <w:tab w:val="right" w:leader="dot" w:pos="9350"/>
            </w:tabs>
            <w:rPr>
              <w:del w:id="419" w:author="David Conklin" w:date="2020-12-28T08:57:00Z"/>
              <w:rFonts w:eastAsiaTheme="minorEastAsia"/>
              <w:noProof/>
            </w:rPr>
          </w:pPr>
          <w:del w:id="420" w:author="David Conklin" w:date="2020-12-28T08:57:00Z">
            <w:r w:rsidDel="00C1322F">
              <w:rPr>
                <w:noProof/>
              </w:rPr>
              <w:fldChar w:fldCharType="begin"/>
            </w:r>
            <w:r w:rsidDel="00C1322F">
              <w:rPr>
                <w:noProof/>
              </w:rPr>
              <w:delInstrText xml:space="preserve"> HYPERLINK \l "_Toc59475522" </w:delInstrText>
            </w:r>
            <w:r w:rsidDel="00C1322F">
              <w:rPr>
                <w:noProof/>
              </w:rPr>
              <w:fldChar w:fldCharType="separate"/>
            </w:r>
          </w:del>
          <w:ins w:id="421" w:author="David Conklin" w:date="2021-01-07T09:39:00Z">
            <w:r w:rsidR="00E3419D">
              <w:rPr>
                <w:b/>
                <w:bCs/>
                <w:noProof/>
              </w:rPr>
              <w:t>Error! Hyperlink reference not valid.</w:t>
            </w:r>
          </w:ins>
          <w:del w:id="422" w:author="David Conklin" w:date="2020-12-28T08:57:00Z">
            <w:r w:rsidR="00135589" w:rsidRPr="00904388" w:rsidDel="00C1322F">
              <w:rPr>
                <w:rStyle w:val="Hyperlink"/>
                <w:noProof/>
              </w:rPr>
              <w:delText>Boundary conditions for stream water temperature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_Toc59475522 \h </w:delInstrText>
            </w:r>
            <w:r w:rsidR="00135589" w:rsidDel="00C1322F">
              <w:rPr>
                <w:noProof/>
                <w:webHidden/>
              </w:rPr>
              <w:fldChar w:fldCharType="separate"/>
            </w:r>
            <w:r w:rsidR="00135589" w:rsidDel="00C1322F">
              <w:rPr>
                <w:noProof/>
                <w:webHidden/>
              </w:rPr>
              <w:delText>28</w:delText>
            </w:r>
            <w:r w:rsidR="00135589" w:rsidDel="00C1322F">
              <w:rPr>
                <w:noProof/>
                <w:webHidden/>
              </w:rPr>
              <w:fldChar w:fldCharType="end"/>
            </w:r>
            <w:r w:rsidDel="00C1322F">
              <w:rPr>
                <w:noProof/>
              </w:rPr>
              <w:fldChar w:fldCharType="end"/>
            </w:r>
          </w:del>
        </w:p>
        <w:p w14:paraId="71E074BF" w14:textId="5D1E82D5" w:rsidR="00135589" w:rsidDel="00C1322F" w:rsidRDefault="00FC18C8">
          <w:pPr>
            <w:pStyle w:val="TOC2"/>
            <w:tabs>
              <w:tab w:val="right" w:leader="dot" w:pos="9350"/>
            </w:tabs>
            <w:rPr>
              <w:del w:id="423" w:author="David Conklin" w:date="2020-12-28T08:57:00Z"/>
              <w:rFonts w:eastAsiaTheme="minorEastAsia"/>
              <w:noProof/>
            </w:rPr>
          </w:pPr>
          <w:del w:id="424" w:author="David Conklin" w:date="2020-12-28T08:57:00Z">
            <w:r w:rsidDel="00C1322F">
              <w:rPr>
                <w:noProof/>
              </w:rPr>
              <w:fldChar w:fldCharType="begin"/>
            </w:r>
            <w:r w:rsidDel="00C1322F">
              <w:rPr>
                <w:noProof/>
              </w:rPr>
              <w:delInstrText xml:space="preserve"> HYPERLINK \l "_Toc59475523" </w:delInstrText>
            </w:r>
            <w:r w:rsidDel="00C1322F">
              <w:rPr>
                <w:noProof/>
              </w:rPr>
              <w:fldChar w:fldCharType="separate"/>
            </w:r>
          </w:del>
          <w:ins w:id="425" w:author="David Conklin" w:date="2021-01-07T09:39:00Z">
            <w:r w:rsidR="00E3419D">
              <w:rPr>
                <w:b/>
                <w:bCs/>
                <w:noProof/>
              </w:rPr>
              <w:t>Error! Hyperlink reference not valid.</w:t>
            </w:r>
          </w:ins>
          <w:del w:id="426" w:author="David Conklin" w:date="2020-12-28T08:57:00Z">
            <w:r w:rsidR="00135589" w:rsidRPr="00904388" w:rsidDel="00C1322F">
              <w:rPr>
                <w:rStyle w:val="Hyperlink"/>
                <w:noProof/>
              </w:rPr>
              <w:delText>Thermal stratification in 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_Toc59475523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4AEBC35D" w14:textId="41D24A04" w:rsidR="00135589" w:rsidDel="00C1322F" w:rsidRDefault="00FC18C8">
          <w:pPr>
            <w:pStyle w:val="TOC2"/>
            <w:tabs>
              <w:tab w:val="right" w:leader="dot" w:pos="9350"/>
            </w:tabs>
            <w:rPr>
              <w:del w:id="427" w:author="David Conklin" w:date="2020-12-28T08:57:00Z"/>
              <w:rFonts w:eastAsiaTheme="minorEastAsia"/>
              <w:noProof/>
            </w:rPr>
          </w:pPr>
          <w:del w:id="428" w:author="David Conklin" w:date="2020-12-28T08:57:00Z">
            <w:r w:rsidDel="00C1322F">
              <w:rPr>
                <w:noProof/>
              </w:rPr>
              <w:fldChar w:fldCharType="begin"/>
            </w:r>
            <w:r w:rsidDel="00C1322F">
              <w:rPr>
                <w:noProof/>
              </w:rPr>
              <w:delInstrText xml:space="preserve"> HYPERLINK \l "_Toc59475524" </w:delInstrText>
            </w:r>
            <w:r w:rsidDel="00C1322F">
              <w:rPr>
                <w:noProof/>
              </w:rPr>
              <w:fldChar w:fldCharType="separate"/>
            </w:r>
          </w:del>
          <w:ins w:id="429" w:author="David Conklin" w:date="2021-01-07T09:39:00Z">
            <w:r w:rsidR="00E3419D">
              <w:rPr>
                <w:b/>
                <w:bCs/>
                <w:noProof/>
              </w:rPr>
              <w:t>Error! Hyperlink reference not valid.</w:t>
            </w:r>
          </w:ins>
          <w:del w:id="430" w:author="David Conklin" w:date="2020-12-28T08:57:00Z">
            <w:r w:rsidR="00135589" w:rsidRPr="00904388" w:rsidDel="00C1322F">
              <w:rPr>
                <w:rStyle w:val="Hyperlink"/>
                <w:noProof/>
              </w:rPr>
              <w:delText>Thermal loading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_Toc59475524 \h </w:delInstrText>
            </w:r>
            <w:r w:rsidR="00135589" w:rsidDel="00C1322F">
              <w:rPr>
                <w:noProof/>
                <w:webHidden/>
              </w:rPr>
              <w:fldChar w:fldCharType="separate"/>
            </w:r>
            <w:r w:rsidR="00135589" w:rsidDel="00C1322F">
              <w:rPr>
                <w:noProof/>
                <w:webHidden/>
              </w:rPr>
              <w:delText>29</w:delText>
            </w:r>
            <w:r w:rsidR="00135589" w:rsidDel="00C1322F">
              <w:rPr>
                <w:noProof/>
                <w:webHidden/>
              </w:rPr>
              <w:fldChar w:fldCharType="end"/>
            </w:r>
            <w:r w:rsidDel="00C1322F">
              <w:rPr>
                <w:noProof/>
              </w:rPr>
              <w:fldChar w:fldCharType="end"/>
            </w:r>
          </w:del>
        </w:p>
        <w:p w14:paraId="51B2A9EA" w14:textId="10190EF6" w:rsidR="00135589" w:rsidDel="00C1322F" w:rsidRDefault="00FC18C8">
          <w:pPr>
            <w:pStyle w:val="TOC1"/>
            <w:tabs>
              <w:tab w:val="right" w:leader="dot" w:pos="9350"/>
            </w:tabs>
            <w:rPr>
              <w:del w:id="431" w:author="David Conklin" w:date="2020-12-28T08:57:00Z"/>
              <w:rFonts w:eastAsiaTheme="minorEastAsia"/>
              <w:noProof/>
            </w:rPr>
          </w:pPr>
          <w:del w:id="432" w:author="David Conklin" w:date="2020-12-28T08:57:00Z">
            <w:r w:rsidDel="00C1322F">
              <w:rPr>
                <w:noProof/>
              </w:rPr>
              <w:fldChar w:fldCharType="begin"/>
            </w:r>
            <w:r w:rsidDel="00C1322F">
              <w:rPr>
                <w:noProof/>
              </w:rPr>
              <w:delInstrText xml:space="preserve"> HYPERLINK \l "_Toc59475525" </w:delInstrText>
            </w:r>
            <w:r w:rsidDel="00C1322F">
              <w:rPr>
                <w:noProof/>
              </w:rPr>
              <w:fldChar w:fldCharType="separate"/>
            </w:r>
          </w:del>
          <w:ins w:id="433" w:author="David Conklin" w:date="2021-01-07T09:39:00Z">
            <w:r w:rsidR="00E3419D">
              <w:rPr>
                <w:b/>
                <w:bCs/>
                <w:noProof/>
              </w:rPr>
              <w:t>Error! Hyperlink reference not valid.</w:t>
            </w:r>
          </w:ins>
          <w:del w:id="434" w:author="David Conklin" w:date="2020-12-28T08:57:00Z">
            <w:r w:rsidR="00135589" w:rsidRPr="00904388" w:rsidDel="00C1322F">
              <w:rPr>
                <w:rStyle w:val="Hyperlink"/>
                <w:noProof/>
              </w:rPr>
              <w:delText>Reservoirs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_Toc59475525 \h </w:delInstrText>
            </w:r>
            <w:r w:rsidR="00135589" w:rsidDel="00C1322F">
              <w:rPr>
                <w:noProof/>
                <w:webHidden/>
              </w:rPr>
              <w:fldChar w:fldCharType="separate"/>
            </w:r>
            <w:r w:rsidR="00135589" w:rsidDel="00C1322F">
              <w:rPr>
                <w:noProof/>
                <w:webHidden/>
              </w:rPr>
              <w:delText>30</w:delText>
            </w:r>
            <w:r w:rsidR="00135589" w:rsidDel="00C1322F">
              <w:rPr>
                <w:noProof/>
                <w:webHidden/>
              </w:rPr>
              <w:fldChar w:fldCharType="end"/>
            </w:r>
            <w:r w:rsidDel="00C1322F">
              <w:rPr>
                <w:noProof/>
              </w:rPr>
              <w:fldChar w:fldCharType="end"/>
            </w:r>
          </w:del>
        </w:p>
        <w:p w14:paraId="4E2D5BC3" w14:textId="6B3D4D66" w:rsidR="00135589" w:rsidDel="00C1322F" w:rsidRDefault="00FC18C8">
          <w:pPr>
            <w:pStyle w:val="TOC2"/>
            <w:tabs>
              <w:tab w:val="right" w:leader="dot" w:pos="9350"/>
            </w:tabs>
            <w:rPr>
              <w:del w:id="435" w:author="David Conklin" w:date="2020-12-28T08:57:00Z"/>
              <w:rFonts w:eastAsiaTheme="minorEastAsia"/>
              <w:noProof/>
            </w:rPr>
          </w:pPr>
          <w:del w:id="436" w:author="David Conklin" w:date="2020-12-28T08:57:00Z">
            <w:r w:rsidDel="00C1322F">
              <w:rPr>
                <w:noProof/>
              </w:rPr>
              <w:fldChar w:fldCharType="begin"/>
            </w:r>
            <w:r w:rsidDel="00C1322F">
              <w:rPr>
                <w:noProof/>
              </w:rPr>
              <w:delInstrText xml:space="preserve"> HYPERLINK \l "_Toc59475526" </w:delInstrText>
            </w:r>
            <w:r w:rsidDel="00C1322F">
              <w:rPr>
                <w:noProof/>
              </w:rPr>
              <w:fldChar w:fldCharType="separate"/>
            </w:r>
          </w:del>
          <w:ins w:id="437" w:author="David Conklin" w:date="2021-01-07T09:39:00Z">
            <w:r w:rsidR="00E3419D">
              <w:rPr>
                <w:b/>
                <w:bCs/>
                <w:noProof/>
              </w:rPr>
              <w:t>Error! Hyperlink reference not valid.</w:t>
            </w:r>
          </w:ins>
          <w:del w:id="438" w:author="David Conklin" w:date="2020-12-28T08:57:00Z">
            <w:r w:rsidR="00135589" w:rsidRPr="00904388" w:rsidDel="00C1322F">
              <w:rPr>
                <w:rStyle w:val="Hyperlink"/>
                <w:noProof/>
              </w:rPr>
              <w:delText>Reservoir data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_Toc59475526 \h </w:delInstrText>
            </w:r>
            <w:r w:rsidR="00135589" w:rsidDel="00C1322F">
              <w:rPr>
                <w:noProof/>
                <w:webHidden/>
              </w:rPr>
              <w:fldChar w:fldCharType="separate"/>
            </w:r>
            <w:r w:rsidR="00135589" w:rsidDel="00C1322F">
              <w:rPr>
                <w:noProof/>
                <w:webHidden/>
              </w:rPr>
              <w:delText>31</w:delText>
            </w:r>
            <w:r w:rsidR="00135589" w:rsidDel="00C1322F">
              <w:rPr>
                <w:noProof/>
                <w:webHidden/>
              </w:rPr>
              <w:fldChar w:fldCharType="end"/>
            </w:r>
            <w:r w:rsidDel="00C1322F">
              <w:rPr>
                <w:noProof/>
              </w:rPr>
              <w:fldChar w:fldCharType="end"/>
            </w:r>
          </w:del>
        </w:p>
        <w:p w14:paraId="3D2614F1" w14:textId="0D3F45F9" w:rsidR="00135589" w:rsidDel="00C1322F" w:rsidRDefault="00FC18C8">
          <w:pPr>
            <w:pStyle w:val="TOC2"/>
            <w:tabs>
              <w:tab w:val="right" w:leader="dot" w:pos="9350"/>
            </w:tabs>
            <w:rPr>
              <w:del w:id="439" w:author="David Conklin" w:date="2020-12-28T08:57:00Z"/>
              <w:rFonts w:eastAsiaTheme="minorEastAsia"/>
              <w:noProof/>
            </w:rPr>
          </w:pPr>
          <w:del w:id="440" w:author="David Conklin" w:date="2020-12-28T08:57:00Z">
            <w:r w:rsidDel="00C1322F">
              <w:rPr>
                <w:noProof/>
              </w:rPr>
              <w:fldChar w:fldCharType="begin"/>
            </w:r>
            <w:r w:rsidDel="00C1322F">
              <w:rPr>
                <w:noProof/>
              </w:rPr>
              <w:delInstrText xml:space="preserve"> HYPERLINK \l "_Toc59475527" </w:delInstrText>
            </w:r>
            <w:r w:rsidDel="00C1322F">
              <w:rPr>
                <w:noProof/>
              </w:rPr>
              <w:fldChar w:fldCharType="separate"/>
            </w:r>
          </w:del>
          <w:ins w:id="441" w:author="David Conklin" w:date="2021-01-07T09:39:00Z">
            <w:r w:rsidR="00E3419D">
              <w:rPr>
                <w:b/>
                <w:bCs/>
                <w:noProof/>
              </w:rPr>
              <w:t>Error! Hyperlink reference not valid.</w:t>
            </w:r>
          </w:ins>
          <w:del w:id="442" w:author="David Conklin" w:date="2020-12-28T08:57:00Z">
            <w:r w:rsidR="00135589" w:rsidRPr="00904388" w:rsidDel="00C1322F">
              <w:rPr>
                <w:rStyle w:val="Hyperlink"/>
                <w:noProof/>
              </w:rPr>
              <w:delText>Reservoir data sources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_Toc59475527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78FE37DD" w14:textId="7E639DE7" w:rsidR="00135589" w:rsidDel="00C1322F" w:rsidRDefault="00FC18C8">
          <w:pPr>
            <w:pStyle w:val="TOC1"/>
            <w:tabs>
              <w:tab w:val="right" w:leader="dot" w:pos="9350"/>
            </w:tabs>
            <w:rPr>
              <w:del w:id="443" w:author="David Conklin" w:date="2020-12-28T08:57:00Z"/>
              <w:rFonts w:eastAsiaTheme="minorEastAsia"/>
              <w:noProof/>
            </w:rPr>
          </w:pPr>
          <w:del w:id="444" w:author="David Conklin" w:date="2020-12-28T08:57:00Z">
            <w:r w:rsidDel="00C1322F">
              <w:rPr>
                <w:noProof/>
              </w:rPr>
              <w:fldChar w:fldCharType="begin"/>
            </w:r>
            <w:r w:rsidDel="00C1322F">
              <w:rPr>
                <w:noProof/>
              </w:rPr>
              <w:delInstrText xml:space="preserve"> HYPERLINK \l "_Toc59475528" </w:delInstrText>
            </w:r>
            <w:r w:rsidDel="00C1322F">
              <w:rPr>
                <w:noProof/>
              </w:rPr>
              <w:fldChar w:fldCharType="separate"/>
            </w:r>
          </w:del>
          <w:ins w:id="445" w:author="David Conklin" w:date="2021-01-07T09:39:00Z">
            <w:r w:rsidR="00E3419D">
              <w:rPr>
                <w:b/>
                <w:bCs/>
                <w:noProof/>
              </w:rPr>
              <w:t>Error! Hyperlink reference not valid.</w:t>
            </w:r>
          </w:ins>
          <w:del w:id="446" w:author="David Conklin" w:date="2020-12-28T08:57:00Z">
            <w:r w:rsidR="00135589" w:rsidRPr="00904388" w:rsidDel="00C1322F">
              <w:rPr>
                <w:rStyle w:val="Hyperlink"/>
                <w:noProof/>
              </w:rPr>
              <w:delText>Creating a new study area from a watershed within the WRB</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_Toc59475528 \h </w:delInstrText>
            </w:r>
            <w:r w:rsidR="00135589" w:rsidDel="00C1322F">
              <w:rPr>
                <w:noProof/>
                <w:webHidden/>
              </w:rPr>
              <w:fldChar w:fldCharType="separate"/>
            </w:r>
            <w:r w:rsidR="00135589" w:rsidDel="00C1322F">
              <w:rPr>
                <w:noProof/>
                <w:webHidden/>
              </w:rPr>
              <w:delText>33</w:delText>
            </w:r>
            <w:r w:rsidR="00135589" w:rsidDel="00C1322F">
              <w:rPr>
                <w:noProof/>
                <w:webHidden/>
              </w:rPr>
              <w:fldChar w:fldCharType="end"/>
            </w:r>
            <w:r w:rsidDel="00C1322F">
              <w:rPr>
                <w:noProof/>
              </w:rPr>
              <w:fldChar w:fldCharType="end"/>
            </w:r>
          </w:del>
        </w:p>
        <w:p w14:paraId="4BB22314" w14:textId="73ACA791" w:rsidR="00135589" w:rsidDel="00C1322F" w:rsidRDefault="00FC18C8">
          <w:pPr>
            <w:pStyle w:val="TOC2"/>
            <w:tabs>
              <w:tab w:val="right" w:leader="dot" w:pos="9350"/>
            </w:tabs>
            <w:rPr>
              <w:del w:id="447" w:author="David Conklin" w:date="2020-12-28T08:57:00Z"/>
              <w:rFonts w:eastAsiaTheme="minorEastAsia"/>
              <w:noProof/>
            </w:rPr>
          </w:pPr>
          <w:del w:id="448" w:author="David Conklin" w:date="2020-12-28T08:57:00Z">
            <w:r w:rsidDel="00C1322F">
              <w:rPr>
                <w:noProof/>
              </w:rPr>
              <w:fldChar w:fldCharType="begin"/>
            </w:r>
            <w:r w:rsidDel="00C1322F">
              <w:rPr>
                <w:noProof/>
              </w:rPr>
              <w:delInstrText xml:space="preserve"> HYPERLINK \l "_Toc59475529" </w:delInstrText>
            </w:r>
            <w:r w:rsidDel="00C1322F">
              <w:rPr>
                <w:noProof/>
              </w:rPr>
              <w:fldChar w:fldCharType="separate"/>
            </w:r>
          </w:del>
          <w:ins w:id="449" w:author="David Conklin" w:date="2021-01-07T09:39:00Z">
            <w:r w:rsidR="00E3419D">
              <w:rPr>
                <w:b/>
                <w:bCs/>
                <w:noProof/>
              </w:rPr>
              <w:t>Error! Hyperlink reference not valid.</w:t>
            </w:r>
          </w:ins>
          <w:del w:id="450" w:author="David Conklin" w:date="2020-12-28T08:57:00Z">
            <w:r w:rsidR="00135589" w:rsidRPr="00904388" w:rsidDel="00C1322F">
              <w:rPr>
                <w:rStyle w:val="Hyperlink"/>
                <w:noProof/>
              </w:rPr>
              <w:delText>Limitations of subbasin simulations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_Toc59475529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0BF8919B" w14:textId="7CEF8C59" w:rsidR="00135589" w:rsidDel="00C1322F" w:rsidRDefault="00FC18C8">
          <w:pPr>
            <w:pStyle w:val="TOC1"/>
            <w:tabs>
              <w:tab w:val="right" w:leader="dot" w:pos="9350"/>
            </w:tabs>
            <w:rPr>
              <w:del w:id="451" w:author="David Conklin" w:date="2020-12-28T08:57:00Z"/>
              <w:rFonts w:eastAsiaTheme="minorEastAsia"/>
              <w:noProof/>
            </w:rPr>
          </w:pPr>
          <w:del w:id="452" w:author="David Conklin" w:date="2020-12-28T08:57:00Z">
            <w:r w:rsidDel="00C1322F">
              <w:rPr>
                <w:noProof/>
              </w:rPr>
              <w:fldChar w:fldCharType="begin"/>
            </w:r>
            <w:r w:rsidDel="00C1322F">
              <w:rPr>
                <w:noProof/>
              </w:rPr>
              <w:delInstrText xml:space="preserve"> HYPERLINK \l "_Toc59475530" </w:delInstrText>
            </w:r>
            <w:r w:rsidDel="00C1322F">
              <w:rPr>
                <w:noProof/>
              </w:rPr>
              <w:fldChar w:fldCharType="separate"/>
            </w:r>
          </w:del>
          <w:ins w:id="453" w:author="David Conklin" w:date="2021-01-07T09:39:00Z">
            <w:r w:rsidR="00E3419D">
              <w:rPr>
                <w:b/>
                <w:bCs/>
                <w:noProof/>
              </w:rPr>
              <w:t>Error! Hyperlink reference not valid.</w:t>
            </w:r>
          </w:ins>
          <w:del w:id="454" w:author="David Conklin" w:date="2020-12-28T08:57:00Z">
            <w:r w:rsidR="00135589" w:rsidRPr="00904388" w:rsidDel="00C1322F">
              <w:rPr>
                <w:rStyle w:val="Hyperlink"/>
                <w:noProof/>
              </w:rPr>
              <w:delText>North Santiam study area</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_Toc59475530 \h </w:delInstrText>
            </w:r>
            <w:r w:rsidR="00135589" w:rsidDel="00C1322F">
              <w:rPr>
                <w:noProof/>
                <w:webHidden/>
              </w:rPr>
              <w:fldChar w:fldCharType="separate"/>
            </w:r>
            <w:r w:rsidR="00135589" w:rsidDel="00C1322F">
              <w:rPr>
                <w:noProof/>
                <w:webHidden/>
              </w:rPr>
              <w:delText>35</w:delText>
            </w:r>
            <w:r w:rsidR="00135589" w:rsidDel="00C1322F">
              <w:rPr>
                <w:noProof/>
                <w:webHidden/>
              </w:rPr>
              <w:fldChar w:fldCharType="end"/>
            </w:r>
            <w:r w:rsidDel="00C1322F">
              <w:rPr>
                <w:noProof/>
              </w:rPr>
              <w:fldChar w:fldCharType="end"/>
            </w:r>
          </w:del>
        </w:p>
        <w:p w14:paraId="59F6AAE5" w14:textId="413B36DC" w:rsidR="00135589" w:rsidDel="00C1322F" w:rsidRDefault="00FC18C8">
          <w:pPr>
            <w:pStyle w:val="TOC2"/>
            <w:tabs>
              <w:tab w:val="right" w:leader="dot" w:pos="9350"/>
            </w:tabs>
            <w:rPr>
              <w:del w:id="455" w:author="David Conklin" w:date="2020-12-28T08:57:00Z"/>
              <w:rFonts w:eastAsiaTheme="minorEastAsia"/>
              <w:noProof/>
            </w:rPr>
          </w:pPr>
          <w:del w:id="456" w:author="David Conklin" w:date="2020-12-28T08:57:00Z">
            <w:r w:rsidDel="00C1322F">
              <w:rPr>
                <w:noProof/>
              </w:rPr>
              <w:fldChar w:fldCharType="begin"/>
            </w:r>
            <w:r w:rsidDel="00C1322F">
              <w:rPr>
                <w:noProof/>
              </w:rPr>
              <w:delInstrText xml:space="preserve"> HYPERLINK \l "_Toc59475531" </w:delInstrText>
            </w:r>
            <w:r w:rsidDel="00C1322F">
              <w:rPr>
                <w:noProof/>
              </w:rPr>
              <w:fldChar w:fldCharType="separate"/>
            </w:r>
          </w:del>
          <w:ins w:id="457" w:author="David Conklin" w:date="2021-01-07T09:39:00Z">
            <w:r w:rsidR="00E3419D">
              <w:rPr>
                <w:b/>
                <w:bCs/>
                <w:noProof/>
              </w:rPr>
              <w:t>Error! Hyperlink reference not valid.</w:t>
            </w:r>
          </w:ins>
          <w:del w:id="458" w:author="David Conklin" w:date="2020-12-28T08:57:00Z">
            <w:r w:rsidR="00135589" w:rsidRPr="00904388" w:rsidDel="00C1322F">
              <w:rPr>
                <w:rStyle w:val="Hyperlink"/>
                <w:rFonts w:eastAsia="Times New Roman"/>
                <w:noProof/>
              </w:rPr>
              <w:delText>Instream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_Toc59475531 \h </w:delInstrText>
            </w:r>
            <w:r w:rsidR="00135589" w:rsidDel="00C1322F">
              <w:rPr>
                <w:noProof/>
                <w:webHidden/>
              </w:rPr>
              <w:fldChar w:fldCharType="separate"/>
            </w:r>
            <w:r w:rsidR="00135589" w:rsidDel="00C1322F">
              <w:rPr>
                <w:noProof/>
                <w:webHidden/>
              </w:rPr>
              <w:delText>36</w:delText>
            </w:r>
            <w:r w:rsidR="00135589" w:rsidDel="00C1322F">
              <w:rPr>
                <w:noProof/>
                <w:webHidden/>
              </w:rPr>
              <w:fldChar w:fldCharType="end"/>
            </w:r>
            <w:r w:rsidDel="00C1322F">
              <w:rPr>
                <w:noProof/>
              </w:rPr>
              <w:fldChar w:fldCharType="end"/>
            </w:r>
          </w:del>
        </w:p>
        <w:p w14:paraId="6706E6E2" w14:textId="023E65D9" w:rsidR="00135589" w:rsidDel="00C1322F" w:rsidRDefault="00FC18C8">
          <w:pPr>
            <w:pStyle w:val="TOC2"/>
            <w:tabs>
              <w:tab w:val="right" w:leader="dot" w:pos="9350"/>
            </w:tabs>
            <w:rPr>
              <w:del w:id="459" w:author="David Conklin" w:date="2020-12-28T08:57:00Z"/>
              <w:rFonts w:eastAsiaTheme="minorEastAsia"/>
              <w:noProof/>
            </w:rPr>
          </w:pPr>
          <w:del w:id="460" w:author="David Conklin" w:date="2020-12-28T08:57:00Z">
            <w:r w:rsidDel="00C1322F">
              <w:rPr>
                <w:noProof/>
              </w:rPr>
              <w:fldChar w:fldCharType="begin"/>
            </w:r>
            <w:r w:rsidDel="00C1322F">
              <w:rPr>
                <w:noProof/>
              </w:rPr>
              <w:delInstrText xml:space="preserve"> HYPERLINK \l "_Toc59475532" </w:delInstrText>
            </w:r>
            <w:r w:rsidDel="00C1322F">
              <w:rPr>
                <w:noProof/>
              </w:rPr>
              <w:fldChar w:fldCharType="separate"/>
            </w:r>
          </w:del>
          <w:ins w:id="461" w:author="David Conklin" w:date="2021-01-07T09:39:00Z">
            <w:r w:rsidR="00E3419D">
              <w:rPr>
                <w:b/>
                <w:bCs/>
                <w:noProof/>
              </w:rPr>
              <w:t>Error! Hyperlink reference not valid.</w:t>
            </w:r>
          </w:ins>
          <w:del w:id="462" w:author="David Conklin" w:date="2020-12-28T08:57:00Z">
            <w:r w:rsidR="00135589" w:rsidRPr="00904388" w:rsidDel="00C1322F">
              <w:rPr>
                <w:rStyle w:val="Hyperlink"/>
                <w:noProof/>
              </w:rPr>
              <w:delText>Municipal water rights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_Toc59475532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ED46830" w14:textId="614A1784" w:rsidR="00135589" w:rsidDel="00C1322F" w:rsidRDefault="00FC18C8">
          <w:pPr>
            <w:pStyle w:val="TOC1"/>
            <w:tabs>
              <w:tab w:val="right" w:leader="dot" w:pos="9350"/>
            </w:tabs>
            <w:rPr>
              <w:del w:id="463" w:author="David Conklin" w:date="2020-12-28T08:57:00Z"/>
              <w:rFonts w:eastAsiaTheme="minorEastAsia"/>
              <w:noProof/>
            </w:rPr>
          </w:pPr>
          <w:del w:id="464" w:author="David Conklin" w:date="2020-12-28T08:57:00Z">
            <w:r w:rsidDel="00C1322F">
              <w:rPr>
                <w:noProof/>
              </w:rPr>
              <w:fldChar w:fldCharType="begin"/>
            </w:r>
            <w:r w:rsidDel="00C1322F">
              <w:rPr>
                <w:noProof/>
              </w:rPr>
              <w:delInstrText xml:space="preserve"> HYPERLINK \l "_Toc59475533" </w:delInstrText>
            </w:r>
            <w:r w:rsidDel="00C1322F">
              <w:rPr>
                <w:noProof/>
              </w:rPr>
              <w:fldChar w:fldCharType="separate"/>
            </w:r>
          </w:del>
          <w:ins w:id="465" w:author="David Conklin" w:date="2021-01-07T09:39:00Z">
            <w:r w:rsidR="00E3419D">
              <w:rPr>
                <w:b/>
                <w:bCs/>
                <w:noProof/>
              </w:rPr>
              <w:t>Error! Hyperlink reference not valid.</w:t>
            </w:r>
          </w:ins>
          <w:del w:id="466" w:author="David Conklin" w:date="2020-12-28T08:57:00Z">
            <w:r w:rsidR="00135589" w:rsidRPr="00904388" w:rsidDel="00C1322F">
              <w:rPr>
                <w:rStyle w:val="Hyperlink"/>
                <w:noProof/>
              </w:rPr>
              <w:delText>McKenzie Basin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_Toc59475533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05ADA520" w14:textId="0F90ECB6" w:rsidR="00135589" w:rsidDel="00C1322F" w:rsidRDefault="00FC18C8">
          <w:pPr>
            <w:pStyle w:val="TOC2"/>
            <w:tabs>
              <w:tab w:val="right" w:leader="dot" w:pos="9350"/>
            </w:tabs>
            <w:rPr>
              <w:del w:id="467" w:author="David Conklin" w:date="2020-12-28T08:57:00Z"/>
              <w:rFonts w:eastAsiaTheme="minorEastAsia"/>
              <w:noProof/>
            </w:rPr>
          </w:pPr>
          <w:del w:id="468" w:author="David Conklin" w:date="2020-12-28T08:57:00Z">
            <w:r w:rsidDel="00C1322F">
              <w:rPr>
                <w:noProof/>
              </w:rPr>
              <w:fldChar w:fldCharType="begin"/>
            </w:r>
            <w:r w:rsidDel="00C1322F">
              <w:rPr>
                <w:noProof/>
              </w:rPr>
              <w:delInstrText xml:space="preserve"> HYPERLINK \l "_Toc59475534" </w:delInstrText>
            </w:r>
            <w:r w:rsidDel="00C1322F">
              <w:rPr>
                <w:noProof/>
              </w:rPr>
              <w:fldChar w:fldCharType="separate"/>
            </w:r>
          </w:del>
          <w:ins w:id="469" w:author="David Conklin" w:date="2021-01-07T09:39:00Z">
            <w:r w:rsidR="00E3419D">
              <w:rPr>
                <w:b/>
                <w:bCs/>
                <w:noProof/>
              </w:rPr>
              <w:t>Error! Hyperlink reference not valid.</w:t>
            </w:r>
          </w:ins>
          <w:del w:id="470" w:author="David Conklin" w:date="2020-12-28T08:57:00Z">
            <w:r w:rsidR="00135589" w:rsidRPr="00904388" w:rsidDel="00C1322F">
              <w:rPr>
                <w:rStyle w:val="Hyperlink"/>
                <w:noProof/>
              </w:rPr>
              <w:delText>Project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_Toc59475534 \h </w:delInstrText>
            </w:r>
            <w:r w:rsidR="00135589" w:rsidDel="00C1322F">
              <w:rPr>
                <w:noProof/>
                <w:webHidden/>
              </w:rPr>
              <w:fldChar w:fldCharType="separate"/>
            </w:r>
            <w:r w:rsidR="00135589" w:rsidDel="00C1322F">
              <w:rPr>
                <w:noProof/>
                <w:webHidden/>
              </w:rPr>
              <w:delText>37</w:delText>
            </w:r>
            <w:r w:rsidR="00135589" w:rsidDel="00C1322F">
              <w:rPr>
                <w:noProof/>
                <w:webHidden/>
              </w:rPr>
              <w:fldChar w:fldCharType="end"/>
            </w:r>
            <w:r w:rsidDel="00C1322F">
              <w:rPr>
                <w:noProof/>
              </w:rPr>
              <w:fldChar w:fldCharType="end"/>
            </w:r>
          </w:del>
        </w:p>
        <w:p w14:paraId="71A46C20" w14:textId="33735095" w:rsidR="00135589" w:rsidDel="00C1322F" w:rsidRDefault="00FC18C8">
          <w:pPr>
            <w:pStyle w:val="TOC2"/>
            <w:tabs>
              <w:tab w:val="right" w:leader="dot" w:pos="9350"/>
            </w:tabs>
            <w:rPr>
              <w:del w:id="471" w:author="David Conklin" w:date="2020-12-28T08:57:00Z"/>
              <w:rFonts w:eastAsiaTheme="minorEastAsia"/>
              <w:noProof/>
            </w:rPr>
          </w:pPr>
          <w:del w:id="472" w:author="David Conklin" w:date="2020-12-28T08:57:00Z">
            <w:r w:rsidDel="00C1322F">
              <w:rPr>
                <w:noProof/>
              </w:rPr>
              <w:fldChar w:fldCharType="begin"/>
            </w:r>
            <w:r w:rsidDel="00C1322F">
              <w:rPr>
                <w:noProof/>
              </w:rPr>
              <w:delInstrText xml:space="preserve"> HYPERLINK \l "_Toc59475535" </w:delInstrText>
            </w:r>
            <w:r w:rsidDel="00C1322F">
              <w:rPr>
                <w:noProof/>
              </w:rPr>
              <w:fldChar w:fldCharType="separate"/>
            </w:r>
          </w:del>
          <w:ins w:id="473" w:author="David Conklin" w:date="2021-01-07T09:39:00Z">
            <w:r w:rsidR="00E3419D">
              <w:rPr>
                <w:b/>
                <w:bCs/>
                <w:noProof/>
              </w:rPr>
              <w:t>Error! Hyperlink reference not valid.</w:t>
            </w:r>
          </w:ins>
          <w:del w:id="474" w:author="David Conklin" w:date="2020-12-28T08:57:00Z">
            <w:r w:rsidR="00135589" w:rsidRPr="00904388" w:rsidDel="00C1322F">
              <w:rPr>
                <w:rStyle w:val="Hyperlink"/>
                <w:noProof/>
              </w:rPr>
              <w:delText>Model and Simulation Overview</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_Toc59475535 \h </w:delInstrText>
            </w:r>
            <w:r w:rsidR="00135589" w:rsidDel="00C1322F">
              <w:rPr>
                <w:noProof/>
                <w:webHidden/>
              </w:rPr>
              <w:fldChar w:fldCharType="separate"/>
            </w:r>
            <w:r w:rsidR="00135589" w:rsidDel="00C1322F">
              <w:rPr>
                <w:noProof/>
                <w:webHidden/>
              </w:rPr>
              <w:delText>40</w:delText>
            </w:r>
            <w:r w:rsidR="00135589" w:rsidDel="00C1322F">
              <w:rPr>
                <w:noProof/>
                <w:webHidden/>
              </w:rPr>
              <w:fldChar w:fldCharType="end"/>
            </w:r>
            <w:r w:rsidDel="00C1322F">
              <w:rPr>
                <w:noProof/>
              </w:rPr>
              <w:fldChar w:fldCharType="end"/>
            </w:r>
          </w:del>
        </w:p>
        <w:p w14:paraId="4BD50DF9" w14:textId="62F7162B" w:rsidR="00135589" w:rsidDel="00C1322F" w:rsidRDefault="00FC18C8">
          <w:pPr>
            <w:pStyle w:val="TOC2"/>
            <w:tabs>
              <w:tab w:val="right" w:leader="dot" w:pos="9350"/>
            </w:tabs>
            <w:rPr>
              <w:del w:id="475" w:author="David Conklin" w:date="2020-12-28T08:57:00Z"/>
              <w:rFonts w:eastAsiaTheme="minorEastAsia"/>
              <w:noProof/>
            </w:rPr>
          </w:pPr>
          <w:del w:id="476" w:author="David Conklin" w:date="2020-12-28T08:57:00Z">
            <w:r w:rsidDel="00C1322F">
              <w:rPr>
                <w:noProof/>
              </w:rPr>
              <w:fldChar w:fldCharType="begin"/>
            </w:r>
            <w:r w:rsidDel="00C1322F">
              <w:rPr>
                <w:noProof/>
              </w:rPr>
              <w:delInstrText xml:space="preserve"> HYPERLINK \l "_Toc59475536" </w:delInstrText>
            </w:r>
            <w:r w:rsidDel="00C1322F">
              <w:rPr>
                <w:noProof/>
              </w:rPr>
              <w:fldChar w:fldCharType="separate"/>
            </w:r>
          </w:del>
          <w:ins w:id="477" w:author="David Conklin" w:date="2021-01-07T09:39:00Z">
            <w:r w:rsidR="00E3419D">
              <w:rPr>
                <w:b/>
                <w:bCs/>
                <w:noProof/>
              </w:rPr>
              <w:t>Error! Hyperlink reference not valid.</w:t>
            </w:r>
          </w:ins>
          <w:del w:id="478" w:author="David Conklin" w:date="2020-12-28T08:57:00Z">
            <w:r w:rsidR="00135589" w:rsidRPr="00904388" w:rsidDel="00C1322F">
              <w:rPr>
                <w:rStyle w:val="Hyperlink"/>
                <w:noProof/>
              </w:rPr>
              <w:delText>McKenzie wetlands in the initial versions of the IDU, HRU, and Reach data layers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_Toc59475536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4785D728" w14:textId="57A383FC" w:rsidR="00135589" w:rsidDel="00C1322F" w:rsidRDefault="00FC18C8">
          <w:pPr>
            <w:pStyle w:val="TOC2"/>
            <w:tabs>
              <w:tab w:val="right" w:leader="dot" w:pos="9350"/>
            </w:tabs>
            <w:rPr>
              <w:del w:id="479" w:author="David Conklin" w:date="2020-12-28T08:57:00Z"/>
              <w:rFonts w:eastAsiaTheme="minorEastAsia"/>
              <w:noProof/>
            </w:rPr>
          </w:pPr>
          <w:del w:id="480" w:author="David Conklin" w:date="2020-12-28T08:57:00Z">
            <w:r w:rsidDel="00C1322F">
              <w:rPr>
                <w:noProof/>
              </w:rPr>
              <w:fldChar w:fldCharType="begin"/>
            </w:r>
            <w:r w:rsidDel="00C1322F">
              <w:rPr>
                <w:noProof/>
              </w:rPr>
              <w:delInstrText xml:space="preserve"> HYPERLINK \l "_Toc59475537" </w:delInstrText>
            </w:r>
            <w:r w:rsidDel="00C1322F">
              <w:rPr>
                <w:noProof/>
              </w:rPr>
              <w:fldChar w:fldCharType="separate"/>
            </w:r>
          </w:del>
          <w:ins w:id="481" w:author="David Conklin" w:date="2021-01-07T09:39:00Z">
            <w:r w:rsidR="00E3419D">
              <w:rPr>
                <w:b/>
                <w:bCs/>
                <w:noProof/>
              </w:rPr>
              <w:t>Error! Hyperlink reference not valid.</w:t>
            </w:r>
          </w:ins>
          <w:del w:id="482" w:author="David Conklin" w:date="2020-12-28T08:57:00Z">
            <w:r w:rsidR="00135589" w:rsidRPr="00904388" w:rsidDel="00C1322F">
              <w:rPr>
                <w:rStyle w:val="Hyperlink"/>
                <w:noProof/>
              </w:rPr>
              <w:delText>Data changes for better representation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_Toc59475537 \h </w:delInstrText>
            </w:r>
            <w:r w:rsidR="00135589" w:rsidDel="00C1322F">
              <w:rPr>
                <w:noProof/>
                <w:webHidden/>
              </w:rPr>
              <w:fldChar w:fldCharType="separate"/>
            </w:r>
            <w:r w:rsidR="00135589" w:rsidDel="00C1322F">
              <w:rPr>
                <w:noProof/>
                <w:webHidden/>
              </w:rPr>
              <w:delText>41</w:delText>
            </w:r>
            <w:r w:rsidR="00135589" w:rsidDel="00C1322F">
              <w:rPr>
                <w:noProof/>
                <w:webHidden/>
              </w:rPr>
              <w:fldChar w:fldCharType="end"/>
            </w:r>
            <w:r w:rsidDel="00C1322F">
              <w:rPr>
                <w:noProof/>
              </w:rPr>
              <w:fldChar w:fldCharType="end"/>
            </w:r>
          </w:del>
        </w:p>
        <w:p w14:paraId="749C013B" w14:textId="47EA9D56" w:rsidR="00135589" w:rsidDel="00C1322F" w:rsidRDefault="00FC18C8">
          <w:pPr>
            <w:pStyle w:val="TOC2"/>
            <w:tabs>
              <w:tab w:val="right" w:leader="dot" w:pos="9350"/>
            </w:tabs>
            <w:rPr>
              <w:del w:id="483" w:author="David Conklin" w:date="2020-12-28T08:57:00Z"/>
              <w:rFonts w:eastAsiaTheme="minorEastAsia"/>
              <w:noProof/>
            </w:rPr>
          </w:pPr>
          <w:del w:id="484" w:author="David Conklin" w:date="2020-12-28T08:57:00Z">
            <w:r w:rsidDel="00C1322F">
              <w:rPr>
                <w:noProof/>
              </w:rPr>
              <w:fldChar w:fldCharType="begin"/>
            </w:r>
            <w:r w:rsidDel="00C1322F">
              <w:rPr>
                <w:noProof/>
              </w:rPr>
              <w:delInstrText xml:space="preserve"> HYPERLINK \l "_Toc59475538" </w:delInstrText>
            </w:r>
            <w:r w:rsidDel="00C1322F">
              <w:rPr>
                <w:noProof/>
              </w:rPr>
              <w:fldChar w:fldCharType="separate"/>
            </w:r>
          </w:del>
          <w:ins w:id="485" w:author="David Conklin" w:date="2021-01-07T09:39:00Z">
            <w:r w:rsidR="00E3419D">
              <w:rPr>
                <w:b/>
                <w:bCs/>
                <w:noProof/>
              </w:rPr>
              <w:t>Error! Hyperlink reference not valid.</w:t>
            </w:r>
          </w:ins>
          <w:del w:id="486" w:author="David Conklin" w:date="2020-12-28T08:57:00Z">
            <w:r w:rsidR="00135589" w:rsidRPr="00904388" w:rsidDel="00C1322F">
              <w:rPr>
                <w:rStyle w:val="Hyperlink"/>
                <w:noProof/>
              </w:rPr>
              <w:delText>Projection, Calendar, and Units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_Toc59475538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1FE81D43" w14:textId="18A3C220" w:rsidR="00135589" w:rsidDel="00C1322F" w:rsidRDefault="00FC18C8">
          <w:pPr>
            <w:pStyle w:val="TOC2"/>
            <w:tabs>
              <w:tab w:val="right" w:leader="dot" w:pos="9350"/>
            </w:tabs>
            <w:rPr>
              <w:del w:id="487" w:author="David Conklin" w:date="2020-12-28T08:57:00Z"/>
              <w:rFonts w:eastAsiaTheme="minorEastAsia"/>
              <w:noProof/>
            </w:rPr>
          </w:pPr>
          <w:del w:id="488" w:author="David Conklin" w:date="2020-12-28T08:57:00Z">
            <w:r w:rsidDel="00C1322F">
              <w:rPr>
                <w:noProof/>
              </w:rPr>
              <w:fldChar w:fldCharType="begin"/>
            </w:r>
            <w:r w:rsidDel="00C1322F">
              <w:rPr>
                <w:noProof/>
              </w:rPr>
              <w:delInstrText xml:space="preserve"> HYPERLINK \l "_Toc59475539" </w:delInstrText>
            </w:r>
            <w:r w:rsidDel="00C1322F">
              <w:rPr>
                <w:noProof/>
              </w:rPr>
              <w:fldChar w:fldCharType="separate"/>
            </w:r>
          </w:del>
          <w:ins w:id="489" w:author="David Conklin" w:date="2021-01-07T09:39:00Z">
            <w:r w:rsidR="00E3419D">
              <w:rPr>
                <w:b/>
                <w:bCs/>
                <w:noProof/>
              </w:rPr>
              <w:t>Error! Hyperlink reference not valid.</w:t>
            </w:r>
          </w:ins>
          <w:del w:id="490" w:author="David Conklin" w:date="2020-12-28T08:57:00Z">
            <w:r w:rsidR="00135589" w:rsidRPr="00904388" w:rsidDel="00C1322F">
              <w:rPr>
                <w:rStyle w:val="Hyperlink"/>
                <w:noProof/>
              </w:rPr>
              <w:delText>Simulation of changes in wetlands over time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_Toc59475539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26B74B50" w14:textId="0A7FB92B" w:rsidR="00135589" w:rsidDel="00C1322F" w:rsidRDefault="00FC18C8">
          <w:pPr>
            <w:pStyle w:val="TOC2"/>
            <w:tabs>
              <w:tab w:val="right" w:leader="dot" w:pos="9350"/>
            </w:tabs>
            <w:rPr>
              <w:del w:id="491" w:author="David Conklin" w:date="2020-12-28T08:57:00Z"/>
              <w:rFonts w:eastAsiaTheme="minorEastAsia"/>
              <w:noProof/>
            </w:rPr>
          </w:pPr>
          <w:del w:id="492" w:author="David Conklin" w:date="2020-12-28T08:57:00Z">
            <w:r w:rsidDel="00C1322F">
              <w:rPr>
                <w:noProof/>
              </w:rPr>
              <w:fldChar w:fldCharType="begin"/>
            </w:r>
            <w:r w:rsidDel="00C1322F">
              <w:rPr>
                <w:noProof/>
              </w:rPr>
              <w:delInstrText xml:space="preserve"> HYPERLINK \l "_Toc59475540" </w:delInstrText>
            </w:r>
            <w:r w:rsidDel="00C1322F">
              <w:rPr>
                <w:noProof/>
              </w:rPr>
              <w:fldChar w:fldCharType="separate"/>
            </w:r>
          </w:del>
          <w:ins w:id="493" w:author="David Conklin" w:date="2021-01-07T09:39:00Z">
            <w:r w:rsidR="00E3419D">
              <w:rPr>
                <w:b/>
                <w:bCs/>
                <w:noProof/>
              </w:rPr>
              <w:t>Error! Hyperlink reference not valid.</w:t>
            </w:r>
          </w:ins>
          <w:del w:id="494" w:author="David Conklin" w:date="2020-12-28T08:57:00Z">
            <w:r w:rsidR="00135589" w:rsidRPr="00904388" w:rsidDel="00C1322F">
              <w:rPr>
                <w:rStyle w:val="Hyperlink"/>
                <w:noProof/>
              </w:rPr>
              <w:delText>How wetlands are represented in the model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_Toc59475540 \h </w:delInstrText>
            </w:r>
            <w:r w:rsidR="00135589" w:rsidDel="00C1322F">
              <w:rPr>
                <w:noProof/>
                <w:webHidden/>
              </w:rPr>
              <w:fldChar w:fldCharType="separate"/>
            </w:r>
            <w:r w:rsidR="00135589" w:rsidDel="00C1322F">
              <w:rPr>
                <w:noProof/>
                <w:webHidden/>
              </w:rPr>
              <w:delText>42</w:delText>
            </w:r>
            <w:r w:rsidR="00135589" w:rsidDel="00C1322F">
              <w:rPr>
                <w:noProof/>
                <w:webHidden/>
              </w:rPr>
              <w:fldChar w:fldCharType="end"/>
            </w:r>
            <w:r w:rsidDel="00C1322F">
              <w:rPr>
                <w:noProof/>
              </w:rPr>
              <w:fldChar w:fldCharType="end"/>
            </w:r>
          </w:del>
        </w:p>
        <w:p w14:paraId="60D109D6" w14:textId="5771D8FF" w:rsidR="00135589" w:rsidDel="00C1322F" w:rsidRDefault="00FC18C8">
          <w:pPr>
            <w:pStyle w:val="TOC2"/>
            <w:tabs>
              <w:tab w:val="right" w:leader="dot" w:pos="9350"/>
            </w:tabs>
            <w:rPr>
              <w:del w:id="495" w:author="David Conklin" w:date="2020-12-28T08:57:00Z"/>
              <w:rFonts w:eastAsiaTheme="minorEastAsia"/>
              <w:noProof/>
            </w:rPr>
          </w:pPr>
          <w:del w:id="496" w:author="David Conklin" w:date="2020-12-28T08:57:00Z">
            <w:r w:rsidDel="00C1322F">
              <w:rPr>
                <w:noProof/>
              </w:rPr>
              <w:fldChar w:fldCharType="begin"/>
            </w:r>
            <w:r w:rsidDel="00C1322F">
              <w:rPr>
                <w:noProof/>
              </w:rPr>
              <w:delInstrText xml:space="preserve"> HYPERLINK \l "_Toc59475541" </w:delInstrText>
            </w:r>
            <w:r w:rsidDel="00C1322F">
              <w:rPr>
                <w:noProof/>
              </w:rPr>
              <w:fldChar w:fldCharType="separate"/>
            </w:r>
          </w:del>
          <w:ins w:id="497" w:author="David Conklin" w:date="2021-01-07T09:39:00Z">
            <w:r w:rsidR="00E3419D">
              <w:rPr>
                <w:b/>
                <w:bCs/>
                <w:noProof/>
              </w:rPr>
              <w:t>Error! Hyperlink reference not valid.</w:t>
            </w:r>
          </w:ins>
          <w:del w:id="498" w:author="David Conklin" w:date="2020-12-28T08:57:00Z">
            <w:r w:rsidR="00135589" w:rsidRPr="00904388" w:rsidDel="00C1322F">
              <w:rPr>
                <w:rStyle w:val="Hyperlink"/>
                <w:noProof/>
              </w:rPr>
              <w:delText>Attributes of interest in the wetlands study</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_Toc59475541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4E734569" w14:textId="7092A336" w:rsidR="00135589" w:rsidDel="00C1322F" w:rsidRDefault="00FC18C8">
          <w:pPr>
            <w:pStyle w:val="TOC2"/>
            <w:tabs>
              <w:tab w:val="right" w:leader="dot" w:pos="9350"/>
            </w:tabs>
            <w:rPr>
              <w:del w:id="499" w:author="David Conklin" w:date="2020-12-28T08:57:00Z"/>
              <w:rFonts w:eastAsiaTheme="minorEastAsia"/>
              <w:noProof/>
            </w:rPr>
          </w:pPr>
          <w:del w:id="500" w:author="David Conklin" w:date="2020-12-28T08:57:00Z">
            <w:r w:rsidDel="00C1322F">
              <w:rPr>
                <w:noProof/>
              </w:rPr>
              <w:fldChar w:fldCharType="begin"/>
            </w:r>
            <w:r w:rsidDel="00C1322F">
              <w:rPr>
                <w:noProof/>
              </w:rPr>
              <w:delInstrText xml:space="preserve"> HYPERLINK \l "_Toc59475542" </w:delInstrText>
            </w:r>
            <w:r w:rsidDel="00C1322F">
              <w:rPr>
                <w:noProof/>
              </w:rPr>
              <w:fldChar w:fldCharType="separate"/>
            </w:r>
          </w:del>
          <w:ins w:id="501" w:author="David Conklin" w:date="2021-01-07T09:39:00Z">
            <w:r w:rsidR="00E3419D">
              <w:rPr>
                <w:b/>
                <w:bCs/>
                <w:noProof/>
              </w:rPr>
              <w:t>Error! Hyperlink reference not valid.</w:t>
            </w:r>
          </w:ins>
          <w:del w:id="502" w:author="David Conklin" w:date="2020-12-28T08:57:00Z">
            <w:r w:rsidR="00135589" w:rsidRPr="00904388" w:rsidDel="00C1322F">
              <w:rPr>
                <w:rStyle w:val="Hyperlink"/>
                <w:noProof/>
              </w:rPr>
              <w:delText>A WETNESS attribute</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_Toc59475542 \h </w:delInstrText>
            </w:r>
            <w:r w:rsidR="00135589" w:rsidDel="00C1322F">
              <w:rPr>
                <w:noProof/>
                <w:webHidden/>
              </w:rPr>
              <w:fldChar w:fldCharType="separate"/>
            </w:r>
            <w:r w:rsidR="00135589" w:rsidDel="00C1322F">
              <w:rPr>
                <w:noProof/>
                <w:webHidden/>
              </w:rPr>
              <w:delText>44</w:delText>
            </w:r>
            <w:r w:rsidR="00135589" w:rsidDel="00C1322F">
              <w:rPr>
                <w:noProof/>
                <w:webHidden/>
              </w:rPr>
              <w:fldChar w:fldCharType="end"/>
            </w:r>
            <w:r w:rsidDel="00C1322F">
              <w:rPr>
                <w:noProof/>
              </w:rPr>
              <w:fldChar w:fldCharType="end"/>
            </w:r>
          </w:del>
        </w:p>
        <w:p w14:paraId="373AB1D9" w14:textId="5265C651" w:rsidR="00135589" w:rsidDel="00C1322F" w:rsidRDefault="00FC18C8">
          <w:pPr>
            <w:pStyle w:val="TOC2"/>
            <w:tabs>
              <w:tab w:val="right" w:leader="dot" w:pos="9350"/>
            </w:tabs>
            <w:rPr>
              <w:del w:id="503" w:author="David Conklin" w:date="2020-12-28T08:57:00Z"/>
              <w:rFonts w:eastAsiaTheme="minorEastAsia"/>
              <w:noProof/>
            </w:rPr>
          </w:pPr>
          <w:del w:id="504" w:author="David Conklin" w:date="2020-12-28T08:57:00Z">
            <w:r w:rsidDel="00C1322F">
              <w:rPr>
                <w:noProof/>
              </w:rPr>
              <w:fldChar w:fldCharType="begin"/>
            </w:r>
            <w:r w:rsidDel="00C1322F">
              <w:rPr>
                <w:noProof/>
              </w:rPr>
              <w:delInstrText xml:space="preserve"> HYPERLINK \l "_Toc59475543" </w:delInstrText>
            </w:r>
            <w:r w:rsidDel="00C1322F">
              <w:rPr>
                <w:noProof/>
              </w:rPr>
              <w:fldChar w:fldCharType="separate"/>
            </w:r>
          </w:del>
          <w:ins w:id="505" w:author="David Conklin" w:date="2021-01-07T09:39:00Z">
            <w:r w:rsidR="00E3419D">
              <w:rPr>
                <w:b/>
                <w:bCs/>
                <w:noProof/>
              </w:rPr>
              <w:t>Error! Hyperlink reference not valid.</w:t>
            </w:r>
          </w:ins>
          <w:del w:id="506" w:author="David Conklin" w:date="2020-12-28T08:57:00Z">
            <w:r w:rsidR="00135589" w:rsidRPr="00904388" w:rsidDel="00C1322F">
              <w:rPr>
                <w:rStyle w:val="Hyperlink"/>
                <w:noProof/>
              </w:rPr>
              <w:delText>Calculating the exchange of water between the wetland and the reach</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_Toc59475543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61C5B077" w14:textId="379E8393" w:rsidR="00135589" w:rsidDel="00C1322F" w:rsidRDefault="00FC18C8">
          <w:pPr>
            <w:pStyle w:val="TOC3"/>
            <w:tabs>
              <w:tab w:val="right" w:leader="dot" w:pos="9350"/>
            </w:tabs>
            <w:rPr>
              <w:del w:id="507" w:author="David Conklin" w:date="2020-12-28T08:57:00Z"/>
              <w:rFonts w:eastAsiaTheme="minorEastAsia"/>
              <w:noProof/>
            </w:rPr>
          </w:pPr>
          <w:del w:id="508" w:author="David Conklin" w:date="2020-12-28T08:57:00Z">
            <w:r w:rsidDel="00C1322F">
              <w:rPr>
                <w:noProof/>
              </w:rPr>
              <w:fldChar w:fldCharType="begin"/>
            </w:r>
            <w:r w:rsidDel="00C1322F">
              <w:rPr>
                <w:noProof/>
              </w:rPr>
              <w:delInstrText xml:space="preserve"> HYPERLINK \l "_Toc59475544" </w:delInstrText>
            </w:r>
            <w:r w:rsidDel="00C1322F">
              <w:rPr>
                <w:noProof/>
              </w:rPr>
              <w:fldChar w:fldCharType="separate"/>
            </w:r>
          </w:del>
          <w:ins w:id="509" w:author="David Conklin" w:date="2021-01-07T09:39:00Z">
            <w:r w:rsidR="00E3419D">
              <w:rPr>
                <w:b/>
                <w:bCs/>
                <w:noProof/>
              </w:rPr>
              <w:t>Error! Hyperlink reference not valid.</w:t>
            </w:r>
          </w:ins>
          <w:del w:id="510" w:author="David Conklin" w:date="2020-12-28T08:57:00Z">
            <w:r w:rsidR="00135589" w:rsidRPr="00904388" w:rsidDel="00C1322F">
              <w:rPr>
                <w:rStyle w:val="Hyperlink"/>
                <w:noProof/>
              </w:rPr>
              <w:delText>Wetland IDU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_Toc59475544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780FAEE0" w14:textId="1242A07C" w:rsidR="00135589" w:rsidDel="00C1322F" w:rsidRDefault="00FC18C8">
          <w:pPr>
            <w:pStyle w:val="TOC3"/>
            <w:tabs>
              <w:tab w:val="right" w:leader="dot" w:pos="9350"/>
            </w:tabs>
            <w:rPr>
              <w:del w:id="511" w:author="David Conklin" w:date="2020-12-28T08:57:00Z"/>
              <w:rFonts w:eastAsiaTheme="minorEastAsia"/>
              <w:noProof/>
            </w:rPr>
          </w:pPr>
          <w:del w:id="512" w:author="David Conklin" w:date="2020-12-28T08:57:00Z">
            <w:r w:rsidDel="00C1322F">
              <w:rPr>
                <w:noProof/>
              </w:rPr>
              <w:fldChar w:fldCharType="begin"/>
            </w:r>
            <w:r w:rsidDel="00C1322F">
              <w:rPr>
                <w:noProof/>
              </w:rPr>
              <w:delInstrText xml:space="preserve"> HYPERLINK \l "_Toc59475545" </w:delInstrText>
            </w:r>
            <w:r w:rsidDel="00C1322F">
              <w:rPr>
                <w:noProof/>
              </w:rPr>
              <w:fldChar w:fldCharType="separate"/>
            </w:r>
          </w:del>
          <w:ins w:id="513" w:author="David Conklin" w:date="2021-01-07T09:39:00Z">
            <w:r w:rsidR="00E3419D">
              <w:rPr>
                <w:b/>
                <w:bCs/>
                <w:noProof/>
              </w:rPr>
              <w:t>Error! Hyperlink reference not valid.</w:t>
            </w:r>
          </w:ins>
          <w:del w:id="514" w:author="David Conklin" w:date="2020-12-28T08:57:00Z">
            <w:r w:rsidR="00135589" w:rsidRPr="00904388" w:rsidDel="00C1322F">
              <w:rPr>
                <w:rStyle w:val="Hyperlink"/>
                <w:noProof/>
              </w:rPr>
              <w:delText>Reach parameters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_Toc59475545 \h </w:delInstrText>
            </w:r>
            <w:r w:rsidR="00135589" w:rsidDel="00C1322F">
              <w:rPr>
                <w:noProof/>
                <w:webHidden/>
              </w:rPr>
              <w:fldChar w:fldCharType="separate"/>
            </w:r>
            <w:r w:rsidR="00135589" w:rsidDel="00C1322F">
              <w:rPr>
                <w:noProof/>
                <w:webHidden/>
              </w:rPr>
              <w:delText>45</w:delText>
            </w:r>
            <w:r w:rsidR="00135589" w:rsidDel="00C1322F">
              <w:rPr>
                <w:noProof/>
                <w:webHidden/>
              </w:rPr>
              <w:fldChar w:fldCharType="end"/>
            </w:r>
            <w:r w:rsidDel="00C1322F">
              <w:rPr>
                <w:noProof/>
              </w:rPr>
              <w:fldChar w:fldCharType="end"/>
            </w:r>
          </w:del>
        </w:p>
        <w:p w14:paraId="0CB4CBED" w14:textId="01BA418D" w:rsidR="00135589" w:rsidDel="00C1322F" w:rsidRDefault="00FC18C8">
          <w:pPr>
            <w:pStyle w:val="TOC2"/>
            <w:tabs>
              <w:tab w:val="right" w:leader="dot" w:pos="9350"/>
            </w:tabs>
            <w:rPr>
              <w:del w:id="515" w:author="David Conklin" w:date="2020-12-28T08:57:00Z"/>
              <w:rFonts w:eastAsiaTheme="minorEastAsia"/>
              <w:noProof/>
            </w:rPr>
          </w:pPr>
          <w:del w:id="516" w:author="David Conklin" w:date="2020-12-28T08:57:00Z">
            <w:r w:rsidDel="00C1322F">
              <w:rPr>
                <w:noProof/>
              </w:rPr>
              <w:fldChar w:fldCharType="begin"/>
            </w:r>
            <w:r w:rsidDel="00C1322F">
              <w:rPr>
                <w:noProof/>
              </w:rPr>
              <w:delInstrText xml:space="preserve"> HYPERLINK \l "_Toc59475546" </w:delInstrText>
            </w:r>
            <w:r w:rsidDel="00C1322F">
              <w:rPr>
                <w:noProof/>
              </w:rPr>
              <w:fldChar w:fldCharType="separate"/>
            </w:r>
          </w:del>
          <w:ins w:id="517" w:author="David Conklin" w:date="2021-01-07T09:39:00Z">
            <w:r w:rsidR="00E3419D">
              <w:rPr>
                <w:b/>
                <w:bCs/>
                <w:noProof/>
              </w:rPr>
              <w:t>Error! Hyperlink reference not valid.</w:t>
            </w:r>
          </w:ins>
          <w:del w:id="518" w:author="David Conklin" w:date="2020-12-28T08:57:00Z">
            <w:r w:rsidR="00135589" w:rsidRPr="00904388" w:rsidDel="00C1322F">
              <w:rPr>
                <w:rStyle w:val="Hyperlink"/>
                <w:noProof/>
              </w:rPr>
              <w:delText>Loss (or gain) of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_Toc59475546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F000304" w14:textId="5A2BFA4B" w:rsidR="00135589" w:rsidDel="00C1322F" w:rsidRDefault="00FC18C8">
          <w:pPr>
            <w:pStyle w:val="TOC2"/>
            <w:tabs>
              <w:tab w:val="right" w:leader="dot" w:pos="9350"/>
            </w:tabs>
            <w:rPr>
              <w:del w:id="519" w:author="David Conklin" w:date="2020-12-28T08:57:00Z"/>
              <w:rFonts w:eastAsiaTheme="minorEastAsia"/>
              <w:noProof/>
            </w:rPr>
          </w:pPr>
          <w:del w:id="520" w:author="David Conklin" w:date="2020-12-28T08:57:00Z">
            <w:r w:rsidDel="00C1322F">
              <w:rPr>
                <w:noProof/>
              </w:rPr>
              <w:fldChar w:fldCharType="begin"/>
            </w:r>
            <w:r w:rsidDel="00C1322F">
              <w:rPr>
                <w:noProof/>
              </w:rPr>
              <w:delInstrText xml:space="preserve"> HYPERLINK \l "_Toc59475547" </w:delInstrText>
            </w:r>
            <w:r w:rsidDel="00C1322F">
              <w:rPr>
                <w:noProof/>
              </w:rPr>
              <w:fldChar w:fldCharType="separate"/>
            </w:r>
          </w:del>
          <w:ins w:id="521" w:author="David Conklin" w:date="2021-01-07T09:39:00Z">
            <w:r w:rsidR="00E3419D">
              <w:rPr>
                <w:b/>
                <w:bCs/>
                <w:noProof/>
              </w:rPr>
              <w:t>Error! Hyperlink reference not valid.</w:t>
            </w:r>
          </w:ins>
          <w:del w:id="522" w:author="David Conklin" w:date="2020-12-28T08:57:00Z">
            <w:r w:rsidR="00135589" w:rsidRPr="00904388" w:rsidDel="00C1322F">
              <w:rPr>
                <w:rStyle w:val="Hyperlink"/>
                <w:noProof/>
              </w:rPr>
              <w:delText>Reality check</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_Toc59475547 \h </w:delInstrText>
            </w:r>
            <w:r w:rsidR="00135589" w:rsidDel="00C1322F">
              <w:rPr>
                <w:noProof/>
                <w:webHidden/>
              </w:rPr>
              <w:fldChar w:fldCharType="separate"/>
            </w:r>
            <w:r w:rsidR="00135589" w:rsidDel="00C1322F">
              <w:rPr>
                <w:noProof/>
                <w:webHidden/>
              </w:rPr>
              <w:delText>46</w:delText>
            </w:r>
            <w:r w:rsidR="00135589" w:rsidDel="00C1322F">
              <w:rPr>
                <w:noProof/>
                <w:webHidden/>
              </w:rPr>
              <w:fldChar w:fldCharType="end"/>
            </w:r>
            <w:r w:rsidDel="00C1322F">
              <w:rPr>
                <w:noProof/>
              </w:rPr>
              <w:fldChar w:fldCharType="end"/>
            </w:r>
          </w:del>
        </w:p>
        <w:p w14:paraId="0E80619C" w14:textId="51287918" w:rsidR="00135589" w:rsidDel="00C1322F" w:rsidRDefault="00FC18C8">
          <w:pPr>
            <w:pStyle w:val="TOC2"/>
            <w:tabs>
              <w:tab w:val="right" w:leader="dot" w:pos="9350"/>
            </w:tabs>
            <w:rPr>
              <w:del w:id="523" w:author="David Conklin" w:date="2020-12-28T08:57:00Z"/>
              <w:rFonts w:eastAsiaTheme="minorEastAsia"/>
              <w:noProof/>
            </w:rPr>
          </w:pPr>
          <w:del w:id="524" w:author="David Conklin" w:date="2020-12-28T08:57:00Z">
            <w:r w:rsidDel="00C1322F">
              <w:rPr>
                <w:noProof/>
              </w:rPr>
              <w:fldChar w:fldCharType="begin"/>
            </w:r>
            <w:r w:rsidDel="00C1322F">
              <w:rPr>
                <w:noProof/>
              </w:rPr>
              <w:delInstrText xml:space="preserve"> HYPERLINK \l "_Toc59475548" </w:delInstrText>
            </w:r>
            <w:r w:rsidDel="00C1322F">
              <w:rPr>
                <w:noProof/>
              </w:rPr>
              <w:fldChar w:fldCharType="separate"/>
            </w:r>
          </w:del>
          <w:ins w:id="525" w:author="David Conklin" w:date="2021-01-07T09:39:00Z">
            <w:r w:rsidR="00E3419D">
              <w:rPr>
                <w:b/>
                <w:bCs/>
                <w:noProof/>
              </w:rPr>
              <w:t>Error! Hyperlink reference not valid.</w:t>
            </w:r>
          </w:ins>
          <w:del w:id="526" w:author="David Conklin" w:date="2020-12-28T08:57:00Z">
            <w:r w:rsidR="00135589" w:rsidRPr="00904388" w:rsidDel="00C1322F">
              <w:rPr>
                <w:rStyle w:val="Hyperlink"/>
                <w:noProof/>
              </w:rPr>
              <w:delText>High Cascades Springs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_Toc59475548 \h </w:delInstrText>
            </w:r>
            <w:r w:rsidR="00135589" w:rsidDel="00C1322F">
              <w:rPr>
                <w:noProof/>
                <w:webHidden/>
              </w:rPr>
              <w:fldChar w:fldCharType="separate"/>
            </w:r>
            <w:r w:rsidR="00135589" w:rsidDel="00C1322F">
              <w:rPr>
                <w:noProof/>
                <w:webHidden/>
              </w:rPr>
              <w:delText>49</w:delText>
            </w:r>
            <w:r w:rsidR="00135589" w:rsidDel="00C1322F">
              <w:rPr>
                <w:noProof/>
                <w:webHidden/>
              </w:rPr>
              <w:fldChar w:fldCharType="end"/>
            </w:r>
            <w:r w:rsidDel="00C1322F">
              <w:rPr>
                <w:noProof/>
              </w:rPr>
              <w:fldChar w:fldCharType="end"/>
            </w:r>
          </w:del>
        </w:p>
        <w:p w14:paraId="6E2D5724" w14:textId="425D2809" w:rsidR="00135589" w:rsidDel="00C1322F" w:rsidRDefault="00FC18C8">
          <w:pPr>
            <w:pStyle w:val="TOC2"/>
            <w:tabs>
              <w:tab w:val="right" w:leader="dot" w:pos="9350"/>
            </w:tabs>
            <w:rPr>
              <w:del w:id="527" w:author="David Conklin" w:date="2020-12-28T08:57:00Z"/>
              <w:rFonts w:eastAsiaTheme="minorEastAsia"/>
              <w:noProof/>
            </w:rPr>
          </w:pPr>
          <w:del w:id="528" w:author="David Conklin" w:date="2020-12-28T08:57:00Z">
            <w:r w:rsidDel="00C1322F">
              <w:rPr>
                <w:noProof/>
              </w:rPr>
              <w:fldChar w:fldCharType="begin"/>
            </w:r>
            <w:r w:rsidDel="00C1322F">
              <w:rPr>
                <w:noProof/>
              </w:rPr>
              <w:delInstrText xml:space="preserve"> HYPERLINK \l "_Toc59475549" </w:delInstrText>
            </w:r>
            <w:r w:rsidDel="00C1322F">
              <w:rPr>
                <w:noProof/>
              </w:rPr>
              <w:fldChar w:fldCharType="separate"/>
            </w:r>
          </w:del>
          <w:ins w:id="529" w:author="David Conklin" w:date="2021-01-07T09:39:00Z">
            <w:r w:rsidR="00E3419D">
              <w:rPr>
                <w:b/>
                <w:bCs/>
                <w:noProof/>
              </w:rPr>
              <w:t>Error! Hyperlink reference not valid.</w:t>
            </w:r>
          </w:ins>
          <w:del w:id="530" w:author="David Conklin" w:date="2020-12-28T08:57:00Z">
            <w:r w:rsidR="00135589" w:rsidRPr="00904388" w:rsidDel="00C1322F">
              <w:rPr>
                <w:rStyle w:val="Hyperlink"/>
                <w:noProof/>
              </w:rPr>
              <w:delText>Calibration and simulation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_Toc59475549 \h </w:delInstrText>
            </w:r>
            <w:r w:rsidR="00135589" w:rsidDel="00C1322F">
              <w:rPr>
                <w:noProof/>
                <w:webHidden/>
              </w:rPr>
              <w:fldChar w:fldCharType="separate"/>
            </w:r>
            <w:r w:rsidR="00135589" w:rsidDel="00C1322F">
              <w:rPr>
                <w:noProof/>
                <w:webHidden/>
              </w:rPr>
              <w:delText>50</w:delText>
            </w:r>
            <w:r w:rsidR="00135589" w:rsidDel="00C1322F">
              <w:rPr>
                <w:noProof/>
                <w:webHidden/>
              </w:rPr>
              <w:fldChar w:fldCharType="end"/>
            </w:r>
            <w:r w:rsidDel="00C1322F">
              <w:rPr>
                <w:noProof/>
              </w:rPr>
              <w:fldChar w:fldCharType="end"/>
            </w:r>
          </w:del>
        </w:p>
        <w:p w14:paraId="5C74E621" w14:textId="438C3D73" w:rsidR="00135589" w:rsidDel="00C1322F" w:rsidRDefault="00FC18C8">
          <w:pPr>
            <w:pStyle w:val="TOC2"/>
            <w:tabs>
              <w:tab w:val="right" w:leader="dot" w:pos="9350"/>
            </w:tabs>
            <w:rPr>
              <w:del w:id="531" w:author="David Conklin" w:date="2020-12-28T08:57:00Z"/>
              <w:rFonts w:eastAsiaTheme="minorEastAsia"/>
              <w:noProof/>
            </w:rPr>
          </w:pPr>
          <w:del w:id="532" w:author="David Conklin" w:date="2020-12-28T08:57:00Z">
            <w:r w:rsidDel="00C1322F">
              <w:rPr>
                <w:noProof/>
              </w:rPr>
              <w:fldChar w:fldCharType="begin"/>
            </w:r>
            <w:r w:rsidDel="00C1322F">
              <w:rPr>
                <w:noProof/>
              </w:rPr>
              <w:delInstrText xml:space="preserve"> HYPERLINK \l "_Toc59475550" </w:delInstrText>
            </w:r>
            <w:r w:rsidDel="00C1322F">
              <w:rPr>
                <w:noProof/>
              </w:rPr>
              <w:fldChar w:fldCharType="separate"/>
            </w:r>
          </w:del>
          <w:ins w:id="533" w:author="David Conklin" w:date="2021-01-07T09:39:00Z">
            <w:r w:rsidR="00E3419D">
              <w:rPr>
                <w:b/>
                <w:bCs/>
                <w:noProof/>
              </w:rPr>
              <w:t>Error! Hyperlink reference not valid.</w:t>
            </w:r>
          </w:ins>
          <w:del w:id="534" w:author="David Conklin" w:date="2020-12-28T08:57:00Z">
            <w:r w:rsidR="00135589" w:rsidRPr="00904388" w:rsidDel="00C1322F">
              <w:rPr>
                <w:rStyle w:val="Hyperlink"/>
                <w:noProof/>
              </w:rPr>
              <w:delText>Analysis of locations where the model has low skill</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_Toc59475550 \h </w:delInstrText>
            </w:r>
            <w:r w:rsidR="00135589" w:rsidDel="00C1322F">
              <w:rPr>
                <w:noProof/>
                <w:webHidden/>
              </w:rPr>
              <w:fldChar w:fldCharType="separate"/>
            </w:r>
            <w:r w:rsidR="00135589" w:rsidDel="00C1322F">
              <w:rPr>
                <w:noProof/>
                <w:webHidden/>
              </w:rPr>
              <w:delText>53</w:delText>
            </w:r>
            <w:r w:rsidR="00135589" w:rsidDel="00C1322F">
              <w:rPr>
                <w:noProof/>
                <w:webHidden/>
              </w:rPr>
              <w:fldChar w:fldCharType="end"/>
            </w:r>
            <w:r w:rsidDel="00C1322F">
              <w:rPr>
                <w:noProof/>
              </w:rPr>
              <w:fldChar w:fldCharType="end"/>
            </w:r>
          </w:del>
        </w:p>
        <w:p w14:paraId="0BAD691E" w14:textId="002A1286" w:rsidR="00135589" w:rsidDel="00C1322F" w:rsidRDefault="00FC18C8">
          <w:pPr>
            <w:pStyle w:val="TOC2"/>
            <w:tabs>
              <w:tab w:val="right" w:leader="dot" w:pos="9350"/>
            </w:tabs>
            <w:rPr>
              <w:del w:id="535" w:author="David Conklin" w:date="2020-12-28T08:57:00Z"/>
              <w:rFonts w:eastAsiaTheme="minorEastAsia"/>
              <w:noProof/>
            </w:rPr>
          </w:pPr>
          <w:del w:id="536" w:author="David Conklin" w:date="2020-12-28T08:57:00Z">
            <w:r w:rsidDel="00C1322F">
              <w:rPr>
                <w:noProof/>
              </w:rPr>
              <w:fldChar w:fldCharType="begin"/>
            </w:r>
            <w:r w:rsidDel="00C1322F">
              <w:rPr>
                <w:noProof/>
              </w:rPr>
              <w:delInstrText xml:space="preserve"> HYPERLINK \l "_Toc59475551" </w:delInstrText>
            </w:r>
            <w:r w:rsidDel="00C1322F">
              <w:rPr>
                <w:noProof/>
              </w:rPr>
              <w:fldChar w:fldCharType="separate"/>
            </w:r>
          </w:del>
          <w:ins w:id="537" w:author="David Conklin" w:date="2021-01-07T09:39:00Z">
            <w:r w:rsidR="00E3419D">
              <w:rPr>
                <w:b/>
                <w:bCs/>
                <w:noProof/>
              </w:rPr>
              <w:t>Error! Hyperlink reference not valid.</w:t>
            </w:r>
          </w:ins>
          <w:del w:id="538" w:author="David Conklin" w:date="2020-12-28T08:57:00Z">
            <w:r w:rsidR="00135589" w:rsidRPr="00904388" w:rsidDel="00C1322F">
              <w:rPr>
                <w:rStyle w:val="Hyperlink"/>
                <w:noProof/>
              </w:rPr>
              <w:delText>Simulated McKenzie basin water budget</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_Toc59475551 \h </w:delInstrText>
            </w:r>
            <w:r w:rsidR="00135589" w:rsidDel="00C1322F">
              <w:rPr>
                <w:noProof/>
                <w:webHidden/>
              </w:rPr>
              <w:fldChar w:fldCharType="separate"/>
            </w:r>
            <w:r w:rsidR="00135589" w:rsidDel="00C1322F">
              <w:rPr>
                <w:noProof/>
                <w:webHidden/>
              </w:rPr>
              <w:delText>54</w:delText>
            </w:r>
            <w:r w:rsidR="00135589" w:rsidDel="00C1322F">
              <w:rPr>
                <w:noProof/>
                <w:webHidden/>
              </w:rPr>
              <w:fldChar w:fldCharType="end"/>
            </w:r>
            <w:r w:rsidDel="00C1322F">
              <w:rPr>
                <w:noProof/>
              </w:rPr>
              <w:fldChar w:fldCharType="end"/>
            </w:r>
          </w:del>
        </w:p>
        <w:p w14:paraId="16A6514F" w14:textId="72EF0F57" w:rsidR="00135589" w:rsidDel="00C1322F" w:rsidRDefault="00FC18C8">
          <w:pPr>
            <w:pStyle w:val="TOC2"/>
            <w:tabs>
              <w:tab w:val="right" w:leader="dot" w:pos="9350"/>
            </w:tabs>
            <w:rPr>
              <w:del w:id="539" w:author="David Conklin" w:date="2020-12-28T08:57:00Z"/>
              <w:rFonts w:eastAsiaTheme="minorEastAsia"/>
              <w:noProof/>
            </w:rPr>
          </w:pPr>
          <w:del w:id="540" w:author="David Conklin" w:date="2020-12-28T08:57:00Z">
            <w:r w:rsidDel="00C1322F">
              <w:rPr>
                <w:noProof/>
              </w:rPr>
              <w:fldChar w:fldCharType="begin"/>
            </w:r>
            <w:r w:rsidDel="00C1322F">
              <w:rPr>
                <w:noProof/>
              </w:rPr>
              <w:delInstrText xml:space="preserve"> HYPERLINK \l "_Toc59475552" </w:delInstrText>
            </w:r>
            <w:r w:rsidDel="00C1322F">
              <w:rPr>
                <w:noProof/>
              </w:rPr>
              <w:fldChar w:fldCharType="separate"/>
            </w:r>
          </w:del>
          <w:ins w:id="541" w:author="David Conklin" w:date="2021-01-07T09:39:00Z">
            <w:r w:rsidR="00E3419D">
              <w:rPr>
                <w:b/>
                <w:bCs/>
                <w:noProof/>
              </w:rPr>
              <w:t>Error! Hyperlink reference not valid.</w:t>
            </w:r>
          </w:ins>
          <w:del w:id="542" w:author="David Conklin" w:date="2020-12-28T08:57:00Z">
            <w:r w:rsidR="00135589" w:rsidRPr="00904388" w:rsidDel="00C1322F">
              <w:rPr>
                <w:rStyle w:val="Hyperlink"/>
                <w:noProof/>
              </w:rPr>
              <w:delText>Clackamas wetlands v. McKenzie wetlands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_Toc59475552 \h </w:delInstrText>
            </w:r>
            <w:r w:rsidR="00135589" w:rsidDel="00C1322F">
              <w:rPr>
                <w:noProof/>
                <w:webHidden/>
              </w:rPr>
              <w:fldChar w:fldCharType="separate"/>
            </w:r>
            <w:r w:rsidR="00135589" w:rsidDel="00C1322F">
              <w:rPr>
                <w:noProof/>
                <w:webHidden/>
              </w:rPr>
              <w:delText>56</w:delText>
            </w:r>
            <w:r w:rsidR="00135589" w:rsidDel="00C1322F">
              <w:rPr>
                <w:noProof/>
                <w:webHidden/>
              </w:rPr>
              <w:fldChar w:fldCharType="end"/>
            </w:r>
            <w:r w:rsidDel="00C1322F">
              <w:rPr>
                <w:noProof/>
              </w:rPr>
              <w:fldChar w:fldCharType="end"/>
            </w:r>
          </w:del>
        </w:p>
        <w:p w14:paraId="0589FA07" w14:textId="39F14EA9" w:rsidR="00135589" w:rsidDel="00C1322F" w:rsidRDefault="00FC18C8">
          <w:pPr>
            <w:pStyle w:val="TOC1"/>
            <w:tabs>
              <w:tab w:val="right" w:leader="dot" w:pos="9350"/>
            </w:tabs>
            <w:rPr>
              <w:del w:id="543" w:author="David Conklin" w:date="2020-12-28T08:57:00Z"/>
              <w:rFonts w:eastAsiaTheme="minorEastAsia"/>
              <w:noProof/>
            </w:rPr>
          </w:pPr>
          <w:del w:id="544" w:author="David Conklin" w:date="2020-12-28T08:57:00Z">
            <w:r w:rsidDel="00C1322F">
              <w:rPr>
                <w:noProof/>
              </w:rPr>
              <w:fldChar w:fldCharType="begin"/>
            </w:r>
            <w:r w:rsidDel="00C1322F">
              <w:rPr>
                <w:noProof/>
              </w:rPr>
              <w:delInstrText xml:space="preserve"> HYPERLINK \l "_Toc59475553" </w:delInstrText>
            </w:r>
            <w:r w:rsidDel="00C1322F">
              <w:rPr>
                <w:noProof/>
              </w:rPr>
              <w:fldChar w:fldCharType="separate"/>
            </w:r>
          </w:del>
          <w:ins w:id="545" w:author="David Conklin" w:date="2021-01-07T09:39:00Z">
            <w:r w:rsidR="00E3419D">
              <w:rPr>
                <w:b/>
                <w:bCs/>
                <w:noProof/>
              </w:rPr>
              <w:t>Error! Hyperlink reference not valid.</w:t>
            </w:r>
          </w:ins>
          <w:del w:id="546" w:author="David Conklin" w:date="2020-12-28T08:57:00Z">
            <w:r w:rsidR="00135589" w:rsidRPr="00904388" w:rsidDel="00C1322F">
              <w:rPr>
                <w:rStyle w:val="Hyperlink"/>
                <w:noProof/>
              </w:rPr>
              <w:delText>The Clackamas Basin</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_Toc59475553 \h </w:delInstrText>
            </w:r>
            <w:r w:rsidR="00135589" w:rsidDel="00C1322F">
              <w:rPr>
                <w:noProof/>
                <w:webHidden/>
              </w:rPr>
              <w:fldChar w:fldCharType="separate"/>
            </w:r>
            <w:r w:rsidR="00135589" w:rsidDel="00C1322F">
              <w:rPr>
                <w:noProof/>
                <w:webHidden/>
              </w:rPr>
              <w:delText>57</w:delText>
            </w:r>
            <w:r w:rsidR="00135589" w:rsidDel="00C1322F">
              <w:rPr>
                <w:noProof/>
                <w:webHidden/>
              </w:rPr>
              <w:fldChar w:fldCharType="end"/>
            </w:r>
            <w:r w:rsidDel="00C1322F">
              <w:rPr>
                <w:noProof/>
              </w:rPr>
              <w:fldChar w:fldCharType="end"/>
            </w:r>
          </w:del>
        </w:p>
        <w:p w14:paraId="1949861C" w14:textId="76AEE8FF" w:rsidR="00135589" w:rsidDel="00C1322F" w:rsidRDefault="00FC18C8">
          <w:pPr>
            <w:pStyle w:val="TOC1"/>
            <w:tabs>
              <w:tab w:val="right" w:leader="dot" w:pos="9350"/>
            </w:tabs>
            <w:rPr>
              <w:del w:id="547" w:author="David Conklin" w:date="2020-12-28T08:57:00Z"/>
              <w:rFonts w:eastAsiaTheme="minorEastAsia"/>
              <w:noProof/>
            </w:rPr>
          </w:pPr>
          <w:del w:id="548" w:author="David Conklin" w:date="2020-12-28T08:57:00Z">
            <w:r w:rsidDel="00C1322F">
              <w:rPr>
                <w:noProof/>
              </w:rPr>
              <w:fldChar w:fldCharType="begin"/>
            </w:r>
            <w:r w:rsidDel="00C1322F">
              <w:rPr>
                <w:noProof/>
              </w:rPr>
              <w:delInstrText xml:space="preserve"> HYPERLINK \l "_Toc59475554" </w:delInstrText>
            </w:r>
            <w:r w:rsidDel="00C1322F">
              <w:rPr>
                <w:noProof/>
              </w:rPr>
              <w:fldChar w:fldCharType="separate"/>
            </w:r>
          </w:del>
          <w:ins w:id="549" w:author="David Conklin" w:date="2021-01-07T09:39:00Z">
            <w:r w:rsidR="00E3419D">
              <w:rPr>
                <w:b/>
                <w:bCs/>
                <w:noProof/>
              </w:rPr>
              <w:t>Error! Hyperlink reference not valid.</w:t>
            </w:r>
          </w:ins>
          <w:del w:id="550" w:author="David Conklin" w:date="2020-12-28T08:57:00Z">
            <w:r w:rsidR="00135589" w:rsidRPr="00904388" w:rsidDel="00C1322F">
              <w:rPr>
                <w:rStyle w:val="Hyperlink"/>
                <w:noProof/>
              </w:rPr>
              <w:delText>Directory structure and file names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_Toc59475554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34AA900D" w14:textId="7D84E593" w:rsidR="00135589" w:rsidDel="00C1322F" w:rsidRDefault="00FC18C8">
          <w:pPr>
            <w:pStyle w:val="TOC1"/>
            <w:tabs>
              <w:tab w:val="right" w:leader="dot" w:pos="9350"/>
            </w:tabs>
            <w:rPr>
              <w:del w:id="551" w:author="David Conklin" w:date="2020-12-28T08:57:00Z"/>
              <w:rFonts w:eastAsiaTheme="minorEastAsia"/>
              <w:noProof/>
            </w:rPr>
          </w:pPr>
          <w:del w:id="552" w:author="David Conklin" w:date="2020-12-28T08:57:00Z">
            <w:r w:rsidDel="00C1322F">
              <w:rPr>
                <w:noProof/>
              </w:rPr>
              <w:fldChar w:fldCharType="begin"/>
            </w:r>
            <w:r w:rsidDel="00C1322F">
              <w:rPr>
                <w:noProof/>
              </w:rPr>
              <w:delInstrText xml:space="preserve"> HYPERLINK \l "_Toc59475555" </w:delInstrText>
            </w:r>
            <w:r w:rsidDel="00C1322F">
              <w:rPr>
                <w:noProof/>
              </w:rPr>
              <w:fldChar w:fldCharType="separate"/>
            </w:r>
          </w:del>
          <w:ins w:id="553" w:author="David Conklin" w:date="2021-01-07T09:39:00Z">
            <w:r w:rsidR="00E3419D">
              <w:rPr>
                <w:b/>
                <w:bCs/>
                <w:noProof/>
              </w:rPr>
              <w:t>Error! Hyperlink reference not valid.</w:t>
            </w:r>
          </w:ins>
          <w:del w:id="554" w:author="David Conklin" w:date="2020-12-28T08:57:00Z">
            <w:r w:rsidR="00135589" w:rsidRPr="00904388" w:rsidDel="00C1322F">
              <w:rPr>
                <w:rStyle w:val="Hyperlink"/>
                <w:noProof/>
              </w:rPr>
              <w:delText>Release Log</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_Toc59475555 \h </w:delInstrText>
            </w:r>
            <w:r w:rsidR="00135589" w:rsidDel="00C1322F">
              <w:rPr>
                <w:noProof/>
                <w:webHidden/>
              </w:rPr>
              <w:fldChar w:fldCharType="separate"/>
            </w:r>
            <w:r w:rsidR="00135589" w:rsidDel="00C1322F">
              <w:rPr>
                <w:noProof/>
                <w:webHidden/>
              </w:rPr>
              <w:delText>58</w:delText>
            </w:r>
            <w:r w:rsidR="00135589" w:rsidDel="00C1322F">
              <w:rPr>
                <w:noProof/>
                <w:webHidden/>
              </w:rPr>
              <w:fldChar w:fldCharType="end"/>
            </w:r>
            <w:r w:rsidDel="00C1322F">
              <w:rPr>
                <w:noProof/>
              </w:rPr>
              <w:fldChar w:fldCharType="end"/>
            </w:r>
          </w:del>
        </w:p>
        <w:p w14:paraId="0E651F30" w14:textId="308F75C7" w:rsidR="00135589" w:rsidDel="00C1322F" w:rsidRDefault="00FC18C8">
          <w:pPr>
            <w:pStyle w:val="TOC1"/>
            <w:tabs>
              <w:tab w:val="right" w:leader="dot" w:pos="9350"/>
            </w:tabs>
            <w:rPr>
              <w:del w:id="555" w:author="David Conklin" w:date="2020-12-28T08:57:00Z"/>
              <w:rFonts w:eastAsiaTheme="minorEastAsia"/>
              <w:noProof/>
            </w:rPr>
          </w:pPr>
          <w:del w:id="556" w:author="David Conklin" w:date="2020-12-28T08:57:00Z">
            <w:r w:rsidDel="00C1322F">
              <w:rPr>
                <w:noProof/>
              </w:rPr>
              <w:fldChar w:fldCharType="begin"/>
            </w:r>
            <w:r w:rsidDel="00C1322F">
              <w:rPr>
                <w:noProof/>
              </w:rPr>
              <w:delInstrText xml:space="preserve"> HYPERLINK \l "_Toc59475556" </w:delInstrText>
            </w:r>
            <w:r w:rsidDel="00C1322F">
              <w:rPr>
                <w:noProof/>
              </w:rPr>
              <w:fldChar w:fldCharType="separate"/>
            </w:r>
          </w:del>
          <w:ins w:id="557" w:author="David Conklin" w:date="2021-01-07T09:39:00Z">
            <w:r w:rsidR="00E3419D">
              <w:rPr>
                <w:b/>
                <w:bCs/>
                <w:noProof/>
              </w:rPr>
              <w:t>Error! Hyperlink reference not valid.</w:t>
            </w:r>
          </w:ins>
          <w:del w:id="558" w:author="David Conklin" w:date="2020-12-28T08:57:00Z">
            <w:r w:rsidR="00135589" w:rsidRPr="00904388" w:rsidDel="00C1322F">
              <w:rPr>
                <w:rStyle w:val="Hyperlink"/>
                <w:noProof/>
              </w:rPr>
              <w:delText>References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_Toc59475556 \h </w:delInstrText>
            </w:r>
            <w:r w:rsidR="00135589" w:rsidDel="00C1322F">
              <w:rPr>
                <w:noProof/>
                <w:webHidden/>
              </w:rPr>
              <w:fldChar w:fldCharType="separate"/>
            </w:r>
            <w:r w:rsidR="00135589" w:rsidDel="00C1322F">
              <w:rPr>
                <w:noProof/>
                <w:webHidden/>
              </w:rPr>
              <w:delText>61</w:delText>
            </w:r>
            <w:r w:rsidR="00135589" w:rsidDel="00C1322F">
              <w:rPr>
                <w:noProof/>
                <w:webHidden/>
              </w:rPr>
              <w:fldChar w:fldCharType="end"/>
            </w:r>
            <w:r w:rsidDel="00C1322F">
              <w:rPr>
                <w:noProof/>
              </w:rPr>
              <w:fldChar w:fldCharType="end"/>
            </w:r>
          </w:del>
        </w:p>
        <w:p w14:paraId="586A2D75" w14:textId="20D6E8CA" w:rsidR="00135589" w:rsidDel="00C1322F" w:rsidRDefault="00FC18C8">
          <w:pPr>
            <w:pStyle w:val="TOC1"/>
            <w:tabs>
              <w:tab w:val="right" w:leader="dot" w:pos="9350"/>
            </w:tabs>
            <w:rPr>
              <w:del w:id="559" w:author="David Conklin" w:date="2020-12-28T08:57:00Z"/>
              <w:rFonts w:eastAsiaTheme="minorEastAsia"/>
              <w:noProof/>
            </w:rPr>
          </w:pPr>
          <w:del w:id="560" w:author="David Conklin" w:date="2020-12-28T08:57:00Z">
            <w:r w:rsidDel="00C1322F">
              <w:rPr>
                <w:noProof/>
              </w:rPr>
              <w:fldChar w:fldCharType="begin"/>
            </w:r>
            <w:r w:rsidDel="00C1322F">
              <w:rPr>
                <w:noProof/>
              </w:rPr>
              <w:delInstrText xml:space="preserve"> HYPERLINK \l "_Toc59475557" </w:delInstrText>
            </w:r>
            <w:r w:rsidDel="00C1322F">
              <w:rPr>
                <w:noProof/>
              </w:rPr>
              <w:fldChar w:fldCharType="separate"/>
            </w:r>
          </w:del>
          <w:ins w:id="561" w:author="David Conklin" w:date="2021-01-07T09:39:00Z">
            <w:r w:rsidR="00E3419D">
              <w:rPr>
                <w:b/>
                <w:bCs/>
                <w:noProof/>
              </w:rPr>
              <w:t>Error! Hyperlink reference not valid.</w:t>
            </w:r>
          </w:ins>
          <w:del w:id="562" w:author="David Conklin" w:date="2020-12-28T08:57:00Z">
            <w:r w:rsidR="00135589" w:rsidRPr="00904388" w:rsidDel="00C1322F">
              <w:rPr>
                <w:rStyle w:val="Hyperlink"/>
                <w:noProof/>
              </w:rPr>
              <w:delText>Acronyms and Abbreviations</w:delText>
            </w:r>
            <w:r w:rsidR="00135589" w:rsidDel="00C1322F">
              <w:rPr>
                <w:noProof/>
                <w:webHidden/>
              </w:rPr>
              <w:tab/>
            </w:r>
            <w:r w:rsidR="00135589" w:rsidDel="00C1322F">
              <w:rPr>
                <w:noProof/>
                <w:webHidden/>
              </w:rPr>
              <w:fldChar w:fldCharType="begin"/>
            </w:r>
            <w:r w:rsidR="00135589" w:rsidDel="00C1322F">
              <w:rPr>
                <w:noProof/>
                <w:webHidden/>
              </w:rPr>
              <w:delInstrText xml:space="preserve"> PAGEREF _Toc59475557 \h </w:delInstrText>
            </w:r>
            <w:r w:rsidR="00135589" w:rsidDel="00C1322F">
              <w:rPr>
                <w:noProof/>
                <w:webHidden/>
              </w:rPr>
              <w:fldChar w:fldCharType="separate"/>
            </w:r>
            <w:r w:rsidR="00135589" w:rsidDel="00C1322F">
              <w:rPr>
                <w:noProof/>
                <w:webHidden/>
              </w:rPr>
              <w:delText>62</w:delText>
            </w:r>
            <w:r w:rsidR="00135589" w:rsidDel="00C1322F">
              <w:rPr>
                <w:noProof/>
                <w:webHidden/>
              </w:rPr>
              <w:fldChar w:fldCharType="end"/>
            </w:r>
            <w:r w:rsidDel="00C1322F">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29B0F62"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B7410E">
        <w:fldChar w:fldCharType="begin"/>
      </w:r>
      <w:r w:rsidR="00B7410E">
        <w:instrText xml:space="preserve"> HYPERLINK \l "_Toc53219833" </w:instrText>
      </w:r>
      <w:r w:rsidR="00B7410E">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63" w:author="David Conklin" w:date="2021-01-04T16:42:00Z">
        <w:r w:rsidR="006F0CBC">
          <w:rPr>
            <w:noProof/>
            <w:webHidden/>
          </w:rPr>
          <w:t>9</w:t>
        </w:r>
      </w:ins>
      <w:del w:id="564" w:author="David Conklin" w:date="2021-01-04T16:40:00Z">
        <w:r w:rsidR="00D24E1A" w:rsidDel="006F0CBC">
          <w:rPr>
            <w:noProof/>
            <w:webHidden/>
          </w:rPr>
          <w:delText>7</w:delText>
        </w:r>
      </w:del>
      <w:r w:rsidR="006A13B7">
        <w:rPr>
          <w:noProof/>
          <w:webHidden/>
        </w:rPr>
        <w:fldChar w:fldCharType="end"/>
      </w:r>
      <w:r w:rsidR="00B7410E">
        <w:rPr>
          <w:noProof/>
        </w:rPr>
        <w:fldChar w:fldCharType="end"/>
      </w:r>
    </w:p>
    <w:p w14:paraId="4268C92E" w14:textId="25961B10" w:rsidR="006A13B7" w:rsidRDefault="00B7410E">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65" w:author="David Conklin" w:date="2021-01-04T16:42:00Z">
        <w:r w:rsidR="006F0CBC">
          <w:rPr>
            <w:noProof/>
            <w:webHidden/>
          </w:rPr>
          <w:t>10</w:t>
        </w:r>
      </w:ins>
      <w:del w:id="566" w:author="David Conklin" w:date="2021-01-04T16:40:00Z">
        <w:r w:rsidR="00D24E1A" w:rsidDel="006F0CBC">
          <w:rPr>
            <w:noProof/>
            <w:webHidden/>
          </w:rPr>
          <w:delText>8</w:delText>
        </w:r>
      </w:del>
      <w:r w:rsidR="006A13B7">
        <w:rPr>
          <w:noProof/>
          <w:webHidden/>
        </w:rPr>
        <w:fldChar w:fldCharType="end"/>
      </w:r>
      <w:r>
        <w:rPr>
          <w:noProof/>
        </w:rPr>
        <w:fldChar w:fldCharType="end"/>
      </w:r>
    </w:p>
    <w:p w14:paraId="48FAB7CA" w14:textId="2B587F6A" w:rsidR="006A13B7" w:rsidRDefault="00B7410E">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67" w:author="David Conklin" w:date="2021-01-04T16:42:00Z">
        <w:r w:rsidR="006F0CBC">
          <w:rPr>
            <w:noProof/>
            <w:webHidden/>
          </w:rPr>
          <w:t>11</w:t>
        </w:r>
      </w:ins>
      <w:del w:id="568" w:author="David Conklin" w:date="2021-01-04T16:40:00Z">
        <w:r w:rsidR="00D24E1A" w:rsidDel="006F0CBC">
          <w:rPr>
            <w:noProof/>
            <w:webHidden/>
          </w:rPr>
          <w:delText>9</w:delText>
        </w:r>
      </w:del>
      <w:r w:rsidR="006A13B7">
        <w:rPr>
          <w:noProof/>
          <w:webHidden/>
        </w:rPr>
        <w:fldChar w:fldCharType="end"/>
      </w:r>
      <w:r>
        <w:rPr>
          <w:noProof/>
        </w:rPr>
        <w:fldChar w:fldCharType="end"/>
      </w:r>
    </w:p>
    <w:p w14:paraId="556989A9" w14:textId="52E8A219" w:rsidR="006A13B7" w:rsidRDefault="00B7410E">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69" w:author="David Conklin" w:date="2021-01-04T16:42:00Z">
        <w:r w:rsidR="006F0CBC">
          <w:rPr>
            <w:noProof/>
            <w:webHidden/>
          </w:rPr>
          <w:t>12</w:t>
        </w:r>
      </w:ins>
      <w:del w:id="570" w:author="David Conklin" w:date="2021-01-04T16:40:00Z">
        <w:r w:rsidR="00D24E1A" w:rsidDel="006F0CBC">
          <w:rPr>
            <w:noProof/>
            <w:webHidden/>
          </w:rPr>
          <w:delText>10</w:delText>
        </w:r>
      </w:del>
      <w:r w:rsidR="006A13B7">
        <w:rPr>
          <w:noProof/>
          <w:webHidden/>
        </w:rPr>
        <w:fldChar w:fldCharType="end"/>
      </w:r>
      <w:r>
        <w:rPr>
          <w:noProof/>
        </w:rPr>
        <w:fldChar w:fldCharType="end"/>
      </w:r>
    </w:p>
    <w:p w14:paraId="4CD30AF6" w14:textId="1B98A9F6" w:rsidR="006A13B7" w:rsidRDefault="00B7410E">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71" w:author="David Conklin" w:date="2021-01-04T16:42:00Z">
        <w:r w:rsidR="006F0CBC">
          <w:rPr>
            <w:noProof/>
            <w:webHidden/>
          </w:rPr>
          <w:t>13</w:t>
        </w:r>
      </w:ins>
      <w:del w:id="572" w:author="David Conklin" w:date="2021-01-04T16:40:00Z">
        <w:r w:rsidR="00D24E1A" w:rsidDel="006F0CBC">
          <w:rPr>
            <w:noProof/>
            <w:webHidden/>
          </w:rPr>
          <w:delText>11</w:delText>
        </w:r>
      </w:del>
      <w:r w:rsidR="006A13B7">
        <w:rPr>
          <w:noProof/>
          <w:webHidden/>
        </w:rPr>
        <w:fldChar w:fldCharType="end"/>
      </w:r>
      <w:r>
        <w:rPr>
          <w:noProof/>
        </w:rPr>
        <w:fldChar w:fldCharType="end"/>
      </w:r>
    </w:p>
    <w:p w14:paraId="57584ECA" w14:textId="526EC041" w:rsidR="006A13B7" w:rsidRDefault="00B7410E">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73" w:author="David Conklin" w:date="2021-01-04T16:42:00Z">
        <w:r w:rsidR="006F0CBC">
          <w:rPr>
            <w:noProof/>
            <w:webHidden/>
          </w:rPr>
          <w:t>37</w:t>
        </w:r>
      </w:ins>
      <w:del w:id="574" w:author="David Conklin" w:date="2021-01-04T16:40:00Z">
        <w:r w:rsidR="00D24E1A" w:rsidDel="006F0CBC">
          <w:rPr>
            <w:noProof/>
            <w:webHidden/>
          </w:rPr>
          <w:delText>35</w:delText>
        </w:r>
      </w:del>
      <w:r w:rsidR="006A13B7">
        <w:rPr>
          <w:noProof/>
          <w:webHidden/>
        </w:rPr>
        <w:fldChar w:fldCharType="end"/>
      </w:r>
      <w:r>
        <w:rPr>
          <w:noProof/>
        </w:rPr>
        <w:fldChar w:fldCharType="end"/>
      </w:r>
    </w:p>
    <w:p w14:paraId="71D389E6" w14:textId="0BA53578" w:rsidR="006A13B7" w:rsidRDefault="00B7410E">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75" w:author="David Conklin" w:date="2021-01-04T16:42:00Z">
        <w:r w:rsidR="006F0CBC">
          <w:rPr>
            <w:noProof/>
            <w:webHidden/>
          </w:rPr>
          <w:t>39</w:t>
        </w:r>
      </w:ins>
      <w:del w:id="576" w:author="David Conklin" w:date="2021-01-04T16:40:00Z">
        <w:r w:rsidR="00D24E1A" w:rsidDel="006F0CBC">
          <w:rPr>
            <w:noProof/>
            <w:webHidden/>
          </w:rPr>
          <w:delText>37</w:delText>
        </w:r>
      </w:del>
      <w:r w:rsidR="006A13B7">
        <w:rPr>
          <w:noProof/>
          <w:webHidden/>
        </w:rPr>
        <w:fldChar w:fldCharType="end"/>
      </w:r>
      <w:r>
        <w:rPr>
          <w:noProof/>
        </w:rPr>
        <w:fldChar w:fldCharType="end"/>
      </w:r>
    </w:p>
    <w:p w14:paraId="5B5E39AF" w14:textId="2AAAB85A" w:rsidR="006A13B7" w:rsidRDefault="00B7410E">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77" w:author="David Conklin" w:date="2021-01-04T16:42:00Z">
        <w:r w:rsidR="006F0CBC">
          <w:rPr>
            <w:noProof/>
            <w:webHidden/>
          </w:rPr>
          <w:t>40</w:t>
        </w:r>
      </w:ins>
      <w:del w:id="578" w:author="David Conklin" w:date="2021-01-04T16:40:00Z">
        <w:r w:rsidR="00D24E1A" w:rsidDel="006F0CBC">
          <w:rPr>
            <w:noProof/>
            <w:webHidden/>
          </w:rPr>
          <w:delText>38</w:delText>
        </w:r>
      </w:del>
      <w:r w:rsidR="006A13B7">
        <w:rPr>
          <w:noProof/>
          <w:webHidden/>
        </w:rPr>
        <w:fldChar w:fldCharType="end"/>
      </w:r>
      <w:r>
        <w:rPr>
          <w:noProof/>
        </w:rPr>
        <w:fldChar w:fldCharType="end"/>
      </w:r>
    </w:p>
    <w:p w14:paraId="48D7D59A" w14:textId="2B0BF577" w:rsidR="006A13B7" w:rsidRDefault="00B7410E">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79" w:author="David Conklin" w:date="2021-01-04T16:42:00Z">
        <w:r w:rsidR="006F0CBC">
          <w:rPr>
            <w:noProof/>
            <w:webHidden/>
          </w:rPr>
          <w:t>55</w:t>
        </w:r>
      </w:ins>
      <w:del w:id="580" w:author="David Conklin" w:date="2021-01-04T16:40:00Z">
        <w:r w:rsidR="00D24E1A" w:rsidDel="006F0CBC">
          <w:rPr>
            <w:noProof/>
            <w:webHidden/>
          </w:rPr>
          <w:delText>53</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81" w:name="_Toc60904767"/>
      <w:r>
        <w:lastRenderedPageBreak/>
        <w:t>What is a digital handbook?</w:t>
      </w:r>
      <w:bookmarkEnd w:id="58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82" w:name="_Toc60904768"/>
      <w:r>
        <w:t>CW3M c</w:t>
      </w:r>
      <w:r w:rsidR="00C70B81">
        <w:t>oncept</w:t>
      </w:r>
      <w:bookmarkEnd w:id="582"/>
      <w:r>
        <w:t xml:space="preserve"> </w:t>
      </w:r>
    </w:p>
    <w:p w14:paraId="7E41CEB8" w14:textId="77777777" w:rsidR="000D6396" w:rsidRDefault="000D6396" w:rsidP="00A43D30"/>
    <w:p w14:paraId="3DA45CFC" w14:textId="77777777" w:rsidR="000D6396" w:rsidRDefault="00C46F0A" w:rsidP="00C46F0A">
      <w:pPr>
        <w:pStyle w:val="Heading2"/>
      </w:pPr>
      <w:bookmarkStart w:id="583" w:name="_Toc60904769"/>
      <w:r>
        <w:t>A different kind of community model</w:t>
      </w:r>
      <w:bookmarkEnd w:id="58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84" w:name="_Toc60904770"/>
      <w:r>
        <w:t>What CW3M is for</w:t>
      </w:r>
      <w:bookmarkEnd w:id="58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85" w:name="_Toc60904771"/>
      <w:r>
        <w:lastRenderedPageBreak/>
        <w:t>Management and maintenance</w:t>
      </w:r>
      <w:bookmarkEnd w:id="58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86" w:name="_Toc60904772"/>
      <w:r>
        <w:t xml:space="preserve">CW3M – A </w:t>
      </w:r>
      <w:r w:rsidR="007E0920">
        <w:t>“</w:t>
      </w:r>
      <w:r>
        <w:t>first principles</w:t>
      </w:r>
      <w:r w:rsidR="007E0920">
        <w:t>”</w:t>
      </w:r>
      <w:r>
        <w:t xml:space="preserve"> model with tuning knobs</w:t>
      </w:r>
      <w:bookmarkEnd w:id="58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587" w:name="_Toc60904773"/>
      <w:r>
        <w:t>The tuning knobs</w:t>
      </w:r>
      <w:bookmarkEnd w:id="587"/>
    </w:p>
    <w:p w14:paraId="357A9712" w14:textId="3B026DD3" w:rsidR="00CF4F65" w:rsidRDefault="00CF4F65" w:rsidP="00CF4F65"/>
    <w:p w14:paraId="386F14D4" w14:textId="7E6DF33D" w:rsidR="00227342" w:rsidRDefault="00CF4F65" w:rsidP="00872B5B">
      <w:pPr>
        <w:pStyle w:val="Heading2"/>
      </w:pPr>
      <w:bookmarkStart w:id="588" w:name="_Toc60904774"/>
      <w:r>
        <w:t xml:space="preserve">ET_MULT </w:t>
      </w:r>
      <w:r w:rsidR="00227342">
        <w:t>– forest evapotranspiration</w:t>
      </w:r>
      <w:bookmarkEnd w:id="58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589" w:name="_Toc60904775"/>
      <w:r>
        <w:t>SOLAR_RADIATION_MULTIPLIER – reservoir insolation</w:t>
      </w:r>
      <w:bookmarkEnd w:id="58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590" w:name="_Toc60904776"/>
      <w:r>
        <w:t>FLOW_CMS – Discharge from High Cascade springs</w:t>
      </w:r>
      <w:bookmarkEnd w:id="59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591" w:name="_Toc60904777"/>
      <w:r>
        <w:t>Study areas</w:t>
      </w:r>
      <w:bookmarkEnd w:id="59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lastRenderedPageBreak/>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92" w:name="_Toc60904778"/>
      <w:r>
        <w:t>Data</w:t>
      </w:r>
      <w:r w:rsidR="00A92F06">
        <w:t>CW3M</w:t>
      </w:r>
      <w:r>
        <w:t xml:space="preserve"> directory structure</w:t>
      </w:r>
      <w:bookmarkEnd w:id="592"/>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93" w:name="_Toc60904779"/>
      <w:r>
        <w:t>DataCW3M\ScenarioData directory structure</w:t>
      </w:r>
      <w:bookmarkEnd w:id="59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lastRenderedPageBreak/>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94" w:name="_Toc60904780"/>
      <w:r>
        <w:t>DataCW3M\ScenarioData\&lt;scenario&gt; folder contents</w:t>
      </w:r>
      <w:bookmarkEnd w:id="59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95" w:name="_Toc60904781"/>
      <w:r>
        <w:t>DataCW3M\&lt;study area&gt; folder contents</w:t>
      </w:r>
      <w:bookmarkEnd w:id="59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596" w:name="_Ref529607484"/>
      <w:bookmarkStart w:id="59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596"/>
      <w:r>
        <w:t xml:space="preserve">. Willamette River basin study area; embedded study areas are </w:t>
      </w:r>
      <w:r w:rsidR="0005603B">
        <w:t>colored</w:t>
      </w:r>
      <w:r w:rsidR="0097392C">
        <w:t xml:space="preserve"> other than gray.  The 2 lighter blues together make up the upper Willamette basin study area.</w:t>
      </w:r>
      <w:bookmarkEnd w:id="59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598" w:name="_Ref529607514"/>
      <w:bookmarkStart w:id="59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598"/>
      <w:r>
        <w:t>. Tualatin basin study area; Chicken Creek watershed is highlighted.</w:t>
      </w:r>
      <w:bookmarkEnd w:id="59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600" w:name="_Ref529607587"/>
      <w:bookmarkStart w:id="60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600"/>
      <w:r>
        <w:t>. North Santiam watershed study area.</w:t>
      </w:r>
      <w:bookmarkEnd w:id="60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602" w:name="_Ref529607628"/>
      <w:bookmarkStart w:id="60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602"/>
      <w:r>
        <w:t>. Upper Willamette study area.</w:t>
      </w:r>
      <w:bookmarkEnd w:id="60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604" w:name="_Ref529611388"/>
      <w:bookmarkStart w:id="60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604"/>
      <w:r>
        <w:t>. Chicken Creek watershed study area.</w:t>
      </w:r>
      <w:bookmarkEnd w:id="60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6" w:name="_Toc60904782"/>
      <w:r>
        <w:t>Calendar conventions</w:t>
      </w:r>
      <w:bookmarkEnd w:id="60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7" w:name="_Toc60904783"/>
      <w:r>
        <w:t>Water years</w:t>
      </w:r>
      <w:bookmarkEnd w:id="60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8" w:name="_Toc60904784"/>
      <w:r>
        <w:t>Climate data</w:t>
      </w:r>
      <w:bookmarkEnd w:id="608"/>
    </w:p>
    <w:p w14:paraId="4E201698" w14:textId="77777777" w:rsidR="00CB152A" w:rsidRPr="00A06758" w:rsidRDefault="00CB152A" w:rsidP="00A06758"/>
    <w:p w14:paraId="400F9551" w14:textId="77777777" w:rsidR="00CB152A" w:rsidRDefault="00CB152A" w:rsidP="00CB152A">
      <w:pPr>
        <w:pStyle w:val="Heading2"/>
      </w:pPr>
      <w:bookmarkStart w:id="609" w:name="_Toc2858729"/>
      <w:bookmarkStart w:id="610" w:name="_Toc60904785"/>
      <w:r>
        <w:t>Numbered climate scenarios in the model</w:t>
      </w:r>
      <w:bookmarkEnd w:id="609"/>
      <w:bookmarkEnd w:id="610"/>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1" w:name="_Ref6032062"/>
      <w:bookmarkStart w:id="612" w:name="_Ref6033311"/>
      <w:bookmarkStart w:id="613" w:name="_Toc6121576"/>
      <w:r>
        <w:t xml:space="preserve">Table </w:t>
      </w:r>
      <w:bookmarkEnd w:id="611"/>
      <w:r>
        <w:t>1. Numbered climate scenarios</w:t>
      </w:r>
      <w:bookmarkEnd w:id="612"/>
      <w:bookmarkEnd w:id="61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34FDCA67"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4" w:name="_Toc7759621"/>
      <w:bookmarkStart w:id="615" w:name="_Toc60904786"/>
      <w:r>
        <w:t>Monthly and seasonal weather data</w:t>
      </w:r>
      <w:bookmarkEnd w:id="614"/>
      <w:bookmarkEnd w:id="61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6" w:name="_Toc60904787"/>
      <w:r>
        <w:t>Climate data grid</w:t>
      </w:r>
      <w:r w:rsidR="009F132A">
        <w:t>s</w:t>
      </w:r>
      <w:bookmarkEnd w:id="6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7" w:name="_Toc60904788"/>
      <w:r>
        <w:t>The WW2100 climate grid</w:t>
      </w:r>
      <w:bookmarkEnd w:id="6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8" w:name="_Toc60904789"/>
      <w:r>
        <w:t>The v2 climate grid</w:t>
      </w:r>
      <w:bookmarkEnd w:id="6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9" w:name="_Toc60904790"/>
      <w:r>
        <w:t>How climate data is looked up</w:t>
      </w:r>
      <w:bookmarkEnd w:id="6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20" w:name="_Toc60904791"/>
      <w:r>
        <w:t>What is in a climate dataset</w:t>
      </w:r>
      <w:bookmarkEnd w:id="6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1" w:name="_Toc60904792"/>
      <w:r>
        <w:t>Water rights</w:t>
      </w:r>
      <w:bookmarkEnd w:id="621"/>
    </w:p>
    <w:p w14:paraId="7ECEE8A5" w14:textId="77777777" w:rsidR="00D35AF7" w:rsidRDefault="00D35AF7" w:rsidP="00D35AF7">
      <w:pPr>
        <w:pStyle w:val="Heading2"/>
      </w:pPr>
      <w:bookmarkStart w:id="622" w:name="_Toc60904793"/>
      <w:r>
        <w:t>Water rights data</w:t>
      </w:r>
      <w:bookmarkEnd w:id="62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3" w:name="_Toc60904794"/>
      <w:r>
        <w:t>The wr_pods.csv file</w:t>
      </w:r>
      <w:bookmarkEnd w:id="6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4" w:name="_Toc60904795"/>
      <w:r>
        <w:t>The wr_pous.csv file</w:t>
      </w:r>
      <w:bookmarkEnd w:id="6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5" w:name="_Toc60904796"/>
      <w:r>
        <w:t>Adding a water right</w:t>
      </w:r>
      <w:bookmarkEnd w:id="6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26" w:name="_Toc60904797"/>
      <w:r>
        <w:t>Stream flow and stream temperature</w:t>
      </w:r>
      <w:bookmarkEnd w:id="626"/>
    </w:p>
    <w:p w14:paraId="224B0981" w14:textId="77777777" w:rsidR="008C7362" w:rsidRDefault="008C7362" w:rsidP="008C7362">
      <w:pPr>
        <w:pStyle w:val="Heading2"/>
      </w:pPr>
      <w:bookmarkStart w:id="627" w:name="_Toc50800503"/>
      <w:bookmarkStart w:id="628" w:name="_Toc54090937"/>
      <w:bookmarkStart w:id="629" w:name="_Toc60904798"/>
      <w:r>
        <w:t>Water parcels</w:t>
      </w:r>
      <w:bookmarkEnd w:id="627"/>
      <w:bookmarkEnd w:id="628"/>
      <w:bookmarkEnd w:id="62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30" w:name="_Toc60904799"/>
      <w:r>
        <w:t>Daily water mass and energy balance</w:t>
      </w:r>
      <w:bookmarkEnd w:id="63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31" w:name="_Toc60904800"/>
      <w:r>
        <w:t>Estimating the rate of flow</w:t>
      </w:r>
      <w:r w:rsidR="006A13B7">
        <w:t xml:space="preserve"> </w:t>
      </w:r>
      <w:r>
        <w:t>in a stream reach</w:t>
      </w:r>
      <w:bookmarkEnd w:id="63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32" w:name="_Toc60904801"/>
      <w:r>
        <w:t>Estimating the surface area of the water in a subreach</w:t>
      </w:r>
      <w:bookmarkEnd w:id="63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33" w:name="_Toc60904802"/>
      <w:r>
        <w:t>Water temperature from thermal energy</w:t>
      </w:r>
      <w:bookmarkEnd w:id="63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34" w:name="_Toc60904803"/>
      <w:r>
        <w:t>Initial conditions for Flow: the IC file</w:t>
      </w:r>
      <w:bookmarkEnd w:id="63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35" w:name="_Toc60904804"/>
      <w:r>
        <w:t>Boundary conditions for stream water temperature</w:t>
      </w:r>
      <w:bookmarkEnd w:id="63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36" w:name="_Toc60904805"/>
      <w:r>
        <w:t>Thermal stratification in reservoirs</w:t>
      </w:r>
      <w:bookmarkEnd w:id="63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37" w:name="_Toc60904806"/>
      <w:r>
        <w:t>Thermal loading</w:t>
      </w:r>
      <w:bookmarkEnd w:id="63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38" w:name="_Toc60904807"/>
      <w:r>
        <w:t>Reservoirs</w:t>
      </w:r>
      <w:bookmarkEnd w:id="63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39" w:name="_Toc60904808"/>
      <w:r>
        <w:t>Reservoir data</w:t>
      </w:r>
      <w:bookmarkEnd w:id="63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40" w:name="_Toc60904809"/>
      <w:r>
        <w:t>Reservoir data sources</w:t>
      </w:r>
      <w:bookmarkEnd w:id="64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641" w:name="_Toc60904810"/>
      <w:r>
        <w:t>Creating a new study area</w:t>
      </w:r>
      <w:r w:rsidR="00A55502">
        <w:t xml:space="preserve"> from a watershed within the WRB</w:t>
      </w:r>
      <w:bookmarkEnd w:id="64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42" w:name="_Toc60904811"/>
      <w:r>
        <w:t>Limitations of subbasin simulations</w:t>
      </w:r>
      <w:bookmarkEnd w:id="64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pPr>
        <w:rPr>
          <w:ins w:id="643" w:author="David Conklin" w:date="2020-12-28T08:36:00Z"/>
        </w:rPr>
      </w:pPr>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Pr>
        <w:rPr>
          <w:ins w:id="644" w:author="David Conklin" w:date="2020-12-28T08:36:00Z"/>
        </w:rPr>
      </w:pPr>
    </w:p>
    <w:p w14:paraId="1F3586AF" w14:textId="54DEA603" w:rsidR="00756D1C" w:rsidRDefault="00756D1C" w:rsidP="00756D1C">
      <w:pPr>
        <w:pStyle w:val="Heading1"/>
        <w:rPr>
          <w:ins w:id="645" w:author="David Conklin" w:date="2020-12-28T08:37:00Z"/>
        </w:rPr>
      </w:pPr>
      <w:bookmarkStart w:id="646" w:name="_Toc60904812"/>
      <w:ins w:id="647" w:author="David Conklin" w:date="2020-12-28T08:36:00Z">
        <w:r>
          <w:t xml:space="preserve">Calibration </w:t>
        </w:r>
      </w:ins>
      <w:ins w:id="648" w:author="David Conklin" w:date="2020-12-28T08:37:00Z">
        <w:r>
          <w:t>procedure</w:t>
        </w:r>
        <w:bookmarkEnd w:id="646"/>
      </w:ins>
    </w:p>
    <w:p w14:paraId="7C93B0BB" w14:textId="48EFE880" w:rsidR="00756D1C" w:rsidRDefault="00756D1C" w:rsidP="00756D1C">
      <w:pPr>
        <w:rPr>
          <w:ins w:id="649" w:author="David Conklin" w:date="2020-12-28T08:37:00Z"/>
        </w:rPr>
      </w:pPr>
    </w:p>
    <w:p w14:paraId="36B74600" w14:textId="1978C211" w:rsidR="00756D1C" w:rsidRDefault="00756D1C" w:rsidP="00756D1C">
      <w:pPr>
        <w:ind w:firstLine="720"/>
        <w:rPr>
          <w:ins w:id="650" w:author="David Conklin" w:date="2020-12-28T14:26:00Z"/>
        </w:rPr>
      </w:pPr>
      <w:ins w:id="651" w:author="David Conklin" w:date="2020-12-28T08:37:00Z">
        <w:r>
          <w:t>Calibration</w:t>
        </w:r>
      </w:ins>
      <w:ins w:id="652" w:author="David Conklin" w:date="2020-12-28T08:38:00Z">
        <w:r>
          <w:t xml:space="preserve"> of the model is done by simulating past years, comparing the simulation output to obser</w:t>
        </w:r>
      </w:ins>
      <w:ins w:id="653" w:author="David Conklin" w:date="2020-12-28T08:39:00Z">
        <w:r>
          <w:t>vations taken during those years, and adjusting various aspects of the model to improve the correlation of simulated outpu</w:t>
        </w:r>
      </w:ins>
      <w:ins w:id="654" w:author="David Conklin" w:date="2020-12-28T08:40:00Z">
        <w:r>
          <w:t>t with observations.  Simulation of past years (“hindcasts”)</w:t>
        </w:r>
      </w:ins>
      <w:ins w:id="655" w:author="David Conklin" w:date="2020-12-28T08:41:00Z">
        <w:r>
          <w:t xml:space="preserve"> are carried out using input data representing actual weather, population, and other actual condi</w:t>
        </w:r>
      </w:ins>
      <w:ins w:id="656" w:author="David Conklin" w:date="2020-12-28T08:42:00Z">
        <w:r>
          <w:t>tions during those years, to the extent it is practical.</w:t>
        </w:r>
      </w:ins>
    </w:p>
    <w:p w14:paraId="48B9D1DA" w14:textId="1BB48392" w:rsidR="003C109D" w:rsidRDefault="003C109D" w:rsidP="00756D1C">
      <w:pPr>
        <w:ind w:firstLine="720"/>
        <w:rPr>
          <w:ins w:id="657" w:author="David Conklin" w:date="2020-12-28T14:26:00Z"/>
        </w:rPr>
      </w:pPr>
    </w:p>
    <w:p w14:paraId="226D42AB" w14:textId="777C3023" w:rsidR="003C109D" w:rsidRPr="003F7628" w:rsidRDefault="003C109D">
      <w:pPr>
        <w:pStyle w:val="Heading2"/>
        <w:rPr>
          <w:ins w:id="658" w:author="David Conklin" w:date="2020-12-28T08:46:00Z"/>
        </w:rPr>
        <w:pPrChange w:id="659" w:author="David Conklin" w:date="2020-12-28T14:28:00Z">
          <w:pPr>
            <w:ind w:firstLine="720"/>
          </w:pPr>
        </w:pPrChange>
      </w:pPr>
      <w:bookmarkStart w:id="660" w:name="_Toc60904813"/>
      <w:ins w:id="661" w:author="David Conklin" w:date="2020-12-28T14:26:00Z">
        <w:r>
          <w:lastRenderedPageBreak/>
          <w:t>Using PEST to determine HBV parameter values</w:t>
        </w:r>
      </w:ins>
      <w:bookmarkEnd w:id="660"/>
    </w:p>
    <w:p w14:paraId="391B388E" w14:textId="60083AF7" w:rsidR="00FC18C8" w:rsidRDefault="00FC18C8" w:rsidP="003F7628">
      <w:pPr>
        <w:ind w:firstLine="720"/>
        <w:rPr>
          <w:ins w:id="662" w:author="David Conklin" w:date="2020-12-28T09:16:00Z"/>
        </w:rPr>
      </w:pPr>
      <w:ins w:id="663" w:author="David Conklin" w:date="2020-12-28T08:46:00Z">
        <w:r>
          <w:t xml:space="preserve">The first step in the calibration process is to choose </w:t>
        </w:r>
      </w:ins>
      <w:ins w:id="664" w:author="David Conklin" w:date="2020-12-28T08:47:00Z">
        <w:r>
          <w:t>HBV parameter values.  HBV is the precipitation-runoff submodel; the values of its parameters determine how</w:t>
        </w:r>
      </w:ins>
      <w:ins w:id="665" w:author="David Conklin" w:date="2020-12-28T08:48:00Z">
        <w:r>
          <w:t xml:space="preserve"> fast rain and snow drain into the stream reaches. </w:t>
        </w:r>
      </w:ins>
      <w:ins w:id="666" w:author="David Conklin" w:date="2020-12-28T08:50:00Z">
        <w:r>
          <w:t xml:space="preserve"> We use an automated parameter estimation program called PEST</w:t>
        </w:r>
      </w:ins>
      <w:ins w:id="667" w:author="David Conklin" w:date="2020-12-28T09:29:00Z">
        <w:r w:rsidR="00230B46">
          <w:t xml:space="preserve"> (Model-Independent Parameter Estimation and Uncertainty Analysis</w:t>
        </w:r>
      </w:ins>
      <w:ins w:id="668" w:author="David Conklin" w:date="2020-12-28T09:31:00Z">
        <w:r w:rsidR="00D86427">
          <w:t xml:space="preserve">, </w:t>
        </w:r>
        <w:r w:rsidR="00D86427" w:rsidRPr="00D86427">
          <w:t>https://pesthomepage.org/</w:t>
        </w:r>
      </w:ins>
      <w:ins w:id="669" w:author="David Conklin" w:date="2020-12-28T09:29:00Z">
        <w:r w:rsidR="00230B46">
          <w:t>)</w:t>
        </w:r>
      </w:ins>
      <w:ins w:id="670" w:author="David Conklin" w:date="2020-12-28T08:50:00Z">
        <w:r>
          <w:t xml:space="preserve"> </w:t>
        </w:r>
      </w:ins>
      <w:ins w:id="671" w:author="David Conklin" w:date="2020-12-28T08:51:00Z">
        <w:r>
          <w:t xml:space="preserve">to select values for </w:t>
        </w:r>
      </w:ins>
      <w:ins w:id="672" w:author="David Conklin" w:date="2020-12-28T10:03:00Z">
        <w:r w:rsidR="00A13B97">
          <w:t>~</w:t>
        </w:r>
      </w:ins>
      <w:ins w:id="673" w:author="David Conklin" w:date="2020-12-28T08:51:00Z">
        <w:r>
          <w:t>8 parameters.  PES</w:t>
        </w:r>
      </w:ins>
      <w:ins w:id="674" w:author="David Conklin" w:date="2020-12-28T08:52:00Z">
        <w:r>
          <w:t>T is run on some of the smaller drainages and tributary subbasins</w:t>
        </w:r>
      </w:ins>
      <w:ins w:id="675" w:author="David Conklin" w:date="2020-12-28T08:53:00Z">
        <w:r>
          <w:t xml:space="preserve">, a subset of the </w:t>
        </w:r>
      </w:ins>
      <w:ins w:id="676" w:author="David Conklin" w:date="2020-12-28T08:55:00Z">
        <w:r w:rsidR="00C1322F">
          <w:t xml:space="preserve">~40 </w:t>
        </w:r>
      </w:ins>
      <w:ins w:id="677" w:author="David Conklin" w:date="2020-12-28T08:53:00Z">
        <w:r>
          <w:t>watersheds identified by the HBVCALIB</w:t>
        </w:r>
        <w:r w:rsidR="00C1322F">
          <w:t xml:space="preserve"> index.</w:t>
        </w:r>
      </w:ins>
      <w:ins w:id="678" w:author="David Conklin" w:date="2020-12-28T08:55:00Z">
        <w:r w:rsidR="00C1322F">
          <w:t xml:space="preserve">  Parameter values for watersheds not calibrated with PEST </w:t>
        </w:r>
      </w:ins>
      <w:ins w:id="679" w:author="David Conklin" w:date="2020-12-28T08:56:00Z">
        <w:r w:rsidR="00C1322F">
          <w:t>are copied from similarly situated watersheds that have been calibrated with PEST.</w:t>
        </w:r>
      </w:ins>
      <w:ins w:id="680" w:author="David Conklin" w:date="2020-12-28T09:09:00Z">
        <w:r w:rsidR="009852E0">
          <w:t xml:space="preserve">  The use of PE</w:t>
        </w:r>
      </w:ins>
      <w:ins w:id="681" w:author="David Conklin" w:date="2020-12-28T09:10:00Z">
        <w:r w:rsidR="009852E0">
          <w:t>ST is limited by the time it takes to run</w:t>
        </w:r>
      </w:ins>
      <w:ins w:id="682" w:author="David Conklin" w:date="2020-12-28T09:12:00Z">
        <w:r w:rsidR="009852E0">
          <w:t>; choosing parameter values for a single watershed may require si</w:t>
        </w:r>
      </w:ins>
      <w:ins w:id="683" w:author="David Conklin" w:date="2020-12-28T09:13:00Z">
        <w:r w:rsidR="009852E0">
          <w:t>mulating the watershed hundreds of times.  Runn</w:t>
        </w:r>
      </w:ins>
      <w:ins w:id="684" w:author="David Conklin" w:date="2020-12-28T09:14:00Z">
        <w:r w:rsidR="009852E0">
          <w:t xml:space="preserve">ing PEST for a watershed </w:t>
        </w:r>
      </w:ins>
      <w:ins w:id="685" w:author="David Conklin" w:date="2020-12-28T09:15:00Z">
        <w:r w:rsidR="009852E0">
          <w:t>can</w:t>
        </w:r>
      </w:ins>
      <w:ins w:id="686" w:author="David Conklin" w:date="2020-12-28T09:14:00Z">
        <w:r w:rsidR="009852E0">
          <w:t xml:space="preserve"> take several days of computer time.</w:t>
        </w:r>
      </w:ins>
    </w:p>
    <w:p w14:paraId="244A235A" w14:textId="53532061" w:rsidR="009852E0" w:rsidRDefault="009852E0" w:rsidP="00756D1C">
      <w:pPr>
        <w:ind w:firstLine="720"/>
        <w:rPr>
          <w:ins w:id="687" w:author="David Conklin" w:date="2020-12-28T10:04:00Z"/>
        </w:rPr>
      </w:pPr>
      <w:ins w:id="688" w:author="David Conklin" w:date="2020-12-28T09:16:00Z">
        <w:r>
          <w:t>PEST calibrations were carried out twice for the WW2100 project</w:t>
        </w:r>
      </w:ins>
      <w:ins w:id="689" w:author="David Conklin" w:date="2020-12-28T09:17:00Z">
        <w:r>
          <w:t xml:space="preserve">.  PEST was </w:t>
        </w:r>
      </w:ins>
      <w:ins w:id="690" w:author="David Conklin" w:date="2021-01-06T09:27:00Z">
        <w:r w:rsidR="00A111D9">
          <w:t xml:space="preserve">subsequently </w:t>
        </w:r>
      </w:ins>
      <w:ins w:id="691" w:author="David Conklin" w:date="2020-12-28T09:17:00Z">
        <w:r>
          <w:t xml:space="preserve">run on a single small </w:t>
        </w:r>
      </w:ins>
      <w:ins w:id="692" w:author="David Conklin" w:date="2020-12-28T09:18:00Z">
        <w:r>
          <w:t>sub</w:t>
        </w:r>
      </w:ins>
      <w:ins w:id="693" w:author="David Conklin" w:date="2020-12-28T09:17:00Z">
        <w:r>
          <w:t>basin (Chicken Creek</w:t>
        </w:r>
      </w:ins>
      <w:ins w:id="694" w:author="David Conklin" w:date="2020-12-28T09:18:00Z">
        <w:r>
          <w:t xml:space="preserve">, which drains into the </w:t>
        </w:r>
      </w:ins>
      <w:ins w:id="695" w:author="David Conklin" w:date="2020-12-28T09:17:00Z">
        <w:r>
          <w:t xml:space="preserve">Tualatin </w:t>
        </w:r>
      </w:ins>
      <w:ins w:id="696" w:author="David Conklin" w:date="2020-12-28T09:18:00Z">
        <w:r>
          <w:t>River</w:t>
        </w:r>
      </w:ins>
      <w:ins w:id="697" w:author="David Conklin" w:date="2020-12-28T09:17:00Z">
        <w:r>
          <w:t>)</w:t>
        </w:r>
      </w:ins>
      <w:ins w:id="698" w:author="David Conklin" w:date="2020-12-28T09:18:00Z">
        <w:r>
          <w:t xml:space="preserve"> during the</w:t>
        </w:r>
      </w:ins>
      <w:ins w:id="699" w:author="David Conklin" w:date="2020-12-28T09:19:00Z">
        <w:r>
          <w:t xml:space="preserve"> OUWIN project.  Results from the second WW2100 calibration and </w:t>
        </w:r>
      </w:ins>
      <w:ins w:id="700" w:author="David Conklin" w:date="2020-12-28T09:20:00Z">
        <w:r>
          <w:t>from the OUWIN</w:t>
        </w:r>
        <w:r w:rsidR="00230B46">
          <w:t xml:space="preserve"> Chicken Creek calibration are reported in </w:t>
        </w:r>
      </w:ins>
      <w:ins w:id="701" w:author="David Conklin" w:date="2020-12-28T09:21:00Z">
        <w:r w:rsidR="00230B46">
          <w:t>Conklin (2016) and Conklin (2019).</w:t>
        </w:r>
      </w:ins>
    </w:p>
    <w:p w14:paraId="26DED177" w14:textId="6B35AF49" w:rsidR="00A13B97" w:rsidRDefault="00A13B97" w:rsidP="00756D1C">
      <w:pPr>
        <w:ind w:firstLine="720"/>
        <w:rPr>
          <w:ins w:id="702" w:author="David Conklin" w:date="2020-12-28T10:15:00Z"/>
        </w:rPr>
      </w:pPr>
      <w:ins w:id="703" w:author="David Conklin" w:date="2020-12-28T10:04:00Z">
        <w:r>
          <w:t>Values of the HBV parameters are held in the HBV.csv file</w:t>
        </w:r>
      </w:ins>
      <w:ins w:id="704" w:author="David Conklin" w:date="2020-12-28T10:06:00Z">
        <w:r>
          <w:t>, which is iden</w:t>
        </w:r>
      </w:ins>
      <w:ins w:id="705" w:author="David Conklin" w:date="2020-12-28T10:07:00Z">
        <w:r>
          <w:t>tified at 3 places in the Flow XML file: in the  &lt;evap_trans&gt; block</w:t>
        </w:r>
      </w:ins>
      <w:ins w:id="706" w:author="David Conklin" w:date="2020-12-28T10:08:00Z">
        <w:r>
          <w:t xml:space="preserve"> </w:t>
        </w:r>
      </w:ins>
      <w:ins w:id="707" w:author="David Conklin" w:date="2020-12-28T10:09:00Z">
        <w:r>
          <w:t>named</w:t>
        </w:r>
      </w:ins>
      <w:ins w:id="708" w:author="David Conklin" w:date="2020-12-28T10:08:00Z">
        <w:r>
          <w:t xml:space="preserve"> </w:t>
        </w:r>
      </w:ins>
      <w:ins w:id="709" w:author="David Conklin" w:date="2020-12-28T10:09:00Z">
        <w:r>
          <w:t>“</w:t>
        </w:r>
      </w:ins>
      <w:ins w:id="710" w:author="David Conklin" w:date="2020-12-28T10:08:00Z">
        <w:r>
          <w:t>ForestET</w:t>
        </w:r>
      </w:ins>
      <w:ins w:id="711" w:author="David Conklin" w:date="2020-12-28T10:09:00Z">
        <w:r>
          <w:t>”, in the &lt;evap_trans&gt; block named “AgET”,</w:t>
        </w:r>
      </w:ins>
      <w:ins w:id="712" w:author="David Conklin" w:date="2020-12-28T10:07:00Z">
        <w:r>
          <w:t xml:space="preserve"> and in the &lt;tables&gt; block</w:t>
        </w:r>
      </w:ins>
      <w:ins w:id="713" w:author="David Conklin" w:date="2020-12-28T10:10:00Z">
        <w:r>
          <w:t xml:space="preserve"> as a table named “HBV”.  These 3 references should all point to the same file.</w:t>
        </w:r>
      </w:ins>
      <w:ins w:id="714" w:author="David Conklin" w:date="2020-12-28T10:11:00Z">
        <w:r>
          <w:t xml:space="preserve">  Note that not all of the columns in the HBV.csv file contain values from PEST.</w:t>
        </w:r>
      </w:ins>
      <w:ins w:id="715" w:author="David Conklin" w:date="2020-12-28T10:12:00Z">
        <w:r>
          <w:t xml:space="preserve">  In the most recent use of PEST, 4 parameters were given constant values (</w:t>
        </w:r>
      </w:ins>
      <w:ins w:id="716" w:author="David Conklin" w:date="2020-12-28T10:13:00Z">
        <w:r>
          <w:t>TT, CFMAX, CFR, and WP).  Three columns have been added to HBV.csv since the most recent</w:t>
        </w:r>
        <w:r w:rsidR="005C29DF">
          <w:t xml:space="preserve"> work</w:t>
        </w:r>
      </w:ins>
      <w:ins w:id="717" w:author="David Conklin" w:date="2020-12-28T10:14:00Z">
        <w:r w:rsidR="005C29DF">
          <w:t xml:space="preserve"> with PEST: ET_MULT, W2A_SLP, and W2A_INT.  Those 3 parameters will be </w:t>
        </w:r>
      </w:ins>
      <w:ins w:id="718" w:author="David Conklin" w:date="2020-12-28T10:15:00Z">
        <w:r w:rsidR="005C29DF">
          <w:t>described later in this section.</w:t>
        </w:r>
      </w:ins>
    </w:p>
    <w:p w14:paraId="05927F61" w14:textId="54A3631A" w:rsidR="005C29DF" w:rsidRDefault="005C29DF" w:rsidP="00756D1C">
      <w:pPr>
        <w:ind w:firstLine="720"/>
        <w:rPr>
          <w:ins w:id="719" w:author="David Conklin" w:date="2020-12-28T14:27:00Z"/>
        </w:rPr>
      </w:pPr>
      <w:ins w:id="720" w:author="David Conklin" w:date="2020-12-28T10:15:00Z">
        <w:r>
          <w:t xml:space="preserve">The </w:t>
        </w:r>
      </w:ins>
      <w:ins w:id="721" w:author="David Conklin" w:date="2020-12-28T10:16:00Z">
        <w:r>
          <w:t xml:space="preserve">second </w:t>
        </w:r>
      </w:ins>
      <w:ins w:id="722" w:author="David Conklin" w:date="2020-12-28T10:15:00Z">
        <w:r>
          <w:t>PEST cal</w:t>
        </w:r>
      </w:ins>
      <w:ins w:id="723" w:author="David Conklin" w:date="2020-12-28T10:16:00Z">
        <w:r>
          <w:t>ibration for WW2100 (the one described in Conklin 2016) was carried out using “</w:t>
        </w:r>
      </w:ins>
      <w:ins w:id="724" w:author="David Conklin" w:date="2020-12-28T10:17:00Z">
        <w:r>
          <w:t>NRNI” data</w:t>
        </w:r>
      </w:ins>
      <w:ins w:id="725" w:author="David Conklin" w:date="2020-12-28T10:21:00Z">
        <w:r>
          <w:t xml:space="preserve"> for the fifteen years 1980-1994</w:t>
        </w:r>
      </w:ins>
      <w:ins w:id="726" w:author="David Conklin" w:date="2020-12-28T10:17:00Z">
        <w:r>
          <w:t xml:space="preserve"> from the USGS.  “NRNI” stands for “no reservoirs no irrigation”</w:t>
        </w:r>
      </w:ins>
      <w:ins w:id="727" w:author="David Conklin" w:date="2020-12-28T10:18:00Z">
        <w:r>
          <w:t>.  NRNI data is observations from USGS stream gages adjusted</w:t>
        </w:r>
      </w:ins>
      <w:ins w:id="728" w:author="David Conklin" w:date="2020-12-28T10:21:00Z">
        <w:r>
          <w:t xml:space="preserve"> (by t</w:t>
        </w:r>
      </w:ins>
      <w:ins w:id="729" w:author="David Conklin" w:date="2020-12-28T10:22:00Z">
        <w:r>
          <w:t>he USGS)</w:t>
        </w:r>
      </w:ins>
      <w:ins w:id="730" w:author="David Conklin" w:date="2020-12-28T10:18:00Z">
        <w:r>
          <w:t xml:space="preserve"> to remove </w:t>
        </w:r>
      </w:ins>
      <w:ins w:id="731" w:author="David Conklin" w:date="2020-12-28T10:19:00Z">
        <w:r>
          <w:t>anthropogenic effects.</w:t>
        </w:r>
      </w:ins>
      <w:ins w:id="732" w:author="David Conklin" w:date="2020-12-28T10:22:00Z">
        <w:r w:rsidR="00605DC2">
          <w:t xml:space="preserve">  </w:t>
        </w:r>
      </w:ins>
      <w:ins w:id="733" w:author="David Conklin" w:date="2020-12-28T10:23:00Z">
        <w:r w:rsidR="00605DC2">
          <w:t xml:space="preserve">The </w:t>
        </w:r>
      </w:ins>
      <w:ins w:id="734" w:author="David Conklin" w:date="2020-12-28T13:47:00Z">
        <w:r w:rsidR="00FF2BD4">
          <w:t xml:space="preserve">later </w:t>
        </w:r>
      </w:ins>
      <w:ins w:id="735" w:author="David Conklin" w:date="2020-12-28T10:23:00Z">
        <w:r w:rsidR="00605DC2">
          <w:t>OUWIN</w:t>
        </w:r>
      </w:ins>
      <w:ins w:id="736" w:author="David Conklin" w:date="2020-12-28T10:25:00Z">
        <w:r w:rsidR="00997364">
          <w:t xml:space="preserve"> Chicken Creek PEST calibration used actual gage reading</w:t>
        </w:r>
      </w:ins>
      <w:ins w:id="737" w:author="David Conklin" w:date="2020-12-28T10:26:00Z">
        <w:r w:rsidR="00997364">
          <w:t>s for the 7 water years 2009-15, rather than NRNI data</w:t>
        </w:r>
      </w:ins>
      <w:ins w:id="738" w:author="David Conklin" w:date="2020-12-28T10:27:00Z">
        <w:r w:rsidR="00997364">
          <w:t>.</w:t>
        </w:r>
      </w:ins>
      <w:ins w:id="739" w:author="David Conklin" w:date="2020-12-28T10:29:00Z">
        <w:r w:rsidR="00185FAD">
          <w:t xml:space="preserve">  As of 12/28/20, calibration work for CW3M uses actual gage data, not NRNI data, </w:t>
        </w:r>
      </w:ins>
      <w:ins w:id="740" w:author="David Conklin" w:date="2020-12-28T10:30:00Z">
        <w:r w:rsidR="00185FAD">
          <w:t xml:space="preserve">for the 9 calendar years 2010-18 as the </w:t>
        </w:r>
      </w:ins>
      <w:ins w:id="741" w:author="David Conklin" w:date="2020-12-28T10:31:00Z">
        <w:r w:rsidR="00185FAD">
          <w:t>base period.  Simulations for 2010 are begun using initial conditions p</w:t>
        </w:r>
      </w:ins>
      <w:ins w:id="742" w:author="David Conklin" w:date="2020-12-28T10:32:00Z">
        <w:r w:rsidR="00185FAD">
          <w:t>roduced by a 10-year spinup for 2000-09.</w:t>
        </w:r>
      </w:ins>
    </w:p>
    <w:p w14:paraId="1B1DB324" w14:textId="5D6E259F" w:rsidR="003C109D" w:rsidRDefault="003C109D" w:rsidP="00756D1C">
      <w:pPr>
        <w:ind w:firstLine="720"/>
        <w:rPr>
          <w:ins w:id="743" w:author="David Conklin" w:date="2020-12-28T14:27:00Z"/>
        </w:rPr>
      </w:pPr>
    </w:p>
    <w:p w14:paraId="65A631C8" w14:textId="7B66AF0D" w:rsidR="003C109D" w:rsidRDefault="003C109D">
      <w:pPr>
        <w:pStyle w:val="Heading2"/>
        <w:rPr>
          <w:ins w:id="744" w:author="David Conklin" w:date="2020-12-28T08:42:00Z"/>
        </w:rPr>
        <w:pPrChange w:id="745" w:author="David Conklin" w:date="2020-12-28T14:27:00Z">
          <w:pPr>
            <w:ind w:firstLine="720"/>
          </w:pPr>
        </w:pPrChange>
      </w:pPr>
      <w:bookmarkStart w:id="746" w:name="_Toc60904814"/>
      <w:ins w:id="747" w:author="David Conklin" w:date="2020-12-28T14:27:00Z">
        <w:r>
          <w:t>Calibrating streamflow</w:t>
        </w:r>
      </w:ins>
      <w:ins w:id="748" w:author="David Conklin" w:date="2020-12-28T14:28:00Z">
        <w:r>
          <w:t>s</w:t>
        </w:r>
      </w:ins>
      <w:ins w:id="749" w:author="David Conklin" w:date="2020-12-28T14:27:00Z">
        <w:r>
          <w:t xml:space="preserve"> using stream gage measurem</w:t>
        </w:r>
      </w:ins>
      <w:ins w:id="750" w:author="David Conklin" w:date="2020-12-28T14:28:00Z">
        <w:r>
          <w:t>ents</w:t>
        </w:r>
      </w:ins>
      <w:bookmarkEnd w:id="746"/>
    </w:p>
    <w:p w14:paraId="452430A7" w14:textId="70B36ACC" w:rsidR="0039253D" w:rsidRDefault="0039253D" w:rsidP="00756D1C">
      <w:pPr>
        <w:ind w:firstLine="720"/>
        <w:rPr>
          <w:ins w:id="751" w:author="David Conklin" w:date="2020-12-28T13:48:00Z"/>
        </w:rPr>
      </w:pPr>
      <w:ins w:id="752" w:author="David Conklin" w:date="2020-12-28T10:34:00Z">
        <w:r>
          <w:t xml:space="preserve">After the results of </w:t>
        </w:r>
      </w:ins>
      <w:ins w:id="753" w:author="David Conklin" w:date="2020-12-28T10:35:00Z">
        <w:r>
          <w:t xml:space="preserve">any PEST calibrations have been incorporated into the HBV.csv file, then the next step </w:t>
        </w:r>
      </w:ins>
      <w:ins w:id="754" w:author="David Conklin" w:date="2020-12-28T10:36:00Z">
        <w:r>
          <w:t>is to use the available tuning knobs to bring the simulated</w:t>
        </w:r>
      </w:ins>
      <w:ins w:id="755" w:author="David Conklin" w:date="2020-12-28T08:43:00Z">
        <w:r w:rsidR="00756D1C">
          <w:t xml:space="preserve"> monthly streamflows </w:t>
        </w:r>
      </w:ins>
      <w:ins w:id="756" w:author="David Conklin" w:date="2020-12-28T10:37:00Z">
        <w:r>
          <w:t xml:space="preserve">as close as practical to the observed monthly streamflows.  </w:t>
        </w:r>
      </w:ins>
      <w:ins w:id="757" w:author="David Conklin" w:date="2020-12-28T10:38:00Z">
        <w:r>
          <w:t>Wherever USGS gage data exists</w:t>
        </w:r>
      </w:ins>
      <w:ins w:id="758" w:author="David Conklin" w:date="2020-12-28T10:39:00Z">
        <w:r>
          <w:t>, we compare the simulated streamflows to the gage measurements, after aggregating to monthly timesteps.</w:t>
        </w:r>
      </w:ins>
      <w:ins w:id="759" w:author="David Conklin" w:date="2020-12-28T10:40:00Z">
        <w:r>
          <w:t xml:space="preserve">  Generally, when the %BIAS statistic</w:t>
        </w:r>
      </w:ins>
      <w:ins w:id="760" w:author="David Conklin" w:date="2020-12-28T10:41:00Z">
        <w:r>
          <w:t xml:space="preserve"> has a magnitude of 1% or less, and the other Moriasi statistics get grades of S, G, or VG, the</w:t>
        </w:r>
      </w:ins>
      <w:ins w:id="761" w:author="David Conklin" w:date="2020-12-28T10:42:00Z">
        <w:r>
          <w:t>n we consider the calibration for the portion of the study area which drains to that location as satisfactory or better.</w:t>
        </w:r>
      </w:ins>
      <w:ins w:id="762" w:author="David Conklin" w:date="2020-12-28T11:27:00Z">
        <w:r w:rsidR="00200AE1">
          <w:t xml:space="preserve">  The Moriasi statistics are described in a later section “</w:t>
        </w:r>
      </w:ins>
      <w:ins w:id="763" w:author="David Conklin" w:date="2020-12-28T11:28:00Z">
        <w:r w:rsidR="00200AE1">
          <w:t xml:space="preserve">McKenzie </w:t>
        </w:r>
      </w:ins>
      <w:ins w:id="764" w:author="David Conklin" w:date="2020-12-28T11:29:00Z">
        <w:r w:rsidR="00200AE1">
          <w:t>basin w</w:t>
        </w:r>
      </w:ins>
      <w:ins w:id="765" w:author="David Conklin" w:date="2020-12-28T11:28:00Z">
        <w:r w:rsidR="00200AE1">
          <w:t>etland</w:t>
        </w:r>
      </w:ins>
      <w:ins w:id="766" w:author="David Conklin" w:date="2020-12-28T11:29:00Z">
        <w:r w:rsidR="00200AE1">
          <w:t>s</w:t>
        </w:r>
      </w:ins>
      <w:ins w:id="767" w:author="David Conklin" w:date="2020-12-28T11:28:00Z">
        <w:r w:rsidR="00200AE1">
          <w:t xml:space="preserve"> </w:t>
        </w:r>
      </w:ins>
      <w:ins w:id="768" w:author="David Conklin" w:date="2020-12-28T11:29:00Z">
        <w:r w:rsidR="00200AE1">
          <w:t>s</w:t>
        </w:r>
      </w:ins>
      <w:ins w:id="769" w:author="David Conklin" w:date="2020-12-28T11:28:00Z">
        <w:r w:rsidR="00200AE1">
          <w:t>tudy / Calibration and simulation skill”.</w:t>
        </w:r>
      </w:ins>
    </w:p>
    <w:p w14:paraId="2E151A62" w14:textId="7A74764D" w:rsidR="00FF2BD4" w:rsidRDefault="00FF2BD4" w:rsidP="00756D1C">
      <w:pPr>
        <w:ind w:firstLine="720"/>
        <w:rPr>
          <w:ins w:id="770" w:author="David Conklin" w:date="2020-12-28T14:00:00Z"/>
        </w:rPr>
      </w:pPr>
      <w:ins w:id="771" w:author="David Conklin" w:date="2020-12-28T13:48:00Z">
        <w:r>
          <w:t>Ca</w:t>
        </w:r>
      </w:ins>
      <w:ins w:id="772" w:author="David Conklin" w:date="2020-12-28T13:49:00Z">
        <w:r>
          <w:t>libration of upstream reaches affects the flows further downstream, so the calibration process begins with the headwater b</w:t>
        </w:r>
      </w:ins>
      <w:ins w:id="773" w:author="David Conklin" w:date="2020-12-28T13:50:00Z">
        <w:r>
          <w:t xml:space="preserve">asins and proceeds downstream.  Some </w:t>
        </w:r>
      </w:ins>
      <w:ins w:id="774" w:author="David Conklin" w:date="2020-12-28T13:51:00Z">
        <w:r>
          <w:t xml:space="preserve">reaches receive water from springs as well as from runoff.  Springs are specified in the Flow XML file; </w:t>
        </w:r>
      </w:ins>
      <w:ins w:id="775" w:author="David Conklin" w:date="2020-12-28T13:52:00Z">
        <w:r>
          <w:t xml:space="preserve">each spring is associated with a specific reach, </w:t>
        </w:r>
      </w:ins>
      <w:ins w:id="776" w:author="David Conklin" w:date="2020-12-28T13:53:00Z">
        <w:r>
          <w:t>a constant flow rate in m</w:t>
        </w:r>
        <w:r>
          <w:rPr>
            <w:vertAlign w:val="superscript"/>
          </w:rPr>
          <w:t>3</w:t>
        </w:r>
        <w:r>
          <w:t xml:space="preserve">/s, and a constant temperature in </w:t>
        </w:r>
      </w:ins>
      <w:ins w:id="777" w:author="David Conklin" w:date="2020-12-28T13:54:00Z">
        <w:r>
          <w:t>deg C.  The average flow in any reach fed directly or indirec</w:t>
        </w:r>
      </w:ins>
      <w:ins w:id="778" w:author="David Conklin" w:date="2020-12-28T13:55:00Z">
        <w:r>
          <w:t>tly from a spring may be adjusted up or down by changing the specified flow rate for the spring.</w:t>
        </w:r>
      </w:ins>
      <w:ins w:id="779" w:author="David Conklin" w:date="2020-12-28T13:56:00Z">
        <w:r w:rsidR="008F6961">
          <w:t xml:space="preserve">  Since spring flow rates are </w:t>
        </w:r>
      </w:ins>
      <w:ins w:id="780" w:author="David Conklin" w:date="2020-12-28T13:57:00Z">
        <w:r w:rsidR="008F6961">
          <w:t>constant all year long in the model, the adjustments apply uniformly across the year.  Adjustments to the</w:t>
        </w:r>
      </w:ins>
      <w:ins w:id="781" w:author="David Conklin" w:date="2020-12-28T13:58:00Z">
        <w:r w:rsidR="008F6961">
          <w:t xml:space="preserve"> spring flow rates do not serve to make the simulated seasonal pattern of flows conform better to</w:t>
        </w:r>
      </w:ins>
      <w:ins w:id="782" w:author="David Conklin" w:date="2020-12-28T13:59:00Z">
        <w:r w:rsidR="008F6961">
          <w:t xml:space="preserve"> the observed seasonal pattern.  The springs </w:t>
        </w:r>
        <w:r w:rsidR="008F6961">
          <w:lastRenderedPageBreak/>
          <w:t>which feed Clear Lake in McKenzie basin are a special case, which is discusse</w:t>
        </w:r>
      </w:ins>
      <w:ins w:id="783" w:author="David Conklin" w:date="2020-12-28T14:00:00Z">
        <w:r w:rsidR="008F6961">
          <w:t>d in the section on the McKenzie basin wetlands study.</w:t>
        </w:r>
      </w:ins>
    </w:p>
    <w:p w14:paraId="60EB53B8" w14:textId="0285344A" w:rsidR="008F6961" w:rsidRPr="003F7628" w:rsidRDefault="008F6961" w:rsidP="00756D1C">
      <w:pPr>
        <w:ind w:firstLine="720"/>
        <w:rPr>
          <w:ins w:id="784" w:author="David Conklin" w:date="2020-12-28T10:37:00Z"/>
        </w:rPr>
      </w:pPr>
      <w:ins w:id="785" w:author="David Conklin" w:date="2020-12-28T14:00:00Z">
        <w:r>
          <w:t>ET</w:t>
        </w:r>
      </w:ins>
      <w:ins w:id="786" w:author="David Conklin" w:date="2020-12-28T14:01:00Z">
        <w:r>
          <w:t xml:space="preserve">_MULT is a tuning knob which affects all the drainages, whether or not they have springs.  </w:t>
        </w:r>
      </w:ins>
      <w:ins w:id="787" w:author="David Conklin" w:date="2021-01-06T09:29:00Z">
        <w:r w:rsidR="00A111D9">
          <w:t>Separate values of ET_MULT are specified in the HBV.csv file for each of the drainages identified by the HBVCALI</w:t>
        </w:r>
      </w:ins>
      <w:ins w:id="788" w:author="David Conklin" w:date="2021-01-06T09:30:00Z">
        <w:r w:rsidR="00A111D9">
          <w:t xml:space="preserve">B index.  </w:t>
        </w:r>
      </w:ins>
      <w:ins w:id="789" w:author="David Conklin" w:date="2020-12-28T14:01:00Z">
        <w:r>
          <w:t xml:space="preserve">ET_MULT </w:t>
        </w:r>
      </w:ins>
      <w:ins w:id="790" w:author="David Conklin" w:date="2020-12-28T14:02:00Z">
        <w:r>
          <w:t>is a multiplier on the simulated evapotranspiration</w:t>
        </w:r>
      </w:ins>
      <w:ins w:id="791" w:author="David Conklin" w:date="2020-12-28T14:19:00Z">
        <w:r w:rsidR="00B043BA">
          <w:t xml:space="preserve"> (ET).  </w:t>
        </w:r>
      </w:ins>
      <w:ins w:id="792" w:author="David Conklin" w:date="2020-12-28T14:20:00Z">
        <w:r w:rsidR="00B043BA">
          <w:t xml:space="preserve">The water which returns to the atmosphere via ET would otherwise end up in the stream, so increasing ET has the effect of </w:t>
        </w:r>
      </w:ins>
      <w:ins w:id="793" w:author="David Conklin" w:date="2020-12-28T14:21:00Z">
        <w:r w:rsidR="00B043BA">
          <w:t>decreasing streamflow and vice versa.  The effect is not strictly linear i</w:t>
        </w:r>
      </w:ins>
      <w:ins w:id="794" w:author="David Conklin" w:date="2020-12-28T14:22:00Z">
        <w:r w:rsidR="00B043BA">
          <w:t>n ET_MULT, because ET is also affected by soil moisture, le</w:t>
        </w:r>
      </w:ins>
      <w:ins w:id="795" w:author="David Conklin" w:date="2020-12-28T14:23:00Z">
        <w:r w:rsidR="00B043BA">
          <w:t xml:space="preserve">af area, and so on.  </w:t>
        </w:r>
      </w:ins>
      <w:ins w:id="796" w:author="David Conklin" w:date="2020-12-28T14:19:00Z">
        <w:r w:rsidR="00B043BA">
          <w:t xml:space="preserve">Since ET itself varies seasonally, </w:t>
        </w:r>
      </w:ins>
      <w:ins w:id="797" w:author="David Conklin" w:date="2020-12-28T14:23:00Z">
        <w:r w:rsidR="00B043BA">
          <w:t>adjusting ET_MULT, unlike changing spring di</w:t>
        </w:r>
      </w:ins>
      <w:ins w:id="798" w:author="David Conklin" w:date="2020-12-28T14:24:00Z">
        <w:r w:rsidR="00B043BA">
          <w:t>scharge rates, can affect the correlation between the seasonal pattern of simulated flows and the seasonal pattern of the observations.</w:t>
        </w:r>
      </w:ins>
    </w:p>
    <w:p w14:paraId="22EC082F" w14:textId="724F9F41" w:rsidR="00756D1C" w:rsidRDefault="00756D1C" w:rsidP="00756D1C">
      <w:pPr>
        <w:ind w:firstLine="720"/>
        <w:rPr>
          <w:ins w:id="799" w:author="David Conklin" w:date="2020-12-28T14:28:00Z"/>
        </w:rPr>
      </w:pPr>
    </w:p>
    <w:p w14:paraId="739D7A38" w14:textId="4A1394BC" w:rsidR="003C109D" w:rsidRDefault="003C109D" w:rsidP="003C109D">
      <w:pPr>
        <w:pStyle w:val="Heading2"/>
        <w:rPr>
          <w:ins w:id="800" w:author="David Conklin" w:date="2020-12-28T14:29:00Z"/>
        </w:rPr>
      </w:pPr>
      <w:bookmarkStart w:id="801" w:name="_Toc60904815"/>
      <w:ins w:id="802" w:author="David Conklin" w:date="2020-12-28T14:29:00Z">
        <w:r>
          <w:t>Calibrating stream temperatures</w:t>
        </w:r>
        <w:bookmarkEnd w:id="801"/>
      </w:ins>
    </w:p>
    <w:p w14:paraId="6C3DCCD5" w14:textId="638BB366" w:rsidR="003C109D" w:rsidRDefault="003C109D" w:rsidP="003C109D">
      <w:pPr>
        <w:rPr>
          <w:ins w:id="803" w:author="David Conklin" w:date="2020-12-28T16:19:00Z"/>
        </w:rPr>
      </w:pPr>
      <w:ins w:id="804" w:author="David Conklin" w:date="2020-12-28T14:30:00Z">
        <w:r>
          <w:tab/>
          <w:t>Stream temperatures are simulated by keeping track of the thermal energy, relative to 0 deg C, of each</w:t>
        </w:r>
      </w:ins>
      <w:ins w:id="805" w:author="David Conklin" w:date="2020-12-28T14:31:00Z">
        <w:r>
          <w:t xml:space="preserve"> </w:t>
        </w:r>
      </w:ins>
      <w:ins w:id="806" w:author="David Conklin" w:date="2020-12-28T14:30:00Z">
        <w:r>
          <w:t>”parcel</w:t>
        </w:r>
      </w:ins>
      <w:ins w:id="807" w:author="David Conklin" w:date="2020-12-28T14:31:00Z">
        <w:r>
          <w:t>” of water tracked by the model in the stream network.  Each subreach has an asso</w:t>
        </w:r>
      </w:ins>
      <w:ins w:id="808" w:author="David Conklin" w:date="2020-12-28T14:32:00Z">
        <w:r>
          <w:t>ciated water parcel, as does each reservoir (and, eventually, each wetland IDU)</w:t>
        </w:r>
      </w:ins>
      <w:ins w:id="809" w:author="David Conklin" w:date="2020-12-28T14:33:00Z">
        <w:r>
          <w:t xml:space="preserve">.  Using this energy balance approach requires supplying a water temperature as well as a water volume for each </w:t>
        </w:r>
      </w:ins>
      <w:ins w:id="810" w:author="David Conklin" w:date="2020-12-28T14:34:00Z">
        <w:r>
          <w:t xml:space="preserve">water parcel entering or leaving the stream network.  Specifying the temperature of water </w:t>
        </w:r>
      </w:ins>
      <w:ins w:id="811" w:author="David Conklin" w:date="2020-12-28T14:35:00Z">
        <w:r>
          <w:t xml:space="preserve">entering the streams is challenging.  </w:t>
        </w:r>
      </w:ins>
      <w:ins w:id="812" w:author="David Conklin" w:date="2020-12-28T15:30:00Z">
        <w:r w:rsidR="0049425F">
          <w:t>As of 12/28/20</w:t>
        </w:r>
      </w:ins>
      <w:ins w:id="813" w:author="David Conklin" w:date="2020-12-28T14:35:00Z">
        <w:r>
          <w:t>, the temperature of wate</w:t>
        </w:r>
      </w:ins>
      <w:ins w:id="814" w:author="David Conklin" w:date="2020-12-28T14:36:00Z">
        <w:r>
          <w:t>r entering a reach</w:t>
        </w:r>
      </w:ins>
      <w:ins w:id="815" w:author="David Conklin" w:date="2020-12-28T14:37:00Z">
        <w:r w:rsidR="00C83F2C">
          <w:t xml:space="preserve"> on a given day</w:t>
        </w:r>
      </w:ins>
      <w:ins w:id="816" w:author="David Conklin" w:date="2020-12-28T14:36:00Z">
        <w:r w:rsidR="00C83F2C">
          <w:t xml:space="preserve"> as runoff or through the streambanks</w:t>
        </w:r>
      </w:ins>
      <w:ins w:id="817" w:author="David Conklin" w:date="2020-12-28T14:37:00Z">
        <w:r w:rsidR="00C83F2C">
          <w:t xml:space="preserve"> is modeled as a linear function of the air temperature on that day</w:t>
        </w:r>
      </w:ins>
      <w:ins w:id="818" w:author="David Conklin" w:date="2020-12-28T14:38:00Z">
        <w:r w:rsidR="00C83F2C">
          <w:t xml:space="preserve"> at the location of the reach.  Doing so requires specifying the slope and intercept of the linear fit, which is</w:t>
        </w:r>
      </w:ins>
      <w:ins w:id="819" w:author="David Conklin" w:date="2020-12-28T14:39:00Z">
        <w:r w:rsidR="00C83F2C">
          <w:t xml:space="preserve"> supplied in the W2A_SLP and W2A_INT columns of the HBV.csv file.</w:t>
        </w:r>
      </w:ins>
      <w:ins w:id="820" w:author="David Conklin" w:date="2020-12-28T15:02:00Z">
        <w:r w:rsidR="00905D84">
          <w:t xml:space="preserve">  Treating runoff temperature on a day as directly proporti</w:t>
        </w:r>
      </w:ins>
      <w:ins w:id="821" w:author="David Conklin" w:date="2020-12-28T15:03:00Z">
        <w:r w:rsidR="00905D84">
          <w:t xml:space="preserve">onal to the air temperature on the same day is not ideal (e.g. spring melt water </w:t>
        </w:r>
      </w:ins>
      <w:ins w:id="822" w:author="David Conklin" w:date="2020-12-28T15:04:00Z">
        <w:r w:rsidR="00905D84">
          <w:t>temperature will not bear the same relationship to air temperature as does summer thunderstorm rain</w:t>
        </w:r>
      </w:ins>
      <w:ins w:id="823" w:author="David Conklin" w:date="2020-12-28T15:05:00Z">
        <w:r w:rsidR="00905D84">
          <w:t xml:space="preserve"> does).  But there is precedent in the literature</w:t>
        </w:r>
      </w:ins>
      <w:ins w:id="824" w:author="David Conklin" w:date="2020-12-28T15:06:00Z">
        <w:r w:rsidR="00905D84">
          <w:t xml:space="preserve"> (</w:t>
        </w:r>
      </w:ins>
      <w:ins w:id="825" w:author="David Conklin" w:date="2020-12-28T15:26:00Z">
        <w:r w:rsidR="0049425F">
          <w:t>Leach &amp; Moore 2019 discuss how others have done what we’re doing, and then</w:t>
        </w:r>
      </w:ins>
      <w:ins w:id="826" w:author="David Conklin" w:date="2020-12-28T15:27:00Z">
        <w:r w:rsidR="0049425F">
          <w:t xml:space="preserve"> go on to propose a better way</w:t>
        </w:r>
      </w:ins>
      <w:ins w:id="827" w:author="David Conklin" w:date="2020-12-28T15:06:00Z">
        <w:r w:rsidR="00905D84">
          <w:t xml:space="preserve">) and it seems to work well enough until we have time to </w:t>
        </w:r>
      </w:ins>
      <w:ins w:id="828" w:author="David Conklin" w:date="2020-12-28T15:27:00Z">
        <w:r w:rsidR="0049425F">
          <w:t>evaluate other alternatives.</w:t>
        </w:r>
      </w:ins>
    </w:p>
    <w:p w14:paraId="016E4B64" w14:textId="5265DD6F" w:rsidR="00CA55FC" w:rsidRDefault="00CA55FC" w:rsidP="003C109D">
      <w:pPr>
        <w:rPr>
          <w:ins w:id="829" w:author="David Conklin" w:date="2020-12-28T15:27:00Z"/>
        </w:rPr>
      </w:pPr>
      <w:ins w:id="830" w:author="David Conklin" w:date="2020-12-28T16:19:00Z">
        <w:r>
          <w:tab/>
          <w:t xml:space="preserve">The stream temperature in reaches fed directly or indirectly by water from springs </w:t>
        </w:r>
      </w:ins>
      <w:ins w:id="831" w:author="David Conklin" w:date="2020-12-28T16:20:00Z">
        <w:r>
          <w:t>is also affected by the specified temperature of the spring water.  The spring water temperature can be used as a tuning knob</w:t>
        </w:r>
      </w:ins>
      <w:ins w:id="832" w:author="David Conklin" w:date="2020-12-28T16:21:00Z">
        <w:r>
          <w:t xml:space="preserve">, although this may lead to an inconsistency between published values, if there are any, of the </w:t>
        </w:r>
      </w:ins>
      <w:ins w:id="833" w:author="David Conklin" w:date="2020-12-28T16:22:00Z">
        <w:r>
          <w:t>spring water temperature and the value actually used in the simulation.</w:t>
        </w:r>
      </w:ins>
    </w:p>
    <w:p w14:paraId="3C7963B8" w14:textId="77777777" w:rsidR="0049425F" w:rsidRDefault="0049425F" w:rsidP="003C109D">
      <w:pPr>
        <w:rPr>
          <w:ins w:id="834" w:author="David Conklin" w:date="2020-12-28T15:32:00Z"/>
        </w:rPr>
      </w:pPr>
      <w:ins w:id="835" w:author="David Conklin" w:date="2020-12-28T15:27:00Z">
        <w:r>
          <w:tab/>
        </w:r>
      </w:ins>
      <w:ins w:id="836" w:author="David Conklin" w:date="2020-12-28T15:28:00Z">
        <w:r>
          <w:t>Stream temperature is also affected by insolation</w:t>
        </w:r>
      </w:ins>
      <w:ins w:id="837" w:author="David Conklin" w:date="2020-12-28T15:29:00Z">
        <w:r>
          <w:t>, which itself is a complicated function of local conditions (vegetation height and density, stream width and orien</w:t>
        </w:r>
      </w:ins>
      <w:ins w:id="838" w:author="David Conklin" w:date="2020-12-28T15:30:00Z">
        <w:r>
          <w:t xml:space="preserve">tation, topographic shading, ...). </w:t>
        </w:r>
      </w:ins>
      <w:ins w:id="839" w:author="David Conklin" w:date="2020-12-28T15:31:00Z">
        <w:r>
          <w:t xml:space="preserve"> As of 12/28/20, simulated insolation of stream reaches is not yet taking the local </w:t>
        </w:r>
      </w:ins>
      <w:ins w:id="840" w:author="David Conklin" w:date="2020-12-28T15:32:00Z">
        <w:r>
          <w:t>conditions into account.</w:t>
        </w:r>
      </w:ins>
    </w:p>
    <w:p w14:paraId="1B8E92F9" w14:textId="092DD2A5" w:rsidR="0049425F" w:rsidRPr="003F7628" w:rsidRDefault="0049425F" w:rsidP="003F7628">
      <w:ins w:id="841" w:author="David Conklin" w:date="2020-12-28T15:32:00Z">
        <w:r>
          <w:tab/>
          <w:t>The water temperature in reservoirs impacts the strea</w:t>
        </w:r>
      </w:ins>
      <w:ins w:id="842" w:author="David Conklin" w:date="2020-12-28T15:33:00Z">
        <w:r>
          <w:t>m temperature in reaches below the reservoirs.  Reservoir water temperature is raised by inso</w:t>
        </w:r>
      </w:ins>
      <w:ins w:id="843" w:author="David Conklin" w:date="2020-12-28T15:34:00Z">
        <w:r>
          <w:t>lation, especially in summer.  The amount of insolation is affected by the topographic shading on the reser</w:t>
        </w:r>
      </w:ins>
      <w:ins w:id="844" w:author="David Conklin" w:date="2020-12-28T15:35:00Z">
        <w:r>
          <w:t>voir water surface.  As of 12/28/20, the model does not yet have any topographic shading data for either reservoirs or reach</w:t>
        </w:r>
      </w:ins>
      <w:ins w:id="845" w:author="David Conklin" w:date="2020-12-28T15:36:00Z">
        <w:r>
          <w:t>es.  As a work</w:t>
        </w:r>
        <w:r w:rsidR="00466BFA">
          <w:t>-around, and possibly as a permanent tuning knob, a parameter</w:t>
        </w:r>
      </w:ins>
      <w:ins w:id="846" w:author="David Conklin" w:date="2020-12-28T16:14:00Z">
        <w:r w:rsidR="006E3BFF">
          <w:t xml:space="preserve"> “</w:t>
        </w:r>
        <w:r w:rsidR="006E3BFF" w:rsidRPr="006E3BFF">
          <w:t>solar_radiation_multiplie</w:t>
        </w:r>
      </w:ins>
      <w:ins w:id="847" w:author="David Conklin" w:date="2020-12-28T16:15:00Z">
        <w:r w:rsidR="006E3BFF">
          <w:t>r” has been added to the &lt;reservoir&gt; block in the Flow XML file</w:t>
        </w:r>
      </w:ins>
      <w:ins w:id="848" w:author="David Conklin" w:date="2020-12-28T16:16:00Z">
        <w:r w:rsidR="006E3BFF">
          <w:t>.  This parameter should be set to a value between 0 and 1 to allow for reduction of insolation of the r</w:t>
        </w:r>
      </w:ins>
      <w:ins w:id="849" w:author="David Conklin" w:date="2020-12-28T16:17:00Z">
        <w:r w:rsidR="006E3BFF">
          <w:t xml:space="preserve">eservoir water surface due to topographic shading.  It can then be dialed up or down to adjust </w:t>
        </w:r>
      </w:ins>
      <w:ins w:id="850" w:author="David Conklin" w:date="2020-12-28T16:18:00Z">
        <w:r w:rsidR="006E3BFF">
          <w:t>downstream water temperatures to get them closer to observed values.</w:t>
        </w:r>
      </w:ins>
      <w:ins w:id="851" w:author="David Conklin" w:date="2020-12-28T15:31:00Z">
        <w:r>
          <w:t xml:space="preserve"> </w:t>
        </w:r>
      </w:ins>
    </w:p>
    <w:p w14:paraId="2AE4C176" w14:textId="77777777" w:rsidR="00C70B81" w:rsidRDefault="000C5A18" w:rsidP="0033601E">
      <w:pPr>
        <w:pStyle w:val="Heading1"/>
      </w:pPr>
      <w:bookmarkStart w:id="852" w:name="_Toc60904816"/>
      <w:r>
        <w:t>North Santiam study area</w:t>
      </w:r>
      <w:bookmarkEnd w:id="852"/>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53" w:name="_Toc60904817"/>
      <w:r>
        <w:rPr>
          <w:rFonts w:eastAsia="Times New Roman"/>
        </w:rPr>
        <w:t>Instream water rights</w:t>
      </w:r>
      <w:bookmarkEnd w:id="85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85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854"/>
    </w:p>
    <w:p w14:paraId="0FD5899C" w14:textId="77777777" w:rsidR="0092040E" w:rsidRDefault="0092040E" w:rsidP="0092040E"/>
    <w:p w14:paraId="0E0CDFE5" w14:textId="77777777" w:rsidR="00B91F45" w:rsidRDefault="00B47486" w:rsidP="00B91F45">
      <w:pPr>
        <w:pStyle w:val="Heading2"/>
      </w:pPr>
      <w:bookmarkStart w:id="855" w:name="_Toc60904818"/>
      <w:r>
        <w:t xml:space="preserve">Municipal </w:t>
      </w:r>
      <w:r w:rsidR="00057A5D">
        <w:t>w</w:t>
      </w:r>
      <w:r>
        <w:t xml:space="preserve">ater </w:t>
      </w:r>
      <w:r w:rsidR="00D97755">
        <w:t>r</w:t>
      </w:r>
      <w:r>
        <w:t>ights</w:t>
      </w:r>
      <w:bookmarkEnd w:id="85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56" w:name="_Toc60904819"/>
      <w:r>
        <w:t>McKenzie Basin Wetlands Study</w:t>
      </w:r>
      <w:bookmarkEnd w:id="856"/>
    </w:p>
    <w:p w14:paraId="79498AD8" w14:textId="77777777" w:rsidR="00736461" w:rsidRPr="00D97CDA" w:rsidRDefault="00736461" w:rsidP="00A8214A"/>
    <w:p w14:paraId="2403DDA0" w14:textId="063D759E" w:rsidR="00275338" w:rsidRDefault="003613A1" w:rsidP="00A8214A">
      <w:pPr>
        <w:pStyle w:val="Heading2"/>
      </w:pPr>
      <w:bookmarkStart w:id="857" w:name="_Toc60904820"/>
      <w:r>
        <w:t xml:space="preserve">Project </w:t>
      </w:r>
      <w:r w:rsidR="00DC262D">
        <w:t>Overview</w:t>
      </w:r>
      <w:bookmarkEnd w:id="857"/>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858" w:name="_Ref48282850"/>
      <w:bookmarkStart w:id="859" w:name="_Toc53219839"/>
      <w:r>
        <w:t xml:space="preserve">Figure </w:t>
      </w:r>
      <w:fldSimple w:instr=" SEQ Figure \* ARABIC ">
        <w:r w:rsidR="006F0CBC">
          <w:rPr>
            <w:noProof/>
          </w:rPr>
          <w:t>7</w:t>
        </w:r>
      </w:fldSimple>
      <w:bookmarkEnd w:id="858"/>
      <w:r>
        <w:t>. McKenzie basin in CW3M screen capture</w:t>
      </w:r>
      <w:bookmarkEnd w:id="85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860" w:name="_Ref48282776"/>
      <w:bookmarkStart w:id="861" w:name="_Ref48282732"/>
      <w:bookmarkStart w:id="862" w:name="_Toc53219840"/>
      <w:r>
        <w:t xml:space="preserve">Figure </w:t>
      </w:r>
      <w:fldSimple w:instr=" SEQ Figure \* ARABIC ">
        <w:r w:rsidR="006F0CBC">
          <w:rPr>
            <w:noProof/>
          </w:rPr>
          <w:t>8</w:t>
        </w:r>
      </w:fldSimple>
      <w:bookmarkEnd w:id="860"/>
      <w:r>
        <w:t>. Wetlands in the lower McKenzie basin, with their WETL_ID attribute values</w:t>
      </w:r>
      <w:bookmarkEnd w:id="861"/>
      <w:bookmarkEnd w:id="862"/>
    </w:p>
    <w:p w14:paraId="364BDC9E" w14:textId="77777777" w:rsidR="004D33B7" w:rsidRDefault="004D33B7" w:rsidP="00275338"/>
    <w:p w14:paraId="6EF95807" w14:textId="5E566C26" w:rsidR="003613A1" w:rsidRDefault="003613A1" w:rsidP="00A8214A">
      <w:pPr>
        <w:pStyle w:val="Heading2"/>
      </w:pPr>
      <w:bookmarkStart w:id="863" w:name="_Toc60904821"/>
      <w:r>
        <w:t>Model and Simulation Overview</w:t>
      </w:r>
      <w:bookmarkEnd w:id="863"/>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864" w:name="_Toc60904822"/>
      <w:r>
        <w:t>McKenzie wetlands in the initial versions of the IDU, HRU, and Reach data layers</w:t>
      </w:r>
      <w:bookmarkEnd w:id="864"/>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865" w:name="_Toc49175988"/>
      <w:bookmarkStart w:id="866" w:name="_Toc60904823"/>
      <w:r>
        <w:t>Data changes for better representation of wetlands</w:t>
      </w:r>
      <w:bookmarkEnd w:id="865"/>
      <w:bookmarkEnd w:id="86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67" w:name="_Toc60904824"/>
      <w:r>
        <w:t xml:space="preserve">Projection, </w:t>
      </w:r>
      <w:r w:rsidR="006F174A">
        <w:t>Calendar</w:t>
      </w:r>
      <w:r>
        <w:t>,</w:t>
      </w:r>
      <w:r w:rsidR="006F174A">
        <w:t xml:space="preserve"> and </w:t>
      </w:r>
      <w:r w:rsidR="009D540F">
        <w:t>Units</w:t>
      </w:r>
      <w:bookmarkEnd w:id="86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68" w:name="_Toc60904825"/>
      <w:r>
        <w:t>Simulation of changes in wetlands over time</w:t>
      </w:r>
      <w:bookmarkEnd w:id="86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69" w:name="_Toc60904826"/>
      <w:r>
        <w:t xml:space="preserve">How wetlands </w:t>
      </w:r>
      <w:r w:rsidR="000806A1">
        <w:t>are</w:t>
      </w:r>
      <w:r>
        <w:t xml:space="preserve"> represented</w:t>
      </w:r>
      <w:r w:rsidR="006D6388">
        <w:t xml:space="preserve"> in the model</w:t>
      </w:r>
      <w:bookmarkEnd w:id="86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70" w:name="_Toc60904827"/>
      <w:r>
        <w:t>Attributes of interest in the wetlands study</w:t>
      </w:r>
      <w:bookmarkEnd w:id="87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71" w:name="_Toc60904828"/>
      <w:r>
        <w:t>A WETNESS attribute</w:t>
      </w:r>
      <w:bookmarkEnd w:id="87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72" w:name="_Toc60904829"/>
      <w:r>
        <w:t>Calculating the exchange of water between the wetland and the reach</w:t>
      </w:r>
      <w:bookmarkEnd w:id="872"/>
    </w:p>
    <w:p w14:paraId="71419F3E" w14:textId="001ADEBC" w:rsidR="00871F69" w:rsidRDefault="00871F69" w:rsidP="00871F69">
      <w:pPr>
        <w:pStyle w:val="Heading3"/>
      </w:pPr>
      <w:bookmarkStart w:id="873" w:name="_Toc60904830"/>
      <w:r>
        <w:t xml:space="preserve">Wetland </w:t>
      </w:r>
      <w:r w:rsidR="007A55EC">
        <w:t xml:space="preserve">IDU </w:t>
      </w:r>
      <w:r>
        <w:t>parameters</w:t>
      </w:r>
      <w:bookmarkEnd w:id="87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74" w:name="_Toc60904831"/>
      <w:r>
        <w:t>Reach parameters</w:t>
      </w:r>
      <w:bookmarkEnd w:id="874"/>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75" w:name="_Toc60904832"/>
      <w:r>
        <w:t>Loss (or gain) of wetlands</w:t>
      </w:r>
      <w:bookmarkEnd w:id="875"/>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76" w:name="_Toc60904833"/>
      <w:r>
        <w:t>Reality check</w:t>
      </w:r>
      <w:bookmarkEnd w:id="87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6B21AE89" w14:textId="57AE2315" w:rsidR="006D6388" w:rsidDel="00876672" w:rsidRDefault="006D6388" w:rsidP="006D6388">
      <w:pPr>
        <w:rPr>
          <w:del w:id="877" w:author="David Conklin" w:date="2021-01-06T09:37:00Z"/>
        </w:rPr>
      </w:pPr>
    </w:p>
    <w:p w14:paraId="630C60EC" w14:textId="64F9D3C1" w:rsidR="005F3164" w:rsidDel="00876672" w:rsidRDefault="005F3164" w:rsidP="006D6388">
      <w:pPr>
        <w:rPr>
          <w:del w:id="878" w:author="David Conklin" w:date="2021-01-06T09:37:00Z"/>
        </w:rPr>
      </w:pPr>
    </w:p>
    <w:p w14:paraId="7B26BEC6" w14:textId="0631A879" w:rsidR="003655CF" w:rsidRDefault="00914CB4" w:rsidP="006D6388">
      <w:pPr>
        <w:rPr>
          <w:noProof/>
        </w:rPr>
      </w:pPr>
      <w:del w:id="879" w:author="David Conklin" w:date="2021-01-06T09:37:00Z">
        <w:r w:rsidDel="00876672">
          <w:rPr>
            <w:noProof/>
          </w:rPr>
          <w:drawing>
            <wp:inline distT="0" distB="0" distL="0" distR="0" wp14:anchorId="4A840B45" wp14:editId="3A18D03F">
              <wp:extent cx="5943600" cy="3453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3765"/>
                      </a:xfrm>
                      <a:prstGeom prst="rect">
                        <a:avLst/>
                      </a:prstGeom>
                    </pic:spPr>
                  </pic:pic>
                </a:graphicData>
              </a:graphic>
            </wp:inline>
          </w:drawing>
        </w:r>
      </w:del>
      <w:r>
        <w:rPr>
          <w:noProof/>
        </w:rPr>
        <w:t xml:space="preserve"> </w:t>
      </w:r>
    </w:p>
    <w:p w14:paraId="65FB1B87" w14:textId="6A3DB266" w:rsidR="00E869F7" w:rsidRDefault="00E8193E" w:rsidP="006D6388">
      <w:pPr>
        <w:rPr>
          <w:ins w:id="880" w:author="David Conklin" w:date="2021-01-06T09:46:00Z"/>
        </w:rPr>
      </w:pPr>
      <w:ins w:id="881" w:author="David Conklin" w:date="2021-01-06T09:40:00Z">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ins>
    </w:p>
    <w:p w14:paraId="5BF1DCDA" w14:textId="6536DF43" w:rsidR="00016221" w:rsidRDefault="00016221" w:rsidP="006D6388">
      <w:pPr>
        <w:rPr>
          <w:ins w:id="882" w:author="David Conklin" w:date="2021-01-06T09:46:00Z"/>
        </w:rPr>
      </w:pPr>
    </w:p>
    <w:p w14:paraId="051FEA41" w14:textId="741C15CE" w:rsidR="00016221" w:rsidRDefault="00016221" w:rsidP="006D6388">
      <w:ins w:id="883" w:author="David Conklin" w:date="2021-01-06T09:46:00Z">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ins>
    </w:p>
    <w:p w14:paraId="1845E1E7" w14:textId="09313DF1" w:rsidR="00E869F7" w:rsidRDefault="00E869F7" w:rsidP="006D6388">
      <w:del w:id="884" w:author="David Conklin" w:date="2021-01-06T09:46:00Z">
        <w:r w:rsidDel="00016221">
          <w:rPr>
            <w:noProof/>
          </w:rPr>
          <w:drawing>
            <wp:inline distT="0" distB="0" distL="0" distR="0" wp14:anchorId="62FBDD98" wp14:editId="4121F276">
              <wp:extent cx="5943600" cy="343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1540"/>
                      </a:xfrm>
                      <a:prstGeom prst="rect">
                        <a:avLst/>
                      </a:prstGeom>
                    </pic:spPr>
                  </pic:pic>
                </a:graphicData>
              </a:graphic>
            </wp:inline>
          </w:drawing>
        </w:r>
      </w:del>
    </w:p>
    <w:p w14:paraId="38E34BDD" w14:textId="7861F535" w:rsidR="007E57E4" w:rsidRDefault="007E57E4" w:rsidP="006D6388"/>
    <w:p w14:paraId="6108DC47" w14:textId="1FD168E9" w:rsidR="007E57E4" w:rsidRDefault="00B22A8A" w:rsidP="007E57E4">
      <w:pPr>
        <w:pStyle w:val="Heading2"/>
      </w:pPr>
      <w:bookmarkStart w:id="885" w:name="_Toc60904834"/>
      <w:r>
        <w:t>High Cascades Springs</w:t>
      </w:r>
      <w:bookmarkEnd w:id="885"/>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546C9CFE" w:rsidR="001B411C" w:rsidRDefault="009C52BE" w:rsidP="00B22A8A">
      <w:ins w:id="886" w:author="David Conklin" w:date="2021-01-07T09:58:00Z">
        <w:r>
          <w:t>S</w:t>
        </w:r>
      </w:ins>
      <w:del w:id="887" w:author="David Conklin" w:date="2021-01-07T09:58:00Z">
        <w:r w:rsidR="001B411C" w:rsidDel="00284E8A">
          <w:delText xml:space="preserve">As of CW3M version </w:delText>
        </w:r>
      </w:del>
      <w:del w:id="888" w:author="David Conklin" w:date="2021-01-06T10:27:00Z">
        <w:r w:rsidR="001B411C" w:rsidDel="00301C70">
          <w:delText>98</w:delText>
        </w:r>
      </w:del>
      <w:del w:id="889" w:author="David Conklin" w:date="2021-01-07T09:58:00Z">
        <w:r w:rsidR="001B411C" w:rsidDel="00284E8A">
          <w:delText xml:space="preserve"> (</w:delText>
        </w:r>
      </w:del>
      <w:del w:id="890" w:author="David Conklin" w:date="2021-01-06T10:27:00Z">
        <w:r w:rsidR="001B411C" w:rsidDel="00301C70">
          <w:delText>11/2/20</w:delText>
        </w:r>
      </w:del>
      <w:del w:id="891" w:author="David Conklin" w:date="2021-01-07T09:58:00Z">
        <w:r w:rsidR="001B411C" w:rsidDel="00284E8A">
          <w:delText>), s</w:delText>
        </w:r>
      </w:del>
      <w:r w:rsidR="001B411C">
        <w:t>pring water inputs have been added to the McKenzie basin simulation at 8 locations</w:t>
      </w:r>
      <w:ins w:id="892" w:author="David Conklin" w:date="2021-01-06T10:26:00Z">
        <w:r w:rsidR="00E83586">
          <w:t>, shown in the table below.  The seasonal sprin</w:t>
        </w:r>
      </w:ins>
      <w:ins w:id="893" w:author="David Conklin" w:date="2021-01-06T10:27:00Z">
        <w:r w:rsidR="00E83586">
          <w:t>g flows for Clear Lake are a special case which is discussed in a later section.</w:t>
        </w:r>
      </w:ins>
      <w:del w:id="894" w:author="David Conklin" w:date="2021-01-06T10:26:00Z">
        <w:r w:rsidR="001B411C" w:rsidDel="00E83586">
          <w:delText>:</w:delText>
        </w:r>
      </w:del>
    </w:p>
    <w:p w14:paraId="09834198" w14:textId="3A889D24" w:rsidR="00E54F20" w:rsidRDefault="00E54F20">
      <w:pPr>
        <w:rPr>
          <w:ins w:id="895" w:author="David Conklin" w:date="2021-01-06T09:47:00Z"/>
        </w:rPr>
      </w:pPr>
      <w:ins w:id="896" w:author="David Conklin" w:date="2021-01-06T09:47:00Z">
        <w:r>
          <w:br w:type="page"/>
        </w:r>
      </w:ins>
    </w:p>
    <w:p w14:paraId="260134F6" w14:textId="77777777" w:rsidR="001B4B07" w:rsidRDefault="001B4B07" w:rsidP="00B22A8A"/>
    <w:p w14:paraId="1B038463" w14:textId="0A1D2B2E" w:rsidR="001B4B07" w:rsidRDefault="00410F77" w:rsidP="00B22A8A">
      <w:ins w:id="897" w:author="David Conklin" w:date="2021-01-07T09:56:00Z">
        <w:r>
          <w:t>S</w:t>
        </w:r>
      </w:ins>
      <w:ins w:id="898" w:author="David Conklin" w:date="2021-01-07T09:57:00Z">
        <w:r>
          <w:t>pecifications for springs in CW3M ver. 226</w:t>
        </w:r>
      </w:ins>
    </w:p>
    <w:tbl>
      <w:tblPr>
        <w:tblStyle w:val="TableGrid"/>
        <w:tblW w:w="0" w:type="auto"/>
        <w:tblLook w:val="04A0" w:firstRow="1" w:lastRow="0" w:firstColumn="1" w:lastColumn="0" w:noHBand="0" w:noVBand="1"/>
      </w:tblPr>
      <w:tblGrid>
        <w:gridCol w:w="1109"/>
        <w:gridCol w:w="1109"/>
        <w:gridCol w:w="2323"/>
        <w:gridCol w:w="1746"/>
        <w:gridCol w:w="1467"/>
        <w:gridCol w:w="1596"/>
        <w:tblGridChange w:id="899">
          <w:tblGrid>
            <w:gridCol w:w="1109"/>
            <w:gridCol w:w="1109"/>
            <w:gridCol w:w="2323"/>
            <w:gridCol w:w="1746"/>
            <w:gridCol w:w="1467"/>
            <w:gridCol w:w="1596"/>
          </w:tblGrid>
        </w:tblGridChange>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pPr>
              <w:rPr>
                <w:ins w:id="900" w:author="David Conklin" w:date="2021-01-06T09:56:00Z"/>
              </w:rPr>
            </w:pPr>
            <w:ins w:id="901" w:author="David Conklin" w:date="2021-01-06T09:57:00Z">
              <w:r>
                <w:t>temperature, deg C</w:t>
              </w:r>
            </w:ins>
          </w:p>
        </w:tc>
        <w:tc>
          <w:tcPr>
            <w:tcW w:w="0" w:type="auto"/>
          </w:tcPr>
          <w:p w14:paraId="1D92D714" w14:textId="2E2829FC" w:rsidR="00E54F20" w:rsidRDefault="00E54F20" w:rsidP="00B22A8A">
            <w:r>
              <w:t>sim rate</w:t>
            </w:r>
            <w:ins w:id="902" w:author="David Conklin" w:date="2021-01-06T09:49:00Z">
              <w:r>
                <w:t>, cms</w:t>
              </w:r>
            </w:ins>
          </w:p>
        </w:tc>
        <w:tc>
          <w:tcPr>
            <w:tcW w:w="0" w:type="auto"/>
          </w:tcPr>
          <w:p w14:paraId="2551DEE7" w14:textId="24515241" w:rsidR="00E54F20" w:rsidRDefault="00E54F20" w:rsidP="00B22A8A">
            <w:r>
              <w:t>gage low flow</w:t>
            </w:r>
            <w:ins w:id="903" w:author="David Conklin" w:date="2021-01-06T09:49:00Z">
              <w:r>
                <w:t>, cms</w:t>
              </w:r>
            </w:ins>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pPr>
              <w:rPr>
                <w:ins w:id="904" w:author="David Conklin" w:date="2021-01-06T10:40:00Z"/>
              </w:rPr>
            </w:pPr>
            <w:r>
              <w:t>Clear Lake</w:t>
            </w:r>
          </w:p>
          <w:p w14:paraId="11EC7C32" w14:textId="34D4DEA4" w:rsidR="00E54F20" w:rsidRDefault="00196A85" w:rsidP="00B22A8A">
            <w:pPr>
              <w:rPr>
                <w:ins w:id="905" w:author="David Conklin" w:date="2021-01-06T10:19:00Z"/>
              </w:rPr>
            </w:pPr>
            <w:ins w:id="906" w:author="David Conklin" w:date="2021-01-06T10:19:00Z">
              <w:r>
                <w:t>constant</w:t>
              </w:r>
            </w:ins>
          </w:p>
          <w:p w14:paraId="56856050" w14:textId="2EAC47DC" w:rsidR="00196A85" w:rsidRDefault="00196A85" w:rsidP="00B22A8A">
            <w:ins w:id="907" w:author="David Conklin" w:date="2021-01-06T10:19:00Z">
              <w:r>
                <w:t>seasonal</w:t>
              </w:r>
            </w:ins>
          </w:p>
        </w:tc>
        <w:tc>
          <w:tcPr>
            <w:tcW w:w="0" w:type="auto"/>
          </w:tcPr>
          <w:p w14:paraId="214B1256" w14:textId="77777777" w:rsidR="00122E42" w:rsidRDefault="00122E42" w:rsidP="00B22A8A">
            <w:pPr>
              <w:rPr>
                <w:ins w:id="908" w:author="David Conklin" w:date="2021-01-06T10:40:00Z"/>
              </w:rPr>
            </w:pPr>
          </w:p>
          <w:p w14:paraId="5A2A905E" w14:textId="11F5E47C" w:rsidR="00E54F20" w:rsidRDefault="00E54F20" w:rsidP="00B22A8A">
            <w:pPr>
              <w:rPr>
                <w:ins w:id="909" w:author="David Conklin" w:date="2021-01-06T10:21:00Z"/>
              </w:rPr>
            </w:pPr>
            <w:ins w:id="910" w:author="David Conklin" w:date="2021-01-06T09:57:00Z">
              <w:r>
                <w:t>4.9</w:t>
              </w:r>
            </w:ins>
          </w:p>
          <w:p w14:paraId="0AF96320" w14:textId="1562F663" w:rsidR="00196A85" w:rsidRDefault="00196A85" w:rsidP="00B22A8A">
            <w:pPr>
              <w:rPr>
                <w:ins w:id="911" w:author="David Conklin" w:date="2021-01-06T09:56:00Z"/>
              </w:rPr>
            </w:pPr>
            <w:ins w:id="912" w:author="David Conklin" w:date="2021-01-06T10:21:00Z">
              <w:r>
                <w:t>4.9</w:t>
              </w:r>
            </w:ins>
          </w:p>
        </w:tc>
        <w:tc>
          <w:tcPr>
            <w:tcW w:w="0" w:type="auto"/>
          </w:tcPr>
          <w:p w14:paraId="3E6E9EF4" w14:textId="77777777" w:rsidR="00122E42" w:rsidRDefault="00122E42" w:rsidP="00B22A8A">
            <w:pPr>
              <w:rPr>
                <w:ins w:id="913" w:author="David Conklin" w:date="2021-01-06T10:40:00Z"/>
              </w:rPr>
            </w:pPr>
          </w:p>
          <w:p w14:paraId="14E00965" w14:textId="580B23F0" w:rsidR="00E54F20" w:rsidRDefault="00E54F20" w:rsidP="00B22A8A">
            <w:pPr>
              <w:rPr>
                <w:ins w:id="914" w:author="David Conklin" w:date="2021-01-06T10:20:00Z"/>
              </w:rPr>
            </w:pPr>
            <w:ins w:id="915" w:author="David Conklin" w:date="2021-01-06T09:48:00Z">
              <w:r>
                <w:t>5.70</w:t>
              </w:r>
            </w:ins>
            <w:del w:id="916" w:author="David Conklin" w:date="2021-01-06T09:48:00Z">
              <w:r w:rsidDel="00E54F20">
                <w:delText>9.71</w:delText>
              </w:r>
            </w:del>
            <w:del w:id="917" w:author="David Conklin" w:date="2021-01-06T09:58:00Z">
              <w:r w:rsidDel="00F451B4">
                <w:delText xml:space="preserve"> cms</w:delText>
              </w:r>
            </w:del>
          </w:p>
          <w:p w14:paraId="55CCCF7A" w14:textId="71D63808" w:rsidR="00196A85" w:rsidRDefault="00196A85" w:rsidP="00B22A8A">
            <w:ins w:id="918" w:author="David Conklin" w:date="2021-01-06T10:20:00Z">
              <w:r>
                <w:t>3.10</w:t>
              </w:r>
            </w:ins>
          </w:p>
        </w:tc>
        <w:tc>
          <w:tcPr>
            <w:tcW w:w="0" w:type="auto"/>
          </w:tcPr>
          <w:p w14:paraId="2D40632C" w14:textId="05323292" w:rsidR="00E54F20" w:rsidRDefault="00E54F20" w:rsidP="00B22A8A">
            <w:r>
              <w:t>~6.60</w:t>
            </w:r>
            <w:del w:id="919" w:author="David Conklin" w:date="2021-01-06T10:41:00Z">
              <w:r w:rsidDel="00122E42">
                <w:delText xml:space="preserve"> cms</w:delText>
              </w:r>
            </w:del>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pPr>
              <w:rPr>
                <w:ins w:id="920" w:author="David Conklin" w:date="2021-01-06T09:56:00Z"/>
              </w:rPr>
            </w:pPr>
            <w:ins w:id="921" w:author="David Conklin" w:date="2021-01-06T09:57:00Z">
              <w:r w:rsidRPr="00B46514">
                <w:t>4.9</w:t>
              </w:r>
            </w:ins>
          </w:p>
        </w:tc>
        <w:tc>
          <w:tcPr>
            <w:tcW w:w="0" w:type="auto"/>
          </w:tcPr>
          <w:p w14:paraId="2E05C778" w14:textId="60369D06" w:rsidR="00F451B4" w:rsidRDefault="00F451B4" w:rsidP="00F451B4">
            <w:r>
              <w:t>0.</w:t>
            </w:r>
            <w:del w:id="922" w:author="David Conklin" w:date="2021-01-06T09:58:00Z">
              <w:r w:rsidDel="00F451B4">
                <w:delText>36 cms</w:delText>
              </w:r>
            </w:del>
            <w:ins w:id="923" w:author="David Conklin" w:date="2021-01-06T09:58:00Z">
              <w:r>
                <w:t>14</w:t>
              </w:r>
            </w:ins>
          </w:p>
        </w:tc>
        <w:tc>
          <w:tcPr>
            <w:tcW w:w="0" w:type="auto"/>
          </w:tcPr>
          <w:p w14:paraId="2EC21199" w14:textId="0A20FDF3" w:rsidR="00F451B4" w:rsidRDefault="00F451B4" w:rsidP="00F451B4">
            <w:r>
              <w:t>~0.35</w:t>
            </w:r>
            <w:del w:id="924" w:author="David Conklin" w:date="2021-01-06T10:41:00Z">
              <w:r w:rsidDel="00122E42">
                <w:delText xml:space="preserve"> cms</w:delText>
              </w:r>
            </w:del>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pPr>
              <w:rPr>
                <w:ins w:id="925" w:author="David Conklin" w:date="2021-01-06T09:56:00Z"/>
              </w:rPr>
            </w:pPr>
            <w:ins w:id="926" w:author="David Conklin" w:date="2021-01-06T09:57:00Z">
              <w:r w:rsidRPr="00B46514">
                <w:t>4.9</w:t>
              </w:r>
            </w:ins>
          </w:p>
        </w:tc>
        <w:tc>
          <w:tcPr>
            <w:tcW w:w="0" w:type="auto"/>
          </w:tcPr>
          <w:p w14:paraId="362C037C" w14:textId="2902D946" w:rsidR="00F451B4" w:rsidRDefault="00F451B4" w:rsidP="00F451B4">
            <w:del w:id="927" w:author="David Conklin" w:date="2021-01-06T09:58:00Z">
              <w:r w:rsidDel="00F451B4">
                <w:delText>7.36 cms</w:delText>
              </w:r>
            </w:del>
            <w:ins w:id="928" w:author="David Conklin" w:date="2021-01-06T09:58:00Z">
              <w:r>
                <w:t>9.67</w:t>
              </w:r>
            </w:ins>
          </w:p>
        </w:tc>
        <w:tc>
          <w:tcPr>
            <w:tcW w:w="0" w:type="auto"/>
          </w:tcPr>
          <w:p w14:paraId="518E8AE8" w14:textId="55A906AF" w:rsidR="00F451B4" w:rsidRDefault="00F451B4" w:rsidP="00F451B4">
            <w:r>
              <w:t>~19.39</w:t>
            </w:r>
            <w:del w:id="929" w:author="David Conklin" w:date="2021-01-06T10:41:00Z">
              <w:r w:rsidDel="00122E42">
                <w:delText xml:space="preserve"> cms</w:delText>
              </w:r>
            </w:del>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pPr>
              <w:rPr>
                <w:ins w:id="930" w:author="David Conklin" w:date="2021-01-06T09:56:00Z"/>
              </w:rPr>
            </w:pPr>
            <w:ins w:id="931" w:author="David Conklin" w:date="2021-01-06T09:57:00Z">
              <w:r w:rsidRPr="00B46514">
                <w:t>4.9</w:t>
              </w:r>
            </w:ins>
          </w:p>
        </w:tc>
        <w:tc>
          <w:tcPr>
            <w:tcW w:w="0" w:type="auto"/>
          </w:tcPr>
          <w:p w14:paraId="72458008" w14:textId="6D560B73" w:rsidR="00F451B4" w:rsidRDefault="00F451B4" w:rsidP="00F451B4">
            <w:r>
              <w:t>3.31</w:t>
            </w:r>
            <w:del w:id="932" w:author="David Conklin" w:date="2021-01-06T09:58:00Z">
              <w:r w:rsidDel="00F451B4">
                <w:delText xml:space="preserve"> cms</w:delText>
              </w:r>
            </w:del>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41C11EDD" w:rsidR="00F451B4" w:rsidRDefault="00F451B4" w:rsidP="00F451B4">
            <w:r>
              <w:t xml:space="preserve">Blue R </w:t>
            </w:r>
            <w:del w:id="933" w:author="David Conklin" w:date="2021-01-06T09:59:00Z">
              <w:r w:rsidDel="00F451B4">
                <w:delText xml:space="preserve">below </w:delText>
              </w:r>
            </w:del>
            <w:ins w:id="934" w:author="David Conklin" w:date="2021-01-06T09:59:00Z">
              <w:r>
                <w:t xml:space="preserve">at </w:t>
              </w:r>
            </w:ins>
            <w:r>
              <w:t>Tidbits Cr</w:t>
            </w:r>
          </w:p>
        </w:tc>
        <w:tc>
          <w:tcPr>
            <w:tcW w:w="0" w:type="auto"/>
          </w:tcPr>
          <w:p w14:paraId="355D74D0" w14:textId="4D7D97D1" w:rsidR="00F451B4" w:rsidRDefault="00F451B4" w:rsidP="00F451B4">
            <w:pPr>
              <w:rPr>
                <w:ins w:id="935" w:author="David Conklin" w:date="2021-01-06T09:56:00Z"/>
              </w:rPr>
            </w:pPr>
            <w:ins w:id="936" w:author="David Conklin" w:date="2021-01-06T09:57:00Z">
              <w:r w:rsidRPr="00B46514">
                <w:t>4.9</w:t>
              </w:r>
            </w:ins>
          </w:p>
        </w:tc>
        <w:tc>
          <w:tcPr>
            <w:tcW w:w="0" w:type="auto"/>
          </w:tcPr>
          <w:p w14:paraId="2C9932A0" w14:textId="19021D63" w:rsidR="00F451B4" w:rsidRDefault="00F451B4" w:rsidP="00F451B4">
            <w:r>
              <w:t>1.60</w:t>
            </w:r>
            <w:del w:id="937" w:author="David Conklin" w:date="2021-01-06T09:59:00Z">
              <w:r w:rsidDel="00F451B4">
                <w:delText xml:space="preserve"> cms</w:delText>
              </w:r>
            </w:del>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pPr>
              <w:rPr>
                <w:ins w:id="938" w:author="David Conklin" w:date="2021-01-06T09:56:00Z"/>
              </w:rPr>
            </w:pPr>
            <w:ins w:id="939" w:author="David Conklin" w:date="2021-01-06T09:57:00Z">
              <w:r w:rsidRPr="00B46514">
                <w:t>4.9</w:t>
              </w:r>
            </w:ins>
          </w:p>
        </w:tc>
        <w:tc>
          <w:tcPr>
            <w:tcW w:w="0" w:type="auto"/>
          </w:tcPr>
          <w:p w14:paraId="686C34EE" w14:textId="28C9D56F" w:rsidR="00F451B4" w:rsidRDefault="00F451B4" w:rsidP="00F451B4">
            <w:r>
              <w:t>0.7</w:t>
            </w:r>
            <w:ins w:id="940" w:author="David Conklin" w:date="2021-01-06T09:59:00Z">
              <w:r>
                <w:t>6</w:t>
              </w:r>
            </w:ins>
            <w:del w:id="941" w:author="David Conklin" w:date="2021-01-06T09:59:00Z">
              <w:r w:rsidDel="00F451B4">
                <w:delText>6 cms</w:delText>
              </w:r>
            </w:del>
          </w:p>
        </w:tc>
        <w:tc>
          <w:tcPr>
            <w:tcW w:w="0" w:type="auto"/>
          </w:tcPr>
          <w:p w14:paraId="1A378141" w14:textId="332689FA" w:rsidR="00F451B4" w:rsidRDefault="00F451B4" w:rsidP="00F451B4">
            <w:r>
              <w:t>~0.15</w:t>
            </w:r>
            <w:del w:id="942" w:author="David Conklin" w:date="2021-01-06T10:41:00Z">
              <w:r w:rsidDel="00122E42">
                <w:delText xml:space="preserve"> cms</w:delText>
              </w:r>
            </w:del>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pPr>
              <w:rPr>
                <w:ins w:id="943" w:author="David Conklin" w:date="2021-01-06T09:56:00Z"/>
              </w:rPr>
            </w:pPr>
            <w:ins w:id="944" w:author="David Conklin" w:date="2021-01-06T09:57:00Z">
              <w:r w:rsidRPr="00B46514">
                <w:t>4.9</w:t>
              </w:r>
            </w:ins>
          </w:p>
        </w:tc>
        <w:tc>
          <w:tcPr>
            <w:tcW w:w="0" w:type="auto"/>
          </w:tcPr>
          <w:p w14:paraId="719B1822" w14:textId="474998AF" w:rsidR="00F451B4" w:rsidRDefault="00F451B4" w:rsidP="00F451B4">
            <w:r>
              <w:t>6.</w:t>
            </w:r>
            <w:ins w:id="945" w:author="David Conklin" w:date="2021-01-06T09:59:00Z">
              <w:r>
                <w:t>06</w:t>
              </w:r>
            </w:ins>
            <w:del w:id="946" w:author="David Conklin" w:date="2021-01-06T09:59:00Z">
              <w:r w:rsidDel="00F451B4">
                <w:delText>37</w:delText>
              </w:r>
            </w:del>
            <w:del w:id="947" w:author="David Conklin" w:date="2021-01-06T10:00:00Z">
              <w:r w:rsidDel="00F451B4">
                <w:delText xml:space="preserve"> cms</w:delText>
              </w:r>
            </w:del>
          </w:p>
        </w:tc>
        <w:tc>
          <w:tcPr>
            <w:tcW w:w="0" w:type="auto"/>
          </w:tcPr>
          <w:p w14:paraId="65F9C6A9" w14:textId="4386762D" w:rsidR="00F451B4" w:rsidRDefault="00F451B4" w:rsidP="00F451B4">
            <w:r>
              <w:t>~6.40</w:t>
            </w:r>
            <w:del w:id="948" w:author="David Conklin" w:date="2021-01-06T10:41:00Z">
              <w:r w:rsidDel="00122E42">
                <w:delText xml:space="preserve"> cms</w:delText>
              </w:r>
            </w:del>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pPr>
              <w:rPr>
                <w:ins w:id="949" w:author="David Conklin" w:date="2021-01-06T09:56:00Z"/>
              </w:rPr>
            </w:pPr>
            <w:ins w:id="950" w:author="David Conklin" w:date="2021-01-06T09:57:00Z">
              <w:r w:rsidRPr="00B46514">
                <w:t>4.9</w:t>
              </w:r>
            </w:ins>
          </w:p>
        </w:tc>
        <w:tc>
          <w:tcPr>
            <w:tcW w:w="0" w:type="auto"/>
          </w:tcPr>
          <w:p w14:paraId="107A303C" w14:textId="26CD98DD" w:rsidR="00F451B4" w:rsidRDefault="00F451B4" w:rsidP="00F451B4">
            <w:r>
              <w:t>1.10</w:t>
            </w:r>
            <w:del w:id="951" w:author="David Conklin" w:date="2021-01-06T10:00:00Z">
              <w:r w:rsidDel="00F451B4">
                <w:delText xml:space="preserve"> cms</w:delText>
              </w:r>
            </w:del>
          </w:p>
        </w:tc>
        <w:tc>
          <w:tcPr>
            <w:tcW w:w="0" w:type="auto"/>
          </w:tcPr>
          <w:p w14:paraId="3A991BCE" w14:textId="2D282479" w:rsidR="00F451B4" w:rsidRDefault="00F451B4" w:rsidP="00F451B4">
            <w:r>
              <w:t>~12.41</w:t>
            </w:r>
            <w:del w:id="952" w:author="David Conklin" w:date="2021-01-06T10:41:00Z">
              <w:r w:rsidDel="00122E42">
                <w:delText xml:space="preserve"> cms</w:delText>
              </w:r>
            </w:del>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pPr>
              <w:rPr>
                <w:ins w:id="953" w:author="David Conklin" w:date="2021-01-06T09:56:00Z"/>
              </w:rPr>
            </w:pPr>
            <w:ins w:id="954" w:author="David Conklin" w:date="2021-01-06T09:57:00Z">
              <w:r w:rsidRPr="00B46514">
                <w:t>4.9</w:t>
              </w:r>
            </w:ins>
          </w:p>
        </w:tc>
        <w:tc>
          <w:tcPr>
            <w:tcW w:w="0" w:type="auto"/>
          </w:tcPr>
          <w:p w14:paraId="59AA375B" w14:textId="6046600C" w:rsidR="00F451B4" w:rsidRDefault="00196A85" w:rsidP="00F451B4">
            <w:ins w:id="955" w:author="David Conklin" w:date="2021-01-06T10:22:00Z">
              <w:r>
                <w:t>31.</w:t>
              </w:r>
            </w:ins>
            <w:ins w:id="956" w:author="David Conklin" w:date="2021-01-06T10:01:00Z">
              <w:r w:rsidR="00F451B4">
                <w:t>4</w:t>
              </w:r>
            </w:ins>
            <w:ins w:id="957" w:author="David Conklin" w:date="2021-01-06T10:22:00Z">
              <w:r>
                <w:t>0</w:t>
              </w:r>
            </w:ins>
            <w:del w:id="958" w:author="David Conklin" w:date="2021-01-06T10:01:00Z">
              <w:r w:rsidR="00F451B4" w:rsidDel="00F451B4">
                <w:delText>30.57</w:delText>
              </w:r>
            </w:del>
            <w:r w:rsidR="00F451B4">
              <w:t xml:space="preserve"> cms</w:t>
            </w:r>
          </w:p>
        </w:tc>
        <w:tc>
          <w:tcPr>
            <w:tcW w:w="0" w:type="auto"/>
          </w:tcPr>
          <w:p w14:paraId="721A7E6A" w14:textId="0084E545" w:rsidR="00F451B4" w:rsidRDefault="00F451B4" w:rsidP="00F451B4">
            <w:r>
              <w:t>~45-50</w:t>
            </w:r>
            <w:del w:id="959" w:author="David Conklin" w:date="2021-01-06T10:41:00Z">
              <w:r w:rsidDel="00122E42">
                <w:delText xml:space="preserve"> cms</w:delText>
              </w:r>
            </w:del>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60" w:name="_Toc60904835"/>
      <w:r>
        <w:t>Calibration</w:t>
      </w:r>
      <w:r w:rsidR="00B06ED6">
        <w:t xml:space="preserve"> and simulation skill</w:t>
      </w:r>
      <w:bookmarkEnd w:id="960"/>
    </w:p>
    <w:p w14:paraId="72382DEC" w14:textId="221D3210" w:rsidR="00081FEC" w:rsidDel="00950BB8" w:rsidRDefault="00081FEC" w:rsidP="00081FEC">
      <w:pPr>
        <w:rPr>
          <w:del w:id="961" w:author="David Conklin" w:date="2020-12-26T09:56:00Z"/>
        </w:rPr>
      </w:pPr>
      <w:del w:id="962" w:author="David Conklin" w:date="2020-12-26T09:56:00Z">
        <w:r w:rsidDel="00950BB8">
          <w:delText>For evaluating the model’s skill at simulating streamflows, we use 4 statistics recommended by Moriasi et al. (2007, 2015; see especially Table 5, pp 1771-2 in the 2015 pub).  These “Moriasi statistics” are NSE, PBIAS, RSR, and R</w:delText>
        </w:r>
        <w:r w:rsidDel="00950BB8">
          <w:rPr>
            <w:vertAlign w:val="superscript"/>
          </w:rPr>
          <w:delText>2</w:delText>
        </w:r>
        <w:r w:rsidDel="00950BB8">
          <w:delText xml:space="preserve">.  For stream temperatures, we </w:delText>
        </w:r>
      </w:del>
      <w:del w:id="963" w:author="David Conklin" w:date="2020-12-26T09:54:00Z">
        <w:r w:rsidDel="00950BB8">
          <w:delText>substitute MAE for RSR</w:delText>
        </w:r>
      </w:del>
      <w:del w:id="964" w:author="David Conklin" w:date="2020-12-26T09:56:00Z">
        <w:r w:rsidDel="00950BB8">
          <w:delText>.</w:delText>
        </w:r>
      </w:del>
    </w:p>
    <w:p w14:paraId="4D3E7CB0" w14:textId="55164E9A" w:rsidR="00081FEC" w:rsidRPr="002D591A" w:rsidDel="00950BB8" w:rsidRDefault="00081FEC" w:rsidP="002D591A">
      <w:pPr>
        <w:rPr>
          <w:del w:id="965" w:author="David Conklin" w:date="2020-12-26T09:56:00Z"/>
        </w:rPr>
      </w:pPr>
    </w:p>
    <w:p w14:paraId="08A0E44B" w14:textId="3165E8A2" w:rsidR="00A81ED1" w:rsidRDefault="00872B5B" w:rsidP="00A81ED1">
      <w:pPr>
        <w:rPr>
          <w:ins w:id="966" w:author="David Conklin" w:date="2020-12-26T09:56:00Z"/>
        </w:rPr>
      </w:pPr>
      <w:ins w:id="967" w:author="David Conklin" w:date="2020-12-26T08:25:00Z">
        <w:r>
          <w:t>C</w:t>
        </w:r>
      </w:ins>
      <w:del w:id="968" w:author="David Conklin" w:date="2020-12-26T08:25:00Z">
        <w:r w:rsidR="00A81ED1" w:rsidDel="00872B5B">
          <w:delText>Initial c</w:delText>
        </w:r>
      </w:del>
      <w:r w:rsidR="00A81ED1">
        <w:t xml:space="preserve">alibration of CW3M for the McKenzie basin, done through </w:t>
      </w:r>
      <w:del w:id="969" w:author="David Conklin" w:date="2021-01-03T15:43:00Z">
        <w:r w:rsidR="00A81ED1" w:rsidDel="001770A2">
          <w:delText>1</w:delText>
        </w:r>
        <w:r w:rsidR="005160F8" w:rsidDel="001770A2">
          <w:delText>2/</w:delText>
        </w:r>
      </w:del>
      <w:del w:id="970" w:author="David Conklin" w:date="2020-12-26T08:25:00Z">
        <w:r w:rsidR="00CC3A0F" w:rsidDel="00872B5B">
          <w:delText>7</w:delText>
        </w:r>
      </w:del>
      <w:del w:id="971" w:author="David Conklin" w:date="2021-01-03T15:43:00Z">
        <w:r w:rsidR="00A81ED1" w:rsidDel="001770A2">
          <w:delText>/20</w:delText>
        </w:r>
      </w:del>
      <w:ins w:id="972" w:author="David Conklin" w:date="2021-01-03T15:43:00Z">
        <w:r w:rsidR="001770A2">
          <w:t>1/3/21</w:t>
        </w:r>
      </w:ins>
      <w:r w:rsidR="00A81ED1">
        <w:t xml:space="preserve"> for the EPA-funded study, </w:t>
      </w:r>
      <w:r w:rsidR="005160F8">
        <w:t xml:space="preserve">has </w:t>
      </w:r>
      <w:r w:rsidR="00A81ED1">
        <w:t>yield</w:t>
      </w:r>
      <w:r w:rsidR="005160F8">
        <w:t>ed</w:t>
      </w:r>
      <w:del w:id="973" w:author="David Conklin" w:date="2020-12-26T08:25:00Z">
        <w:r w:rsidR="00A81ED1" w:rsidDel="00872B5B">
          <w:delText xml:space="preserve"> mixed</w:delText>
        </w:r>
      </w:del>
      <w:r w:rsidR="00A81ED1">
        <w:t xml:space="preserve"> </w:t>
      </w:r>
      <w:ins w:id="974" w:author="David Conklin" w:date="2021-01-06T10:43:00Z">
        <w:r w:rsidR="00830884">
          <w:t xml:space="preserve">satisfactory to very </w:t>
        </w:r>
      </w:ins>
      <w:r w:rsidR="00A81ED1">
        <w:t>good</w:t>
      </w:r>
      <w:del w:id="975" w:author="David Conklin" w:date="2020-12-26T08:25:00Z">
        <w:r w:rsidR="00A81ED1" w:rsidDel="00872B5B">
          <w:delText xml:space="preserve"> and bad</w:delText>
        </w:r>
      </w:del>
      <w:r w:rsidR="00A81ED1">
        <w:t xml:space="preserve"> skill statistics</w:t>
      </w:r>
      <w:ins w:id="976" w:author="David Conklin" w:date="2021-01-06T10:43:00Z">
        <w:r w:rsidR="00830884">
          <w:t xml:space="preserve"> for 8 of 13 flow locations and all 6 stream temperature</w:t>
        </w:r>
      </w:ins>
      <w:ins w:id="977" w:author="David Conklin" w:date="2021-01-06T10:44:00Z">
        <w:r w:rsidR="00830884">
          <w:t xml:space="preserve"> locations</w:t>
        </w:r>
      </w:ins>
      <w:r w:rsidR="00A81ED1">
        <w:t>.</w:t>
      </w:r>
      <w:ins w:id="978" w:author="David Conklin" w:date="2020-12-26T08:26:00Z">
        <w:r>
          <w:t xml:space="preserve">  </w:t>
        </w:r>
      </w:ins>
      <w:ins w:id="979" w:author="David Conklin" w:date="2021-01-06T10:44:00Z">
        <w:r w:rsidR="00830884">
          <w:t>The</w:t>
        </w:r>
      </w:ins>
      <w:ins w:id="980" w:author="David Conklin" w:date="2020-12-26T08:26:00Z">
        <w:r>
          <w:t xml:space="preserve"> exceptions</w:t>
        </w:r>
      </w:ins>
      <w:ins w:id="981" w:author="David Conklin" w:date="2021-01-06T10:44:00Z">
        <w:r w:rsidR="00830884">
          <w:t xml:space="preserve"> </w:t>
        </w:r>
      </w:ins>
      <w:ins w:id="982" w:author="David Conklin" w:date="2020-12-26T08:26:00Z">
        <w:r>
          <w:t xml:space="preserve"> are discussed in a later section of this document.</w:t>
        </w:r>
      </w:ins>
      <w:r w:rsidR="00B64193">
        <w:t xml:space="preserve">  </w:t>
      </w:r>
      <w:del w:id="983" w:author="David Conklin" w:date="2021-01-06T10:44:00Z">
        <w:r w:rsidR="00B64193" w:rsidDel="00830884">
          <w:delText xml:space="preserve">Simulated monthly flows for 2010-18 at </w:delText>
        </w:r>
      </w:del>
      <w:del w:id="984" w:author="David Conklin" w:date="2020-12-26T08:27:00Z">
        <w:r w:rsidR="00B64193" w:rsidDel="00872B5B">
          <w:delText>7</w:delText>
        </w:r>
      </w:del>
      <w:del w:id="985" w:author="David Conklin" w:date="2021-01-06T10:44:00Z">
        <w:r w:rsidR="00B64193" w:rsidDel="00830884">
          <w:delText xml:space="preserve"> of the 13 gages listed above match the gage records well enough to rate </w:delText>
        </w:r>
        <w:r w:rsidR="003D64A1" w:rsidDel="00830884">
          <w:delText xml:space="preserve">generally </w:delText>
        </w:r>
        <w:r w:rsidR="00B64193" w:rsidDel="00830884">
          <w:delText>satisfactory or better, using</w:delText>
        </w:r>
      </w:del>
      <w:ins w:id="986" w:author="David Conklin" w:date="2021-01-06T10:44:00Z">
        <w:r w:rsidR="00830884">
          <w:t>We ass</w:t>
        </w:r>
      </w:ins>
      <w:ins w:id="987" w:author="David Conklin" w:date="2021-01-06T10:45:00Z">
        <w:r w:rsidR="00830884">
          <w:t>ign grades to the values of the statistics – VG very good, G good, S satisfactory, NS not satisfactory - using</w:t>
        </w:r>
      </w:ins>
      <w:r w:rsidR="00B64193">
        <w:t xml:space="preserve"> the Moriasi skill criteria (Moriasi et al. 2007, 2015).  </w:t>
      </w:r>
      <w:del w:id="988" w:author="David Conklin" w:date="2021-01-06T10:46:00Z">
        <w:r w:rsidR="00B64193" w:rsidDel="00830884">
          <w:delText xml:space="preserve">Simulated flows at the other </w:delText>
        </w:r>
      </w:del>
      <w:del w:id="989" w:author="David Conklin" w:date="2020-12-26T08:28:00Z">
        <w:r w:rsidR="00B64193" w:rsidDel="00872B5B">
          <w:delText>6</w:delText>
        </w:r>
      </w:del>
      <w:del w:id="990" w:author="David Conklin" w:date="2021-01-06T10:46:00Z">
        <w:r w:rsidR="00B64193" w:rsidDel="00830884">
          <w:delText xml:space="preserve"> gages are not satisfactory.  Simulated monthly stream temperatures are</w:delText>
        </w:r>
        <w:r w:rsidR="00CC3A0F" w:rsidDel="00830884">
          <w:delText xml:space="preserve"> generally</w:delText>
        </w:r>
        <w:r w:rsidR="00B64193" w:rsidDel="00830884">
          <w:delText xml:space="preserve"> satisfactory or better at </w:delText>
        </w:r>
        <w:r w:rsidR="005160F8" w:rsidDel="00830884">
          <w:delText>all</w:delText>
        </w:r>
        <w:r w:rsidR="00B64193" w:rsidDel="00830884">
          <w:delText xml:space="preserve"> of the 6 temperature sensor locations.</w:delText>
        </w:r>
        <w:r w:rsidR="00257E8F" w:rsidDel="00830884">
          <w:delText xml:space="preserve"> </w:delText>
        </w:r>
      </w:del>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Pr>
        <w:rPr>
          <w:ins w:id="991" w:author="David Conklin" w:date="2020-12-26T09:56:00Z"/>
        </w:rPr>
      </w:pPr>
    </w:p>
    <w:p w14:paraId="73B30CD4" w14:textId="4DC4312B" w:rsidR="00950BB8" w:rsidRDefault="00950BB8" w:rsidP="00A81ED1">
      <w:ins w:id="992" w:author="David Conklin" w:date="2020-12-26T09:56:00Z">
        <w:r>
          <w:t>The four statistics recommended by Moriasi et al. (2007, 2015; see especially Table 5, pp 1771-2 in the 2015 pub) are describe</w:t>
        </w:r>
      </w:ins>
      <w:ins w:id="993" w:author="David Conklin" w:date="2020-12-26T09:57:00Z">
        <w:r>
          <w:t>d just below</w:t>
        </w:r>
      </w:ins>
      <w:ins w:id="994" w:author="David Conklin" w:date="2020-12-26T09:56:00Z">
        <w:r>
          <w:t>.  These “Moriasi statistics” are NSE, PBIAS, RSR, and R</w:t>
        </w:r>
        <w:r>
          <w:rPr>
            <w:vertAlign w:val="superscript"/>
          </w:rPr>
          <w:t>2</w:t>
        </w:r>
        <w:r>
          <w:t xml:space="preserve">.  For stream temperatures, we add </w:t>
        </w:r>
      </w:ins>
      <w:ins w:id="995" w:author="David Conklin" w:date="2020-12-26T09:57:00Z">
        <w:r>
          <w:t xml:space="preserve">a fifth statistic, </w:t>
        </w:r>
      </w:ins>
      <w:ins w:id="996" w:author="David Conklin" w:date="2020-12-26T09:56:00Z">
        <w:r>
          <w:t>MAE</w:t>
        </w:r>
      </w:ins>
      <w:ins w:id="997" w:author="David Conklin" w:date="2020-12-26T09:57:00Z">
        <w:r>
          <w:t>, the mean absolute error.</w:t>
        </w:r>
      </w:ins>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CD7787F" w:rsidR="0064217D" w:rsidDel="00800998" w:rsidRDefault="0064217D" w:rsidP="00800998">
      <w:pPr>
        <w:numPr>
          <w:ilvl w:val="0"/>
          <w:numId w:val="3"/>
        </w:numPr>
        <w:rPr>
          <w:del w:id="998" w:author="David Conklin" w:date="2021-01-03T15:42:00Z"/>
        </w:r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01367EC6" w14:textId="77777777" w:rsidR="00800998" w:rsidRDefault="00800998" w:rsidP="0064217D">
      <w:pPr>
        <w:numPr>
          <w:ilvl w:val="0"/>
          <w:numId w:val="3"/>
        </w:numPr>
        <w:rPr>
          <w:ins w:id="999" w:author="David Conklin" w:date="2021-01-03T15:42:00Z"/>
        </w:rPr>
      </w:pPr>
    </w:p>
    <w:p w14:paraId="10593BFB" w14:textId="4CFB2A7B" w:rsidR="00081FEC" w:rsidDel="00950BB8" w:rsidRDefault="00081FEC" w:rsidP="006F0CBC">
      <w:pPr>
        <w:numPr>
          <w:ilvl w:val="0"/>
          <w:numId w:val="3"/>
        </w:numPr>
        <w:rPr>
          <w:del w:id="1000" w:author="David Conklin" w:date="2020-12-26T09:59:00Z"/>
        </w:rPr>
      </w:pPr>
      <w:r>
        <w:t xml:space="preserve">MAE – Mean absolute error.  This is </w:t>
      </w:r>
      <w:ins w:id="1001" w:author="David Conklin" w:date="2021-01-03T15:45:00Z">
        <w:r w:rsidR="001770A2">
          <w:t xml:space="preserve">average of </w:t>
        </w:r>
      </w:ins>
      <w:r>
        <w:t>the absolute value</w:t>
      </w:r>
      <w:ins w:id="1002" w:author="David Conklin" w:date="2021-01-03T15:45:00Z">
        <w:r w:rsidR="001770A2">
          <w:t>s</w:t>
        </w:r>
      </w:ins>
      <w:r>
        <w:t xml:space="preserve"> of the</w:t>
      </w:r>
      <w:del w:id="1003" w:author="David Conklin" w:date="2021-01-03T15:45:00Z">
        <w:r w:rsidDel="001770A2">
          <w:delText xml:space="preserve"> average</w:delText>
        </w:r>
      </w:del>
      <w:r>
        <w:t xml:space="preserve"> difference</w:t>
      </w:r>
      <w:ins w:id="1004" w:author="David Conklin" w:date="2021-01-03T15:45:00Z">
        <w:r w:rsidR="001770A2">
          <w:t>s</w:t>
        </w:r>
      </w:ins>
      <w:r>
        <w:t xml:space="preserve"> between the simulated value</w:t>
      </w:r>
      <w:ins w:id="1005" w:author="David Conklin" w:date="2021-01-03T15:46:00Z">
        <w:r w:rsidR="001770A2">
          <w:t>s</w:t>
        </w:r>
      </w:ins>
      <w:r>
        <w:t xml:space="preserve"> and </w:t>
      </w:r>
      <w:ins w:id="1006" w:author="David Conklin" w:date="2021-01-03T15:46:00Z">
        <w:r w:rsidR="001770A2">
          <w:t>the corresponding</w:t>
        </w:r>
      </w:ins>
      <w:del w:id="1007" w:author="David Conklin" w:date="2021-01-03T15:46:00Z">
        <w:r w:rsidDel="001770A2">
          <w:delText>an</w:delText>
        </w:r>
      </w:del>
      <w:r>
        <w:t xml:space="preserve"> observed value</w:t>
      </w:r>
      <w:ins w:id="1008" w:author="David Conklin" w:date="2021-01-03T15:46:00Z">
        <w:r w:rsidR="001770A2">
          <w:t>s</w:t>
        </w:r>
      </w:ins>
      <w:r>
        <w:t>, expressed in the units of the observations.  As such it is useful to</w:t>
      </w:r>
      <w:r w:rsidR="00BE0485">
        <w:t xml:space="preserve"> inform one’s expectation of the accuracy of the simulation</w:t>
      </w:r>
      <w:ins w:id="1009" w:author="David Conklin" w:date="2020-12-26T10:00:00Z">
        <w:r w:rsidR="00950BB8">
          <w:t xml:space="preserve"> at </w:t>
        </w:r>
        <w:r w:rsidR="00242528">
          <w:t>a given</w:t>
        </w:r>
      </w:ins>
      <w:ins w:id="1010" w:author="David Conklin" w:date="2021-01-03T15:46:00Z">
        <w:r w:rsidR="001770A2">
          <w:t xml:space="preserve"> time</w:t>
        </w:r>
      </w:ins>
      <w:r w:rsidR="00BE0485">
        <w:t xml:space="preserve">.  </w:t>
      </w:r>
      <w:del w:id="1011" w:author="David Conklin" w:date="2020-12-26T09:59:00Z">
        <w:r w:rsidR="00BE0485" w:rsidDel="00950BB8">
          <w:delText xml:space="preserve">We use MAE in deg C to indicate the </w:delText>
        </w:r>
      </w:del>
      <w:del w:id="1012" w:author="David Conklin" w:date="2020-12-26T09:58:00Z">
        <w:r w:rsidR="005A069A" w:rsidDel="00950BB8">
          <w:delText>uncertainty</w:delText>
        </w:r>
        <w:r w:rsidR="00BE0485" w:rsidDel="00950BB8">
          <w:delText xml:space="preserve"> </w:delText>
        </w:r>
      </w:del>
      <w:del w:id="1013" w:author="David Conklin" w:date="2020-12-26T09:59:00Z">
        <w:r w:rsidR="00BE0485" w:rsidDel="00950BB8">
          <w:delText>in simulated stream temperatures.</w:delText>
        </w:r>
      </w:del>
    </w:p>
    <w:p w14:paraId="7EE92919" w14:textId="77777777" w:rsidR="00950BB8" w:rsidRPr="0064217D" w:rsidRDefault="00950BB8" w:rsidP="00800998">
      <w:pPr>
        <w:numPr>
          <w:ilvl w:val="0"/>
          <w:numId w:val="3"/>
        </w:numPr>
        <w:rPr>
          <w:ins w:id="1014" w:author="David Conklin" w:date="2020-12-26T09:59:00Z"/>
        </w:rPr>
        <w:pPrChange w:id="1015" w:author="David Conklin" w:date="2021-01-03T15:42:00Z">
          <w:pPr>
            <w:numPr>
              <w:numId w:val="3"/>
            </w:numPr>
            <w:tabs>
              <w:tab w:val="num" w:pos="720"/>
            </w:tabs>
            <w:ind w:left="720" w:hanging="360"/>
          </w:pPr>
        </w:pPrChange>
      </w:pPr>
    </w:p>
    <w:p w14:paraId="30BAC78D" w14:textId="717AA15C" w:rsidR="0064217D" w:rsidRDefault="0064217D" w:rsidP="00800998">
      <w:pPr>
        <w:ind w:left="720"/>
        <w:pPrChange w:id="1016" w:author="David Conklin" w:date="2021-01-03T15:42:00Z">
          <w:pPr/>
        </w:pPrChange>
      </w:pPr>
    </w:p>
    <w:p w14:paraId="65B24112" w14:textId="10633871" w:rsidR="001F3D28" w:rsidRDefault="001F3D28" w:rsidP="006200EB">
      <w:r>
        <w:t>Moriasi et al. descriptive terms</w:t>
      </w:r>
      <w:ins w:id="1017" w:author="David Conklin" w:date="2021-01-06T10:48:00Z">
        <w:r w:rsidR="00954585">
          <w:t xml:space="preserve"> (Moriasi et al. 2007, 2015)</w:t>
        </w:r>
      </w:ins>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15C7B18C" w:rsidR="00A81ED1" w:rsidRDefault="00F81EFD" w:rsidP="00A81ED1">
      <w:r>
        <w:lastRenderedPageBreak/>
        <w:t xml:space="preserve">Flow locations with </w:t>
      </w:r>
      <w:r w:rsidR="00961DC2">
        <w:t xml:space="preserve">generally </w:t>
      </w:r>
      <w:r>
        <w:t xml:space="preserve">satisfactory or better simulation skill grades, as of </w:t>
      </w:r>
      <w:del w:id="1018" w:author="David Conklin" w:date="2020-12-26T08:41:00Z">
        <w:r w:rsidDel="00610219">
          <w:delText xml:space="preserve">CW3M version </w:delText>
        </w:r>
      </w:del>
      <w:ins w:id="1019" w:author="David Conklin" w:date="2020-12-26T08:41:00Z">
        <w:r w:rsidR="00610219">
          <w:t>1</w:t>
        </w:r>
      </w:ins>
      <w:ins w:id="1020" w:author="David Conklin" w:date="2021-01-06T10:55:00Z">
        <w:r w:rsidR="00954585">
          <w:t>/4/21</w:t>
        </w:r>
      </w:ins>
      <w:del w:id="1021" w:author="David Conklin" w:date="2020-12-26T08:35:00Z">
        <w:r w:rsidR="00CD73D7" w:rsidDel="003C4378">
          <w:delText>1</w:delText>
        </w:r>
        <w:r w:rsidR="009062DF" w:rsidDel="003C4378">
          <w:delText>51</w:delText>
        </w:r>
      </w:del>
    </w:p>
    <w:p w14:paraId="7DE00C0C" w14:textId="1A264C86" w:rsidR="00B06ED6" w:rsidRPr="002854B5" w:rsidRDefault="00B06ED6" w:rsidP="00D14E53">
      <w:r>
        <w:t>(NS = not satisfactory, S = satisfactory, G  = good, VG = very good)</w:t>
      </w:r>
      <w:r w:rsidR="00961DC2">
        <w:t>. Statistics are calculated on 108 monthly flow values for 2010-18.</w:t>
      </w:r>
      <w:ins w:id="1022" w:author="David Conklin" w:date="2021-01-06T10:55:00Z">
        <w:r w:rsidR="00954585">
          <w:t xml:space="preserve">  “(Cnnn)</w:t>
        </w:r>
      </w:ins>
      <w:ins w:id="1023" w:author="David Conklin" w:date="2021-01-06T10:56:00Z">
        <w:r w:rsidR="00954585">
          <w:t>”</w:t>
        </w:r>
      </w:ins>
      <w:ins w:id="1024" w:author="David Conklin" w:date="2021-01-06T10:55:00Z">
        <w:r w:rsidR="00954585">
          <w:t xml:space="preserve"> identifies CW3M version nnn.</w:t>
        </w:r>
      </w:ins>
    </w:p>
    <w:tbl>
      <w:tblPr>
        <w:tblStyle w:val="TableGrid"/>
        <w:tblW w:w="0" w:type="auto"/>
        <w:tblLook w:val="04A0" w:firstRow="1" w:lastRow="0" w:firstColumn="1" w:lastColumn="0" w:noHBand="0" w:noVBand="1"/>
      </w:tblPr>
      <w:tblGrid>
        <w:gridCol w:w="1109"/>
        <w:gridCol w:w="1109"/>
        <w:gridCol w:w="4394"/>
        <w:gridCol w:w="909"/>
        <w:gridCol w:w="1102"/>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rPr>
          <w:ins w:id="1025" w:author="David Conklin" w:date="2020-12-26T08:36:00Z"/>
        </w:trPr>
        <w:tc>
          <w:tcPr>
            <w:tcW w:w="0" w:type="auto"/>
          </w:tcPr>
          <w:p w14:paraId="04764EBE" w14:textId="079AC6CF" w:rsidR="003C4378" w:rsidRDefault="003C4378" w:rsidP="003C4378">
            <w:pPr>
              <w:rPr>
                <w:ins w:id="1026" w:author="David Conklin" w:date="2020-12-26T08:36:00Z"/>
              </w:rPr>
            </w:pPr>
            <w:ins w:id="1027" w:author="David Conklin" w:date="2020-12-26T08:36:00Z">
              <w:r>
                <w:t>14158500</w:t>
              </w:r>
            </w:ins>
          </w:p>
        </w:tc>
        <w:tc>
          <w:tcPr>
            <w:tcW w:w="0" w:type="auto"/>
          </w:tcPr>
          <w:p w14:paraId="49B77E14" w14:textId="57C9B1D7" w:rsidR="003C4378" w:rsidRDefault="003C4378" w:rsidP="003C4378">
            <w:pPr>
              <w:rPr>
                <w:ins w:id="1028" w:author="David Conklin" w:date="2020-12-26T08:36:00Z"/>
              </w:rPr>
            </w:pPr>
            <w:ins w:id="1029" w:author="David Conklin" w:date="2020-12-26T08:36:00Z">
              <w:r>
                <w:t>23773373</w:t>
              </w:r>
            </w:ins>
          </w:p>
        </w:tc>
        <w:tc>
          <w:tcPr>
            <w:tcW w:w="0" w:type="auto"/>
          </w:tcPr>
          <w:p w14:paraId="1F6CA1CE" w14:textId="0D831DE9" w:rsidR="003C4378" w:rsidRDefault="003C4378" w:rsidP="003C4378">
            <w:pPr>
              <w:rPr>
                <w:ins w:id="1030" w:author="David Conklin" w:date="2020-12-26T08:36:00Z"/>
              </w:rPr>
            </w:pPr>
            <w:ins w:id="1031" w:author="David Conklin" w:date="2020-12-26T08:36:00Z">
              <w:r>
                <w:t>MCKENZIE RIVER AT OUTLET OF CLEAR LAKE</w:t>
              </w:r>
            </w:ins>
            <w:ins w:id="1032" w:author="David Conklin" w:date="2020-12-26T08:41:00Z">
              <w:r w:rsidR="00610219">
                <w:t xml:space="preserve"> (C2</w:t>
              </w:r>
            </w:ins>
            <w:ins w:id="1033" w:author="David Conklin" w:date="2021-01-03T15:15:00Z">
              <w:r w:rsidR="008E188E">
                <w:t>1</w:t>
              </w:r>
            </w:ins>
            <w:ins w:id="1034" w:author="David Conklin" w:date="2021-01-03T15:38:00Z">
              <w:r w:rsidR="008B4D3D">
                <w:t>9</w:t>
              </w:r>
            </w:ins>
            <w:ins w:id="1035" w:author="David Conklin" w:date="2020-12-26T08:41:00Z">
              <w:r w:rsidR="00610219">
                <w:t>)</w:t>
              </w:r>
            </w:ins>
          </w:p>
        </w:tc>
        <w:tc>
          <w:tcPr>
            <w:tcW w:w="0" w:type="auto"/>
          </w:tcPr>
          <w:p w14:paraId="25881BD4" w14:textId="0F574B12" w:rsidR="003C4378" w:rsidRDefault="003C4378" w:rsidP="003C4378">
            <w:pPr>
              <w:rPr>
                <w:ins w:id="1036" w:author="David Conklin" w:date="2020-12-26T08:36:00Z"/>
              </w:rPr>
            </w:pPr>
            <w:ins w:id="1037" w:author="David Conklin" w:date="2020-12-26T08:36:00Z">
              <w:r>
                <w:t>%bias</w:t>
              </w:r>
            </w:ins>
          </w:p>
        </w:tc>
        <w:tc>
          <w:tcPr>
            <w:tcW w:w="0" w:type="auto"/>
          </w:tcPr>
          <w:p w14:paraId="71A04C22" w14:textId="5D49A493" w:rsidR="003C4378" w:rsidRDefault="003C4378" w:rsidP="003C4378">
            <w:pPr>
              <w:rPr>
                <w:ins w:id="1038" w:author="David Conklin" w:date="2020-12-26T08:36:00Z"/>
              </w:rPr>
            </w:pPr>
            <w:ins w:id="1039" w:author="David Conklin" w:date="2020-12-26T08:36:00Z">
              <w:r>
                <w:t>-0.</w:t>
              </w:r>
            </w:ins>
            <w:ins w:id="1040" w:author="David Conklin" w:date="2020-12-26T08:38:00Z">
              <w:r>
                <w:t>3</w:t>
              </w:r>
            </w:ins>
            <w:ins w:id="1041" w:author="David Conklin" w:date="2020-12-26T08:36:00Z">
              <w:r>
                <w:t>%</w:t>
              </w:r>
            </w:ins>
          </w:p>
        </w:tc>
        <w:tc>
          <w:tcPr>
            <w:tcW w:w="0" w:type="auto"/>
          </w:tcPr>
          <w:p w14:paraId="2D95B66E" w14:textId="2B286256" w:rsidR="003C4378" w:rsidRDefault="003C4378" w:rsidP="003C4378">
            <w:pPr>
              <w:rPr>
                <w:ins w:id="1042" w:author="David Conklin" w:date="2020-12-26T08:36:00Z"/>
              </w:rPr>
            </w:pPr>
            <w:ins w:id="1043" w:author="David Conklin" w:date="2020-12-26T08:36:00Z">
              <w:r>
                <w:t>VG</w:t>
              </w:r>
            </w:ins>
          </w:p>
        </w:tc>
      </w:tr>
      <w:tr w:rsidR="003C4378" w14:paraId="6294A7FE" w14:textId="77777777" w:rsidTr="0064217D">
        <w:trPr>
          <w:ins w:id="1044" w:author="David Conklin" w:date="2020-12-26T08:36:00Z"/>
        </w:trPr>
        <w:tc>
          <w:tcPr>
            <w:tcW w:w="0" w:type="auto"/>
          </w:tcPr>
          <w:p w14:paraId="3AAF592B" w14:textId="77777777" w:rsidR="003C4378" w:rsidRDefault="003C4378" w:rsidP="003C4378">
            <w:pPr>
              <w:rPr>
                <w:ins w:id="1045" w:author="David Conklin" w:date="2020-12-26T08:36:00Z"/>
              </w:rPr>
            </w:pPr>
          </w:p>
        </w:tc>
        <w:tc>
          <w:tcPr>
            <w:tcW w:w="0" w:type="auto"/>
          </w:tcPr>
          <w:p w14:paraId="73FC91C5" w14:textId="77777777" w:rsidR="003C4378" w:rsidRDefault="003C4378" w:rsidP="003C4378">
            <w:pPr>
              <w:rPr>
                <w:ins w:id="1046" w:author="David Conklin" w:date="2020-12-26T08:36:00Z"/>
              </w:rPr>
            </w:pPr>
          </w:p>
        </w:tc>
        <w:tc>
          <w:tcPr>
            <w:tcW w:w="0" w:type="auto"/>
          </w:tcPr>
          <w:p w14:paraId="3B7139E3" w14:textId="77777777" w:rsidR="003C4378" w:rsidRDefault="003C4378" w:rsidP="003C4378">
            <w:pPr>
              <w:rPr>
                <w:ins w:id="1047" w:author="David Conklin" w:date="2020-12-26T08:36:00Z"/>
              </w:rPr>
            </w:pPr>
          </w:p>
        </w:tc>
        <w:tc>
          <w:tcPr>
            <w:tcW w:w="0" w:type="auto"/>
          </w:tcPr>
          <w:p w14:paraId="01C6951B" w14:textId="47513643" w:rsidR="003C4378" w:rsidRDefault="003C4378" w:rsidP="003C4378">
            <w:pPr>
              <w:rPr>
                <w:ins w:id="1048" w:author="David Conklin" w:date="2020-12-26T08:36:00Z"/>
              </w:rPr>
            </w:pPr>
            <w:ins w:id="1049" w:author="David Conklin" w:date="2020-12-26T08:36:00Z">
              <w:r>
                <w:t>NSE</w:t>
              </w:r>
            </w:ins>
          </w:p>
        </w:tc>
        <w:tc>
          <w:tcPr>
            <w:tcW w:w="0" w:type="auto"/>
          </w:tcPr>
          <w:p w14:paraId="3A52E5E8" w14:textId="2E8F4881" w:rsidR="003C4378" w:rsidRDefault="003C4378" w:rsidP="003C4378">
            <w:pPr>
              <w:rPr>
                <w:ins w:id="1050" w:author="David Conklin" w:date="2020-12-26T08:36:00Z"/>
              </w:rPr>
            </w:pPr>
            <w:ins w:id="1051" w:author="David Conklin" w:date="2020-12-26T08:36:00Z">
              <w:r>
                <w:t>0.</w:t>
              </w:r>
            </w:ins>
            <w:ins w:id="1052" w:author="David Conklin" w:date="2020-12-26T08:38:00Z">
              <w:r>
                <w:t>70</w:t>
              </w:r>
            </w:ins>
          </w:p>
        </w:tc>
        <w:tc>
          <w:tcPr>
            <w:tcW w:w="0" w:type="auto"/>
          </w:tcPr>
          <w:p w14:paraId="194AB87F" w14:textId="172E4141" w:rsidR="003C4378" w:rsidRDefault="003C4378" w:rsidP="003C4378">
            <w:pPr>
              <w:rPr>
                <w:ins w:id="1053" w:author="David Conklin" w:date="2020-12-26T08:36:00Z"/>
              </w:rPr>
            </w:pPr>
            <w:ins w:id="1054" w:author="David Conklin" w:date="2020-12-26T08:36:00Z">
              <w:r>
                <w:t>S</w:t>
              </w:r>
            </w:ins>
          </w:p>
        </w:tc>
      </w:tr>
      <w:tr w:rsidR="003C4378" w14:paraId="5ACED436" w14:textId="77777777" w:rsidTr="0064217D">
        <w:trPr>
          <w:ins w:id="1055" w:author="David Conklin" w:date="2020-12-26T08:36:00Z"/>
        </w:trPr>
        <w:tc>
          <w:tcPr>
            <w:tcW w:w="0" w:type="auto"/>
          </w:tcPr>
          <w:p w14:paraId="00F25948" w14:textId="77777777" w:rsidR="003C4378" w:rsidRDefault="003C4378" w:rsidP="003C4378">
            <w:pPr>
              <w:rPr>
                <w:ins w:id="1056" w:author="David Conklin" w:date="2020-12-26T08:36:00Z"/>
              </w:rPr>
            </w:pPr>
          </w:p>
        </w:tc>
        <w:tc>
          <w:tcPr>
            <w:tcW w:w="0" w:type="auto"/>
          </w:tcPr>
          <w:p w14:paraId="6C57E0A4" w14:textId="77777777" w:rsidR="003C4378" w:rsidRDefault="003C4378" w:rsidP="003C4378">
            <w:pPr>
              <w:rPr>
                <w:ins w:id="1057" w:author="David Conklin" w:date="2020-12-26T08:36:00Z"/>
              </w:rPr>
            </w:pPr>
          </w:p>
        </w:tc>
        <w:tc>
          <w:tcPr>
            <w:tcW w:w="0" w:type="auto"/>
          </w:tcPr>
          <w:p w14:paraId="0251EA58" w14:textId="77777777" w:rsidR="003C4378" w:rsidRDefault="003C4378" w:rsidP="003C4378">
            <w:pPr>
              <w:rPr>
                <w:ins w:id="1058" w:author="David Conklin" w:date="2020-12-26T08:36:00Z"/>
              </w:rPr>
            </w:pPr>
          </w:p>
        </w:tc>
        <w:tc>
          <w:tcPr>
            <w:tcW w:w="0" w:type="auto"/>
          </w:tcPr>
          <w:p w14:paraId="1B97ED3D" w14:textId="648A1E32" w:rsidR="003C4378" w:rsidRDefault="003C4378" w:rsidP="003C4378">
            <w:pPr>
              <w:rPr>
                <w:ins w:id="1059" w:author="David Conklin" w:date="2020-12-26T08:36:00Z"/>
              </w:rPr>
            </w:pPr>
            <w:ins w:id="1060" w:author="David Conklin" w:date="2020-12-26T08:36:00Z">
              <w:r>
                <w:t>RSR</w:t>
              </w:r>
            </w:ins>
          </w:p>
        </w:tc>
        <w:tc>
          <w:tcPr>
            <w:tcW w:w="0" w:type="auto"/>
          </w:tcPr>
          <w:p w14:paraId="2E750AA4" w14:textId="49825E03" w:rsidR="003C4378" w:rsidRDefault="003C4378" w:rsidP="003C4378">
            <w:pPr>
              <w:rPr>
                <w:ins w:id="1061" w:author="David Conklin" w:date="2020-12-26T08:36:00Z"/>
              </w:rPr>
            </w:pPr>
            <w:ins w:id="1062" w:author="David Conklin" w:date="2020-12-26T08:36:00Z">
              <w:r>
                <w:t>0.5</w:t>
              </w:r>
            </w:ins>
            <w:ins w:id="1063" w:author="David Conklin" w:date="2020-12-26T08:38:00Z">
              <w:r>
                <w:t>5</w:t>
              </w:r>
            </w:ins>
          </w:p>
        </w:tc>
        <w:tc>
          <w:tcPr>
            <w:tcW w:w="0" w:type="auto"/>
          </w:tcPr>
          <w:p w14:paraId="5B25F903" w14:textId="45EC866D" w:rsidR="003C4378" w:rsidRDefault="003C4378" w:rsidP="003C4378">
            <w:pPr>
              <w:rPr>
                <w:ins w:id="1064" w:author="David Conklin" w:date="2020-12-26T08:36:00Z"/>
              </w:rPr>
            </w:pPr>
            <w:ins w:id="1065" w:author="David Conklin" w:date="2020-12-26T08:36:00Z">
              <w:r>
                <w:t>G</w:t>
              </w:r>
            </w:ins>
          </w:p>
        </w:tc>
      </w:tr>
      <w:tr w:rsidR="003C4378" w14:paraId="5C159B3F" w14:textId="77777777" w:rsidTr="0064217D">
        <w:trPr>
          <w:ins w:id="1066" w:author="David Conklin" w:date="2020-12-26T08:36:00Z"/>
        </w:trPr>
        <w:tc>
          <w:tcPr>
            <w:tcW w:w="0" w:type="auto"/>
          </w:tcPr>
          <w:p w14:paraId="45AE1D77" w14:textId="77777777" w:rsidR="003C4378" w:rsidRDefault="003C4378" w:rsidP="003C4378">
            <w:pPr>
              <w:rPr>
                <w:ins w:id="1067" w:author="David Conklin" w:date="2020-12-26T08:36:00Z"/>
              </w:rPr>
            </w:pPr>
          </w:p>
        </w:tc>
        <w:tc>
          <w:tcPr>
            <w:tcW w:w="0" w:type="auto"/>
          </w:tcPr>
          <w:p w14:paraId="43AD3ED0" w14:textId="77777777" w:rsidR="003C4378" w:rsidRDefault="003C4378" w:rsidP="003C4378">
            <w:pPr>
              <w:rPr>
                <w:ins w:id="1068" w:author="David Conklin" w:date="2020-12-26T08:36:00Z"/>
              </w:rPr>
            </w:pPr>
          </w:p>
        </w:tc>
        <w:tc>
          <w:tcPr>
            <w:tcW w:w="0" w:type="auto"/>
          </w:tcPr>
          <w:p w14:paraId="684F9092" w14:textId="77777777" w:rsidR="003C4378" w:rsidRDefault="003C4378" w:rsidP="003C4378">
            <w:pPr>
              <w:rPr>
                <w:ins w:id="1069" w:author="David Conklin" w:date="2020-12-26T08:36:00Z"/>
              </w:rPr>
            </w:pPr>
          </w:p>
        </w:tc>
        <w:tc>
          <w:tcPr>
            <w:tcW w:w="0" w:type="auto"/>
          </w:tcPr>
          <w:p w14:paraId="4F6A172A" w14:textId="1DEDD5A6" w:rsidR="003C4378" w:rsidRDefault="003C4378" w:rsidP="003C4378">
            <w:pPr>
              <w:rPr>
                <w:ins w:id="1070" w:author="David Conklin" w:date="2020-12-26T08:36:00Z"/>
              </w:rPr>
            </w:pPr>
            <w:ins w:id="1071" w:author="David Conklin" w:date="2020-12-26T08:36:00Z">
              <w:r>
                <w:t>R2</w:t>
              </w:r>
            </w:ins>
          </w:p>
        </w:tc>
        <w:tc>
          <w:tcPr>
            <w:tcW w:w="0" w:type="auto"/>
          </w:tcPr>
          <w:p w14:paraId="34079634" w14:textId="034DCC46" w:rsidR="003C4378" w:rsidRDefault="003C4378" w:rsidP="003C4378">
            <w:pPr>
              <w:rPr>
                <w:ins w:id="1072" w:author="David Conklin" w:date="2020-12-26T08:36:00Z"/>
              </w:rPr>
            </w:pPr>
            <w:ins w:id="1073" w:author="David Conklin" w:date="2020-12-26T08:36:00Z">
              <w:r>
                <w:t>0.7</w:t>
              </w:r>
            </w:ins>
            <w:ins w:id="1074" w:author="David Conklin" w:date="2020-12-26T08:38:00Z">
              <w:r>
                <w:t>0</w:t>
              </w:r>
            </w:ins>
          </w:p>
        </w:tc>
        <w:tc>
          <w:tcPr>
            <w:tcW w:w="0" w:type="auto"/>
          </w:tcPr>
          <w:p w14:paraId="221A0A9B" w14:textId="0C081530" w:rsidR="003C4378" w:rsidRDefault="003C4378" w:rsidP="003C4378">
            <w:pPr>
              <w:rPr>
                <w:ins w:id="1075" w:author="David Conklin" w:date="2020-12-26T08:36:00Z"/>
              </w:rPr>
            </w:pPr>
            <w:ins w:id="1076" w:author="David Conklin" w:date="2020-12-26T08:36:00Z">
              <w:r>
                <w:t>S</w:t>
              </w:r>
            </w:ins>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w:t>
            </w:r>
            <w:ins w:id="1077" w:author="David Conklin" w:date="2020-12-26T08:39:00Z">
              <w:r>
                <w:t xml:space="preserve"> (C</w:t>
              </w:r>
            </w:ins>
            <w:ins w:id="1078" w:author="David Conklin" w:date="2021-01-03T15:37:00Z">
              <w:r w:rsidR="002E6989">
                <w:t>219</w:t>
              </w:r>
            </w:ins>
            <w:ins w:id="1079" w:author="David Conklin" w:date="2020-12-26T08:39:00Z">
              <w:r>
                <w:t>)</w:t>
              </w:r>
            </w:ins>
          </w:p>
        </w:tc>
        <w:tc>
          <w:tcPr>
            <w:tcW w:w="0" w:type="auto"/>
          </w:tcPr>
          <w:p w14:paraId="7F084B9D" w14:textId="478D07E6" w:rsidR="003C4378" w:rsidRDefault="003C4378" w:rsidP="003C4378">
            <w:r>
              <w:t>%bias</w:t>
            </w:r>
          </w:p>
        </w:tc>
        <w:tc>
          <w:tcPr>
            <w:tcW w:w="0" w:type="auto"/>
          </w:tcPr>
          <w:p w14:paraId="7C49D2AC" w14:textId="3E044178" w:rsidR="003C4378" w:rsidRDefault="003C4378" w:rsidP="003C4378">
            <w:ins w:id="1080" w:author="David Conklin" w:date="2020-12-26T08:40:00Z">
              <w:r>
                <w:t>-0.7</w:t>
              </w:r>
            </w:ins>
            <w:del w:id="1081" w:author="David Conklin" w:date="2020-12-26T08:40:00Z">
              <w:r w:rsidDel="003C4378">
                <w:delText>0.2</w:delText>
              </w:r>
            </w:del>
            <w:r>
              <w:t>%</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215F511A" w:rsidR="003C4378" w:rsidRDefault="003C4378" w:rsidP="003C4378">
            <w:r>
              <w:t>0.</w:t>
            </w:r>
            <w:ins w:id="1082" w:author="David Conklin" w:date="2020-12-26T08:40:00Z">
              <w:r>
                <w:t>70</w:t>
              </w:r>
            </w:ins>
            <w:del w:id="1083" w:author="David Conklin" w:date="2020-12-26T08:39:00Z">
              <w:r w:rsidDel="003C4378">
                <w:delText>69</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450779A" w:rsidR="003C4378" w:rsidRDefault="003C4378" w:rsidP="003C4378">
            <w:r>
              <w:t>0.7</w:t>
            </w:r>
            <w:ins w:id="1084" w:author="David Conklin" w:date="2020-12-26T08:40:00Z">
              <w:r>
                <w:t>3</w:t>
              </w:r>
            </w:ins>
            <w:del w:id="1085" w:author="David Conklin" w:date="2020-12-26T08:40:00Z">
              <w:r w:rsidDel="003C4378">
                <w:delText>2</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ins w:id="1086" w:author="David Conklin" w:date="2020-12-26T08:41:00Z">
              <w:r w:rsidR="00610219">
                <w:t xml:space="preserve"> (C2</w:t>
              </w:r>
            </w:ins>
            <w:ins w:id="1087" w:author="David Conklin" w:date="2021-01-03T15:16:00Z">
              <w:r w:rsidR="008E188E">
                <w:t>19</w:t>
              </w:r>
            </w:ins>
            <w:ins w:id="1088" w:author="David Conklin" w:date="2020-12-26T08:41:00Z">
              <w:r w:rsidR="00610219">
                <w:t>)</w:t>
              </w:r>
            </w:ins>
          </w:p>
        </w:tc>
        <w:tc>
          <w:tcPr>
            <w:tcW w:w="0" w:type="auto"/>
          </w:tcPr>
          <w:p w14:paraId="503614AF" w14:textId="3A28EB6E" w:rsidR="003C4378" w:rsidRDefault="003C4378" w:rsidP="003C4378">
            <w:r>
              <w:t>%bias</w:t>
            </w:r>
          </w:p>
        </w:tc>
        <w:tc>
          <w:tcPr>
            <w:tcW w:w="0" w:type="auto"/>
          </w:tcPr>
          <w:p w14:paraId="45C44D13" w14:textId="1505CE87" w:rsidR="003C4378" w:rsidRDefault="003C4378" w:rsidP="003C4378">
            <w:r>
              <w:t>-</w:t>
            </w:r>
            <w:ins w:id="1089" w:author="David Conklin" w:date="2020-12-26T08:42:00Z">
              <w:r w:rsidR="00610219">
                <w:t>0.1</w:t>
              </w:r>
            </w:ins>
            <w:del w:id="1090" w:author="David Conklin" w:date="2020-12-26T08:42:00Z">
              <w:r w:rsidDel="00610219">
                <w:delText>10.8</w:delText>
              </w:r>
            </w:del>
            <w:r>
              <w:t>%</w:t>
            </w:r>
          </w:p>
        </w:tc>
        <w:tc>
          <w:tcPr>
            <w:tcW w:w="0" w:type="auto"/>
          </w:tcPr>
          <w:p w14:paraId="16CDA108" w14:textId="5F618CDF" w:rsidR="003C4378" w:rsidRDefault="00610219" w:rsidP="003C4378">
            <w:ins w:id="1091" w:author="David Conklin" w:date="2020-12-26T08:42:00Z">
              <w:r>
                <w:t>VG</w:t>
              </w:r>
            </w:ins>
            <w:del w:id="1092" w:author="David Conklin" w:date="2020-12-26T08:42:00Z">
              <w:r w:rsidR="003C4378" w:rsidDel="00610219">
                <w:delText>S</w:delText>
              </w:r>
            </w:del>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5AC67479" w:rsidR="003C4378" w:rsidRDefault="003C4378" w:rsidP="003C4378">
            <w:r>
              <w:t>0.</w:t>
            </w:r>
            <w:ins w:id="1093" w:author="David Conklin" w:date="2020-12-26T08:42:00Z">
              <w:r w:rsidR="00610219">
                <w:t>84</w:t>
              </w:r>
            </w:ins>
            <w:del w:id="1094" w:author="David Conklin" w:date="2020-12-26T08:41:00Z">
              <w:r w:rsidDel="00610219">
                <w:delText>77</w:delText>
              </w:r>
            </w:del>
          </w:p>
        </w:tc>
        <w:tc>
          <w:tcPr>
            <w:tcW w:w="0" w:type="auto"/>
          </w:tcPr>
          <w:p w14:paraId="5570EC34" w14:textId="34A84123" w:rsidR="003C4378" w:rsidRDefault="00610219" w:rsidP="003C4378">
            <w:ins w:id="1095" w:author="David Conklin" w:date="2020-12-26T08:42:00Z">
              <w:r>
                <w:t>VG</w:t>
              </w:r>
            </w:ins>
            <w:del w:id="1096" w:author="David Conklin" w:date="2020-12-26T08:42:00Z">
              <w:r w:rsidR="003C4378" w:rsidDel="00610219">
                <w:delText>G</w:delText>
              </w:r>
            </w:del>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1AD0D156" w:rsidR="003C4378" w:rsidRDefault="003C4378" w:rsidP="003C4378">
            <w:r>
              <w:t>0.4</w:t>
            </w:r>
            <w:ins w:id="1097" w:author="David Conklin" w:date="2020-12-26T08:42:00Z">
              <w:r w:rsidR="00610219">
                <w:t>0</w:t>
              </w:r>
            </w:ins>
            <w:del w:id="1098" w:author="David Conklin" w:date="2020-12-26T08:42:00Z">
              <w:r w:rsidDel="00610219">
                <w:delText>7</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57FB7DDF" w:rsidR="003C4378" w:rsidRDefault="003C4378" w:rsidP="003C4378">
            <w:r>
              <w:t>0.8</w:t>
            </w:r>
            <w:ins w:id="1099" w:author="David Conklin" w:date="2020-12-26T08:42:00Z">
              <w:r w:rsidR="00610219">
                <w:t>4</w:t>
              </w:r>
            </w:ins>
            <w:del w:id="1100" w:author="David Conklin" w:date="2020-12-26T08:42:00Z">
              <w:r w:rsidDel="00610219">
                <w:delText>2</w:delText>
              </w:r>
            </w:del>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ins w:id="1101" w:author="David Conklin" w:date="2020-12-26T08:44:00Z">
              <w:r w:rsidR="00610219">
                <w:t xml:space="preserve"> (C2</w:t>
              </w:r>
            </w:ins>
            <w:ins w:id="1102" w:author="David Conklin" w:date="2021-01-03T15:17:00Z">
              <w:r w:rsidR="008E188E">
                <w:t>19</w:t>
              </w:r>
            </w:ins>
            <w:ins w:id="1103" w:author="David Conklin" w:date="2020-12-26T08:44:00Z">
              <w:r w:rsidR="00610219">
                <w:t>)</w:t>
              </w:r>
            </w:ins>
          </w:p>
        </w:tc>
        <w:tc>
          <w:tcPr>
            <w:tcW w:w="0" w:type="auto"/>
          </w:tcPr>
          <w:p w14:paraId="747FF6B8" w14:textId="58CFA040" w:rsidR="003C4378" w:rsidRDefault="003C4378" w:rsidP="003C4378">
            <w:r>
              <w:t>%bias</w:t>
            </w:r>
          </w:p>
        </w:tc>
        <w:tc>
          <w:tcPr>
            <w:tcW w:w="0" w:type="auto"/>
          </w:tcPr>
          <w:p w14:paraId="6C28E2A8" w14:textId="70506EDC" w:rsidR="003C4378" w:rsidRDefault="008E188E" w:rsidP="003C4378">
            <w:ins w:id="1104" w:author="David Conklin" w:date="2021-01-03T15:17:00Z">
              <w:r>
                <w:t>-0.1</w:t>
              </w:r>
            </w:ins>
            <w:del w:id="1105" w:author="David Conklin" w:date="2020-12-26T08:44:00Z">
              <w:r w:rsidR="003C4378" w:rsidDel="00610219">
                <w:delText>-0.6</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9143FFB" w:rsidR="003C4378" w:rsidRDefault="003C4378" w:rsidP="003C4378">
            <w:r>
              <w:t>0.8</w:t>
            </w:r>
            <w:ins w:id="1106" w:author="David Conklin" w:date="2020-12-26T08:45:00Z">
              <w:r w:rsidR="00610219">
                <w:t>6</w:t>
              </w:r>
            </w:ins>
            <w:del w:id="1107" w:author="David Conklin" w:date="2020-12-26T08:45:00Z">
              <w:r w:rsidDel="00610219">
                <w:delText>4</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28E7693C" w:rsidR="003C4378" w:rsidRDefault="003C4378" w:rsidP="003C4378">
            <w:r>
              <w:t>0.3</w:t>
            </w:r>
            <w:ins w:id="1108" w:author="David Conklin" w:date="2020-12-26T08:45:00Z">
              <w:r w:rsidR="00610219">
                <w:t>8</w:t>
              </w:r>
            </w:ins>
            <w:del w:id="1109" w:author="David Conklin" w:date="2020-12-26T08:45:00Z">
              <w:r w:rsidDel="00610219">
                <w:delText>9</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50BCEF99" w:rsidR="003C4378" w:rsidRDefault="003C4378" w:rsidP="003C4378">
            <w:r>
              <w:t>0.8</w:t>
            </w:r>
            <w:ins w:id="1110" w:author="David Conklin" w:date="2020-12-26T08:45:00Z">
              <w:r w:rsidR="00610219">
                <w:t>6</w:t>
              </w:r>
            </w:ins>
            <w:del w:id="1111" w:author="David Conklin" w:date="2020-12-26T08:45:00Z">
              <w:r w:rsidDel="00610219">
                <w:delText>4</w:delText>
              </w:r>
            </w:del>
          </w:p>
        </w:tc>
        <w:tc>
          <w:tcPr>
            <w:tcW w:w="0" w:type="auto"/>
          </w:tcPr>
          <w:p w14:paraId="7F2AC038" w14:textId="7B40A163" w:rsidR="003C4378" w:rsidRDefault="00610219" w:rsidP="003C4378">
            <w:ins w:id="1112" w:author="David Conklin" w:date="2020-12-26T08:45:00Z">
              <w:r>
                <w:t>V</w:t>
              </w:r>
            </w:ins>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ins w:id="1113" w:author="David Conklin" w:date="2020-12-26T08:45:00Z">
              <w:r w:rsidR="00610219">
                <w:t xml:space="preserve"> (C2</w:t>
              </w:r>
            </w:ins>
            <w:ins w:id="1114" w:author="David Conklin" w:date="2021-01-03T15:17:00Z">
              <w:r w:rsidR="008E188E">
                <w:t>19</w:t>
              </w:r>
            </w:ins>
            <w:ins w:id="1115" w:author="David Conklin" w:date="2020-12-26T08:45:00Z">
              <w:r w:rsidR="00610219">
                <w:t>)</w:t>
              </w:r>
            </w:ins>
          </w:p>
        </w:tc>
        <w:tc>
          <w:tcPr>
            <w:tcW w:w="0" w:type="auto"/>
          </w:tcPr>
          <w:p w14:paraId="27506014" w14:textId="7618C4AF" w:rsidR="003C4378" w:rsidRDefault="003C4378" w:rsidP="003C4378">
            <w:r>
              <w:t>%bias</w:t>
            </w:r>
          </w:p>
        </w:tc>
        <w:tc>
          <w:tcPr>
            <w:tcW w:w="0" w:type="auto"/>
          </w:tcPr>
          <w:p w14:paraId="5182B9DA" w14:textId="1B5E33E4" w:rsidR="003C4378" w:rsidRDefault="003C4378" w:rsidP="003C4378">
            <w:r>
              <w:t>-</w:t>
            </w:r>
            <w:ins w:id="1116" w:author="David Conklin" w:date="2021-01-03T15:18:00Z">
              <w:r w:rsidR="008E188E">
                <w:t>7.0</w:t>
              </w:r>
            </w:ins>
            <w:del w:id="1117" w:author="David Conklin" w:date="2021-01-03T15:18:00Z">
              <w:r w:rsidDel="008E188E">
                <w:delText>4.</w:delText>
              </w:r>
            </w:del>
            <w:del w:id="1118" w:author="David Conklin" w:date="2020-12-26T08:46:00Z">
              <w:r w:rsidDel="00610219">
                <w:delText>3</w:delText>
              </w:r>
            </w:del>
            <w:r>
              <w:t>%</w:t>
            </w:r>
          </w:p>
        </w:tc>
        <w:tc>
          <w:tcPr>
            <w:tcW w:w="0" w:type="auto"/>
          </w:tcPr>
          <w:p w14:paraId="1F20D131" w14:textId="6E47BD76" w:rsidR="003C4378" w:rsidRDefault="00CE4712" w:rsidP="003C4378">
            <w:ins w:id="1119" w:author="David Conklin" w:date="2021-01-06T10:56:00Z">
              <w:r>
                <w:t>G</w:t>
              </w:r>
            </w:ins>
            <w:del w:id="1120" w:author="David Conklin" w:date="2021-01-03T15:18:00Z">
              <w:r w:rsidR="003C4378" w:rsidDel="008E188E">
                <w:delText>VG</w:delText>
              </w:r>
            </w:del>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47EC39FE" w:rsidR="003C4378" w:rsidRDefault="003C4378" w:rsidP="003C4378">
            <w:r>
              <w:t>0.</w:t>
            </w:r>
            <w:ins w:id="1121" w:author="David Conklin" w:date="2021-01-03T15:18:00Z">
              <w:r w:rsidR="008E188E">
                <w:t>59</w:t>
              </w:r>
            </w:ins>
            <w:del w:id="1122" w:author="David Conklin" w:date="2020-12-26T08:46:00Z">
              <w:r w:rsidDel="00610219">
                <w:delText>52</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6F2AC09A" w:rsidR="003C4378" w:rsidRDefault="003C4378" w:rsidP="003C4378">
            <w:r>
              <w:t>0.6</w:t>
            </w:r>
            <w:ins w:id="1123" w:author="David Conklin" w:date="2021-01-03T15:18:00Z">
              <w:r w:rsidR="008E188E">
                <w:t>4</w:t>
              </w:r>
            </w:ins>
            <w:del w:id="1124" w:author="David Conklin" w:date="2020-12-26T08:46:00Z">
              <w:r w:rsidDel="00610219">
                <w:delText>9</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D09076C" w:rsidR="003C4378" w:rsidRDefault="003C4378" w:rsidP="003C4378">
            <w:r>
              <w:t>0.6</w:t>
            </w:r>
            <w:ins w:id="1125" w:author="David Conklin" w:date="2020-12-26T08:46:00Z">
              <w:r w:rsidR="00610219">
                <w:t>6</w:t>
              </w:r>
            </w:ins>
            <w:del w:id="1126" w:author="David Conklin" w:date="2020-12-26T08:46:00Z">
              <w:r w:rsidDel="00610219">
                <w:delText>0</w:delText>
              </w:r>
            </w:del>
          </w:p>
        </w:tc>
        <w:tc>
          <w:tcPr>
            <w:tcW w:w="0" w:type="auto"/>
          </w:tcPr>
          <w:p w14:paraId="00567A06" w14:textId="21F14F3D" w:rsidR="003C4378" w:rsidRDefault="003C4378" w:rsidP="003C4378">
            <w:del w:id="1127" w:author="David Conklin" w:date="2020-12-26T08:46:00Z">
              <w:r w:rsidDel="00610219">
                <w:delText>N</w:delText>
              </w:r>
            </w:del>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ins w:id="1128" w:author="David Conklin" w:date="2020-12-26T08:46:00Z">
              <w:r w:rsidR="00613CE3">
                <w:t xml:space="preserve"> (C2</w:t>
              </w:r>
            </w:ins>
            <w:ins w:id="1129" w:author="David Conklin" w:date="2021-01-03T15:19:00Z">
              <w:r w:rsidR="008E188E">
                <w:t>19</w:t>
              </w:r>
            </w:ins>
            <w:ins w:id="1130" w:author="David Conklin" w:date="2020-12-26T08:47:00Z">
              <w:r w:rsidR="00613CE3">
                <w:t>)</w:t>
              </w:r>
            </w:ins>
          </w:p>
        </w:tc>
        <w:tc>
          <w:tcPr>
            <w:tcW w:w="0" w:type="auto"/>
          </w:tcPr>
          <w:p w14:paraId="0BA6EA8B" w14:textId="7045D4AB" w:rsidR="003C4378" w:rsidRDefault="003C4378" w:rsidP="003C4378">
            <w:r>
              <w:t>%bias</w:t>
            </w:r>
          </w:p>
        </w:tc>
        <w:tc>
          <w:tcPr>
            <w:tcW w:w="0" w:type="auto"/>
          </w:tcPr>
          <w:p w14:paraId="1D809B5C" w14:textId="01734B0C" w:rsidR="003C4378" w:rsidRDefault="008E188E" w:rsidP="003C4378">
            <w:ins w:id="1131" w:author="David Conklin" w:date="2021-01-03T15:18:00Z">
              <w:r>
                <w:t>-</w:t>
              </w:r>
            </w:ins>
            <w:ins w:id="1132" w:author="David Conklin" w:date="2021-01-03T15:19:00Z">
              <w:r>
                <w:t>0.1</w:t>
              </w:r>
            </w:ins>
            <w:del w:id="1133" w:author="David Conklin" w:date="2020-12-26T08:48:00Z">
              <w:r w:rsidR="003C4378" w:rsidDel="00613CE3">
                <w:delText>0.</w:delText>
              </w:r>
            </w:del>
            <w:del w:id="1134" w:author="David Conklin" w:date="2020-12-26T08:47:00Z">
              <w:r w:rsidR="003C4378" w:rsidDel="00613CE3">
                <w:delText>6</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1138272D" w:rsidR="003C4378" w:rsidRDefault="003C4378" w:rsidP="003C4378">
            <w:r>
              <w:t>0.</w:t>
            </w:r>
            <w:ins w:id="1135" w:author="David Conklin" w:date="2020-12-26T08:49:00Z">
              <w:r w:rsidR="00613CE3">
                <w:t>7</w:t>
              </w:r>
            </w:ins>
            <w:ins w:id="1136" w:author="David Conklin" w:date="2021-01-03T15:19:00Z">
              <w:r w:rsidR="008E188E">
                <w:t>6</w:t>
              </w:r>
            </w:ins>
            <w:del w:id="1137" w:author="David Conklin" w:date="2020-12-26T08:47:00Z">
              <w:r w:rsidDel="00613CE3">
                <w:delText>68</w:delText>
              </w:r>
            </w:del>
          </w:p>
        </w:tc>
        <w:tc>
          <w:tcPr>
            <w:tcW w:w="0" w:type="auto"/>
          </w:tcPr>
          <w:p w14:paraId="3D60D1F3" w14:textId="4050C411" w:rsidR="003C4378" w:rsidRDefault="00613CE3" w:rsidP="003C4378">
            <w:ins w:id="1138" w:author="David Conklin" w:date="2020-12-26T08:47:00Z">
              <w:r>
                <w:t>G</w:t>
              </w:r>
            </w:ins>
            <w:del w:id="1139" w:author="David Conklin" w:date="2020-12-26T08:47:00Z">
              <w:r w:rsidR="003C4378" w:rsidDel="00613CE3">
                <w:delText>S</w:delText>
              </w:r>
            </w:del>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73618DE0" w:rsidR="003C4378" w:rsidRDefault="003C4378" w:rsidP="003C4378">
            <w:r>
              <w:t>0.</w:t>
            </w:r>
            <w:ins w:id="1140" w:author="David Conklin" w:date="2021-01-03T15:19:00Z">
              <w:r w:rsidR="008E188E">
                <w:t>49</w:t>
              </w:r>
            </w:ins>
            <w:del w:id="1141" w:author="David Conklin" w:date="2020-12-26T08:48:00Z">
              <w:r w:rsidDel="00613CE3">
                <w:delText>5</w:delText>
              </w:r>
            </w:del>
            <w:del w:id="1142" w:author="David Conklin" w:date="2020-12-26T08:47:00Z">
              <w:r w:rsidDel="00613CE3">
                <w:delText>7</w:delText>
              </w:r>
            </w:del>
          </w:p>
        </w:tc>
        <w:tc>
          <w:tcPr>
            <w:tcW w:w="0" w:type="auto"/>
          </w:tcPr>
          <w:p w14:paraId="6AB8B65A" w14:textId="034039B0" w:rsidR="003C4378" w:rsidRDefault="00613CE3" w:rsidP="003C4378">
            <w:ins w:id="1143" w:author="David Conklin" w:date="2020-12-26T08:47:00Z">
              <w:r>
                <w:t>V</w:t>
              </w:r>
            </w:ins>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3310CF47" w:rsidR="003C4378" w:rsidRDefault="003C4378" w:rsidP="003C4378">
            <w:r>
              <w:t>0.</w:t>
            </w:r>
            <w:ins w:id="1144" w:author="David Conklin" w:date="2020-12-26T08:47:00Z">
              <w:r w:rsidR="00613CE3">
                <w:t>8</w:t>
              </w:r>
            </w:ins>
            <w:ins w:id="1145" w:author="David Conklin" w:date="2021-01-03T15:19:00Z">
              <w:r w:rsidR="008E188E">
                <w:t>1</w:t>
              </w:r>
            </w:ins>
            <w:del w:id="1146" w:author="David Conklin" w:date="2020-12-26T08:47:00Z">
              <w:r w:rsidDel="00613CE3">
                <w:delText>78</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ins w:id="1147" w:author="David Conklin" w:date="2020-12-26T08:48:00Z">
              <w:r w:rsidR="00613CE3">
                <w:t xml:space="preserve"> (C2</w:t>
              </w:r>
            </w:ins>
            <w:ins w:id="1148" w:author="David Conklin" w:date="2021-01-03T15:20:00Z">
              <w:r w:rsidR="008E188E">
                <w:t>19</w:t>
              </w:r>
            </w:ins>
            <w:ins w:id="1149" w:author="David Conklin" w:date="2020-12-26T08:48:00Z">
              <w:r w:rsidR="00613CE3">
                <w:t>)</w:t>
              </w:r>
            </w:ins>
          </w:p>
        </w:tc>
        <w:tc>
          <w:tcPr>
            <w:tcW w:w="0" w:type="auto"/>
          </w:tcPr>
          <w:p w14:paraId="18689C03" w14:textId="16E261AF" w:rsidR="003C4378" w:rsidRDefault="003C4378" w:rsidP="003C4378">
            <w:r>
              <w:t>%bias</w:t>
            </w:r>
          </w:p>
        </w:tc>
        <w:tc>
          <w:tcPr>
            <w:tcW w:w="0" w:type="auto"/>
          </w:tcPr>
          <w:p w14:paraId="0035DCAF" w14:textId="5E47564B" w:rsidR="003C4378" w:rsidRDefault="003C4378" w:rsidP="003C4378">
            <w:r>
              <w:t>-</w:t>
            </w:r>
            <w:ins w:id="1150" w:author="David Conklin" w:date="2020-12-26T08:49:00Z">
              <w:r w:rsidR="00613CE3">
                <w:t>2.</w:t>
              </w:r>
            </w:ins>
            <w:ins w:id="1151" w:author="David Conklin" w:date="2021-01-03T15:19:00Z">
              <w:r w:rsidR="008E188E">
                <w:t>0</w:t>
              </w:r>
            </w:ins>
            <w:del w:id="1152" w:author="David Conklin" w:date="2020-12-26T08:49:00Z">
              <w:r w:rsidDel="00613CE3">
                <w:delText>1.7</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7974C29" w:rsidR="003C4378" w:rsidRDefault="003C4378" w:rsidP="003C4378">
            <w:r>
              <w:t>0.</w:t>
            </w:r>
            <w:ins w:id="1153" w:author="David Conklin" w:date="2020-12-26T08:49:00Z">
              <w:r w:rsidR="00613CE3">
                <w:t>81</w:t>
              </w:r>
            </w:ins>
            <w:del w:id="1154" w:author="David Conklin" w:date="2020-12-26T08:49:00Z">
              <w:r w:rsidDel="00613CE3">
                <w:delText>77</w:delText>
              </w:r>
            </w:del>
          </w:p>
        </w:tc>
        <w:tc>
          <w:tcPr>
            <w:tcW w:w="0" w:type="auto"/>
          </w:tcPr>
          <w:p w14:paraId="35BB672A" w14:textId="2E50CB56" w:rsidR="003C4378" w:rsidRDefault="00613CE3" w:rsidP="003C4378">
            <w:ins w:id="1155" w:author="David Conklin" w:date="2020-12-26T08:49:00Z">
              <w:r>
                <w:t>V</w:t>
              </w:r>
            </w:ins>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225186CE" w:rsidR="003C4378" w:rsidRDefault="003C4378" w:rsidP="003C4378">
            <w:r>
              <w:t>0.4</w:t>
            </w:r>
            <w:ins w:id="1156" w:author="David Conklin" w:date="2020-12-26T08:49:00Z">
              <w:r w:rsidR="00613CE3">
                <w:t>4</w:t>
              </w:r>
            </w:ins>
            <w:del w:id="1157" w:author="David Conklin" w:date="2020-12-26T08:49:00Z">
              <w:r w:rsidDel="00613CE3">
                <w:delText>8</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658AB735" w:rsidR="003C4378" w:rsidRDefault="003C4378" w:rsidP="003C4378">
            <w:r>
              <w:t>0.</w:t>
            </w:r>
            <w:ins w:id="1158" w:author="David Conklin" w:date="2020-12-26T08:49:00Z">
              <w:r w:rsidR="00613CE3">
                <w:t>8</w:t>
              </w:r>
            </w:ins>
            <w:ins w:id="1159" w:author="David Conklin" w:date="2021-01-03T15:20:00Z">
              <w:r w:rsidR="008E188E">
                <w:t>1</w:t>
              </w:r>
            </w:ins>
            <w:del w:id="1160" w:author="David Conklin" w:date="2020-12-26T08:49:00Z">
              <w:r w:rsidDel="00613CE3">
                <w:delText>79</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ins w:id="1161" w:author="David Conklin" w:date="2020-12-26T08:51:00Z">
              <w:r w:rsidR="007A6DA3">
                <w:t xml:space="preserve"> (C2</w:t>
              </w:r>
            </w:ins>
            <w:ins w:id="1162" w:author="David Conklin" w:date="2021-01-03T15:20:00Z">
              <w:r w:rsidR="008E188E">
                <w:t>19</w:t>
              </w:r>
            </w:ins>
            <w:ins w:id="1163" w:author="David Conklin" w:date="2020-12-26T08:51:00Z">
              <w:r w:rsidR="007A6DA3">
                <w:t>)</w:t>
              </w:r>
            </w:ins>
          </w:p>
        </w:tc>
        <w:tc>
          <w:tcPr>
            <w:tcW w:w="0" w:type="auto"/>
          </w:tcPr>
          <w:p w14:paraId="3E7378FF" w14:textId="1660A2C9" w:rsidR="003C4378" w:rsidRDefault="003C4378" w:rsidP="003C4378">
            <w:r>
              <w:t>%bias</w:t>
            </w:r>
          </w:p>
        </w:tc>
        <w:tc>
          <w:tcPr>
            <w:tcW w:w="0" w:type="auto"/>
          </w:tcPr>
          <w:p w14:paraId="6EF59584" w14:textId="09C9B821" w:rsidR="003C4378" w:rsidRDefault="007A6DA3" w:rsidP="003C4378">
            <w:ins w:id="1164" w:author="David Conklin" w:date="2020-12-26T08:51:00Z">
              <w:r>
                <w:t>0.1</w:t>
              </w:r>
            </w:ins>
            <w:del w:id="1165" w:author="David Conklin" w:date="2020-12-26T08:51:00Z">
              <w:r w:rsidR="003C4378" w:rsidDel="007A6DA3">
                <w:delText>0.9</w:delText>
              </w:r>
            </w:del>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30AFBA08" w:rsidR="003C4378" w:rsidRDefault="003C4378" w:rsidP="003C4378">
            <w:r>
              <w:t>0.7</w:t>
            </w:r>
            <w:ins w:id="1166" w:author="David Conklin" w:date="2020-12-26T08:51:00Z">
              <w:r w:rsidR="007A6DA3">
                <w:t>1</w:t>
              </w:r>
            </w:ins>
            <w:del w:id="1167" w:author="David Conklin" w:date="2020-12-26T08:51:00Z">
              <w:r w:rsidDel="007A6DA3">
                <w:delText>3</w:delText>
              </w:r>
            </w:del>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60808A83" w:rsidR="003C4378" w:rsidRDefault="003C4378" w:rsidP="003C4378">
            <w:r>
              <w:t>0.5</w:t>
            </w:r>
            <w:ins w:id="1168" w:author="David Conklin" w:date="2020-12-26T08:51:00Z">
              <w:r w:rsidR="007A6DA3">
                <w:t>4</w:t>
              </w:r>
            </w:ins>
            <w:del w:id="1169" w:author="David Conklin" w:date="2020-12-26T08:51:00Z">
              <w:r w:rsidDel="007A6DA3">
                <w:delText>2</w:delText>
              </w:r>
            </w:del>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3E4EB9FA" w:rsidR="003C4378" w:rsidRDefault="003C4378" w:rsidP="003C4378">
            <w:r>
              <w:t>0.8</w:t>
            </w:r>
            <w:ins w:id="1170" w:author="David Conklin" w:date="2020-12-26T08:51:00Z">
              <w:r w:rsidR="007A6DA3">
                <w:t>5</w:t>
              </w:r>
            </w:ins>
            <w:del w:id="1171" w:author="David Conklin" w:date="2020-12-26T08:51:00Z">
              <w:r w:rsidDel="007A6DA3">
                <w:delText>2</w:delText>
              </w:r>
            </w:del>
          </w:p>
        </w:tc>
        <w:tc>
          <w:tcPr>
            <w:tcW w:w="0" w:type="auto"/>
          </w:tcPr>
          <w:p w14:paraId="5CF5DB88" w14:textId="132C1825" w:rsidR="003C4378" w:rsidRDefault="003C4378" w:rsidP="003C4378">
            <w:del w:id="1172" w:author="David Conklin" w:date="2020-12-26T08:51:00Z">
              <w:r w:rsidDel="007A6DA3">
                <w:delText>G</w:delText>
              </w:r>
            </w:del>
            <w:ins w:id="1173" w:author="David Conklin" w:date="2020-12-26T08:51:00Z">
              <w:r w:rsidR="007A6DA3">
                <w:t>VG</w:t>
              </w:r>
            </w:ins>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rsidDel="00152520" w14:paraId="512F5D8F" w14:textId="09785A1D" w:rsidTr="00D14E53">
        <w:trPr>
          <w:del w:id="1174" w:author="David Conklin" w:date="2020-12-26T08:52:00Z"/>
        </w:trPr>
        <w:tc>
          <w:tcPr>
            <w:tcW w:w="1870" w:type="dxa"/>
          </w:tcPr>
          <w:p w14:paraId="67291E46" w14:textId="04284D95" w:rsidR="00F81EFD" w:rsidDel="00152520" w:rsidRDefault="00F81EFD" w:rsidP="007E57E4">
            <w:pPr>
              <w:rPr>
                <w:del w:id="1175" w:author="David Conklin" w:date="2020-12-26T08:52:00Z"/>
              </w:rPr>
            </w:pPr>
            <w:del w:id="1176" w:author="David Conklin" w:date="2020-12-26T08:52:00Z">
              <w:r w:rsidDel="00152520">
                <w:delText>14158500</w:delText>
              </w:r>
            </w:del>
          </w:p>
        </w:tc>
        <w:tc>
          <w:tcPr>
            <w:tcW w:w="1870" w:type="dxa"/>
          </w:tcPr>
          <w:p w14:paraId="2F7B58FE" w14:textId="1ED5A978" w:rsidR="00F81EFD" w:rsidDel="00152520" w:rsidRDefault="00F81EFD" w:rsidP="007E57E4">
            <w:pPr>
              <w:rPr>
                <w:del w:id="1177" w:author="David Conklin" w:date="2020-12-26T08:52:00Z"/>
              </w:rPr>
            </w:pPr>
            <w:del w:id="1178" w:author="David Conklin" w:date="2020-12-26T08:52:00Z">
              <w:r w:rsidDel="00152520">
                <w:delText>23773373</w:delText>
              </w:r>
            </w:del>
          </w:p>
        </w:tc>
        <w:tc>
          <w:tcPr>
            <w:tcW w:w="4355" w:type="dxa"/>
          </w:tcPr>
          <w:p w14:paraId="2A11E1E4" w14:textId="1078E866" w:rsidR="00F81EFD" w:rsidDel="00152520" w:rsidRDefault="00F81EFD" w:rsidP="007E57E4">
            <w:pPr>
              <w:rPr>
                <w:del w:id="1179" w:author="David Conklin" w:date="2020-12-26T08:52:00Z"/>
              </w:rPr>
            </w:pPr>
            <w:del w:id="1180" w:author="David Conklin" w:date="2020-12-26T08:52:00Z">
              <w:r w:rsidDel="00152520">
                <w:delText>MCKENZIE RIVER AT OUTLET OF CLEAR LAKE</w:delText>
              </w:r>
            </w:del>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2AA8494" w:rsidR="006200EB" w:rsidDel="00152520" w:rsidRDefault="006200EB">
      <w:pPr>
        <w:rPr>
          <w:del w:id="1181" w:author="David Conklin" w:date="2020-12-26T08:52:00Z"/>
        </w:rPr>
      </w:pPr>
      <w:r>
        <w:br w:type="page"/>
      </w:r>
      <w:ins w:id="1182" w:author="David Conklin" w:date="2021-01-03T15:25:00Z">
        <w:r w:rsidR="00572FA4">
          <w:lastRenderedPageBreak/>
          <w:t xml:space="preserve">All </w:t>
        </w:r>
      </w:ins>
    </w:p>
    <w:p w14:paraId="025588A3" w14:textId="46876863" w:rsidR="00E70EE0" w:rsidRDefault="00572FA4" w:rsidP="007E57E4">
      <w:ins w:id="1183" w:author="David Conklin" w:date="2021-01-03T15:25:00Z">
        <w:r>
          <w:t>t</w:t>
        </w:r>
      </w:ins>
      <w:del w:id="1184" w:author="David Conklin" w:date="2021-01-03T15:25:00Z">
        <w:r w:rsidR="00E70EE0" w:rsidDel="00572FA4">
          <w:delText>T</w:delText>
        </w:r>
      </w:del>
      <w:r w:rsidR="00E70EE0">
        <w:t xml:space="preserve">emperature sensor locations </w:t>
      </w:r>
      <w:del w:id="1185" w:author="David Conklin" w:date="2021-01-03T15:25:00Z">
        <w:r w:rsidR="00E70EE0" w:rsidDel="00572FA4">
          <w:delText xml:space="preserve">with </w:delText>
        </w:r>
        <w:r w:rsidR="0090573C" w:rsidDel="00572FA4">
          <w:delText xml:space="preserve">generally </w:delText>
        </w:r>
        <w:r w:rsidR="00E70EE0" w:rsidDel="00572FA4">
          <w:delText xml:space="preserve">satisfactory or better simulation skill grades, as of ver. </w:delText>
        </w:r>
        <w:r w:rsidR="005160F8" w:rsidDel="00572FA4">
          <w:delText>1</w:delText>
        </w:r>
        <w:r w:rsidR="0025684C" w:rsidDel="00572FA4">
          <w:delText>51</w:delText>
        </w:r>
      </w:del>
    </w:p>
    <w:tbl>
      <w:tblPr>
        <w:tblStyle w:val="TableGrid"/>
        <w:tblW w:w="0" w:type="auto"/>
        <w:tblLook w:val="04A0" w:firstRow="1" w:lastRow="0" w:firstColumn="1" w:lastColumn="0" w:noHBand="0" w:noVBand="1"/>
        <w:tblPrChange w:id="1186" w:author="David Conklin" w:date="2020-12-26T09:53:00Z">
          <w:tblPr>
            <w:tblStyle w:val="TableGrid"/>
            <w:tblW w:w="0" w:type="auto"/>
            <w:tblLook w:val="04A0" w:firstRow="1" w:lastRow="0" w:firstColumn="1" w:lastColumn="0" w:noHBand="0" w:noVBand="1"/>
          </w:tblPr>
        </w:tblPrChange>
      </w:tblPr>
      <w:tblGrid>
        <w:gridCol w:w="1109"/>
        <w:gridCol w:w="1109"/>
        <w:gridCol w:w="4219"/>
        <w:gridCol w:w="969"/>
        <w:gridCol w:w="1200"/>
        <w:gridCol w:w="744"/>
        <w:tblGridChange w:id="1187">
          <w:tblGrid>
            <w:gridCol w:w="1110"/>
            <w:gridCol w:w="1109"/>
            <w:gridCol w:w="3845"/>
            <w:gridCol w:w="1243"/>
            <w:gridCol w:w="1316"/>
            <w:gridCol w:w="727"/>
          </w:tblGrid>
        </w:tblGridChange>
      </w:tblGrid>
      <w:tr w:rsidR="00245C85" w14:paraId="553C1842" w14:textId="1ACF3678" w:rsidTr="00245C85">
        <w:tc>
          <w:tcPr>
            <w:tcW w:w="0" w:type="auto"/>
            <w:tcPrChange w:id="1188" w:author="David Conklin" w:date="2020-12-26T09:53:00Z">
              <w:tcPr>
                <w:tcW w:w="0" w:type="auto"/>
              </w:tcPr>
            </w:tcPrChange>
          </w:tcPr>
          <w:p w14:paraId="5739CB03" w14:textId="7D90C063" w:rsidR="00245C85" w:rsidRDefault="00245C85" w:rsidP="007E57E4">
            <w:r>
              <w:t>gage</w:t>
            </w:r>
          </w:p>
        </w:tc>
        <w:tc>
          <w:tcPr>
            <w:tcW w:w="0" w:type="auto"/>
            <w:tcPrChange w:id="1189" w:author="David Conklin" w:date="2020-12-26T09:53:00Z">
              <w:tcPr>
                <w:tcW w:w="0" w:type="auto"/>
              </w:tcPr>
            </w:tcPrChange>
          </w:tcPr>
          <w:p w14:paraId="5F2E048C" w14:textId="4F0CF0E4" w:rsidR="00245C85" w:rsidRDefault="00245C85" w:rsidP="007E57E4">
            <w:r>
              <w:t>COMID</w:t>
            </w:r>
          </w:p>
        </w:tc>
        <w:tc>
          <w:tcPr>
            <w:tcW w:w="4347" w:type="dxa"/>
            <w:tcPrChange w:id="1190" w:author="David Conklin" w:date="2020-12-26T09:53:00Z">
              <w:tcPr>
                <w:tcW w:w="0" w:type="auto"/>
              </w:tcPr>
            </w:tcPrChange>
          </w:tcPr>
          <w:p w14:paraId="037157EA" w14:textId="663E3C19" w:rsidR="00245C85" w:rsidRDefault="00245C85" w:rsidP="007E57E4">
            <w:r>
              <w:t>location</w:t>
            </w:r>
          </w:p>
        </w:tc>
        <w:tc>
          <w:tcPr>
            <w:tcW w:w="970" w:type="dxa"/>
            <w:tcPrChange w:id="1191" w:author="David Conklin" w:date="2020-12-26T09:53:00Z">
              <w:tcPr>
                <w:tcW w:w="0" w:type="auto"/>
              </w:tcPr>
            </w:tcPrChange>
          </w:tcPr>
          <w:p w14:paraId="2E465273" w14:textId="4A78AA69" w:rsidR="00245C85" w:rsidRDefault="00245C85" w:rsidP="007E57E4">
            <w:r>
              <w:t>statistic</w:t>
            </w:r>
          </w:p>
        </w:tc>
        <w:tc>
          <w:tcPr>
            <w:tcW w:w="1088" w:type="dxa"/>
            <w:tcPrChange w:id="1192" w:author="David Conklin" w:date="2020-12-26T09:53:00Z">
              <w:tcPr>
                <w:tcW w:w="0" w:type="auto"/>
              </w:tcPr>
            </w:tcPrChange>
          </w:tcPr>
          <w:p w14:paraId="5AD5C038" w14:textId="26E12AF2" w:rsidR="00245C85" w:rsidRDefault="00245C85" w:rsidP="007E57E4">
            <w:r>
              <w:t>value</w:t>
            </w:r>
          </w:p>
        </w:tc>
        <w:tc>
          <w:tcPr>
            <w:tcW w:w="0" w:type="auto"/>
            <w:tcPrChange w:id="1193" w:author="David Conklin" w:date="2020-12-26T09:53:00Z">
              <w:tcPr>
                <w:tcW w:w="0" w:type="auto"/>
              </w:tcPr>
            </w:tcPrChange>
          </w:tcPr>
          <w:p w14:paraId="72EE119F" w14:textId="2E2A9CDA" w:rsidR="00245C85" w:rsidRDefault="00245C85" w:rsidP="007E57E4">
            <w:r>
              <w:t>grade</w:t>
            </w:r>
          </w:p>
        </w:tc>
      </w:tr>
      <w:tr w:rsidR="00245C85" w14:paraId="132190CB" w14:textId="56D0D559" w:rsidTr="00245C85">
        <w:tc>
          <w:tcPr>
            <w:tcW w:w="0" w:type="auto"/>
            <w:tcPrChange w:id="1194" w:author="David Conklin" w:date="2020-12-26T09:53:00Z">
              <w:tcPr>
                <w:tcW w:w="0" w:type="auto"/>
              </w:tcPr>
            </w:tcPrChange>
          </w:tcPr>
          <w:p w14:paraId="7D7B75BD" w14:textId="3586976B" w:rsidR="00245C85" w:rsidRDefault="00245C85" w:rsidP="00E70EE0">
            <w:r>
              <w:t>14159200</w:t>
            </w:r>
          </w:p>
        </w:tc>
        <w:tc>
          <w:tcPr>
            <w:tcW w:w="0" w:type="auto"/>
            <w:tcPrChange w:id="1195" w:author="David Conklin" w:date="2020-12-26T09:53:00Z">
              <w:tcPr>
                <w:tcW w:w="0" w:type="auto"/>
              </w:tcPr>
            </w:tcPrChange>
          </w:tcPr>
          <w:p w14:paraId="0460C4BB" w14:textId="0748305B" w:rsidR="00245C85" w:rsidRDefault="00245C85" w:rsidP="00E70EE0">
            <w:r>
              <w:t>23773037</w:t>
            </w:r>
          </w:p>
        </w:tc>
        <w:tc>
          <w:tcPr>
            <w:tcW w:w="4347" w:type="dxa"/>
            <w:tcPrChange w:id="1196" w:author="David Conklin" w:date="2020-12-26T09:53:00Z">
              <w:tcPr>
                <w:tcW w:w="0" w:type="auto"/>
              </w:tcPr>
            </w:tcPrChange>
          </w:tcPr>
          <w:p w14:paraId="0F67F129" w14:textId="7C984DE2" w:rsidR="00245C85" w:rsidRDefault="00245C85" w:rsidP="00E70EE0">
            <w:r>
              <w:t>SO FK MCKENZIE ABOVE COUGAR</w:t>
            </w:r>
            <w:ins w:id="1197" w:author="David Conklin" w:date="2020-12-26T08:55:00Z">
              <w:r>
                <w:t xml:space="preserve"> (C2</w:t>
              </w:r>
            </w:ins>
            <w:ins w:id="1198" w:author="David Conklin" w:date="2021-01-03T15:22:00Z">
              <w:r w:rsidR="00B7410E">
                <w:t>19</w:t>
              </w:r>
            </w:ins>
            <w:ins w:id="1199" w:author="David Conklin" w:date="2020-12-26T08:55:00Z">
              <w:r>
                <w:t>)</w:t>
              </w:r>
            </w:ins>
          </w:p>
        </w:tc>
        <w:tc>
          <w:tcPr>
            <w:tcW w:w="970" w:type="dxa"/>
            <w:tcPrChange w:id="1200" w:author="David Conklin" w:date="2020-12-26T09:53:00Z">
              <w:tcPr>
                <w:tcW w:w="0" w:type="auto"/>
              </w:tcPr>
            </w:tcPrChange>
          </w:tcPr>
          <w:p w14:paraId="219B605A" w14:textId="43B0B515" w:rsidR="00245C85" w:rsidRDefault="00245C85" w:rsidP="00E70EE0">
            <w:r>
              <w:t>%bias</w:t>
            </w:r>
          </w:p>
        </w:tc>
        <w:tc>
          <w:tcPr>
            <w:tcW w:w="1088" w:type="dxa"/>
            <w:tcPrChange w:id="1201" w:author="David Conklin" w:date="2020-12-26T09:53:00Z">
              <w:tcPr>
                <w:tcW w:w="0" w:type="auto"/>
              </w:tcPr>
            </w:tcPrChange>
          </w:tcPr>
          <w:p w14:paraId="60CC27D9" w14:textId="1BFCA2FF" w:rsidR="00245C85" w:rsidRDefault="00245C85" w:rsidP="00E70EE0">
            <w:r>
              <w:t>-</w:t>
            </w:r>
            <w:ins w:id="1202" w:author="David Conklin" w:date="2021-01-03T15:21:00Z">
              <w:r w:rsidR="00B7410E">
                <w:t>10.1</w:t>
              </w:r>
            </w:ins>
            <w:del w:id="1203" w:author="David Conklin" w:date="2021-01-03T15:21:00Z">
              <w:r w:rsidDel="00B7410E">
                <w:delText>1</w:delText>
              </w:r>
            </w:del>
            <w:del w:id="1204" w:author="David Conklin" w:date="2020-12-26T08:53:00Z">
              <w:r w:rsidDel="00152520">
                <w:delText>0.2</w:delText>
              </w:r>
            </w:del>
            <w:r>
              <w:t>%</w:t>
            </w:r>
          </w:p>
        </w:tc>
        <w:tc>
          <w:tcPr>
            <w:tcW w:w="0" w:type="auto"/>
            <w:tcPrChange w:id="1205" w:author="David Conklin" w:date="2020-12-26T09:53:00Z">
              <w:tcPr>
                <w:tcW w:w="0" w:type="auto"/>
              </w:tcPr>
            </w:tcPrChange>
          </w:tcPr>
          <w:p w14:paraId="1E0F0D76" w14:textId="49094400" w:rsidR="00245C85" w:rsidRDefault="00245C85" w:rsidP="00E70EE0">
            <w:ins w:id="1206" w:author="David Conklin" w:date="2020-12-26T08:53:00Z">
              <w:r>
                <w:t>VG</w:t>
              </w:r>
            </w:ins>
            <w:del w:id="1207" w:author="David Conklin" w:date="2020-12-26T08:53:00Z">
              <w:r w:rsidDel="00152520">
                <w:delText>S</w:delText>
              </w:r>
            </w:del>
          </w:p>
        </w:tc>
      </w:tr>
      <w:tr w:rsidR="00245C85" w14:paraId="04236B81" w14:textId="1CC79A54" w:rsidTr="00245C85">
        <w:tc>
          <w:tcPr>
            <w:tcW w:w="0" w:type="auto"/>
            <w:tcPrChange w:id="1208" w:author="David Conklin" w:date="2020-12-26T09:53:00Z">
              <w:tcPr>
                <w:tcW w:w="0" w:type="auto"/>
              </w:tcPr>
            </w:tcPrChange>
          </w:tcPr>
          <w:p w14:paraId="7693C2C2" w14:textId="77777777" w:rsidR="00245C85" w:rsidRDefault="00245C85" w:rsidP="00E70EE0"/>
        </w:tc>
        <w:tc>
          <w:tcPr>
            <w:tcW w:w="0" w:type="auto"/>
            <w:tcPrChange w:id="1209" w:author="David Conklin" w:date="2020-12-26T09:53:00Z">
              <w:tcPr>
                <w:tcW w:w="0" w:type="auto"/>
              </w:tcPr>
            </w:tcPrChange>
          </w:tcPr>
          <w:p w14:paraId="1DA38DF4" w14:textId="77777777" w:rsidR="00245C85" w:rsidRDefault="00245C85" w:rsidP="00E70EE0"/>
        </w:tc>
        <w:tc>
          <w:tcPr>
            <w:tcW w:w="4347" w:type="dxa"/>
            <w:tcPrChange w:id="1210" w:author="David Conklin" w:date="2020-12-26T09:53:00Z">
              <w:tcPr>
                <w:tcW w:w="0" w:type="auto"/>
              </w:tcPr>
            </w:tcPrChange>
          </w:tcPr>
          <w:p w14:paraId="26899EB0" w14:textId="77777777" w:rsidR="00245C85" w:rsidRDefault="00245C85" w:rsidP="00E70EE0"/>
        </w:tc>
        <w:tc>
          <w:tcPr>
            <w:tcW w:w="970" w:type="dxa"/>
            <w:tcPrChange w:id="1211" w:author="David Conklin" w:date="2020-12-26T09:53:00Z">
              <w:tcPr>
                <w:tcW w:w="0" w:type="auto"/>
              </w:tcPr>
            </w:tcPrChange>
          </w:tcPr>
          <w:p w14:paraId="08997FA3" w14:textId="2775D24F" w:rsidR="00245C85" w:rsidRDefault="00245C85" w:rsidP="00E70EE0">
            <w:r>
              <w:t>NSE</w:t>
            </w:r>
          </w:p>
        </w:tc>
        <w:tc>
          <w:tcPr>
            <w:tcW w:w="1088" w:type="dxa"/>
            <w:tcPrChange w:id="1212" w:author="David Conklin" w:date="2020-12-26T09:53:00Z">
              <w:tcPr>
                <w:tcW w:w="0" w:type="auto"/>
              </w:tcPr>
            </w:tcPrChange>
          </w:tcPr>
          <w:p w14:paraId="03C23E73" w14:textId="73BB3AB1" w:rsidR="00245C85" w:rsidRDefault="00245C85" w:rsidP="00E70EE0">
            <w:r>
              <w:t>0.</w:t>
            </w:r>
            <w:ins w:id="1213" w:author="David Conklin" w:date="2021-01-03T15:22:00Z">
              <w:r w:rsidR="00B7410E">
                <w:t>79</w:t>
              </w:r>
            </w:ins>
            <w:del w:id="1214" w:author="David Conklin" w:date="2020-12-26T08:54:00Z">
              <w:r w:rsidDel="00152520">
                <w:delText>64</w:delText>
              </w:r>
            </w:del>
          </w:p>
        </w:tc>
        <w:tc>
          <w:tcPr>
            <w:tcW w:w="0" w:type="auto"/>
            <w:tcPrChange w:id="1215" w:author="David Conklin" w:date="2020-12-26T09:53:00Z">
              <w:tcPr>
                <w:tcW w:w="0" w:type="auto"/>
              </w:tcPr>
            </w:tcPrChange>
          </w:tcPr>
          <w:p w14:paraId="4DE27806" w14:textId="736345F6" w:rsidR="00245C85" w:rsidRDefault="00245C85" w:rsidP="00E70EE0">
            <w:ins w:id="1216" w:author="David Conklin" w:date="2020-12-26T08:54:00Z">
              <w:r>
                <w:t>VG</w:t>
              </w:r>
            </w:ins>
            <w:del w:id="1217" w:author="David Conklin" w:date="2020-12-26T08:54:00Z">
              <w:r w:rsidDel="00152520">
                <w:delText>S</w:delText>
              </w:r>
            </w:del>
          </w:p>
        </w:tc>
      </w:tr>
      <w:tr w:rsidR="00245C85" w14:paraId="217C3DBF" w14:textId="77777777" w:rsidTr="00245C85">
        <w:trPr>
          <w:ins w:id="1218" w:author="David Conklin" w:date="2020-12-26T09:40:00Z"/>
        </w:trPr>
        <w:tc>
          <w:tcPr>
            <w:tcW w:w="0" w:type="auto"/>
            <w:tcPrChange w:id="1219" w:author="David Conklin" w:date="2020-12-26T09:53:00Z">
              <w:tcPr>
                <w:tcW w:w="0" w:type="auto"/>
              </w:tcPr>
            </w:tcPrChange>
          </w:tcPr>
          <w:p w14:paraId="70E142C6" w14:textId="77777777" w:rsidR="00245C85" w:rsidRDefault="00245C85" w:rsidP="00E70EE0">
            <w:pPr>
              <w:rPr>
                <w:ins w:id="1220" w:author="David Conklin" w:date="2020-12-26T09:40:00Z"/>
              </w:rPr>
            </w:pPr>
          </w:p>
        </w:tc>
        <w:tc>
          <w:tcPr>
            <w:tcW w:w="0" w:type="auto"/>
            <w:tcPrChange w:id="1221" w:author="David Conklin" w:date="2020-12-26T09:53:00Z">
              <w:tcPr>
                <w:tcW w:w="0" w:type="auto"/>
              </w:tcPr>
            </w:tcPrChange>
          </w:tcPr>
          <w:p w14:paraId="0CCBA144" w14:textId="77777777" w:rsidR="00245C85" w:rsidRDefault="00245C85" w:rsidP="00E70EE0">
            <w:pPr>
              <w:rPr>
                <w:ins w:id="1222" w:author="David Conklin" w:date="2020-12-26T09:40:00Z"/>
              </w:rPr>
            </w:pPr>
          </w:p>
        </w:tc>
        <w:tc>
          <w:tcPr>
            <w:tcW w:w="4347" w:type="dxa"/>
            <w:tcPrChange w:id="1223" w:author="David Conklin" w:date="2020-12-26T09:53:00Z">
              <w:tcPr>
                <w:tcW w:w="0" w:type="auto"/>
              </w:tcPr>
            </w:tcPrChange>
          </w:tcPr>
          <w:p w14:paraId="7AF66093" w14:textId="77777777" w:rsidR="00245C85" w:rsidRDefault="00245C85" w:rsidP="00E70EE0">
            <w:pPr>
              <w:rPr>
                <w:ins w:id="1224" w:author="David Conklin" w:date="2020-12-26T09:40:00Z"/>
              </w:rPr>
            </w:pPr>
          </w:p>
        </w:tc>
        <w:tc>
          <w:tcPr>
            <w:tcW w:w="970" w:type="dxa"/>
            <w:tcPrChange w:id="1225" w:author="David Conklin" w:date="2020-12-26T09:53:00Z">
              <w:tcPr>
                <w:tcW w:w="0" w:type="auto"/>
              </w:tcPr>
            </w:tcPrChange>
          </w:tcPr>
          <w:p w14:paraId="58E3F46B" w14:textId="333D0448" w:rsidR="00245C85" w:rsidRDefault="00245C85" w:rsidP="00E70EE0">
            <w:pPr>
              <w:rPr>
                <w:ins w:id="1226" w:author="David Conklin" w:date="2020-12-26T09:40:00Z"/>
              </w:rPr>
            </w:pPr>
            <w:ins w:id="1227" w:author="David Conklin" w:date="2020-12-26T09:40:00Z">
              <w:r>
                <w:t>RSR</w:t>
              </w:r>
            </w:ins>
          </w:p>
        </w:tc>
        <w:tc>
          <w:tcPr>
            <w:tcW w:w="1088" w:type="dxa"/>
            <w:tcPrChange w:id="1228" w:author="David Conklin" w:date="2020-12-26T09:53:00Z">
              <w:tcPr>
                <w:tcW w:w="0" w:type="auto"/>
              </w:tcPr>
            </w:tcPrChange>
          </w:tcPr>
          <w:p w14:paraId="3C248104" w14:textId="30022EED" w:rsidR="00245C85" w:rsidRDefault="00245C85" w:rsidP="00E70EE0">
            <w:pPr>
              <w:rPr>
                <w:ins w:id="1229" w:author="David Conklin" w:date="2020-12-26T09:40:00Z"/>
              </w:rPr>
            </w:pPr>
            <w:ins w:id="1230" w:author="David Conklin" w:date="2020-12-26T09:40:00Z">
              <w:r>
                <w:t>0.4</w:t>
              </w:r>
            </w:ins>
            <w:ins w:id="1231" w:author="David Conklin" w:date="2021-01-03T15:22:00Z">
              <w:r w:rsidR="00B7410E">
                <w:t>4</w:t>
              </w:r>
            </w:ins>
          </w:p>
        </w:tc>
        <w:tc>
          <w:tcPr>
            <w:tcW w:w="0" w:type="auto"/>
            <w:tcPrChange w:id="1232" w:author="David Conklin" w:date="2020-12-26T09:53:00Z">
              <w:tcPr>
                <w:tcW w:w="0" w:type="auto"/>
              </w:tcPr>
            </w:tcPrChange>
          </w:tcPr>
          <w:p w14:paraId="5F764F9E" w14:textId="20E41335" w:rsidR="00245C85" w:rsidRDefault="00245C85" w:rsidP="00E70EE0">
            <w:pPr>
              <w:rPr>
                <w:ins w:id="1233" w:author="David Conklin" w:date="2020-12-26T09:40:00Z"/>
              </w:rPr>
            </w:pPr>
            <w:ins w:id="1234" w:author="David Conklin" w:date="2020-12-26T09:40:00Z">
              <w:r>
                <w:t>VG</w:t>
              </w:r>
            </w:ins>
          </w:p>
        </w:tc>
      </w:tr>
      <w:tr w:rsidR="00245C85" w14:paraId="7219706D" w14:textId="43D7C283" w:rsidTr="00245C85">
        <w:tc>
          <w:tcPr>
            <w:tcW w:w="0" w:type="auto"/>
            <w:tcPrChange w:id="1235" w:author="David Conklin" w:date="2020-12-26T09:53:00Z">
              <w:tcPr>
                <w:tcW w:w="0" w:type="auto"/>
              </w:tcPr>
            </w:tcPrChange>
          </w:tcPr>
          <w:p w14:paraId="5701AB61" w14:textId="77777777" w:rsidR="00245C85" w:rsidRDefault="00245C85" w:rsidP="00E70EE0"/>
        </w:tc>
        <w:tc>
          <w:tcPr>
            <w:tcW w:w="0" w:type="auto"/>
            <w:tcPrChange w:id="1236" w:author="David Conklin" w:date="2020-12-26T09:53:00Z">
              <w:tcPr>
                <w:tcW w:w="0" w:type="auto"/>
              </w:tcPr>
            </w:tcPrChange>
          </w:tcPr>
          <w:p w14:paraId="76187D81" w14:textId="77777777" w:rsidR="00245C85" w:rsidRDefault="00245C85" w:rsidP="00E70EE0"/>
        </w:tc>
        <w:tc>
          <w:tcPr>
            <w:tcW w:w="4347" w:type="dxa"/>
            <w:tcPrChange w:id="1237" w:author="David Conklin" w:date="2020-12-26T09:53:00Z">
              <w:tcPr>
                <w:tcW w:w="0" w:type="auto"/>
              </w:tcPr>
            </w:tcPrChange>
          </w:tcPr>
          <w:p w14:paraId="2493B2D4" w14:textId="77777777" w:rsidR="00245C85" w:rsidRDefault="00245C85" w:rsidP="00E70EE0"/>
        </w:tc>
        <w:tc>
          <w:tcPr>
            <w:tcW w:w="970" w:type="dxa"/>
            <w:tcPrChange w:id="1238" w:author="David Conklin" w:date="2020-12-26T09:53:00Z">
              <w:tcPr>
                <w:tcW w:w="0" w:type="auto"/>
              </w:tcPr>
            </w:tcPrChange>
          </w:tcPr>
          <w:p w14:paraId="51403752" w14:textId="1C2582DD" w:rsidR="00245C85" w:rsidRDefault="00245C85" w:rsidP="00E70EE0">
            <w:r>
              <w:t>R2</w:t>
            </w:r>
          </w:p>
        </w:tc>
        <w:tc>
          <w:tcPr>
            <w:tcW w:w="1088" w:type="dxa"/>
            <w:tcPrChange w:id="1239" w:author="David Conklin" w:date="2020-12-26T09:53:00Z">
              <w:tcPr>
                <w:tcW w:w="0" w:type="auto"/>
              </w:tcPr>
            </w:tcPrChange>
          </w:tcPr>
          <w:p w14:paraId="2797297F" w14:textId="427FEFB2" w:rsidR="00245C85" w:rsidRDefault="00245C85" w:rsidP="00E70EE0">
            <w:r>
              <w:t>0.9</w:t>
            </w:r>
            <w:ins w:id="1240" w:author="David Conklin" w:date="2020-12-26T08:54:00Z">
              <w:r>
                <w:t>2</w:t>
              </w:r>
            </w:ins>
            <w:del w:id="1241" w:author="David Conklin" w:date="2020-12-26T08:54:00Z">
              <w:r w:rsidDel="00152520">
                <w:delText>1</w:delText>
              </w:r>
            </w:del>
          </w:p>
        </w:tc>
        <w:tc>
          <w:tcPr>
            <w:tcW w:w="0" w:type="auto"/>
            <w:tcPrChange w:id="1242" w:author="David Conklin" w:date="2020-12-26T09:53:00Z">
              <w:tcPr>
                <w:tcW w:w="0" w:type="auto"/>
              </w:tcPr>
            </w:tcPrChange>
          </w:tcPr>
          <w:p w14:paraId="6D1FA568" w14:textId="718816A2" w:rsidR="00245C85" w:rsidRDefault="00245C85" w:rsidP="00E70EE0">
            <w:r>
              <w:t>VG</w:t>
            </w:r>
          </w:p>
        </w:tc>
      </w:tr>
      <w:tr w:rsidR="00245C85" w14:paraId="2BD21F15" w14:textId="77777777" w:rsidTr="00245C85">
        <w:tc>
          <w:tcPr>
            <w:tcW w:w="0" w:type="auto"/>
            <w:tcPrChange w:id="1243" w:author="David Conklin" w:date="2020-12-26T09:53:00Z">
              <w:tcPr>
                <w:tcW w:w="0" w:type="auto"/>
              </w:tcPr>
            </w:tcPrChange>
          </w:tcPr>
          <w:p w14:paraId="3CE9ADC6" w14:textId="77777777" w:rsidR="00245C85" w:rsidRDefault="00245C85" w:rsidP="00E70EE0"/>
        </w:tc>
        <w:tc>
          <w:tcPr>
            <w:tcW w:w="0" w:type="auto"/>
            <w:tcPrChange w:id="1244" w:author="David Conklin" w:date="2020-12-26T09:53:00Z">
              <w:tcPr>
                <w:tcW w:w="0" w:type="auto"/>
              </w:tcPr>
            </w:tcPrChange>
          </w:tcPr>
          <w:p w14:paraId="6BBC69DB" w14:textId="77777777" w:rsidR="00245C85" w:rsidRDefault="00245C85" w:rsidP="00E70EE0"/>
        </w:tc>
        <w:tc>
          <w:tcPr>
            <w:tcW w:w="4347" w:type="dxa"/>
            <w:tcPrChange w:id="1245" w:author="David Conklin" w:date="2020-12-26T09:53:00Z">
              <w:tcPr>
                <w:tcW w:w="0" w:type="auto"/>
              </w:tcPr>
            </w:tcPrChange>
          </w:tcPr>
          <w:p w14:paraId="3635EA19" w14:textId="77777777" w:rsidR="00245C85" w:rsidRDefault="00245C85" w:rsidP="00E70EE0"/>
        </w:tc>
        <w:tc>
          <w:tcPr>
            <w:tcW w:w="970" w:type="dxa"/>
            <w:tcPrChange w:id="1246" w:author="David Conklin" w:date="2020-12-26T09:53:00Z">
              <w:tcPr>
                <w:tcW w:w="0" w:type="auto"/>
              </w:tcPr>
            </w:tcPrChange>
          </w:tcPr>
          <w:p w14:paraId="4D629E84" w14:textId="69062438" w:rsidR="00245C85" w:rsidRDefault="00245C85" w:rsidP="00E70EE0">
            <w:r>
              <w:t>MAE</w:t>
            </w:r>
          </w:p>
        </w:tc>
        <w:tc>
          <w:tcPr>
            <w:tcW w:w="1088" w:type="dxa"/>
            <w:tcPrChange w:id="1247" w:author="David Conklin" w:date="2020-12-26T09:53:00Z">
              <w:tcPr>
                <w:tcW w:w="0" w:type="auto"/>
              </w:tcPr>
            </w:tcPrChange>
          </w:tcPr>
          <w:p w14:paraId="5B681B32" w14:textId="45E9D624" w:rsidR="00245C85" w:rsidRDefault="00245C85" w:rsidP="00E70EE0">
            <w:ins w:id="1248" w:author="David Conklin" w:date="2020-12-26T08:55:00Z">
              <w:r>
                <w:t>0.</w:t>
              </w:r>
            </w:ins>
            <w:ins w:id="1249" w:author="David Conklin" w:date="2021-01-03T15:22:00Z">
              <w:r w:rsidR="00B7410E">
                <w:t>9</w:t>
              </w:r>
            </w:ins>
            <w:del w:id="1250" w:author="David Conklin" w:date="2020-12-26T08:55:00Z">
              <w:r w:rsidDel="00152520">
                <w:delText>1.1</w:delText>
              </w:r>
            </w:del>
            <w:r>
              <w:t xml:space="preserve"> deg C</w:t>
            </w:r>
          </w:p>
        </w:tc>
        <w:tc>
          <w:tcPr>
            <w:tcW w:w="0" w:type="auto"/>
            <w:tcPrChange w:id="1251" w:author="David Conklin" w:date="2020-12-26T09:53:00Z">
              <w:tcPr>
                <w:tcW w:w="0" w:type="auto"/>
              </w:tcPr>
            </w:tcPrChange>
          </w:tcPr>
          <w:p w14:paraId="43E846EC" w14:textId="77777777" w:rsidR="00245C85" w:rsidRDefault="00245C85" w:rsidP="00E70EE0"/>
        </w:tc>
      </w:tr>
      <w:tr w:rsidR="00245C85" w14:paraId="3493F681" w14:textId="77777777" w:rsidTr="00245C85">
        <w:tc>
          <w:tcPr>
            <w:tcW w:w="0" w:type="auto"/>
            <w:tcPrChange w:id="1252" w:author="David Conklin" w:date="2020-12-26T09:53:00Z">
              <w:tcPr>
                <w:tcW w:w="0" w:type="auto"/>
              </w:tcPr>
            </w:tcPrChange>
          </w:tcPr>
          <w:p w14:paraId="384265E2" w14:textId="53A48D49" w:rsidR="00245C85" w:rsidRDefault="00245C85" w:rsidP="00CA1E74">
            <w:r>
              <w:t>14159500</w:t>
            </w:r>
          </w:p>
        </w:tc>
        <w:tc>
          <w:tcPr>
            <w:tcW w:w="0" w:type="auto"/>
            <w:tcPrChange w:id="1253" w:author="David Conklin" w:date="2020-12-26T09:53:00Z">
              <w:tcPr>
                <w:tcW w:w="0" w:type="auto"/>
              </w:tcPr>
            </w:tcPrChange>
          </w:tcPr>
          <w:p w14:paraId="664B6FFB" w14:textId="6ACD1BA2" w:rsidR="00245C85" w:rsidRDefault="00245C85" w:rsidP="00CA1E74">
            <w:r>
              <w:t>23773009</w:t>
            </w:r>
          </w:p>
        </w:tc>
        <w:tc>
          <w:tcPr>
            <w:tcW w:w="4347" w:type="dxa"/>
            <w:tcPrChange w:id="1254" w:author="David Conklin" w:date="2020-12-26T09:53:00Z">
              <w:tcPr>
                <w:tcW w:w="0" w:type="auto"/>
              </w:tcPr>
            </w:tcPrChange>
          </w:tcPr>
          <w:p w14:paraId="7713EB10" w14:textId="495E891D" w:rsidR="00245C85" w:rsidRDefault="00245C85" w:rsidP="00CA1E74">
            <w:r>
              <w:t>SO FK MCKENZIE BELOW COUGAR</w:t>
            </w:r>
            <w:ins w:id="1255" w:author="David Conklin" w:date="2020-12-26T09:40:00Z">
              <w:r>
                <w:t xml:space="preserve"> </w:t>
              </w:r>
            </w:ins>
            <w:ins w:id="1256" w:author="David Conklin" w:date="2020-12-26T09:41:00Z">
              <w:r>
                <w:t>(C2</w:t>
              </w:r>
            </w:ins>
            <w:ins w:id="1257" w:author="David Conklin" w:date="2021-01-03T15:24:00Z">
              <w:r w:rsidR="00572FA4">
                <w:t>19</w:t>
              </w:r>
            </w:ins>
            <w:ins w:id="1258" w:author="David Conklin" w:date="2020-12-26T09:41:00Z">
              <w:r>
                <w:t>)</w:t>
              </w:r>
            </w:ins>
          </w:p>
        </w:tc>
        <w:tc>
          <w:tcPr>
            <w:tcW w:w="970" w:type="dxa"/>
            <w:tcPrChange w:id="1259" w:author="David Conklin" w:date="2020-12-26T09:53:00Z">
              <w:tcPr>
                <w:tcW w:w="0" w:type="auto"/>
              </w:tcPr>
            </w:tcPrChange>
          </w:tcPr>
          <w:p w14:paraId="522DC0D1" w14:textId="2F31C1DC" w:rsidR="00245C85" w:rsidRDefault="00245C85" w:rsidP="00CA1E74">
            <w:r>
              <w:t>%bias</w:t>
            </w:r>
          </w:p>
        </w:tc>
        <w:tc>
          <w:tcPr>
            <w:tcW w:w="1088" w:type="dxa"/>
            <w:tcPrChange w:id="1260" w:author="David Conklin" w:date="2020-12-26T09:53:00Z">
              <w:tcPr>
                <w:tcW w:w="0" w:type="auto"/>
              </w:tcPr>
            </w:tcPrChange>
          </w:tcPr>
          <w:p w14:paraId="404B0371" w14:textId="3CA4F3D3" w:rsidR="00245C85" w:rsidRDefault="00245C85" w:rsidP="00CA1E74">
            <w:del w:id="1261" w:author="David Conklin" w:date="2020-12-26T09:41:00Z">
              <w:r w:rsidDel="00213F92">
                <w:delText>-3.5%</w:delText>
              </w:r>
            </w:del>
            <w:ins w:id="1262" w:author="David Conklin" w:date="2021-01-03T15:23:00Z">
              <w:r w:rsidR="00B7410E">
                <w:t>2.2%</w:t>
              </w:r>
            </w:ins>
          </w:p>
        </w:tc>
        <w:tc>
          <w:tcPr>
            <w:tcW w:w="0" w:type="auto"/>
            <w:tcPrChange w:id="1263" w:author="David Conklin" w:date="2020-12-26T09:53:00Z">
              <w:tcPr>
                <w:tcW w:w="0" w:type="auto"/>
              </w:tcPr>
            </w:tcPrChange>
          </w:tcPr>
          <w:p w14:paraId="18CFE703" w14:textId="0E19F78E" w:rsidR="00245C85" w:rsidRDefault="00245C85" w:rsidP="00CA1E74">
            <w:r>
              <w:t>VG</w:t>
            </w:r>
          </w:p>
        </w:tc>
      </w:tr>
      <w:tr w:rsidR="00245C85" w14:paraId="22D7F3CD" w14:textId="77777777" w:rsidTr="00245C85">
        <w:tc>
          <w:tcPr>
            <w:tcW w:w="0" w:type="auto"/>
            <w:tcPrChange w:id="1264" w:author="David Conklin" w:date="2020-12-26T09:53:00Z">
              <w:tcPr>
                <w:tcW w:w="0" w:type="auto"/>
              </w:tcPr>
            </w:tcPrChange>
          </w:tcPr>
          <w:p w14:paraId="6C658ABC" w14:textId="77777777" w:rsidR="00245C85" w:rsidRDefault="00245C85" w:rsidP="00CA1E74"/>
        </w:tc>
        <w:tc>
          <w:tcPr>
            <w:tcW w:w="0" w:type="auto"/>
            <w:tcPrChange w:id="1265" w:author="David Conklin" w:date="2020-12-26T09:53:00Z">
              <w:tcPr>
                <w:tcW w:w="0" w:type="auto"/>
              </w:tcPr>
            </w:tcPrChange>
          </w:tcPr>
          <w:p w14:paraId="0E884D9A" w14:textId="77777777" w:rsidR="00245C85" w:rsidRDefault="00245C85" w:rsidP="00CA1E74"/>
        </w:tc>
        <w:tc>
          <w:tcPr>
            <w:tcW w:w="4347" w:type="dxa"/>
            <w:tcPrChange w:id="1266" w:author="David Conklin" w:date="2020-12-26T09:53:00Z">
              <w:tcPr>
                <w:tcW w:w="0" w:type="auto"/>
              </w:tcPr>
            </w:tcPrChange>
          </w:tcPr>
          <w:p w14:paraId="1E15D7CD" w14:textId="77777777" w:rsidR="00245C85" w:rsidRDefault="00245C85" w:rsidP="00CA1E74"/>
        </w:tc>
        <w:tc>
          <w:tcPr>
            <w:tcW w:w="970" w:type="dxa"/>
            <w:tcPrChange w:id="1267" w:author="David Conklin" w:date="2020-12-26T09:53:00Z">
              <w:tcPr>
                <w:tcW w:w="0" w:type="auto"/>
              </w:tcPr>
            </w:tcPrChange>
          </w:tcPr>
          <w:p w14:paraId="4704988E" w14:textId="3ECEE007" w:rsidR="00245C85" w:rsidRDefault="00245C85" w:rsidP="00CA1E74">
            <w:r>
              <w:t>NSE</w:t>
            </w:r>
          </w:p>
        </w:tc>
        <w:tc>
          <w:tcPr>
            <w:tcW w:w="1088" w:type="dxa"/>
            <w:tcPrChange w:id="1268" w:author="David Conklin" w:date="2020-12-26T09:53:00Z">
              <w:tcPr>
                <w:tcW w:w="0" w:type="auto"/>
              </w:tcPr>
            </w:tcPrChange>
          </w:tcPr>
          <w:p w14:paraId="165D6B8F" w14:textId="6C8C58EA" w:rsidR="00245C85" w:rsidRDefault="00245C85" w:rsidP="00CA1E74">
            <w:ins w:id="1269" w:author="David Conklin" w:date="2020-12-26T09:42:00Z">
              <w:r>
                <w:t>0</w:t>
              </w:r>
            </w:ins>
            <w:del w:id="1270" w:author="David Conklin" w:date="2020-12-26T09:41:00Z">
              <w:r w:rsidDel="00213F92">
                <w:delText>0.61</w:delText>
              </w:r>
            </w:del>
            <w:ins w:id="1271" w:author="David Conklin" w:date="2020-12-26T09:41:00Z">
              <w:r>
                <w:t>.</w:t>
              </w:r>
            </w:ins>
            <w:ins w:id="1272" w:author="David Conklin" w:date="2021-01-03T15:23:00Z">
              <w:r w:rsidR="00572FA4">
                <w:t>63</w:t>
              </w:r>
            </w:ins>
          </w:p>
        </w:tc>
        <w:tc>
          <w:tcPr>
            <w:tcW w:w="0" w:type="auto"/>
            <w:tcPrChange w:id="1273" w:author="David Conklin" w:date="2020-12-26T09:53:00Z">
              <w:tcPr>
                <w:tcW w:w="0" w:type="auto"/>
              </w:tcPr>
            </w:tcPrChange>
          </w:tcPr>
          <w:p w14:paraId="18F41CFA" w14:textId="28E6889F" w:rsidR="00245C85" w:rsidRDefault="00245C85" w:rsidP="00CA1E74">
            <w:r>
              <w:t>S</w:t>
            </w:r>
          </w:p>
        </w:tc>
      </w:tr>
      <w:tr w:rsidR="00245C85" w14:paraId="56128B11" w14:textId="77777777" w:rsidTr="00245C85">
        <w:trPr>
          <w:ins w:id="1274" w:author="David Conklin" w:date="2020-12-26T09:40:00Z"/>
        </w:trPr>
        <w:tc>
          <w:tcPr>
            <w:tcW w:w="0" w:type="auto"/>
            <w:tcPrChange w:id="1275" w:author="David Conklin" w:date="2020-12-26T09:53:00Z">
              <w:tcPr>
                <w:tcW w:w="0" w:type="auto"/>
              </w:tcPr>
            </w:tcPrChange>
          </w:tcPr>
          <w:p w14:paraId="0930E249" w14:textId="77777777" w:rsidR="00245C85" w:rsidRDefault="00245C85" w:rsidP="00CA1E74">
            <w:pPr>
              <w:rPr>
                <w:ins w:id="1276" w:author="David Conklin" w:date="2020-12-26T09:40:00Z"/>
              </w:rPr>
            </w:pPr>
          </w:p>
        </w:tc>
        <w:tc>
          <w:tcPr>
            <w:tcW w:w="0" w:type="auto"/>
            <w:tcPrChange w:id="1277" w:author="David Conklin" w:date="2020-12-26T09:53:00Z">
              <w:tcPr>
                <w:tcW w:w="0" w:type="auto"/>
              </w:tcPr>
            </w:tcPrChange>
          </w:tcPr>
          <w:p w14:paraId="3365CB1C" w14:textId="77777777" w:rsidR="00245C85" w:rsidRDefault="00245C85" w:rsidP="00CA1E74">
            <w:pPr>
              <w:rPr>
                <w:ins w:id="1278" w:author="David Conklin" w:date="2020-12-26T09:40:00Z"/>
              </w:rPr>
            </w:pPr>
          </w:p>
        </w:tc>
        <w:tc>
          <w:tcPr>
            <w:tcW w:w="4347" w:type="dxa"/>
            <w:tcPrChange w:id="1279" w:author="David Conklin" w:date="2020-12-26T09:53:00Z">
              <w:tcPr>
                <w:tcW w:w="0" w:type="auto"/>
              </w:tcPr>
            </w:tcPrChange>
          </w:tcPr>
          <w:p w14:paraId="632DBAAD" w14:textId="77777777" w:rsidR="00245C85" w:rsidRDefault="00245C85" w:rsidP="00CA1E74">
            <w:pPr>
              <w:rPr>
                <w:ins w:id="1280" w:author="David Conklin" w:date="2020-12-26T09:40:00Z"/>
              </w:rPr>
            </w:pPr>
          </w:p>
        </w:tc>
        <w:tc>
          <w:tcPr>
            <w:tcW w:w="970" w:type="dxa"/>
            <w:tcPrChange w:id="1281" w:author="David Conklin" w:date="2020-12-26T09:53:00Z">
              <w:tcPr>
                <w:tcW w:w="0" w:type="auto"/>
              </w:tcPr>
            </w:tcPrChange>
          </w:tcPr>
          <w:p w14:paraId="6C5F5FF4" w14:textId="738BB446" w:rsidR="00245C85" w:rsidRDefault="00245C85" w:rsidP="00CA1E74">
            <w:pPr>
              <w:rPr>
                <w:ins w:id="1282" w:author="David Conklin" w:date="2020-12-26T09:40:00Z"/>
              </w:rPr>
            </w:pPr>
            <w:ins w:id="1283" w:author="David Conklin" w:date="2020-12-26T09:41:00Z">
              <w:r>
                <w:t>RSR</w:t>
              </w:r>
            </w:ins>
          </w:p>
        </w:tc>
        <w:tc>
          <w:tcPr>
            <w:tcW w:w="1088" w:type="dxa"/>
            <w:tcPrChange w:id="1284" w:author="David Conklin" w:date="2020-12-26T09:53:00Z">
              <w:tcPr>
                <w:tcW w:w="0" w:type="auto"/>
              </w:tcPr>
            </w:tcPrChange>
          </w:tcPr>
          <w:p w14:paraId="21F0FD11" w14:textId="1AB08B98" w:rsidR="00245C85" w:rsidRDefault="00245C85" w:rsidP="00CA1E74">
            <w:pPr>
              <w:rPr>
                <w:ins w:id="1285" w:author="David Conklin" w:date="2020-12-26T09:40:00Z"/>
              </w:rPr>
            </w:pPr>
            <w:ins w:id="1286" w:author="David Conklin" w:date="2020-12-26T09:41:00Z">
              <w:r>
                <w:t>0.6</w:t>
              </w:r>
            </w:ins>
            <w:ins w:id="1287" w:author="David Conklin" w:date="2021-01-03T15:23:00Z">
              <w:r w:rsidR="00572FA4">
                <w:t>1</w:t>
              </w:r>
            </w:ins>
          </w:p>
        </w:tc>
        <w:tc>
          <w:tcPr>
            <w:tcW w:w="0" w:type="auto"/>
            <w:tcPrChange w:id="1288" w:author="David Conklin" w:date="2020-12-26T09:53:00Z">
              <w:tcPr>
                <w:tcW w:w="0" w:type="auto"/>
              </w:tcPr>
            </w:tcPrChange>
          </w:tcPr>
          <w:p w14:paraId="35293E88" w14:textId="079FDBB9" w:rsidR="00245C85" w:rsidRDefault="00245C85" w:rsidP="00CA1E74">
            <w:pPr>
              <w:rPr>
                <w:ins w:id="1289" w:author="David Conklin" w:date="2020-12-26T09:40:00Z"/>
              </w:rPr>
            </w:pPr>
            <w:ins w:id="1290" w:author="David Conklin" w:date="2020-12-26T09:42:00Z">
              <w:r>
                <w:t>S</w:t>
              </w:r>
            </w:ins>
          </w:p>
        </w:tc>
      </w:tr>
      <w:tr w:rsidR="00245C85" w14:paraId="304EC4C2" w14:textId="77777777" w:rsidTr="00245C85">
        <w:tc>
          <w:tcPr>
            <w:tcW w:w="0" w:type="auto"/>
            <w:tcPrChange w:id="1291" w:author="David Conklin" w:date="2020-12-26T09:53:00Z">
              <w:tcPr>
                <w:tcW w:w="0" w:type="auto"/>
              </w:tcPr>
            </w:tcPrChange>
          </w:tcPr>
          <w:p w14:paraId="1069302A" w14:textId="77777777" w:rsidR="00245C85" w:rsidRDefault="00245C85" w:rsidP="00CA1E74"/>
        </w:tc>
        <w:tc>
          <w:tcPr>
            <w:tcW w:w="0" w:type="auto"/>
            <w:tcPrChange w:id="1292" w:author="David Conklin" w:date="2020-12-26T09:53:00Z">
              <w:tcPr>
                <w:tcW w:w="0" w:type="auto"/>
              </w:tcPr>
            </w:tcPrChange>
          </w:tcPr>
          <w:p w14:paraId="2E696512" w14:textId="77777777" w:rsidR="00245C85" w:rsidRDefault="00245C85" w:rsidP="00CA1E74"/>
        </w:tc>
        <w:tc>
          <w:tcPr>
            <w:tcW w:w="4347" w:type="dxa"/>
            <w:tcPrChange w:id="1293" w:author="David Conklin" w:date="2020-12-26T09:53:00Z">
              <w:tcPr>
                <w:tcW w:w="0" w:type="auto"/>
              </w:tcPr>
            </w:tcPrChange>
          </w:tcPr>
          <w:p w14:paraId="1C5724A7" w14:textId="77777777" w:rsidR="00245C85" w:rsidRDefault="00245C85" w:rsidP="00CA1E74"/>
        </w:tc>
        <w:tc>
          <w:tcPr>
            <w:tcW w:w="970" w:type="dxa"/>
            <w:tcPrChange w:id="1294" w:author="David Conklin" w:date="2020-12-26T09:53:00Z">
              <w:tcPr>
                <w:tcW w:w="0" w:type="auto"/>
              </w:tcPr>
            </w:tcPrChange>
          </w:tcPr>
          <w:p w14:paraId="5625EE96" w14:textId="40EEDC12" w:rsidR="00245C85" w:rsidRDefault="00245C85" w:rsidP="00CA1E74">
            <w:r>
              <w:t>R2</w:t>
            </w:r>
          </w:p>
        </w:tc>
        <w:tc>
          <w:tcPr>
            <w:tcW w:w="1088" w:type="dxa"/>
            <w:tcPrChange w:id="1295" w:author="David Conklin" w:date="2020-12-26T09:53:00Z">
              <w:tcPr>
                <w:tcW w:w="0" w:type="auto"/>
              </w:tcPr>
            </w:tcPrChange>
          </w:tcPr>
          <w:p w14:paraId="083EDB1E" w14:textId="3DF535B9" w:rsidR="00245C85" w:rsidRDefault="00245C85" w:rsidP="00CA1E74">
            <w:del w:id="1296" w:author="David Conklin" w:date="2020-12-26T09:42:00Z">
              <w:r w:rsidDel="00213F92">
                <w:delText>0.68</w:delText>
              </w:r>
            </w:del>
            <w:ins w:id="1297" w:author="David Conklin" w:date="2020-12-26T09:42:00Z">
              <w:r>
                <w:t>0.6</w:t>
              </w:r>
            </w:ins>
            <w:ins w:id="1298" w:author="David Conklin" w:date="2021-01-03T15:23:00Z">
              <w:r w:rsidR="00572FA4">
                <w:t>3</w:t>
              </w:r>
            </w:ins>
          </w:p>
        </w:tc>
        <w:tc>
          <w:tcPr>
            <w:tcW w:w="0" w:type="auto"/>
            <w:tcPrChange w:id="1299" w:author="David Conklin" w:date="2020-12-26T09:53:00Z">
              <w:tcPr>
                <w:tcW w:w="0" w:type="auto"/>
              </w:tcPr>
            </w:tcPrChange>
          </w:tcPr>
          <w:p w14:paraId="6E68D394" w14:textId="51AB28B7" w:rsidR="00245C85" w:rsidRDefault="00245C85" w:rsidP="00CA1E74">
            <w:r>
              <w:t>S</w:t>
            </w:r>
          </w:p>
        </w:tc>
      </w:tr>
      <w:tr w:rsidR="00245C85" w14:paraId="448452DC" w14:textId="77777777" w:rsidTr="00245C85">
        <w:tc>
          <w:tcPr>
            <w:tcW w:w="0" w:type="auto"/>
            <w:tcPrChange w:id="1300" w:author="David Conklin" w:date="2020-12-26T09:53:00Z">
              <w:tcPr>
                <w:tcW w:w="0" w:type="auto"/>
              </w:tcPr>
            </w:tcPrChange>
          </w:tcPr>
          <w:p w14:paraId="4FAE908E" w14:textId="77777777" w:rsidR="00245C85" w:rsidRDefault="00245C85" w:rsidP="00CA1E74"/>
        </w:tc>
        <w:tc>
          <w:tcPr>
            <w:tcW w:w="0" w:type="auto"/>
            <w:tcPrChange w:id="1301" w:author="David Conklin" w:date="2020-12-26T09:53:00Z">
              <w:tcPr>
                <w:tcW w:w="0" w:type="auto"/>
              </w:tcPr>
            </w:tcPrChange>
          </w:tcPr>
          <w:p w14:paraId="76EC78FD" w14:textId="77777777" w:rsidR="00245C85" w:rsidRDefault="00245C85" w:rsidP="00CA1E74"/>
        </w:tc>
        <w:tc>
          <w:tcPr>
            <w:tcW w:w="4347" w:type="dxa"/>
            <w:tcPrChange w:id="1302" w:author="David Conklin" w:date="2020-12-26T09:53:00Z">
              <w:tcPr>
                <w:tcW w:w="0" w:type="auto"/>
              </w:tcPr>
            </w:tcPrChange>
          </w:tcPr>
          <w:p w14:paraId="68EA8735" w14:textId="77777777" w:rsidR="00245C85" w:rsidRDefault="00245C85" w:rsidP="00CA1E74"/>
        </w:tc>
        <w:tc>
          <w:tcPr>
            <w:tcW w:w="970" w:type="dxa"/>
            <w:tcPrChange w:id="1303" w:author="David Conklin" w:date="2020-12-26T09:53:00Z">
              <w:tcPr>
                <w:tcW w:w="0" w:type="auto"/>
              </w:tcPr>
            </w:tcPrChange>
          </w:tcPr>
          <w:p w14:paraId="0851DB7E" w14:textId="0E6757CF" w:rsidR="00245C85" w:rsidRDefault="00245C85" w:rsidP="00CA1E74">
            <w:r>
              <w:t>MAE</w:t>
            </w:r>
          </w:p>
        </w:tc>
        <w:tc>
          <w:tcPr>
            <w:tcW w:w="1088" w:type="dxa"/>
            <w:tcPrChange w:id="1304" w:author="David Conklin" w:date="2020-12-26T09:53:00Z">
              <w:tcPr>
                <w:tcW w:w="0" w:type="auto"/>
              </w:tcPr>
            </w:tcPrChange>
          </w:tcPr>
          <w:p w14:paraId="475E1F14" w14:textId="33C20184" w:rsidR="00245C85" w:rsidRDefault="00245C85" w:rsidP="00CA1E74">
            <w:r>
              <w:t>1.</w:t>
            </w:r>
            <w:ins w:id="1305" w:author="David Conklin" w:date="2021-01-03T15:24:00Z">
              <w:r w:rsidR="00572FA4">
                <w:t>7</w:t>
              </w:r>
            </w:ins>
            <w:del w:id="1306" w:author="David Conklin" w:date="2020-12-26T09:42:00Z">
              <w:r w:rsidDel="00213F92">
                <w:delText>6</w:delText>
              </w:r>
            </w:del>
            <w:r>
              <w:t xml:space="preserve"> deg C</w:t>
            </w:r>
          </w:p>
        </w:tc>
        <w:tc>
          <w:tcPr>
            <w:tcW w:w="0" w:type="auto"/>
            <w:tcPrChange w:id="1307" w:author="David Conklin" w:date="2020-12-26T09:53:00Z">
              <w:tcPr>
                <w:tcW w:w="0" w:type="auto"/>
              </w:tcPr>
            </w:tcPrChange>
          </w:tcPr>
          <w:p w14:paraId="00DB25D9" w14:textId="77777777" w:rsidR="00245C85" w:rsidRDefault="00245C85" w:rsidP="00CA1E74"/>
        </w:tc>
      </w:tr>
      <w:tr w:rsidR="00245C85" w14:paraId="102E59F8" w14:textId="77777777" w:rsidTr="00245C85">
        <w:tc>
          <w:tcPr>
            <w:tcW w:w="0" w:type="auto"/>
            <w:tcPrChange w:id="1308" w:author="David Conklin" w:date="2020-12-26T09:53:00Z">
              <w:tcPr>
                <w:tcW w:w="0" w:type="auto"/>
              </w:tcPr>
            </w:tcPrChange>
          </w:tcPr>
          <w:p w14:paraId="215C26DB" w14:textId="3BB3A63C" w:rsidR="00245C85" w:rsidRDefault="00245C85" w:rsidP="00041D27">
            <w:r>
              <w:t>14161100</w:t>
            </w:r>
          </w:p>
        </w:tc>
        <w:tc>
          <w:tcPr>
            <w:tcW w:w="0" w:type="auto"/>
            <w:tcPrChange w:id="1309" w:author="David Conklin" w:date="2020-12-26T09:53:00Z">
              <w:tcPr>
                <w:tcW w:w="0" w:type="auto"/>
              </w:tcPr>
            </w:tcPrChange>
          </w:tcPr>
          <w:p w14:paraId="674B6564" w14:textId="75FD2A5A" w:rsidR="00245C85" w:rsidRDefault="00245C85" w:rsidP="00041D27">
            <w:r>
              <w:t>23773429</w:t>
            </w:r>
          </w:p>
        </w:tc>
        <w:tc>
          <w:tcPr>
            <w:tcW w:w="4347" w:type="dxa"/>
            <w:tcPrChange w:id="1310" w:author="David Conklin" w:date="2020-12-26T09:53:00Z">
              <w:tcPr>
                <w:tcW w:w="0" w:type="auto"/>
              </w:tcPr>
            </w:tcPrChange>
          </w:tcPr>
          <w:p w14:paraId="527D9241" w14:textId="4CC85928" w:rsidR="00245C85" w:rsidRDefault="00245C85" w:rsidP="00041D27">
            <w:r>
              <w:t>BLUE RIVER ABOVE THE RESERVOIR</w:t>
            </w:r>
            <w:ins w:id="1311" w:author="David Conklin" w:date="2020-12-26T09:45:00Z">
              <w:r>
                <w:t xml:space="preserve"> (C2</w:t>
              </w:r>
            </w:ins>
            <w:ins w:id="1312" w:author="David Conklin" w:date="2021-01-03T15:27:00Z">
              <w:r w:rsidR="00572FA4">
                <w:t>19</w:t>
              </w:r>
            </w:ins>
            <w:ins w:id="1313" w:author="David Conklin" w:date="2020-12-26T09:45:00Z">
              <w:r>
                <w:t>)</w:t>
              </w:r>
            </w:ins>
          </w:p>
        </w:tc>
        <w:tc>
          <w:tcPr>
            <w:tcW w:w="970" w:type="dxa"/>
            <w:tcPrChange w:id="1314" w:author="David Conklin" w:date="2020-12-26T09:53:00Z">
              <w:tcPr>
                <w:tcW w:w="0" w:type="auto"/>
              </w:tcPr>
            </w:tcPrChange>
          </w:tcPr>
          <w:p w14:paraId="3660BB27" w14:textId="031AD573" w:rsidR="00245C85" w:rsidRDefault="00245C85" w:rsidP="00041D27">
            <w:r>
              <w:t>%bias</w:t>
            </w:r>
          </w:p>
        </w:tc>
        <w:tc>
          <w:tcPr>
            <w:tcW w:w="1088" w:type="dxa"/>
            <w:tcPrChange w:id="1315" w:author="David Conklin" w:date="2020-12-26T09:53:00Z">
              <w:tcPr>
                <w:tcW w:w="0" w:type="auto"/>
              </w:tcPr>
            </w:tcPrChange>
          </w:tcPr>
          <w:p w14:paraId="37F8A474" w14:textId="12CB8E3D" w:rsidR="00245C85" w:rsidRDefault="00245C85" w:rsidP="00041D27">
            <w:r>
              <w:t>-</w:t>
            </w:r>
            <w:ins w:id="1316" w:author="David Conklin" w:date="2021-01-03T15:25:00Z">
              <w:r w:rsidR="00572FA4">
                <w:t>17.2</w:t>
              </w:r>
            </w:ins>
            <w:ins w:id="1317" w:author="David Conklin" w:date="2020-12-26T09:45:00Z">
              <w:r>
                <w:t>%</w:t>
              </w:r>
            </w:ins>
            <w:del w:id="1318" w:author="David Conklin" w:date="2020-12-26T09:45:00Z">
              <w:r w:rsidDel="00213F92">
                <w:delText>7.5%</w:delText>
              </w:r>
            </w:del>
          </w:p>
        </w:tc>
        <w:tc>
          <w:tcPr>
            <w:tcW w:w="0" w:type="auto"/>
            <w:tcPrChange w:id="1319" w:author="David Conklin" w:date="2020-12-26T09:53:00Z">
              <w:tcPr>
                <w:tcW w:w="0" w:type="auto"/>
              </w:tcPr>
            </w:tcPrChange>
          </w:tcPr>
          <w:p w14:paraId="58C9D573" w14:textId="0E14C393" w:rsidR="00245C85" w:rsidRDefault="00245C85" w:rsidP="00041D27">
            <w:del w:id="1320" w:author="David Conklin" w:date="2020-12-26T09:45:00Z">
              <w:r w:rsidRPr="00CE4712" w:rsidDel="00213F92">
                <w:rPr>
                  <w:highlight w:val="yellow"/>
                  <w:rPrChange w:id="1321" w:author="David Conklin" w:date="2021-01-06T11:00:00Z">
                    <w:rPr/>
                  </w:rPrChange>
                </w:rPr>
                <w:delText>G</w:delText>
              </w:r>
            </w:del>
            <w:ins w:id="1322" w:author="David Conklin" w:date="2021-01-03T15:26:00Z">
              <w:r w:rsidR="00572FA4" w:rsidRPr="00CE4712">
                <w:rPr>
                  <w:highlight w:val="yellow"/>
                  <w:rPrChange w:id="1323" w:author="David Conklin" w:date="2021-01-06T11:00:00Z">
                    <w:rPr/>
                  </w:rPrChange>
                </w:rPr>
                <w:t>NS</w:t>
              </w:r>
            </w:ins>
          </w:p>
        </w:tc>
      </w:tr>
      <w:tr w:rsidR="00245C85" w14:paraId="5FD4644D" w14:textId="77777777" w:rsidTr="00245C85">
        <w:tc>
          <w:tcPr>
            <w:tcW w:w="0" w:type="auto"/>
            <w:tcPrChange w:id="1324" w:author="David Conklin" w:date="2020-12-26T09:53:00Z">
              <w:tcPr>
                <w:tcW w:w="0" w:type="auto"/>
              </w:tcPr>
            </w:tcPrChange>
          </w:tcPr>
          <w:p w14:paraId="2AD5E164" w14:textId="77777777" w:rsidR="00245C85" w:rsidRDefault="00245C85" w:rsidP="00041D27"/>
        </w:tc>
        <w:tc>
          <w:tcPr>
            <w:tcW w:w="0" w:type="auto"/>
            <w:tcPrChange w:id="1325" w:author="David Conklin" w:date="2020-12-26T09:53:00Z">
              <w:tcPr>
                <w:tcW w:w="0" w:type="auto"/>
              </w:tcPr>
            </w:tcPrChange>
          </w:tcPr>
          <w:p w14:paraId="6A34727F" w14:textId="77777777" w:rsidR="00245C85" w:rsidRDefault="00245C85" w:rsidP="00041D27"/>
        </w:tc>
        <w:tc>
          <w:tcPr>
            <w:tcW w:w="4347" w:type="dxa"/>
            <w:tcPrChange w:id="1326" w:author="David Conklin" w:date="2020-12-26T09:53:00Z">
              <w:tcPr>
                <w:tcW w:w="0" w:type="auto"/>
              </w:tcPr>
            </w:tcPrChange>
          </w:tcPr>
          <w:p w14:paraId="791962AD" w14:textId="77777777" w:rsidR="00245C85" w:rsidRDefault="00245C85" w:rsidP="00041D27"/>
        </w:tc>
        <w:tc>
          <w:tcPr>
            <w:tcW w:w="970" w:type="dxa"/>
            <w:tcPrChange w:id="1327" w:author="David Conklin" w:date="2020-12-26T09:53:00Z">
              <w:tcPr>
                <w:tcW w:w="0" w:type="auto"/>
              </w:tcPr>
            </w:tcPrChange>
          </w:tcPr>
          <w:p w14:paraId="5DEB804E" w14:textId="036A16D4" w:rsidR="00245C85" w:rsidRDefault="00245C85" w:rsidP="00041D27">
            <w:r>
              <w:t>NSE</w:t>
            </w:r>
          </w:p>
        </w:tc>
        <w:tc>
          <w:tcPr>
            <w:tcW w:w="1088" w:type="dxa"/>
            <w:tcPrChange w:id="1328" w:author="David Conklin" w:date="2020-12-26T09:53:00Z">
              <w:tcPr>
                <w:tcW w:w="0" w:type="auto"/>
              </w:tcPr>
            </w:tcPrChange>
          </w:tcPr>
          <w:p w14:paraId="2EA61B1C" w14:textId="7C68FA40" w:rsidR="00245C85" w:rsidRDefault="00245C85" w:rsidP="00041D27">
            <w:del w:id="1329" w:author="David Conklin" w:date="2020-12-26T09:46:00Z">
              <w:r w:rsidDel="00213F92">
                <w:delText>0.86</w:delText>
              </w:r>
            </w:del>
            <w:ins w:id="1330" w:author="David Conklin" w:date="2020-12-26T09:46:00Z">
              <w:r>
                <w:t>0.</w:t>
              </w:r>
            </w:ins>
            <w:ins w:id="1331" w:author="David Conklin" w:date="2021-01-03T15:26:00Z">
              <w:r w:rsidR="00572FA4">
                <w:t>74</w:t>
              </w:r>
            </w:ins>
          </w:p>
        </w:tc>
        <w:tc>
          <w:tcPr>
            <w:tcW w:w="0" w:type="auto"/>
            <w:tcPrChange w:id="1332" w:author="David Conklin" w:date="2020-12-26T09:53:00Z">
              <w:tcPr>
                <w:tcW w:w="0" w:type="auto"/>
              </w:tcPr>
            </w:tcPrChange>
          </w:tcPr>
          <w:p w14:paraId="356AD4CB" w14:textId="14FC8B75" w:rsidR="00245C85" w:rsidRDefault="00245C85" w:rsidP="00041D27">
            <w:del w:id="1333" w:author="David Conklin" w:date="2021-01-03T15:26:00Z">
              <w:r w:rsidDel="00572FA4">
                <w:delText>V</w:delText>
              </w:r>
            </w:del>
            <w:r>
              <w:t>G</w:t>
            </w:r>
          </w:p>
        </w:tc>
      </w:tr>
      <w:tr w:rsidR="00245C85" w14:paraId="7D98D051" w14:textId="77777777" w:rsidTr="00245C85">
        <w:tc>
          <w:tcPr>
            <w:tcW w:w="0" w:type="auto"/>
            <w:tcPrChange w:id="1334" w:author="David Conklin" w:date="2020-12-26T09:53:00Z">
              <w:tcPr>
                <w:tcW w:w="0" w:type="auto"/>
              </w:tcPr>
            </w:tcPrChange>
          </w:tcPr>
          <w:p w14:paraId="4BB604F5" w14:textId="77777777" w:rsidR="00245C85" w:rsidRDefault="00245C85" w:rsidP="00041D27"/>
        </w:tc>
        <w:tc>
          <w:tcPr>
            <w:tcW w:w="0" w:type="auto"/>
            <w:tcPrChange w:id="1335" w:author="David Conklin" w:date="2020-12-26T09:53:00Z">
              <w:tcPr>
                <w:tcW w:w="0" w:type="auto"/>
              </w:tcPr>
            </w:tcPrChange>
          </w:tcPr>
          <w:p w14:paraId="20E90C1D" w14:textId="77777777" w:rsidR="00245C85" w:rsidRDefault="00245C85" w:rsidP="00041D27"/>
        </w:tc>
        <w:tc>
          <w:tcPr>
            <w:tcW w:w="4347" w:type="dxa"/>
            <w:tcPrChange w:id="1336" w:author="David Conklin" w:date="2020-12-26T09:53:00Z">
              <w:tcPr>
                <w:tcW w:w="0" w:type="auto"/>
              </w:tcPr>
            </w:tcPrChange>
          </w:tcPr>
          <w:p w14:paraId="27827799" w14:textId="77777777" w:rsidR="00245C85" w:rsidRDefault="00245C85" w:rsidP="00041D27"/>
        </w:tc>
        <w:tc>
          <w:tcPr>
            <w:tcW w:w="970" w:type="dxa"/>
            <w:tcPrChange w:id="1337" w:author="David Conklin" w:date="2020-12-26T09:53:00Z">
              <w:tcPr>
                <w:tcW w:w="0" w:type="auto"/>
              </w:tcPr>
            </w:tcPrChange>
          </w:tcPr>
          <w:p w14:paraId="5332F1DC" w14:textId="5F00CB7B" w:rsidR="00245C85" w:rsidRDefault="00245C85" w:rsidP="00041D27">
            <w:r>
              <w:t>RSR</w:t>
            </w:r>
          </w:p>
        </w:tc>
        <w:tc>
          <w:tcPr>
            <w:tcW w:w="1088" w:type="dxa"/>
            <w:tcPrChange w:id="1338" w:author="David Conklin" w:date="2020-12-26T09:53:00Z">
              <w:tcPr>
                <w:tcW w:w="0" w:type="auto"/>
              </w:tcPr>
            </w:tcPrChange>
          </w:tcPr>
          <w:p w14:paraId="6475777C" w14:textId="512F43A3" w:rsidR="00245C85" w:rsidRDefault="00245C85" w:rsidP="00041D27">
            <w:r>
              <w:t>0.</w:t>
            </w:r>
            <w:ins w:id="1339" w:author="David Conklin" w:date="2021-01-03T15:26:00Z">
              <w:r w:rsidR="00572FA4">
                <w:t>47</w:t>
              </w:r>
            </w:ins>
            <w:del w:id="1340" w:author="David Conklin" w:date="2020-12-26T09:46:00Z">
              <w:r w:rsidDel="00213F92">
                <w:delText>37</w:delText>
              </w:r>
            </w:del>
          </w:p>
        </w:tc>
        <w:tc>
          <w:tcPr>
            <w:tcW w:w="0" w:type="auto"/>
            <w:tcPrChange w:id="1341" w:author="David Conklin" w:date="2020-12-26T09:53:00Z">
              <w:tcPr>
                <w:tcW w:w="0" w:type="auto"/>
              </w:tcPr>
            </w:tcPrChange>
          </w:tcPr>
          <w:p w14:paraId="0975C5D6" w14:textId="0AAEFD41" w:rsidR="00245C85" w:rsidRDefault="00245C85" w:rsidP="00041D27">
            <w:r>
              <w:t>VG</w:t>
            </w:r>
          </w:p>
        </w:tc>
      </w:tr>
      <w:tr w:rsidR="00245C85" w14:paraId="2F19C2CD" w14:textId="77777777" w:rsidTr="00245C85">
        <w:tc>
          <w:tcPr>
            <w:tcW w:w="0" w:type="auto"/>
            <w:tcPrChange w:id="1342" w:author="David Conklin" w:date="2020-12-26T09:53:00Z">
              <w:tcPr>
                <w:tcW w:w="0" w:type="auto"/>
              </w:tcPr>
            </w:tcPrChange>
          </w:tcPr>
          <w:p w14:paraId="7A117CD1" w14:textId="77777777" w:rsidR="00245C85" w:rsidRDefault="00245C85" w:rsidP="00041D27"/>
        </w:tc>
        <w:tc>
          <w:tcPr>
            <w:tcW w:w="0" w:type="auto"/>
            <w:tcPrChange w:id="1343" w:author="David Conklin" w:date="2020-12-26T09:53:00Z">
              <w:tcPr>
                <w:tcW w:w="0" w:type="auto"/>
              </w:tcPr>
            </w:tcPrChange>
          </w:tcPr>
          <w:p w14:paraId="0BEE597C" w14:textId="77777777" w:rsidR="00245C85" w:rsidRDefault="00245C85" w:rsidP="00041D27"/>
        </w:tc>
        <w:tc>
          <w:tcPr>
            <w:tcW w:w="4347" w:type="dxa"/>
            <w:tcPrChange w:id="1344" w:author="David Conklin" w:date="2020-12-26T09:53:00Z">
              <w:tcPr>
                <w:tcW w:w="0" w:type="auto"/>
              </w:tcPr>
            </w:tcPrChange>
          </w:tcPr>
          <w:p w14:paraId="51EBB1C1" w14:textId="77777777" w:rsidR="00245C85" w:rsidRDefault="00245C85" w:rsidP="00041D27"/>
        </w:tc>
        <w:tc>
          <w:tcPr>
            <w:tcW w:w="970" w:type="dxa"/>
            <w:tcPrChange w:id="1345" w:author="David Conklin" w:date="2020-12-26T09:53:00Z">
              <w:tcPr>
                <w:tcW w:w="0" w:type="auto"/>
              </w:tcPr>
            </w:tcPrChange>
          </w:tcPr>
          <w:p w14:paraId="5A0F0C6F" w14:textId="154394DD" w:rsidR="00245C85" w:rsidRDefault="00245C85" w:rsidP="00041D27">
            <w:r>
              <w:t>R2</w:t>
            </w:r>
          </w:p>
        </w:tc>
        <w:tc>
          <w:tcPr>
            <w:tcW w:w="1088" w:type="dxa"/>
            <w:tcPrChange w:id="1346" w:author="David Conklin" w:date="2020-12-26T09:53:00Z">
              <w:tcPr>
                <w:tcW w:w="0" w:type="auto"/>
              </w:tcPr>
            </w:tcPrChange>
          </w:tcPr>
          <w:p w14:paraId="0E5CD791" w14:textId="4D9F8DAE" w:rsidR="00245C85" w:rsidRDefault="00245C85" w:rsidP="00041D27">
            <w:r>
              <w:t>0.9</w:t>
            </w:r>
            <w:ins w:id="1347" w:author="David Conklin" w:date="2021-01-03T15:26:00Z">
              <w:r w:rsidR="00572FA4">
                <w:t>4</w:t>
              </w:r>
            </w:ins>
            <w:del w:id="1348" w:author="David Conklin" w:date="2021-01-03T15:26:00Z">
              <w:r w:rsidDel="00572FA4">
                <w:delText>3</w:delText>
              </w:r>
            </w:del>
          </w:p>
        </w:tc>
        <w:tc>
          <w:tcPr>
            <w:tcW w:w="0" w:type="auto"/>
            <w:tcPrChange w:id="1349" w:author="David Conklin" w:date="2020-12-26T09:53:00Z">
              <w:tcPr>
                <w:tcW w:w="0" w:type="auto"/>
              </w:tcPr>
            </w:tcPrChange>
          </w:tcPr>
          <w:p w14:paraId="1AC695F8" w14:textId="4F53240C" w:rsidR="00245C85" w:rsidRDefault="00245C85" w:rsidP="00041D27">
            <w:r>
              <w:t>VG</w:t>
            </w:r>
          </w:p>
        </w:tc>
      </w:tr>
      <w:tr w:rsidR="00245C85" w14:paraId="23C9DD45" w14:textId="77777777" w:rsidTr="00245C85">
        <w:tc>
          <w:tcPr>
            <w:tcW w:w="0" w:type="auto"/>
            <w:tcPrChange w:id="1350" w:author="David Conklin" w:date="2020-12-26T09:53:00Z">
              <w:tcPr>
                <w:tcW w:w="0" w:type="auto"/>
              </w:tcPr>
            </w:tcPrChange>
          </w:tcPr>
          <w:p w14:paraId="1734501E" w14:textId="77777777" w:rsidR="00245C85" w:rsidRDefault="00245C85" w:rsidP="00041D27"/>
        </w:tc>
        <w:tc>
          <w:tcPr>
            <w:tcW w:w="0" w:type="auto"/>
            <w:tcPrChange w:id="1351" w:author="David Conklin" w:date="2020-12-26T09:53:00Z">
              <w:tcPr>
                <w:tcW w:w="0" w:type="auto"/>
              </w:tcPr>
            </w:tcPrChange>
          </w:tcPr>
          <w:p w14:paraId="4CF254CE" w14:textId="77777777" w:rsidR="00245C85" w:rsidRDefault="00245C85" w:rsidP="00041D27"/>
        </w:tc>
        <w:tc>
          <w:tcPr>
            <w:tcW w:w="4347" w:type="dxa"/>
            <w:tcPrChange w:id="1352" w:author="David Conklin" w:date="2020-12-26T09:53:00Z">
              <w:tcPr>
                <w:tcW w:w="0" w:type="auto"/>
              </w:tcPr>
            </w:tcPrChange>
          </w:tcPr>
          <w:p w14:paraId="07AC4EBD" w14:textId="77777777" w:rsidR="00245C85" w:rsidRDefault="00245C85" w:rsidP="00041D27"/>
        </w:tc>
        <w:tc>
          <w:tcPr>
            <w:tcW w:w="970" w:type="dxa"/>
            <w:tcPrChange w:id="1353" w:author="David Conklin" w:date="2020-12-26T09:53:00Z">
              <w:tcPr>
                <w:tcW w:w="0" w:type="auto"/>
              </w:tcPr>
            </w:tcPrChange>
          </w:tcPr>
          <w:p w14:paraId="78554B59" w14:textId="6C5A3341" w:rsidR="00245C85" w:rsidRDefault="00245C85" w:rsidP="00041D27">
            <w:ins w:id="1354" w:author="David Conklin" w:date="2020-12-26T09:47:00Z">
              <w:r>
                <w:t>MAE</w:t>
              </w:r>
            </w:ins>
            <w:del w:id="1355" w:author="David Conklin" w:date="2020-12-26T09:47:00Z">
              <w:r w:rsidDel="00213F92">
                <w:delText>ave err</w:delText>
              </w:r>
            </w:del>
          </w:p>
        </w:tc>
        <w:tc>
          <w:tcPr>
            <w:tcW w:w="1088" w:type="dxa"/>
            <w:tcPrChange w:id="1356" w:author="David Conklin" w:date="2020-12-26T09:53:00Z">
              <w:tcPr>
                <w:tcW w:w="0" w:type="auto"/>
              </w:tcPr>
            </w:tcPrChange>
          </w:tcPr>
          <w:p w14:paraId="7B38995A" w14:textId="04BFB19A" w:rsidR="00245C85" w:rsidRDefault="00572FA4" w:rsidP="00041D27">
            <w:ins w:id="1357" w:author="David Conklin" w:date="2021-01-03T15:26:00Z">
              <w:r>
                <w:t>1.9</w:t>
              </w:r>
            </w:ins>
            <w:del w:id="1358" w:author="David Conklin" w:date="2021-01-03T15:26:00Z">
              <w:r w:rsidR="00245C85" w:rsidDel="00572FA4">
                <w:delText>0.</w:delText>
              </w:r>
            </w:del>
            <w:del w:id="1359" w:author="David Conklin" w:date="2020-12-26T09:47:00Z">
              <w:r w:rsidR="00245C85" w:rsidDel="00213F92">
                <w:delText>7</w:delText>
              </w:r>
            </w:del>
            <w:r w:rsidR="00245C85">
              <w:t xml:space="preserve"> deg C</w:t>
            </w:r>
          </w:p>
        </w:tc>
        <w:tc>
          <w:tcPr>
            <w:tcW w:w="0" w:type="auto"/>
            <w:tcPrChange w:id="1360" w:author="David Conklin" w:date="2020-12-26T09:53:00Z">
              <w:tcPr>
                <w:tcW w:w="0" w:type="auto"/>
              </w:tcPr>
            </w:tcPrChange>
          </w:tcPr>
          <w:p w14:paraId="456013FF" w14:textId="77777777" w:rsidR="00245C85" w:rsidRDefault="00245C85" w:rsidP="00041D27"/>
        </w:tc>
      </w:tr>
      <w:tr w:rsidR="00245C85" w14:paraId="4B414284" w14:textId="77777777" w:rsidTr="00245C85">
        <w:tc>
          <w:tcPr>
            <w:tcW w:w="0" w:type="auto"/>
            <w:tcPrChange w:id="1361" w:author="David Conklin" w:date="2020-12-26T09:53:00Z">
              <w:tcPr>
                <w:tcW w:w="0" w:type="auto"/>
              </w:tcPr>
            </w:tcPrChange>
          </w:tcPr>
          <w:p w14:paraId="3136AF28" w14:textId="6FA189FF" w:rsidR="00245C85" w:rsidRDefault="00245C85" w:rsidP="00771AAC">
            <w:r>
              <w:t>14162200</w:t>
            </w:r>
          </w:p>
        </w:tc>
        <w:tc>
          <w:tcPr>
            <w:tcW w:w="0" w:type="auto"/>
            <w:tcPrChange w:id="1362" w:author="David Conklin" w:date="2020-12-26T09:53:00Z">
              <w:tcPr>
                <w:tcW w:w="0" w:type="auto"/>
              </w:tcPr>
            </w:tcPrChange>
          </w:tcPr>
          <w:p w14:paraId="19EA5F29" w14:textId="2337E25E" w:rsidR="00245C85" w:rsidRDefault="00245C85" w:rsidP="00771AAC">
            <w:r>
              <w:t>23773405</w:t>
            </w:r>
          </w:p>
        </w:tc>
        <w:tc>
          <w:tcPr>
            <w:tcW w:w="4347" w:type="dxa"/>
            <w:tcPrChange w:id="1363" w:author="David Conklin" w:date="2020-12-26T09:53:00Z">
              <w:tcPr>
                <w:tcW w:w="0" w:type="auto"/>
              </w:tcPr>
            </w:tcPrChange>
          </w:tcPr>
          <w:p w14:paraId="4F516243" w14:textId="3F1115A5" w:rsidR="00245C85" w:rsidRDefault="00245C85" w:rsidP="00771AAC">
            <w:r>
              <w:t>BLUE RIVER BELOW THE RESERVOIR</w:t>
            </w:r>
            <w:ins w:id="1364" w:author="David Conklin" w:date="2020-12-26T09:47:00Z">
              <w:r>
                <w:t xml:space="preserve"> (C2</w:t>
              </w:r>
            </w:ins>
            <w:ins w:id="1365" w:author="David Conklin" w:date="2021-01-03T15:27:00Z">
              <w:r w:rsidR="00572FA4">
                <w:t>19</w:t>
              </w:r>
            </w:ins>
            <w:ins w:id="1366" w:author="David Conklin" w:date="2020-12-26T09:48:00Z">
              <w:r>
                <w:t>)</w:t>
              </w:r>
            </w:ins>
          </w:p>
        </w:tc>
        <w:tc>
          <w:tcPr>
            <w:tcW w:w="970" w:type="dxa"/>
            <w:tcPrChange w:id="1367" w:author="David Conklin" w:date="2020-12-26T09:53:00Z">
              <w:tcPr>
                <w:tcW w:w="0" w:type="auto"/>
              </w:tcPr>
            </w:tcPrChange>
          </w:tcPr>
          <w:p w14:paraId="0033914A" w14:textId="4B9CD9C7" w:rsidR="00245C85" w:rsidRDefault="00245C85" w:rsidP="00771AAC">
            <w:r>
              <w:t>%bias</w:t>
            </w:r>
          </w:p>
        </w:tc>
        <w:tc>
          <w:tcPr>
            <w:tcW w:w="1088" w:type="dxa"/>
            <w:tcPrChange w:id="1368" w:author="David Conklin" w:date="2020-12-26T09:53:00Z">
              <w:tcPr>
                <w:tcW w:w="0" w:type="auto"/>
              </w:tcPr>
            </w:tcPrChange>
          </w:tcPr>
          <w:p w14:paraId="55597B67" w14:textId="735AAFC6" w:rsidR="00245C85" w:rsidRDefault="00572FA4" w:rsidP="00771AAC">
            <w:ins w:id="1369" w:author="David Conklin" w:date="2021-01-03T15:27:00Z">
              <w:r>
                <w:t>4.3</w:t>
              </w:r>
            </w:ins>
            <w:del w:id="1370" w:author="David Conklin" w:date="2020-12-26T09:48:00Z">
              <w:r w:rsidR="00245C85" w:rsidDel="00213F92">
                <w:delText>-0.6</w:delText>
              </w:r>
            </w:del>
            <w:r w:rsidR="00245C85">
              <w:t>%</w:t>
            </w:r>
          </w:p>
        </w:tc>
        <w:tc>
          <w:tcPr>
            <w:tcW w:w="0" w:type="auto"/>
            <w:tcPrChange w:id="1371" w:author="David Conklin" w:date="2020-12-26T09:53:00Z">
              <w:tcPr>
                <w:tcW w:w="0" w:type="auto"/>
              </w:tcPr>
            </w:tcPrChange>
          </w:tcPr>
          <w:p w14:paraId="64E00F1C" w14:textId="2BCF3626" w:rsidR="00245C85" w:rsidRDefault="00245C85" w:rsidP="00771AAC">
            <w:del w:id="1372" w:author="David Conklin" w:date="2020-12-26T09:48:00Z">
              <w:r w:rsidDel="00213F92">
                <w:delText>VG</w:delText>
              </w:r>
            </w:del>
            <w:ins w:id="1373" w:author="David Conklin" w:date="2021-01-03T15:28:00Z">
              <w:r w:rsidR="00572FA4">
                <w:t>VG</w:t>
              </w:r>
            </w:ins>
          </w:p>
        </w:tc>
      </w:tr>
      <w:tr w:rsidR="00245C85" w14:paraId="5538EB9B" w14:textId="77777777" w:rsidTr="00245C85">
        <w:tc>
          <w:tcPr>
            <w:tcW w:w="0" w:type="auto"/>
            <w:tcPrChange w:id="1374" w:author="David Conklin" w:date="2020-12-26T09:53:00Z">
              <w:tcPr>
                <w:tcW w:w="0" w:type="auto"/>
              </w:tcPr>
            </w:tcPrChange>
          </w:tcPr>
          <w:p w14:paraId="2EC94EA2" w14:textId="77777777" w:rsidR="00245C85" w:rsidRDefault="00245C85" w:rsidP="00771AAC"/>
        </w:tc>
        <w:tc>
          <w:tcPr>
            <w:tcW w:w="0" w:type="auto"/>
            <w:tcPrChange w:id="1375" w:author="David Conklin" w:date="2020-12-26T09:53:00Z">
              <w:tcPr>
                <w:tcW w:w="0" w:type="auto"/>
              </w:tcPr>
            </w:tcPrChange>
          </w:tcPr>
          <w:p w14:paraId="7BDA5E1C" w14:textId="77777777" w:rsidR="00245C85" w:rsidRDefault="00245C85" w:rsidP="00771AAC"/>
        </w:tc>
        <w:tc>
          <w:tcPr>
            <w:tcW w:w="4347" w:type="dxa"/>
            <w:tcPrChange w:id="1376" w:author="David Conklin" w:date="2020-12-26T09:53:00Z">
              <w:tcPr>
                <w:tcW w:w="0" w:type="auto"/>
              </w:tcPr>
            </w:tcPrChange>
          </w:tcPr>
          <w:p w14:paraId="03596065" w14:textId="77777777" w:rsidR="00245C85" w:rsidRDefault="00245C85" w:rsidP="00771AAC"/>
        </w:tc>
        <w:tc>
          <w:tcPr>
            <w:tcW w:w="970" w:type="dxa"/>
            <w:tcPrChange w:id="1377" w:author="David Conklin" w:date="2020-12-26T09:53:00Z">
              <w:tcPr>
                <w:tcW w:w="0" w:type="auto"/>
              </w:tcPr>
            </w:tcPrChange>
          </w:tcPr>
          <w:p w14:paraId="16D3BEDD" w14:textId="0D34C854" w:rsidR="00245C85" w:rsidRDefault="00245C85" w:rsidP="00771AAC">
            <w:r>
              <w:t>NSE</w:t>
            </w:r>
          </w:p>
        </w:tc>
        <w:tc>
          <w:tcPr>
            <w:tcW w:w="1088" w:type="dxa"/>
            <w:tcPrChange w:id="1378" w:author="David Conklin" w:date="2020-12-26T09:53:00Z">
              <w:tcPr>
                <w:tcW w:w="0" w:type="auto"/>
              </w:tcPr>
            </w:tcPrChange>
          </w:tcPr>
          <w:p w14:paraId="544DD24A" w14:textId="64B4B634" w:rsidR="00245C85" w:rsidRDefault="00245C85" w:rsidP="00771AAC">
            <w:r>
              <w:t>0.5</w:t>
            </w:r>
            <w:ins w:id="1379" w:author="David Conklin" w:date="2021-01-03T15:28:00Z">
              <w:r w:rsidR="00572FA4">
                <w:t>4</w:t>
              </w:r>
            </w:ins>
            <w:del w:id="1380" w:author="David Conklin" w:date="2020-12-26T09:48:00Z">
              <w:r w:rsidDel="00213F92">
                <w:delText>1</w:delText>
              </w:r>
            </w:del>
          </w:p>
        </w:tc>
        <w:tc>
          <w:tcPr>
            <w:tcW w:w="0" w:type="auto"/>
            <w:tcPrChange w:id="1381" w:author="David Conklin" w:date="2020-12-26T09:53:00Z">
              <w:tcPr>
                <w:tcW w:w="0" w:type="auto"/>
              </w:tcPr>
            </w:tcPrChange>
          </w:tcPr>
          <w:p w14:paraId="48894EF4" w14:textId="73B15797" w:rsidR="00245C85" w:rsidRDefault="00245C85" w:rsidP="00771AAC">
            <w:r>
              <w:t>S</w:t>
            </w:r>
          </w:p>
        </w:tc>
      </w:tr>
      <w:tr w:rsidR="00245C85" w14:paraId="52F5AE41" w14:textId="77777777" w:rsidTr="00245C85">
        <w:trPr>
          <w:ins w:id="1382" w:author="David Conklin" w:date="2020-12-26T09:48:00Z"/>
        </w:trPr>
        <w:tc>
          <w:tcPr>
            <w:tcW w:w="0" w:type="auto"/>
            <w:tcPrChange w:id="1383" w:author="David Conklin" w:date="2020-12-26T09:53:00Z">
              <w:tcPr>
                <w:tcW w:w="0" w:type="auto"/>
              </w:tcPr>
            </w:tcPrChange>
          </w:tcPr>
          <w:p w14:paraId="1F6BE7A6" w14:textId="77777777" w:rsidR="00245C85" w:rsidRDefault="00245C85" w:rsidP="00771AAC">
            <w:pPr>
              <w:rPr>
                <w:ins w:id="1384" w:author="David Conklin" w:date="2020-12-26T09:48:00Z"/>
              </w:rPr>
            </w:pPr>
          </w:p>
        </w:tc>
        <w:tc>
          <w:tcPr>
            <w:tcW w:w="0" w:type="auto"/>
            <w:tcPrChange w:id="1385" w:author="David Conklin" w:date="2020-12-26T09:53:00Z">
              <w:tcPr>
                <w:tcW w:w="0" w:type="auto"/>
              </w:tcPr>
            </w:tcPrChange>
          </w:tcPr>
          <w:p w14:paraId="09A280F5" w14:textId="77777777" w:rsidR="00245C85" w:rsidRDefault="00245C85" w:rsidP="00771AAC">
            <w:pPr>
              <w:rPr>
                <w:ins w:id="1386" w:author="David Conklin" w:date="2020-12-26T09:48:00Z"/>
              </w:rPr>
            </w:pPr>
          </w:p>
        </w:tc>
        <w:tc>
          <w:tcPr>
            <w:tcW w:w="4347" w:type="dxa"/>
            <w:tcPrChange w:id="1387" w:author="David Conklin" w:date="2020-12-26T09:53:00Z">
              <w:tcPr>
                <w:tcW w:w="0" w:type="auto"/>
              </w:tcPr>
            </w:tcPrChange>
          </w:tcPr>
          <w:p w14:paraId="3A39EC94" w14:textId="77777777" w:rsidR="00245C85" w:rsidRDefault="00245C85" w:rsidP="00771AAC">
            <w:pPr>
              <w:rPr>
                <w:ins w:id="1388" w:author="David Conklin" w:date="2020-12-26T09:48:00Z"/>
              </w:rPr>
            </w:pPr>
          </w:p>
        </w:tc>
        <w:tc>
          <w:tcPr>
            <w:tcW w:w="970" w:type="dxa"/>
            <w:tcPrChange w:id="1389" w:author="David Conklin" w:date="2020-12-26T09:53:00Z">
              <w:tcPr>
                <w:tcW w:w="0" w:type="auto"/>
              </w:tcPr>
            </w:tcPrChange>
          </w:tcPr>
          <w:p w14:paraId="5B35BEBC" w14:textId="7E3B261E" w:rsidR="00245C85" w:rsidRDefault="00245C85" w:rsidP="00771AAC">
            <w:pPr>
              <w:rPr>
                <w:ins w:id="1390" w:author="David Conklin" w:date="2020-12-26T09:48:00Z"/>
              </w:rPr>
            </w:pPr>
            <w:ins w:id="1391" w:author="David Conklin" w:date="2020-12-26T09:48:00Z">
              <w:r>
                <w:t>RSR</w:t>
              </w:r>
            </w:ins>
          </w:p>
        </w:tc>
        <w:tc>
          <w:tcPr>
            <w:tcW w:w="1088" w:type="dxa"/>
            <w:tcPrChange w:id="1392" w:author="David Conklin" w:date="2020-12-26T09:53:00Z">
              <w:tcPr>
                <w:tcW w:w="0" w:type="auto"/>
              </w:tcPr>
            </w:tcPrChange>
          </w:tcPr>
          <w:p w14:paraId="37E30B63" w14:textId="167BD84B" w:rsidR="00245C85" w:rsidRDefault="00572FA4" w:rsidP="00771AAC">
            <w:pPr>
              <w:rPr>
                <w:ins w:id="1393" w:author="David Conklin" w:date="2020-12-26T09:48:00Z"/>
              </w:rPr>
            </w:pPr>
            <w:ins w:id="1394" w:author="David Conklin" w:date="2021-01-03T15:28:00Z">
              <w:r>
                <w:t>0.67</w:t>
              </w:r>
            </w:ins>
          </w:p>
        </w:tc>
        <w:tc>
          <w:tcPr>
            <w:tcW w:w="0" w:type="auto"/>
            <w:tcPrChange w:id="1395" w:author="David Conklin" w:date="2020-12-26T09:53:00Z">
              <w:tcPr>
                <w:tcW w:w="0" w:type="auto"/>
              </w:tcPr>
            </w:tcPrChange>
          </w:tcPr>
          <w:p w14:paraId="1C38ADAF" w14:textId="5B9BD7E9" w:rsidR="00245C85" w:rsidRDefault="00245C85" w:rsidP="00771AAC">
            <w:pPr>
              <w:rPr>
                <w:ins w:id="1396" w:author="David Conklin" w:date="2020-12-26T09:48:00Z"/>
              </w:rPr>
            </w:pPr>
            <w:ins w:id="1397" w:author="David Conklin" w:date="2020-12-26T09:48:00Z">
              <w:r>
                <w:t>S</w:t>
              </w:r>
            </w:ins>
          </w:p>
        </w:tc>
      </w:tr>
      <w:tr w:rsidR="00245C85" w14:paraId="25069F53" w14:textId="77777777" w:rsidTr="00245C85">
        <w:tc>
          <w:tcPr>
            <w:tcW w:w="0" w:type="auto"/>
            <w:tcPrChange w:id="1398" w:author="David Conklin" w:date="2020-12-26T09:53:00Z">
              <w:tcPr>
                <w:tcW w:w="0" w:type="auto"/>
              </w:tcPr>
            </w:tcPrChange>
          </w:tcPr>
          <w:p w14:paraId="4BFBA33A" w14:textId="77777777" w:rsidR="00245C85" w:rsidRDefault="00245C85" w:rsidP="00771AAC"/>
        </w:tc>
        <w:tc>
          <w:tcPr>
            <w:tcW w:w="0" w:type="auto"/>
            <w:tcPrChange w:id="1399" w:author="David Conklin" w:date="2020-12-26T09:53:00Z">
              <w:tcPr>
                <w:tcW w:w="0" w:type="auto"/>
              </w:tcPr>
            </w:tcPrChange>
          </w:tcPr>
          <w:p w14:paraId="0FB1CD3A" w14:textId="77777777" w:rsidR="00245C85" w:rsidRDefault="00245C85" w:rsidP="00771AAC"/>
        </w:tc>
        <w:tc>
          <w:tcPr>
            <w:tcW w:w="4347" w:type="dxa"/>
            <w:tcPrChange w:id="1400" w:author="David Conklin" w:date="2020-12-26T09:53:00Z">
              <w:tcPr>
                <w:tcW w:w="0" w:type="auto"/>
              </w:tcPr>
            </w:tcPrChange>
          </w:tcPr>
          <w:p w14:paraId="331AE5CA" w14:textId="77777777" w:rsidR="00245C85" w:rsidRDefault="00245C85" w:rsidP="00771AAC"/>
        </w:tc>
        <w:tc>
          <w:tcPr>
            <w:tcW w:w="970" w:type="dxa"/>
            <w:tcPrChange w:id="1401" w:author="David Conklin" w:date="2020-12-26T09:53:00Z">
              <w:tcPr>
                <w:tcW w:w="0" w:type="auto"/>
              </w:tcPr>
            </w:tcPrChange>
          </w:tcPr>
          <w:p w14:paraId="29EE474F" w14:textId="5BD633AC" w:rsidR="00245C85" w:rsidRDefault="00245C85" w:rsidP="00771AAC">
            <w:r>
              <w:t>R2</w:t>
            </w:r>
          </w:p>
        </w:tc>
        <w:tc>
          <w:tcPr>
            <w:tcW w:w="1088" w:type="dxa"/>
            <w:tcPrChange w:id="1402" w:author="David Conklin" w:date="2020-12-26T09:53:00Z">
              <w:tcPr>
                <w:tcW w:w="0" w:type="auto"/>
              </w:tcPr>
            </w:tcPrChange>
          </w:tcPr>
          <w:p w14:paraId="35325BC5" w14:textId="3E20F387" w:rsidR="00245C85" w:rsidRDefault="00245C85" w:rsidP="00771AAC">
            <w:del w:id="1403" w:author="David Conklin" w:date="2020-12-26T09:49:00Z">
              <w:r w:rsidDel="00213F92">
                <w:delText>0.59</w:delText>
              </w:r>
            </w:del>
            <w:ins w:id="1404" w:author="David Conklin" w:date="2020-12-26T09:49:00Z">
              <w:r>
                <w:t>0.6</w:t>
              </w:r>
            </w:ins>
            <w:ins w:id="1405" w:author="David Conklin" w:date="2021-01-03T15:28:00Z">
              <w:r w:rsidR="00572FA4">
                <w:t>0</w:t>
              </w:r>
            </w:ins>
          </w:p>
        </w:tc>
        <w:tc>
          <w:tcPr>
            <w:tcW w:w="0" w:type="auto"/>
            <w:tcPrChange w:id="1406" w:author="David Conklin" w:date="2020-12-26T09:53:00Z">
              <w:tcPr>
                <w:tcW w:w="0" w:type="auto"/>
              </w:tcPr>
            </w:tcPrChange>
          </w:tcPr>
          <w:p w14:paraId="67F765A3" w14:textId="16156A93" w:rsidR="00245C85" w:rsidRDefault="00245C85" w:rsidP="00771AAC">
            <w:del w:id="1407" w:author="David Conklin" w:date="2020-12-26T09:49:00Z">
              <w:r w:rsidDel="00213F92">
                <w:delText>NS</w:delText>
              </w:r>
            </w:del>
            <w:ins w:id="1408" w:author="David Conklin" w:date="2020-12-26T09:49:00Z">
              <w:r>
                <w:t>S</w:t>
              </w:r>
            </w:ins>
          </w:p>
        </w:tc>
      </w:tr>
      <w:tr w:rsidR="00245C85" w14:paraId="4715FEE0" w14:textId="77777777" w:rsidTr="00245C85">
        <w:tc>
          <w:tcPr>
            <w:tcW w:w="0" w:type="auto"/>
            <w:tcPrChange w:id="1409" w:author="David Conklin" w:date="2020-12-26T09:53:00Z">
              <w:tcPr>
                <w:tcW w:w="0" w:type="auto"/>
              </w:tcPr>
            </w:tcPrChange>
          </w:tcPr>
          <w:p w14:paraId="4F524128" w14:textId="77777777" w:rsidR="00245C85" w:rsidRDefault="00245C85" w:rsidP="00771AAC"/>
        </w:tc>
        <w:tc>
          <w:tcPr>
            <w:tcW w:w="0" w:type="auto"/>
            <w:tcPrChange w:id="1410" w:author="David Conklin" w:date="2020-12-26T09:53:00Z">
              <w:tcPr>
                <w:tcW w:w="0" w:type="auto"/>
              </w:tcPr>
            </w:tcPrChange>
          </w:tcPr>
          <w:p w14:paraId="219A8808" w14:textId="77777777" w:rsidR="00245C85" w:rsidRDefault="00245C85" w:rsidP="00771AAC"/>
        </w:tc>
        <w:tc>
          <w:tcPr>
            <w:tcW w:w="4347" w:type="dxa"/>
            <w:tcPrChange w:id="1411" w:author="David Conklin" w:date="2020-12-26T09:53:00Z">
              <w:tcPr>
                <w:tcW w:w="0" w:type="auto"/>
              </w:tcPr>
            </w:tcPrChange>
          </w:tcPr>
          <w:p w14:paraId="40614EFB" w14:textId="77777777" w:rsidR="00245C85" w:rsidRDefault="00245C85" w:rsidP="00771AAC"/>
        </w:tc>
        <w:tc>
          <w:tcPr>
            <w:tcW w:w="970" w:type="dxa"/>
            <w:tcPrChange w:id="1412" w:author="David Conklin" w:date="2020-12-26T09:53:00Z">
              <w:tcPr>
                <w:tcW w:w="0" w:type="auto"/>
              </w:tcPr>
            </w:tcPrChange>
          </w:tcPr>
          <w:p w14:paraId="701FD63C" w14:textId="7349AFA4" w:rsidR="00245C85" w:rsidRDefault="00245C85" w:rsidP="00771AAC">
            <w:r>
              <w:t>MAE</w:t>
            </w:r>
          </w:p>
        </w:tc>
        <w:tc>
          <w:tcPr>
            <w:tcW w:w="1088" w:type="dxa"/>
            <w:tcPrChange w:id="1413" w:author="David Conklin" w:date="2020-12-26T09:53:00Z">
              <w:tcPr>
                <w:tcW w:w="0" w:type="auto"/>
              </w:tcPr>
            </w:tcPrChange>
          </w:tcPr>
          <w:p w14:paraId="106AC0F3" w14:textId="44B63E33" w:rsidR="00245C85" w:rsidRDefault="00245C85" w:rsidP="00771AAC">
            <w:ins w:id="1414" w:author="David Conklin" w:date="2020-12-26T09:49:00Z">
              <w:r>
                <w:t>1.</w:t>
              </w:r>
            </w:ins>
            <w:ins w:id="1415" w:author="David Conklin" w:date="2021-01-03T15:29:00Z">
              <w:r w:rsidR="00572FA4">
                <w:t>6</w:t>
              </w:r>
            </w:ins>
            <w:del w:id="1416" w:author="David Conklin" w:date="2020-12-26T09:49:00Z">
              <w:r w:rsidDel="00213F92">
                <w:delText>2.0</w:delText>
              </w:r>
            </w:del>
            <w:r>
              <w:t xml:space="preserve"> deg C</w:t>
            </w:r>
          </w:p>
        </w:tc>
        <w:tc>
          <w:tcPr>
            <w:tcW w:w="0" w:type="auto"/>
            <w:tcPrChange w:id="1417" w:author="David Conklin" w:date="2020-12-26T09:53:00Z">
              <w:tcPr>
                <w:tcW w:w="0" w:type="auto"/>
              </w:tcPr>
            </w:tcPrChange>
          </w:tcPr>
          <w:p w14:paraId="6A78D536" w14:textId="77777777" w:rsidR="00245C85" w:rsidRDefault="00245C85" w:rsidP="00771AAC"/>
        </w:tc>
      </w:tr>
      <w:tr w:rsidR="00245C85" w14:paraId="75B5887F" w14:textId="77777777" w:rsidTr="00245C85">
        <w:tc>
          <w:tcPr>
            <w:tcW w:w="0" w:type="auto"/>
            <w:tcPrChange w:id="1418" w:author="David Conklin" w:date="2020-12-26T09:53:00Z">
              <w:tcPr>
                <w:tcW w:w="0" w:type="auto"/>
              </w:tcPr>
            </w:tcPrChange>
          </w:tcPr>
          <w:p w14:paraId="5F6BF183" w14:textId="179F5686" w:rsidR="00245C85" w:rsidRDefault="00245C85" w:rsidP="00771AAC">
            <w:r>
              <w:t>14162500</w:t>
            </w:r>
          </w:p>
        </w:tc>
        <w:tc>
          <w:tcPr>
            <w:tcW w:w="0" w:type="auto"/>
            <w:tcPrChange w:id="1419" w:author="David Conklin" w:date="2020-12-26T09:53:00Z">
              <w:tcPr>
                <w:tcW w:w="0" w:type="auto"/>
              </w:tcPr>
            </w:tcPrChange>
          </w:tcPr>
          <w:p w14:paraId="4B1D0EF3" w14:textId="56C721BA" w:rsidR="00245C85" w:rsidRDefault="00245C85" w:rsidP="00771AAC">
            <w:r>
              <w:t>23772909</w:t>
            </w:r>
          </w:p>
        </w:tc>
        <w:tc>
          <w:tcPr>
            <w:tcW w:w="4347" w:type="dxa"/>
            <w:tcPrChange w:id="1420" w:author="David Conklin" w:date="2020-12-26T09:53:00Z">
              <w:tcPr>
                <w:tcW w:w="0" w:type="auto"/>
              </w:tcPr>
            </w:tcPrChange>
          </w:tcPr>
          <w:p w14:paraId="34D34A62" w14:textId="50671A6B" w:rsidR="00245C85" w:rsidRDefault="00245C85" w:rsidP="00771AAC">
            <w:r>
              <w:t>MCKENZIE RIVER NEAR VIDA</w:t>
            </w:r>
            <w:ins w:id="1421" w:author="David Conklin" w:date="2020-12-26T09:49:00Z">
              <w:r>
                <w:t xml:space="preserve"> (C2</w:t>
              </w:r>
            </w:ins>
            <w:ins w:id="1422" w:author="David Conklin" w:date="2021-01-03T15:29:00Z">
              <w:r w:rsidR="003B2506">
                <w:t>19</w:t>
              </w:r>
            </w:ins>
            <w:ins w:id="1423" w:author="David Conklin" w:date="2020-12-26T09:49:00Z">
              <w:r>
                <w:t>)</w:t>
              </w:r>
            </w:ins>
          </w:p>
        </w:tc>
        <w:tc>
          <w:tcPr>
            <w:tcW w:w="970" w:type="dxa"/>
            <w:tcPrChange w:id="1424" w:author="David Conklin" w:date="2020-12-26T09:53:00Z">
              <w:tcPr>
                <w:tcW w:w="0" w:type="auto"/>
              </w:tcPr>
            </w:tcPrChange>
          </w:tcPr>
          <w:p w14:paraId="28D95DBB" w14:textId="4CB4220B" w:rsidR="00245C85" w:rsidRDefault="00245C85" w:rsidP="00771AAC">
            <w:r>
              <w:t>%bias</w:t>
            </w:r>
          </w:p>
        </w:tc>
        <w:tc>
          <w:tcPr>
            <w:tcW w:w="1088" w:type="dxa"/>
            <w:tcPrChange w:id="1425" w:author="David Conklin" w:date="2020-12-26T09:53:00Z">
              <w:tcPr>
                <w:tcW w:w="0" w:type="auto"/>
              </w:tcPr>
            </w:tcPrChange>
          </w:tcPr>
          <w:p w14:paraId="35ED9764" w14:textId="421FFDAC" w:rsidR="00245C85" w:rsidRDefault="00245C85" w:rsidP="00771AAC">
            <w:del w:id="1426" w:author="David Conklin" w:date="2020-12-26T09:50:00Z">
              <w:r w:rsidDel="00213F92">
                <w:delText>-10.9%</w:delText>
              </w:r>
            </w:del>
            <w:ins w:id="1427" w:author="David Conklin" w:date="2020-12-26T09:50:00Z">
              <w:r>
                <w:t>-</w:t>
              </w:r>
            </w:ins>
            <w:ins w:id="1428" w:author="David Conklin" w:date="2021-01-03T15:29:00Z">
              <w:r w:rsidR="003B2506">
                <w:t>0.6</w:t>
              </w:r>
            </w:ins>
            <w:ins w:id="1429" w:author="David Conklin" w:date="2020-12-26T09:50:00Z">
              <w:r>
                <w:t>%</w:t>
              </w:r>
            </w:ins>
          </w:p>
        </w:tc>
        <w:tc>
          <w:tcPr>
            <w:tcW w:w="0" w:type="auto"/>
            <w:tcPrChange w:id="1430" w:author="David Conklin" w:date="2020-12-26T09:53:00Z">
              <w:tcPr>
                <w:tcW w:w="0" w:type="auto"/>
              </w:tcPr>
            </w:tcPrChange>
          </w:tcPr>
          <w:p w14:paraId="76D5A39A" w14:textId="164205BC" w:rsidR="00245C85" w:rsidRDefault="00245C85" w:rsidP="00771AAC">
            <w:del w:id="1431" w:author="David Conklin" w:date="2020-12-26T09:50:00Z">
              <w:r w:rsidDel="00491338">
                <w:delText>S</w:delText>
              </w:r>
            </w:del>
            <w:ins w:id="1432" w:author="David Conklin" w:date="2020-12-26T09:50:00Z">
              <w:r>
                <w:t>VG</w:t>
              </w:r>
            </w:ins>
          </w:p>
        </w:tc>
      </w:tr>
      <w:tr w:rsidR="00245C85" w14:paraId="1ED80062" w14:textId="77777777" w:rsidTr="00245C85">
        <w:tc>
          <w:tcPr>
            <w:tcW w:w="0" w:type="auto"/>
            <w:tcPrChange w:id="1433" w:author="David Conklin" w:date="2020-12-26T09:53:00Z">
              <w:tcPr>
                <w:tcW w:w="0" w:type="auto"/>
              </w:tcPr>
            </w:tcPrChange>
          </w:tcPr>
          <w:p w14:paraId="56B946A0" w14:textId="77777777" w:rsidR="00245C85" w:rsidRDefault="00245C85" w:rsidP="00771AAC"/>
        </w:tc>
        <w:tc>
          <w:tcPr>
            <w:tcW w:w="0" w:type="auto"/>
            <w:tcPrChange w:id="1434" w:author="David Conklin" w:date="2020-12-26T09:53:00Z">
              <w:tcPr>
                <w:tcW w:w="0" w:type="auto"/>
              </w:tcPr>
            </w:tcPrChange>
          </w:tcPr>
          <w:p w14:paraId="1CD74D21" w14:textId="77777777" w:rsidR="00245C85" w:rsidRDefault="00245C85" w:rsidP="00771AAC"/>
        </w:tc>
        <w:tc>
          <w:tcPr>
            <w:tcW w:w="4347" w:type="dxa"/>
            <w:tcPrChange w:id="1435" w:author="David Conklin" w:date="2020-12-26T09:53:00Z">
              <w:tcPr>
                <w:tcW w:w="0" w:type="auto"/>
              </w:tcPr>
            </w:tcPrChange>
          </w:tcPr>
          <w:p w14:paraId="0AB6BF23" w14:textId="77777777" w:rsidR="00245C85" w:rsidRDefault="00245C85" w:rsidP="00771AAC"/>
        </w:tc>
        <w:tc>
          <w:tcPr>
            <w:tcW w:w="970" w:type="dxa"/>
            <w:tcPrChange w:id="1436" w:author="David Conklin" w:date="2020-12-26T09:53:00Z">
              <w:tcPr>
                <w:tcW w:w="0" w:type="auto"/>
              </w:tcPr>
            </w:tcPrChange>
          </w:tcPr>
          <w:p w14:paraId="1FCF5485" w14:textId="5ADF5AFE" w:rsidR="00245C85" w:rsidRDefault="00245C85" w:rsidP="00771AAC">
            <w:r>
              <w:t>NSE</w:t>
            </w:r>
          </w:p>
        </w:tc>
        <w:tc>
          <w:tcPr>
            <w:tcW w:w="1088" w:type="dxa"/>
            <w:tcPrChange w:id="1437" w:author="David Conklin" w:date="2020-12-26T09:53:00Z">
              <w:tcPr>
                <w:tcW w:w="0" w:type="auto"/>
              </w:tcPr>
            </w:tcPrChange>
          </w:tcPr>
          <w:p w14:paraId="6FEA2BA2" w14:textId="12988313" w:rsidR="00245C85" w:rsidRDefault="00245C85" w:rsidP="00771AAC">
            <w:r>
              <w:t>0.</w:t>
            </w:r>
            <w:ins w:id="1438" w:author="David Conklin" w:date="2021-01-03T15:29:00Z">
              <w:r w:rsidR="003B2506">
                <w:t>94</w:t>
              </w:r>
            </w:ins>
            <w:del w:id="1439" w:author="David Conklin" w:date="2020-12-26T09:50:00Z">
              <w:r w:rsidDel="00491338">
                <w:delText>47</w:delText>
              </w:r>
            </w:del>
          </w:p>
        </w:tc>
        <w:tc>
          <w:tcPr>
            <w:tcW w:w="0" w:type="auto"/>
            <w:tcPrChange w:id="1440" w:author="David Conklin" w:date="2020-12-26T09:53:00Z">
              <w:tcPr>
                <w:tcW w:w="0" w:type="auto"/>
              </w:tcPr>
            </w:tcPrChange>
          </w:tcPr>
          <w:p w14:paraId="0598E456" w14:textId="6497CB9C" w:rsidR="00245C85" w:rsidRDefault="00245C85" w:rsidP="00771AAC">
            <w:del w:id="1441" w:author="David Conklin" w:date="2020-12-26T09:50:00Z">
              <w:r w:rsidDel="00491338">
                <w:delText>S</w:delText>
              </w:r>
            </w:del>
            <w:ins w:id="1442" w:author="David Conklin" w:date="2020-12-26T09:50:00Z">
              <w:r>
                <w:t>VG</w:t>
              </w:r>
            </w:ins>
          </w:p>
        </w:tc>
      </w:tr>
      <w:tr w:rsidR="00245C85" w14:paraId="7494CEE0" w14:textId="77777777" w:rsidTr="00245C85">
        <w:trPr>
          <w:ins w:id="1443" w:author="David Conklin" w:date="2020-12-26T09:50:00Z"/>
        </w:trPr>
        <w:tc>
          <w:tcPr>
            <w:tcW w:w="0" w:type="auto"/>
            <w:tcPrChange w:id="1444" w:author="David Conklin" w:date="2020-12-26T09:53:00Z">
              <w:tcPr>
                <w:tcW w:w="0" w:type="auto"/>
              </w:tcPr>
            </w:tcPrChange>
          </w:tcPr>
          <w:p w14:paraId="74C8A362" w14:textId="77777777" w:rsidR="00245C85" w:rsidRDefault="00245C85" w:rsidP="00771AAC">
            <w:pPr>
              <w:rPr>
                <w:ins w:id="1445" w:author="David Conklin" w:date="2020-12-26T09:50:00Z"/>
              </w:rPr>
            </w:pPr>
          </w:p>
        </w:tc>
        <w:tc>
          <w:tcPr>
            <w:tcW w:w="0" w:type="auto"/>
            <w:tcPrChange w:id="1446" w:author="David Conklin" w:date="2020-12-26T09:53:00Z">
              <w:tcPr>
                <w:tcW w:w="0" w:type="auto"/>
              </w:tcPr>
            </w:tcPrChange>
          </w:tcPr>
          <w:p w14:paraId="5030E382" w14:textId="77777777" w:rsidR="00245C85" w:rsidRDefault="00245C85" w:rsidP="00771AAC">
            <w:pPr>
              <w:rPr>
                <w:ins w:id="1447" w:author="David Conklin" w:date="2020-12-26T09:50:00Z"/>
              </w:rPr>
            </w:pPr>
          </w:p>
        </w:tc>
        <w:tc>
          <w:tcPr>
            <w:tcW w:w="4347" w:type="dxa"/>
            <w:tcPrChange w:id="1448" w:author="David Conklin" w:date="2020-12-26T09:53:00Z">
              <w:tcPr>
                <w:tcW w:w="0" w:type="auto"/>
              </w:tcPr>
            </w:tcPrChange>
          </w:tcPr>
          <w:p w14:paraId="7E94C445" w14:textId="77777777" w:rsidR="00245C85" w:rsidRDefault="00245C85" w:rsidP="00771AAC">
            <w:pPr>
              <w:rPr>
                <w:ins w:id="1449" w:author="David Conklin" w:date="2020-12-26T09:50:00Z"/>
              </w:rPr>
            </w:pPr>
          </w:p>
        </w:tc>
        <w:tc>
          <w:tcPr>
            <w:tcW w:w="970" w:type="dxa"/>
            <w:tcPrChange w:id="1450" w:author="David Conklin" w:date="2020-12-26T09:53:00Z">
              <w:tcPr>
                <w:tcW w:w="0" w:type="auto"/>
              </w:tcPr>
            </w:tcPrChange>
          </w:tcPr>
          <w:p w14:paraId="2C3A874D" w14:textId="27257853" w:rsidR="00245C85" w:rsidRDefault="00245C85" w:rsidP="00771AAC">
            <w:pPr>
              <w:rPr>
                <w:ins w:id="1451" w:author="David Conklin" w:date="2020-12-26T09:50:00Z"/>
              </w:rPr>
            </w:pPr>
            <w:ins w:id="1452" w:author="David Conklin" w:date="2020-12-26T09:50:00Z">
              <w:r>
                <w:t>RSR</w:t>
              </w:r>
            </w:ins>
          </w:p>
        </w:tc>
        <w:tc>
          <w:tcPr>
            <w:tcW w:w="1088" w:type="dxa"/>
            <w:tcPrChange w:id="1453" w:author="David Conklin" w:date="2020-12-26T09:53:00Z">
              <w:tcPr>
                <w:tcW w:w="0" w:type="auto"/>
              </w:tcPr>
            </w:tcPrChange>
          </w:tcPr>
          <w:p w14:paraId="5C654EBE" w14:textId="5BE0BF4B" w:rsidR="00245C85" w:rsidRDefault="00245C85" w:rsidP="00771AAC">
            <w:pPr>
              <w:rPr>
                <w:ins w:id="1454" w:author="David Conklin" w:date="2020-12-26T09:50:00Z"/>
              </w:rPr>
            </w:pPr>
            <w:ins w:id="1455" w:author="David Conklin" w:date="2020-12-26T09:50:00Z">
              <w:r>
                <w:t>0.</w:t>
              </w:r>
            </w:ins>
            <w:ins w:id="1456" w:author="David Conklin" w:date="2021-01-03T15:30:00Z">
              <w:r w:rsidR="003B2506">
                <w:t>24</w:t>
              </w:r>
            </w:ins>
          </w:p>
        </w:tc>
        <w:tc>
          <w:tcPr>
            <w:tcW w:w="0" w:type="auto"/>
            <w:tcPrChange w:id="1457" w:author="David Conklin" w:date="2020-12-26T09:53:00Z">
              <w:tcPr>
                <w:tcW w:w="0" w:type="auto"/>
              </w:tcPr>
            </w:tcPrChange>
          </w:tcPr>
          <w:p w14:paraId="358AAA96" w14:textId="07EE1354" w:rsidR="00245C85" w:rsidDel="00491338" w:rsidRDefault="00245C85" w:rsidP="00771AAC">
            <w:pPr>
              <w:rPr>
                <w:ins w:id="1458" w:author="David Conklin" w:date="2020-12-26T09:50:00Z"/>
              </w:rPr>
            </w:pPr>
            <w:ins w:id="1459" w:author="David Conklin" w:date="2020-12-26T09:51:00Z">
              <w:r>
                <w:t>VG</w:t>
              </w:r>
            </w:ins>
          </w:p>
        </w:tc>
      </w:tr>
      <w:tr w:rsidR="00245C85" w14:paraId="018CD271" w14:textId="77777777" w:rsidTr="00245C85">
        <w:tc>
          <w:tcPr>
            <w:tcW w:w="0" w:type="auto"/>
            <w:tcPrChange w:id="1460" w:author="David Conklin" w:date="2020-12-26T09:53:00Z">
              <w:tcPr>
                <w:tcW w:w="0" w:type="auto"/>
              </w:tcPr>
            </w:tcPrChange>
          </w:tcPr>
          <w:p w14:paraId="18529DA2" w14:textId="77777777" w:rsidR="00245C85" w:rsidRDefault="00245C85" w:rsidP="00771AAC"/>
        </w:tc>
        <w:tc>
          <w:tcPr>
            <w:tcW w:w="0" w:type="auto"/>
            <w:tcPrChange w:id="1461" w:author="David Conklin" w:date="2020-12-26T09:53:00Z">
              <w:tcPr>
                <w:tcW w:w="0" w:type="auto"/>
              </w:tcPr>
            </w:tcPrChange>
          </w:tcPr>
          <w:p w14:paraId="34761E01" w14:textId="77777777" w:rsidR="00245C85" w:rsidRDefault="00245C85" w:rsidP="00771AAC"/>
        </w:tc>
        <w:tc>
          <w:tcPr>
            <w:tcW w:w="4347" w:type="dxa"/>
            <w:tcPrChange w:id="1462" w:author="David Conklin" w:date="2020-12-26T09:53:00Z">
              <w:tcPr>
                <w:tcW w:w="0" w:type="auto"/>
              </w:tcPr>
            </w:tcPrChange>
          </w:tcPr>
          <w:p w14:paraId="3269D126" w14:textId="77777777" w:rsidR="00245C85" w:rsidRDefault="00245C85" w:rsidP="00771AAC"/>
        </w:tc>
        <w:tc>
          <w:tcPr>
            <w:tcW w:w="970" w:type="dxa"/>
            <w:tcPrChange w:id="1463" w:author="David Conklin" w:date="2020-12-26T09:53:00Z">
              <w:tcPr>
                <w:tcW w:w="0" w:type="auto"/>
              </w:tcPr>
            </w:tcPrChange>
          </w:tcPr>
          <w:p w14:paraId="20896EE8" w14:textId="626E98EF" w:rsidR="00245C85" w:rsidRDefault="00245C85" w:rsidP="00771AAC">
            <w:r>
              <w:t>R2</w:t>
            </w:r>
          </w:p>
        </w:tc>
        <w:tc>
          <w:tcPr>
            <w:tcW w:w="1088" w:type="dxa"/>
            <w:tcPrChange w:id="1464" w:author="David Conklin" w:date="2020-12-26T09:53:00Z">
              <w:tcPr>
                <w:tcW w:w="0" w:type="auto"/>
              </w:tcPr>
            </w:tcPrChange>
          </w:tcPr>
          <w:p w14:paraId="5370746D" w14:textId="1C6AB95A" w:rsidR="00245C85" w:rsidRDefault="00245C85" w:rsidP="00771AAC">
            <w:r>
              <w:t>0.</w:t>
            </w:r>
            <w:ins w:id="1465" w:author="David Conklin" w:date="2021-01-03T15:30:00Z">
              <w:r w:rsidR="003B2506">
                <w:t>94</w:t>
              </w:r>
            </w:ins>
            <w:del w:id="1466" w:author="David Conklin" w:date="2021-01-03T15:30:00Z">
              <w:r w:rsidDel="003B2506">
                <w:delText>95</w:delText>
              </w:r>
            </w:del>
          </w:p>
        </w:tc>
        <w:tc>
          <w:tcPr>
            <w:tcW w:w="0" w:type="auto"/>
            <w:tcPrChange w:id="1467" w:author="David Conklin" w:date="2020-12-26T09:53:00Z">
              <w:tcPr>
                <w:tcW w:w="0" w:type="auto"/>
              </w:tcPr>
            </w:tcPrChange>
          </w:tcPr>
          <w:p w14:paraId="1C2F51A4" w14:textId="0EA9E813" w:rsidR="00245C85" w:rsidRDefault="00245C85" w:rsidP="00771AAC">
            <w:r>
              <w:t>VG</w:t>
            </w:r>
          </w:p>
        </w:tc>
      </w:tr>
      <w:tr w:rsidR="00245C85" w14:paraId="5E97FFFE" w14:textId="77777777" w:rsidTr="00245C85">
        <w:tc>
          <w:tcPr>
            <w:tcW w:w="0" w:type="auto"/>
            <w:tcPrChange w:id="1468" w:author="David Conklin" w:date="2020-12-26T09:53:00Z">
              <w:tcPr>
                <w:tcW w:w="0" w:type="auto"/>
              </w:tcPr>
            </w:tcPrChange>
          </w:tcPr>
          <w:p w14:paraId="3BF99663" w14:textId="77777777" w:rsidR="00245C85" w:rsidRDefault="00245C85" w:rsidP="00771AAC"/>
        </w:tc>
        <w:tc>
          <w:tcPr>
            <w:tcW w:w="0" w:type="auto"/>
            <w:tcPrChange w:id="1469" w:author="David Conklin" w:date="2020-12-26T09:53:00Z">
              <w:tcPr>
                <w:tcW w:w="0" w:type="auto"/>
              </w:tcPr>
            </w:tcPrChange>
          </w:tcPr>
          <w:p w14:paraId="710B3153" w14:textId="77777777" w:rsidR="00245C85" w:rsidRDefault="00245C85" w:rsidP="00771AAC"/>
        </w:tc>
        <w:tc>
          <w:tcPr>
            <w:tcW w:w="4347" w:type="dxa"/>
            <w:tcPrChange w:id="1470" w:author="David Conklin" w:date="2020-12-26T09:53:00Z">
              <w:tcPr>
                <w:tcW w:w="0" w:type="auto"/>
              </w:tcPr>
            </w:tcPrChange>
          </w:tcPr>
          <w:p w14:paraId="5570236E" w14:textId="77777777" w:rsidR="00245C85" w:rsidRDefault="00245C85" w:rsidP="00771AAC"/>
        </w:tc>
        <w:tc>
          <w:tcPr>
            <w:tcW w:w="970" w:type="dxa"/>
            <w:tcPrChange w:id="1471" w:author="David Conklin" w:date="2020-12-26T09:53:00Z">
              <w:tcPr>
                <w:tcW w:w="0" w:type="auto"/>
              </w:tcPr>
            </w:tcPrChange>
          </w:tcPr>
          <w:p w14:paraId="4A0C0A8D" w14:textId="6A0AF3E0" w:rsidR="00245C85" w:rsidRDefault="00245C85" w:rsidP="00771AAC">
            <w:r>
              <w:t>MAE</w:t>
            </w:r>
          </w:p>
        </w:tc>
        <w:tc>
          <w:tcPr>
            <w:tcW w:w="1088" w:type="dxa"/>
            <w:tcPrChange w:id="1472" w:author="David Conklin" w:date="2020-12-26T09:53:00Z">
              <w:tcPr>
                <w:tcW w:w="0" w:type="auto"/>
              </w:tcPr>
            </w:tcPrChange>
          </w:tcPr>
          <w:p w14:paraId="4AFDAA06" w14:textId="0179E828" w:rsidR="00245C85" w:rsidRDefault="00245C85" w:rsidP="00771AAC">
            <w:ins w:id="1473" w:author="David Conklin" w:date="2020-12-26T09:51:00Z">
              <w:r>
                <w:t>0</w:t>
              </w:r>
            </w:ins>
            <w:ins w:id="1474" w:author="David Conklin" w:date="2021-01-03T15:30:00Z">
              <w:r w:rsidR="003B2506">
                <w:t>.5</w:t>
              </w:r>
            </w:ins>
            <w:del w:id="1475" w:author="David Conklin" w:date="2020-12-26T09:51:00Z">
              <w:r w:rsidDel="00491338">
                <w:delText>1.6</w:delText>
              </w:r>
            </w:del>
            <w:r>
              <w:t xml:space="preserve"> deg C</w:t>
            </w:r>
          </w:p>
        </w:tc>
        <w:tc>
          <w:tcPr>
            <w:tcW w:w="0" w:type="auto"/>
            <w:tcPrChange w:id="1476" w:author="David Conklin" w:date="2020-12-26T09:53:00Z">
              <w:tcPr>
                <w:tcW w:w="0" w:type="auto"/>
              </w:tcPr>
            </w:tcPrChange>
          </w:tcPr>
          <w:p w14:paraId="00708A1D" w14:textId="77777777" w:rsidR="00245C85" w:rsidRDefault="00245C85" w:rsidP="00771AAC"/>
        </w:tc>
      </w:tr>
      <w:tr w:rsidR="00245C85" w14:paraId="0BDEEC7C" w14:textId="12F0241B" w:rsidTr="00245C85">
        <w:tc>
          <w:tcPr>
            <w:tcW w:w="0" w:type="auto"/>
            <w:tcPrChange w:id="1477" w:author="David Conklin" w:date="2020-12-26T09:53:00Z">
              <w:tcPr>
                <w:tcW w:w="0" w:type="auto"/>
              </w:tcPr>
            </w:tcPrChange>
          </w:tcPr>
          <w:p w14:paraId="65F13272" w14:textId="0DAC9DDD" w:rsidR="00245C85" w:rsidRDefault="00245C85" w:rsidP="00771AAC">
            <w:r>
              <w:t>14164900</w:t>
            </w:r>
          </w:p>
        </w:tc>
        <w:tc>
          <w:tcPr>
            <w:tcW w:w="0" w:type="auto"/>
            <w:tcPrChange w:id="1478" w:author="David Conklin" w:date="2020-12-26T09:53:00Z">
              <w:tcPr>
                <w:tcW w:w="0" w:type="auto"/>
              </w:tcPr>
            </w:tcPrChange>
          </w:tcPr>
          <w:p w14:paraId="71292158" w14:textId="0940B5D7" w:rsidR="00245C85" w:rsidRDefault="00245C85" w:rsidP="00771AAC">
            <w:r>
              <w:t>23772751</w:t>
            </w:r>
          </w:p>
        </w:tc>
        <w:tc>
          <w:tcPr>
            <w:tcW w:w="4347" w:type="dxa"/>
            <w:tcPrChange w:id="1479" w:author="David Conklin" w:date="2020-12-26T09:53:00Z">
              <w:tcPr>
                <w:tcW w:w="0" w:type="auto"/>
              </w:tcPr>
            </w:tcPrChange>
          </w:tcPr>
          <w:p w14:paraId="51F11651" w14:textId="2ED073AE" w:rsidR="00245C85" w:rsidRDefault="00245C85" w:rsidP="00771AAC">
            <w:r>
              <w:t>MCKENZIE RIVER ABV HAYDEN BR</w:t>
            </w:r>
            <w:ins w:id="1480" w:author="David Conklin" w:date="2020-12-26T09:51:00Z">
              <w:r>
                <w:t xml:space="preserve"> (C2</w:t>
              </w:r>
            </w:ins>
            <w:ins w:id="1481" w:author="David Conklin" w:date="2021-01-03T15:31:00Z">
              <w:r w:rsidR="003B2506">
                <w:t>19</w:t>
              </w:r>
            </w:ins>
            <w:ins w:id="1482" w:author="David Conklin" w:date="2020-12-26T09:51:00Z">
              <w:r>
                <w:t>)</w:t>
              </w:r>
            </w:ins>
          </w:p>
        </w:tc>
        <w:tc>
          <w:tcPr>
            <w:tcW w:w="970" w:type="dxa"/>
            <w:tcPrChange w:id="1483" w:author="David Conklin" w:date="2020-12-26T09:53:00Z">
              <w:tcPr>
                <w:tcW w:w="0" w:type="auto"/>
              </w:tcPr>
            </w:tcPrChange>
          </w:tcPr>
          <w:p w14:paraId="28F20A41" w14:textId="3A8F165D" w:rsidR="00245C85" w:rsidRDefault="00245C85" w:rsidP="00771AAC">
            <w:r>
              <w:t>%bias</w:t>
            </w:r>
          </w:p>
        </w:tc>
        <w:tc>
          <w:tcPr>
            <w:tcW w:w="1088" w:type="dxa"/>
            <w:tcPrChange w:id="1484" w:author="David Conklin" w:date="2020-12-26T09:53:00Z">
              <w:tcPr>
                <w:tcW w:w="0" w:type="auto"/>
              </w:tcPr>
            </w:tcPrChange>
          </w:tcPr>
          <w:p w14:paraId="68801782" w14:textId="11A37FBD" w:rsidR="00245C85" w:rsidRDefault="00245C85" w:rsidP="00771AAC">
            <w:del w:id="1485" w:author="David Conklin" w:date="2020-12-26T09:52:00Z">
              <w:r w:rsidDel="00491338">
                <w:delText>-</w:delText>
              </w:r>
            </w:del>
            <w:ins w:id="1486" w:author="David Conklin" w:date="2021-01-03T15:31:00Z">
              <w:r w:rsidR="003B2506">
                <w:t>13.8</w:t>
              </w:r>
            </w:ins>
            <w:del w:id="1487" w:author="David Conklin" w:date="2020-12-26T09:52:00Z">
              <w:r w:rsidDel="00491338">
                <w:delText>8</w:delText>
              </w:r>
            </w:del>
            <w:del w:id="1488" w:author="David Conklin" w:date="2021-01-03T15:31:00Z">
              <w:r w:rsidDel="003B2506">
                <w:delText>.6</w:delText>
              </w:r>
            </w:del>
            <w:r>
              <w:t>%</w:t>
            </w:r>
          </w:p>
        </w:tc>
        <w:tc>
          <w:tcPr>
            <w:tcW w:w="0" w:type="auto"/>
            <w:tcPrChange w:id="1489" w:author="David Conklin" w:date="2020-12-26T09:53:00Z">
              <w:tcPr>
                <w:tcW w:w="0" w:type="auto"/>
              </w:tcPr>
            </w:tcPrChange>
          </w:tcPr>
          <w:p w14:paraId="1512C366" w14:textId="4868296F" w:rsidR="00245C85" w:rsidRDefault="003B2506" w:rsidP="00771AAC">
            <w:ins w:id="1490" w:author="David Conklin" w:date="2021-01-03T15:31:00Z">
              <w:r>
                <w:t>S</w:t>
              </w:r>
            </w:ins>
            <w:del w:id="1491" w:author="David Conklin" w:date="2021-01-03T15:31:00Z">
              <w:r w:rsidR="00245C85" w:rsidDel="003B2506">
                <w:delText>G</w:delText>
              </w:r>
            </w:del>
          </w:p>
        </w:tc>
      </w:tr>
      <w:tr w:rsidR="00245C85" w14:paraId="1B5FE809" w14:textId="709EF516" w:rsidTr="00245C85">
        <w:tc>
          <w:tcPr>
            <w:tcW w:w="0" w:type="auto"/>
            <w:tcPrChange w:id="1492" w:author="David Conklin" w:date="2020-12-26T09:53:00Z">
              <w:tcPr>
                <w:tcW w:w="0" w:type="auto"/>
              </w:tcPr>
            </w:tcPrChange>
          </w:tcPr>
          <w:p w14:paraId="23C9832C" w14:textId="77777777" w:rsidR="00245C85" w:rsidRDefault="00245C85" w:rsidP="00771AAC"/>
        </w:tc>
        <w:tc>
          <w:tcPr>
            <w:tcW w:w="0" w:type="auto"/>
            <w:tcPrChange w:id="1493" w:author="David Conklin" w:date="2020-12-26T09:53:00Z">
              <w:tcPr>
                <w:tcW w:w="0" w:type="auto"/>
              </w:tcPr>
            </w:tcPrChange>
          </w:tcPr>
          <w:p w14:paraId="04B9EA8E" w14:textId="77777777" w:rsidR="00245C85" w:rsidRDefault="00245C85" w:rsidP="00771AAC"/>
        </w:tc>
        <w:tc>
          <w:tcPr>
            <w:tcW w:w="4347" w:type="dxa"/>
            <w:tcPrChange w:id="1494" w:author="David Conklin" w:date="2020-12-26T09:53:00Z">
              <w:tcPr>
                <w:tcW w:w="0" w:type="auto"/>
              </w:tcPr>
            </w:tcPrChange>
          </w:tcPr>
          <w:p w14:paraId="6B680C92" w14:textId="77777777" w:rsidR="00245C85" w:rsidRDefault="00245C85" w:rsidP="00771AAC"/>
        </w:tc>
        <w:tc>
          <w:tcPr>
            <w:tcW w:w="970" w:type="dxa"/>
            <w:tcPrChange w:id="1495" w:author="David Conklin" w:date="2020-12-26T09:53:00Z">
              <w:tcPr>
                <w:tcW w:w="0" w:type="auto"/>
              </w:tcPr>
            </w:tcPrChange>
          </w:tcPr>
          <w:p w14:paraId="11B725B8" w14:textId="14EC1CB8" w:rsidR="00245C85" w:rsidRDefault="00245C85" w:rsidP="00771AAC">
            <w:r>
              <w:t>NSE</w:t>
            </w:r>
          </w:p>
        </w:tc>
        <w:tc>
          <w:tcPr>
            <w:tcW w:w="1088" w:type="dxa"/>
            <w:tcPrChange w:id="1496" w:author="David Conklin" w:date="2020-12-26T09:53:00Z">
              <w:tcPr>
                <w:tcW w:w="0" w:type="auto"/>
              </w:tcPr>
            </w:tcPrChange>
          </w:tcPr>
          <w:p w14:paraId="3A2EADE1" w14:textId="6BAF1657" w:rsidR="00245C85" w:rsidRDefault="00245C85" w:rsidP="00771AAC">
            <w:r>
              <w:t>0.</w:t>
            </w:r>
            <w:ins w:id="1497" w:author="David Conklin" w:date="2021-01-03T15:30:00Z">
              <w:r w:rsidR="003B2506">
                <w:t>79</w:t>
              </w:r>
            </w:ins>
            <w:del w:id="1498" w:author="David Conklin" w:date="2020-12-26T09:52:00Z">
              <w:r w:rsidDel="00491338">
                <w:delText>70</w:delText>
              </w:r>
            </w:del>
          </w:p>
        </w:tc>
        <w:tc>
          <w:tcPr>
            <w:tcW w:w="0" w:type="auto"/>
            <w:tcPrChange w:id="1499" w:author="David Conklin" w:date="2020-12-26T09:53:00Z">
              <w:tcPr>
                <w:tcW w:w="0" w:type="auto"/>
              </w:tcPr>
            </w:tcPrChange>
          </w:tcPr>
          <w:p w14:paraId="2BD166C2" w14:textId="36F8FD9E" w:rsidR="00245C85" w:rsidRDefault="00245C85" w:rsidP="00771AAC">
            <w:ins w:id="1500" w:author="David Conklin" w:date="2020-12-26T09:52:00Z">
              <w:r>
                <w:t>G</w:t>
              </w:r>
            </w:ins>
            <w:del w:id="1501" w:author="David Conklin" w:date="2020-12-26T09:52:00Z">
              <w:r w:rsidDel="00491338">
                <w:delText>S</w:delText>
              </w:r>
            </w:del>
          </w:p>
        </w:tc>
      </w:tr>
      <w:tr w:rsidR="00245C85" w14:paraId="6B82F4E2" w14:textId="77777777" w:rsidTr="00245C85">
        <w:trPr>
          <w:ins w:id="1502" w:author="David Conklin" w:date="2020-12-26T09:52:00Z"/>
        </w:trPr>
        <w:tc>
          <w:tcPr>
            <w:tcW w:w="0" w:type="auto"/>
            <w:tcPrChange w:id="1503" w:author="David Conklin" w:date="2020-12-26T09:53:00Z">
              <w:tcPr>
                <w:tcW w:w="0" w:type="auto"/>
              </w:tcPr>
            </w:tcPrChange>
          </w:tcPr>
          <w:p w14:paraId="6DBC22D6" w14:textId="77777777" w:rsidR="00245C85" w:rsidRDefault="00245C85" w:rsidP="00771AAC">
            <w:pPr>
              <w:rPr>
                <w:ins w:id="1504" w:author="David Conklin" w:date="2020-12-26T09:52:00Z"/>
              </w:rPr>
            </w:pPr>
          </w:p>
        </w:tc>
        <w:tc>
          <w:tcPr>
            <w:tcW w:w="0" w:type="auto"/>
            <w:tcPrChange w:id="1505" w:author="David Conklin" w:date="2020-12-26T09:53:00Z">
              <w:tcPr>
                <w:tcW w:w="0" w:type="auto"/>
              </w:tcPr>
            </w:tcPrChange>
          </w:tcPr>
          <w:p w14:paraId="65916CEB" w14:textId="77777777" w:rsidR="00245C85" w:rsidRDefault="00245C85" w:rsidP="00771AAC">
            <w:pPr>
              <w:rPr>
                <w:ins w:id="1506" w:author="David Conklin" w:date="2020-12-26T09:52:00Z"/>
              </w:rPr>
            </w:pPr>
          </w:p>
        </w:tc>
        <w:tc>
          <w:tcPr>
            <w:tcW w:w="4347" w:type="dxa"/>
            <w:tcPrChange w:id="1507" w:author="David Conklin" w:date="2020-12-26T09:53:00Z">
              <w:tcPr>
                <w:tcW w:w="0" w:type="auto"/>
              </w:tcPr>
            </w:tcPrChange>
          </w:tcPr>
          <w:p w14:paraId="170C52E8" w14:textId="77777777" w:rsidR="00245C85" w:rsidRDefault="00245C85" w:rsidP="00771AAC">
            <w:pPr>
              <w:rPr>
                <w:ins w:id="1508" w:author="David Conklin" w:date="2020-12-26T09:52:00Z"/>
              </w:rPr>
            </w:pPr>
          </w:p>
        </w:tc>
        <w:tc>
          <w:tcPr>
            <w:tcW w:w="970" w:type="dxa"/>
            <w:tcPrChange w:id="1509" w:author="David Conklin" w:date="2020-12-26T09:53:00Z">
              <w:tcPr>
                <w:tcW w:w="0" w:type="auto"/>
              </w:tcPr>
            </w:tcPrChange>
          </w:tcPr>
          <w:p w14:paraId="4ED55876" w14:textId="6B49FBE3" w:rsidR="00245C85" w:rsidRDefault="00245C85" w:rsidP="00771AAC">
            <w:pPr>
              <w:rPr>
                <w:ins w:id="1510" w:author="David Conklin" w:date="2020-12-26T09:52:00Z"/>
              </w:rPr>
            </w:pPr>
            <w:ins w:id="1511" w:author="David Conklin" w:date="2020-12-26T09:52:00Z">
              <w:r>
                <w:t>RSR</w:t>
              </w:r>
            </w:ins>
          </w:p>
        </w:tc>
        <w:tc>
          <w:tcPr>
            <w:tcW w:w="1088" w:type="dxa"/>
            <w:tcPrChange w:id="1512" w:author="David Conklin" w:date="2020-12-26T09:53:00Z">
              <w:tcPr>
                <w:tcW w:w="0" w:type="auto"/>
              </w:tcPr>
            </w:tcPrChange>
          </w:tcPr>
          <w:p w14:paraId="69AF79F6" w14:textId="47EC0DF8" w:rsidR="00245C85" w:rsidRDefault="003B2506" w:rsidP="00771AAC">
            <w:pPr>
              <w:rPr>
                <w:ins w:id="1513" w:author="David Conklin" w:date="2020-12-26T09:52:00Z"/>
              </w:rPr>
            </w:pPr>
            <w:ins w:id="1514" w:author="David Conklin" w:date="2021-01-03T15:31:00Z">
              <w:r>
                <w:t>0</w:t>
              </w:r>
            </w:ins>
            <w:ins w:id="1515" w:author="David Conklin" w:date="2020-12-26T09:52:00Z">
              <w:r w:rsidR="00245C85">
                <w:t>.</w:t>
              </w:r>
            </w:ins>
            <w:ins w:id="1516" w:author="David Conklin" w:date="2021-01-03T15:31:00Z">
              <w:r>
                <w:t>43</w:t>
              </w:r>
            </w:ins>
          </w:p>
        </w:tc>
        <w:tc>
          <w:tcPr>
            <w:tcW w:w="0" w:type="auto"/>
            <w:tcPrChange w:id="1517" w:author="David Conklin" w:date="2020-12-26T09:53:00Z">
              <w:tcPr>
                <w:tcW w:w="0" w:type="auto"/>
              </w:tcPr>
            </w:tcPrChange>
          </w:tcPr>
          <w:p w14:paraId="0BE6BD12" w14:textId="48B08650" w:rsidR="00245C85" w:rsidRDefault="00245C85" w:rsidP="00771AAC">
            <w:pPr>
              <w:rPr>
                <w:ins w:id="1518" w:author="David Conklin" w:date="2020-12-26T09:52:00Z"/>
              </w:rPr>
            </w:pPr>
            <w:ins w:id="1519" w:author="David Conklin" w:date="2020-12-26T09:52:00Z">
              <w:r>
                <w:t>VG</w:t>
              </w:r>
            </w:ins>
          </w:p>
        </w:tc>
      </w:tr>
      <w:tr w:rsidR="00245C85" w14:paraId="5326D1E3" w14:textId="592E8A15" w:rsidTr="00245C85">
        <w:tc>
          <w:tcPr>
            <w:tcW w:w="0" w:type="auto"/>
            <w:tcPrChange w:id="1520" w:author="David Conklin" w:date="2020-12-26T09:53:00Z">
              <w:tcPr>
                <w:tcW w:w="0" w:type="auto"/>
              </w:tcPr>
            </w:tcPrChange>
          </w:tcPr>
          <w:p w14:paraId="5851877E" w14:textId="77777777" w:rsidR="00245C85" w:rsidRDefault="00245C85" w:rsidP="00771AAC"/>
        </w:tc>
        <w:tc>
          <w:tcPr>
            <w:tcW w:w="0" w:type="auto"/>
            <w:tcPrChange w:id="1521" w:author="David Conklin" w:date="2020-12-26T09:53:00Z">
              <w:tcPr>
                <w:tcW w:w="0" w:type="auto"/>
              </w:tcPr>
            </w:tcPrChange>
          </w:tcPr>
          <w:p w14:paraId="4AC7E3AF" w14:textId="77777777" w:rsidR="00245C85" w:rsidRDefault="00245C85" w:rsidP="00771AAC"/>
        </w:tc>
        <w:tc>
          <w:tcPr>
            <w:tcW w:w="4347" w:type="dxa"/>
            <w:tcPrChange w:id="1522" w:author="David Conklin" w:date="2020-12-26T09:53:00Z">
              <w:tcPr>
                <w:tcW w:w="0" w:type="auto"/>
              </w:tcPr>
            </w:tcPrChange>
          </w:tcPr>
          <w:p w14:paraId="71769487" w14:textId="77777777" w:rsidR="00245C85" w:rsidRDefault="00245C85" w:rsidP="00771AAC"/>
        </w:tc>
        <w:tc>
          <w:tcPr>
            <w:tcW w:w="970" w:type="dxa"/>
            <w:tcPrChange w:id="1523" w:author="David Conklin" w:date="2020-12-26T09:53:00Z">
              <w:tcPr>
                <w:tcW w:w="0" w:type="auto"/>
              </w:tcPr>
            </w:tcPrChange>
          </w:tcPr>
          <w:p w14:paraId="6D2CE4B8" w14:textId="0C03544D" w:rsidR="00245C85" w:rsidRDefault="00245C85" w:rsidP="00771AAC">
            <w:r>
              <w:t>R2</w:t>
            </w:r>
          </w:p>
        </w:tc>
        <w:tc>
          <w:tcPr>
            <w:tcW w:w="1088" w:type="dxa"/>
            <w:tcPrChange w:id="1524" w:author="David Conklin" w:date="2020-12-26T09:53:00Z">
              <w:tcPr>
                <w:tcW w:w="0" w:type="auto"/>
              </w:tcPr>
            </w:tcPrChange>
          </w:tcPr>
          <w:p w14:paraId="6E4F536A" w14:textId="0EED7D49" w:rsidR="00245C85" w:rsidRDefault="00245C85" w:rsidP="00771AAC">
            <w:r>
              <w:t>0.9</w:t>
            </w:r>
            <w:ins w:id="1525" w:author="David Conklin" w:date="2021-01-03T15:31:00Z">
              <w:r w:rsidR="003B2506">
                <w:t>5</w:t>
              </w:r>
            </w:ins>
            <w:del w:id="1526" w:author="David Conklin" w:date="2020-12-26T09:52:00Z">
              <w:r w:rsidDel="00491338">
                <w:delText>6</w:delText>
              </w:r>
            </w:del>
          </w:p>
        </w:tc>
        <w:tc>
          <w:tcPr>
            <w:tcW w:w="0" w:type="auto"/>
            <w:tcPrChange w:id="1527" w:author="David Conklin" w:date="2020-12-26T09:53:00Z">
              <w:tcPr>
                <w:tcW w:w="0" w:type="auto"/>
              </w:tcPr>
            </w:tcPrChange>
          </w:tcPr>
          <w:p w14:paraId="743FEAFD" w14:textId="391364CF" w:rsidR="00245C85" w:rsidRDefault="00245C85" w:rsidP="00771AAC">
            <w:r>
              <w:t>VG</w:t>
            </w:r>
          </w:p>
        </w:tc>
      </w:tr>
      <w:tr w:rsidR="00245C85" w14:paraId="6E77E66D" w14:textId="77777777" w:rsidTr="00245C85">
        <w:tc>
          <w:tcPr>
            <w:tcW w:w="0" w:type="auto"/>
            <w:tcPrChange w:id="1528" w:author="David Conklin" w:date="2020-12-26T09:53:00Z">
              <w:tcPr>
                <w:tcW w:w="0" w:type="auto"/>
              </w:tcPr>
            </w:tcPrChange>
          </w:tcPr>
          <w:p w14:paraId="475153BC" w14:textId="77777777" w:rsidR="00245C85" w:rsidRDefault="00245C85" w:rsidP="00771AAC"/>
        </w:tc>
        <w:tc>
          <w:tcPr>
            <w:tcW w:w="0" w:type="auto"/>
            <w:tcPrChange w:id="1529" w:author="David Conklin" w:date="2020-12-26T09:53:00Z">
              <w:tcPr>
                <w:tcW w:w="0" w:type="auto"/>
              </w:tcPr>
            </w:tcPrChange>
          </w:tcPr>
          <w:p w14:paraId="16063010" w14:textId="77777777" w:rsidR="00245C85" w:rsidRDefault="00245C85" w:rsidP="00771AAC"/>
        </w:tc>
        <w:tc>
          <w:tcPr>
            <w:tcW w:w="4347" w:type="dxa"/>
            <w:tcPrChange w:id="1530" w:author="David Conklin" w:date="2020-12-26T09:53:00Z">
              <w:tcPr>
                <w:tcW w:w="0" w:type="auto"/>
              </w:tcPr>
            </w:tcPrChange>
          </w:tcPr>
          <w:p w14:paraId="066E8459" w14:textId="77777777" w:rsidR="00245C85" w:rsidRDefault="00245C85" w:rsidP="00771AAC"/>
        </w:tc>
        <w:tc>
          <w:tcPr>
            <w:tcW w:w="970" w:type="dxa"/>
            <w:tcPrChange w:id="1531" w:author="David Conklin" w:date="2020-12-26T09:53:00Z">
              <w:tcPr>
                <w:tcW w:w="0" w:type="auto"/>
              </w:tcPr>
            </w:tcPrChange>
          </w:tcPr>
          <w:p w14:paraId="58D7F617" w14:textId="58355EED" w:rsidR="00245C85" w:rsidRDefault="00245C85" w:rsidP="00771AAC">
            <w:r>
              <w:t>MAE</w:t>
            </w:r>
          </w:p>
        </w:tc>
        <w:tc>
          <w:tcPr>
            <w:tcW w:w="1088" w:type="dxa"/>
            <w:tcPrChange w:id="1532" w:author="David Conklin" w:date="2020-12-26T09:53:00Z">
              <w:tcPr>
                <w:tcW w:w="0" w:type="auto"/>
              </w:tcPr>
            </w:tcPrChange>
          </w:tcPr>
          <w:p w14:paraId="7008AD30" w14:textId="66133CD9" w:rsidR="00245C85" w:rsidRDefault="003B2506" w:rsidP="00771AAC">
            <w:ins w:id="1533" w:author="David Conklin" w:date="2021-01-03T15:30:00Z">
              <w:r>
                <w:t>1.3</w:t>
              </w:r>
            </w:ins>
            <w:del w:id="1534" w:author="David Conklin" w:date="2020-12-26T09:51:00Z">
              <w:r w:rsidR="00245C85" w:rsidDel="00491338">
                <w:delText>1.7</w:delText>
              </w:r>
            </w:del>
            <w:r w:rsidR="00245C85">
              <w:t xml:space="preserve"> deg C</w:t>
            </w:r>
          </w:p>
        </w:tc>
        <w:tc>
          <w:tcPr>
            <w:tcW w:w="0" w:type="auto"/>
            <w:tcPrChange w:id="1535" w:author="David Conklin" w:date="2020-12-26T09:53:00Z">
              <w:tcPr>
                <w:tcW w:w="0" w:type="auto"/>
              </w:tcPr>
            </w:tcPrChange>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11D747B1" w:rsidR="001770A2" w:rsidRDefault="00257E8F" w:rsidP="007E57E4">
      <w:pPr>
        <w:rPr>
          <w:ins w:id="1536" w:author="David Conklin" w:date="2021-01-03T15:53:00Z"/>
        </w:rPr>
      </w:pPr>
      <w:r>
        <w:t>As of 1</w:t>
      </w:r>
      <w:ins w:id="1537" w:author="David Conklin" w:date="2021-01-03T15:48:00Z">
        <w:r w:rsidR="001770A2">
          <w:t>/3</w:t>
        </w:r>
      </w:ins>
      <w:del w:id="1538" w:author="David Conklin" w:date="2021-01-03T15:48:00Z">
        <w:r w:rsidDel="001770A2">
          <w:delText>1/</w:delText>
        </w:r>
        <w:r w:rsidR="003024C9" w:rsidDel="001770A2">
          <w:delText>26</w:delText>
        </w:r>
      </w:del>
      <w:r>
        <w:t>/2</w:t>
      </w:r>
      <w:ins w:id="1539" w:author="David Conklin" w:date="2021-01-03T15:48:00Z">
        <w:r w:rsidR="001770A2">
          <w:t>1</w:t>
        </w:r>
      </w:ins>
      <w:del w:id="1540" w:author="David Conklin" w:date="2021-01-03T15:48:00Z">
        <w:r w:rsidDel="001770A2">
          <w:delText>0</w:delText>
        </w:r>
      </w:del>
      <w:r>
        <w:t>, t</w:t>
      </w:r>
      <w:ins w:id="1541" w:author="David Conklin" w:date="2021-01-03T15:49:00Z">
        <w:r w:rsidR="001770A2">
          <w:t>hree</w:t>
        </w:r>
      </w:ins>
      <w:del w:id="1542" w:author="David Conklin" w:date="2021-01-03T15:49:00Z">
        <w:r w:rsidDel="001770A2">
          <w:delText>wo</w:delText>
        </w:r>
      </w:del>
      <w:r>
        <w:t xml:space="preserve"> </w:t>
      </w:r>
      <w:r w:rsidR="00AB31D0">
        <w:t xml:space="preserve">types of </w:t>
      </w:r>
      <w:r>
        <w:t xml:space="preserve">“tuning knobs” have been used to </w:t>
      </w:r>
      <w:r w:rsidR="00AB31D0">
        <w:t xml:space="preserve">improve CW3M’s simulation skill for flows in the McKenzie basin: </w:t>
      </w:r>
      <w:ins w:id="1543" w:author="David Conklin" w:date="2021-01-03T15:50:00Z">
        <w:r w:rsidR="001770A2">
          <w:t xml:space="preserve">1) the ET_MULT parameter in the HBV.csv parameter set used by the HBV precipitation-runoff submodel, </w:t>
        </w:r>
      </w:ins>
      <w:ins w:id="1544" w:author="David Conklin" w:date="2021-01-03T15:51:00Z">
        <w:r w:rsidR="001770A2">
          <w:t xml:space="preserve">2) </w:t>
        </w:r>
      </w:ins>
      <w:r w:rsidR="00AB31D0">
        <w:t>the placement and flow rates of the springs</w:t>
      </w:r>
      <w:ins w:id="1545" w:author="David Conklin" w:date="2021-01-03T15:51:00Z">
        <w:r w:rsidR="001770A2">
          <w:t>, and 3)</w:t>
        </w:r>
        <w:r w:rsidR="001770A2" w:rsidRPr="001770A2">
          <w:t xml:space="preserve"> </w:t>
        </w:r>
        <w:r w:rsidR="001770A2">
          <w:t>a special case for the springs feeding Clear Lake</w:t>
        </w:r>
      </w:ins>
      <w:ins w:id="1546" w:author="David Conklin" w:date="2021-01-03T15:52:00Z">
        <w:r w:rsidR="001770A2">
          <w:t xml:space="preserve">.  </w:t>
        </w:r>
      </w:ins>
      <w:ins w:id="1547" w:author="David Conklin" w:date="2021-01-03T15:55:00Z">
        <w:r w:rsidR="005677BF">
          <w:t>There are additional tuning knobs for stream temperatures.</w:t>
        </w:r>
      </w:ins>
      <w:del w:id="1548" w:author="David Conklin" w:date="2021-01-03T15:50:00Z">
        <w:r w:rsidR="00AB31D0" w:rsidDel="001770A2">
          <w:delText>, and the ET_MULT parameter in the HBV.csv parameter set used by the HBV precipitation-runoff submodel</w:delText>
        </w:r>
      </w:del>
      <w:del w:id="1549" w:author="David Conklin" w:date="2021-01-03T15:51:00Z">
        <w:r w:rsidR="00AB31D0" w:rsidDel="001770A2">
          <w:delText xml:space="preserve">.  </w:delText>
        </w:r>
      </w:del>
      <w:del w:id="1550" w:author="David Conklin" w:date="2021-01-03T15:52:00Z">
        <w:r w:rsidR="00AB31D0" w:rsidDel="001770A2">
          <w:delText>S</w:delText>
        </w:r>
      </w:del>
      <w:del w:id="1551" w:author="David Conklin" w:date="2021-01-03T15:53:00Z">
        <w:r w:rsidR="00AB31D0" w:rsidDel="001770A2">
          <w:delText xml:space="preserve">pring flows are represented as constant – the same amount of water is added at the same temperature every day of the year, </w:delText>
        </w:r>
      </w:del>
      <w:del w:id="1552" w:author="David Conklin" w:date="2021-01-03T15:52:00Z">
        <w:r w:rsidR="00AB31D0" w:rsidDel="001770A2">
          <w:delText xml:space="preserve">there is no </w:delText>
        </w:r>
      </w:del>
      <w:del w:id="1553" w:author="David Conklin" w:date="2021-01-03T15:53:00Z">
        <w:r w:rsidR="00AB31D0" w:rsidDel="001770A2">
          <w:delText xml:space="preserve">seasonal variation.  </w:delText>
        </w:r>
      </w:del>
    </w:p>
    <w:p w14:paraId="474479BB" w14:textId="77777777" w:rsidR="001770A2" w:rsidRDefault="001770A2" w:rsidP="007E57E4">
      <w:pPr>
        <w:rPr>
          <w:ins w:id="1554" w:author="David Conklin" w:date="2021-01-03T15:53:00Z"/>
        </w:rPr>
      </w:pPr>
    </w:p>
    <w:p w14:paraId="05DF6212" w14:textId="28FEC57D" w:rsidR="002E7078" w:rsidRDefault="00AB31D0" w:rsidP="007E57E4">
      <w:pPr>
        <w:rPr>
          <w:ins w:id="1555" w:author="David Conklin" w:date="2021-01-03T15:53:00Z"/>
        </w:rPr>
      </w:pPr>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Pr>
        <w:rPr>
          <w:ins w:id="1556" w:author="David Conklin" w:date="2021-01-03T15:53:00Z"/>
        </w:rPr>
      </w:pPr>
    </w:p>
    <w:p w14:paraId="3FC42A1A" w14:textId="5D2F2F6D" w:rsidR="001770A2" w:rsidRDefault="001770A2" w:rsidP="007E57E4">
      <w:pPr>
        <w:rPr>
          <w:ins w:id="1557" w:author="David Conklin" w:date="2021-01-03T16:14:00Z"/>
        </w:rPr>
      </w:pPr>
      <w:ins w:id="1558" w:author="David Conklin" w:date="2021-01-03T15:53:00Z">
        <w:r>
          <w:t xml:space="preserve">Generally, spring flows are represented as constant – the same amount of water is added at the same temperature every day of the year, without any seasonal variation. </w:t>
        </w:r>
        <w:r w:rsidR="005677BF">
          <w:t xml:space="preserve"> The amount of flow from the spring is initially</w:t>
        </w:r>
      </w:ins>
      <w:ins w:id="1559" w:author="David Conklin" w:date="2021-01-03T15:54:00Z">
        <w:r w:rsidR="005677BF">
          <w:t xml:space="preserve"> set to approximate the summer low flow in the associated reach, but may be tuned to a </w:t>
        </w:r>
        <w:r w:rsidR="005677BF">
          <w:lastRenderedPageBreak/>
          <w:t>different value during the calibration process.</w:t>
        </w:r>
      </w:ins>
      <w:ins w:id="1560" w:author="David Conklin" w:date="2021-01-03T15:55:00Z">
        <w:r w:rsidR="005677BF">
          <w:t xml:space="preserve">  </w:t>
        </w:r>
      </w:ins>
      <w:ins w:id="1561" w:author="David Conklin" w:date="2021-01-03T15:56:00Z">
        <w:r w:rsidR="005677BF">
          <w:t>In order to get the simulated flows at the outlet of Clear Lake to match the seasonality</w:t>
        </w:r>
      </w:ins>
      <w:ins w:id="1562" w:author="David Conklin" w:date="2021-01-03T15:57:00Z">
        <w:r w:rsidR="005677BF">
          <w:t xml:space="preserve"> of the observations at that location, it was necessary to add a seasonal component to the spr</w:t>
        </w:r>
      </w:ins>
      <w:ins w:id="1563" w:author="David Conklin" w:date="2021-01-03T15:58:00Z">
        <w:r w:rsidR="005677BF">
          <w:t>ings that feed Clear Lake.  As of 1/3/21, the constant portion of the springs at Clear Lake is</w:t>
        </w:r>
      </w:ins>
      <w:ins w:id="1564" w:author="David Conklin" w:date="2021-01-03T16:00:00Z">
        <w:r w:rsidR="005677BF">
          <w:t xml:space="preserve"> 5.7 cms.  The seasonal portion is calculated in each daily timestep as </w:t>
        </w:r>
      </w:ins>
      <w:ins w:id="1565" w:author="David Conklin" w:date="2021-01-03T16:01:00Z">
        <w:r w:rsidR="005677BF" w:rsidRPr="005677BF">
          <w:t>0.8351</w:t>
        </w:r>
      </w:ins>
      <w:ins w:id="1566" w:author="David Conklin" w:date="2021-01-04T16:33:00Z">
        <w:r w:rsidR="00B40657">
          <w:t xml:space="preserve"> of the exponentially averaged</w:t>
        </w:r>
      </w:ins>
      <w:ins w:id="1567" w:author="David Conklin" w:date="2021-01-03T16:02:00Z">
        <w:r w:rsidR="005677BF">
          <w:t xml:space="preserve"> </w:t>
        </w:r>
      </w:ins>
      <w:ins w:id="1568" w:author="David Conklin" w:date="2021-01-04T16:33:00Z">
        <w:r w:rsidR="00B40657">
          <w:t>previous 45</w:t>
        </w:r>
      </w:ins>
      <w:ins w:id="1569" w:author="David Conklin" w:date="2021-01-04T16:34:00Z">
        <w:r w:rsidR="00B40657">
          <w:t xml:space="preserve"> </w:t>
        </w:r>
      </w:ins>
      <w:ins w:id="1570" w:author="David Conklin" w:date="2021-01-04T16:33:00Z">
        <w:r w:rsidR="00B40657">
          <w:t>days</w:t>
        </w:r>
      </w:ins>
      <w:ins w:id="1571" w:author="David Conklin" w:date="2021-01-04T16:34:00Z">
        <w:r w:rsidR="00B40657">
          <w:t>’</w:t>
        </w:r>
      </w:ins>
      <w:ins w:id="1572" w:author="David Conklin" w:date="2021-01-04T16:33:00Z">
        <w:r w:rsidR="00B40657">
          <w:t xml:space="preserve"> </w:t>
        </w:r>
      </w:ins>
      <w:ins w:id="1573" w:author="David Conklin" w:date="2021-01-03T16:02:00Z">
        <w:r w:rsidR="005677BF">
          <w:t>flow into Clear Lake from upstream.</w:t>
        </w:r>
      </w:ins>
    </w:p>
    <w:p w14:paraId="1AB5ECB8" w14:textId="1958DEF2" w:rsidR="005D4DA6" w:rsidRDefault="005D4DA6" w:rsidP="007E57E4">
      <w:pPr>
        <w:rPr>
          <w:ins w:id="1574" w:author="David Conklin" w:date="2021-01-03T16:14:00Z"/>
        </w:rPr>
      </w:pPr>
    </w:p>
    <w:p w14:paraId="016DB1B3" w14:textId="5E65E4AF" w:rsidR="005D4DA6" w:rsidRDefault="005D4DA6" w:rsidP="007E57E4">
      <w:pPr>
        <w:rPr>
          <w:ins w:id="1575" w:author="David Conklin" w:date="2021-01-07T09:41:00Z"/>
        </w:rPr>
      </w:pPr>
      <w:ins w:id="1576" w:author="David Conklin" w:date="2021-01-03T16:14:00Z">
        <w:r>
          <w:t>As of 1/3/21, three tuning knobs are available fo</w:t>
        </w:r>
      </w:ins>
      <w:ins w:id="1577" w:author="David Conklin" w:date="2021-01-03T16:15:00Z">
        <w:r>
          <w:t>r calibrating stream temperatures: 1) the temperature of water running off the land into the stream reaches, 2)</w:t>
        </w:r>
      </w:ins>
      <w:ins w:id="1578" w:author="David Conklin" w:date="2021-01-03T16:16:00Z">
        <w:r>
          <w:t xml:space="preserve"> the temperature of water from springs, and 3) the size</w:t>
        </w:r>
      </w:ins>
      <w:ins w:id="1579" w:author="David Conklin" w:date="2021-01-03T16:17:00Z">
        <w:r>
          <w:t xml:space="preserve"> of the topographic shading effect on the insolation of water in the reservoirs.</w:t>
        </w:r>
      </w:ins>
    </w:p>
    <w:p w14:paraId="0602FA4D" w14:textId="7225D56F" w:rsidR="00E3419D" w:rsidRDefault="00E3419D" w:rsidP="007E57E4">
      <w:pPr>
        <w:rPr>
          <w:ins w:id="1580" w:author="David Conklin" w:date="2021-01-07T09:45:00Z"/>
        </w:rPr>
      </w:pPr>
    </w:p>
    <w:p w14:paraId="3079F3B8" w14:textId="4206182F" w:rsidR="00E3419D" w:rsidRDefault="00E3419D" w:rsidP="007E57E4">
      <w:pPr>
        <w:rPr>
          <w:ins w:id="1581" w:author="David Conklin" w:date="2021-01-07T09:41:00Z"/>
        </w:rPr>
      </w:pPr>
      <w:ins w:id="1582" w:author="David Conklin" w:date="2021-01-07T09:45:00Z">
        <w:r>
          <w:t>Tuning knob values in CW3M version 226</w:t>
        </w:r>
      </w:ins>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rPr>
          <w:ins w:id="1583" w:author="David Conklin" w:date="2021-01-07T09:41:00Z"/>
        </w:trPr>
        <w:tc>
          <w:tcPr>
            <w:tcW w:w="0" w:type="auto"/>
          </w:tcPr>
          <w:p w14:paraId="013F1F3C" w14:textId="73466DC5" w:rsidR="00E3419D" w:rsidRDefault="00E3419D" w:rsidP="007E57E4">
            <w:pPr>
              <w:rPr>
                <w:ins w:id="1584" w:author="David Conklin" w:date="2021-01-07T09:41:00Z"/>
              </w:rPr>
            </w:pPr>
            <w:ins w:id="1585" w:author="David Conklin" w:date="2021-01-07T09:46:00Z">
              <w:r>
                <w:t>HBVCALIB</w:t>
              </w:r>
            </w:ins>
          </w:p>
        </w:tc>
        <w:tc>
          <w:tcPr>
            <w:tcW w:w="0" w:type="auto"/>
          </w:tcPr>
          <w:p w14:paraId="6D9DF9D1" w14:textId="2757BE03" w:rsidR="00E3419D" w:rsidRDefault="00E3419D" w:rsidP="007E57E4">
            <w:pPr>
              <w:rPr>
                <w:ins w:id="1586" w:author="David Conklin" w:date="2021-01-07T09:41:00Z"/>
              </w:rPr>
            </w:pPr>
            <w:ins w:id="1587" w:author="David Conklin" w:date="2021-01-07T09:43:00Z">
              <w:r>
                <w:t>ET_MULT</w:t>
              </w:r>
            </w:ins>
          </w:p>
        </w:tc>
        <w:tc>
          <w:tcPr>
            <w:tcW w:w="0" w:type="auto"/>
          </w:tcPr>
          <w:p w14:paraId="6085A988" w14:textId="0F891F07" w:rsidR="00E3419D" w:rsidRDefault="00E3419D" w:rsidP="007E57E4">
            <w:pPr>
              <w:rPr>
                <w:ins w:id="1588" w:author="David Conklin" w:date="2021-01-07T09:41:00Z"/>
              </w:rPr>
            </w:pPr>
            <w:ins w:id="1589" w:author="David Conklin" w:date="2021-01-07T09:43:00Z">
              <w:r>
                <w:t>solar</w:t>
              </w:r>
            </w:ins>
            <w:ins w:id="1590" w:author="David Conklin" w:date="2021-01-07T09:55:00Z">
              <w:r w:rsidR="00410F77">
                <w:t>_</w:t>
              </w:r>
            </w:ins>
            <w:ins w:id="1591" w:author="David Conklin" w:date="2021-01-07T09:44:00Z">
              <w:r>
                <w:t>rad</w:t>
              </w:r>
            </w:ins>
            <w:ins w:id="1592" w:author="David Conklin" w:date="2021-01-07T09:55:00Z">
              <w:r w:rsidR="00410F77">
                <w:t>iation_</w:t>
              </w:r>
            </w:ins>
            <w:ins w:id="1593" w:author="David Conklin" w:date="2021-01-07T09:44:00Z">
              <w:r>
                <w:t>mult</w:t>
              </w:r>
            </w:ins>
            <w:ins w:id="1594" w:author="David Conklin" w:date="2021-01-07T09:55:00Z">
              <w:r w:rsidR="00410F77">
                <w:t>iplier</w:t>
              </w:r>
            </w:ins>
          </w:p>
        </w:tc>
        <w:tc>
          <w:tcPr>
            <w:tcW w:w="0" w:type="auto"/>
          </w:tcPr>
          <w:p w14:paraId="02C5AD49" w14:textId="399E66CD" w:rsidR="00E3419D" w:rsidRDefault="00E3419D" w:rsidP="007E57E4">
            <w:pPr>
              <w:rPr>
                <w:ins w:id="1595" w:author="David Conklin" w:date="2021-01-07T09:41:00Z"/>
              </w:rPr>
            </w:pPr>
            <w:ins w:id="1596" w:author="David Conklin" w:date="2021-01-07T09:44:00Z">
              <w:r>
                <w:t>W2A_SLP</w:t>
              </w:r>
            </w:ins>
          </w:p>
        </w:tc>
        <w:tc>
          <w:tcPr>
            <w:tcW w:w="0" w:type="auto"/>
          </w:tcPr>
          <w:p w14:paraId="74958C0E" w14:textId="0C6941B3" w:rsidR="00E3419D" w:rsidRDefault="00E3419D" w:rsidP="007E57E4">
            <w:pPr>
              <w:rPr>
                <w:ins w:id="1597" w:author="David Conklin" w:date="2021-01-07T09:41:00Z"/>
              </w:rPr>
            </w:pPr>
            <w:ins w:id="1598" w:author="David Conklin" w:date="2021-01-07T09:44:00Z">
              <w:r>
                <w:t>W2A_INT</w:t>
              </w:r>
            </w:ins>
          </w:p>
        </w:tc>
      </w:tr>
      <w:tr w:rsidR="00E3419D" w14:paraId="12806AE9" w14:textId="77777777" w:rsidTr="00E3419D">
        <w:trPr>
          <w:ins w:id="1599" w:author="David Conklin" w:date="2021-01-07T09:41:00Z"/>
        </w:trPr>
        <w:tc>
          <w:tcPr>
            <w:tcW w:w="0" w:type="auto"/>
          </w:tcPr>
          <w:p w14:paraId="0F062F1E" w14:textId="1AEEB676" w:rsidR="00E3419D" w:rsidRDefault="00E3419D" w:rsidP="007E57E4">
            <w:pPr>
              <w:rPr>
                <w:ins w:id="1600" w:author="David Conklin" w:date="2021-01-07T09:41:00Z"/>
              </w:rPr>
            </w:pPr>
            <w:ins w:id="1601" w:author="David Conklin" w:date="2021-01-07T09:46:00Z">
              <w:r>
                <w:t xml:space="preserve">8 </w:t>
              </w:r>
            </w:ins>
            <w:ins w:id="1602" w:author="David Conklin" w:date="2021-01-07T09:45:00Z">
              <w:r>
                <w:t>CGR</w:t>
              </w:r>
            </w:ins>
          </w:p>
        </w:tc>
        <w:tc>
          <w:tcPr>
            <w:tcW w:w="0" w:type="auto"/>
          </w:tcPr>
          <w:p w14:paraId="7B4A55A1" w14:textId="75ED369A" w:rsidR="00E3419D" w:rsidRDefault="00E3419D" w:rsidP="00410F77">
            <w:pPr>
              <w:jc w:val="center"/>
              <w:rPr>
                <w:ins w:id="1603" w:author="David Conklin" w:date="2021-01-07T09:41:00Z"/>
              </w:rPr>
              <w:pPrChange w:id="1604" w:author="David Conklin" w:date="2021-01-07T09:54:00Z">
                <w:pPr/>
              </w:pPrChange>
            </w:pPr>
            <w:ins w:id="1605" w:author="David Conklin" w:date="2021-01-07T09:47:00Z">
              <w:r>
                <w:t>0.826</w:t>
              </w:r>
            </w:ins>
          </w:p>
        </w:tc>
        <w:tc>
          <w:tcPr>
            <w:tcW w:w="0" w:type="auto"/>
          </w:tcPr>
          <w:p w14:paraId="6DC4097B" w14:textId="6F5EB07B" w:rsidR="00410F77" w:rsidRDefault="00410F77" w:rsidP="00410F77">
            <w:pPr>
              <w:jc w:val="center"/>
              <w:rPr>
                <w:ins w:id="1606" w:author="David Conklin" w:date="2021-01-07T09:41:00Z"/>
              </w:rPr>
              <w:pPrChange w:id="1607" w:author="David Conklin" w:date="2021-01-07T09:54:00Z">
                <w:pPr/>
              </w:pPrChange>
            </w:pPr>
            <w:ins w:id="1608" w:author="David Conklin" w:date="2021-01-07T09:54:00Z">
              <w:r>
                <w:t>1.0</w:t>
              </w:r>
            </w:ins>
          </w:p>
        </w:tc>
        <w:tc>
          <w:tcPr>
            <w:tcW w:w="0" w:type="auto"/>
          </w:tcPr>
          <w:p w14:paraId="14ACA79A" w14:textId="2A8EDDB3" w:rsidR="00E3419D" w:rsidRDefault="00410F77" w:rsidP="00410F77">
            <w:pPr>
              <w:jc w:val="center"/>
              <w:rPr>
                <w:ins w:id="1609" w:author="David Conklin" w:date="2021-01-07T09:41:00Z"/>
              </w:rPr>
              <w:pPrChange w:id="1610" w:author="David Conklin" w:date="2021-01-07T09:54:00Z">
                <w:pPr/>
              </w:pPrChange>
            </w:pPr>
            <w:ins w:id="1611" w:author="David Conklin" w:date="2021-01-07T09:48:00Z">
              <w:r>
                <w:t>0.4185</w:t>
              </w:r>
            </w:ins>
          </w:p>
        </w:tc>
        <w:tc>
          <w:tcPr>
            <w:tcW w:w="0" w:type="auto"/>
          </w:tcPr>
          <w:p w14:paraId="3EA6726C" w14:textId="6D0892BF" w:rsidR="00E3419D" w:rsidRDefault="00410F77" w:rsidP="00410F77">
            <w:pPr>
              <w:jc w:val="center"/>
              <w:rPr>
                <w:ins w:id="1612" w:author="David Conklin" w:date="2021-01-07T09:41:00Z"/>
              </w:rPr>
              <w:pPrChange w:id="1613" w:author="David Conklin" w:date="2021-01-07T09:54:00Z">
                <w:pPr/>
              </w:pPrChange>
            </w:pPr>
            <w:ins w:id="1614" w:author="David Conklin" w:date="2021-01-07T09:48:00Z">
              <w:r>
                <w:t>4.4309</w:t>
              </w:r>
            </w:ins>
          </w:p>
        </w:tc>
      </w:tr>
      <w:tr w:rsidR="00E3419D" w14:paraId="3F38FF0D" w14:textId="77777777" w:rsidTr="00E3419D">
        <w:trPr>
          <w:ins w:id="1615" w:author="David Conklin" w:date="2021-01-07T09:44:00Z"/>
        </w:trPr>
        <w:tc>
          <w:tcPr>
            <w:tcW w:w="0" w:type="auto"/>
          </w:tcPr>
          <w:p w14:paraId="28444FC3" w14:textId="231E85C8" w:rsidR="00E3419D" w:rsidRDefault="00E3419D" w:rsidP="007E57E4">
            <w:pPr>
              <w:rPr>
                <w:ins w:id="1616" w:author="David Conklin" w:date="2021-01-07T09:44:00Z"/>
              </w:rPr>
            </w:pPr>
            <w:ins w:id="1617" w:author="David Conklin" w:date="2021-01-07T09:46:00Z">
              <w:r>
                <w:t xml:space="preserve">9 </w:t>
              </w:r>
            </w:ins>
            <w:ins w:id="1618" w:author="David Conklin" w:date="2021-01-07T09:44:00Z">
              <w:r>
                <w:t>BLU</w:t>
              </w:r>
            </w:ins>
          </w:p>
        </w:tc>
        <w:tc>
          <w:tcPr>
            <w:tcW w:w="0" w:type="auto"/>
          </w:tcPr>
          <w:p w14:paraId="5FB4A130" w14:textId="5322E1E6" w:rsidR="00E3419D" w:rsidRDefault="00410F77" w:rsidP="00410F77">
            <w:pPr>
              <w:jc w:val="center"/>
              <w:rPr>
                <w:ins w:id="1619" w:author="David Conklin" w:date="2021-01-07T09:44:00Z"/>
              </w:rPr>
              <w:pPrChange w:id="1620" w:author="David Conklin" w:date="2021-01-07T09:54:00Z">
                <w:pPr/>
              </w:pPrChange>
            </w:pPr>
            <w:ins w:id="1621" w:author="David Conklin" w:date="2021-01-07T09:48:00Z">
              <w:r>
                <w:t>0.355</w:t>
              </w:r>
            </w:ins>
          </w:p>
        </w:tc>
        <w:tc>
          <w:tcPr>
            <w:tcW w:w="0" w:type="auto"/>
          </w:tcPr>
          <w:p w14:paraId="2F9894DE" w14:textId="0DB3715B" w:rsidR="00E3419D" w:rsidRDefault="00410F77" w:rsidP="00410F77">
            <w:pPr>
              <w:jc w:val="center"/>
              <w:rPr>
                <w:ins w:id="1622" w:author="David Conklin" w:date="2021-01-07T09:44:00Z"/>
              </w:rPr>
              <w:pPrChange w:id="1623" w:author="David Conklin" w:date="2021-01-07T09:54:00Z">
                <w:pPr/>
              </w:pPrChange>
            </w:pPr>
            <w:ins w:id="1624" w:author="David Conklin" w:date="2021-01-07T09:54:00Z">
              <w:r>
                <w:t>0.3</w:t>
              </w:r>
            </w:ins>
          </w:p>
        </w:tc>
        <w:tc>
          <w:tcPr>
            <w:tcW w:w="0" w:type="auto"/>
          </w:tcPr>
          <w:p w14:paraId="0B93C7BE" w14:textId="33981933" w:rsidR="00E3419D" w:rsidRDefault="00410F77" w:rsidP="00410F77">
            <w:pPr>
              <w:jc w:val="center"/>
              <w:rPr>
                <w:ins w:id="1625" w:author="David Conklin" w:date="2021-01-07T09:44:00Z"/>
              </w:rPr>
              <w:pPrChange w:id="1626" w:author="David Conklin" w:date="2021-01-07T09:54:00Z">
                <w:pPr/>
              </w:pPrChange>
            </w:pPr>
            <w:ins w:id="1627" w:author="David Conklin" w:date="2021-01-07T09:48:00Z">
              <w:r>
                <w:t>0.635107</w:t>
              </w:r>
            </w:ins>
          </w:p>
        </w:tc>
        <w:tc>
          <w:tcPr>
            <w:tcW w:w="0" w:type="auto"/>
          </w:tcPr>
          <w:p w14:paraId="3F627540" w14:textId="5CF6965A" w:rsidR="00E3419D" w:rsidRDefault="00410F77" w:rsidP="00410F77">
            <w:pPr>
              <w:jc w:val="center"/>
              <w:rPr>
                <w:ins w:id="1628" w:author="David Conklin" w:date="2021-01-07T09:44:00Z"/>
              </w:rPr>
              <w:pPrChange w:id="1629" w:author="David Conklin" w:date="2021-01-07T09:54:00Z">
                <w:pPr/>
              </w:pPrChange>
            </w:pPr>
            <w:ins w:id="1630" w:author="David Conklin" w:date="2021-01-07T09:48:00Z">
              <w:r>
                <w:t>4.9</w:t>
              </w:r>
            </w:ins>
          </w:p>
        </w:tc>
      </w:tr>
      <w:tr w:rsidR="00410F77" w14:paraId="0286322E" w14:textId="77777777" w:rsidTr="00E3419D">
        <w:trPr>
          <w:ins w:id="1631" w:author="David Conklin" w:date="2021-01-07T09:48:00Z"/>
        </w:trPr>
        <w:tc>
          <w:tcPr>
            <w:tcW w:w="0" w:type="auto"/>
          </w:tcPr>
          <w:p w14:paraId="3E2CCD17" w14:textId="06E040BF" w:rsidR="00410F77" w:rsidRDefault="00410F77" w:rsidP="007E57E4">
            <w:pPr>
              <w:rPr>
                <w:ins w:id="1632" w:author="David Conklin" w:date="2021-01-07T09:48:00Z"/>
              </w:rPr>
            </w:pPr>
            <w:ins w:id="1633" w:author="David Conklin" w:date="2021-01-07T09:48:00Z">
              <w:r>
                <w:t xml:space="preserve">16 </w:t>
              </w:r>
            </w:ins>
            <w:ins w:id="1634" w:author="David Conklin" w:date="2021-01-07T09:49:00Z">
              <w:r>
                <w:t>McKenzie outlet</w:t>
              </w:r>
            </w:ins>
          </w:p>
        </w:tc>
        <w:tc>
          <w:tcPr>
            <w:tcW w:w="0" w:type="auto"/>
          </w:tcPr>
          <w:p w14:paraId="57C4CFAF" w14:textId="29C2260C" w:rsidR="00410F77" w:rsidRDefault="00410F77" w:rsidP="00410F77">
            <w:pPr>
              <w:jc w:val="center"/>
              <w:rPr>
                <w:ins w:id="1635" w:author="David Conklin" w:date="2021-01-07T09:48:00Z"/>
              </w:rPr>
              <w:pPrChange w:id="1636" w:author="David Conklin" w:date="2021-01-07T09:54:00Z">
                <w:pPr/>
              </w:pPrChange>
            </w:pPr>
            <w:ins w:id="1637" w:author="David Conklin" w:date="2021-01-07T09:49:00Z">
              <w:r>
                <w:t>1.9135</w:t>
              </w:r>
            </w:ins>
          </w:p>
        </w:tc>
        <w:tc>
          <w:tcPr>
            <w:tcW w:w="0" w:type="auto"/>
          </w:tcPr>
          <w:p w14:paraId="34604EBB" w14:textId="77777777" w:rsidR="00410F77" w:rsidRDefault="00410F77" w:rsidP="00410F77">
            <w:pPr>
              <w:jc w:val="center"/>
              <w:rPr>
                <w:ins w:id="1638" w:author="David Conklin" w:date="2021-01-07T09:48:00Z"/>
              </w:rPr>
              <w:pPrChange w:id="1639" w:author="David Conklin" w:date="2021-01-07T09:54:00Z">
                <w:pPr/>
              </w:pPrChange>
            </w:pPr>
          </w:p>
        </w:tc>
        <w:tc>
          <w:tcPr>
            <w:tcW w:w="0" w:type="auto"/>
          </w:tcPr>
          <w:p w14:paraId="6DB933D2" w14:textId="0250F50E" w:rsidR="00410F77" w:rsidRDefault="00410F77" w:rsidP="00410F77">
            <w:pPr>
              <w:jc w:val="center"/>
              <w:rPr>
                <w:ins w:id="1640" w:author="David Conklin" w:date="2021-01-07T09:48:00Z"/>
              </w:rPr>
              <w:pPrChange w:id="1641" w:author="David Conklin" w:date="2021-01-07T09:54:00Z">
                <w:pPr/>
              </w:pPrChange>
            </w:pPr>
            <w:ins w:id="1642" w:author="David Conklin" w:date="2021-01-07T09:49:00Z">
              <w:r>
                <w:t>0.598888</w:t>
              </w:r>
            </w:ins>
          </w:p>
        </w:tc>
        <w:tc>
          <w:tcPr>
            <w:tcW w:w="0" w:type="auto"/>
          </w:tcPr>
          <w:p w14:paraId="750601F6" w14:textId="3E81472B" w:rsidR="00410F77" w:rsidRDefault="00410F77" w:rsidP="00410F77">
            <w:pPr>
              <w:jc w:val="center"/>
              <w:rPr>
                <w:ins w:id="1643" w:author="David Conklin" w:date="2021-01-07T09:48:00Z"/>
              </w:rPr>
              <w:pPrChange w:id="1644" w:author="David Conklin" w:date="2021-01-07T09:54:00Z">
                <w:pPr/>
              </w:pPrChange>
            </w:pPr>
            <w:ins w:id="1645" w:author="David Conklin" w:date="2021-01-07T09:49:00Z">
              <w:r>
                <w:t>4.97186</w:t>
              </w:r>
            </w:ins>
          </w:p>
        </w:tc>
      </w:tr>
      <w:tr w:rsidR="00410F77" w14:paraId="0B671F7A" w14:textId="77777777" w:rsidTr="00E3419D">
        <w:trPr>
          <w:ins w:id="1646" w:author="David Conklin" w:date="2021-01-07T09:49:00Z"/>
        </w:trPr>
        <w:tc>
          <w:tcPr>
            <w:tcW w:w="0" w:type="auto"/>
          </w:tcPr>
          <w:p w14:paraId="7B2E22C4" w14:textId="56E2D5C8" w:rsidR="00410F77" w:rsidRDefault="00410F77" w:rsidP="007E57E4">
            <w:pPr>
              <w:rPr>
                <w:ins w:id="1647" w:author="David Conklin" w:date="2021-01-07T09:49:00Z"/>
              </w:rPr>
            </w:pPr>
            <w:ins w:id="1648" w:author="David Conklin" w:date="2021-01-07T09:49:00Z">
              <w:r>
                <w:t>25 Mohawk</w:t>
              </w:r>
            </w:ins>
          </w:p>
        </w:tc>
        <w:tc>
          <w:tcPr>
            <w:tcW w:w="0" w:type="auto"/>
          </w:tcPr>
          <w:p w14:paraId="33F8B8E2" w14:textId="00B1A403" w:rsidR="00410F77" w:rsidRDefault="00410F77" w:rsidP="00410F77">
            <w:pPr>
              <w:jc w:val="center"/>
              <w:rPr>
                <w:ins w:id="1649" w:author="David Conklin" w:date="2021-01-07T09:49:00Z"/>
              </w:rPr>
              <w:pPrChange w:id="1650" w:author="David Conklin" w:date="2021-01-07T09:54:00Z">
                <w:pPr/>
              </w:pPrChange>
            </w:pPr>
            <w:ins w:id="1651" w:author="David Conklin" w:date="2021-01-07T09:50:00Z">
              <w:r>
                <w:t>1.201</w:t>
              </w:r>
            </w:ins>
          </w:p>
        </w:tc>
        <w:tc>
          <w:tcPr>
            <w:tcW w:w="0" w:type="auto"/>
          </w:tcPr>
          <w:p w14:paraId="67D9946F" w14:textId="77777777" w:rsidR="00410F77" w:rsidRDefault="00410F77" w:rsidP="00410F77">
            <w:pPr>
              <w:jc w:val="center"/>
              <w:rPr>
                <w:ins w:id="1652" w:author="David Conklin" w:date="2021-01-07T09:49:00Z"/>
              </w:rPr>
              <w:pPrChange w:id="1653" w:author="David Conklin" w:date="2021-01-07T09:54:00Z">
                <w:pPr/>
              </w:pPrChange>
            </w:pPr>
          </w:p>
        </w:tc>
        <w:tc>
          <w:tcPr>
            <w:tcW w:w="0" w:type="auto"/>
          </w:tcPr>
          <w:p w14:paraId="21205A77" w14:textId="3CAE947E" w:rsidR="00410F77" w:rsidRDefault="00410F77" w:rsidP="00410F77">
            <w:pPr>
              <w:jc w:val="center"/>
              <w:rPr>
                <w:ins w:id="1654" w:author="David Conklin" w:date="2021-01-07T09:49:00Z"/>
              </w:rPr>
              <w:pPrChange w:id="1655" w:author="David Conklin" w:date="2021-01-07T09:54:00Z">
                <w:pPr/>
              </w:pPrChange>
            </w:pPr>
            <w:ins w:id="1656" w:author="David Conklin" w:date="2021-01-07T09:50:00Z">
              <w:r>
                <w:t>0.598888</w:t>
              </w:r>
            </w:ins>
          </w:p>
        </w:tc>
        <w:tc>
          <w:tcPr>
            <w:tcW w:w="0" w:type="auto"/>
          </w:tcPr>
          <w:p w14:paraId="713B4F89" w14:textId="5C8A4BF3" w:rsidR="00410F77" w:rsidRDefault="00410F77" w:rsidP="00410F77">
            <w:pPr>
              <w:jc w:val="center"/>
              <w:rPr>
                <w:ins w:id="1657" w:author="David Conklin" w:date="2021-01-07T09:49:00Z"/>
              </w:rPr>
              <w:pPrChange w:id="1658" w:author="David Conklin" w:date="2021-01-07T09:54:00Z">
                <w:pPr/>
              </w:pPrChange>
            </w:pPr>
            <w:ins w:id="1659" w:author="David Conklin" w:date="2021-01-07T09:50:00Z">
              <w:r>
                <w:t>3.37186</w:t>
              </w:r>
            </w:ins>
          </w:p>
        </w:tc>
      </w:tr>
      <w:tr w:rsidR="00410F77" w14:paraId="6060C23A" w14:textId="77777777" w:rsidTr="00E3419D">
        <w:trPr>
          <w:ins w:id="1660" w:author="David Conklin" w:date="2021-01-07T09:50:00Z"/>
        </w:trPr>
        <w:tc>
          <w:tcPr>
            <w:tcW w:w="0" w:type="auto"/>
          </w:tcPr>
          <w:p w14:paraId="27A43BF8" w14:textId="796372BE" w:rsidR="00410F77" w:rsidRDefault="00410F77" w:rsidP="007E57E4">
            <w:pPr>
              <w:rPr>
                <w:ins w:id="1661" w:author="David Conklin" w:date="2021-01-07T09:50:00Z"/>
              </w:rPr>
            </w:pPr>
            <w:ins w:id="1662" w:author="David Conklin" w:date="2021-01-07T09:51:00Z">
              <w:r>
                <w:t>34 McKenzie above Waltervil</w:t>
              </w:r>
            </w:ins>
            <w:ins w:id="1663" w:author="David Conklin" w:date="2021-01-07T09:52:00Z">
              <w:r>
                <w:t>le</w:t>
              </w:r>
            </w:ins>
          </w:p>
        </w:tc>
        <w:tc>
          <w:tcPr>
            <w:tcW w:w="0" w:type="auto"/>
          </w:tcPr>
          <w:p w14:paraId="629D6AB0" w14:textId="290D5F81" w:rsidR="00410F77" w:rsidRDefault="00410F77" w:rsidP="00410F77">
            <w:pPr>
              <w:jc w:val="center"/>
              <w:rPr>
                <w:ins w:id="1664" w:author="David Conklin" w:date="2021-01-07T09:50:00Z"/>
              </w:rPr>
              <w:pPrChange w:id="1665" w:author="David Conklin" w:date="2021-01-07T09:54:00Z">
                <w:pPr/>
              </w:pPrChange>
            </w:pPr>
            <w:ins w:id="1666" w:author="David Conklin" w:date="2021-01-07T09:52:00Z">
              <w:r>
                <w:t>0.4174</w:t>
              </w:r>
            </w:ins>
          </w:p>
        </w:tc>
        <w:tc>
          <w:tcPr>
            <w:tcW w:w="0" w:type="auto"/>
          </w:tcPr>
          <w:p w14:paraId="4C12DAB9" w14:textId="77777777" w:rsidR="00410F77" w:rsidRDefault="00410F77" w:rsidP="00410F77">
            <w:pPr>
              <w:jc w:val="center"/>
              <w:rPr>
                <w:ins w:id="1667" w:author="David Conklin" w:date="2021-01-07T09:50:00Z"/>
              </w:rPr>
              <w:pPrChange w:id="1668" w:author="David Conklin" w:date="2021-01-07T09:54:00Z">
                <w:pPr/>
              </w:pPrChange>
            </w:pPr>
          </w:p>
        </w:tc>
        <w:tc>
          <w:tcPr>
            <w:tcW w:w="0" w:type="auto"/>
          </w:tcPr>
          <w:p w14:paraId="0A5DBD8F" w14:textId="4AA7E99B" w:rsidR="00410F77" w:rsidRDefault="00410F77" w:rsidP="00410F77">
            <w:pPr>
              <w:jc w:val="center"/>
              <w:rPr>
                <w:ins w:id="1669" w:author="David Conklin" w:date="2021-01-07T09:50:00Z"/>
              </w:rPr>
              <w:pPrChange w:id="1670" w:author="David Conklin" w:date="2021-01-07T09:54:00Z">
                <w:pPr/>
              </w:pPrChange>
            </w:pPr>
            <w:ins w:id="1671" w:author="David Conklin" w:date="2021-01-07T09:52:00Z">
              <w:r>
                <w:t>0.4583</w:t>
              </w:r>
            </w:ins>
          </w:p>
        </w:tc>
        <w:tc>
          <w:tcPr>
            <w:tcW w:w="0" w:type="auto"/>
          </w:tcPr>
          <w:p w14:paraId="493DBBF7" w14:textId="4B7DD69F" w:rsidR="00410F77" w:rsidRDefault="00410F77" w:rsidP="00410F77">
            <w:pPr>
              <w:jc w:val="center"/>
              <w:rPr>
                <w:ins w:id="1672" w:author="David Conklin" w:date="2021-01-07T09:50:00Z"/>
              </w:rPr>
              <w:pPrChange w:id="1673" w:author="David Conklin" w:date="2021-01-07T09:54:00Z">
                <w:pPr/>
              </w:pPrChange>
            </w:pPr>
            <w:ins w:id="1674" w:author="David Conklin" w:date="2021-01-07T09:52:00Z">
              <w:r>
                <w:t>5.2348</w:t>
              </w:r>
            </w:ins>
          </w:p>
        </w:tc>
      </w:tr>
      <w:tr w:rsidR="00410F77" w14:paraId="4CF0B37B" w14:textId="77777777" w:rsidTr="00E3419D">
        <w:trPr>
          <w:ins w:id="1675" w:author="David Conklin" w:date="2021-01-07T09:52:00Z"/>
        </w:trPr>
        <w:tc>
          <w:tcPr>
            <w:tcW w:w="0" w:type="auto"/>
          </w:tcPr>
          <w:p w14:paraId="531B6FD2" w14:textId="7B238CF9" w:rsidR="00410F77" w:rsidRDefault="00410F77" w:rsidP="007E57E4">
            <w:pPr>
              <w:rPr>
                <w:ins w:id="1676" w:author="David Conklin" w:date="2021-01-07T09:52:00Z"/>
              </w:rPr>
            </w:pPr>
            <w:ins w:id="1677" w:author="David Conklin" w:date="2021-01-07T09:52:00Z">
              <w:r>
                <w:t>46 Clear Lake</w:t>
              </w:r>
            </w:ins>
          </w:p>
        </w:tc>
        <w:tc>
          <w:tcPr>
            <w:tcW w:w="0" w:type="auto"/>
          </w:tcPr>
          <w:p w14:paraId="5E9DAFD7" w14:textId="090F56B9" w:rsidR="00410F77" w:rsidRDefault="00410F77" w:rsidP="00410F77">
            <w:pPr>
              <w:jc w:val="center"/>
              <w:rPr>
                <w:ins w:id="1678" w:author="David Conklin" w:date="2021-01-07T09:52:00Z"/>
              </w:rPr>
              <w:pPrChange w:id="1679" w:author="David Conklin" w:date="2021-01-07T09:54:00Z">
                <w:pPr/>
              </w:pPrChange>
            </w:pPr>
            <w:ins w:id="1680" w:author="David Conklin" w:date="2021-01-07T09:53:00Z">
              <w:r>
                <w:t>0.5</w:t>
              </w:r>
            </w:ins>
          </w:p>
        </w:tc>
        <w:tc>
          <w:tcPr>
            <w:tcW w:w="0" w:type="auto"/>
          </w:tcPr>
          <w:p w14:paraId="626FC22A" w14:textId="77777777" w:rsidR="00410F77" w:rsidRDefault="00410F77" w:rsidP="00410F77">
            <w:pPr>
              <w:jc w:val="center"/>
              <w:rPr>
                <w:ins w:id="1681" w:author="David Conklin" w:date="2021-01-07T09:52:00Z"/>
              </w:rPr>
              <w:pPrChange w:id="1682" w:author="David Conklin" w:date="2021-01-07T09:54:00Z">
                <w:pPr/>
              </w:pPrChange>
            </w:pPr>
          </w:p>
        </w:tc>
        <w:tc>
          <w:tcPr>
            <w:tcW w:w="0" w:type="auto"/>
          </w:tcPr>
          <w:p w14:paraId="7478B725" w14:textId="1B146474" w:rsidR="00410F77" w:rsidRDefault="00410F77" w:rsidP="00410F77">
            <w:pPr>
              <w:jc w:val="center"/>
              <w:rPr>
                <w:ins w:id="1683" w:author="David Conklin" w:date="2021-01-07T09:52:00Z"/>
              </w:rPr>
              <w:pPrChange w:id="1684" w:author="David Conklin" w:date="2021-01-07T09:54:00Z">
                <w:pPr/>
              </w:pPrChange>
            </w:pPr>
            <w:ins w:id="1685" w:author="David Conklin" w:date="2021-01-07T09:53:00Z">
              <w:r>
                <w:t>0.376465</w:t>
              </w:r>
            </w:ins>
          </w:p>
        </w:tc>
        <w:tc>
          <w:tcPr>
            <w:tcW w:w="0" w:type="auto"/>
          </w:tcPr>
          <w:p w14:paraId="56170A3D" w14:textId="1047113B" w:rsidR="00410F77" w:rsidRDefault="00410F77" w:rsidP="00410F77">
            <w:pPr>
              <w:jc w:val="center"/>
              <w:rPr>
                <w:ins w:id="1686" w:author="David Conklin" w:date="2021-01-07T09:52:00Z"/>
              </w:rPr>
              <w:pPrChange w:id="1687" w:author="David Conklin" w:date="2021-01-07T09:54:00Z">
                <w:pPr/>
              </w:pPrChange>
            </w:pPr>
            <w:ins w:id="1688" w:author="David Conklin" w:date="2021-01-07T09:53:00Z">
              <w:r>
                <w:t>3.614884</w:t>
              </w:r>
            </w:ins>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1689" w:name="_Toc60904836"/>
      <w:r>
        <w:t>Analysis of</w:t>
      </w:r>
      <w:r w:rsidR="003024C9">
        <w:t xml:space="preserve"> locations where the model has low skill</w:t>
      </w:r>
      <w:bookmarkEnd w:id="1689"/>
    </w:p>
    <w:p w14:paraId="57E1DBA4" w14:textId="583EFE60" w:rsidR="00535731" w:rsidRDefault="00535731" w:rsidP="00535731">
      <w:r>
        <w:t>As of 1</w:t>
      </w:r>
      <w:ins w:id="1690" w:author="David Conklin" w:date="2021-01-03T16:03:00Z">
        <w:r w:rsidR="00CE381B">
          <w:t>/3/21</w:t>
        </w:r>
      </w:ins>
      <w:del w:id="1691" w:author="David Conklin" w:date="2021-01-03T16:03:00Z">
        <w:r w:rsidR="00CC3A0F" w:rsidDel="00CE381B">
          <w:delText>2/7</w:delText>
        </w:r>
        <w:r w:rsidDel="00CE381B">
          <w:delText>/20</w:delText>
        </w:r>
      </w:del>
      <w:r w:rsidR="00D14E53">
        <w:t xml:space="preserve"> and CW3M version </w:t>
      </w:r>
      <w:ins w:id="1692" w:author="David Conklin" w:date="2021-01-03T16:03:00Z">
        <w:r w:rsidR="00CE381B">
          <w:t>219</w:t>
        </w:r>
      </w:ins>
      <w:del w:id="1693" w:author="David Conklin" w:date="2021-01-03T16:03:00Z">
        <w:r w:rsidR="00D14E53" w:rsidDel="00CE381B">
          <w:delText>1</w:delText>
        </w:r>
        <w:r w:rsidR="00CC3A0F" w:rsidDel="00CE381B">
          <w:delText>51</w:delText>
        </w:r>
      </w:del>
      <w:r>
        <w:t xml:space="preserve">, </w:t>
      </w:r>
      <w:ins w:id="1694" w:author="David Conklin" w:date="2021-01-03T16:03:00Z">
        <w:r w:rsidR="0060640B">
          <w:t>five</w:t>
        </w:r>
      </w:ins>
      <w:del w:id="1695" w:author="David Conklin" w:date="2021-01-03T16:03:00Z">
        <w:r w:rsidDel="0060640B">
          <w:delText>six</w:delText>
        </w:r>
      </w:del>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ins w:id="1696" w:author="David Conklin" w:date="2021-01-06T11:01:00Z">
        <w:r w:rsidR="00CE4712">
          <w:t xml:space="preserve">the five </w:t>
        </w:r>
      </w:ins>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Del="0060640B" w:rsidRDefault="005271A6" w:rsidP="00535731">
      <w:pPr>
        <w:rPr>
          <w:del w:id="1697" w:author="David Conklin" w:date="2021-01-03T16:06:00Z"/>
        </w:rPr>
      </w:pPr>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Del="0060640B" w:rsidRDefault="005271A6" w:rsidP="00535731">
      <w:pPr>
        <w:rPr>
          <w:del w:id="1698" w:author="David Conklin" w:date="2021-01-03T16:06:00Z"/>
        </w:rPr>
      </w:pPr>
    </w:p>
    <w:p w14:paraId="67BC7B18" w14:textId="77115660" w:rsidR="00767E36" w:rsidDel="0060640B" w:rsidRDefault="005271A6" w:rsidP="00535731">
      <w:pPr>
        <w:rPr>
          <w:del w:id="1699" w:author="David Conklin" w:date="2021-01-03T16:06:00Z"/>
        </w:rPr>
      </w:pPr>
      <w:del w:id="1700" w:author="David Conklin" w:date="2021-01-03T16:06:00Z">
        <w:r w:rsidDel="0060640B">
          <w:delText>The sixth gage location with unsatisfactory simulation skill is</w:delText>
        </w:r>
        <w:r w:rsidR="00767E36" w:rsidDel="0060640B">
          <w:delText xml:space="preserve"> at the outlet of Clear Lake (reach 23773373), the actual source of the McKenzie.  The simulation accurately reproduces the magnitude of the flows (PBIAS 0.</w:delText>
        </w:r>
        <w:r w:rsidR="00D14E53" w:rsidDel="0060640B">
          <w:delText>2</w:delText>
        </w:r>
        <w:r w:rsidR="00767E36" w:rsidDel="0060640B">
          <w:delText>%) but does poorly at reproducing the seasonal variation</w:delText>
        </w:r>
        <w:r w:rsidR="0027285C" w:rsidDel="0060640B">
          <w:delText xml:space="preserve"> (NSE 0.</w:delText>
        </w:r>
        <w:r w:rsidR="000513C0" w:rsidDel="0060640B">
          <w:delText>43</w:delText>
        </w:r>
        <w:r w:rsidR="0027285C" w:rsidDel="0060640B">
          <w:delText>, RSR 0.7</w:delText>
        </w:r>
        <w:r w:rsidR="000513C0" w:rsidDel="0060640B">
          <w:delText>5</w:delText>
        </w:r>
        <w:r w:rsidR="0027285C" w:rsidDel="0060640B">
          <w:delText>, R</w:delText>
        </w:r>
        <w:r w:rsidR="003B76A2" w:rsidDel="0060640B">
          <w:rPr>
            <w:vertAlign w:val="superscript"/>
          </w:rPr>
          <w:delText>2</w:delText>
        </w:r>
        <w:r w:rsidR="0027285C" w:rsidDel="0060640B">
          <w:delText xml:space="preserve"> 0.4</w:delText>
        </w:r>
        <w:r w:rsidR="000513C0" w:rsidDel="0060640B">
          <w:delText>3</w:delText>
        </w:r>
        <w:r w:rsidR="0027285C" w:rsidDel="0060640B">
          <w:delText>)</w:delText>
        </w:r>
        <w:r w:rsidR="00767E36" w:rsidDel="0060640B">
          <w:delText>.</w:delText>
        </w:r>
        <w:r w:rsidR="003B76A2" w:rsidDel="0060640B">
          <w:delText xml:space="preserve">  Improvement of skill at this location will likely require identifying the surface land area drained by Clear Lake and running a PEST calibration for it, to get new values for HBV parameters, including ET_MULT and the </w:delText>
        </w:r>
        <w:r w:rsidR="00CC3A0F" w:rsidDel="0060640B">
          <w:delText>amount of High Cascades groundwater</w:delText>
        </w:r>
        <w:r w:rsidR="003B76A2" w:rsidDel="0060640B">
          <w:delText>, which affect the recession curves and seasonality.</w:delText>
        </w:r>
      </w:del>
    </w:p>
    <w:p w14:paraId="168058C4" w14:textId="35F5146D" w:rsidR="00767E36" w:rsidRDefault="00767E36" w:rsidP="00535731"/>
    <w:p w14:paraId="161D656E" w14:textId="6F2B8DD1" w:rsidR="00767E36" w:rsidDel="0060640B" w:rsidRDefault="004D2DE6" w:rsidP="00535731">
      <w:pPr>
        <w:rPr>
          <w:del w:id="1701" w:author="David Conklin" w:date="2021-01-03T16:06:00Z"/>
        </w:rPr>
      </w:pPr>
      <w:del w:id="1702" w:author="David Conklin" w:date="2021-01-03T16:06:00Z">
        <w:r w:rsidDel="0060640B">
          <w:rPr>
            <w:noProof/>
          </w:rPr>
          <w:drawing>
            <wp:inline distT="0" distB="0" distL="0" distR="0" wp14:anchorId="2857D900" wp14:editId="74EC8F52">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17595"/>
                      </a:xfrm>
                      <a:prstGeom prst="rect">
                        <a:avLst/>
                      </a:prstGeom>
                    </pic:spPr>
                  </pic:pic>
                </a:graphicData>
              </a:graphic>
            </wp:inline>
          </w:drawing>
        </w:r>
      </w:del>
    </w:p>
    <w:p w14:paraId="13949D89" w14:textId="476C5328" w:rsidR="002B6EA4" w:rsidRDefault="002B6EA4" w:rsidP="00535731"/>
    <w:p w14:paraId="21BEFCD3" w14:textId="3AA78402" w:rsidR="002B6EA4" w:rsidRDefault="002B6EA4" w:rsidP="00535731">
      <w:r>
        <w:t xml:space="preserve">As of </w:t>
      </w:r>
      <w:ins w:id="1703" w:author="David Conklin" w:date="2021-01-03T16:07:00Z">
        <w:r w:rsidR="0060640B">
          <w:t>1/3/21</w:t>
        </w:r>
      </w:ins>
      <w:del w:id="1704" w:author="David Conklin" w:date="2021-01-03T16:07:00Z">
        <w:r w:rsidDel="0060640B">
          <w:delText>1</w:delText>
        </w:r>
        <w:r w:rsidR="00034BCE" w:rsidDel="0060640B">
          <w:delText>2/7</w:delText>
        </w:r>
        <w:r w:rsidDel="0060640B">
          <w:delText>/20</w:delText>
        </w:r>
      </w:del>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ins w:id="1705" w:author="David Conklin" w:date="2021-01-03T16:09:00Z">
        <w:r w:rsidR="0060640B">
          <w:t xml:space="preserve"> of water in the reaches</w:t>
        </w:r>
      </w:ins>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ins w:id="1706" w:author="David Conklin" w:date="2021-01-03T16:07:00Z">
        <w:r w:rsidR="0060640B">
          <w:t>Terrain shading of the reservoir</w:t>
        </w:r>
      </w:ins>
      <w:ins w:id="1707" w:author="David Conklin" w:date="2021-01-03T16:08:00Z">
        <w:r w:rsidR="0060640B">
          <w:t xml:space="preserve">s is parameterized with a tuning knob, solar_radiation_multiplier, which is applied to the </w:t>
        </w:r>
      </w:ins>
      <w:ins w:id="1708" w:author="David Conklin" w:date="2021-01-03T16:09:00Z">
        <w:r w:rsidR="0060640B">
          <w:t>shortwave radiation falling on the reservoir water surface</w:t>
        </w:r>
      </w:ins>
      <w:ins w:id="1709" w:author="David Conklin" w:date="2021-01-03T16:10:00Z">
        <w:r w:rsidR="0060640B">
          <w:t>.  In version 219 of the model, solar</w:t>
        </w:r>
      </w:ins>
      <w:ins w:id="1710" w:author="David Conklin" w:date="2021-01-03T16:11:00Z">
        <w:r w:rsidR="0060640B">
          <w:t xml:space="preserve">_radiation_multiplier is set to 1.0 for Cougar and to </w:t>
        </w:r>
      </w:ins>
      <w:ins w:id="1711" w:author="David Conklin" w:date="2021-01-03T16:12:00Z">
        <w:r w:rsidR="0060640B">
          <w:t>0.3 for Blue River.</w:t>
        </w:r>
      </w:ins>
    </w:p>
    <w:p w14:paraId="59FAF5A0" w14:textId="0909CBE3" w:rsidR="0027285C" w:rsidRDefault="0027285C" w:rsidP="00535731"/>
    <w:p w14:paraId="0BE5E201" w14:textId="48D8F18E" w:rsidR="00196A85" w:rsidRDefault="00196A85">
      <w:pPr>
        <w:rPr>
          <w:ins w:id="1712" w:author="David Conklin" w:date="2021-01-06T10:24:00Z"/>
        </w:rPr>
      </w:pPr>
      <w:ins w:id="1713" w:author="David Conklin" w:date="2021-01-06T10:24:00Z">
        <w:r>
          <w:br w:type="page"/>
        </w:r>
      </w:ins>
    </w:p>
    <w:p w14:paraId="45B7ACA0" w14:textId="77777777" w:rsidR="00B47F76" w:rsidRDefault="00B47F76" w:rsidP="00B47F76"/>
    <w:p w14:paraId="0D1BEDC6" w14:textId="034C8026" w:rsidR="00B47F76" w:rsidRDefault="00B47F76" w:rsidP="00B47F76">
      <w:pPr>
        <w:pStyle w:val="Heading2"/>
        <w:rPr>
          <w:ins w:id="1714" w:author="David Conklin" w:date="2021-01-07T10:00:00Z"/>
        </w:rPr>
      </w:pPr>
      <w:bookmarkStart w:id="1715" w:name="_Toc60904837"/>
      <w:r>
        <w:t>Simulated McKenzie basin water budget</w:t>
      </w:r>
      <w:bookmarkEnd w:id="1715"/>
      <w:ins w:id="1716" w:author="David Conklin" w:date="2021-01-07T10:00:00Z">
        <w:r w:rsidR="00334ED8">
          <w:t xml:space="preserve"> and thermal energy budget</w:t>
        </w:r>
      </w:ins>
    </w:p>
    <w:p w14:paraId="28DCD52C" w14:textId="32E880FB" w:rsidR="00334ED8" w:rsidRDefault="00334ED8" w:rsidP="00334ED8">
      <w:pPr>
        <w:rPr>
          <w:ins w:id="1717" w:author="David Conklin" w:date="2021-01-07T10:00:00Z"/>
        </w:rPr>
      </w:pPr>
    </w:p>
    <w:p w14:paraId="1CA8F97F" w14:textId="62051BDE" w:rsidR="00334ED8" w:rsidRDefault="00334ED8" w:rsidP="00334ED8">
      <w:pPr>
        <w:rPr>
          <w:ins w:id="1718" w:author="David Conklin" w:date="2021-01-07T10:06:00Z"/>
        </w:rPr>
      </w:pPr>
      <w:ins w:id="1719" w:author="David Conklin" w:date="2021-01-07T10:00:00Z">
        <w:r>
          <w:t>Entries for “added by model” in these bud</w:t>
        </w:r>
      </w:ins>
      <w:ins w:id="1720" w:author="David Conklin" w:date="2021-01-07T10:01:00Z">
        <w:r>
          <w:t>gets reflect heuristics in the model code to deal with</w:t>
        </w:r>
      </w:ins>
      <w:ins w:id="1721" w:author="David Conklin" w:date="2021-01-07T10:02:00Z">
        <w:r>
          <w:t xml:space="preserve"> mathematical anomalies (e.g. division by zero).  The </w:t>
        </w:r>
      </w:ins>
      <w:ins w:id="1722" w:author="David Conklin" w:date="2021-01-07T10:03:00Z">
        <w:r>
          <w:t>model is built to handle free-flowing perennial streams.  The math i</w:t>
        </w:r>
      </w:ins>
      <w:ins w:id="1723" w:author="David Conklin" w:date="2021-01-07T10:04:00Z">
        <w:r>
          <w:t>n the model encounters anomalies when stream reaches dry up or freeze up</w:t>
        </w:r>
      </w:ins>
      <w:ins w:id="1724" w:author="David Conklin" w:date="2021-01-07T10:05:00Z">
        <w:r>
          <w:t xml:space="preserve">.  Under those conditions, the model adds water or thermal energy as necessary to </w:t>
        </w:r>
      </w:ins>
      <w:ins w:id="1725" w:author="David Conklin" w:date="2021-01-07T10:06:00Z">
        <w:r>
          <w:t>maintain minimum flow rates of liquid water.</w:t>
        </w:r>
      </w:ins>
    </w:p>
    <w:p w14:paraId="790AFDAB" w14:textId="35B28A26" w:rsidR="00334ED8" w:rsidRDefault="00334ED8" w:rsidP="00334ED8">
      <w:pPr>
        <w:rPr>
          <w:ins w:id="1726" w:author="David Conklin" w:date="2021-01-07T10:06:00Z"/>
        </w:rPr>
      </w:pPr>
    </w:p>
    <w:p w14:paraId="1D6AA58E" w14:textId="71449433" w:rsidR="00334ED8" w:rsidRDefault="00334ED8" w:rsidP="00334ED8">
      <w:pPr>
        <w:rPr>
          <w:ins w:id="1727" w:author="David Conklin" w:date="2021-01-07T10:00:00Z"/>
        </w:rPr>
      </w:pPr>
      <w:ins w:id="1728" w:author="David Conklin" w:date="2021-01-07T10:06:00Z">
        <w:r>
          <w:t>I</w:t>
        </w:r>
      </w:ins>
      <w:ins w:id="1729" w:author="David Conklin" w:date="2021-01-07T10:07:00Z">
        <w:r>
          <w:t>deally, the “total in” value should match the “total out” value in ea</w:t>
        </w:r>
      </w:ins>
      <w:ins w:id="1730" w:author="David Conklin" w:date="2021-01-07T10:08:00Z">
        <w:r>
          <w:t>ch budget</w:t>
        </w:r>
        <w:r w:rsidR="00082BCB">
          <w:t>.  As of versions 225 and 226, the</w:t>
        </w:r>
      </w:ins>
      <w:ins w:id="1731" w:author="David Conklin" w:date="2021-01-07T10:11:00Z">
        <w:r w:rsidR="00082BCB">
          <w:t>re are discrepancies of</w:t>
        </w:r>
      </w:ins>
      <w:ins w:id="1732" w:author="David Conklin" w:date="2021-01-07T10:12:00Z">
        <w:r w:rsidR="00082BCB">
          <w:t xml:space="preserve"> less than 1% between the “in” and “out” figures.</w:t>
        </w:r>
      </w:ins>
      <w:ins w:id="1733" w:author="David Conklin" w:date="2021-01-07T10:13:00Z">
        <w:r w:rsidR="00082BCB">
          <w:t xml:space="preserve">  As work continues on the model during the McKenzie wetlands project, we expect to reduce these d</w:t>
        </w:r>
      </w:ins>
      <w:ins w:id="1734" w:author="David Conklin" w:date="2021-01-07T10:14:00Z">
        <w:r w:rsidR="00082BCB">
          <w:t xml:space="preserve">iscrepancies to less than 0.1%.  As a figure of merit, the discrepancy in the </w:t>
        </w:r>
      </w:ins>
      <w:ins w:id="1735" w:author="David Conklin" w:date="2021-01-07T10:15:00Z">
        <w:r w:rsidR="00082BCB">
          <w:t xml:space="preserve">simulated </w:t>
        </w:r>
      </w:ins>
      <w:ins w:id="1736" w:author="David Conklin" w:date="2021-01-07T10:14:00Z">
        <w:r w:rsidR="00082BCB">
          <w:t>overall water budget for the McKenzie b</w:t>
        </w:r>
      </w:ins>
      <w:ins w:id="1737" w:author="David Conklin" w:date="2021-01-07T10:15:00Z">
        <w:r w:rsidR="00082BCB">
          <w:t>asin, including evapotranspiration from upland vegeta</w:t>
        </w:r>
      </w:ins>
      <w:ins w:id="1738" w:author="David Conklin" w:date="2021-01-07T10:16:00Z">
        <w:r w:rsidR="00082BCB">
          <w:t xml:space="preserve">tion and municipal uses, is </w:t>
        </w:r>
      </w:ins>
      <w:ins w:id="1739" w:author="David Conklin" w:date="2021-01-07T10:17:00Z">
        <w:r w:rsidR="00082BCB">
          <w:t>only 0.002%</w:t>
        </w:r>
      </w:ins>
      <w:ins w:id="1740" w:author="David Conklin" w:date="2021-01-07T10:18:00Z">
        <w:r w:rsidR="00DD6158">
          <w:t xml:space="preserve"> for 2010-18 in version 226</w:t>
        </w:r>
      </w:ins>
      <w:ins w:id="1741" w:author="David Conklin" w:date="2021-01-07T10:19:00Z">
        <w:r w:rsidR="00DD6158">
          <w:t>.</w:t>
        </w:r>
      </w:ins>
    </w:p>
    <w:p w14:paraId="5C1FE2EA" w14:textId="77777777" w:rsidR="00334ED8" w:rsidRPr="00334ED8" w:rsidRDefault="00334ED8" w:rsidP="00334ED8">
      <w:pPr>
        <w:rPr>
          <w:rPrChange w:id="1742" w:author="David Conklin" w:date="2021-01-07T10:00:00Z">
            <w:rPr/>
          </w:rPrChange>
        </w:rPr>
        <w:pPrChange w:id="1743" w:author="David Conklin" w:date="2021-01-07T10:00:00Z">
          <w:pPr>
            <w:pStyle w:val="Heading2"/>
          </w:pPr>
        </w:pPrChange>
      </w:pPr>
    </w:p>
    <w:p w14:paraId="037D7B42" w14:textId="5CD64AD6" w:rsidR="00B47F76" w:rsidDel="006A525C" w:rsidRDefault="00B47F76" w:rsidP="00B47F76">
      <w:pPr>
        <w:rPr>
          <w:del w:id="1744" w:author="David Conklin" w:date="2021-01-06T11:36:00Z"/>
        </w:rPr>
      </w:pPr>
      <w:del w:id="1745" w:author="David Conklin" w:date="2021-01-06T11:36:00Z">
        <w:r w:rsidDel="006A525C">
          <w:delText>As of 1</w:delText>
        </w:r>
        <w:r w:rsidR="00914CB4" w:rsidDel="006A525C">
          <w:delText>2/7</w:delText>
        </w:r>
        <w:r w:rsidDel="006A525C">
          <w:delText>/20</w:delText>
        </w:r>
        <w:r w:rsidR="004C77EC" w:rsidDel="006A525C">
          <w:delText xml:space="preserve"> CW3M ver. 1</w:delText>
        </w:r>
        <w:r w:rsidR="00914CB4" w:rsidDel="006A525C">
          <w:delText>51</w:delText>
        </w:r>
        <w:r w:rsidDel="006A525C">
          <w:delText>, for the period 2010-18, CW3M simulates this water budget for the McKenzie basin.</w:delText>
        </w:r>
      </w:del>
    </w:p>
    <w:tbl>
      <w:tblPr>
        <w:tblStyle w:val="TableGrid"/>
        <w:tblW w:w="0" w:type="auto"/>
        <w:tblLook w:val="04A0" w:firstRow="1" w:lastRow="0" w:firstColumn="1" w:lastColumn="0" w:noHBand="0" w:noVBand="1"/>
      </w:tblPr>
      <w:tblGrid>
        <w:gridCol w:w="2009"/>
        <w:gridCol w:w="1620"/>
        <w:gridCol w:w="1803"/>
        <w:gridCol w:w="718"/>
        <w:gridCol w:w="2035"/>
      </w:tblGrid>
      <w:tr w:rsidR="00B47F76" w:rsidDel="006A525C" w14:paraId="19978A84" w14:textId="164E408A" w:rsidTr="006636CC">
        <w:trPr>
          <w:del w:id="1746" w:author="David Conklin" w:date="2021-01-06T11:36:00Z"/>
        </w:trPr>
        <w:tc>
          <w:tcPr>
            <w:tcW w:w="0" w:type="auto"/>
          </w:tcPr>
          <w:p w14:paraId="7FEE3A89" w14:textId="74C29897" w:rsidR="00B47F76" w:rsidRPr="00036F50" w:rsidDel="006A525C" w:rsidRDefault="00B47F76" w:rsidP="006636CC">
            <w:pPr>
              <w:jc w:val="center"/>
              <w:rPr>
                <w:del w:id="1747" w:author="David Conklin" w:date="2021-01-06T11:36:00Z"/>
                <w:b/>
                <w:bCs/>
              </w:rPr>
            </w:pPr>
            <w:del w:id="1748" w:author="David Conklin" w:date="2021-01-06T11:36:00Z">
              <w:r w:rsidRPr="00036F50" w:rsidDel="006A525C">
                <w:rPr>
                  <w:b/>
                  <w:bCs/>
                </w:rPr>
                <w:delText>Inputs</w:delText>
              </w:r>
            </w:del>
          </w:p>
        </w:tc>
        <w:tc>
          <w:tcPr>
            <w:tcW w:w="0" w:type="auto"/>
          </w:tcPr>
          <w:p w14:paraId="7148965F" w14:textId="7EF0B151" w:rsidR="00B47F76" w:rsidDel="006A525C" w:rsidRDefault="00B47F76" w:rsidP="006636CC">
            <w:pPr>
              <w:rPr>
                <w:del w:id="1749" w:author="David Conklin" w:date="2021-01-06T11:36:00Z"/>
              </w:rPr>
            </w:pPr>
            <w:del w:id="1750" w:author="David Conklin" w:date="2021-01-06T11:36:00Z">
              <w:r w:rsidDel="006A525C">
                <w:delText>annual mmH2O</w:delText>
              </w:r>
            </w:del>
          </w:p>
        </w:tc>
        <w:tc>
          <w:tcPr>
            <w:tcW w:w="0" w:type="auto"/>
          </w:tcPr>
          <w:p w14:paraId="08BDBD6A" w14:textId="17B9A959" w:rsidR="00B47F76" w:rsidDel="006A525C" w:rsidRDefault="00B47F76" w:rsidP="006636CC">
            <w:pPr>
              <w:rPr>
                <w:del w:id="1751" w:author="David Conklin" w:date="2021-01-06T11:36:00Z"/>
              </w:rPr>
            </w:pPr>
            <w:del w:id="1752" w:author="David Conklin" w:date="2021-01-06T11:36:00Z">
              <w:r w:rsidDel="006A525C">
                <w:delText>% of total inputs</w:delText>
              </w:r>
            </w:del>
          </w:p>
        </w:tc>
        <w:tc>
          <w:tcPr>
            <w:tcW w:w="0" w:type="auto"/>
          </w:tcPr>
          <w:p w14:paraId="72184B92" w14:textId="1D9B292E" w:rsidR="00B47F76" w:rsidDel="006A525C" w:rsidRDefault="00B47F76" w:rsidP="006636CC">
            <w:pPr>
              <w:rPr>
                <w:del w:id="1753" w:author="David Conklin" w:date="2021-01-06T11:36:00Z"/>
              </w:rPr>
            </w:pPr>
            <w:del w:id="1754" w:author="David Conklin" w:date="2021-01-06T11:36:00Z">
              <w:r w:rsidDel="006A525C">
                <w:delText>cms</w:delText>
              </w:r>
            </w:del>
          </w:p>
        </w:tc>
        <w:tc>
          <w:tcPr>
            <w:tcW w:w="0" w:type="auto"/>
          </w:tcPr>
          <w:p w14:paraId="2918057E" w14:textId="3ECE959B" w:rsidR="00B47F76" w:rsidDel="006A525C" w:rsidRDefault="00B47F76" w:rsidP="006636CC">
            <w:pPr>
              <w:rPr>
                <w:del w:id="1755" w:author="David Conklin" w:date="2021-01-06T11:36:00Z"/>
              </w:rPr>
            </w:pPr>
            <w:del w:id="1756" w:author="David Conklin" w:date="2021-01-06T11:36:00Z">
              <w:r w:rsidDel="006A525C">
                <w:delText>% of basin discharge</w:delText>
              </w:r>
            </w:del>
          </w:p>
        </w:tc>
      </w:tr>
      <w:tr w:rsidR="00B47F76" w:rsidDel="006A525C" w14:paraId="012B4F42" w14:textId="23719750" w:rsidTr="006636CC">
        <w:trPr>
          <w:del w:id="1757" w:author="David Conklin" w:date="2021-01-06T11:36:00Z"/>
        </w:trPr>
        <w:tc>
          <w:tcPr>
            <w:tcW w:w="0" w:type="auto"/>
          </w:tcPr>
          <w:p w14:paraId="65A9B853" w14:textId="75A23516" w:rsidR="00B47F76" w:rsidDel="006A525C" w:rsidRDefault="00B47F76" w:rsidP="006636CC">
            <w:pPr>
              <w:rPr>
                <w:del w:id="1758" w:author="David Conklin" w:date="2021-01-06T11:36:00Z"/>
              </w:rPr>
            </w:pPr>
            <w:del w:id="1759" w:author="David Conklin" w:date="2021-01-06T11:36:00Z">
              <w:r w:rsidDel="006A525C">
                <w:delText>precipitation</w:delText>
              </w:r>
            </w:del>
          </w:p>
        </w:tc>
        <w:tc>
          <w:tcPr>
            <w:tcW w:w="0" w:type="auto"/>
          </w:tcPr>
          <w:p w14:paraId="3B114835" w14:textId="3556CB0A" w:rsidR="00B47F76" w:rsidDel="006A525C" w:rsidRDefault="00B47F76" w:rsidP="006636CC">
            <w:pPr>
              <w:jc w:val="right"/>
              <w:rPr>
                <w:del w:id="1760" w:author="David Conklin" w:date="2021-01-06T11:36:00Z"/>
              </w:rPr>
            </w:pPr>
            <w:del w:id="1761" w:author="David Conklin" w:date="2021-01-06T11:36:00Z">
              <w:r w:rsidDel="006A525C">
                <w:delText>190</w:delText>
              </w:r>
              <w:r w:rsidR="00034BCE" w:rsidDel="006A525C">
                <w:delText>2</w:delText>
              </w:r>
            </w:del>
          </w:p>
        </w:tc>
        <w:tc>
          <w:tcPr>
            <w:tcW w:w="0" w:type="auto"/>
          </w:tcPr>
          <w:p w14:paraId="210BDCFE" w14:textId="6E2117DC" w:rsidR="00B47F76" w:rsidDel="006A525C" w:rsidRDefault="00B47F76" w:rsidP="00872B5B">
            <w:pPr>
              <w:jc w:val="right"/>
              <w:rPr>
                <w:del w:id="1762" w:author="David Conklin" w:date="2021-01-06T11:36:00Z"/>
              </w:rPr>
            </w:pPr>
            <w:del w:id="1763" w:author="David Conklin" w:date="2021-01-06T11:36:00Z">
              <w:r w:rsidDel="006A525C">
                <w:delText>8</w:delText>
              </w:r>
              <w:r w:rsidR="00C4268B" w:rsidDel="006A525C">
                <w:delText>6.5</w:delText>
              </w:r>
              <w:r w:rsidDel="006A525C">
                <w:delText>%</w:delText>
              </w:r>
            </w:del>
          </w:p>
        </w:tc>
        <w:tc>
          <w:tcPr>
            <w:tcW w:w="0" w:type="auto"/>
          </w:tcPr>
          <w:p w14:paraId="5F29B78A" w14:textId="069D4544" w:rsidR="00B47F76" w:rsidDel="006A525C" w:rsidRDefault="00B47F76" w:rsidP="00872B5B">
            <w:pPr>
              <w:jc w:val="right"/>
              <w:rPr>
                <w:del w:id="1764" w:author="David Conklin" w:date="2021-01-06T11:36:00Z"/>
              </w:rPr>
            </w:pPr>
          </w:p>
        </w:tc>
        <w:tc>
          <w:tcPr>
            <w:tcW w:w="0" w:type="auto"/>
          </w:tcPr>
          <w:p w14:paraId="5E731CF8" w14:textId="5A7707C3" w:rsidR="00B47F76" w:rsidDel="006A525C" w:rsidRDefault="00B47F76" w:rsidP="006636CC">
            <w:pPr>
              <w:rPr>
                <w:del w:id="1765" w:author="David Conklin" w:date="2021-01-06T11:36:00Z"/>
              </w:rPr>
            </w:pPr>
          </w:p>
        </w:tc>
      </w:tr>
      <w:tr w:rsidR="00B47F76" w:rsidDel="006A525C" w14:paraId="323E3694" w14:textId="0828A665" w:rsidTr="006636CC">
        <w:trPr>
          <w:del w:id="1766" w:author="David Conklin" w:date="2021-01-06T11:36:00Z"/>
        </w:trPr>
        <w:tc>
          <w:tcPr>
            <w:tcW w:w="0" w:type="auto"/>
          </w:tcPr>
          <w:p w14:paraId="758C3F6F" w14:textId="78E3A7C8" w:rsidR="00B47F76" w:rsidDel="006A525C" w:rsidRDefault="00B47F76" w:rsidP="006636CC">
            <w:pPr>
              <w:rPr>
                <w:del w:id="1767" w:author="David Conklin" w:date="2021-01-06T11:36:00Z"/>
              </w:rPr>
            </w:pPr>
            <w:del w:id="1768" w:author="David Conklin" w:date="2021-01-06T11:36:00Z">
              <w:r w:rsidDel="006A525C">
                <w:delText>springs</w:delText>
              </w:r>
            </w:del>
          </w:p>
        </w:tc>
        <w:tc>
          <w:tcPr>
            <w:tcW w:w="0" w:type="auto"/>
          </w:tcPr>
          <w:p w14:paraId="206A88D4" w14:textId="6DA95FE9" w:rsidR="00B47F76" w:rsidDel="006A525C" w:rsidRDefault="00B47F76" w:rsidP="006636CC">
            <w:pPr>
              <w:jc w:val="right"/>
              <w:rPr>
                <w:del w:id="1769" w:author="David Conklin" w:date="2021-01-06T11:36:00Z"/>
              </w:rPr>
            </w:pPr>
            <w:del w:id="1770" w:author="David Conklin" w:date="2021-01-06T11:36:00Z">
              <w:r w:rsidDel="006A525C">
                <w:delText>2</w:delText>
              </w:r>
              <w:r w:rsidR="000513C0" w:rsidDel="006A525C">
                <w:delText>80</w:delText>
              </w:r>
            </w:del>
          </w:p>
        </w:tc>
        <w:tc>
          <w:tcPr>
            <w:tcW w:w="0" w:type="auto"/>
          </w:tcPr>
          <w:p w14:paraId="320FE3A4" w14:textId="0E7C0B6F" w:rsidR="00B47F76" w:rsidDel="006A525C" w:rsidRDefault="00B47F76" w:rsidP="00872B5B">
            <w:pPr>
              <w:jc w:val="right"/>
              <w:rPr>
                <w:del w:id="1771" w:author="David Conklin" w:date="2021-01-06T11:36:00Z"/>
              </w:rPr>
            </w:pPr>
            <w:del w:id="1772" w:author="David Conklin" w:date="2021-01-06T11:36:00Z">
              <w:r w:rsidDel="006A525C">
                <w:delText>1</w:delText>
              </w:r>
              <w:r w:rsidR="00C4268B" w:rsidDel="006A525C">
                <w:delText>2.7</w:delText>
              </w:r>
              <w:r w:rsidDel="006A525C">
                <w:delText>%</w:delText>
              </w:r>
            </w:del>
          </w:p>
        </w:tc>
        <w:tc>
          <w:tcPr>
            <w:tcW w:w="0" w:type="auto"/>
          </w:tcPr>
          <w:p w14:paraId="269CCE04" w14:textId="77A771A2" w:rsidR="00B47F76" w:rsidDel="006A525C" w:rsidRDefault="00161692" w:rsidP="00872B5B">
            <w:pPr>
              <w:jc w:val="right"/>
              <w:rPr>
                <w:del w:id="1773" w:author="David Conklin" w:date="2021-01-06T11:36:00Z"/>
              </w:rPr>
            </w:pPr>
            <w:del w:id="1774" w:author="David Conklin" w:date="2021-01-06T11:36:00Z">
              <w:r w:rsidDel="006A525C">
                <w:delText>29.4</w:delText>
              </w:r>
            </w:del>
          </w:p>
        </w:tc>
        <w:tc>
          <w:tcPr>
            <w:tcW w:w="0" w:type="auto"/>
          </w:tcPr>
          <w:p w14:paraId="68983536" w14:textId="04B0A7F9" w:rsidR="00B47F76" w:rsidDel="006A525C" w:rsidRDefault="00C4268B" w:rsidP="006636CC">
            <w:pPr>
              <w:jc w:val="right"/>
              <w:rPr>
                <w:del w:id="1775" w:author="David Conklin" w:date="2021-01-06T11:36:00Z"/>
              </w:rPr>
            </w:pPr>
            <w:del w:id="1776" w:author="David Conklin" w:date="2021-01-06T11:36:00Z">
              <w:r w:rsidDel="006A525C">
                <w:delText>19.</w:delText>
              </w:r>
              <w:r w:rsidR="000B611E" w:rsidDel="006A525C">
                <w:delText>3</w:delText>
              </w:r>
              <w:r w:rsidR="00B47F76" w:rsidDel="006A525C">
                <w:delText xml:space="preserve"> %</w:delText>
              </w:r>
            </w:del>
          </w:p>
        </w:tc>
      </w:tr>
      <w:tr w:rsidR="00B47F76" w:rsidDel="006A525C" w14:paraId="01234E2C" w14:textId="487D992E" w:rsidTr="006636CC">
        <w:trPr>
          <w:del w:id="1777" w:author="David Conklin" w:date="2021-01-06T11:36:00Z"/>
        </w:trPr>
        <w:tc>
          <w:tcPr>
            <w:tcW w:w="0" w:type="auto"/>
          </w:tcPr>
          <w:p w14:paraId="17C09D11" w14:textId="5AE231FD" w:rsidR="00B47F76" w:rsidDel="006A525C" w:rsidRDefault="00B47F76" w:rsidP="006636CC">
            <w:pPr>
              <w:rPr>
                <w:del w:id="1778" w:author="David Conklin" w:date="2021-01-06T11:36:00Z"/>
              </w:rPr>
            </w:pPr>
            <w:del w:id="1779" w:author="David Conklin" w:date="2021-01-06T11:36:00Z">
              <w:r w:rsidDel="006A525C">
                <w:delText>wells</w:delText>
              </w:r>
            </w:del>
          </w:p>
        </w:tc>
        <w:tc>
          <w:tcPr>
            <w:tcW w:w="0" w:type="auto"/>
          </w:tcPr>
          <w:p w14:paraId="53564BB9" w14:textId="71AD60C0" w:rsidR="00B47F76" w:rsidDel="006A525C" w:rsidRDefault="00B47F76" w:rsidP="006636CC">
            <w:pPr>
              <w:jc w:val="right"/>
              <w:rPr>
                <w:del w:id="1780" w:author="David Conklin" w:date="2021-01-06T11:36:00Z"/>
              </w:rPr>
            </w:pPr>
            <w:del w:id="1781" w:author="David Conklin" w:date="2021-01-06T11:36:00Z">
              <w:r w:rsidDel="006A525C">
                <w:delText>11</w:delText>
              </w:r>
            </w:del>
          </w:p>
        </w:tc>
        <w:tc>
          <w:tcPr>
            <w:tcW w:w="0" w:type="auto"/>
          </w:tcPr>
          <w:p w14:paraId="30A3DB0A" w14:textId="0CDBBBFB" w:rsidR="00B47F76" w:rsidDel="006A525C" w:rsidRDefault="00B47F76" w:rsidP="00872B5B">
            <w:pPr>
              <w:jc w:val="right"/>
              <w:rPr>
                <w:del w:id="1782" w:author="David Conklin" w:date="2021-01-06T11:36:00Z"/>
              </w:rPr>
            </w:pPr>
            <w:del w:id="1783" w:author="David Conklin" w:date="2021-01-06T11:36:00Z">
              <w:r w:rsidDel="006A525C">
                <w:delText>0.5%</w:delText>
              </w:r>
            </w:del>
          </w:p>
        </w:tc>
        <w:tc>
          <w:tcPr>
            <w:tcW w:w="0" w:type="auto"/>
          </w:tcPr>
          <w:p w14:paraId="1916D884" w14:textId="64C746C7" w:rsidR="00B47F76" w:rsidDel="006A525C" w:rsidRDefault="00B47F76" w:rsidP="00872B5B">
            <w:pPr>
              <w:jc w:val="right"/>
              <w:rPr>
                <w:del w:id="1784" w:author="David Conklin" w:date="2021-01-06T11:36:00Z"/>
              </w:rPr>
            </w:pPr>
          </w:p>
        </w:tc>
        <w:tc>
          <w:tcPr>
            <w:tcW w:w="0" w:type="auto"/>
          </w:tcPr>
          <w:p w14:paraId="1C7CF72E" w14:textId="4BF31BC8" w:rsidR="00B47F76" w:rsidDel="006A525C" w:rsidRDefault="00B47F76" w:rsidP="006636CC">
            <w:pPr>
              <w:rPr>
                <w:del w:id="1785" w:author="David Conklin" w:date="2021-01-06T11:36:00Z"/>
              </w:rPr>
            </w:pPr>
          </w:p>
        </w:tc>
      </w:tr>
      <w:tr w:rsidR="00B47F76" w:rsidDel="006A525C" w14:paraId="1287A064" w14:textId="12C68570" w:rsidTr="006636CC">
        <w:trPr>
          <w:del w:id="1786" w:author="David Conklin" w:date="2021-01-06T11:36:00Z"/>
        </w:trPr>
        <w:tc>
          <w:tcPr>
            <w:tcW w:w="0" w:type="auto"/>
          </w:tcPr>
          <w:p w14:paraId="427A92C6" w14:textId="28EC32BA" w:rsidR="00B47F76" w:rsidDel="006A525C" w:rsidRDefault="00B47F76" w:rsidP="006636CC">
            <w:pPr>
              <w:rPr>
                <w:del w:id="1787" w:author="David Conklin" w:date="2021-01-06T11:36:00Z"/>
              </w:rPr>
            </w:pPr>
            <w:del w:id="1788" w:author="David Conklin" w:date="2021-01-06T11:36:00Z">
              <w:r w:rsidDel="006A525C">
                <w:delText>added by model</w:delText>
              </w:r>
            </w:del>
          </w:p>
        </w:tc>
        <w:tc>
          <w:tcPr>
            <w:tcW w:w="0" w:type="auto"/>
          </w:tcPr>
          <w:p w14:paraId="735D96E3" w14:textId="5281DE6C" w:rsidR="00B47F76" w:rsidDel="006A525C" w:rsidRDefault="00C4268B" w:rsidP="006636CC">
            <w:pPr>
              <w:jc w:val="right"/>
              <w:rPr>
                <w:del w:id="1789" w:author="David Conklin" w:date="2021-01-06T11:36:00Z"/>
              </w:rPr>
            </w:pPr>
            <w:del w:id="1790" w:author="David Conklin" w:date="2021-01-06T11:36:00Z">
              <w:r w:rsidDel="006A525C">
                <w:delText>5</w:delText>
              </w:r>
            </w:del>
          </w:p>
        </w:tc>
        <w:tc>
          <w:tcPr>
            <w:tcW w:w="0" w:type="auto"/>
          </w:tcPr>
          <w:p w14:paraId="6872696A" w14:textId="7B2FD9BC" w:rsidR="00B47F76" w:rsidDel="006A525C" w:rsidRDefault="00B47F76" w:rsidP="00872B5B">
            <w:pPr>
              <w:jc w:val="right"/>
              <w:rPr>
                <w:del w:id="1791" w:author="David Conklin" w:date="2021-01-06T11:36:00Z"/>
              </w:rPr>
            </w:pPr>
            <w:del w:id="1792" w:author="David Conklin" w:date="2021-01-06T11:36:00Z">
              <w:r w:rsidDel="006A525C">
                <w:delText>0.</w:delText>
              </w:r>
              <w:r w:rsidR="00C4268B" w:rsidDel="006A525C">
                <w:delText>2</w:delText>
              </w:r>
              <w:r w:rsidDel="006A525C">
                <w:delText>%</w:delText>
              </w:r>
            </w:del>
          </w:p>
        </w:tc>
        <w:tc>
          <w:tcPr>
            <w:tcW w:w="0" w:type="auto"/>
          </w:tcPr>
          <w:p w14:paraId="0842F788" w14:textId="75C0EEEA" w:rsidR="00B47F76" w:rsidDel="006A525C" w:rsidRDefault="00B47F76" w:rsidP="00872B5B">
            <w:pPr>
              <w:jc w:val="right"/>
              <w:rPr>
                <w:del w:id="1793" w:author="David Conklin" w:date="2021-01-06T11:36:00Z"/>
              </w:rPr>
            </w:pPr>
          </w:p>
        </w:tc>
        <w:tc>
          <w:tcPr>
            <w:tcW w:w="0" w:type="auto"/>
          </w:tcPr>
          <w:p w14:paraId="0C1EBEBA" w14:textId="059A7D53" w:rsidR="00B47F76" w:rsidDel="006A525C" w:rsidRDefault="00B47F76" w:rsidP="006636CC">
            <w:pPr>
              <w:rPr>
                <w:del w:id="1794" w:author="David Conklin" w:date="2021-01-06T11:36:00Z"/>
              </w:rPr>
            </w:pPr>
          </w:p>
        </w:tc>
      </w:tr>
      <w:tr w:rsidR="00B47F76" w:rsidDel="006A525C" w14:paraId="5BE499C1" w14:textId="24AE8B2A" w:rsidTr="006636CC">
        <w:trPr>
          <w:del w:id="1795" w:author="David Conklin" w:date="2021-01-06T11:36:00Z"/>
        </w:trPr>
        <w:tc>
          <w:tcPr>
            <w:tcW w:w="0" w:type="auto"/>
          </w:tcPr>
          <w:p w14:paraId="7820E65B" w14:textId="60431EC7" w:rsidR="00B47F76" w:rsidDel="006A525C" w:rsidRDefault="00B47F76" w:rsidP="006636CC">
            <w:pPr>
              <w:jc w:val="right"/>
              <w:rPr>
                <w:del w:id="1796" w:author="David Conklin" w:date="2021-01-06T11:36:00Z"/>
              </w:rPr>
            </w:pPr>
            <w:del w:id="1797" w:author="David Conklin" w:date="2021-01-06T11:36:00Z">
              <w:r w:rsidDel="006A525C">
                <w:delText>total in</w:delText>
              </w:r>
            </w:del>
          </w:p>
        </w:tc>
        <w:tc>
          <w:tcPr>
            <w:tcW w:w="0" w:type="auto"/>
          </w:tcPr>
          <w:p w14:paraId="21321C95" w14:textId="07568525" w:rsidR="00B47F76" w:rsidDel="006A525C" w:rsidRDefault="00B47F76" w:rsidP="006636CC">
            <w:pPr>
              <w:jc w:val="right"/>
              <w:rPr>
                <w:del w:id="1798" w:author="David Conklin" w:date="2021-01-06T11:36:00Z"/>
              </w:rPr>
            </w:pPr>
            <w:del w:id="1799" w:author="David Conklin" w:date="2021-01-06T11:36:00Z">
              <w:r w:rsidDel="006A525C">
                <w:delText>2</w:delText>
              </w:r>
              <w:r w:rsidR="00C4268B" w:rsidDel="006A525C">
                <w:delText>19</w:delText>
              </w:r>
              <w:r w:rsidR="00034BCE" w:rsidDel="006A525C">
                <w:delText>8</w:delText>
              </w:r>
            </w:del>
          </w:p>
        </w:tc>
        <w:tc>
          <w:tcPr>
            <w:tcW w:w="0" w:type="auto"/>
          </w:tcPr>
          <w:p w14:paraId="1A7F4CC8" w14:textId="03B3E117" w:rsidR="00B47F76" w:rsidDel="006A525C" w:rsidRDefault="00B47F76" w:rsidP="00872B5B">
            <w:pPr>
              <w:jc w:val="right"/>
              <w:rPr>
                <w:del w:id="1800" w:author="David Conklin" w:date="2021-01-06T11:36:00Z"/>
              </w:rPr>
            </w:pPr>
            <w:del w:id="1801" w:author="David Conklin" w:date="2021-01-06T11:36:00Z">
              <w:r w:rsidDel="006A525C">
                <w:delText>100.0%</w:delText>
              </w:r>
            </w:del>
          </w:p>
        </w:tc>
        <w:tc>
          <w:tcPr>
            <w:tcW w:w="0" w:type="auto"/>
          </w:tcPr>
          <w:p w14:paraId="20B16787" w14:textId="26CEE9A7" w:rsidR="00B47F76" w:rsidDel="006A525C" w:rsidRDefault="00B47F76" w:rsidP="00872B5B">
            <w:pPr>
              <w:jc w:val="right"/>
              <w:rPr>
                <w:del w:id="1802" w:author="David Conklin" w:date="2021-01-06T11:36:00Z"/>
              </w:rPr>
            </w:pPr>
          </w:p>
        </w:tc>
        <w:tc>
          <w:tcPr>
            <w:tcW w:w="0" w:type="auto"/>
          </w:tcPr>
          <w:p w14:paraId="50DD7BD6" w14:textId="6AE66B48" w:rsidR="00B47F76" w:rsidDel="006A525C" w:rsidRDefault="00B47F76" w:rsidP="006636CC">
            <w:pPr>
              <w:rPr>
                <w:del w:id="1803" w:author="David Conklin" w:date="2021-01-06T11:36:00Z"/>
              </w:rPr>
            </w:pPr>
          </w:p>
        </w:tc>
      </w:tr>
      <w:tr w:rsidR="00B47F76" w:rsidDel="006A525C" w14:paraId="2AE24F52" w14:textId="359DD3FC" w:rsidTr="006636CC">
        <w:trPr>
          <w:del w:id="1804" w:author="David Conklin" w:date="2021-01-06T11:36:00Z"/>
        </w:trPr>
        <w:tc>
          <w:tcPr>
            <w:tcW w:w="0" w:type="auto"/>
          </w:tcPr>
          <w:p w14:paraId="6BEB7939" w14:textId="571D9436" w:rsidR="00B47F76" w:rsidDel="006A525C" w:rsidRDefault="00B47F76" w:rsidP="006636CC">
            <w:pPr>
              <w:jc w:val="right"/>
              <w:rPr>
                <w:del w:id="1805" w:author="David Conklin" w:date="2021-01-06T11:36:00Z"/>
              </w:rPr>
            </w:pPr>
          </w:p>
        </w:tc>
        <w:tc>
          <w:tcPr>
            <w:tcW w:w="0" w:type="auto"/>
          </w:tcPr>
          <w:p w14:paraId="43966011" w14:textId="24CBC02C" w:rsidR="00B47F76" w:rsidDel="006A525C" w:rsidRDefault="00B47F76" w:rsidP="006636CC">
            <w:pPr>
              <w:jc w:val="right"/>
              <w:rPr>
                <w:del w:id="1806" w:author="David Conklin" w:date="2021-01-06T11:36:00Z"/>
              </w:rPr>
            </w:pPr>
          </w:p>
        </w:tc>
        <w:tc>
          <w:tcPr>
            <w:tcW w:w="0" w:type="auto"/>
          </w:tcPr>
          <w:p w14:paraId="7AF0366D" w14:textId="379828AF" w:rsidR="00B47F76" w:rsidDel="006A525C" w:rsidRDefault="00B47F76" w:rsidP="00872B5B">
            <w:pPr>
              <w:jc w:val="right"/>
              <w:rPr>
                <w:del w:id="1807" w:author="David Conklin" w:date="2021-01-06T11:36:00Z"/>
              </w:rPr>
            </w:pPr>
          </w:p>
        </w:tc>
        <w:tc>
          <w:tcPr>
            <w:tcW w:w="0" w:type="auto"/>
          </w:tcPr>
          <w:p w14:paraId="6C64F406" w14:textId="635D8D1A" w:rsidR="00B47F76" w:rsidDel="006A525C" w:rsidRDefault="00B47F76" w:rsidP="00872B5B">
            <w:pPr>
              <w:jc w:val="right"/>
              <w:rPr>
                <w:del w:id="1808" w:author="David Conklin" w:date="2021-01-06T11:36:00Z"/>
              </w:rPr>
            </w:pPr>
          </w:p>
        </w:tc>
        <w:tc>
          <w:tcPr>
            <w:tcW w:w="0" w:type="auto"/>
          </w:tcPr>
          <w:p w14:paraId="77F270E7" w14:textId="16FAFBE2" w:rsidR="00B47F76" w:rsidDel="006A525C" w:rsidRDefault="00B47F76" w:rsidP="006636CC">
            <w:pPr>
              <w:rPr>
                <w:del w:id="1809" w:author="David Conklin" w:date="2021-01-06T11:36:00Z"/>
              </w:rPr>
            </w:pPr>
          </w:p>
        </w:tc>
      </w:tr>
      <w:tr w:rsidR="00B47F76" w:rsidDel="006A525C" w14:paraId="7F331EA6" w14:textId="0F835A47" w:rsidTr="006636CC">
        <w:trPr>
          <w:del w:id="1810" w:author="David Conklin" w:date="2021-01-06T11:36:00Z"/>
        </w:trPr>
        <w:tc>
          <w:tcPr>
            <w:tcW w:w="0" w:type="auto"/>
          </w:tcPr>
          <w:p w14:paraId="4709CAF0" w14:textId="098726C3" w:rsidR="00B47F76" w:rsidRPr="00036F50" w:rsidDel="006A525C" w:rsidRDefault="00B47F76" w:rsidP="006636CC">
            <w:pPr>
              <w:jc w:val="center"/>
              <w:rPr>
                <w:del w:id="1811" w:author="David Conklin" w:date="2021-01-06T11:36:00Z"/>
                <w:b/>
                <w:bCs/>
              </w:rPr>
            </w:pPr>
            <w:del w:id="1812" w:author="David Conklin" w:date="2021-01-06T11:36:00Z">
              <w:r w:rsidRPr="00036F50" w:rsidDel="006A525C">
                <w:rPr>
                  <w:b/>
                  <w:bCs/>
                </w:rPr>
                <w:delText>Outputs</w:delText>
              </w:r>
            </w:del>
          </w:p>
        </w:tc>
        <w:tc>
          <w:tcPr>
            <w:tcW w:w="0" w:type="auto"/>
          </w:tcPr>
          <w:p w14:paraId="5DBB4455" w14:textId="4FD40F17" w:rsidR="00B47F76" w:rsidDel="006A525C" w:rsidRDefault="00B47F76" w:rsidP="006636CC">
            <w:pPr>
              <w:jc w:val="right"/>
              <w:rPr>
                <w:del w:id="1813" w:author="David Conklin" w:date="2021-01-06T11:36:00Z"/>
              </w:rPr>
            </w:pPr>
            <w:del w:id="1814" w:author="David Conklin" w:date="2021-01-06T11:36:00Z">
              <w:r w:rsidDel="006A525C">
                <w:delText>annual mmH2O</w:delText>
              </w:r>
            </w:del>
          </w:p>
        </w:tc>
        <w:tc>
          <w:tcPr>
            <w:tcW w:w="0" w:type="auto"/>
          </w:tcPr>
          <w:p w14:paraId="74396756" w14:textId="0F0F7A07" w:rsidR="00B47F76" w:rsidDel="006A525C" w:rsidRDefault="00B47F76" w:rsidP="00872B5B">
            <w:pPr>
              <w:jc w:val="right"/>
              <w:rPr>
                <w:del w:id="1815" w:author="David Conklin" w:date="2021-01-06T11:36:00Z"/>
              </w:rPr>
            </w:pPr>
            <w:del w:id="1816" w:author="David Conklin" w:date="2021-01-06T11:36:00Z">
              <w:r w:rsidDel="006A525C">
                <w:delText>% of precipitation</w:delText>
              </w:r>
            </w:del>
          </w:p>
        </w:tc>
        <w:tc>
          <w:tcPr>
            <w:tcW w:w="0" w:type="auto"/>
          </w:tcPr>
          <w:p w14:paraId="593E551D" w14:textId="4348D302" w:rsidR="00B47F76" w:rsidDel="006A525C" w:rsidRDefault="00B47F76" w:rsidP="00872B5B">
            <w:pPr>
              <w:jc w:val="right"/>
              <w:rPr>
                <w:del w:id="1817" w:author="David Conklin" w:date="2021-01-06T11:36:00Z"/>
              </w:rPr>
            </w:pPr>
            <w:del w:id="1818" w:author="David Conklin" w:date="2021-01-06T11:36:00Z">
              <w:r w:rsidDel="006A525C">
                <w:delText>cms</w:delText>
              </w:r>
            </w:del>
          </w:p>
        </w:tc>
        <w:tc>
          <w:tcPr>
            <w:tcW w:w="0" w:type="auto"/>
          </w:tcPr>
          <w:p w14:paraId="47541193" w14:textId="699B8D29" w:rsidR="00B47F76" w:rsidDel="006A525C" w:rsidRDefault="00914CB4" w:rsidP="006636CC">
            <w:pPr>
              <w:rPr>
                <w:del w:id="1819" w:author="David Conklin" w:date="2021-01-06T11:36:00Z"/>
              </w:rPr>
            </w:pPr>
            <w:del w:id="1820" w:author="David Conklin" w:date="2021-01-06T11:36:00Z">
              <w:r w:rsidDel="006A525C">
                <w:delText>% of basin discharge</w:delText>
              </w:r>
            </w:del>
          </w:p>
        </w:tc>
      </w:tr>
      <w:tr w:rsidR="00B47F76" w:rsidDel="006A525C" w14:paraId="32F9057F" w14:textId="4CC2B00D" w:rsidTr="006636CC">
        <w:trPr>
          <w:del w:id="1821" w:author="David Conklin" w:date="2021-01-06T11:36:00Z"/>
        </w:trPr>
        <w:tc>
          <w:tcPr>
            <w:tcW w:w="0" w:type="auto"/>
          </w:tcPr>
          <w:p w14:paraId="672BB5DF" w14:textId="3A11CB14" w:rsidR="00B47F76" w:rsidDel="006A525C" w:rsidRDefault="00B47F76" w:rsidP="006636CC">
            <w:pPr>
              <w:rPr>
                <w:del w:id="1822" w:author="David Conklin" w:date="2021-01-06T11:36:00Z"/>
              </w:rPr>
            </w:pPr>
            <w:del w:id="1823" w:author="David Conklin" w:date="2021-01-06T11:36:00Z">
              <w:r w:rsidDel="006A525C">
                <w:delText>basin discharge</w:delText>
              </w:r>
            </w:del>
          </w:p>
        </w:tc>
        <w:tc>
          <w:tcPr>
            <w:tcW w:w="0" w:type="auto"/>
          </w:tcPr>
          <w:p w14:paraId="12ED17B0" w14:textId="14B319EC" w:rsidR="00B47F76" w:rsidDel="006A525C" w:rsidRDefault="00B47F76" w:rsidP="006636CC">
            <w:pPr>
              <w:jc w:val="right"/>
              <w:rPr>
                <w:del w:id="1824" w:author="David Conklin" w:date="2021-01-06T11:36:00Z"/>
              </w:rPr>
            </w:pPr>
            <w:del w:id="1825" w:author="David Conklin" w:date="2021-01-06T11:36:00Z">
              <w:r w:rsidDel="006A525C">
                <w:delText>14</w:delText>
              </w:r>
              <w:r w:rsidR="00C4268B" w:rsidDel="006A525C">
                <w:delText>56</w:delText>
              </w:r>
            </w:del>
          </w:p>
        </w:tc>
        <w:tc>
          <w:tcPr>
            <w:tcW w:w="0" w:type="auto"/>
          </w:tcPr>
          <w:p w14:paraId="2CB26F17" w14:textId="4E77B2D7" w:rsidR="00B47F76" w:rsidDel="006A525C" w:rsidRDefault="00B47F76" w:rsidP="00872B5B">
            <w:pPr>
              <w:jc w:val="right"/>
              <w:rPr>
                <w:del w:id="1826" w:author="David Conklin" w:date="2021-01-06T11:36:00Z"/>
              </w:rPr>
            </w:pPr>
            <w:del w:id="1827" w:author="David Conklin" w:date="2021-01-06T11:36:00Z">
              <w:r w:rsidDel="006A525C">
                <w:delText>7</w:delText>
              </w:r>
              <w:r w:rsidR="00C4268B" w:rsidDel="006A525C">
                <w:delText>6.6</w:delText>
              </w:r>
              <w:r w:rsidDel="006A525C">
                <w:delText>%</w:delText>
              </w:r>
            </w:del>
          </w:p>
        </w:tc>
        <w:tc>
          <w:tcPr>
            <w:tcW w:w="0" w:type="auto"/>
          </w:tcPr>
          <w:p w14:paraId="545C8904" w14:textId="7AD1DA81" w:rsidR="00B47F76" w:rsidDel="006A525C" w:rsidRDefault="00B47F76" w:rsidP="00872B5B">
            <w:pPr>
              <w:jc w:val="right"/>
              <w:rPr>
                <w:del w:id="1828" w:author="David Conklin" w:date="2021-01-06T11:36:00Z"/>
              </w:rPr>
            </w:pPr>
            <w:del w:id="1829" w:author="David Conklin" w:date="2021-01-06T11:36:00Z">
              <w:r w:rsidDel="006A525C">
                <w:delText>15</w:delText>
              </w:r>
              <w:r w:rsidR="004C77EC" w:rsidDel="006A525C">
                <w:delText>2.7</w:delText>
              </w:r>
            </w:del>
          </w:p>
        </w:tc>
        <w:tc>
          <w:tcPr>
            <w:tcW w:w="0" w:type="auto"/>
          </w:tcPr>
          <w:p w14:paraId="7D01391D" w14:textId="420ECC5C" w:rsidR="00B47F76" w:rsidDel="006A525C" w:rsidRDefault="00914CB4" w:rsidP="00872B5B">
            <w:pPr>
              <w:jc w:val="right"/>
              <w:rPr>
                <w:del w:id="1830" w:author="David Conklin" w:date="2021-01-06T11:36:00Z"/>
              </w:rPr>
            </w:pPr>
            <w:del w:id="1831" w:author="David Conklin" w:date="2021-01-06T11:36:00Z">
              <w:r w:rsidDel="006A525C">
                <w:delText>100.0 %</w:delText>
              </w:r>
            </w:del>
          </w:p>
        </w:tc>
      </w:tr>
      <w:tr w:rsidR="00B47F76" w:rsidDel="006A525C" w14:paraId="25FBA19F" w14:textId="55FD5EBD" w:rsidTr="006636CC">
        <w:trPr>
          <w:del w:id="1832" w:author="David Conklin" w:date="2021-01-06T11:36:00Z"/>
        </w:trPr>
        <w:tc>
          <w:tcPr>
            <w:tcW w:w="0" w:type="auto"/>
          </w:tcPr>
          <w:p w14:paraId="1654ABA3" w14:textId="721837AC" w:rsidR="00B47F76" w:rsidDel="006A525C" w:rsidRDefault="00B47F76" w:rsidP="006636CC">
            <w:pPr>
              <w:rPr>
                <w:del w:id="1833" w:author="David Conklin" w:date="2021-01-06T11:36:00Z"/>
              </w:rPr>
            </w:pPr>
            <w:del w:id="1834" w:author="David Conklin" w:date="2021-01-06T11:36:00Z">
              <w:r w:rsidDel="006A525C">
                <w:delText>evapotranspiration</w:delText>
              </w:r>
            </w:del>
          </w:p>
        </w:tc>
        <w:tc>
          <w:tcPr>
            <w:tcW w:w="0" w:type="auto"/>
          </w:tcPr>
          <w:p w14:paraId="49493F2A" w14:textId="369BA191" w:rsidR="00B47F76" w:rsidDel="006A525C" w:rsidRDefault="00034BCE" w:rsidP="006636CC">
            <w:pPr>
              <w:jc w:val="right"/>
              <w:rPr>
                <w:del w:id="1835" w:author="David Conklin" w:date="2021-01-06T11:36:00Z"/>
              </w:rPr>
            </w:pPr>
            <w:del w:id="1836" w:author="David Conklin" w:date="2021-01-06T11:36:00Z">
              <w:r w:rsidDel="006A525C">
                <w:delText>646</w:delText>
              </w:r>
            </w:del>
          </w:p>
        </w:tc>
        <w:tc>
          <w:tcPr>
            <w:tcW w:w="0" w:type="auto"/>
          </w:tcPr>
          <w:p w14:paraId="1A091BE1" w14:textId="5627341F" w:rsidR="00B47F76" w:rsidDel="006A525C" w:rsidRDefault="00B47F76" w:rsidP="00872B5B">
            <w:pPr>
              <w:jc w:val="right"/>
              <w:rPr>
                <w:del w:id="1837" w:author="David Conklin" w:date="2021-01-06T11:36:00Z"/>
              </w:rPr>
            </w:pPr>
            <w:del w:id="1838" w:author="David Conklin" w:date="2021-01-06T11:36:00Z">
              <w:r w:rsidDel="006A525C">
                <w:delText>3</w:delText>
              </w:r>
              <w:r w:rsidR="000B611E" w:rsidDel="006A525C">
                <w:delText>4.0</w:delText>
              </w:r>
              <w:r w:rsidDel="006A525C">
                <w:delText>%</w:delText>
              </w:r>
            </w:del>
          </w:p>
        </w:tc>
        <w:tc>
          <w:tcPr>
            <w:tcW w:w="0" w:type="auto"/>
          </w:tcPr>
          <w:p w14:paraId="6A7F569C" w14:textId="39075E88" w:rsidR="00B47F76" w:rsidDel="006A525C" w:rsidRDefault="00B47F76" w:rsidP="00872B5B">
            <w:pPr>
              <w:jc w:val="right"/>
              <w:rPr>
                <w:del w:id="1839" w:author="David Conklin" w:date="2021-01-06T11:36:00Z"/>
              </w:rPr>
            </w:pPr>
          </w:p>
        </w:tc>
        <w:tc>
          <w:tcPr>
            <w:tcW w:w="0" w:type="auto"/>
          </w:tcPr>
          <w:p w14:paraId="322A90A4" w14:textId="3C6A52F5" w:rsidR="00F631DF" w:rsidDel="006A525C" w:rsidRDefault="00F631DF">
            <w:pPr>
              <w:jc w:val="right"/>
              <w:rPr>
                <w:del w:id="1840" w:author="David Conklin" w:date="2021-01-06T11:36:00Z"/>
              </w:rPr>
              <w:pPrChange w:id="1841" w:author="David Conklin" w:date="2021-01-01T08:51:00Z">
                <w:pPr/>
              </w:pPrChange>
            </w:pPr>
          </w:p>
        </w:tc>
      </w:tr>
      <w:tr w:rsidR="00B47F76" w:rsidDel="006A525C" w14:paraId="38D3FE64" w14:textId="6E2658D2" w:rsidTr="006636CC">
        <w:trPr>
          <w:del w:id="1842" w:author="David Conklin" w:date="2021-01-06T11:36:00Z"/>
        </w:trPr>
        <w:tc>
          <w:tcPr>
            <w:tcW w:w="0" w:type="auto"/>
          </w:tcPr>
          <w:p w14:paraId="41741386" w14:textId="2367001A" w:rsidR="00B47F76" w:rsidDel="006A525C" w:rsidRDefault="00B47F76" w:rsidP="006636CC">
            <w:pPr>
              <w:rPr>
                <w:del w:id="1843" w:author="David Conklin" w:date="2021-01-06T11:36:00Z"/>
              </w:rPr>
            </w:pPr>
            <w:del w:id="1844" w:author="David Conklin" w:date="2021-01-06T11:36:00Z">
              <w:r w:rsidDel="006A525C">
                <w:delText>snow “evaporation”</w:delText>
              </w:r>
            </w:del>
          </w:p>
        </w:tc>
        <w:tc>
          <w:tcPr>
            <w:tcW w:w="0" w:type="auto"/>
          </w:tcPr>
          <w:p w14:paraId="1D1DCF74" w14:textId="411BBF93" w:rsidR="00B47F76" w:rsidDel="006A525C" w:rsidRDefault="00B47F76" w:rsidP="006636CC">
            <w:pPr>
              <w:jc w:val="right"/>
              <w:rPr>
                <w:del w:id="1845" w:author="David Conklin" w:date="2021-01-06T11:36:00Z"/>
              </w:rPr>
            </w:pPr>
            <w:del w:id="1846" w:author="David Conklin" w:date="2021-01-06T11:36:00Z">
              <w:r w:rsidDel="006A525C">
                <w:delText>83</w:delText>
              </w:r>
            </w:del>
          </w:p>
        </w:tc>
        <w:tc>
          <w:tcPr>
            <w:tcW w:w="0" w:type="auto"/>
          </w:tcPr>
          <w:p w14:paraId="1BAC4B77" w14:textId="3F6416A9" w:rsidR="00B47F76" w:rsidDel="006A525C" w:rsidRDefault="00B47F76" w:rsidP="00872B5B">
            <w:pPr>
              <w:jc w:val="right"/>
              <w:rPr>
                <w:del w:id="1847" w:author="David Conklin" w:date="2021-01-06T11:36:00Z"/>
              </w:rPr>
            </w:pPr>
            <w:del w:id="1848" w:author="David Conklin" w:date="2021-01-06T11:36:00Z">
              <w:r w:rsidDel="006A525C">
                <w:delText>4.4%</w:delText>
              </w:r>
            </w:del>
          </w:p>
        </w:tc>
        <w:tc>
          <w:tcPr>
            <w:tcW w:w="0" w:type="auto"/>
          </w:tcPr>
          <w:p w14:paraId="3BD7E228" w14:textId="7DC63904" w:rsidR="00B47F76" w:rsidDel="006A525C" w:rsidRDefault="00B47F76" w:rsidP="00872B5B">
            <w:pPr>
              <w:jc w:val="right"/>
              <w:rPr>
                <w:del w:id="1849" w:author="David Conklin" w:date="2021-01-06T11:36:00Z"/>
              </w:rPr>
            </w:pPr>
          </w:p>
        </w:tc>
        <w:tc>
          <w:tcPr>
            <w:tcW w:w="0" w:type="auto"/>
          </w:tcPr>
          <w:p w14:paraId="640BEEC6" w14:textId="14B7E705" w:rsidR="00B47F76" w:rsidDel="006A525C" w:rsidRDefault="00B47F76">
            <w:pPr>
              <w:jc w:val="right"/>
              <w:rPr>
                <w:del w:id="1850" w:author="David Conklin" w:date="2021-01-06T11:36:00Z"/>
              </w:rPr>
              <w:pPrChange w:id="1851" w:author="David Conklin" w:date="2021-01-01T08:51:00Z">
                <w:pPr/>
              </w:pPrChange>
            </w:pPr>
          </w:p>
        </w:tc>
      </w:tr>
      <w:tr w:rsidR="00B47F76" w:rsidDel="006A525C" w14:paraId="1245F3E5" w14:textId="4F4AE5EC" w:rsidTr="006636CC">
        <w:trPr>
          <w:del w:id="1852" w:author="David Conklin" w:date="2021-01-06T11:36:00Z"/>
        </w:trPr>
        <w:tc>
          <w:tcPr>
            <w:tcW w:w="0" w:type="auto"/>
          </w:tcPr>
          <w:p w14:paraId="37D321B6" w14:textId="0472C2D2" w:rsidR="00B47F76" w:rsidDel="006A525C" w:rsidRDefault="00B47F76" w:rsidP="006636CC">
            <w:pPr>
              <w:rPr>
                <w:del w:id="1853" w:author="David Conklin" w:date="2021-01-06T11:36:00Z"/>
              </w:rPr>
            </w:pPr>
            <w:del w:id="1854" w:author="David Conklin" w:date="2021-01-06T11:36:00Z">
              <w:r w:rsidDel="006A525C">
                <w:delText>piped out</w:delText>
              </w:r>
            </w:del>
          </w:p>
        </w:tc>
        <w:tc>
          <w:tcPr>
            <w:tcW w:w="0" w:type="auto"/>
          </w:tcPr>
          <w:p w14:paraId="39C125B9" w14:textId="7EE076E1" w:rsidR="00B47F76" w:rsidDel="006A525C" w:rsidRDefault="00B47F76" w:rsidP="006636CC">
            <w:pPr>
              <w:jc w:val="right"/>
              <w:rPr>
                <w:del w:id="1855" w:author="David Conklin" w:date="2021-01-06T11:36:00Z"/>
              </w:rPr>
            </w:pPr>
            <w:del w:id="1856" w:author="David Conklin" w:date="2021-01-06T11:36:00Z">
              <w:r w:rsidDel="006A525C">
                <w:delText>8</w:delText>
              </w:r>
            </w:del>
          </w:p>
        </w:tc>
        <w:tc>
          <w:tcPr>
            <w:tcW w:w="0" w:type="auto"/>
          </w:tcPr>
          <w:p w14:paraId="41D1058B" w14:textId="48DC39D0" w:rsidR="00B47F76" w:rsidDel="006A525C" w:rsidRDefault="00B47F76" w:rsidP="00872B5B">
            <w:pPr>
              <w:jc w:val="right"/>
              <w:rPr>
                <w:del w:id="1857" w:author="David Conklin" w:date="2021-01-06T11:36:00Z"/>
              </w:rPr>
            </w:pPr>
            <w:del w:id="1858" w:author="David Conklin" w:date="2021-01-06T11:36:00Z">
              <w:r w:rsidDel="006A525C">
                <w:delText>0.4%</w:delText>
              </w:r>
            </w:del>
          </w:p>
        </w:tc>
        <w:tc>
          <w:tcPr>
            <w:tcW w:w="0" w:type="auto"/>
          </w:tcPr>
          <w:p w14:paraId="0ACE8F73" w14:textId="43A2C1D2" w:rsidR="00B47F76" w:rsidDel="006A525C" w:rsidRDefault="00B47F76" w:rsidP="00872B5B">
            <w:pPr>
              <w:jc w:val="right"/>
              <w:rPr>
                <w:del w:id="1859" w:author="David Conklin" w:date="2021-01-06T11:36:00Z"/>
              </w:rPr>
            </w:pPr>
          </w:p>
        </w:tc>
        <w:tc>
          <w:tcPr>
            <w:tcW w:w="0" w:type="auto"/>
          </w:tcPr>
          <w:p w14:paraId="3161DC1C" w14:textId="55F26649" w:rsidR="00B47F76" w:rsidDel="006A525C" w:rsidRDefault="00B47F76">
            <w:pPr>
              <w:jc w:val="right"/>
              <w:rPr>
                <w:del w:id="1860" w:author="David Conklin" w:date="2021-01-06T11:36:00Z"/>
              </w:rPr>
              <w:pPrChange w:id="1861" w:author="David Conklin" w:date="2021-01-01T08:51:00Z">
                <w:pPr/>
              </w:pPrChange>
            </w:pPr>
          </w:p>
        </w:tc>
      </w:tr>
      <w:tr w:rsidR="00B47F76" w:rsidDel="006A525C" w14:paraId="1A44680C" w14:textId="080984E9" w:rsidTr="006636CC">
        <w:trPr>
          <w:del w:id="1862" w:author="David Conklin" w:date="2021-01-06T11:36:00Z"/>
        </w:trPr>
        <w:tc>
          <w:tcPr>
            <w:tcW w:w="0" w:type="auto"/>
          </w:tcPr>
          <w:p w14:paraId="20AA43E0" w14:textId="09C13752" w:rsidR="00B47F76" w:rsidDel="006A525C" w:rsidRDefault="00B47F76" w:rsidP="006636CC">
            <w:pPr>
              <w:jc w:val="right"/>
              <w:rPr>
                <w:del w:id="1863" w:author="David Conklin" w:date="2021-01-06T11:36:00Z"/>
              </w:rPr>
            </w:pPr>
            <w:del w:id="1864" w:author="David Conklin" w:date="2021-01-06T11:36:00Z">
              <w:r w:rsidDel="006A525C">
                <w:delText>total out</w:delText>
              </w:r>
            </w:del>
          </w:p>
        </w:tc>
        <w:tc>
          <w:tcPr>
            <w:tcW w:w="0" w:type="auto"/>
          </w:tcPr>
          <w:p w14:paraId="3EFABE3E" w14:textId="7764C530" w:rsidR="000B611E" w:rsidDel="006A525C" w:rsidRDefault="00B47F76">
            <w:pPr>
              <w:jc w:val="right"/>
              <w:rPr>
                <w:del w:id="1865" w:author="David Conklin" w:date="2021-01-06T11:36:00Z"/>
              </w:rPr>
            </w:pPr>
            <w:del w:id="1866" w:author="David Conklin" w:date="2021-01-06T11:36:00Z">
              <w:r w:rsidDel="006A525C">
                <w:delText>2</w:delText>
              </w:r>
              <w:r w:rsidR="00034BCE" w:rsidDel="006A525C">
                <w:delText>19</w:delText>
              </w:r>
              <w:r w:rsidR="000B611E" w:rsidDel="006A525C">
                <w:delText>3</w:delText>
              </w:r>
            </w:del>
          </w:p>
        </w:tc>
        <w:tc>
          <w:tcPr>
            <w:tcW w:w="0" w:type="auto"/>
          </w:tcPr>
          <w:p w14:paraId="34613082" w14:textId="542A58CD" w:rsidR="00B47F76" w:rsidDel="006A525C" w:rsidRDefault="00B47F76" w:rsidP="00872B5B">
            <w:pPr>
              <w:jc w:val="right"/>
              <w:rPr>
                <w:del w:id="1867" w:author="David Conklin" w:date="2021-01-06T11:36:00Z"/>
              </w:rPr>
            </w:pPr>
            <w:del w:id="1868" w:author="David Conklin" w:date="2021-01-06T11:36:00Z">
              <w:r w:rsidDel="006A525C">
                <w:delText>11</w:delText>
              </w:r>
              <w:r w:rsidR="000B611E" w:rsidDel="006A525C">
                <w:delText>5.3</w:delText>
              </w:r>
              <w:r w:rsidDel="006A525C">
                <w:delText>%</w:delText>
              </w:r>
            </w:del>
          </w:p>
        </w:tc>
        <w:tc>
          <w:tcPr>
            <w:tcW w:w="0" w:type="auto"/>
          </w:tcPr>
          <w:p w14:paraId="0F8EB8DB" w14:textId="779D9B64" w:rsidR="00B47F76" w:rsidDel="006A525C" w:rsidRDefault="00B47F76" w:rsidP="00872B5B">
            <w:pPr>
              <w:jc w:val="right"/>
              <w:rPr>
                <w:del w:id="1869" w:author="David Conklin" w:date="2021-01-06T11:36:00Z"/>
              </w:rPr>
            </w:pPr>
          </w:p>
        </w:tc>
        <w:tc>
          <w:tcPr>
            <w:tcW w:w="0" w:type="auto"/>
          </w:tcPr>
          <w:p w14:paraId="715663ED" w14:textId="745F533F" w:rsidR="00B47F76" w:rsidDel="006A525C" w:rsidRDefault="00B47F76">
            <w:pPr>
              <w:jc w:val="right"/>
              <w:rPr>
                <w:del w:id="1870" w:author="David Conklin" w:date="2021-01-06T11:36:00Z"/>
              </w:rPr>
              <w:pPrChange w:id="1871" w:author="David Conklin" w:date="2021-01-01T08:51:00Z">
                <w:pPr/>
              </w:pPrChange>
            </w:pPr>
          </w:p>
        </w:tc>
      </w:tr>
    </w:tbl>
    <w:p w14:paraId="4D584C08" w14:textId="77777777" w:rsidR="00B47F76" w:rsidDel="009C6DFD" w:rsidRDefault="00B47F76" w:rsidP="00B47F76">
      <w:pPr>
        <w:rPr>
          <w:del w:id="1872" w:author="David Conklin" w:date="2021-01-04T18:18:00Z"/>
        </w:rPr>
      </w:pPr>
    </w:p>
    <w:p w14:paraId="10E2D6EA" w14:textId="77777777" w:rsidR="00B47F76" w:rsidDel="009C6DFD" w:rsidRDefault="00B47F76" w:rsidP="00535731">
      <w:pPr>
        <w:rPr>
          <w:del w:id="1873" w:author="David Conklin" w:date="2021-01-04T18:18:00Z"/>
        </w:rPr>
      </w:pPr>
    </w:p>
    <w:p w14:paraId="5EBD293D" w14:textId="703C9D35" w:rsidR="00010FCE" w:rsidDel="006A525C" w:rsidRDefault="00010FCE">
      <w:pPr>
        <w:rPr>
          <w:del w:id="1874" w:author="David Conklin" w:date="2021-01-06T11:36:00Z"/>
        </w:rPr>
      </w:pPr>
    </w:p>
    <w:p w14:paraId="22E170AA" w14:textId="3738305E" w:rsidR="00BB7B7B" w:rsidRDefault="00BB7B7B" w:rsidP="00BB7B7B">
      <w:pPr>
        <w:rPr>
          <w:ins w:id="1875" w:author="David Conklin" w:date="2021-01-06T11:15:00Z"/>
        </w:rPr>
      </w:pPr>
      <w:ins w:id="1876" w:author="David Conklin" w:date="2021-01-06T11:15:00Z">
        <w:r>
          <w:t>As of 1/6/21 CW3M ver. 225,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rPr>
          <w:ins w:id="1877" w:author="David Conklin" w:date="2021-01-06T11:15:00Z"/>
        </w:trPr>
        <w:tc>
          <w:tcPr>
            <w:tcW w:w="0" w:type="auto"/>
          </w:tcPr>
          <w:p w14:paraId="3DABF4B0" w14:textId="77777777" w:rsidR="00BB7B7B" w:rsidRPr="00036F50" w:rsidRDefault="00BB7B7B" w:rsidP="00BB7B7B">
            <w:pPr>
              <w:jc w:val="center"/>
              <w:rPr>
                <w:ins w:id="1878" w:author="David Conklin" w:date="2021-01-06T11:15:00Z"/>
                <w:b/>
                <w:bCs/>
              </w:rPr>
            </w:pPr>
            <w:ins w:id="1879" w:author="David Conklin" w:date="2021-01-06T11:15:00Z">
              <w:r w:rsidRPr="00036F50">
                <w:rPr>
                  <w:b/>
                  <w:bCs/>
                </w:rPr>
                <w:t>Inputs</w:t>
              </w:r>
            </w:ins>
          </w:p>
        </w:tc>
        <w:tc>
          <w:tcPr>
            <w:tcW w:w="0" w:type="auto"/>
          </w:tcPr>
          <w:p w14:paraId="08D6CFFE" w14:textId="77777777" w:rsidR="00BB7B7B" w:rsidRDefault="00BB7B7B" w:rsidP="00BB7B7B">
            <w:pPr>
              <w:rPr>
                <w:ins w:id="1880" w:author="David Conklin" w:date="2021-01-06T11:15:00Z"/>
              </w:rPr>
            </w:pPr>
            <w:ins w:id="1881" w:author="David Conklin" w:date="2021-01-06T11:15:00Z">
              <w:r>
                <w:t>annual mmH2O</w:t>
              </w:r>
            </w:ins>
          </w:p>
        </w:tc>
        <w:tc>
          <w:tcPr>
            <w:tcW w:w="0" w:type="auto"/>
          </w:tcPr>
          <w:p w14:paraId="33F604C3" w14:textId="77777777" w:rsidR="00BB7B7B" w:rsidRDefault="00BB7B7B" w:rsidP="00BB7B7B">
            <w:pPr>
              <w:rPr>
                <w:ins w:id="1882" w:author="David Conklin" w:date="2021-01-06T11:15:00Z"/>
              </w:rPr>
            </w:pPr>
            <w:ins w:id="1883" w:author="David Conklin" w:date="2021-01-06T11:15:00Z">
              <w:r>
                <w:t>% of total inputs</w:t>
              </w:r>
            </w:ins>
          </w:p>
        </w:tc>
        <w:tc>
          <w:tcPr>
            <w:tcW w:w="0" w:type="auto"/>
          </w:tcPr>
          <w:p w14:paraId="00217D3E" w14:textId="77777777" w:rsidR="00BB7B7B" w:rsidRDefault="00BB7B7B" w:rsidP="00BB7B7B">
            <w:pPr>
              <w:rPr>
                <w:ins w:id="1884" w:author="David Conklin" w:date="2021-01-06T11:15:00Z"/>
              </w:rPr>
            </w:pPr>
            <w:ins w:id="1885" w:author="David Conklin" w:date="2021-01-06T11:15:00Z">
              <w:r>
                <w:t>cms</w:t>
              </w:r>
            </w:ins>
          </w:p>
        </w:tc>
        <w:tc>
          <w:tcPr>
            <w:tcW w:w="0" w:type="auto"/>
          </w:tcPr>
          <w:p w14:paraId="1FCE632E" w14:textId="77777777" w:rsidR="00BB7B7B" w:rsidRDefault="00BB7B7B" w:rsidP="00BB7B7B">
            <w:pPr>
              <w:rPr>
                <w:ins w:id="1886" w:author="David Conklin" w:date="2021-01-06T11:15:00Z"/>
              </w:rPr>
            </w:pPr>
            <w:ins w:id="1887" w:author="David Conklin" w:date="2021-01-06T11:15:00Z">
              <w:r>
                <w:t>% of basin discharge</w:t>
              </w:r>
            </w:ins>
          </w:p>
        </w:tc>
      </w:tr>
      <w:tr w:rsidR="00BB7B7B" w14:paraId="003A5B85" w14:textId="77777777" w:rsidTr="00BB7B7B">
        <w:trPr>
          <w:ins w:id="1888" w:author="David Conklin" w:date="2021-01-06T11:15:00Z"/>
        </w:trPr>
        <w:tc>
          <w:tcPr>
            <w:tcW w:w="0" w:type="auto"/>
          </w:tcPr>
          <w:p w14:paraId="11E761D7" w14:textId="77777777" w:rsidR="00BB7B7B" w:rsidRDefault="00BB7B7B" w:rsidP="00BB7B7B">
            <w:pPr>
              <w:rPr>
                <w:ins w:id="1889" w:author="David Conklin" w:date="2021-01-06T11:15:00Z"/>
              </w:rPr>
            </w:pPr>
            <w:ins w:id="1890" w:author="David Conklin" w:date="2021-01-06T11:15:00Z">
              <w:r>
                <w:t>precipitation</w:t>
              </w:r>
            </w:ins>
          </w:p>
        </w:tc>
        <w:tc>
          <w:tcPr>
            <w:tcW w:w="0" w:type="auto"/>
          </w:tcPr>
          <w:p w14:paraId="74A12B6D" w14:textId="6AFCA769" w:rsidR="00BB7B7B" w:rsidRDefault="00BB7B7B" w:rsidP="00BB7B7B">
            <w:pPr>
              <w:jc w:val="right"/>
              <w:rPr>
                <w:ins w:id="1891" w:author="David Conklin" w:date="2021-01-06T11:15:00Z"/>
              </w:rPr>
            </w:pPr>
            <w:ins w:id="1892" w:author="David Conklin" w:date="2021-01-06T11:15:00Z">
              <w:r>
                <w:t>1890</w:t>
              </w:r>
            </w:ins>
          </w:p>
        </w:tc>
        <w:tc>
          <w:tcPr>
            <w:tcW w:w="0" w:type="auto"/>
          </w:tcPr>
          <w:p w14:paraId="660BE8E2" w14:textId="7603EDB0" w:rsidR="00BB7B7B" w:rsidRDefault="00BB7B7B" w:rsidP="00BB7B7B">
            <w:pPr>
              <w:jc w:val="right"/>
              <w:rPr>
                <w:ins w:id="1893" w:author="David Conklin" w:date="2021-01-06T11:15:00Z"/>
              </w:rPr>
            </w:pPr>
            <w:ins w:id="1894" w:author="David Conklin" w:date="2021-01-06T11:15:00Z">
              <w:r>
                <w:t>8</w:t>
              </w:r>
            </w:ins>
            <w:ins w:id="1895" w:author="David Conklin" w:date="2021-01-06T11:19:00Z">
              <w:r>
                <w:t>5.6</w:t>
              </w:r>
            </w:ins>
            <w:ins w:id="1896" w:author="David Conklin" w:date="2021-01-06T11:15:00Z">
              <w:r>
                <w:t>%</w:t>
              </w:r>
            </w:ins>
          </w:p>
        </w:tc>
        <w:tc>
          <w:tcPr>
            <w:tcW w:w="0" w:type="auto"/>
          </w:tcPr>
          <w:p w14:paraId="71F222B4" w14:textId="77777777" w:rsidR="00BB7B7B" w:rsidRDefault="00BB7B7B" w:rsidP="00BB7B7B">
            <w:pPr>
              <w:jc w:val="right"/>
              <w:rPr>
                <w:ins w:id="1897" w:author="David Conklin" w:date="2021-01-06T11:15:00Z"/>
              </w:rPr>
            </w:pPr>
          </w:p>
        </w:tc>
        <w:tc>
          <w:tcPr>
            <w:tcW w:w="0" w:type="auto"/>
          </w:tcPr>
          <w:p w14:paraId="712A5636" w14:textId="77777777" w:rsidR="00BB7B7B" w:rsidRDefault="00BB7B7B" w:rsidP="00BB7B7B">
            <w:pPr>
              <w:rPr>
                <w:ins w:id="1898" w:author="David Conklin" w:date="2021-01-06T11:15:00Z"/>
              </w:rPr>
            </w:pPr>
          </w:p>
        </w:tc>
      </w:tr>
      <w:tr w:rsidR="00BB7B7B" w14:paraId="3F6BE939" w14:textId="77777777" w:rsidTr="00BB7B7B">
        <w:trPr>
          <w:ins w:id="1899" w:author="David Conklin" w:date="2021-01-06T11:15:00Z"/>
        </w:trPr>
        <w:tc>
          <w:tcPr>
            <w:tcW w:w="0" w:type="auto"/>
          </w:tcPr>
          <w:p w14:paraId="59D5A135" w14:textId="77777777" w:rsidR="00BB7B7B" w:rsidRDefault="00BB7B7B" w:rsidP="00BB7B7B">
            <w:pPr>
              <w:rPr>
                <w:ins w:id="1900" w:author="David Conklin" w:date="2021-01-06T11:15:00Z"/>
              </w:rPr>
            </w:pPr>
            <w:ins w:id="1901" w:author="David Conklin" w:date="2021-01-06T11:15:00Z">
              <w:r>
                <w:t>springs</w:t>
              </w:r>
            </w:ins>
          </w:p>
        </w:tc>
        <w:tc>
          <w:tcPr>
            <w:tcW w:w="0" w:type="auto"/>
          </w:tcPr>
          <w:p w14:paraId="73964851" w14:textId="73001BA3" w:rsidR="00BB7B7B" w:rsidRDefault="00BB7B7B" w:rsidP="00BB7B7B">
            <w:pPr>
              <w:jc w:val="right"/>
              <w:rPr>
                <w:ins w:id="1902" w:author="David Conklin" w:date="2021-01-06T11:15:00Z"/>
              </w:rPr>
            </w:pPr>
            <w:ins w:id="1903" w:author="David Conklin" w:date="2021-01-06T11:16:00Z">
              <w:r>
                <w:t>300</w:t>
              </w:r>
            </w:ins>
          </w:p>
        </w:tc>
        <w:tc>
          <w:tcPr>
            <w:tcW w:w="0" w:type="auto"/>
          </w:tcPr>
          <w:p w14:paraId="67614063" w14:textId="43220306" w:rsidR="00BB7B7B" w:rsidRDefault="00BB7B7B" w:rsidP="00BB7B7B">
            <w:pPr>
              <w:jc w:val="right"/>
              <w:rPr>
                <w:ins w:id="1904" w:author="David Conklin" w:date="2021-01-06T11:15:00Z"/>
              </w:rPr>
            </w:pPr>
            <w:ins w:id="1905" w:author="David Conklin" w:date="2021-01-06T11:15:00Z">
              <w:r>
                <w:t>1</w:t>
              </w:r>
            </w:ins>
            <w:ins w:id="1906" w:author="David Conklin" w:date="2021-01-06T11:19:00Z">
              <w:r>
                <w:t>3.6</w:t>
              </w:r>
            </w:ins>
            <w:ins w:id="1907" w:author="David Conklin" w:date="2021-01-06T11:15:00Z">
              <w:r>
                <w:t>%</w:t>
              </w:r>
            </w:ins>
          </w:p>
        </w:tc>
        <w:tc>
          <w:tcPr>
            <w:tcW w:w="0" w:type="auto"/>
          </w:tcPr>
          <w:p w14:paraId="18F004A3" w14:textId="22CB547E" w:rsidR="00BB7B7B" w:rsidRDefault="00BB7B7B" w:rsidP="00BB7B7B">
            <w:pPr>
              <w:jc w:val="right"/>
              <w:rPr>
                <w:ins w:id="1908" w:author="David Conklin" w:date="2021-01-06T11:15:00Z"/>
              </w:rPr>
            </w:pPr>
            <w:ins w:id="1909" w:author="David Conklin" w:date="2021-01-06T11:21:00Z">
              <w:r>
                <w:t>31.5</w:t>
              </w:r>
            </w:ins>
          </w:p>
        </w:tc>
        <w:tc>
          <w:tcPr>
            <w:tcW w:w="0" w:type="auto"/>
          </w:tcPr>
          <w:p w14:paraId="4AEE9F8E" w14:textId="77777777" w:rsidR="00BB7B7B" w:rsidRDefault="00BB7B7B" w:rsidP="00BB7B7B">
            <w:pPr>
              <w:jc w:val="right"/>
              <w:rPr>
                <w:ins w:id="1910" w:author="David Conklin" w:date="2021-01-06T11:15:00Z"/>
              </w:rPr>
            </w:pPr>
            <w:ins w:id="1911" w:author="David Conklin" w:date="2021-01-06T11:15:00Z">
              <w:r>
                <w:t>19.3 %</w:t>
              </w:r>
            </w:ins>
          </w:p>
        </w:tc>
      </w:tr>
      <w:tr w:rsidR="00BB7B7B" w14:paraId="54C5F0ED" w14:textId="77777777" w:rsidTr="00BB7B7B">
        <w:trPr>
          <w:ins w:id="1912" w:author="David Conklin" w:date="2021-01-06T11:15:00Z"/>
        </w:trPr>
        <w:tc>
          <w:tcPr>
            <w:tcW w:w="0" w:type="auto"/>
          </w:tcPr>
          <w:p w14:paraId="29DEF2FF" w14:textId="77777777" w:rsidR="00BB7B7B" w:rsidRDefault="00BB7B7B" w:rsidP="00BB7B7B">
            <w:pPr>
              <w:rPr>
                <w:ins w:id="1913" w:author="David Conklin" w:date="2021-01-06T11:15:00Z"/>
              </w:rPr>
            </w:pPr>
            <w:ins w:id="1914" w:author="David Conklin" w:date="2021-01-06T11:15:00Z">
              <w:r>
                <w:t>wells</w:t>
              </w:r>
            </w:ins>
          </w:p>
        </w:tc>
        <w:tc>
          <w:tcPr>
            <w:tcW w:w="0" w:type="auto"/>
          </w:tcPr>
          <w:p w14:paraId="691CD875" w14:textId="77777777" w:rsidR="00BB7B7B" w:rsidRDefault="00BB7B7B" w:rsidP="00BB7B7B">
            <w:pPr>
              <w:jc w:val="right"/>
              <w:rPr>
                <w:ins w:id="1915" w:author="David Conklin" w:date="2021-01-06T11:15:00Z"/>
              </w:rPr>
            </w:pPr>
            <w:ins w:id="1916" w:author="David Conklin" w:date="2021-01-06T11:15:00Z">
              <w:r>
                <w:t>11</w:t>
              </w:r>
            </w:ins>
          </w:p>
        </w:tc>
        <w:tc>
          <w:tcPr>
            <w:tcW w:w="0" w:type="auto"/>
          </w:tcPr>
          <w:p w14:paraId="12A8E6B6" w14:textId="77777777" w:rsidR="00BB7B7B" w:rsidRDefault="00BB7B7B" w:rsidP="00BB7B7B">
            <w:pPr>
              <w:jc w:val="right"/>
              <w:rPr>
                <w:ins w:id="1917" w:author="David Conklin" w:date="2021-01-06T11:15:00Z"/>
              </w:rPr>
            </w:pPr>
            <w:ins w:id="1918" w:author="David Conklin" w:date="2021-01-06T11:15:00Z">
              <w:r>
                <w:t>0.5%</w:t>
              </w:r>
            </w:ins>
          </w:p>
        </w:tc>
        <w:tc>
          <w:tcPr>
            <w:tcW w:w="0" w:type="auto"/>
          </w:tcPr>
          <w:p w14:paraId="74A77E4D" w14:textId="77777777" w:rsidR="00BB7B7B" w:rsidRDefault="00BB7B7B" w:rsidP="00BB7B7B">
            <w:pPr>
              <w:jc w:val="right"/>
              <w:rPr>
                <w:ins w:id="1919" w:author="David Conklin" w:date="2021-01-06T11:15:00Z"/>
              </w:rPr>
            </w:pPr>
          </w:p>
        </w:tc>
        <w:tc>
          <w:tcPr>
            <w:tcW w:w="0" w:type="auto"/>
          </w:tcPr>
          <w:p w14:paraId="58A533ED" w14:textId="77777777" w:rsidR="00BB7B7B" w:rsidRDefault="00BB7B7B" w:rsidP="00BB7B7B">
            <w:pPr>
              <w:rPr>
                <w:ins w:id="1920" w:author="David Conklin" w:date="2021-01-06T11:15:00Z"/>
              </w:rPr>
            </w:pPr>
          </w:p>
        </w:tc>
      </w:tr>
      <w:tr w:rsidR="00BB7B7B" w14:paraId="5AD17C65" w14:textId="77777777" w:rsidTr="00BB7B7B">
        <w:trPr>
          <w:ins w:id="1921" w:author="David Conklin" w:date="2021-01-06T11:15:00Z"/>
        </w:trPr>
        <w:tc>
          <w:tcPr>
            <w:tcW w:w="0" w:type="auto"/>
          </w:tcPr>
          <w:p w14:paraId="48B8882B" w14:textId="77777777" w:rsidR="00BB7B7B" w:rsidRDefault="00BB7B7B" w:rsidP="00BB7B7B">
            <w:pPr>
              <w:rPr>
                <w:ins w:id="1922" w:author="David Conklin" w:date="2021-01-06T11:15:00Z"/>
              </w:rPr>
            </w:pPr>
            <w:ins w:id="1923" w:author="David Conklin" w:date="2021-01-06T11:15:00Z">
              <w:r>
                <w:t>added by model</w:t>
              </w:r>
            </w:ins>
          </w:p>
        </w:tc>
        <w:tc>
          <w:tcPr>
            <w:tcW w:w="0" w:type="auto"/>
          </w:tcPr>
          <w:p w14:paraId="6A4CABD1" w14:textId="08FBF13A" w:rsidR="00BB7B7B" w:rsidRDefault="00BB7B7B" w:rsidP="00BB7B7B">
            <w:pPr>
              <w:jc w:val="right"/>
              <w:rPr>
                <w:ins w:id="1924" w:author="David Conklin" w:date="2021-01-06T11:15:00Z"/>
              </w:rPr>
            </w:pPr>
            <w:ins w:id="1925" w:author="David Conklin" w:date="2021-01-06T11:17:00Z">
              <w:r>
                <w:t>6</w:t>
              </w:r>
            </w:ins>
          </w:p>
        </w:tc>
        <w:tc>
          <w:tcPr>
            <w:tcW w:w="0" w:type="auto"/>
          </w:tcPr>
          <w:p w14:paraId="1A6854BC" w14:textId="083B4F35" w:rsidR="00BB7B7B" w:rsidRDefault="00BB7B7B" w:rsidP="00BB7B7B">
            <w:pPr>
              <w:jc w:val="right"/>
              <w:rPr>
                <w:ins w:id="1926" w:author="David Conklin" w:date="2021-01-06T11:15:00Z"/>
              </w:rPr>
            </w:pPr>
            <w:ins w:id="1927" w:author="David Conklin" w:date="2021-01-06T11:15:00Z">
              <w:r>
                <w:t>0.</w:t>
              </w:r>
            </w:ins>
            <w:ins w:id="1928" w:author="David Conklin" w:date="2021-01-06T11:20:00Z">
              <w:r>
                <w:t>3</w:t>
              </w:r>
            </w:ins>
            <w:ins w:id="1929" w:author="David Conklin" w:date="2021-01-06T11:15:00Z">
              <w:r>
                <w:t>%</w:t>
              </w:r>
            </w:ins>
          </w:p>
        </w:tc>
        <w:tc>
          <w:tcPr>
            <w:tcW w:w="0" w:type="auto"/>
          </w:tcPr>
          <w:p w14:paraId="2F8761AD" w14:textId="77777777" w:rsidR="00BB7B7B" w:rsidRDefault="00BB7B7B" w:rsidP="00BB7B7B">
            <w:pPr>
              <w:jc w:val="right"/>
              <w:rPr>
                <w:ins w:id="1930" w:author="David Conklin" w:date="2021-01-06T11:15:00Z"/>
              </w:rPr>
            </w:pPr>
          </w:p>
        </w:tc>
        <w:tc>
          <w:tcPr>
            <w:tcW w:w="0" w:type="auto"/>
          </w:tcPr>
          <w:p w14:paraId="77BAF838" w14:textId="77777777" w:rsidR="00BB7B7B" w:rsidRDefault="00BB7B7B" w:rsidP="00BB7B7B">
            <w:pPr>
              <w:rPr>
                <w:ins w:id="1931" w:author="David Conklin" w:date="2021-01-06T11:15:00Z"/>
              </w:rPr>
            </w:pPr>
          </w:p>
        </w:tc>
      </w:tr>
      <w:tr w:rsidR="00BB7B7B" w14:paraId="5672B497" w14:textId="77777777" w:rsidTr="00BB7B7B">
        <w:trPr>
          <w:ins w:id="1932" w:author="David Conklin" w:date="2021-01-06T11:15:00Z"/>
        </w:trPr>
        <w:tc>
          <w:tcPr>
            <w:tcW w:w="0" w:type="auto"/>
          </w:tcPr>
          <w:p w14:paraId="319E18DE" w14:textId="77777777" w:rsidR="00BB7B7B" w:rsidRDefault="00BB7B7B" w:rsidP="00BB7B7B">
            <w:pPr>
              <w:jc w:val="right"/>
              <w:rPr>
                <w:ins w:id="1933" w:author="David Conklin" w:date="2021-01-06T11:15:00Z"/>
              </w:rPr>
            </w:pPr>
            <w:ins w:id="1934" w:author="David Conklin" w:date="2021-01-06T11:15:00Z">
              <w:r>
                <w:t>total in</w:t>
              </w:r>
            </w:ins>
          </w:p>
        </w:tc>
        <w:tc>
          <w:tcPr>
            <w:tcW w:w="0" w:type="auto"/>
          </w:tcPr>
          <w:p w14:paraId="192CBEE3" w14:textId="12BB576D" w:rsidR="00BB7B7B" w:rsidRDefault="00BB7B7B" w:rsidP="00BB7B7B">
            <w:pPr>
              <w:jc w:val="right"/>
              <w:rPr>
                <w:ins w:id="1935" w:author="David Conklin" w:date="2021-01-06T11:15:00Z"/>
              </w:rPr>
            </w:pPr>
            <w:ins w:id="1936" w:author="David Conklin" w:date="2021-01-06T11:15:00Z">
              <w:r>
                <w:t>2</w:t>
              </w:r>
            </w:ins>
            <w:ins w:id="1937" w:author="David Conklin" w:date="2021-01-06T11:18:00Z">
              <w:r>
                <w:t>207</w:t>
              </w:r>
            </w:ins>
          </w:p>
        </w:tc>
        <w:tc>
          <w:tcPr>
            <w:tcW w:w="0" w:type="auto"/>
          </w:tcPr>
          <w:p w14:paraId="64A3D3D1" w14:textId="77777777" w:rsidR="00BB7B7B" w:rsidRDefault="00BB7B7B" w:rsidP="00BB7B7B">
            <w:pPr>
              <w:jc w:val="right"/>
              <w:rPr>
                <w:ins w:id="1938" w:author="David Conklin" w:date="2021-01-06T11:15:00Z"/>
              </w:rPr>
            </w:pPr>
            <w:ins w:id="1939" w:author="David Conklin" w:date="2021-01-06T11:15:00Z">
              <w:r>
                <w:t>100.0%</w:t>
              </w:r>
            </w:ins>
          </w:p>
        </w:tc>
        <w:tc>
          <w:tcPr>
            <w:tcW w:w="0" w:type="auto"/>
          </w:tcPr>
          <w:p w14:paraId="7C01F275" w14:textId="77777777" w:rsidR="00BB7B7B" w:rsidRDefault="00BB7B7B" w:rsidP="00BB7B7B">
            <w:pPr>
              <w:jc w:val="right"/>
              <w:rPr>
                <w:ins w:id="1940" w:author="David Conklin" w:date="2021-01-06T11:15:00Z"/>
              </w:rPr>
            </w:pPr>
          </w:p>
        </w:tc>
        <w:tc>
          <w:tcPr>
            <w:tcW w:w="0" w:type="auto"/>
          </w:tcPr>
          <w:p w14:paraId="71BF642B" w14:textId="77777777" w:rsidR="00BB7B7B" w:rsidRDefault="00BB7B7B" w:rsidP="00BB7B7B">
            <w:pPr>
              <w:rPr>
                <w:ins w:id="1941" w:author="David Conklin" w:date="2021-01-06T11:15:00Z"/>
              </w:rPr>
            </w:pPr>
          </w:p>
        </w:tc>
      </w:tr>
      <w:tr w:rsidR="00BB7B7B" w14:paraId="7C24693B" w14:textId="77777777" w:rsidTr="00BB7B7B">
        <w:trPr>
          <w:ins w:id="1942" w:author="David Conklin" w:date="2021-01-06T11:15:00Z"/>
        </w:trPr>
        <w:tc>
          <w:tcPr>
            <w:tcW w:w="0" w:type="auto"/>
          </w:tcPr>
          <w:p w14:paraId="0986DF26" w14:textId="77777777" w:rsidR="00BB7B7B" w:rsidRDefault="00BB7B7B" w:rsidP="00BB7B7B">
            <w:pPr>
              <w:jc w:val="right"/>
              <w:rPr>
                <w:ins w:id="1943" w:author="David Conklin" w:date="2021-01-06T11:15:00Z"/>
              </w:rPr>
            </w:pPr>
          </w:p>
        </w:tc>
        <w:tc>
          <w:tcPr>
            <w:tcW w:w="0" w:type="auto"/>
          </w:tcPr>
          <w:p w14:paraId="162B6390" w14:textId="77777777" w:rsidR="00BB7B7B" w:rsidRDefault="00BB7B7B" w:rsidP="00BB7B7B">
            <w:pPr>
              <w:jc w:val="right"/>
              <w:rPr>
                <w:ins w:id="1944" w:author="David Conklin" w:date="2021-01-06T11:15:00Z"/>
              </w:rPr>
            </w:pPr>
          </w:p>
        </w:tc>
        <w:tc>
          <w:tcPr>
            <w:tcW w:w="0" w:type="auto"/>
          </w:tcPr>
          <w:p w14:paraId="19974BFA" w14:textId="77777777" w:rsidR="00BB7B7B" w:rsidRDefault="00BB7B7B" w:rsidP="00BB7B7B">
            <w:pPr>
              <w:jc w:val="right"/>
              <w:rPr>
                <w:ins w:id="1945" w:author="David Conklin" w:date="2021-01-06T11:15:00Z"/>
              </w:rPr>
            </w:pPr>
          </w:p>
        </w:tc>
        <w:tc>
          <w:tcPr>
            <w:tcW w:w="0" w:type="auto"/>
          </w:tcPr>
          <w:p w14:paraId="5C4A864B" w14:textId="77777777" w:rsidR="00BB7B7B" w:rsidRDefault="00BB7B7B" w:rsidP="00BB7B7B">
            <w:pPr>
              <w:jc w:val="right"/>
              <w:rPr>
                <w:ins w:id="1946" w:author="David Conklin" w:date="2021-01-06T11:15:00Z"/>
              </w:rPr>
            </w:pPr>
          </w:p>
        </w:tc>
        <w:tc>
          <w:tcPr>
            <w:tcW w:w="0" w:type="auto"/>
          </w:tcPr>
          <w:p w14:paraId="320EC83C" w14:textId="77777777" w:rsidR="00BB7B7B" w:rsidRDefault="00BB7B7B" w:rsidP="00BB7B7B">
            <w:pPr>
              <w:rPr>
                <w:ins w:id="1947" w:author="David Conklin" w:date="2021-01-06T11:15:00Z"/>
              </w:rPr>
            </w:pPr>
          </w:p>
        </w:tc>
      </w:tr>
      <w:tr w:rsidR="00BB7B7B" w14:paraId="6C2B5859" w14:textId="77777777" w:rsidTr="00BB7B7B">
        <w:trPr>
          <w:ins w:id="1948" w:author="David Conklin" w:date="2021-01-06T11:15:00Z"/>
        </w:trPr>
        <w:tc>
          <w:tcPr>
            <w:tcW w:w="0" w:type="auto"/>
          </w:tcPr>
          <w:p w14:paraId="1BE5E88F" w14:textId="77777777" w:rsidR="00BB7B7B" w:rsidRPr="00036F50" w:rsidRDefault="00BB7B7B" w:rsidP="00BB7B7B">
            <w:pPr>
              <w:jc w:val="center"/>
              <w:rPr>
                <w:ins w:id="1949" w:author="David Conklin" w:date="2021-01-06T11:15:00Z"/>
                <w:b/>
                <w:bCs/>
              </w:rPr>
            </w:pPr>
            <w:ins w:id="1950" w:author="David Conklin" w:date="2021-01-06T11:15:00Z">
              <w:r w:rsidRPr="00036F50">
                <w:rPr>
                  <w:b/>
                  <w:bCs/>
                </w:rPr>
                <w:t>Outputs</w:t>
              </w:r>
            </w:ins>
          </w:p>
        </w:tc>
        <w:tc>
          <w:tcPr>
            <w:tcW w:w="0" w:type="auto"/>
          </w:tcPr>
          <w:p w14:paraId="5E176D9F" w14:textId="77777777" w:rsidR="00BB7B7B" w:rsidRDefault="00BB7B7B" w:rsidP="00BB7B7B">
            <w:pPr>
              <w:jc w:val="right"/>
              <w:rPr>
                <w:ins w:id="1951" w:author="David Conklin" w:date="2021-01-06T11:15:00Z"/>
              </w:rPr>
            </w:pPr>
            <w:ins w:id="1952" w:author="David Conklin" w:date="2021-01-06T11:15:00Z">
              <w:r>
                <w:t>annual mmH2O</w:t>
              </w:r>
            </w:ins>
          </w:p>
        </w:tc>
        <w:tc>
          <w:tcPr>
            <w:tcW w:w="0" w:type="auto"/>
          </w:tcPr>
          <w:p w14:paraId="43D54507" w14:textId="77777777" w:rsidR="00BB7B7B" w:rsidRDefault="00BB7B7B" w:rsidP="00BB7B7B">
            <w:pPr>
              <w:jc w:val="right"/>
              <w:rPr>
                <w:ins w:id="1953" w:author="David Conklin" w:date="2021-01-06T11:15:00Z"/>
              </w:rPr>
            </w:pPr>
            <w:ins w:id="1954" w:author="David Conklin" w:date="2021-01-06T11:15:00Z">
              <w:r>
                <w:t>% of precipitation</w:t>
              </w:r>
            </w:ins>
          </w:p>
        </w:tc>
        <w:tc>
          <w:tcPr>
            <w:tcW w:w="0" w:type="auto"/>
          </w:tcPr>
          <w:p w14:paraId="67C5F655" w14:textId="77777777" w:rsidR="00BB7B7B" w:rsidRDefault="00BB7B7B" w:rsidP="00BB7B7B">
            <w:pPr>
              <w:jc w:val="right"/>
              <w:rPr>
                <w:ins w:id="1955" w:author="David Conklin" w:date="2021-01-06T11:15:00Z"/>
              </w:rPr>
            </w:pPr>
            <w:ins w:id="1956" w:author="David Conklin" w:date="2021-01-06T11:15:00Z">
              <w:r>
                <w:t>cms</w:t>
              </w:r>
            </w:ins>
          </w:p>
        </w:tc>
        <w:tc>
          <w:tcPr>
            <w:tcW w:w="0" w:type="auto"/>
          </w:tcPr>
          <w:p w14:paraId="3087FE16" w14:textId="77777777" w:rsidR="00BB7B7B" w:rsidRDefault="00BB7B7B" w:rsidP="00BB7B7B">
            <w:pPr>
              <w:rPr>
                <w:ins w:id="1957" w:author="David Conklin" w:date="2021-01-06T11:15:00Z"/>
              </w:rPr>
            </w:pPr>
            <w:ins w:id="1958" w:author="David Conklin" w:date="2021-01-06T11:15:00Z">
              <w:r>
                <w:t>% of basin discharge</w:t>
              </w:r>
            </w:ins>
          </w:p>
        </w:tc>
      </w:tr>
      <w:tr w:rsidR="00BB7B7B" w14:paraId="2E11FA69" w14:textId="77777777" w:rsidTr="00BB7B7B">
        <w:trPr>
          <w:ins w:id="1959" w:author="David Conklin" w:date="2021-01-06T11:15:00Z"/>
        </w:trPr>
        <w:tc>
          <w:tcPr>
            <w:tcW w:w="0" w:type="auto"/>
          </w:tcPr>
          <w:p w14:paraId="55E93DAD" w14:textId="77777777" w:rsidR="00BB7B7B" w:rsidRDefault="00BB7B7B" w:rsidP="00BB7B7B">
            <w:pPr>
              <w:rPr>
                <w:ins w:id="1960" w:author="David Conklin" w:date="2021-01-06T11:15:00Z"/>
              </w:rPr>
            </w:pPr>
            <w:ins w:id="1961" w:author="David Conklin" w:date="2021-01-06T11:15:00Z">
              <w:r>
                <w:t>basin discharge</w:t>
              </w:r>
            </w:ins>
          </w:p>
        </w:tc>
        <w:tc>
          <w:tcPr>
            <w:tcW w:w="0" w:type="auto"/>
          </w:tcPr>
          <w:p w14:paraId="6FEFECB0" w14:textId="43365CD1" w:rsidR="00BB7B7B" w:rsidRDefault="00BB7B7B" w:rsidP="00BB7B7B">
            <w:pPr>
              <w:jc w:val="right"/>
              <w:rPr>
                <w:ins w:id="1962" w:author="David Conklin" w:date="2021-01-06T11:15:00Z"/>
              </w:rPr>
            </w:pPr>
            <w:ins w:id="1963" w:author="David Conklin" w:date="2021-01-06T11:15:00Z">
              <w:r>
                <w:t>145</w:t>
              </w:r>
            </w:ins>
            <w:ins w:id="1964" w:author="David Conklin" w:date="2021-01-06T11:22:00Z">
              <w:r>
                <w:t>9</w:t>
              </w:r>
            </w:ins>
          </w:p>
        </w:tc>
        <w:tc>
          <w:tcPr>
            <w:tcW w:w="0" w:type="auto"/>
          </w:tcPr>
          <w:p w14:paraId="625809C8" w14:textId="40A20763" w:rsidR="00BB7B7B" w:rsidRDefault="00BB7B7B" w:rsidP="00BB7B7B">
            <w:pPr>
              <w:jc w:val="right"/>
              <w:rPr>
                <w:ins w:id="1965" w:author="David Conklin" w:date="2021-01-06T11:15:00Z"/>
              </w:rPr>
            </w:pPr>
            <w:ins w:id="1966" w:author="David Conklin" w:date="2021-01-06T11:15:00Z">
              <w:r>
                <w:t>7</w:t>
              </w:r>
            </w:ins>
            <w:ins w:id="1967" w:author="David Conklin" w:date="2021-01-06T11:31:00Z">
              <w:r w:rsidR="00B752C4">
                <w:t>7.2</w:t>
              </w:r>
            </w:ins>
            <w:ins w:id="1968" w:author="David Conklin" w:date="2021-01-06T11:15:00Z">
              <w:r>
                <w:t>%</w:t>
              </w:r>
            </w:ins>
          </w:p>
        </w:tc>
        <w:tc>
          <w:tcPr>
            <w:tcW w:w="0" w:type="auto"/>
          </w:tcPr>
          <w:p w14:paraId="667C2295" w14:textId="77777777" w:rsidR="00BB7B7B" w:rsidRDefault="00BB7B7B" w:rsidP="00BB7B7B">
            <w:pPr>
              <w:jc w:val="right"/>
              <w:rPr>
                <w:ins w:id="1969" w:author="David Conklin" w:date="2021-01-06T11:15:00Z"/>
              </w:rPr>
            </w:pPr>
            <w:ins w:id="1970" w:author="David Conklin" w:date="2021-01-06T11:15:00Z">
              <w:r>
                <w:t>152.7</w:t>
              </w:r>
            </w:ins>
          </w:p>
        </w:tc>
        <w:tc>
          <w:tcPr>
            <w:tcW w:w="0" w:type="auto"/>
          </w:tcPr>
          <w:p w14:paraId="4347A1AB" w14:textId="77777777" w:rsidR="00BB7B7B" w:rsidRDefault="00BB7B7B" w:rsidP="00BB7B7B">
            <w:pPr>
              <w:jc w:val="right"/>
              <w:rPr>
                <w:ins w:id="1971" w:author="David Conklin" w:date="2021-01-06T11:15:00Z"/>
              </w:rPr>
            </w:pPr>
            <w:ins w:id="1972" w:author="David Conklin" w:date="2021-01-06T11:15:00Z">
              <w:r>
                <w:t>100.0 %</w:t>
              </w:r>
            </w:ins>
          </w:p>
        </w:tc>
      </w:tr>
      <w:tr w:rsidR="00BB7B7B" w14:paraId="763589CE" w14:textId="77777777" w:rsidTr="00BB7B7B">
        <w:trPr>
          <w:ins w:id="1973" w:author="David Conklin" w:date="2021-01-06T11:15:00Z"/>
        </w:trPr>
        <w:tc>
          <w:tcPr>
            <w:tcW w:w="0" w:type="auto"/>
          </w:tcPr>
          <w:p w14:paraId="02C04718" w14:textId="77777777" w:rsidR="00BB7B7B" w:rsidRDefault="00BB7B7B" w:rsidP="00BB7B7B">
            <w:pPr>
              <w:rPr>
                <w:ins w:id="1974" w:author="David Conklin" w:date="2021-01-06T11:15:00Z"/>
              </w:rPr>
            </w:pPr>
            <w:ins w:id="1975" w:author="David Conklin" w:date="2021-01-06T11:15:00Z">
              <w:r>
                <w:t>evapotranspiration</w:t>
              </w:r>
            </w:ins>
          </w:p>
        </w:tc>
        <w:tc>
          <w:tcPr>
            <w:tcW w:w="0" w:type="auto"/>
          </w:tcPr>
          <w:p w14:paraId="257418FF" w14:textId="07AADDB6" w:rsidR="00BB7B7B" w:rsidRDefault="00BB7B7B" w:rsidP="00BB7B7B">
            <w:pPr>
              <w:jc w:val="right"/>
              <w:rPr>
                <w:ins w:id="1976" w:author="David Conklin" w:date="2021-01-06T11:15:00Z"/>
              </w:rPr>
            </w:pPr>
            <w:ins w:id="1977" w:author="David Conklin" w:date="2021-01-06T11:15:00Z">
              <w:r>
                <w:t>6</w:t>
              </w:r>
            </w:ins>
            <w:ins w:id="1978" w:author="David Conklin" w:date="2021-01-06T11:22:00Z">
              <w:r>
                <w:t>74</w:t>
              </w:r>
            </w:ins>
          </w:p>
        </w:tc>
        <w:tc>
          <w:tcPr>
            <w:tcW w:w="0" w:type="auto"/>
          </w:tcPr>
          <w:p w14:paraId="71EFA7BB" w14:textId="5DB95406" w:rsidR="00BB7B7B" w:rsidRDefault="00BB7B7B" w:rsidP="00BB7B7B">
            <w:pPr>
              <w:jc w:val="right"/>
              <w:rPr>
                <w:ins w:id="1979" w:author="David Conklin" w:date="2021-01-06T11:15:00Z"/>
              </w:rPr>
            </w:pPr>
            <w:ins w:id="1980" w:author="David Conklin" w:date="2021-01-06T11:15:00Z">
              <w:r>
                <w:t>3</w:t>
              </w:r>
            </w:ins>
            <w:ins w:id="1981" w:author="David Conklin" w:date="2021-01-06T11:32:00Z">
              <w:r w:rsidR="00B752C4">
                <w:t>5.7</w:t>
              </w:r>
            </w:ins>
            <w:ins w:id="1982" w:author="David Conklin" w:date="2021-01-06T11:15:00Z">
              <w:r>
                <w:t>%</w:t>
              </w:r>
            </w:ins>
          </w:p>
        </w:tc>
        <w:tc>
          <w:tcPr>
            <w:tcW w:w="0" w:type="auto"/>
          </w:tcPr>
          <w:p w14:paraId="1202B183" w14:textId="77777777" w:rsidR="00BB7B7B" w:rsidRDefault="00BB7B7B" w:rsidP="00BB7B7B">
            <w:pPr>
              <w:jc w:val="right"/>
              <w:rPr>
                <w:ins w:id="1983" w:author="David Conklin" w:date="2021-01-06T11:15:00Z"/>
              </w:rPr>
            </w:pPr>
          </w:p>
        </w:tc>
        <w:tc>
          <w:tcPr>
            <w:tcW w:w="0" w:type="auto"/>
          </w:tcPr>
          <w:p w14:paraId="0C60BCBE" w14:textId="071888BF" w:rsidR="00BB7B7B" w:rsidRDefault="00BB7B7B" w:rsidP="00BB7B7B">
            <w:pPr>
              <w:jc w:val="right"/>
              <w:rPr>
                <w:ins w:id="1984" w:author="David Conklin" w:date="2021-01-06T11:15:00Z"/>
              </w:rPr>
            </w:pPr>
            <w:ins w:id="1985" w:author="David Conklin" w:date="2021-01-06T11:15:00Z">
              <w:r>
                <w:t>4</w:t>
              </w:r>
            </w:ins>
            <w:ins w:id="1986" w:author="David Conklin" w:date="2021-01-06T11:33:00Z">
              <w:r w:rsidR="00B752C4">
                <w:t>6.2</w:t>
              </w:r>
            </w:ins>
            <w:ins w:id="1987" w:author="David Conklin" w:date="2021-01-06T11:15:00Z">
              <w:r>
                <w:t>%</w:t>
              </w:r>
            </w:ins>
          </w:p>
        </w:tc>
      </w:tr>
      <w:tr w:rsidR="00BB7B7B" w14:paraId="5D1A57FF" w14:textId="77777777" w:rsidTr="00BB7B7B">
        <w:trPr>
          <w:ins w:id="1988" w:author="David Conklin" w:date="2021-01-06T11:15:00Z"/>
        </w:trPr>
        <w:tc>
          <w:tcPr>
            <w:tcW w:w="0" w:type="auto"/>
          </w:tcPr>
          <w:p w14:paraId="7EF49A4B" w14:textId="77777777" w:rsidR="00BB7B7B" w:rsidRDefault="00BB7B7B" w:rsidP="00BB7B7B">
            <w:pPr>
              <w:rPr>
                <w:ins w:id="1989" w:author="David Conklin" w:date="2021-01-06T11:15:00Z"/>
              </w:rPr>
            </w:pPr>
            <w:ins w:id="1990" w:author="David Conklin" w:date="2021-01-06T11:15:00Z">
              <w:r>
                <w:t>snow “evaporation”</w:t>
              </w:r>
            </w:ins>
          </w:p>
        </w:tc>
        <w:tc>
          <w:tcPr>
            <w:tcW w:w="0" w:type="auto"/>
          </w:tcPr>
          <w:p w14:paraId="08D03632" w14:textId="77CF71C8" w:rsidR="00BB7B7B" w:rsidRDefault="00BB7B7B" w:rsidP="00BB7B7B">
            <w:pPr>
              <w:jc w:val="right"/>
              <w:rPr>
                <w:ins w:id="1991" w:author="David Conklin" w:date="2021-01-06T11:15:00Z"/>
              </w:rPr>
            </w:pPr>
            <w:ins w:id="1992" w:author="David Conklin" w:date="2021-01-06T11:15:00Z">
              <w:r>
                <w:t>8</w:t>
              </w:r>
            </w:ins>
            <w:ins w:id="1993" w:author="David Conklin" w:date="2021-01-06T11:23:00Z">
              <w:r>
                <w:t>2</w:t>
              </w:r>
            </w:ins>
          </w:p>
        </w:tc>
        <w:tc>
          <w:tcPr>
            <w:tcW w:w="0" w:type="auto"/>
          </w:tcPr>
          <w:p w14:paraId="36BBD4E3" w14:textId="11A867BF" w:rsidR="00BB7B7B" w:rsidRDefault="00BB7B7B" w:rsidP="00BB7B7B">
            <w:pPr>
              <w:jc w:val="right"/>
              <w:rPr>
                <w:ins w:id="1994" w:author="David Conklin" w:date="2021-01-06T11:15:00Z"/>
              </w:rPr>
            </w:pPr>
            <w:ins w:id="1995" w:author="David Conklin" w:date="2021-01-06T11:15:00Z">
              <w:r>
                <w:t>4.</w:t>
              </w:r>
            </w:ins>
            <w:ins w:id="1996" w:author="David Conklin" w:date="2021-01-06T11:32:00Z">
              <w:r w:rsidR="00B752C4">
                <w:t>3</w:t>
              </w:r>
            </w:ins>
            <w:ins w:id="1997" w:author="David Conklin" w:date="2021-01-06T11:15:00Z">
              <w:r>
                <w:t>%</w:t>
              </w:r>
            </w:ins>
          </w:p>
        </w:tc>
        <w:tc>
          <w:tcPr>
            <w:tcW w:w="0" w:type="auto"/>
          </w:tcPr>
          <w:p w14:paraId="5EE2CF32" w14:textId="77777777" w:rsidR="00BB7B7B" w:rsidRDefault="00BB7B7B" w:rsidP="00BB7B7B">
            <w:pPr>
              <w:jc w:val="right"/>
              <w:rPr>
                <w:ins w:id="1998" w:author="David Conklin" w:date="2021-01-06T11:15:00Z"/>
              </w:rPr>
            </w:pPr>
          </w:p>
        </w:tc>
        <w:tc>
          <w:tcPr>
            <w:tcW w:w="0" w:type="auto"/>
          </w:tcPr>
          <w:p w14:paraId="3E339CFC" w14:textId="649DA836" w:rsidR="00BB7B7B" w:rsidRDefault="00BB7B7B" w:rsidP="00B752C4">
            <w:pPr>
              <w:jc w:val="right"/>
              <w:rPr>
                <w:ins w:id="1999" w:author="David Conklin" w:date="2021-01-06T11:15:00Z"/>
              </w:rPr>
              <w:pPrChange w:id="2000" w:author="David Conklin" w:date="2021-01-06T11:34:00Z">
                <w:pPr>
                  <w:jc w:val="right"/>
                </w:pPr>
              </w:pPrChange>
            </w:pPr>
            <w:ins w:id="2001" w:author="David Conklin" w:date="2021-01-06T11:15:00Z">
              <w:r>
                <w:t>5.</w:t>
              </w:r>
            </w:ins>
            <w:ins w:id="2002" w:author="David Conklin" w:date="2021-01-06T11:33:00Z">
              <w:r w:rsidR="00B752C4">
                <w:t>6</w:t>
              </w:r>
            </w:ins>
            <w:ins w:id="2003" w:author="David Conklin" w:date="2021-01-06T11:15:00Z">
              <w:r>
                <w:t>%</w:t>
              </w:r>
            </w:ins>
          </w:p>
        </w:tc>
      </w:tr>
      <w:tr w:rsidR="00BB7B7B" w14:paraId="64420108" w14:textId="77777777" w:rsidTr="00BB7B7B">
        <w:trPr>
          <w:ins w:id="2004" w:author="David Conklin" w:date="2021-01-06T11:15:00Z"/>
        </w:trPr>
        <w:tc>
          <w:tcPr>
            <w:tcW w:w="0" w:type="auto"/>
          </w:tcPr>
          <w:p w14:paraId="56AEB36B" w14:textId="77777777" w:rsidR="00BB7B7B" w:rsidRDefault="00BB7B7B" w:rsidP="00BB7B7B">
            <w:pPr>
              <w:rPr>
                <w:ins w:id="2005" w:author="David Conklin" w:date="2021-01-06T11:15:00Z"/>
              </w:rPr>
            </w:pPr>
            <w:ins w:id="2006" w:author="David Conklin" w:date="2021-01-06T11:15:00Z">
              <w:r>
                <w:t>piped out</w:t>
              </w:r>
            </w:ins>
          </w:p>
        </w:tc>
        <w:tc>
          <w:tcPr>
            <w:tcW w:w="0" w:type="auto"/>
          </w:tcPr>
          <w:p w14:paraId="0725EB4A" w14:textId="77777777" w:rsidR="00BB7B7B" w:rsidRDefault="00BB7B7B" w:rsidP="00BB7B7B">
            <w:pPr>
              <w:jc w:val="right"/>
              <w:rPr>
                <w:ins w:id="2007" w:author="David Conklin" w:date="2021-01-06T11:15:00Z"/>
              </w:rPr>
            </w:pPr>
            <w:ins w:id="2008" w:author="David Conklin" w:date="2021-01-06T11:15:00Z">
              <w:r>
                <w:t>8</w:t>
              </w:r>
            </w:ins>
          </w:p>
        </w:tc>
        <w:tc>
          <w:tcPr>
            <w:tcW w:w="0" w:type="auto"/>
          </w:tcPr>
          <w:p w14:paraId="54C01A12" w14:textId="273E8656" w:rsidR="00BB7B7B" w:rsidRDefault="00BB7B7B" w:rsidP="00BB7B7B">
            <w:pPr>
              <w:jc w:val="right"/>
              <w:rPr>
                <w:ins w:id="2009" w:author="David Conklin" w:date="2021-01-06T11:15:00Z"/>
              </w:rPr>
            </w:pPr>
            <w:ins w:id="2010" w:author="David Conklin" w:date="2021-01-06T11:15:00Z">
              <w:r>
                <w:t>0.</w:t>
              </w:r>
            </w:ins>
            <w:ins w:id="2011" w:author="David Conklin" w:date="2021-01-06T11:32:00Z">
              <w:r w:rsidR="00B752C4">
                <w:t>5</w:t>
              </w:r>
            </w:ins>
            <w:ins w:id="2012" w:author="David Conklin" w:date="2021-01-06T11:15:00Z">
              <w:r>
                <w:t>%</w:t>
              </w:r>
            </w:ins>
          </w:p>
        </w:tc>
        <w:tc>
          <w:tcPr>
            <w:tcW w:w="0" w:type="auto"/>
          </w:tcPr>
          <w:p w14:paraId="68B51A79" w14:textId="77777777" w:rsidR="00BB7B7B" w:rsidRDefault="00BB7B7B" w:rsidP="00BB7B7B">
            <w:pPr>
              <w:jc w:val="right"/>
              <w:rPr>
                <w:ins w:id="2013" w:author="David Conklin" w:date="2021-01-06T11:15:00Z"/>
              </w:rPr>
            </w:pPr>
          </w:p>
        </w:tc>
        <w:tc>
          <w:tcPr>
            <w:tcW w:w="0" w:type="auto"/>
          </w:tcPr>
          <w:p w14:paraId="06C5906B" w14:textId="4CF682E3" w:rsidR="00BB7B7B" w:rsidRDefault="00B752C4" w:rsidP="00BB7B7B">
            <w:pPr>
              <w:jc w:val="right"/>
              <w:rPr>
                <w:ins w:id="2014" w:author="David Conklin" w:date="2021-01-06T11:15:00Z"/>
              </w:rPr>
            </w:pPr>
            <w:ins w:id="2015" w:author="David Conklin" w:date="2021-01-06T11:34:00Z">
              <w:r>
                <w:t>0.5%</w:t>
              </w:r>
            </w:ins>
          </w:p>
        </w:tc>
      </w:tr>
      <w:tr w:rsidR="00BB7B7B" w14:paraId="5D4E359D" w14:textId="77777777" w:rsidTr="00BB7B7B">
        <w:trPr>
          <w:ins w:id="2016" w:author="David Conklin" w:date="2021-01-06T11:15:00Z"/>
        </w:trPr>
        <w:tc>
          <w:tcPr>
            <w:tcW w:w="0" w:type="auto"/>
          </w:tcPr>
          <w:p w14:paraId="532E7788" w14:textId="77777777" w:rsidR="00BB7B7B" w:rsidRDefault="00BB7B7B" w:rsidP="00BB7B7B">
            <w:pPr>
              <w:jc w:val="right"/>
              <w:rPr>
                <w:ins w:id="2017" w:author="David Conklin" w:date="2021-01-06T11:15:00Z"/>
              </w:rPr>
            </w:pPr>
            <w:ins w:id="2018" w:author="David Conklin" w:date="2021-01-06T11:15:00Z">
              <w:r>
                <w:t>total out</w:t>
              </w:r>
            </w:ins>
          </w:p>
        </w:tc>
        <w:tc>
          <w:tcPr>
            <w:tcW w:w="0" w:type="auto"/>
          </w:tcPr>
          <w:p w14:paraId="38AC7E43" w14:textId="1201298F" w:rsidR="00BB7B7B" w:rsidRDefault="00BB7B7B" w:rsidP="00BB7B7B">
            <w:pPr>
              <w:jc w:val="right"/>
              <w:rPr>
                <w:ins w:id="2019" w:author="David Conklin" w:date="2021-01-06T11:15:00Z"/>
              </w:rPr>
            </w:pPr>
            <w:ins w:id="2020" w:author="David Conklin" w:date="2021-01-06T11:15:00Z">
              <w:r>
                <w:t>2</w:t>
              </w:r>
            </w:ins>
            <w:ins w:id="2021" w:author="David Conklin" w:date="2021-01-06T11:30:00Z">
              <w:r w:rsidR="00B752C4">
                <w:t>223</w:t>
              </w:r>
            </w:ins>
          </w:p>
        </w:tc>
        <w:tc>
          <w:tcPr>
            <w:tcW w:w="0" w:type="auto"/>
          </w:tcPr>
          <w:p w14:paraId="4C74B2B8" w14:textId="62083876" w:rsidR="00BB7B7B" w:rsidRDefault="00BB7B7B" w:rsidP="00BB7B7B">
            <w:pPr>
              <w:jc w:val="right"/>
              <w:rPr>
                <w:ins w:id="2022" w:author="David Conklin" w:date="2021-01-06T11:15:00Z"/>
              </w:rPr>
            </w:pPr>
            <w:ins w:id="2023" w:author="David Conklin" w:date="2021-01-06T11:15:00Z">
              <w:r>
                <w:t>11</w:t>
              </w:r>
            </w:ins>
            <w:ins w:id="2024" w:author="David Conklin" w:date="2021-01-06T11:33:00Z">
              <w:r w:rsidR="00B752C4">
                <w:t>7.6</w:t>
              </w:r>
            </w:ins>
            <w:ins w:id="2025" w:author="David Conklin" w:date="2021-01-06T11:15:00Z">
              <w:r>
                <w:t>%</w:t>
              </w:r>
            </w:ins>
          </w:p>
        </w:tc>
        <w:tc>
          <w:tcPr>
            <w:tcW w:w="0" w:type="auto"/>
          </w:tcPr>
          <w:p w14:paraId="33F929A4" w14:textId="77777777" w:rsidR="00BB7B7B" w:rsidRDefault="00BB7B7B" w:rsidP="00BB7B7B">
            <w:pPr>
              <w:jc w:val="right"/>
              <w:rPr>
                <w:ins w:id="2026" w:author="David Conklin" w:date="2021-01-06T11:15:00Z"/>
              </w:rPr>
            </w:pPr>
          </w:p>
        </w:tc>
        <w:tc>
          <w:tcPr>
            <w:tcW w:w="0" w:type="auto"/>
          </w:tcPr>
          <w:p w14:paraId="78BF4886" w14:textId="77777777" w:rsidR="00BB7B7B" w:rsidRDefault="00BB7B7B" w:rsidP="00BB7B7B">
            <w:pPr>
              <w:jc w:val="right"/>
              <w:rPr>
                <w:ins w:id="2027" w:author="David Conklin" w:date="2021-01-06T11:15:00Z"/>
              </w:rPr>
            </w:pPr>
          </w:p>
        </w:tc>
      </w:tr>
    </w:tbl>
    <w:p w14:paraId="449CDF51" w14:textId="03C52259" w:rsidR="009C6DFD" w:rsidRDefault="009C6DFD" w:rsidP="009C6DFD">
      <w:pPr>
        <w:rPr>
          <w:ins w:id="2028" w:author="David Conklin" w:date="2021-01-07T09:37:00Z"/>
        </w:rPr>
      </w:pPr>
    </w:p>
    <w:p w14:paraId="0B84674F" w14:textId="77777777" w:rsidR="00E3419D" w:rsidRDefault="00E3419D" w:rsidP="006D0662">
      <w:pPr>
        <w:rPr>
          <w:ins w:id="2029" w:author="David Conklin" w:date="2021-01-07T09:37:00Z"/>
        </w:rPr>
      </w:pPr>
    </w:p>
    <w:p w14:paraId="2F494B0A" w14:textId="2E3D94DB" w:rsidR="006D0662" w:rsidRDefault="006D0662" w:rsidP="006D0662">
      <w:pPr>
        <w:rPr>
          <w:ins w:id="2030" w:author="David Conklin" w:date="2021-01-06T12:58:00Z"/>
        </w:rPr>
      </w:pPr>
      <w:ins w:id="2031" w:author="David Conklin" w:date="2021-01-06T12:58:00Z">
        <w:r>
          <w:t>As of 1/6/21 CW3M ver. 226, for the 9 years 2010-18, CW3M simulates this yearly thermal energy budget for the stream network, including reservoirs, in the McKenzie basin.</w:t>
        </w:r>
      </w:ins>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rPr>
          <w:ins w:id="2032" w:author="David Conklin" w:date="2021-01-06T12:58:00Z"/>
        </w:trPr>
        <w:tc>
          <w:tcPr>
            <w:tcW w:w="0" w:type="auto"/>
          </w:tcPr>
          <w:p w14:paraId="29D0976D" w14:textId="77777777" w:rsidR="006D0662" w:rsidRPr="00036F50" w:rsidRDefault="006D0662" w:rsidP="00E3419D">
            <w:pPr>
              <w:jc w:val="center"/>
              <w:rPr>
                <w:ins w:id="2033" w:author="David Conklin" w:date="2021-01-06T12:58:00Z"/>
                <w:b/>
                <w:bCs/>
              </w:rPr>
            </w:pPr>
            <w:ins w:id="2034" w:author="David Conklin" w:date="2021-01-06T12:58:00Z">
              <w:r w:rsidRPr="00036F50">
                <w:rPr>
                  <w:b/>
                  <w:bCs/>
                </w:rPr>
                <w:t>Inputs</w:t>
              </w:r>
            </w:ins>
          </w:p>
        </w:tc>
        <w:tc>
          <w:tcPr>
            <w:tcW w:w="0" w:type="auto"/>
          </w:tcPr>
          <w:p w14:paraId="424DED71" w14:textId="77777777" w:rsidR="006D0662" w:rsidRPr="00787EC2" w:rsidRDefault="006D0662" w:rsidP="00E3419D">
            <w:pPr>
              <w:rPr>
                <w:ins w:id="2035" w:author="David Conklin" w:date="2021-01-06T12:58:00Z"/>
              </w:rPr>
            </w:pPr>
            <w:ins w:id="2036" w:author="David Conklin" w:date="2021-01-06T12:58:00Z">
              <w:r>
                <w:t>volume, m</w:t>
              </w:r>
              <w:r>
                <w:rPr>
                  <w:vertAlign w:val="superscript"/>
                </w:rPr>
                <w:t>3</w:t>
              </w:r>
              <w:r>
                <w:t xml:space="preserve"> </w:t>
              </w:r>
            </w:ins>
          </w:p>
        </w:tc>
        <w:tc>
          <w:tcPr>
            <w:tcW w:w="0" w:type="auto"/>
          </w:tcPr>
          <w:p w14:paraId="429ACE69" w14:textId="77777777" w:rsidR="006D0662" w:rsidRDefault="006D0662" w:rsidP="00E3419D">
            <w:pPr>
              <w:rPr>
                <w:ins w:id="2037" w:author="David Conklin" w:date="2021-01-06T12:58:00Z"/>
              </w:rPr>
            </w:pPr>
            <w:ins w:id="2038" w:author="David Conklin" w:date="2021-01-06T12:58:00Z">
              <w:r>
                <w:rPr>
                  <w:rFonts w:cstheme="minorHAnsi"/>
                </w:rPr>
                <w:t>average temperature, °</w:t>
              </w:r>
              <w:r>
                <w:t>C</w:t>
              </w:r>
            </w:ins>
          </w:p>
        </w:tc>
        <w:tc>
          <w:tcPr>
            <w:tcW w:w="0" w:type="auto"/>
          </w:tcPr>
          <w:p w14:paraId="47ED5B20" w14:textId="77777777" w:rsidR="006D0662" w:rsidRDefault="006D0662" w:rsidP="00E3419D">
            <w:pPr>
              <w:rPr>
                <w:ins w:id="2039" w:author="David Conklin" w:date="2021-01-06T12:58:00Z"/>
              </w:rPr>
            </w:pPr>
            <w:ins w:id="2040" w:author="David Conklin" w:date="2021-01-06T12:58:00Z">
              <w:r>
                <w:t>thermal energy, MJ</w:t>
              </w:r>
            </w:ins>
          </w:p>
        </w:tc>
      </w:tr>
      <w:tr w:rsidR="006D0662" w14:paraId="566E711A" w14:textId="77777777" w:rsidTr="00E3419D">
        <w:trPr>
          <w:ins w:id="2041" w:author="David Conklin" w:date="2021-01-06T12:58:00Z"/>
        </w:trPr>
        <w:tc>
          <w:tcPr>
            <w:tcW w:w="0" w:type="auto"/>
          </w:tcPr>
          <w:p w14:paraId="29185056" w14:textId="77777777" w:rsidR="006D0662" w:rsidRDefault="006D0662" w:rsidP="00E3419D">
            <w:pPr>
              <w:rPr>
                <w:ins w:id="2042" w:author="David Conklin" w:date="2021-01-06T12:58:00Z"/>
              </w:rPr>
            </w:pPr>
            <w:ins w:id="2043" w:author="David Conklin" w:date="2021-01-06T12:58:00Z">
              <w:r>
                <w:t>runoff from land surface</w:t>
              </w:r>
            </w:ins>
          </w:p>
        </w:tc>
        <w:tc>
          <w:tcPr>
            <w:tcW w:w="0" w:type="auto"/>
          </w:tcPr>
          <w:p w14:paraId="24CEB9E7" w14:textId="77777777" w:rsidR="006D0662" w:rsidRDefault="006D0662" w:rsidP="00E3419D">
            <w:pPr>
              <w:jc w:val="right"/>
              <w:rPr>
                <w:ins w:id="2044" w:author="David Conklin" w:date="2021-01-06T12:58:00Z"/>
              </w:rPr>
            </w:pPr>
            <w:ins w:id="2045" w:author="David Conklin" w:date="2021-01-06T12:58:00Z">
              <w:r>
                <w:t xml:space="preserve">3.829e9 </w:t>
              </w:r>
            </w:ins>
          </w:p>
        </w:tc>
        <w:tc>
          <w:tcPr>
            <w:tcW w:w="0" w:type="auto"/>
          </w:tcPr>
          <w:p w14:paraId="29BE9169" w14:textId="77777777" w:rsidR="006D0662" w:rsidRDefault="006D0662" w:rsidP="00E3419D">
            <w:pPr>
              <w:jc w:val="right"/>
              <w:rPr>
                <w:ins w:id="2046" w:author="David Conklin" w:date="2021-01-06T12:58:00Z"/>
              </w:rPr>
            </w:pPr>
            <w:ins w:id="2047" w:author="David Conklin" w:date="2021-01-06T12:58:00Z">
              <w:r>
                <w:t>8.9</w:t>
              </w:r>
            </w:ins>
          </w:p>
        </w:tc>
        <w:tc>
          <w:tcPr>
            <w:tcW w:w="0" w:type="auto"/>
          </w:tcPr>
          <w:p w14:paraId="0EDD2F5B" w14:textId="77777777" w:rsidR="006D0662" w:rsidRDefault="006D0662" w:rsidP="00E3419D">
            <w:pPr>
              <w:jc w:val="right"/>
              <w:rPr>
                <w:ins w:id="2048" w:author="David Conklin" w:date="2021-01-06T12:58:00Z"/>
              </w:rPr>
            </w:pPr>
            <w:ins w:id="2049" w:author="David Conklin" w:date="2021-01-06T12:58:00Z">
              <w:r>
                <w:t>142.0e9</w:t>
              </w:r>
            </w:ins>
          </w:p>
        </w:tc>
      </w:tr>
      <w:tr w:rsidR="006D0662" w14:paraId="0B8AAA64" w14:textId="77777777" w:rsidTr="00E3419D">
        <w:trPr>
          <w:ins w:id="2050" w:author="David Conklin" w:date="2021-01-06T12:58:00Z"/>
        </w:trPr>
        <w:tc>
          <w:tcPr>
            <w:tcW w:w="0" w:type="auto"/>
          </w:tcPr>
          <w:p w14:paraId="65F5D161" w14:textId="77777777" w:rsidR="006D0662" w:rsidRDefault="006D0662" w:rsidP="00E3419D">
            <w:pPr>
              <w:rPr>
                <w:ins w:id="2051" w:author="David Conklin" w:date="2021-01-06T12:58:00Z"/>
              </w:rPr>
            </w:pPr>
            <w:ins w:id="2052" w:author="David Conklin" w:date="2021-01-06T12:58:00Z">
              <w:r>
                <w:t>springs</w:t>
              </w:r>
            </w:ins>
          </w:p>
        </w:tc>
        <w:tc>
          <w:tcPr>
            <w:tcW w:w="0" w:type="auto"/>
          </w:tcPr>
          <w:p w14:paraId="226E5566" w14:textId="77777777" w:rsidR="006D0662" w:rsidRDefault="006D0662" w:rsidP="00E3419D">
            <w:pPr>
              <w:jc w:val="right"/>
              <w:rPr>
                <w:ins w:id="2053" w:author="David Conklin" w:date="2021-01-06T12:58:00Z"/>
              </w:rPr>
            </w:pPr>
            <w:ins w:id="2054" w:author="David Conklin" w:date="2021-01-06T12:58:00Z">
              <w:r>
                <w:t>0.992e9</w:t>
              </w:r>
            </w:ins>
          </w:p>
        </w:tc>
        <w:tc>
          <w:tcPr>
            <w:tcW w:w="0" w:type="auto"/>
          </w:tcPr>
          <w:p w14:paraId="7DCEF7C0" w14:textId="77777777" w:rsidR="006D0662" w:rsidRDefault="006D0662" w:rsidP="00E3419D">
            <w:pPr>
              <w:jc w:val="right"/>
              <w:rPr>
                <w:ins w:id="2055" w:author="David Conklin" w:date="2021-01-06T12:58:00Z"/>
              </w:rPr>
            </w:pPr>
            <w:ins w:id="2056" w:author="David Conklin" w:date="2021-01-06T12:58:00Z">
              <w:r>
                <w:t>4.9</w:t>
              </w:r>
            </w:ins>
          </w:p>
        </w:tc>
        <w:tc>
          <w:tcPr>
            <w:tcW w:w="0" w:type="auto"/>
          </w:tcPr>
          <w:p w14:paraId="08038ED1" w14:textId="77777777" w:rsidR="006D0662" w:rsidRDefault="006D0662" w:rsidP="00E3419D">
            <w:pPr>
              <w:jc w:val="right"/>
              <w:rPr>
                <w:ins w:id="2057" w:author="David Conklin" w:date="2021-01-06T12:58:00Z"/>
              </w:rPr>
            </w:pPr>
            <w:ins w:id="2058" w:author="David Conklin" w:date="2021-01-06T12:58:00Z">
              <w:r>
                <w:t>20.3e9</w:t>
              </w:r>
            </w:ins>
          </w:p>
        </w:tc>
      </w:tr>
      <w:tr w:rsidR="006D0662" w14:paraId="2DB3BCA6" w14:textId="77777777" w:rsidTr="00E3419D">
        <w:trPr>
          <w:ins w:id="2059" w:author="David Conklin" w:date="2021-01-06T12:58:00Z"/>
        </w:trPr>
        <w:tc>
          <w:tcPr>
            <w:tcW w:w="0" w:type="auto"/>
          </w:tcPr>
          <w:p w14:paraId="61B77639" w14:textId="77777777" w:rsidR="006D0662" w:rsidRDefault="006D0662" w:rsidP="00E3419D">
            <w:pPr>
              <w:rPr>
                <w:ins w:id="2060" w:author="David Conklin" w:date="2021-01-06T12:58:00Z"/>
              </w:rPr>
            </w:pPr>
            <w:ins w:id="2061" w:author="David Conklin" w:date="2021-01-06T12:58:00Z">
              <w:r>
                <w:t>insolation of reaches</w:t>
              </w:r>
            </w:ins>
          </w:p>
        </w:tc>
        <w:tc>
          <w:tcPr>
            <w:tcW w:w="0" w:type="auto"/>
          </w:tcPr>
          <w:p w14:paraId="563F55E0" w14:textId="77777777" w:rsidR="006D0662" w:rsidRDefault="006D0662" w:rsidP="00E3419D">
            <w:pPr>
              <w:jc w:val="right"/>
              <w:rPr>
                <w:ins w:id="2062" w:author="David Conklin" w:date="2021-01-06T12:58:00Z"/>
              </w:rPr>
            </w:pPr>
          </w:p>
        </w:tc>
        <w:tc>
          <w:tcPr>
            <w:tcW w:w="0" w:type="auto"/>
          </w:tcPr>
          <w:p w14:paraId="56CE652A" w14:textId="77777777" w:rsidR="006D0662" w:rsidRDefault="006D0662" w:rsidP="00E3419D">
            <w:pPr>
              <w:jc w:val="right"/>
              <w:rPr>
                <w:ins w:id="2063" w:author="David Conklin" w:date="2021-01-06T12:58:00Z"/>
              </w:rPr>
            </w:pPr>
          </w:p>
        </w:tc>
        <w:tc>
          <w:tcPr>
            <w:tcW w:w="0" w:type="auto"/>
          </w:tcPr>
          <w:p w14:paraId="470BE096" w14:textId="77777777" w:rsidR="006D0662" w:rsidRDefault="006D0662" w:rsidP="00E3419D">
            <w:pPr>
              <w:jc w:val="right"/>
              <w:rPr>
                <w:ins w:id="2064" w:author="David Conklin" w:date="2021-01-06T12:58:00Z"/>
              </w:rPr>
            </w:pPr>
            <w:ins w:id="2065" w:author="David Conklin" w:date="2021-01-06T12:58:00Z">
              <w:r>
                <w:t>32.1e9</w:t>
              </w:r>
            </w:ins>
          </w:p>
        </w:tc>
      </w:tr>
      <w:tr w:rsidR="006D0662" w14:paraId="30455650" w14:textId="77777777" w:rsidTr="00E3419D">
        <w:trPr>
          <w:ins w:id="2066" w:author="David Conklin" w:date="2021-01-06T12:58:00Z"/>
        </w:trPr>
        <w:tc>
          <w:tcPr>
            <w:tcW w:w="0" w:type="auto"/>
          </w:tcPr>
          <w:p w14:paraId="63590432" w14:textId="77777777" w:rsidR="006D0662" w:rsidRDefault="006D0662" w:rsidP="00E3419D">
            <w:pPr>
              <w:rPr>
                <w:ins w:id="2067" w:author="David Conklin" w:date="2021-01-06T12:58:00Z"/>
              </w:rPr>
            </w:pPr>
            <w:ins w:id="2068" w:author="David Conklin" w:date="2021-01-06T12:58:00Z">
              <w:r>
                <w:t>insolation of reservoirs</w:t>
              </w:r>
            </w:ins>
          </w:p>
        </w:tc>
        <w:tc>
          <w:tcPr>
            <w:tcW w:w="0" w:type="auto"/>
          </w:tcPr>
          <w:p w14:paraId="6902CE79" w14:textId="77777777" w:rsidR="006D0662" w:rsidRDefault="006D0662" w:rsidP="00E3419D">
            <w:pPr>
              <w:jc w:val="right"/>
              <w:rPr>
                <w:ins w:id="2069" w:author="David Conklin" w:date="2021-01-06T12:58:00Z"/>
              </w:rPr>
            </w:pPr>
          </w:p>
        </w:tc>
        <w:tc>
          <w:tcPr>
            <w:tcW w:w="0" w:type="auto"/>
          </w:tcPr>
          <w:p w14:paraId="2BB7EFC5" w14:textId="77777777" w:rsidR="006D0662" w:rsidRDefault="006D0662" w:rsidP="00E3419D">
            <w:pPr>
              <w:jc w:val="right"/>
              <w:rPr>
                <w:ins w:id="2070" w:author="David Conklin" w:date="2021-01-06T12:58:00Z"/>
              </w:rPr>
            </w:pPr>
          </w:p>
        </w:tc>
        <w:tc>
          <w:tcPr>
            <w:tcW w:w="0" w:type="auto"/>
          </w:tcPr>
          <w:p w14:paraId="4A761D0D" w14:textId="77777777" w:rsidR="006D0662" w:rsidRDefault="006D0662" w:rsidP="00E3419D">
            <w:pPr>
              <w:jc w:val="right"/>
              <w:rPr>
                <w:ins w:id="2071" w:author="David Conklin" w:date="2021-01-06T12:58:00Z"/>
              </w:rPr>
            </w:pPr>
            <w:ins w:id="2072" w:author="David Conklin" w:date="2021-01-06T12:58:00Z">
              <w:r>
                <w:t>31.7e9</w:t>
              </w:r>
            </w:ins>
          </w:p>
        </w:tc>
      </w:tr>
      <w:tr w:rsidR="006D0662" w14:paraId="7286F245" w14:textId="77777777" w:rsidTr="00E3419D">
        <w:trPr>
          <w:ins w:id="2073" w:author="David Conklin" w:date="2021-01-06T12:58:00Z"/>
        </w:trPr>
        <w:tc>
          <w:tcPr>
            <w:tcW w:w="0" w:type="auto"/>
          </w:tcPr>
          <w:p w14:paraId="6F0D05B0" w14:textId="77777777" w:rsidR="006D0662" w:rsidRDefault="006D0662" w:rsidP="00E3419D">
            <w:pPr>
              <w:rPr>
                <w:ins w:id="2074" w:author="David Conklin" w:date="2021-01-06T12:58:00Z"/>
              </w:rPr>
            </w:pPr>
            <w:ins w:id="2075" w:author="David Conklin" w:date="2021-01-06T12:58:00Z">
              <w:r>
                <w:t>added by model</w:t>
              </w:r>
            </w:ins>
          </w:p>
        </w:tc>
        <w:tc>
          <w:tcPr>
            <w:tcW w:w="0" w:type="auto"/>
          </w:tcPr>
          <w:p w14:paraId="61A02DD7" w14:textId="77777777" w:rsidR="006D0662" w:rsidRDefault="006D0662" w:rsidP="00E3419D">
            <w:pPr>
              <w:jc w:val="right"/>
              <w:rPr>
                <w:ins w:id="2076" w:author="David Conklin" w:date="2021-01-06T12:58:00Z"/>
              </w:rPr>
            </w:pPr>
            <w:ins w:id="2077" w:author="David Conklin" w:date="2021-01-06T12:58:00Z">
              <w:r>
                <w:t>0.008e9</w:t>
              </w:r>
            </w:ins>
          </w:p>
        </w:tc>
        <w:tc>
          <w:tcPr>
            <w:tcW w:w="0" w:type="auto"/>
          </w:tcPr>
          <w:p w14:paraId="590B8984" w14:textId="77777777" w:rsidR="006D0662" w:rsidRDefault="006D0662" w:rsidP="00E3419D">
            <w:pPr>
              <w:jc w:val="right"/>
              <w:rPr>
                <w:ins w:id="2078" w:author="David Conklin" w:date="2021-01-06T12:58:00Z"/>
              </w:rPr>
            </w:pPr>
          </w:p>
        </w:tc>
        <w:tc>
          <w:tcPr>
            <w:tcW w:w="0" w:type="auto"/>
          </w:tcPr>
          <w:p w14:paraId="2AA762D3" w14:textId="77777777" w:rsidR="006D0662" w:rsidRDefault="006D0662" w:rsidP="00E3419D">
            <w:pPr>
              <w:jc w:val="right"/>
              <w:rPr>
                <w:ins w:id="2079" w:author="David Conklin" w:date="2021-01-06T12:58:00Z"/>
              </w:rPr>
            </w:pPr>
            <w:ins w:id="2080" w:author="David Conklin" w:date="2021-01-06T12:58:00Z">
              <w:r>
                <w:t>0.3e9</w:t>
              </w:r>
            </w:ins>
          </w:p>
        </w:tc>
      </w:tr>
      <w:tr w:rsidR="006D0662" w14:paraId="09DC50E4" w14:textId="77777777" w:rsidTr="00E3419D">
        <w:trPr>
          <w:ins w:id="2081" w:author="David Conklin" w:date="2021-01-06T12:58:00Z"/>
        </w:trPr>
        <w:tc>
          <w:tcPr>
            <w:tcW w:w="0" w:type="auto"/>
          </w:tcPr>
          <w:p w14:paraId="3E09350E" w14:textId="77777777" w:rsidR="006D0662" w:rsidRDefault="006D0662" w:rsidP="00E3419D">
            <w:pPr>
              <w:jc w:val="right"/>
              <w:rPr>
                <w:ins w:id="2082" w:author="David Conklin" w:date="2021-01-06T12:58:00Z"/>
              </w:rPr>
            </w:pPr>
            <w:ins w:id="2083" w:author="David Conklin" w:date="2021-01-06T12:58:00Z">
              <w:r>
                <w:t>total in</w:t>
              </w:r>
            </w:ins>
          </w:p>
        </w:tc>
        <w:tc>
          <w:tcPr>
            <w:tcW w:w="0" w:type="auto"/>
          </w:tcPr>
          <w:p w14:paraId="02453AD3" w14:textId="77777777" w:rsidR="006D0662" w:rsidRDefault="006D0662" w:rsidP="00E3419D">
            <w:pPr>
              <w:jc w:val="right"/>
              <w:rPr>
                <w:ins w:id="2084" w:author="David Conklin" w:date="2021-01-06T12:58:00Z"/>
              </w:rPr>
            </w:pPr>
            <w:ins w:id="2085" w:author="David Conklin" w:date="2021-01-06T12:58:00Z">
              <w:r>
                <w:t>4.829e9</w:t>
              </w:r>
            </w:ins>
          </w:p>
        </w:tc>
        <w:tc>
          <w:tcPr>
            <w:tcW w:w="0" w:type="auto"/>
          </w:tcPr>
          <w:p w14:paraId="34EE50DF" w14:textId="77777777" w:rsidR="006D0662" w:rsidRDefault="006D0662" w:rsidP="00E3419D">
            <w:pPr>
              <w:jc w:val="right"/>
              <w:rPr>
                <w:ins w:id="2086" w:author="David Conklin" w:date="2021-01-06T12:58:00Z"/>
              </w:rPr>
            </w:pPr>
          </w:p>
        </w:tc>
        <w:tc>
          <w:tcPr>
            <w:tcW w:w="0" w:type="auto"/>
          </w:tcPr>
          <w:p w14:paraId="35A158E6" w14:textId="77777777" w:rsidR="006D0662" w:rsidRDefault="006D0662" w:rsidP="00E3419D">
            <w:pPr>
              <w:jc w:val="right"/>
              <w:rPr>
                <w:ins w:id="2087" w:author="David Conklin" w:date="2021-01-06T12:58:00Z"/>
              </w:rPr>
            </w:pPr>
            <w:ins w:id="2088" w:author="David Conklin" w:date="2021-01-06T12:58:00Z">
              <w:r>
                <w:t>226.4e9</w:t>
              </w:r>
            </w:ins>
          </w:p>
        </w:tc>
      </w:tr>
      <w:tr w:rsidR="006D0662" w14:paraId="13CA3628" w14:textId="77777777" w:rsidTr="00E3419D">
        <w:trPr>
          <w:ins w:id="2089" w:author="David Conklin" w:date="2021-01-06T12:58:00Z"/>
        </w:trPr>
        <w:tc>
          <w:tcPr>
            <w:tcW w:w="0" w:type="auto"/>
          </w:tcPr>
          <w:p w14:paraId="6417EC6E" w14:textId="77777777" w:rsidR="006D0662" w:rsidRDefault="006D0662" w:rsidP="00E3419D">
            <w:pPr>
              <w:jc w:val="right"/>
              <w:rPr>
                <w:ins w:id="2090" w:author="David Conklin" w:date="2021-01-06T12:58:00Z"/>
              </w:rPr>
            </w:pPr>
          </w:p>
        </w:tc>
        <w:tc>
          <w:tcPr>
            <w:tcW w:w="0" w:type="auto"/>
          </w:tcPr>
          <w:p w14:paraId="04D61B3F" w14:textId="77777777" w:rsidR="006D0662" w:rsidRDefault="006D0662" w:rsidP="00E3419D">
            <w:pPr>
              <w:jc w:val="right"/>
              <w:rPr>
                <w:ins w:id="2091" w:author="David Conklin" w:date="2021-01-06T12:58:00Z"/>
              </w:rPr>
            </w:pPr>
          </w:p>
        </w:tc>
        <w:tc>
          <w:tcPr>
            <w:tcW w:w="0" w:type="auto"/>
          </w:tcPr>
          <w:p w14:paraId="24DFE6DA" w14:textId="77777777" w:rsidR="006D0662" w:rsidRDefault="006D0662" w:rsidP="00E3419D">
            <w:pPr>
              <w:jc w:val="right"/>
              <w:rPr>
                <w:ins w:id="2092" w:author="David Conklin" w:date="2021-01-06T12:58:00Z"/>
              </w:rPr>
            </w:pPr>
          </w:p>
        </w:tc>
        <w:tc>
          <w:tcPr>
            <w:tcW w:w="0" w:type="auto"/>
          </w:tcPr>
          <w:p w14:paraId="3CA7FE0E" w14:textId="77777777" w:rsidR="006D0662" w:rsidRDefault="006D0662" w:rsidP="00E3419D">
            <w:pPr>
              <w:jc w:val="right"/>
              <w:rPr>
                <w:ins w:id="2093" w:author="David Conklin" w:date="2021-01-06T12:58:00Z"/>
              </w:rPr>
            </w:pPr>
          </w:p>
        </w:tc>
      </w:tr>
      <w:tr w:rsidR="006D0662" w14:paraId="18AF08E1" w14:textId="77777777" w:rsidTr="00E3419D">
        <w:trPr>
          <w:ins w:id="2094" w:author="David Conklin" w:date="2021-01-06T12:58:00Z"/>
        </w:trPr>
        <w:tc>
          <w:tcPr>
            <w:tcW w:w="0" w:type="auto"/>
          </w:tcPr>
          <w:p w14:paraId="4F8C528E" w14:textId="77777777" w:rsidR="006D0662" w:rsidRPr="00036F50" w:rsidRDefault="006D0662" w:rsidP="00E3419D">
            <w:pPr>
              <w:jc w:val="center"/>
              <w:rPr>
                <w:ins w:id="2095" w:author="David Conklin" w:date="2021-01-06T12:58:00Z"/>
                <w:b/>
                <w:bCs/>
              </w:rPr>
            </w:pPr>
            <w:ins w:id="2096" w:author="David Conklin" w:date="2021-01-06T12:58:00Z">
              <w:r w:rsidRPr="00036F50">
                <w:rPr>
                  <w:b/>
                  <w:bCs/>
                </w:rPr>
                <w:t>Outputs</w:t>
              </w:r>
            </w:ins>
          </w:p>
        </w:tc>
        <w:tc>
          <w:tcPr>
            <w:tcW w:w="0" w:type="auto"/>
          </w:tcPr>
          <w:p w14:paraId="5547EA00" w14:textId="77777777" w:rsidR="006D0662" w:rsidRDefault="006D0662" w:rsidP="00E3419D">
            <w:pPr>
              <w:jc w:val="right"/>
              <w:rPr>
                <w:ins w:id="2097" w:author="David Conklin" w:date="2021-01-06T12:58:00Z"/>
              </w:rPr>
            </w:pPr>
            <w:ins w:id="2098" w:author="David Conklin" w:date="2021-01-06T12:58:00Z">
              <w:r>
                <w:t>volume, m</w:t>
              </w:r>
              <w:r>
                <w:rPr>
                  <w:vertAlign w:val="superscript"/>
                </w:rPr>
                <w:t>3</w:t>
              </w:r>
              <w:r>
                <w:t xml:space="preserve"> </w:t>
              </w:r>
            </w:ins>
          </w:p>
        </w:tc>
        <w:tc>
          <w:tcPr>
            <w:tcW w:w="0" w:type="auto"/>
          </w:tcPr>
          <w:p w14:paraId="42E8E8BA" w14:textId="77777777" w:rsidR="006D0662" w:rsidRDefault="006D0662" w:rsidP="00E3419D">
            <w:pPr>
              <w:jc w:val="right"/>
              <w:rPr>
                <w:ins w:id="2099" w:author="David Conklin" w:date="2021-01-06T12:58:00Z"/>
              </w:rPr>
            </w:pPr>
            <w:ins w:id="2100" w:author="David Conklin" w:date="2021-01-06T12:58:00Z">
              <w:r>
                <w:rPr>
                  <w:rFonts w:cstheme="minorHAnsi"/>
                </w:rPr>
                <w:t>average temperature, °</w:t>
              </w:r>
              <w:r>
                <w:t>C</w:t>
              </w:r>
            </w:ins>
          </w:p>
        </w:tc>
        <w:tc>
          <w:tcPr>
            <w:tcW w:w="0" w:type="auto"/>
          </w:tcPr>
          <w:p w14:paraId="7C350288" w14:textId="77777777" w:rsidR="006D0662" w:rsidRDefault="006D0662" w:rsidP="00E3419D">
            <w:pPr>
              <w:jc w:val="right"/>
              <w:rPr>
                <w:ins w:id="2101" w:author="David Conklin" w:date="2021-01-06T12:58:00Z"/>
              </w:rPr>
            </w:pPr>
            <w:ins w:id="2102" w:author="David Conklin" w:date="2021-01-06T12:58:00Z">
              <w:r>
                <w:t>thermal energy, MJ</w:t>
              </w:r>
            </w:ins>
          </w:p>
        </w:tc>
      </w:tr>
      <w:tr w:rsidR="006D0662" w14:paraId="028D750F" w14:textId="77777777" w:rsidTr="00E3419D">
        <w:trPr>
          <w:ins w:id="2103" w:author="David Conklin" w:date="2021-01-06T12:58:00Z"/>
        </w:trPr>
        <w:tc>
          <w:tcPr>
            <w:tcW w:w="0" w:type="auto"/>
          </w:tcPr>
          <w:p w14:paraId="0DF461C1" w14:textId="77777777" w:rsidR="006D0662" w:rsidRDefault="006D0662" w:rsidP="00E3419D">
            <w:pPr>
              <w:rPr>
                <w:ins w:id="2104" w:author="David Conklin" w:date="2021-01-06T12:58:00Z"/>
              </w:rPr>
            </w:pPr>
            <w:ins w:id="2105" w:author="David Conklin" w:date="2021-01-06T12:58:00Z">
              <w:r>
                <w:t>basin discharge</w:t>
              </w:r>
            </w:ins>
          </w:p>
        </w:tc>
        <w:tc>
          <w:tcPr>
            <w:tcW w:w="0" w:type="auto"/>
          </w:tcPr>
          <w:p w14:paraId="7356DD8F" w14:textId="77777777" w:rsidR="006D0662" w:rsidRDefault="006D0662" w:rsidP="00E3419D">
            <w:pPr>
              <w:jc w:val="right"/>
              <w:rPr>
                <w:ins w:id="2106" w:author="David Conklin" w:date="2021-01-06T12:58:00Z"/>
              </w:rPr>
            </w:pPr>
            <w:ins w:id="2107" w:author="David Conklin" w:date="2021-01-06T12:58:00Z">
              <w:r>
                <w:t>4.824e9</w:t>
              </w:r>
            </w:ins>
          </w:p>
        </w:tc>
        <w:tc>
          <w:tcPr>
            <w:tcW w:w="0" w:type="auto"/>
          </w:tcPr>
          <w:p w14:paraId="667EBCD8" w14:textId="77777777" w:rsidR="006D0662" w:rsidRDefault="006D0662" w:rsidP="00E3419D">
            <w:pPr>
              <w:jc w:val="right"/>
              <w:rPr>
                <w:ins w:id="2108" w:author="David Conklin" w:date="2021-01-06T12:58:00Z"/>
              </w:rPr>
            </w:pPr>
            <w:ins w:id="2109" w:author="David Conklin" w:date="2021-01-06T12:58:00Z">
              <w:r>
                <w:t>8.1</w:t>
              </w:r>
            </w:ins>
          </w:p>
        </w:tc>
        <w:tc>
          <w:tcPr>
            <w:tcW w:w="0" w:type="auto"/>
          </w:tcPr>
          <w:p w14:paraId="271F9B16" w14:textId="77777777" w:rsidR="006D0662" w:rsidRDefault="006D0662" w:rsidP="00E3419D">
            <w:pPr>
              <w:jc w:val="right"/>
              <w:rPr>
                <w:ins w:id="2110" w:author="David Conklin" w:date="2021-01-06T12:58:00Z"/>
              </w:rPr>
            </w:pPr>
            <w:ins w:id="2111" w:author="David Conklin" w:date="2021-01-06T12:58:00Z">
              <w:r>
                <w:t>163.3e9</w:t>
              </w:r>
            </w:ins>
          </w:p>
        </w:tc>
      </w:tr>
      <w:tr w:rsidR="006D0662" w14:paraId="23BD6E2A" w14:textId="77777777" w:rsidTr="00E3419D">
        <w:trPr>
          <w:ins w:id="2112" w:author="David Conklin" w:date="2021-01-06T12:58:00Z"/>
        </w:trPr>
        <w:tc>
          <w:tcPr>
            <w:tcW w:w="0" w:type="auto"/>
          </w:tcPr>
          <w:p w14:paraId="07D080AB" w14:textId="77777777" w:rsidR="006D0662" w:rsidRDefault="006D0662" w:rsidP="00E3419D">
            <w:pPr>
              <w:rPr>
                <w:ins w:id="2113" w:author="David Conklin" w:date="2021-01-06T12:58:00Z"/>
              </w:rPr>
            </w:pPr>
            <w:ins w:id="2114" w:author="David Conklin" w:date="2021-01-06T12:58:00Z">
              <w:r>
                <w:t>irrigation withdrawals</w:t>
              </w:r>
            </w:ins>
          </w:p>
        </w:tc>
        <w:tc>
          <w:tcPr>
            <w:tcW w:w="0" w:type="auto"/>
          </w:tcPr>
          <w:p w14:paraId="64E4C6C9" w14:textId="77777777" w:rsidR="006D0662" w:rsidRDefault="006D0662" w:rsidP="00E3419D">
            <w:pPr>
              <w:jc w:val="right"/>
              <w:rPr>
                <w:ins w:id="2115" w:author="David Conklin" w:date="2021-01-06T12:58:00Z"/>
              </w:rPr>
            </w:pPr>
            <w:ins w:id="2116" w:author="David Conklin" w:date="2021-01-06T12:58:00Z">
              <w:r>
                <w:t>0.005e9</w:t>
              </w:r>
            </w:ins>
          </w:p>
        </w:tc>
        <w:tc>
          <w:tcPr>
            <w:tcW w:w="0" w:type="auto"/>
          </w:tcPr>
          <w:p w14:paraId="37AAF35D" w14:textId="77777777" w:rsidR="006D0662" w:rsidRDefault="006D0662" w:rsidP="00E3419D">
            <w:pPr>
              <w:jc w:val="right"/>
              <w:rPr>
                <w:ins w:id="2117" w:author="David Conklin" w:date="2021-01-06T12:58:00Z"/>
              </w:rPr>
            </w:pPr>
            <w:ins w:id="2118" w:author="David Conklin" w:date="2021-01-06T12:58:00Z">
              <w:r>
                <w:t>15.0</w:t>
              </w:r>
            </w:ins>
          </w:p>
        </w:tc>
        <w:tc>
          <w:tcPr>
            <w:tcW w:w="0" w:type="auto"/>
          </w:tcPr>
          <w:p w14:paraId="344705FC" w14:textId="77777777" w:rsidR="006D0662" w:rsidRDefault="006D0662" w:rsidP="00E3419D">
            <w:pPr>
              <w:jc w:val="right"/>
              <w:rPr>
                <w:ins w:id="2119" w:author="David Conklin" w:date="2021-01-06T12:58:00Z"/>
              </w:rPr>
            </w:pPr>
            <w:ins w:id="2120" w:author="David Conklin" w:date="2021-01-06T12:58:00Z">
              <w:r>
                <w:t>0.3e9</w:t>
              </w:r>
            </w:ins>
          </w:p>
        </w:tc>
      </w:tr>
      <w:tr w:rsidR="006D0662" w14:paraId="61E311F0" w14:textId="77777777" w:rsidTr="00E3419D">
        <w:trPr>
          <w:ins w:id="2121" w:author="David Conklin" w:date="2021-01-06T12:58:00Z"/>
        </w:trPr>
        <w:tc>
          <w:tcPr>
            <w:tcW w:w="0" w:type="auto"/>
          </w:tcPr>
          <w:p w14:paraId="3537FE07" w14:textId="77777777" w:rsidR="006D0662" w:rsidRDefault="006D0662" w:rsidP="00E3419D">
            <w:pPr>
              <w:rPr>
                <w:ins w:id="2122" w:author="David Conklin" w:date="2021-01-06T12:58:00Z"/>
              </w:rPr>
            </w:pPr>
            <w:ins w:id="2123" w:author="David Conklin" w:date="2021-01-06T12:58:00Z">
              <w:r>
                <w:lastRenderedPageBreak/>
                <w:t>longwave radiation from reaches</w:t>
              </w:r>
            </w:ins>
          </w:p>
        </w:tc>
        <w:tc>
          <w:tcPr>
            <w:tcW w:w="0" w:type="auto"/>
          </w:tcPr>
          <w:p w14:paraId="401911EF" w14:textId="77777777" w:rsidR="006D0662" w:rsidRDefault="006D0662" w:rsidP="00E3419D">
            <w:pPr>
              <w:jc w:val="right"/>
              <w:rPr>
                <w:ins w:id="2124" w:author="David Conklin" w:date="2021-01-06T12:58:00Z"/>
              </w:rPr>
            </w:pPr>
          </w:p>
        </w:tc>
        <w:tc>
          <w:tcPr>
            <w:tcW w:w="0" w:type="auto"/>
          </w:tcPr>
          <w:p w14:paraId="1CD1CAEE" w14:textId="77777777" w:rsidR="006D0662" w:rsidRDefault="006D0662" w:rsidP="00E3419D">
            <w:pPr>
              <w:jc w:val="center"/>
              <w:rPr>
                <w:ins w:id="2125" w:author="David Conklin" w:date="2021-01-06T12:58:00Z"/>
              </w:rPr>
            </w:pPr>
          </w:p>
        </w:tc>
        <w:tc>
          <w:tcPr>
            <w:tcW w:w="0" w:type="auto"/>
          </w:tcPr>
          <w:p w14:paraId="3762BC6A" w14:textId="77777777" w:rsidR="006D0662" w:rsidRDefault="006D0662" w:rsidP="00E3419D">
            <w:pPr>
              <w:jc w:val="right"/>
              <w:rPr>
                <w:ins w:id="2126" w:author="David Conklin" w:date="2021-01-06T12:58:00Z"/>
              </w:rPr>
            </w:pPr>
            <w:ins w:id="2127" w:author="David Conklin" w:date="2021-01-06T12:58:00Z">
              <w:r>
                <w:t>18.7e9</w:t>
              </w:r>
            </w:ins>
          </w:p>
        </w:tc>
      </w:tr>
      <w:tr w:rsidR="006D0662" w14:paraId="2F4B7F6D" w14:textId="77777777" w:rsidTr="00E3419D">
        <w:trPr>
          <w:ins w:id="2128" w:author="David Conklin" w:date="2021-01-06T12:58:00Z"/>
        </w:trPr>
        <w:tc>
          <w:tcPr>
            <w:tcW w:w="0" w:type="auto"/>
          </w:tcPr>
          <w:p w14:paraId="5F33FF73" w14:textId="77777777" w:rsidR="006D0662" w:rsidRDefault="006D0662" w:rsidP="00E3419D">
            <w:pPr>
              <w:rPr>
                <w:ins w:id="2129" w:author="David Conklin" w:date="2021-01-06T12:58:00Z"/>
              </w:rPr>
            </w:pPr>
            <w:ins w:id="2130" w:author="David Conklin" w:date="2021-01-06T12:58:00Z">
              <w:r>
                <w:t>evaporation from reaches</w:t>
              </w:r>
            </w:ins>
          </w:p>
        </w:tc>
        <w:tc>
          <w:tcPr>
            <w:tcW w:w="0" w:type="auto"/>
          </w:tcPr>
          <w:p w14:paraId="68DBC1C1" w14:textId="77777777" w:rsidR="006D0662" w:rsidRDefault="006D0662" w:rsidP="00E3419D">
            <w:pPr>
              <w:jc w:val="right"/>
              <w:rPr>
                <w:ins w:id="2131" w:author="David Conklin" w:date="2021-01-06T12:58:00Z"/>
              </w:rPr>
            </w:pPr>
            <w:ins w:id="2132" w:author="David Conklin" w:date="2021-01-06T12:58:00Z">
              <w:r>
                <w:t xml:space="preserve">0.007e9 </w:t>
              </w:r>
            </w:ins>
          </w:p>
        </w:tc>
        <w:tc>
          <w:tcPr>
            <w:tcW w:w="0" w:type="auto"/>
          </w:tcPr>
          <w:p w14:paraId="51A5074B" w14:textId="77777777" w:rsidR="006D0662" w:rsidRDefault="006D0662" w:rsidP="00E3419D">
            <w:pPr>
              <w:jc w:val="right"/>
              <w:rPr>
                <w:ins w:id="2133" w:author="David Conklin" w:date="2021-01-06T12:58:00Z"/>
              </w:rPr>
            </w:pPr>
          </w:p>
        </w:tc>
        <w:tc>
          <w:tcPr>
            <w:tcW w:w="0" w:type="auto"/>
          </w:tcPr>
          <w:p w14:paraId="43159D97" w14:textId="77777777" w:rsidR="006D0662" w:rsidRDefault="006D0662" w:rsidP="00E3419D">
            <w:pPr>
              <w:jc w:val="right"/>
              <w:rPr>
                <w:ins w:id="2134" w:author="David Conklin" w:date="2021-01-06T12:58:00Z"/>
              </w:rPr>
            </w:pPr>
            <w:ins w:id="2135" w:author="David Conklin" w:date="2021-01-06T12:58:00Z">
              <w:r>
                <w:t>17.1e9</w:t>
              </w:r>
            </w:ins>
          </w:p>
        </w:tc>
      </w:tr>
      <w:tr w:rsidR="006D0662" w14:paraId="3132B321" w14:textId="77777777" w:rsidTr="00E3419D">
        <w:trPr>
          <w:ins w:id="2136" w:author="David Conklin" w:date="2021-01-06T12:58:00Z"/>
        </w:trPr>
        <w:tc>
          <w:tcPr>
            <w:tcW w:w="0" w:type="auto"/>
          </w:tcPr>
          <w:p w14:paraId="7E643CB4" w14:textId="77777777" w:rsidR="006D0662" w:rsidRDefault="006D0662" w:rsidP="00E3419D">
            <w:pPr>
              <w:rPr>
                <w:ins w:id="2137" w:author="David Conklin" w:date="2021-01-06T12:58:00Z"/>
              </w:rPr>
            </w:pPr>
            <w:ins w:id="2138" w:author="David Conklin" w:date="2021-01-06T12:58:00Z">
              <w:r>
                <w:t>longwave radiation from reservoirs</w:t>
              </w:r>
            </w:ins>
          </w:p>
        </w:tc>
        <w:tc>
          <w:tcPr>
            <w:tcW w:w="0" w:type="auto"/>
          </w:tcPr>
          <w:p w14:paraId="6679C9DD" w14:textId="77777777" w:rsidR="006D0662" w:rsidRDefault="006D0662" w:rsidP="00E3419D">
            <w:pPr>
              <w:jc w:val="right"/>
              <w:rPr>
                <w:ins w:id="2139" w:author="David Conklin" w:date="2021-01-06T12:58:00Z"/>
              </w:rPr>
            </w:pPr>
          </w:p>
        </w:tc>
        <w:tc>
          <w:tcPr>
            <w:tcW w:w="0" w:type="auto"/>
          </w:tcPr>
          <w:p w14:paraId="69420284" w14:textId="77777777" w:rsidR="006D0662" w:rsidRDefault="006D0662" w:rsidP="00E3419D">
            <w:pPr>
              <w:jc w:val="right"/>
              <w:rPr>
                <w:ins w:id="2140" w:author="David Conklin" w:date="2021-01-06T12:58:00Z"/>
              </w:rPr>
            </w:pPr>
          </w:p>
        </w:tc>
        <w:tc>
          <w:tcPr>
            <w:tcW w:w="0" w:type="auto"/>
          </w:tcPr>
          <w:p w14:paraId="24677CFD" w14:textId="77777777" w:rsidR="006D0662" w:rsidRDefault="006D0662" w:rsidP="00E3419D">
            <w:pPr>
              <w:jc w:val="right"/>
              <w:rPr>
                <w:ins w:id="2141" w:author="David Conklin" w:date="2021-01-06T12:58:00Z"/>
              </w:rPr>
            </w:pPr>
            <w:ins w:id="2142" w:author="David Conklin" w:date="2021-01-06T12:58:00Z">
              <w:r>
                <w:t>9.4e9</w:t>
              </w:r>
            </w:ins>
          </w:p>
        </w:tc>
      </w:tr>
      <w:tr w:rsidR="006D0662" w14:paraId="2798AFAF" w14:textId="77777777" w:rsidTr="00E3419D">
        <w:trPr>
          <w:ins w:id="2143" w:author="David Conklin" w:date="2021-01-06T12:58:00Z"/>
        </w:trPr>
        <w:tc>
          <w:tcPr>
            <w:tcW w:w="0" w:type="auto"/>
          </w:tcPr>
          <w:p w14:paraId="010EBBD4" w14:textId="77777777" w:rsidR="006D0662" w:rsidRDefault="006D0662" w:rsidP="00E3419D">
            <w:pPr>
              <w:rPr>
                <w:ins w:id="2144" w:author="David Conklin" w:date="2021-01-06T12:58:00Z"/>
              </w:rPr>
            </w:pPr>
            <w:ins w:id="2145" w:author="David Conklin" w:date="2021-01-06T12:58:00Z">
              <w:r>
                <w:t>evaporation from reservoirs</w:t>
              </w:r>
            </w:ins>
          </w:p>
        </w:tc>
        <w:tc>
          <w:tcPr>
            <w:tcW w:w="0" w:type="auto"/>
          </w:tcPr>
          <w:p w14:paraId="2D486864" w14:textId="77777777" w:rsidR="006D0662" w:rsidRDefault="006D0662" w:rsidP="00E3419D">
            <w:pPr>
              <w:jc w:val="right"/>
              <w:rPr>
                <w:ins w:id="2146" w:author="David Conklin" w:date="2021-01-06T12:58:00Z"/>
              </w:rPr>
            </w:pPr>
            <w:ins w:id="2147" w:author="David Conklin" w:date="2021-01-06T12:58:00Z">
              <w:r>
                <w:t>0.008e9</w:t>
              </w:r>
            </w:ins>
          </w:p>
        </w:tc>
        <w:tc>
          <w:tcPr>
            <w:tcW w:w="0" w:type="auto"/>
          </w:tcPr>
          <w:p w14:paraId="4DD99CE5" w14:textId="77777777" w:rsidR="006D0662" w:rsidRDefault="006D0662" w:rsidP="00E3419D">
            <w:pPr>
              <w:jc w:val="right"/>
              <w:rPr>
                <w:ins w:id="2148" w:author="David Conklin" w:date="2021-01-06T12:58:00Z"/>
              </w:rPr>
            </w:pPr>
          </w:p>
        </w:tc>
        <w:tc>
          <w:tcPr>
            <w:tcW w:w="0" w:type="auto"/>
          </w:tcPr>
          <w:p w14:paraId="3064D6FF" w14:textId="65622201" w:rsidR="006D0662" w:rsidRDefault="006D0662" w:rsidP="00E3419D">
            <w:pPr>
              <w:jc w:val="right"/>
              <w:rPr>
                <w:ins w:id="2149" w:author="David Conklin" w:date="2021-01-06T12:58:00Z"/>
              </w:rPr>
            </w:pPr>
            <w:ins w:id="2150" w:author="David Conklin" w:date="2021-01-06T12:58:00Z">
              <w:r>
                <w:t>1</w:t>
              </w:r>
            </w:ins>
            <w:ins w:id="2151" w:author="David Conklin" w:date="2021-01-06T13:07:00Z">
              <w:r>
                <w:t>9.5</w:t>
              </w:r>
            </w:ins>
            <w:ins w:id="2152" w:author="David Conklin" w:date="2021-01-06T12:58:00Z">
              <w:r>
                <w:t>e9</w:t>
              </w:r>
            </w:ins>
          </w:p>
        </w:tc>
      </w:tr>
      <w:tr w:rsidR="006D0662" w14:paraId="52334967" w14:textId="77777777" w:rsidTr="00E3419D">
        <w:trPr>
          <w:ins w:id="2153" w:author="David Conklin" w:date="2021-01-06T12:58:00Z"/>
        </w:trPr>
        <w:tc>
          <w:tcPr>
            <w:tcW w:w="0" w:type="auto"/>
          </w:tcPr>
          <w:p w14:paraId="27988526" w14:textId="77777777" w:rsidR="006D0662" w:rsidRDefault="006D0662" w:rsidP="00E3419D">
            <w:pPr>
              <w:jc w:val="right"/>
              <w:rPr>
                <w:ins w:id="2154" w:author="David Conklin" w:date="2021-01-06T12:58:00Z"/>
              </w:rPr>
            </w:pPr>
            <w:ins w:id="2155" w:author="David Conklin" w:date="2021-01-06T12:58:00Z">
              <w:r>
                <w:t>total out</w:t>
              </w:r>
            </w:ins>
          </w:p>
        </w:tc>
        <w:tc>
          <w:tcPr>
            <w:tcW w:w="0" w:type="auto"/>
          </w:tcPr>
          <w:p w14:paraId="2138BB9A" w14:textId="77777777" w:rsidR="006D0662" w:rsidRDefault="006D0662" w:rsidP="00E3419D">
            <w:pPr>
              <w:jc w:val="right"/>
              <w:rPr>
                <w:ins w:id="2156" w:author="David Conklin" w:date="2021-01-06T12:58:00Z"/>
              </w:rPr>
            </w:pPr>
            <w:ins w:id="2157" w:author="David Conklin" w:date="2021-01-06T12:58:00Z">
              <w:r>
                <w:t>4.844e9</w:t>
              </w:r>
            </w:ins>
          </w:p>
        </w:tc>
        <w:tc>
          <w:tcPr>
            <w:tcW w:w="0" w:type="auto"/>
          </w:tcPr>
          <w:p w14:paraId="1881D0A6" w14:textId="77777777" w:rsidR="006D0662" w:rsidRDefault="006D0662" w:rsidP="00E3419D">
            <w:pPr>
              <w:jc w:val="right"/>
              <w:rPr>
                <w:ins w:id="2158" w:author="David Conklin" w:date="2021-01-06T12:58:00Z"/>
              </w:rPr>
            </w:pPr>
          </w:p>
        </w:tc>
        <w:tc>
          <w:tcPr>
            <w:tcW w:w="0" w:type="auto"/>
          </w:tcPr>
          <w:p w14:paraId="472E31A4" w14:textId="542C8D7B" w:rsidR="006D0662" w:rsidRDefault="006D0662" w:rsidP="00E3419D">
            <w:pPr>
              <w:jc w:val="right"/>
              <w:rPr>
                <w:ins w:id="2159" w:author="David Conklin" w:date="2021-01-06T12:58:00Z"/>
              </w:rPr>
            </w:pPr>
            <w:ins w:id="2160" w:author="David Conklin" w:date="2021-01-06T12:58:00Z">
              <w:r>
                <w:t>22</w:t>
              </w:r>
            </w:ins>
            <w:ins w:id="2161" w:author="David Conklin" w:date="2021-01-06T13:07:00Z">
              <w:r>
                <w:t>8.3</w:t>
              </w:r>
            </w:ins>
            <w:ins w:id="2162" w:author="David Conklin" w:date="2021-01-06T12:58:00Z">
              <w:r>
                <w:t>e9</w:t>
              </w:r>
            </w:ins>
          </w:p>
        </w:tc>
      </w:tr>
    </w:tbl>
    <w:p w14:paraId="1493D2AE" w14:textId="77777777" w:rsidR="006D0662" w:rsidRDefault="006D0662" w:rsidP="006D0662">
      <w:pPr>
        <w:rPr>
          <w:ins w:id="2163" w:author="David Conklin" w:date="2021-01-06T12:58:00Z"/>
        </w:rPr>
      </w:pPr>
    </w:p>
    <w:p w14:paraId="5A25DF07" w14:textId="717BFBB1" w:rsidR="00010FCE" w:rsidRPr="002854B5" w:rsidDel="00E3419D" w:rsidRDefault="00010FCE" w:rsidP="002854B5">
      <w:pPr>
        <w:rPr>
          <w:del w:id="2164" w:author="David Conklin" w:date="2021-01-07T09:37:00Z"/>
        </w:rPr>
      </w:pPr>
    </w:p>
    <w:p w14:paraId="2C48710D" w14:textId="7FFE344F" w:rsidR="00E90646" w:rsidDel="00E3419D" w:rsidRDefault="00E90646" w:rsidP="00E90646">
      <w:pPr>
        <w:pStyle w:val="Heading2"/>
        <w:rPr>
          <w:del w:id="2165" w:author="David Conklin" w:date="2021-01-07T09:37:00Z"/>
        </w:rPr>
      </w:pPr>
      <w:del w:id="2166" w:author="David Conklin" w:date="2021-01-07T09:37:00Z">
        <w:r w:rsidDel="00E3419D">
          <w:delText>Clackamas wetlands v. McKenzie wetlands</w:delText>
        </w:r>
      </w:del>
    </w:p>
    <w:p w14:paraId="067AD90B" w14:textId="7D0F9B5E" w:rsidR="00E90646" w:rsidDel="00E3419D" w:rsidRDefault="00E90646" w:rsidP="00E90646">
      <w:pPr>
        <w:rPr>
          <w:del w:id="2167" w:author="David Conklin" w:date="2021-01-07T09:37:00Z"/>
        </w:rPr>
      </w:pPr>
      <w:del w:id="2168" w:author="David Conklin" w:date="2021-01-07T09:37:00Z">
        <w:r w:rsidDel="00E3419D">
          <w:delText>At least in the initial phase of the study, simulations of the Clackamas basin</w:delText>
        </w:r>
        <w:r w:rsidR="005C537E" w:rsidDel="00E3419D">
          <w:delText xml:space="preserve"> (</w:delText>
        </w:r>
        <w:r w:rsidR="005C537E" w:rsidDel="00E3419D">
          <w:fldChar w:fldCharType="begin"/>
        </w:r>
        <w:r w:rsidR="005C537E" w:rsidDel="00E3419D">
          <w:delInstrText xml:space="preserve"> REF _Ref48286765 \h </w:delInstrText>
        </w:r>
        <w:r w:rsidR="005C537E" w:rsidDel="00E3419D">
          <w:fldChar w:fldCharType="separate"/>
        </w:r>
        <w:r w:rsidR="006F0CBC" w:rsidDel="00E3419D">
          <w:delText xml:space="preserve">Figure </w:delText>
        </w:r>
        <w:r w:rsidR="006F0CBC" w:rsidDel="00E3419D">
          <w:rPr>
            <w:noProof/>
          </w:rPr>
          <w:delText>9</w:delText>
        </w:r>
        <w:r w:rsidR="005C537E" w:rsidDel="00E3419D">
          <w:fldChar w:fldCharType="end"/>
        </w:r>
        <w:r w:rsidR="005C537E" w:rsidDel="00E3419D">
          <w:delText>)</w:delText>
        </w:r>
        <w:r w:rsidDel="00E3419D">
          <w:delText xml:space="preserve"> and its wetlands will be run in addition to those of the McKenzie basin, for comparison and calibration purposes.  The Clackamas basin study area and simulations are described in a separate chapter of this document.</w:delText>
        </w:r>
      </w:del>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2169" w:name="_Ref48286765"/>
      <w:bookmarkStart w:id="2170" w:name="_Toc53219841"/>
      <w:r>
        <w:t xml:space="preserve">Figure </w:t>
      </w:r>
      <w:fldSimple w:instr=" SEQ Figure \* ARABIC ">
        <w:r w:rsidR="006F0CBC">
          <w:rPr>
            <w:noProof/>
          </w:rPr>
          <w:t>9</w:t>
        </w:r>
      </w:fldSimple>
      <w:bookmarkEnd w:id="2169"/>
      <w:r>
        <w:t>. Clackamas basin in CW3M screen capture</w:t>
      </w:r>
      <w:bookmarkEnd w:id="217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171" w:name="_Toc60904839"/>
      <w:r>
        <w:t>The Clackamas Basin</w:t>
      </w:r>
      <w:bookmarkEnd w:id="2171"/>
    </w:p>
    <w:p w14:paraId="4A96B042" w14:textId="77777777" w:rsidR="005C537E" w:rsidRPr="000E6A65" w:rsidRDefault="005C537E" w:rsidP="005C537E"/>
    <w:p w14:paraId="11F4A966" w14:textId="2B68F61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172" w:name="_Toc60904840"/>
      <w:r>
        <w:t>Directory structure and file names</w:t>
      </w:r>
      <w:bookmarkEnd w:id="217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lastRenderedPageBreak/>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173" w:name="_Toc60904841"/>
      <w:r>
        <w:t xml:space="preserve">Release </w:t>
      </w:r>
      <w:r w:rsidR="00E735F4">
        <w:t>Log</w:t>
      </w:r>
      <w:bookmarkEnd w:id="217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lastRenderedPageBreak/>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ins w:id="2174" w:author="David Conklin" w:date="2020-12-27T15:53:00Z"/>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ins w:id="2175" w:author="David Conklin" w:date="2020-12-27T15:53:00Z"/>
          <w:rFonts w:cs="Times New Roman"/>
          <w:szCs w:val="24"/>
        </w:rPr>
      </w:pPr>
    </w:p>
    <w:p w14:paraId="7B96493F" w14:textId="5F3D440F" w:rsidR="00D66025" w:rsidRDefault="00D66025" w:rsidP="002D591A">
      <w:pPr>
        <w:pStyle w:val="Body"/>
        <w:rPr>
          <w:rFonts w:cs="Times New Roman"/>
          <w:szCs w:val="24"/>
        </w:rPr>
      </w:pPr>
      <w:ins w:id="2176" w:author="David Conklin" w:date="2020-12-27T15:53:00Z">
        <w:r>
          <w:rPr>
            <w:rFonts w:cs="Times New Roman"/>
            <w:szCs w:val="24"/>
          </w:rPr>
          <w:t xml:space="preserve">CW3M_Installer_McKenzie_0.4.3.exe </w:t>
        </w:r>
      </w:ins>
      <w:ins w:id="2177" w:author="David Conklin" w:date="2020-12-27T15:54:00Z">
        <w:r>
          <w:rPr>
            <w:rFonts w:cs="Times New Roman"/>
            <w:szCs w:val="24"/>
          </w:rPr>
          <w:t>12/27/20 from CW3M ver. 205 on GitHub.  McKenzie s</w:t>
        </w:r>
      </w:ins>
      <w:ins w:id="2178" w:author="David Conklin" w:date="2020-12-27T15:55:00Z">
        <w:r>
          <w:rPr>
            <w:rFonts w:cs="Times New Roman"/>
            <w:szCs w:val="24"/>
          </w:rPr>
          <w:t>tream flows and temperatures have been calibrated to USGS gage data for 2010-18.</w:t>
        </w:r>
      </w:ins>
      <w:ins w:id="2179" w:author="David Conklin" w:date="2020-12-27T15:56:00Z">
        <w:r>
          <w:rPr>
            <w:rFonts w:cs="Times New Roman"/>
            <w:szCs w:val="24"/>
          </w:rPr>
          <w:t xml:space="preserve">  Special logic was added for the springs which feed Clear Lake</w:t>
        </w:r>
      </w:ins>
      <w:ins w:id="2180" w:author="David Conklin" w:date="2020-12-27T15:57:00Z">
        <w:r>
          <w:rPr>
            <w:rFonts w:cs="Times New Roman"/>
            <w:szCs w:val="24"/>
          </w:rPr>
          <w:t>.  The special logic provides for a constant</w:t>
        </w:r>
      </w:ins>
      <w:ins w:id="2181" w:author="David Conklin" w:date="2020-12-27T15:58:00Z">
        <w:r>
          <w:rPr>
            <w:rFonts w:cs="Times New Roman"/>
            <w:szCs w:val="24"/>
          </w:rPr>
          <w:t xml:space="preserve"> spring flow of 5.7 cms  plus a seasonally-varying additional spring flow of </w:t>
        </w:r>
      </w:ins>
      <w:ins w:id="2182" w:author="David Conklin" w:date="2020-12-27T16:00:00Z">
        <w:r w:rsidRPr="00D66025">
          <w:rPr>
            <w:rFonts w:cs="Times New Roman"/>
            <w:szCs w:val="24"/>
          </w:rPr>
          <w:t>0.8351</w:t>
        </w:r>
        <w:r>
          <w:rPr>
            <w:rFonts w:cs="Times New Roman"/>
            <w:szCs w:val="24"/>
          </w:rPr>
          <w:t xml:space="preserve"> times the amount simulated as flowing into Clear from upstream.</w:t>
        </w:r>
      </w:ins>
      <w:ins w:id="2183" w:author="David Conklin" w:date="2020-12-27T16:06:00Z">
        <w:r w:rsidR="009630C2">
          <w:rPr>
            <w:rFonts w:cs="Times New Roman"/>
            <w:szCs w:val="24"/>
          </w:rPr>
          <w:t xml:space="preserve">  The Demo and Baseline scenarios have been combined into a single Demo_Baseline scenario.  This release</w:t>
        </w:r>
      </w:ins>
      <w:ins w:id="2184" w:author="David Conklin" w:date="2020-12-27T16:07:00Z">
        <w:r w:rsidR="009630C2">
          <w:rPr>
            <w:rFonts w:cs="Times New Roman"/>
            <w:szCs w:val="24"/>
          </w:rPr>
          <w:t xml:space="preserve"> includes files for the Clackamas and North Santiam basins as well as for the McKenzie.</w:t>
        </w:r>
      </w:ins>
    </w:p>
    <w:p w14:paraId="5A89EB77" w14:textId="77777777" w:rsidR="002D591A" w:rsidRDefault="002D591A" w:rsidP="002D591A">
      <w:pPr>
        <w:pStyle w:val="Body"/>
      </w:pPr>
    </w:p>
    <w:p w14:paraId="7840B9A7" w14:textId="77777777" w:rsidR="005F3D22" w:rsidRDefault="005F3D22" w:rsidP="005F3D22">
      <w:pPr>
        <w:pStyle w:val="Heading1"/>
      </w:pPr>
      <w:bookmarkStart w:id="2185" w:name="_Toc60904842"/>
      <w:r>
        <w:t>References</w:t>
      </w:r>
      <w:bookmarkEnd w:id="218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ins w:id="2186" w:author="David Conklin" w:date="2020-12-28T09:57: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ins w:id="2187" w:author="David Conklin" w:date="2020-12-28T09:57:00Z"/>
          <w:rStyle w:val="Hyperlink"/>
          <w:rFonts w:cstheme="minorHAnsi"/>
          <w:color w:val="auto"/>
          <w:u w:val="none"/>
        </w:rPr>
      </w:pPr>
    </w:p>
    <w:p w14:paraId="7015A0E4" w14:textId="63CC491B" w:rsidR="004B34E8" w:rsidRPr="003F7628" w:rsidRDefault="004B34E8">
      <w:pPr>
        <w:rPr>
          <w:rStyle w:val="Hyperlink"/>
          <w:color w:val="auto"/>
          <w:u w:val="none"/>
        </w:rPr>
        <w:pPrChange w:id="2188" w:author="David Conklin" w:date="2020-12-28T09:57:00Z">
          <w:pPr>
            <w:autoSpaceDE w:val="0"/>
            <w:autoSpaceDN w:val="0"/>
            <w:adjustRightInd w:val="0"/>
          </w:pPr>
        </w:pPrChange>
      </w:pPr>
      <w:ins w:id="2189" w:author="David Conklin" w:date="2020-12-28T09:57:00Z">
        <w:r>
          <w:lastRenderedPageBreak/>
          <w:t>Seibert J (1997).  Estimation of Parameter Uncertainty in the HBV Model.  Nordic Hydrology, 28 (4/5): 247-262.</w:t>
        </w:r>
      </w:ins>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190" w:name="_Toc60904843"/>
      <w:r>
        <w:rPr>
          <w:rFonts w:eastAsiaTheme="minorHAnsi"/>
        </w:rPr>
        <w:t>Acronyms</w:t>
      </w:r>
      <w:r w:rsidR="009D540F">
        <w:rPr>
          <w:rFonts w:eastAsiaTheme="minorHAnsi"/>
        </w:rPr>
        <w:t xml:space="preserve"> and Abbreviations</w:t>
      </w:r>
      <w:bookmarkEnd w:id="219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Pr>
        <w:rPr>
          <w:ins w:id="2191" w:author="David Conklin" w:date="2020-12-28T09:56:00Z"/>
        </w:rPr>
      </w:pPr>
    </w:p>
    <w:p w14:paraId="163772A5" w14:textId="6DDCE089" w:rsidR="004B34E8" w:rsidRPr="003F7628" w:rsidRDefault="004B34E8" w:rsidP="00A06758">
      <w:pPr>
        <w:rPr>
          <w:ins w:id="2192" w:author="David Conklin" w:date="2020-12-28T09:56:00Z"/>
          <w:rFonts w:cstheme="minorHAnsi"/>
        </w:rPr>
      </w:pPr>
      <w:ins w:id="2193" w:author="David Conklin" w:date="2020-12-28T09:56:00Z">
        <w:r w:rsidRPr="004B34E8">
          <w:rPr>
            <w:rFonts w:cstheme="minorHAnsi"/>
            <w:b/>
            <w:bCs/>
            <w:rPrChange w:id="2194" w:author="David Conklin" w:date="2020-12-28T10:00:00Z">
              <w:rPr/>
            </w:rPrChange>
          </w:rPr>
          <w:t>HBV</w:t>
        </w:r>
        <w:r w:rsidRPr="003F7628">
          <w:rPr>
            <w:rFonts w:cstheme="minorHAnsi"/>
          </w:rPr>
          <w:t xml:space="preserve"> </w:t>
        </w:r>
        <w:r w:rsidRPr="006F0CBC">
          <w:rPr>
            <w:rFonts w:cstheme="minorHAnsi"/>
          </w:rPr>
          <w:t>–</w:t>
        </w:r>
      </w:ins>
      <w:ins w:id="2195" w:author="David Conklin" w:date="2020-12-28T09:58:00Z">
        <w:r w:rsidRPr="004B34E8">
          <w:rPr>
            <w:rFonts w:cstheme="minorHAnsi"/>
            <w:rPrChange w:id="2196" w:author="David Conklin" w:date="2020-12-28T10:00:00Z">
              <w:rPr/>
            </w:rPrChange>
          </w:rPr>
          <w:t xml:space="preserve"> </w:t>
        </w:r>
        <w:r w:rsidRPr="004B34E8">
          <w:rPr>
            <w:rFonts w:cstheme="minorHAnsi"/>
            <w:color w:val="202122"/>
            <w:shd w:val="clear" w:color="auto" w:fill="FFFFFF"/>
            <w:rPrChange w:id="2197" w:author="David Conklin" w:date="2020-12-28T10:00:00Z">
              <w:rPr>
                <w:rFonts w:ascii="Arial" w:hAnsi="Arial" w:cs="Arial"/>
                <w:color w:val="202122"/>
                <w:sz w:val="21"/>
                <w:szCs w:val="21"/>
                <w:shd w:val="clear" w:color="auto" w:fill="FFFFFF"/>
              </w:rPr>
            </w:rPrChange>
          </w:rPr>
          <w:t>Hydrologiska Byråns Vattenbalansavdelning mode</w:t>
        </w:r>
      </w:ins>
      <w:ins w:id="2198" w:author="David Conklin" w:date="2020-12-28T09:59:00Z">
        <w:r w:rsidRPr="004B34E8">
          <w:rPr>
            <w:rFonts w:cstheme="minorHAnsi"/>
            <w:color w:val="202122"/>
            <w:shd w:val="clear" w:color="auto" w:fill="FFFFFF"/>
            <w:rPrChange w:id="2199" w:author="David Conklin" w:date="2020-12-28T10:00:00Z">
              <w:rPr>
                <w:rFonts w:ascii="Arial" w:hAnsi="Arial" w:cs="Arial"/>
                <w:color w:val="202122"/>
                <w:sz w:val="21"/>
                <w:szCs w:val="21"/>
                <w:shd w:val="clear" w:color="auto" w:fill="FFFFFF"/>
              </w:rPr>
            </w:rPrChange>
          </w:rPr>
          <w:t>l (Seibert 1997)</w:t>
        </w:r>
      </w:ins>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pPr>
        <w:rPr>
          <w:ins w:id="2200" w:author="David Conklin" w:date="2020-12-28T10:27:00Z"/>
        </w:rPr>
      </w:pPr>
      <w:r>
        <w:rPr>
          <w:b/>
          <w:bCs/>
        </w:rPr>
        <w:t>MOU</w:t>
      </w:r>
      <w:r>
        <w:t xml:space="preserve"> – Memorandum of Understanding</w:t>
      </w:r>
    </w:p>
    <w:p w14:paraId="54F8ECD1" w14:textId="6CA202F6" w:rsidR="00997364" w:rsidRDefault="00997364" w:rsidP="00A06758">
      <w:pPr>
        <w:rPr>
          <w:ins w:id="2201" w:author="David Conklin" w:date="2020-12-28T10:27:00Z"/>
        </w:rPr>
      </w:pPr>
    </w:p>
    <w:p w14:paraId="1E588CEF" w14:textId="4A4EDBD1" w:rsidR="00997364" w:rsidRPr="003F7628" w:rsidRDefault="00997364" w:rsidP="00A06758">
      <w:pPr>
        <w:rPr>
          <w:ins w:id="2202" w:author="David Conklin" w:date="2020-12-28T09:22:00Z"/>
        </w:rPr>
      </w:pPr>
      <w:ins w:id="2203" w:author="David Conklin" w:date="2020-12-28T10:27:00Z">
        <w:r>
          <w:rPr>
            <w:b/>
            <w:bCs/>
          </w:rPr>
          <w:t>NRNI</w:t>
        </w:r>
      </w:ins>
      <w:ins w:id="2204" w:author="David Conklin" w:date="2020-12-28T10:28:00Z">
        <w:r>
          <w:t xml:space="preserve"> – No Reservoirs, No Irrigation</w:t>
        </w:r>
      </w:ins>
    </w:p>
    <w:p w14:paraId="3E1696D6" w14:textId="03A560AB" w:rsidR="00230B46" w:rsidRDefault="00230B46" w:rsidP="00A06758">
      <w:pPr>
        <w:rPr>
          <w:ins w:id="2205" w:author="David Conklin" w:date="2020-12-28T09:22:00Z"/>
        </w:rPr>
      </w:pPr>
    </w:p>
    <w:p w14:paraId="64587127" w14:textId="6ACFEE83" w:rsidR="00230B46" w:rsidRDefault="00230B46">
      <w:pPr>
        <w:rPr>
          <w:ins w:id="2206" w:author="David Conklin" w:date="2020-12-28T09:24:00Z"/>
        </w:rPr>
        <w:pPrChange w:id="2207" w:author="David Conklin" w:date="2020-12-28T09:25:00Z">
          <w:pPr>
            <w:pStyle w:val="Heading2"/>
            <w:shd w:val="clear" w:color="auto" w:fill="FFFFFF"/>
            <w:spacing w:before="300" w:after="150"/>
          </w:pPr>
        </w:pPrChange>
      </w:pPr>
      <w:ins w:id="2208" w:author="David Conklin" w:date="2020-12-28T09:22:00Z">
        <w:r w:rsidRPr="00230B46">
          <w:rPr>
            <w:b/>
            <w:bCs/>
            <w:rPrChange w:id="2209" w:author="David Conklin" w:date="2020-12-28T09:22:00Z">
              <w:rPr/>
            </w:rPrChange>
          </w:rPr>
          <w:t>PEST</w:t>
        </w:r>
        <w:r>
          <w:t xml:space="preserve"> – </w:t>
        </w:r>
      </w:ins>
      <w:ins w:id="2210" w:author="David Conklin" w:date="2020-12-28T09:24:00Z">
        <w:r>
          <w:t>Model-Independent Parameter Estimation and Uncertainty Analysis</w:t>
        </w:r>
      </w:ins>
    </w:p>
    <w:p w14:paraId="7A7A3A30" w14:textId="2FF9E06D" w:rsidR="00230B46" w:rsidRDefault="00230B46" w:rsidP="003F7628">
      <w:ins w:id="2211" w:author="David Conklin" w:date="2020-12-28T09:22:00Z">
        <w:r>
          <w:t>Parameter Estimation Program (</w:t>
        </w:r>
      </w:ins>
      <w:ins w:id="2212" w:author="David Conklin" w:date="2020-12-28T09:24:00Z">
        <w:r w:rsidRPr="00230B46">
          <w:t>https://pesthomepage.org/</w:t>
        </w:r>
      </w:ins>
      <w:ins w:id="2213" w:author="David Conklin" w:date="2020-12-28T09:22:00Z">
        <w:r>
          <w:t>)</w:t>
        </w:r>
      </w:ins>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62DE8" w14:textId="77777777" w:rsidR="004A207C" w:rsidRDefault="004A207C" w:rsidP="00064E77">
      <w:r>
        <w:separator/>
      </w:r>
    </w:p>
  </w:endnote>
  <w:endnote w:type="continuationSeparator" w:id="0">
    <w:p w14:paraId="0031776D" w14:textId="77777777" w:rsidR="004A207C" w:rsidRDefault="004A207C"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3419D" w:rsidRDefault="00E341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3419D" w:rsidRDefault="00E34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6140E" w14:textId="77777777" w:rsidR="004A207C" w:rsidRDefault="004A207C" w:rsidP="00064E77">
      <w:r>
        <w:separator/>
      </w:r>
    </w:p>
  </w:footnote>
  <w:footnote w:type="continuationSeparator" w:id="0">
    <w:p w14:paraId="3AB76B0D" w14:textId="77777777" w:rsidR="004A207C" w:rsidRDefault="004A207C"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1"/>
  </w:num>
  <w:num w:numId="6">
    <w:abstractNumId w:val="6"/>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F3107"/>
    <w:rsid w:val="000F5E41"/>
    <w:rsid w:val="0010247C"/>
    <w:rsid w:val="001051D3"/>
    <w:rsid w:val="00105F73"/>
    <w:rsid w:val="00107FC0"/>
    <w:rsid w:val="00122E42"/>
    <w:rsid w:val="00130043"/>
    <w:rsid w:val="00135589"/>
    <w:rsid w:val="00136B9C"/>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5ADC"/>
    <w:rsid w:val="001A6DC9"/>
    <w:rsid w:val="001B0E2B"/>
    <w:rsid w:val="001B411C"/>
    <w:rsid w:val="001B42FA"/>
    <w:rsid w:val="001B4B07"/>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5338"/>
    <w:rsid w:val="002770CE"/>
    <w:rsid w:val="002822A5"/>
    <w:rsid w:val="00284E8A"/>
    <w:rsid w:val="002854A8"/>
    <w:rsid w:val="002854B5"/>
    <w:rsid w:val="00286383"/>
    <w:rsid w:val="00287358"/>
    <w:rsid w:val="00294460"/>
    <w:rsid w:val="002971E8"/>
    <w:rsid w:val="002A34F3"/>
    <w:rsid w:val="002A54A5"/>
    <w:rsid w:val="002A5885"/>
    <w:rsid w:val="002A6FA8"/>
    <w:rsid w:val="002B1A1D"/>
    <w:rsid w:val="002B661E"/>
    <w:rsid w:val="002B6C5D"/>
    <w:rsid w:val="002B6EA4"/>
    <w:rsid w:val="002B7117"/>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A61FF"/>
    <w:rsid w:val="003A7CFD"/>
    <w:rsid w:val="003B2506"/>
    <w:rsid w:val="003B3B98"/>
    <w:rsid w:val="003B5FA8"/>
    <w:rsid w:val="003B76A2"/>
    <w:rsid w:val="003C109D"/>
    <w:rsid w:val="003C3116"/>
    <w:rsid w:val="003C3181"/>
    <w:rsid w:val="003C4378"/>
    <w:rsid w:val="003C5919"/>
    <w:rsid w:val="003D0B14"/>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90074"/>
    <w:rsid w:val="00491338"/>
    <w:rsid w:val="0049425F"/>
    <w:rsid w:val="004966FD"/>
    <w:rsid w:val="00497166"/>
    <w:rsid w:val="004A0118"/>
    <w:rsid w:val="004A207C"/>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64F3"/>
    <w:rsid w:val="006809DE"/>
    <w:rsid w:val="00683502"/>
    <w:rsid w:val="00684B5F"/>
    <w:rsid w:val="00685DF6"/>
    <w:rsid w:val="0068783A"/>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FDF"/>
    <w:rsid w:val="006D5AFD"/>
    <w:rsid w:val="006D6388"/>
    <w:rsid w:val="006E3BFF"/>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7F8E"/>
    <w:rsid w:val="008C0B03"/>
    <w:rsid w:val="008C41BA"/>
    <w:rsid w:val="008C7362"/>
    <w:rsid w:val="008E188E"/>
    <w:rsid w:val="008E4511"/>
    <w:rsid w:val="008E6C13"/>
    <w:rsid w:val="008E7929"/>
    <w:rsid w:val="008F3962"/>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C073DE"/>
    <w:rsid w:val="00C13229"/>
    <w:rsid w:val="00C1322F"/>
    <w:rsid w:val="00C163DA"/>
    <w:rsid w:val="00C26282"/>
    <w:rsid w:val="00C2652D"/>
    <w:rsid w:val="00C3243C"/>
    <w:rsid w:val="00C34EBD"/>
    <w:rsid w:val="00C36217"/>
    <w:rsid w:val="00C364E7"/>
    <w:rsid w:val="00C4199C"/>
    <w:rsid w:val="00C4268B"/>
    <w:rsid w:val="00C46F0A"/>
    <w:rsid w:val="00C52579"/>
    <w:rsid w:val="00C551F9"/>
    <w:rsid w:val="00C5526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7A37"/>
    <w:rsid w:val="00CC2A40"/>
    <w:rsid w:val="00CC3A0F"/>
    <w:rsid w:val="00CC41FC"/>
    <w:rsid w:val="00CD73D7"/>
    <w:rsid w:val="00CE0F6E"/>
    <w:rsid w:val="00CE3459"/>
    <w:rsid w:val="00CE381B"/>
    <w:rsid w:val="00CE4712"/>
    <w:rsid w:val="00CF4732"/>
    <w:rsid w:val="00CF4F65"/>
    <w:rsid w:val="00D07292"/>
    <w:rsid w:val="00D139AA"/>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7506"/>
    <w:rsid w:val="00E3419D"/>
    <w:rsid w:val="00E3424C"/>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2288"/>
    <w:rsid w:val="00FD5BDE"/>
    <w:rsid w:val="00FD7EFE"/>
    <w:rsid w:val="00FE728D"/>
    <w:rsid w:val="00FF071C"/>
    <w:rsid w:val="00FF0F24"/>
    <w:rsid w:val="00FF2BD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87008</TotalTime>
  <Pages>62</Pages>
  <Words>23701</Words>
  <Characters>135099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416</cp:revision>
  <cp:lastPrinted>2021-01-05T00:42:00Z</cp:lastPrinted>
  <dcterms:created xsi:type="dcterms:W3CDTF">2018-11-09T13:56:00Z</dcterms:created>
  <dcterms:modified xsi:type="dcterms:W3CDTF">2021-01-07T18:20:00Z</dcterms:modified>
</cp:coreProperties>
</file>