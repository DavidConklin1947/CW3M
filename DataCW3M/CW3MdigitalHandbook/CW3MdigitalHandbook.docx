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7C361D97" w:rsidR="00064E77" w:rsidRPr="00064E77" w:rsidRDefault="00BE5AC5">
      <w:pPr>
        <w:pStyle w:val="Subtitle"/>
        <w:tabs>
          <w:tab w:val="left" w:pos="7950"/>
          <w:tab w:val="right" w:pos="9360"/>
        </w:tabs>
        <w:pPrChange w:id="3" w:author="David Conklin" w:date="2021-02-18T07:49:00Z">
          <w:pPr>
            <w:pStyle w:val="Subtitle"/>
          </w:pPr>
        </w:pPrChange>
      </w:pPr>
      <w:ins w:id="4" w:author="David Conklin" w:date="2021-03-04T06:10:00Z">
        <w:r>
          <w:t>3/</w:t>
        </w:r>
      </w:ins>
      <w:ins w:id="5" w:author="David Conklin" w:date="2021-03-10T06:10:00Z">
        <w:r w:rsidR="00C83F9F">
          <w:t>1</w:t>
        </w:r>
      </w:ins>
      <w:ins w:id="6" w:author="David Conklin" w:date="2021-03-19T15:29:00Z">
        <w:r w:rsidR="00875B17">
          <w:t>9</w:t>
        </w:r>
      </w:ins>
      <w:del w:id="7" w:author="David Conklin" w:date="2021-02-18T07:49:00Z">
        <w:r w:rsidR="007B1928" w:rsidDel="006D3061">
          <w:delText>1</w:delText>
        </w:r>
        <w:r w:rsidR="00B40657" w:rsidDel="006D3061">
          <w:delText>/</w:delText>
        </w:r>
      </w:del>
      <w:del w:id="8" w:author="David Conklin" w:date="2021-01-30T16:16:00Z">
        <w:r w:rsidR="00105FE0" w:rsidDel="002E2334">
          <w:delText>2</w:delText>
        </w:r>
      </w:del>
      <w:del w:id="9"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10" w:author="David Conklin" w:date="2021-01-22T08:00:00Z">
        <w:r w:rsidR="00872B5B" w:rsidDel="003F1515">
          <w:rPr>
            <w:rStyle w:val="Hyperlink"/>
            <w:color w:val="auto"/>
          </w:rPr>
          <w:delText>2/21</w:delText>
        </w:r>
      </w:del>
      <w:r w:rsidR="00176FFA">
        <w:rPr>
          <w:rStyle w:val="Hyperlink"/>
          <w:color w:val="auto"/>
        </w:rPr>
        <w:t>/20</w:t>
      </w:r>
      <w:ins w:id="11"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pPr>
        <w:ind w:left="288" w:hanging="288"/>
        <w:rPr>
          <w:del w:id="12" w:author="David Conklin" w:date="2021-01-22T08:00:00Z"/>
          <w:rStyle w:val="Hyperlink"/>
          <w:color w:val="auto"/>
          <w:u w:val="none"/>
        </w:rPr>
      </w:pPr>
      <w:del w:id="13"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pPr>
        <w:ind w:left="288" w:hanging="288"/>
        <w:rPr>
          <w:del w:id="14" w:author="David Conklin" w:date="2021-01-22T08:00:00Z"/>
          <w:rFonts w:cs="Times New Roman"/>
          <w:szCs w:val="24"/>
        </w:rPr>
      </w:pPr>
      <w:del w:id="15"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pPr>
        <w:ind w:left="288" w:hanging="288"/>
        <w:rPr>
          <w:del w:id="16" w:author="David Conklin" w:date="2021-01-22T08:00:00Z"/>
        </w:rPr>
      </w:pPr>
      <w:del w:id="17"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pPr>
        <w:ind w:left="288" w:hanging="288"/>
        <w:rPr>
          <w:del w:id="18" w:author="David Conklin" w:date="2021-01-22T08:00:00Z"/>
        </w:rPr>
      </w:pPr>
      <w:del w:id="19"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pPr>
        <w:ind w:left="288" w:hanging="288"/>
        <w:rPr>
          <w:ins w:id="20" w:author="David Conklin" w:date="2021-01-30T16:16:00Z"/>
          <w:rStyle w:val="Hyperlink"/>
          <w:color w:val="auto"/>
          <w:u w:val="none"/>
        </w:rPr>
        <w:pPrChange w:id="21" w:author="David Conklin" w:date="2021-02-19T09:20:00Z">
          <w:pPr/>
        </w:pPrChange>
      </w:pPr>
      <w:del w:id="22" w:author="David Conklin" w:date="2021-01-22T08:00:00Z">
        <w:r w:rsidDel="003F1515">
          <w:delText>Remove the “Clackamas wetlands v. McKenzie wetlands” section.</w:delText>
        </w:r>
      </w:del>
      <w:ins w:id="23" w:author="David Conklin" w:date="2021-01-22T08:00:00Z">
        <w:r w:rsidR="003F1515">
          <w:rPr>
            <w:rStyle w:val="Hyperlink"/>
            <w:color w:val="auto"/>
            <w:u w:val="none"/>
          </w:rPr>
          <w:t xml:space="preserve">Added the </w:t>
        </w:r>
      </w:ins>
      <w:ins w:id="24" w:author="David Conklin" w:date="2021-01-22T08:01:00Z">
        <w:r w:rsidR="003F1515">
          <w:rPr>
            <w:rStyle w:val="Hyperlink"/>
            <w:color w:val="auto"/>
            <w:u w:val="none"/>
          </w:rPr>
          <w:t>“</w:t>
        </w:r>
      </w:ins>
      <w:ins w:id="25" w:author="David Conklin" w:date="2021-01-22T08:00:00Z">
        <w:r w:rsidR="003F1515">
          <w:rPr>
            <w:rStyle w:val="Hyperlink"/>
            <w:color w:val="auto"/>
            <w:u w:val="none"/>
          </w:rPr>
          <w:t xml:space="preserve">McKenzie Basin Wetlands </w:t>
        </w:r>
      </w:ins>
      <w:ins w:id="26" w:author="David Conklin" w:date="2021-01-22T08:01:00Z">
        <w:r w:rsidR="003F1515">
          <w:rPr>
            <w:rStyle w:val="Hyperlink"/>
            <w:color w:val="auto"/>
            <w:u w:val="none"/>
          </w:rPr>
          <w:t xml:space="preserve">Study/CW3M v. Shade-a-lator” </w:t>
        </w:r>
      </w:ins>
      <w:ins w:id="27" w:author="David Conklin" w:date="2021-02-19T09:18:00Z">
        <w:r w:rsidR="00811477">
          <w:rPr>
            <w:rStyle w:val="Hyperlink"/>
            <w:color w:val="auto"/>
            <w:u w:val="none"/>
          </w:rPr>
          <w:t xml:space="preserve">and “Comparison of </w:t>
        </w:r>
      </w:ins>
      <w:ins w:id="28" w:author="David Conklin" w:date="2021-02-19T09:19:00Z">
        <w:r w:rsidR="00811477">
          <w:rPr>
            <w:rStyle w:val="Hyperlink"/>
            <w:color w:val="auto"/>
            <w:u w:val="none"/>
          </w:rPr>
          <w:t xml:space="preserve">CW3M results to </w:t>
        </w:r>
      </w:ins>
      <w:ins w:id="29" w:author="David Conklin" w:date="2021-02-19T09:18:00Z">
        <w:r w:rsidR="00811477">
          <w:rPr>
            <w:rStyle w:val="Hyperlink"/>
            <w:color w:val="auto"/>
            <w:u w:val="none"/>
          </w:rPr>
          <w:t>Shade-a-lator</w:t>
        </w:r>
      </w:ins>
      <w:ins w:id="30" w:author="David Conklin" w:date="2021-02-19T09:19:00Z">
        <w:r w:rsidR="00811477">
          <w:rPr>
            <w:rStyle w:val="Hyperlink"/>
            <w:color w:val="auto"/>
            <w:u w:val="none"/>
          </w:rPr>
          <w:t xml:space="preserve"> results” </w:t>
        </w:r>
      </w:ins>
      <w:ins w:id="31" w:author="David Conklin" w:date="2021-02-19T09:18:00Z">
        <w:r w:rsidR="00811477">
          <w:rPr>
            <w:rStyle w:val="Hyperlink"/>
            <w:color w:val="auto"/>
            <w:u w:val="none"/>
          </w:rPr>
          <w:t xml:space="preserve"> </w:t>
        </w:r>
      </w:ins>
      <w:ins w:id="32" w:author="David Conklin" w:date="2021-01-22T08:01:00Z">
        <w:r w:rsidR="003F1515">
          <w:rPr>
            <w:rStyle w:val="Hyperlink"/>
            <w:color w:val="auto"/>
            <w:u w:val="none"/>
          </w:rPr>
          <w:t>section</w:t>
        </w:r>
      </w:ins>
      <w:ins w:id="33" w:author="David Conklin" w:date="2021-02-19T09:19:00Z">
        <w:r w:rsidR="00811477">
          <w:rPr>
            <w:rStyle w:val="Hyperlink"/>
            <w:color w:val="auto"/>
            <w:u w:val="none"/>
          </w:rPr>
          <w:t>s</w:t>
        </w:r>
      </w:ins>
      <w:ins w:id="34" w:author="David Conklin" w:date="2021-01-22T08:01:00Z">
        <w:r w:rsidR="003F1515">
          <w:rPr>
            <w:rStyle w:val="Hyperlink"/>
            <w:color w:val="auto"/>
            <w:u w:val="none"/>
          </w:rPr>
          <w:t>.</w:t>
        </w:r>
      </w:ins>
    </w:p>
    <w:p w14:paraId="1C074EBC" w14:textId="4F2CCC26" w:rsidR="002E2334" w:rsidRDefault="002E2334" w:rsidP="00C63B9F">
      <w:pPr>
        <w:rPr>
          <w:ins w:id="35" w:author="David Conklin" w:date="2021-03-10T06:10:00Z"/>
          <w:rStyle w:val="Hyperlink"/>
          <w:color w:val="auto"/>
          <w:u w:val="none"/>
        </w:rPr>
      </w:pPr>
      <w:ins w:id="36" w:author="David Conklin" w:date="2021-01-30T16:16:00Z">
        <w:r>
          <w:rPr>
            <w:rStyle w:val="Hyperlink"/>
            <w:color w:val="auto"/>
            <w:u w:val="none"/>
          </w:rPr>
          <w:t>Added release</w:t>
        </w:r>
      </w:ins>
      <w:ins w:id="37" w:author="David Conklin" w:date="2021-01-30T16:17:00Z">
        <w:r>
          <w:rPr>
            <w:rStyle w:val="Hyperlink"/>
            <w:color w:val="auto"/>
            <w:u w:val="none"/>
          </w:rPr>
          <w:t xml:space="preserve"> notes for 0.4.7</w:t>
        </w:r>
      </w:ins>
      <w:ins w:id="38" w:author="David Conklin" w:date="2021-02-19T09:17:00Z">
        <w:r w:rsidR="00811477">
          <w:rPr>
            <w:rStyle w:val="Hyperlink"/>
            <w:color w:val="auto"/>
            <w:u w:val="none"/>
          </w:rPr>
          <w:t xml:space="preserve"> </w:t>
        </w:r>
      </w:ins>
      <w:ins w:id="39" w:author="David Conklin" w:date="2021-03-04T06:10:00Z">
        <w:r w:rsidR="00BE5AC5">
          <w:rPr>
            <w:rStyle w:val="Hyperlink"/>
            <w:color w:val="auto"/>
            <w:u w:val="none"/>
          </w:rPr>
          <w:t xml:space="preserve">, 0.4.8, 0.4.9, </w:t>
        </w:r>
      </w:ins>
      <w:ins w:id="40" w:author="David Conklin" w:date="2021-02-19T09:17:00Z">
        <w:r w:rsidR="00811477">
          <w:rPr>
            <w:rStyle w:val="Hyperlink"/>
            <w:color w:val="auto"/>
            <w:u w:val="none"/>
          </w:rPr>
          <w:t>and 0.4.</w:t>
        </w:r>
      </w:ins>
      <w:ins w:id="41" w:author="David Conklin" w:date="2021-03-04T06:10:00Z">
        <w:r w:rsidR="00BE5AC5">
          <w:rPr>
            <w:rStyle w:val="Hyperlink"/>
            <w:color w:val="auto"/>
            <w:u w:val="none"/>
          </w:rPr>
          <w:t>10</w:t>
        </w:r>
      </w:ins>
      <w:ins w:id="42" w:author="David Conklin" w:date="2021-02-19T09:17:00Z">
        <w:r w:rsidR="00811477">
          <w:rPr>
            <w:rStyle w:val="Hyperlink"/>
            <w:color w:val="auto"/>
            <w:u w:val="none"/>
          </w:rPr>
          <w:t>.</w:t>
        </w:r>
      </w:ins>
    </w:p>
    <w:p w14:paraId="04A0A5C6" w14:textId="431A1EAB" w:rsidR="00C83F9F" w:rsidRDefault="00C83F9F" w:rsidP="00172A8D">
      <w:pPr>
        <w:ind w:left="288" w:hanging="288"/>
        <w:rPr>
          <w:ins w:id="43" w:author="David Conklin" w:date="2021-03-19T15:30:00Z"/>
          <w:rStyle w:val="Hyperlink"/>
          <w:color w:val="auto"/>
          <w:u w:val="none"/>
        </w:rPr>
      </w:pPr>
      <w:ins w:id="44" w:author="David Conklin" w:date="2021-03-10T06:10:00Z">
        <w:r>
          <w:rPr>
            <w:rStyle w:val="Hyperlink"/>
            <w:color w:val="auto"/>
            <w:u w:val="none"/>
          </w:rPr>
          <w:t xml:space="preserve">Added details to the </w:t>
        </w:r>
      </w:ins>
      <w:ins w:id="45" w:author="David Conklin" w:date="2021-03-10T06:11:00Z">
        <w:r>
          <w:rPr>
            <w:rStyle w:val="Hyperlink"/>
            <w:color w:val="auto"/>
            <w:u w:val="none"/>
          </w:rPr>
          <w:t>wetlands model</w:t>
        </w:r>
      </w:ins>
      <w:ins w:id="46" w:author="David Conklin" w:date="2021-03-11T16:08:00Z">
        <w:r w:rsidR="00172A8D">
          <w:rPr>
            <w:rStyle w:val="Hyperlink"/>
            <w:color w:val="auto"/>
            <w:u w:val="none"/>
          </w:rPr>
          <w:t>, including a new section “Implementation of the exchange of water</w:t>
        </w:r>
      </w:ins>
      <w:ins w:id="47" w:author="David Conklin" w:date="2021-03-11T16:09:00Z">
        <w:r w:rsidR="00172A8D">
          <w:rPr>
            <w:rStyle w:val="Hyperlink"/>
            <w:color w:val="auto"/>
            <w:u w:val="none"/>
          </w:rPr>
          <w:t xml:space="preserve"> between wetlands and reaches”</w:t>
        </w:r>
      </w:ins>
    </w:p>
    <w:p w14:paraId="5C1766DA" w14:textId="1C922C06" w:rsidR="00875B17" w:rsidRDefault="00875B17" w:rsidP="00172A8D">
      <w:pPr>
        <w:ind w:left="288" w:hanging="288"/>
        <w:rPr>
          <w:ins w:id="48" w:author="David Conklin" w:date="2021-01-22T07:59:00Z"/>
        </w:rPr>
        <w:pPrChange w:id="49" w:author="David Conklin" w:date="2021-03-11T16:10:00Z">
          <w:pPr/>
        </w:pPrChange>
      </w:pPr>
      <w:ins w:id="50" w:author="David Conklin" w:date="2021-03-19T15:30:00Z">
        <w:r>
          <w:rPr>
            <w:rStyle w:val="Hyperlink"/>
            <w:color w:val="auto"/>
            <w:u w:val="none"/>
          </w:rPr>
          <w:t>Added another new section, “</w:t>
        </w:r>
      </w:ins>
      <w:ins w:id="51" w:author="David Conklin" w:date="2021-03-19T15:44:00Z">
        <w:r w:rsidR="00852CA3">
          <w:rPr>
            <w:rStyle w:val="Hyperlink"/>
            <w:color w:val="auto"/>
            <w:u w:val="none"/>
          </w:rPr>
          <w:t xml:space="preserve">The Wetland class and </w:t>
        </w:r>
      </w:ins>
      <w:ins w:id="52" w:author="David Conklin" w:date="2021-03-19T15:30:00Z">
        <w:r>
          <w:rPr>
            <w:rStyle w:val="Hyperlink"/>
            <w:color w:val="auto"/>
            <w:u w:val="none"/>
          </w:rPr>
          <w:t>Wetland objects in the C++ code”</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6D1BFD5" w14:textId="7DA36D57" w:rsidR="00151332" w:rsidRDefault="006636CC">
          <w:pPr>
            <w:pStyle w:val="TOC1"/>
            <w:tabs>
              <w:tab w:val="right" w:leader="dot" w:pos="9350"/>
            </w:tabs>
            <w:rPr>
              <w:ins w:id="53" w:author="David Conklin" w:date="2021-03-19T16:44:00Z"/>
              <w:rFonts w:eastAsiaTheme="minorEastAsia"/>
              <w:noProof/>
            </w:rPr>
          </w:pPr>
          <w:r>
            <w:fldChar w:fldCharType="begin"/>
          </w:r>
          <w:r>
            <w:instrText xml:space="preserve"> TOC \o "1-3" \h \z \u </w:instrText>
          </w:r>
          <w:r>
            <w:fldChar w:fldCharType="separate"/>
          </w:r>
          <w:ins w:id="54" w:author="David Conklin" w:date="2021-03-19T16:44:00Z">
            <w:r w:rsidR="00151332" w:rsidRPr="00B10C85">
              <w:rPr>
                <w:rStyle w:val="Hyperlink"/>
                <w:noProof/>
              </w:rPr>
              <w:fldChar w:fldCharType="begin"/>
            </w:r>
            <w:r w:rsidR="00151332" w:rsidRPr="00B10C85">
              <w:rPr>
                <w:rStyle w:val="Hyperlink"/>
                <w:noProof/>
              </w:rPr>
              <w:instrText xml:space="preserve"> </w:instrText>
            </w:r>
            <w:r w:rsidR="00151332">
              <w:rPr>
                <w:noProof/>
              </w:rPr>
              <w:instrText>HYPERLINK \l "_Toc67064674"</w:instrText>
            </w:r>
            <w:r w:rsidR="00151332" w:rsidRPr="00B10C85">
              <w:rPr>
                <w:rStyle w:val="Hyperlink"/>
                <w:noProof/>
              </w:rPr>
              <w:instrText xml:space="preserve"> </w:instrText>
            </w:r>
            <w:r w:rsidR="00151332" w:rsidRPr="00B10C85">
              <w:rPr>
                <w:rStyle w:val="Hyperlink"/>
                <w:noProof/>
              </w:rPr>
            </w:r>
            <w:r w:rsidR="00151332" w:rsidRPr="00B10C85">
              <w:rPr>
                <w:rStyle w:val="Hyperlink"/>
                <w:noProof/>
              </w:rPr>
              <w:fldChar w:fldCharType="separate"/>
            </w:r>
            <w:r w:rsidR="00151332" w:rsidRPr="00B10C85">
              <w:rPr>
                <w:rStyle w:val="Hyperlink"/>
                <w:noProof/>
              </w:rPr>
              <w:t>What is a digital handbook?</w:t>
            </w:r>
            <w:r w:rsidR="00151332">
              <w:rPr>
                <w:noProof/>
                <w:webHidden/>
              </w:rPr>
              <w:tab/>
            </w:r>
            <w:r w:rsidR="00151332">
              <w:rPr>
                <w:noProof/>
                <w:webHidden/>
              </w:rPr>
              <w:fldChar w:fldCharType="begin"/>
            </w:r>
            <w:r w:rsidR="00151332">
              <w:rPr>
                <w:noProof/>
                <w:webHidden/>
              </w:rPr>
              <w:instrText xml:space="preserve"> PAGEREF _Toc67064674 \h </w:instrText>
            </w:r>
            <w:r w:rsidR="00151332">
              <w:rPr>
                <w:noProof/>
                <w:webHidden/>
              </w:rPr>
            </w:r>
          </w:ins>
          <w:r w:rsidR="00151332">
            <w:rPr>
              <w:noProof/>
              <w:webHidden/>
            </w:rPr>
            <w:fldChar w:fldCharType="separate"/>
          </w:r>
          <w:ins w:id="55" w:author="David Conklin" w:date="2021-03-19T16:46:00Z">
            <w:r w:rsidR="00151332">
              <w:rPr>
                <w:noProof/>
                <w:webHidden/>
              </w:rPr>
              <w:t>4</w:t>
            </w:r>
          </w:ins>
          <w:ins w:id="56" w:author="David Conklin" w:date="2021-03-19T16:44:00Z">
            <w:r w:rsidR="00151332">
              <w:rPr>
                <w:noProof/>
                <w:webHidden/>
              </w:rPr>
              <w:fldChar w:fldCharType="end"/>
            </w:r>
            <w:r w:rsidR="00151332" w:rsidRPr="00B10C85">
              <w:rPr>
                <w:rStyle w:val="Hyperlink"/>
                <w:noProof/>
              </w:rPr>
              <w:fldChar w:fldCharType="end"/>
            </w:r>
          </w:ins>
        </w:p>
        <w:p w14:paraId="77B92EA9" w14:textId="2D8736F1" w:rsidR="00151332" w:rsidRDefault="00151332">
          <w:pPr>
            <w:pStyle w:val="TOC1"/>
            <w:tabs>
              <w:tab w:val="right" w:leader="dot" w:pos="9350"/>
            </w:tabs>
            <w:rPr>
              <w:ins w:id="57" w:author="David Conklin" w:date="2021-03-19T16:44:00Z"/>
              <w:rFonts w:eastAsiaTheme="minorEastAsia"/>
              <w:noProof/>
            </w:rPr>
          </w:pPr>
          <w:ins w:id="5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"_Toc67064675"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CW3M concept</w:t>
            </w:r>
            <w:r>
              <w:rPr>
                <w:noProof/>
                <w:webHidden/>
              </w:rPr>
              <w:tab/>
            </w:r>
            <w:r>
              <w:rPr>
                <w:noProof/>
                <w:webHidden/>
              </w:rPr>
              <w:fldChar w:fldCharType="begin"/>
            </w:r>
            <w:r>
              <w:rPr>
                <w:noProof/>
                <w:webHidden/>
              </w:rPr>
              <w:instrText xml:space="preserve"> PAGEREF _Toc67064675 \h </w:instrText>
            </w:r>
            <w:r>
              <w:rPr>
                <w:noProof/>
                <w:webHidden/>
              </w:rPr>
            </w:r>
          </w:ins>
          <w:r>
            <w:rPr>
              <w:noProof/>
              <w:webHidden/>
            </w:rPr>
            <w:fldChar w:fldCharType="separate"/>
          </w:r>
          <w:ins w:id="59" w:author="David Conklin" w:date="2021-03-19T16:46:00Z">
            <w:r>
              <w:rPr>
                <w:noProof/>
                <w:webHidden/>
              </w:rPr>
              <w:t>4</w:t>
            </w:r>
          </w:ins>
          <w:ins w:id="60" w:author="David Conklin" w:date="2021-03-19T16:44:00Z">
            <w:r>
              <w:rPr>
                <w:noProof/>
                <w:webHidden/>
              </w:rPr>
              <w:fldChar w:fldCharType="end"/>
            </w:r>
            <w:r w:rsidRPr="00B10C85">
              <w:rPr>
                <w:rStyle w:val="Hyperlink"/>
                <w:noProof/>
              </w:rPr>
              <w:fldChar w:fldCharType="end"/>
            </w:r>
          </w:ins>
        </w:p>
        <w:p w14:paraId="163FF2E5" w14:textId="1A18CBB7" w:rsidR="00151332" w:rsidRDefault="00151332">
          <w:pPr>
            <w:pStyle w:val="TOC2"/>
            <w:tabs>
              <w:tab w:val="right" w:leader="dot" w:pos="9350"/>
            </w:tabs>
            <w:rPr>
              <w:ins w:id="61" w:author="David Conklin" w:date="2021-03-19T16:44:00Z"/>
              <w:rFonts w:eastAsiaTheme="minorEastAsia"/>
              <w:noProof/>
            </w:rPr>
          </w:pPr>
          <w:ins w:id="6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"_Toc67064676"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A different kind of community model</w:t>
            </w:r>
            <w:r>
              <w:rPr>
                <w:noProof/>
                <w:webHidden/>
              </w:rPr>
              <w:tab/>
            </w:r>
            <w:r>
              <w:rPr>
                <w:noProof/>
                <w:webHidden/>
              </w:rPr>
              <w:fldChar w:fldCharType="begin"/>
            </w:r>
            <w:r>
              <w:rPr>
                <w:noProof/>
                <w:webHidden/>
              </w:rPr>
              <w:instrText xml:space="preserve"> PAGEREF _Toc67064676 \h </w:instrText>
            </w:r>
            <w:r>
              <w:rPr>
                <w:noProof/>
                <w:webHidden/>
              </w:rPr>
            </w:r>
          </w:ins>
          <w:r>
            <w:rPr>
              <w:noProof/>
              <w:webHidden/>
            </w:rPr>
            <w:fldChar w:fldCharType="separate"/>
          </w:r>
          <w:ins w:id="63" w:author="David Conklin" w:date="2021-03-19T16:46:00Z">
            <w:r>
              <w:rPr>
                <w:noProof/>
                <w:webHidden/>
              </w:rPr>
              <w:t>4</w:t>
            </w:r>
          </w:ins>
          <w:ins w:id="64" w:author="David Conklin" w:date="2021-03-19T16:44:00Z">
            <w:r>
              <w:rPr>
                <w:noProof/>
                <w:webHidden/>
              </w:rPr>
              <w:fldChar w:fldCharType="end"/>
            </w:r>
            <w:r w:rsidRPr="00B10C85">
              <w:rPr>
                <w:rStyle w:val="Hyperlink"/>
                <w:noProof/>
              </w:rPr>
              <w:fldChar w:fldCharType="end"/>
            </w:r>
          </w:ins>
        </w:p>
        <w:p w14:paraId="2E560B71" w14:textId="2CC3B98A" w:rsidR="00151332" w:rsidRDefault="00151332">
          <w:pPr>
            <w:pStyle w:val="TOC2"/>
            <w:tabs>
              <w:tab w:val="right" w:leader="dot" w:pos="9350"/>
            </w:tabs>
            <w:rPr>
              <w:ins w:id="65" w:author="David Conklin" w:date="2021-03-19T16:44:00Z"/>
              <w:rFonts w:eastAsiaTheme="minorEastAsia"/>
              <w:noProof/>
            </w:rPr>
          </w:pPr>
          <w:ins w:id="6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"_Toc67064677"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What CW3M is for</w:t>
            </w:r>
            <w:r>
              <w:rPr>
                <w:noProof/>
                <w:webHidden/>
              </w:rPr>
              <w:tab/>
            </w:r>
            <w:r>
              <w:rPr>
                <w:noProof/>
                <w:webHidden/>
              </w:rPr>
              <w:fldChar w:fldCharType="begin"/>
            </w:r>
            <w:r>
              <w:rPr>
                <w:noProof/>
                <w:webHidden/>
              </w:rPr>
              <w:instrText xml:space="preserve"> PAGEREF _Toc67064677 \h </w:instrText>
            </w:r>
            <w:r>
              <w:rPr>
                <w:noProof/>
                <w:webHidden/>
              </w:rPr>
            </w:r>
          </w:ins>
          <w:r>
            <w:rPr>
              <w:noProof/>
              <w:webHidden/>
            </w:rPr>
            <w:fldChar w:fldCharType="separate"/>
          </w:r>
          <w:ins w:id="67" w:author="David Conklin" w:date="2021-03-19T16:46:00Z">
            <w:r>
              <w:rPr>
                <w:noProof/>
                <w:webHidden/>
              </w:rPr>
              <w:t>4</w:t>
            </w:r>
          </w:ins>
          <w:ins w:id="68" w:author="David Conklin" w:date="2021-03-19T16:44:00Z">
            <w:r>
              <w:rPr>
                <w:noProof/>
                <w:webHidden/>
              </w:rPr>
              <w:fldChar w:fldCharType="end"/>
            </w:r>
            <w:r w:rsidRPr="00B10C85">
              <w:rPr>
                <w:rStyle w:val="Hyperlink"/>
                <w:noProof/>
              </w:rPr>
              <w:fldChar w:fldCharType="end"/>
            </w:r>
          </w:ins>
        </w:p>
        <w:p w14:paraId="3601B622" w14:textId="1CBCAD5B" w:rsidR="00151332" w:rsidRDefault="00151332">
          <w:pPr>
            <w:pStyle w:val="TOC2"/>
            <w:tabs>
              <w:tab w:val="right" w:leader="dot" w:pos="9350"/>
            </w:tabs>
            <w:rPr>
              <w:ins w:id="69" w:author="David Conklin" w:date="2021-03-19T16:44:00Z"/>
              <w:rFonts w:eastAsiaTheme="minorEastAsia"/>
              <w:noProof/>
            </w:rPr>
          </w:pPr>
          <w:ins w:id="7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"_Toc67064678"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Management and maintenance</w:t>
            </w:r>
            <w:r>
              <w:rPr>
                <w:noProof/>
                <w:webHidden/>
              </w:rPr>
              <w:tab/>
            </w:r>
            <w:r>
              <w:rPr>
                <w:noProof/>
                <w:webHidden/>
              </w:rPr>
              <w:fldChar w:fldCharType="begin"/>
            </w:r>
            <w:r>
              <w:rPr>
                <w:noProof/>
                <w:webHidden/>
              </w:rPr>
              <w:instrText xml:space="preserve"> PAGEREF _Toc67064678 \h </w:instrText>
            </w:r>
            <w:r>
              <w:rPr>
                <w:noProof/>
                <w:webHidden/>
              </w:rPr>
            </w:r>
          </w:ins>
          <w:r>
            <w:rPr>
              <w:noProof/>
              <w:webHidden/>
            </w:rPr>
            <w:fldChar w:fldCharType="separate"/>
          </w:r>
          <w:ins w:id="71" w:author="David Conklin" w:date="2021-03-19T16:46:00Z">
            <w:r>
              <w:rPr>
                <w:noProof/>
                <w:webHidden/>
              </w:rPr>
              <w:t>5</w:t>
            </w:r>
          </w:ins>
          <w:ins w:id="72" w:author="David Conklin" w:date="2021-03-19T16:44:00Z">
            <w:r>
              <w:rPr>
                <w:noProof/>
                <w:webHidden/>
              </w:rPr>
              <w:fldChar w:fldCharType="end"/>
            </w:r>
            <w:r w:rsidRPr="00B10C85">
              <w:rPr>
                <w:rStyle w:val="Hyperlink"/>
                <w:noProof/>
              </w:rPr>
              <w:fldChar w:fldCharType="end"/>
            </w:r>
          </w:ins>
        </w:p>
        <w:p w14:paraId="7AB50626" w14:textId="4D4D55AE" w:rsidR="00151332" w:rsidRDefault="00151332">
          <w:pPr>
            <w:pStyle w:val="TOC1"/>
            <w:tabs>
              <w:tab w:val="right" w:leader="dot" w:pos="9350"/>
            </w:tabs>
            <w:rPr>
              <w:ins w:id="73" w:author="David Conklin" w:date="2021-03-19T16:44:00Z"/>
              <w:rFonts w:eastAsiaTheme="minorEastAsia"/>
              <w:noProof/>
            </w:rPr>
          </w:pPr>
          <w:ins w:id="7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"_Toc67064679"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CW3M – A “first principles” model with tuning knobs</w:t>
            </w:r>
            <w:r>
              <w:rPr>
                <w:noProof/>
                <w:webHidden/>
              </w:rPr>
              <w:tab/>
            </w:r>
            <w:r>
              <w:rPr>
                <w:noProof/>
                <w:webHidden/>
              </w:rPr>
              <w:fldChar w:fldCharType="begin"/>
            </w:r>
            <w:r>
              <w:rPr>
                <w:noProof/>
                <w:webHidden/>
              </w:rPr>
              <w:instrText xml:space="preserve"> PAGEREF _Toc67064679 \h </w:instrText>
            </w:r>
            <w:r>
              <w:rPr>
                <w:noProof/>
                <w:webHidden/>
              </w:rPr>
            </w:r>
          </w:ins>
          <w:r>
            <w:rPr>
              <w:noProof/>
              <w:webHidden/>
            </w:rPr>
            <w:fldChar w:fldCharType="separate"/>
          </w:r>
          <w:ins w:id="75" w:author="David Conklin" w:date="2021-03-19T16:46:00Z">
            <w:r>
              <w:rPr>
                <w:noProof/>
                <w:webHidden/>
              </w:rPr>
              <w:t>5</w:t>
            </w:r>
          </w:ins>
          <w:ins w:id="76" w:author="David Conklin" w:date="2021-03-19T16:44:00Z">
            <w:r>
              <w:rPr>
                <w:noProof/>
                <w:webHidden/>
              </w:rPr>
              <w:fldChar w:fldCharType="end"/>
            </w:r>
            <w:r w:rsidRPr="00B10C85">
              <w:rPr>
                <w:rStyle w:val="Hyperlink"/>
                <w:noProof/>
              </w:rPr>
              <w:fldChar w:fldCharType="end"/>
            </w:r>
          </w:ins>
        </w:p>
        <w:p w14:paraId="0DB9CACE" w14:textId="745254F6" w:rsidR="00151332" w:rsidRDefault="00151332">
          <w:pPr>
            <w:pStyle w:val="TOC1"/>
            <w:tabs>
              <w:tab w:val="right" w:leader="dot" w:pos="9350"/>
            </w:tabs>
            <w:rPr>
              <w:ins w:id="77" w:author="David Conklin" w:date="2021-03-19T16:44:00Z"/>
              <w:rFonts w:eastAsiaTheme="minorEastAsia"/>
              <w:noProof/>
            </w:rPr>
          </w:pPr>
          <w:ins w:id="7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tuning knobs</w:t>
            </w:r>
            <w:r>
              <w:rPr>
                <w:noProof/>
                <w:webHidden/>
              </w:rPr>
              <w:tab/>
            </w:r>
            <w:r>
              <w:rPr>
                <w:noProof/>
                <w:webHidden/>
              </w:rPr>
              <w:fldChar w:fldCharType="begin"/>
            </w:r>
            <w:r>
              <w:rPr>
                <w:noProof/>
                <w:webHidden/>
              </w:rPr>
              <w:instrText xml:space="preserve"> PAGEREF _Toc67064680 \h </w:instrText>
            </w:r>
            <w:r>
              <w:rPr>
                <w:noProof/>
                <w:webHidden/>
              </w:rPr>
            </w:r>
          </w:ins>
          <w:r>
            <w:rPr>
              <w:noProof/>
              <w:webHidden/>
            </w:rPr>
            <w:fldChar w:fldCharType="separate"/>
          </w:r>
          <w:ins w:id="79" w:author="David Conklin" w:date="2021-03-19T16:46:00Z">
            <w:r>
              <w:rPr>
                <w:noProof/>
                <w:webHidden/>
              </w:rPr>
              <w:t>6</w:t>
            </w:r>
          </w:ins>
          <w:ins w:id="80" w:author="David Conklin" w:date="2021-03-19T16:44:00Z">
            <w:r>
              <w:rPr>
                <w:noProof/>
                <w:webHidden/>
              </w:rPr>
              <w:fldChar w:fldCharType="end"/>
            </w:r>
            <w:r w:rsidRPr="00B10C85">
              <w:rPr>
                <w:rStyle w:val="Hyperlink"/>
                <w:noProof/>
              </w:rPr>
              <w:fldChar w:fldCharType="end"/>
            </w:r>
          </w:ins>
        </w:p>
        <w:p w14:paraId="2BA60300" w14:textId="28B39272" w:rsidR="00151332" w:rsidRDefault="00151332">
          <w:pPr>
            <w:pStyle w:val="TOC2"/>
            <w:tabs>
              <w:tab w:val="right" w:leader="dot" w:pos="9350"/>
            </w:tabs>
            <w:rPr>
              <w:ins w:id="81" w:author="David Conklin" w:date="2021-03-19T16:44:00Z"/>
              <w:rFonts w:eastAsiaTheme="minorEastAsia"/>
              <w:noProof/>
            </w:rPr>
          </w:pPr>
          <w:ins w:id="8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ET_MULT – forest evapotranspiration</w:t>
            </w:r>
            <w:r>
              <w:rPr>
                <w:noProof/>
                <w:webHidden/>
              </w:rPr>
              <w:tab/>
            </w:r>
            <w:r>
              <w:rPr>
                <w:noProof/>
                <w:webHidden/>
              </w:rPr>
              <w:fldChar w:fldCharType="begin"/>
            </w:r>
            <w:r>
              <w:rPr>
                <w:noProof/>
                <w:webHidden/>
              </w:rPr>
              <w:instrText xml:space="preserve"> PAGEREF _Toc67064681 \h </w:instrText>
            </w:r>
            <w:r>
              <w:rPr>
                <w:noProof/>
                <w:webHidden/>
              </w:rPr>
            </w:r>
          </w:ins>
          <w:r>
            <w:rPr>
              <w:noProof/>
              <w:webHidden/>
            </w:rPr>
            <w:fldChar w:fldCharType="separate"/>
          </w:r>
          <w:ins w:id="83" w:author="David Conklin" w:date="2021-03-19T16:46:00Z">
            <w:r>
              <w:rPr>
                <w:noProof/>
                <w:webHidden/>
              </w:rPr>
              <w:t>6</w:t>
            </w:r>
          </w:ins>
          <w:ins w:id="84" w:author="David Conklin" w:date="2021-03-19T16:44:00Z">
            <w:r>
              <w:rPr>
                <w:noProof/>
                <w:webHidden/>
              </w:rPr>
              <w:fldChar w:fldCharType="end"/>
            </w:r>
            <w:r w:rsidRPr="00B10C85">
              <w:rPr>
                <w:rStyle w:val="Hyperlink"/>
                <w:noProof/>
              </w:rPr>
              <w:fldChar w:fldCharType="end"/>
            </w:r>
          </w:ins>
        </w:p>
        <w:p w14:paraId="1ACDD964" w14:textId="5BFBA700" w:rsidR="00151332" w:rsidRDefault="00151332">
          <w:pPr>
            <w:pStyle w:val="TOC2"/>
            <w:tabs>
              <w:tab w:val="right" w:leader="dot" w:pos="9350"/>
            </w:tabs>
            <w:rPr>
              <w:ins w:id="85" w:author="David Conklin" w:date="2021-03-19T16:44:00Z"/>
              <w:rFonts w:eastAsiaTheme="minorEastAsia"/>
              <w:noProof/>
            </w:rPr>
          </w:pPr>
          <w:ins w:id="8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SOLAR_RADIATION_MULTIPLIER – reservoir insolation</w:t>
            </w:r>
            <w:r>
              <w:rPr>
                <w:noProof/>
                <w:webHidden/>
              </w:rPr>
              <w:tab/>
            </w:r>
            <w:r>
              <w:rPr>
                <w:noProof/>
                <w:webHidden/>
              </w:rPr>
              <w:fldChar w:fldCharType="begin"/>
            </w:r>
            <w:r>
              <w:rPr>
                <w:noProof/>
                <w:webHidden/>
              </w:rPr>
              <w:instrText xml:space="preserve"> PAGEREF _Toc67064682 \h </w:instrText>
            </w:r>
            <w:r>
              <w:rPr>
                <w:noProof/>
                <w:webHidden/>
              </w:rPr>
            </w:r>
          </w:ins>
          <w:r>
            <w:rPr>
              <w:noProof/>
              <w:webHidden/>
            </w:rPr>
            <w:fldChar w:fldCharType="separate"/>
          </w:r>
          <w:ins w:id="87" w:author="David Conklin" w:date="2021-03-19T16:46:00Z">
            <w:r>
              <w:rPr>
                <w:noProof/>
                <w:webHidden/>
              </w:rPr>
              <w:t>6</w:t>
            </w:r>
          </w:ins>
          <w:ins w:id="88" w:author="David Conklin" w:date="2021-03-19T16:44:00Z">
            <w:r>
              <w:rPr>
                <w:noProof/>
                <w:webHidden/>
              </w:rPr>
              <w:fldChar w:fldCharType="end"/>
            </w:r>
            <w:r w:rsidRPr="00B10C85">
              <w:rPr>
                <w:rStyle w:val="Hyperlink"/>
                <w:noProof/>
              </w:rPr>
              <w:fldChar w:fldCharType="end"/>
            </w:r>
          </w:ins>
        </w:p>
        <w:p w14:paraId="66198241" w14:textId="74564D9C" w:rsidR="00151332" w:rsidRDefault="00151332">
          <w:pPr>
            <w:pStyle w:val="TOC2"/>
            <w:tabs>
              <w:tab w:val="right" w:leader="dot" w:pos="9350"/>
            </w:tabs>
            <w:rPr>
              <w:ins w:id="89" w:author="David Conklin" w:date="2021-03-19T16:44:00Z"/>
              <w:rFonts w:eastAsiaTheme="minorEastAsia"/>
              <w:noProof/>
            </w:rPr>
          </w:pPr>
          <w:ins w:id="9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FLOW_CMS – Discharge from High Cascade springs</w:t>
            </w:r>
            <w:r>
              <w:rPr>
                <w:noProof/>
                <w:webHidden/>
              </w:rPr>
              <w:tab/>
            </w:r>
            <w:r>
              <w:rPr>
                <w:noProof/>
                <w:webHidden/>
              </w:rPr>
              <w:fldChar w:fldCharType="begin"/>
            </w:r>
            <w:r>
              <w:rPr>
                <w:noProof/>
                <w:webHidden/>
              </w:rPr>
              <w:instrText xml:space="preserve"> PAGEREF _Toc67064683 \h </w:instrText>
            </w:r>
            <w:r>
              <w:rPr>
                <w:noProof/>
                <w:webHidden/>
              </w:rPr>
            </w:r>
          </w:ins>
          <w:r>
            <w:rPr>
              <w:noProof/>
              <w:webHidden/>
            </w:rPr>
            <w:fldChar w:fldCharType="separate"/>
          </w:r>
          <w:ins w:id="91" w:author="David Conklin" w:date="2021-03-19T16:46:00Z">
            <w:r>
              <w:rPr>
                <w:noProof/>
                <w:webHidden/>
              </w:rPr>
              <w:t>6</w:t>
            </w:r>
          </w:ins>
          <w:ins w:id="92" w:author="David Conklin" w:date="2021-03-19T16:44:00Z">
            <w:r>
              <w:rPr>
                <w:noProof/>
                <w:webHidden/>
              </w:rPr>
              <w:fldChar w:fldCharType="end"/>
            </w:r>
            <w:r w:rsidRPr="00B10C85">
              <w:rPr>
                <w:rStyle w:val="Hyperlink"/>
                <w:noProof/>
              </w:rPr>
              <w:fldChar w:fldCharType="end"/>
            </w:r>
          </w:ins>
        </w:p>
        <w:p w14:paraId="7BA6E8E7" w14:textId="5CB9F54B" w:rsidR="00151332" w:rsidRDefault="00151332">
          <w:pPr>
            <w:pStyle w:val="TOC1"/>
            <w:tabs>
              <w:tab w:val="right" w:leader="dot" w:pos="9350"/>
            </w:tabs>
            <w:rPr>
              <w:ins w:id="93" w:author="David Conklin" w:date="2021-03-19T16:44:00Z"/>
              <w:rFonts w:eastAsiaTheme="minorEastAsia"/>
              <w:noProof/>
            </w:rPr>
          </w:pPr>
          <w:ins w:id="9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Envision framework and the GIS Layers</w:t>
            </w:r>
            <w:r>
              <w:rPr>
                <w:noProof/>
                <w:webHidden/>
              </w:rPr>
              <w:tab/>
            </w:r>
            <w:r>
              <w:rPr>
                <w:noProof/>
                <w:webHidden/>
              </w:rPr>
              <w:fldChar w:fldCharType="begin"/>
            </w:r>
            <w:r>
              <w:rPr>
                <w:noProof/>
                <w:webHidden/>
              </w:rPr>
              <w:instrText xml:space="preserve"> PAGEREF _Toc67064684 \h </w:instrText>
            </w:r>
            <w:r>
              <w:rPr>
                <w:noProof/>
                <w:webHidden/>
              </w:rPr>
            </w:r>
          </w:ins>
          <w:r>
            <w:rPr>
              <w:noProof/>
              <w:webHidden/>
            </w:rPr>
            <w:fldChar w:fldCharType="separate"/>
          </w:r>
          <w:ins w:id="95" w:author="David Conklin" w:date="2021-03-19T16:46:00Z">
            <w:r>
              <w:rPr>
                <w:noProof/>
                <w:webHidden/>
              </w:rPr>
              <w:t>6</w:t>
            </w:r>
          </w:ins>
          <w:ins w:id="96" w:author="David Conklin" w:date="2021-03-19T16:44:00Z">
            <w:r>
              <w:rPr>
                <w:noProof/>
                <w:webHidden/>
              </w:rPr>
              <w:fldChar w:fldCharType="end"/>
            </w:r>
            <w:r w:rsidRPr="00B10C85">
              <w:rPr>
                <w:rStyle w:val="Hyperlink"/>
                <w:noProof/>
              </w:rPr>
              <w:fldChar w:fldCharType="end"/>
            </w:r>
          </w:ins>
        </w:p>
        <w:p w14:paraId="4D41D855" w14:textId="6C1C5322" w:rsidR="00151332" w:rsidRDefault="00151332">
          <w:pPr>
            <w:pStyle w:val="TOC2"/>
            <w:tabs>
              <w:tab w:val="right" w:leader="dot" w:pos="9350"/>
            </w:tabs>
            <w:rPr>
              <w:ins w:id="97" w:author="David Conklin" w:date="2021-03-19T16:44:00Z"/>
              <w:rFonts w:eastAsiaTheme="minorEastAsia"/>
              <w:noProof/>
            </w:rPr>
          </w:pPr>
          <w:ins w:id="9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Reach Layer</w:t>
            </w:r>
            <w:r>
              <w:rPr>
                <w:noProof/>
                <w:webHidden/>
              </w:rPr>
              <w:tab/>
            </w:r>
            <w:r>
              <w:rPr>
                <w:noProof/>
                <w:webHidden/>
              </w:rPr>
              <w:fldChar w:fldCharType="begin"/>
            </w:r>
            <w:r>
              <w:rPr>
                <w:noProof/>
                <w:webHidden/>
              </w:rPr>
              <w:instrText xml:space="preserve"> PAGEREF _Toc67064685 \h </w:instrText>
            </w:r>
            <w:r>
              <w:rPr>
                <w:noProof/>
                <w:webHidden/>
              </w:rPr>
            </w:r>
          </w:ins>
          <w:r>
            <w:rPr>
              <w:noProof/>
              <w:webHidden/>
            </w:rPr>
            <w:fldChar w:fldCharType="separate"/>
          </w:r>
          <w:ins w:id="99" w:author="David Conklin" w:date="2021-03-19T16:46:00Z">
            <w:r>
              <w:rPr>
                <w:noProof/>
                <w:webHidden/>
              </w:rPr>
              <w:t>7</w:t>
            </w:r>
          </w:ins>
          <w:ins w:id="100" w:author="David Conklin" w:date="2021-03-19T16:44:00Z">
            <w:r>
              <w:rPr>
                <w:noProof/>
                <w:webHidden/>
              </w:rPr>
              <w:fldChar w:fldCharType="end"/>
            </w:r>
            <w:r w:rsidRPr="00B10C85">
              <w:rPr>
                <w:rStyle w:val="Hyperlink"/>
                <w:noProof/>
              </w:rPr>
              <w:fldChar w:fldCharType="end"/>
            </w:r>
          </w:ins>
        </w:p>
        <w:p w14:paraId="72151CCD" w14:textId="54CC8A2B" w:rsidR="00151332" w:rsidRDefault="00151332">
          <w:pPr>
            <w:pStyle w:val="TOC1"/>
            <w:tabs>
              <w:tab w:val="right" w:leader="dot" w:pos="9350"/>
            </w:tabs>
            <w:rPr>
              <w:ins w:id="101" w:author="David Conklin" w:date="2021-03-19T16:44:00Z"/>
              <w:rFonts w:eastAsiaTheme="minorEastAsia"/>
              <w:noProof/>
            </w:rPr>
          </w:pPr>
          <w:ins w:id="10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Study areas</w:t>
            </w:r>
            <w:r>
              <w:rPr>
                <w:noProof/>
                <w:webHidden/>
              </w:rPr>
              <w:tab/>
            </w:r>
            <w:r>
              <w:rPr>
                <w:noProof/>
                <w:webHidden/>
              </w:rPr>
              <w:fldChar w:fldCharType="begin"/>
            </w:r>
            <w:r>
              <w:rPr>
                <w:noProof/>
                <w:webHidden/>
              </w:rPr>
              <w:instrText xml:space="preserve"> PAGEREF _Toc67064686 \h </w:instrText>
            </w:r>
            <w:r>
              <w:rPr>
                <w:noProof/>
                <w:webHidden/>
              </w:rPr>
            </w:r>
          </w:ins>
          <w:r>
            <w:rPr>
              <w:noProof/>
              <w:webHidden/>
            </w:rPr>
            <w:fldChar w:fldCharType="separate"/>
          </w:r>
          <w:ins w:id="103" w:author="David Conklin" w:date="2021-03-19T16:46:00Z">
            <w:r>
              <w:rPr>
                <w:noProof/>
                <w:webHidden/>
              </w:rPr>
              <w:t>7</w:t>
            </w:r>
          </w:ins>
          <w:ins w:id="104" w:author="David Conklin" w:date="2021-03-19T16:44:00Z">
            <w:r>
              <w:rPr>
                <w:noProof/>
                <w:webHidden/>
              </w:rPr>
              <w:fldChar w:fldCharType="end"/>
            </w:r>
            <w:r w:rsidRPr="00B10C85">
              <w:rPr>
                <w:rStyle w:val="Hyperlink"/>
                <w:noProof/>
              </w:rPr>
              <w:fldChar w:fldCharType="end"/>
            </w:r>
          </w:ins>
        </w:p>
        <w:p w14:paraId="2EFEE234" w14:textId="5B723164" w:rsidR="00151332" w:rsidRDefault="00151332">
          <w:pPr>
            <w:pStyle w:val="TOC2"/>
            <w:tabs>
              <w:tab w:val="right" w:leader="dot" w:pos="9350"/>
            </w:tabs>
            <w:rPr>
              <w:ins w:id="105" w:author="David Conklin" w:date="2021-03-19T16:44:00Z"/>
              <w:rFonts w:eastAsiaTheme="minorEastAsia"/>
              <w:noProof/>
            </w:rPr>
          </w:pPr>
          <w:ins w:id="10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DataCW3M directory structure</w:t>
            </w:r>
            <w:r>
              <w:rPr>
                <w:noProof/>
                <w:webHidden/>
              </w:rPr>
              <w:tab/>
            </w:r>
            <w:r>
              <w:rPr>
                <w:noProof/>
                <w:webHidden/>
              </w:rPr>
              <w:fldChar w:fldCharType="begin"/>
            </w:r>
            <w:r>
              <w:rPr>
                <w:noProof/>
                <w:webHidden/>
              </w:rPr>
              <w:instrText xml:space="preserve"> PAGEREF _Toc67064687 \h </w:instrText>
            </w:r>
            <w:r>
              <w:rPr>
                <w:noProof/>
                <w:webHidden/>
              </w:rPr>
            </w:r>
          </w:ins>
          <w:r>
            <w:rPr>
              <w:noProof/>
              <w:webHidden/>
            </w:rPr>
            <w:fldChar w:fldCharType="separate"/>
          </w:r>
          <w:ins w:id="107" w:author="David Conklin" w:date="2021-03-19T16:46:00Z">
            <w:r>
              <w:rPr>
                <w:noProof/>
                <w:webHidden/>
              </w:rPr>
              <w:t>8</w:t>
            </w:r>
          </w:ins>
          <w:ins w:id="108" w:author="David Conklin" w:date="2021-03-19T16:44:00Z">
            <w:r>
              <w:rPr>
                <w:noProof/>
                <w:webHidden/>
              </w:rPr>
              <w:fldChar w:fldCharType="end"/>
            </w:r>
            <w:r w:rsidRPr="00B10C85">
              <w:rPr>
                <w:rStyle w:val="Hyperlink"/>
                <w:noProof/>
              </w:rPr>
              <w:fldChar w:fldCharType="end"/>
            </w:r>
          </w:ins>
        </w:p>
        <w:p w14:paraId="0338B6F1" w14:textId="410E4BAE" w:rsidR="00151332" w:rsidRDefault="00151332">
          <w:pPr>
            <w:pStyle w:val="TOC2"/>
            <w:tabs>
              <w:tab w:val="right" w:leader="dot" w:pos="9350"/>
            </w:tabs>
            <w:rPr>
              <w:ins w:id="109" w:author="David Conklin" w:date="2021-03-19T16:44:00Z"/>
              <w:rFonts w:eastAsiaTheme="minorEastAsia"/>
              <w:noProof/>
            </w:rPr>
          </w:pPr>
          <w:ins w:id="11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DataCW3M\ScenarioData directory structure</w:t>
            </w:r>
            <w:r>
              <w:rPr>
                <w:noProof/>
                <w:webHidden/>
              </w:rPr>
              <w:tab/>
            </w:r>
            <w:r>
              <w:rPr>
                <w:noProof/>
                <w:webHidden/>
              </w:rPr>
              <w:fldChar w:fldCharType="begin"/>
            </w:r>
            <w:r>
              <w:rPr>
                <w:noProof/>
                <w:webHidden/>
              </w:rPr>
              <w:instrText xml:space="preserve"> PAGEREF _Toc67064688 \h </w:instrText>
            </w:r>
            <w:r>
              <w:rPr>
                <w:noProof/>
                <w:webHidden/>
              </w:rPr>
            </w:r>
          </w:ins>
          <w:r>
            <w:rPr>
              <w:noProof/>
              <w:webHidden/>
            </w:rPr>
            <w:fldChar w:fldCharType="separate"/>
          </w:r>
          <w:ins w:id="111" w:author="David Conklin" w:date="2021-03-19T16:46:00Z">
            <w:r>
              <w:rPr>
                <w:noProof/>
                <w:webHidden/>
              </w:rPr>
              <w:t>8</w:t>
            </w:r>
          </w:ins>
          <w:ins w:id="112" w:author="David Conklin" w:date="2021-03-19T16:44:00Z">
            <w:r>
              <w:rPr>
                <w:noProof/>
                <w:webHidden/>
              </w:rPr>
              <w:fldChar w:fldCharType="end"/>
            </w:r>
            <w:r w:rsidRPr="00B10C85">
              <w:rPr>
                <w:rStyle w:val="Hyperlink"/>
                <w:noProof/>
              </w:rPr>
              <w:fldChar w:fldCharType="end"/>
            </w:r>
          </w:ins>
        </w:p>
        <w:p w14:paraId="31CEEB0E" w14:textId="551B6A5A" w:rsidR="00151332" w:rsidRDefault="00151332">
          <w:pPr>
            <w:pStyle w:val="TOC2"/>
            <w:tabs>
              <w:tab w:val="right" w:leader="dot" w:pos="9350"/>
            </w:tabs>
            <w:rPr>
              <w:ins w:id="113" w:author="David Conklin" w:date="2021-03-19T16:44:00Z"/>
              <w:rFonts w:eastAsiaTheme="minorEastAsia"/>
              <w:noProof/>
            </w:rPr>
          </w:pPr>
          <w:ins w:id="11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"_Toc67064689"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DataCW3M\ScenarioData\&lt;scenario&gt; folder contents</w:t>
            </w:r>
            <w:r>
              <w:rPr>
                <w:noProof/>
                <w:webHidden/>
              </w:rPr>
              <w:tab/>
            </w:r>
            <w:r>
              <w:rPr>
                <w:noProof/>
                <w:webHidden/>
              </w:rPr>
              <w:fldChar w:fldCharType="begin"/>
            </w:r>
            <w:r>
              <w:rPr>
                <w:noProof/>
                <w:webHidden/>
              </w:rPr>
              <w:instrText xml:space="preserve"> PAGEREF _Toc67064689 \h </w:instrText>
            </w:r>
            <w:r>
              <w:rPr>
                <w:noProof/>
                <w:webHidden/>
              </w:rPr>
            </w:r>
          </w:ins>
          <w:r>
            <w:rPr>
              <w:noProof/>
              <w:webHidden/>
            </w:rPr>
            <w:fldChar w:fldCharType="separate"/>
          </w:r>
          <w:ins w:id="115" w:author="David Conklin" w:date="2021-03-19T16:46:00Z">
            <w:r>
              <w:rPr>
                <w:noProof/>
                <w:webHidden/>
              </w:rPr>
              <w:t>9</w:t>
            </w:r>
          </w:ins>
          <w:ins w:id="116" w:author="David Conklin" w:date="2021-03-19T16:44:00Z">
            <w:r>
              <w:rPr>
                <w:noProof/>
                <w:webHidden/>
              </w:rPr>
              <w:fldChar w:fldCharType="end"/>
            </w:r>
            <w:r w:rsidRPr="00B10C85">
              <w:rPr>
                <w:rStyle w:val="Hyperlink"/>
                <w:noProof/>
              </w:rPr>
              <w:fldChar w:fldCharType="end"/>
            </w:r>
          </w:ins>
        </w:p>
        <w:p w14:paraId="6A1C5812" w14:textId="03BD203F" w:rsidR="00151332" w:rsidRDefault="00151332">
          <w:pPr>
            <w:pStyle w:val="TOC2"/>
            <w:tabs>
              <w:tab w:val="right" w:leader="dot" w:pos="9350"/>
            </w:tabs>
            <w:rPr>
              <w:ins w:id="117" w:author="David Conklin" w:date="2021-03-19T16:44:00Z"/>
              <w:rFonts w:eastAsiaTheme="minorEastAsia"/>
              <w:noProof/>
            </w:rPr>
          </w:pPr>
          <w:ins w:id="11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DataCW3M\&lt;study area&gt; folder contents</w:t>
            </w:r>
            <w:r>
              <w:rPr>
                <w:noProof/>
                <w:webHidden/>
              </w:rPr>
              <w:tab/>
            </w:r>
            <w:r>
              <w:rPr>
                <w:noProof/>
                <w:webHidden/>
              </w:rPr>
              <w:fldChar w:fldCharType="begin"/>
            </w:r>
            <w:r>
              <w:rPr>
                <w:noProof/>
                <w:webHidden/>
              </w:rPr>
              <w:instrText xml:space="preserve"> PAGEREF _Toc67064690 \h </w:instrText>
            </w:r>
            <w:r>
              <w:rPr>
                <w:noProof/>
                <w:webHidden/>
              </w:rPr>
            </w:r>
          </w:ins>
          <w:r>
            <w:rPr>
              <w:noProof/>
              <w:webHidden/>
            </w:rPr>
            <w:fldChar w:fldCharType="separate"/>
          </w:r>
          <w:ins w:id="119" w:author="David Conklin" w:date="2021-03-19T16:46:00Z">
            <w:r>
              <w:rPr>
                <w:noProof/>
                <w:webHidden/>
              </w:rPr>
              <w:t>9</w:t>
            </w:r>
          </w:ins>
          <w:ins w:id="120" w:author="David Conklin" w:date="2021-03-19T16:44:00Z">
            <w:r>
              <w:rPr>
                <w:noProof/>
                <w:webHidden/>
              </w:rPr>
              <w:fldChar w:fldCharType="end"/>
            </w:r>
            <w:r w:rsidRPr="00B10C85">
              <w:rPr>
                <w:rStyle w:val="Hyperlink"/>
                <w:noProof/>
              </w:rPr>
              <w:fldChar w:fldCharType="end"/>
            </w:r>
          </w:ins>
        </w:p>
        <w:p w14:paraId="5C6B8F2B" w14:textId="29E4293F" w:rsidR="00151332" w:rsidRDefault="00151332">
          <w:pPr>
            <w:pStyle w:val="TOC1"/>
            <w:tabs>
              <w:tab w:val="right" w:leader="dot" w:pos="9350"/>
            </w:tabs>
            <w:rPr>
              <w:ins w:id="121" w:author="David Conklin" w:date="2021-03-19T16:44:00Z"/>
              <w:rFonts w:eastAsiaTheme="minorEastAsia"/>
              <w:noProof/>
            </w:rPr>
          </w:pPr>
          <w:ins w:id="12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Calendar conventions</w:t>
            </w:r>
            <w:r>
              <w:rPr>
                <w:noProof/>
                <w:webHidden/>
              </w:rPr>
              <w:tab/>
            </w:r>
            <w:r>
              <w:rPr>
                <w:noProof/>
                <w:webHidden/>
              </w:rPr>
              <w:fldChar w:fldCharType="begin"/>
            </w:r>
            <w:r>
              <w:rPr>
                <w:noProof/>
                <w:webHidden/>
              </w:rPr>
              <w:instrText xml:space="preserve"> PAGEREF _Toc67064691 \h </w:instrText>
            </w:r>
            <w:r>
              <w:rPr>
                <w:noProof/>
                <w:webHidden/>
              </w:rPr>
            </w:r>
          </w:ins>
          <w:r>
            <w:rPr>
              <w:noProof/>
              <w:webHidden/>
            </w:rPr>
            <w:fldChar w:fldCharType="separate"/>
          </w:r>
          <w:ins w:id="123" w:author="David Conklin" w:date="2021-03-19T16:46:00Z">
            <w:r>
              <w:rPr>
                <w:noProof/>
                <w:webHidden/>
              </w:rPr>
              <w:t>15</w:t>
            </w:r>
          </w:ins>
          <w:ins w:id="124" w:author="David Conklin" w:date="2021-03-19T16:44:00Z">
            <w:r>
              <w:rPr>
                <w:noProof/>
                <w:webHidden/>
              </w:rPr>
              <w:fldChar w:fldCharType="end"/>
            </w:r>
            <w:r w:rsidRPr="00B10C85">
              <w:rPr>
                <w:rStyle w:val="Hyperlink"/>
                <w:noProof/>
              </w:rPr>
              <w:fldChar w:fldCharType="end"/>
            </w:r>
          </w:ins>
        </w:p>
        <w:p w14:paraId="25603C4A" w14:textId="2B56CA65" w:rsidR="00151332" w:rsidRDefault="00151332">
          <w:pPr>
            <w:pStyle w:val="TOC2"/>
            <w:tabs>
              <w:tab w:val="right" w:leader="dot" w:pos="9350"/>
            </w:tabs>
            <w:rPr>
              <w:ins w:id="125" w:author="David Conklin" w:date="2021-03-19T16:44:00Z"/>
              <w:rFonts w:eastAsiaTheme="minorEastAsia"/>
              <w:noProof/>
            </w:rPr>
          </w:pPr>
          <w:ins w:id="12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Water years</w:t>
            </w:r>
            <w:r>
              <w:rPr>
                <w:noProof/>
                <w:webHidden/>
              </w:rPr>
              <w:tab/>
            </w:r>
            <w:r>
              <w:rPr>
                <w:noProof/>
                <w:webHidden/>
              </w:rPr>
              <w:fldChar w:fldCharType="begin"/>
            </w:r>
            <w:r>
              <w:rPr>
                <w:noProof/>
                <w:webHidden/>
              </w:rPr>
              <w:instrText xml:space="preserve"> PAGEREF _Toc67064692 \h </w:instrText>
            </w:r>
            <w:r>
              <w:rPr>
                <w:noProof/>
                <w:webHidden/>
              </w:rPr>
            </w:r>
          </w:ins>
          <w:r>
            <w:rPr>
              <w:noProof/>
              <w:webHidden/>
            </w:rPr>
            <w:fldChar w:fldCharType="separate"/>
          </w:r>
          <w:ins w:id="127" w:author="David Conklin" w:date="2021-03-19T16:46:00Z">
            <w:r>
              <w:rPr>
                <w:noProof/>
                <w:webHidden/>
              </w:rPr>
              <w:t>15</w:t>
            </w:r>
          </w:ins>
          <w:ins w:id="128" w:author="David Conklin" w:date="2021-03-19T16:44:00Z">
            <w:r>
              <w:rPr>
                <w:noProof/>
                <w:webHidden/>
              </w:rPr>
              <w:fldChar w:fldCharType="end"/>
            </w:r>
            <w:r w:rsidRPr="00B10C85">
              <w:rPr>
                <w:rStyle w:val="Hyperlink"/>
                <w:noProof/>
              </w:rPr>
              <w:fldChar w:fldCharType="end"/>
            </w:r>
          </w:ins>
        </w:p>
        <w:p w14:paraId="77F5AA49" w14:textId="6A200E6A" w:rsidR="00151332" w:rsidRDefault="00151332">
          <w:pPr>
            <w:pStyle w:val="TOC1"/>
            <w:tabs>
              <w:tab w:val="right" w:leader="dot" w:pos="9350"/>
            </w:tabs>
            <w:rPr>
              <w:ins w:id="129" w:author="David Conklin" w:date="2021-03-19T16:44:00Z"/>
              <w:rFonts w:eastAsiaTheme="minorEastAsia"/>
              <w:noProof/>
            </w:rPr>
          </w:pPr>
          <w:ins w:id="13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Climate data</w:t>
            </w:r>
            <w:r>
              <w:rPr>
                <w:noProof/>
                <w:webHidden/>
              </w:rPr>
              <w:tab/>
            </w:r>
            <w:r>
              <w:rPr>
                <w:noProof/>
                <w:webHidden/>
              </w:rPr>
              <w:fldChar w:fldCharType="begin"/>
            </w:r>
            <w:r>
              <w:rPr>
                <w:noProof/>
                <w:webHidden/>
              </w:rPr>
              <w:instrText xml:space="preserve"> PAGEREF _Toc67064693 \h </w:instrText>
            </w:r>
            <w:r>
              <w:rPr>
                <w:noProof/>
                <w:webHidden/>
              </w:rPr>
            </w:r>
          </w:ins>
          <w:r>
            <w:rPr>
              <w:noProof/>
              <w:webHidden/>
            </w:rPr>
            <w:fldChar w:fldCharType="separate"/>
          </w:r>
          <w:ins w:id="131" w:author="David Conklin" w:date="2021-03-19T16:46:00Z">
            <w:r>
              <w:rPr>
                <w:noProof/>
                <w:webHidden/>
              </w:rPr>
              <w:t>15</w:t>
            </w:r>
          </w:ins>
          <w:ins w:id="132" w:author="David Conklin" w:date="2021-03-19T16:44:00Z">
            <w:r>
              <w:rPr>
                <w:noProof/>
                <w:webHidden/>
              </w:rPr>
              <w:fldChar w:fldCharType="end"/>
            </w:r>
            <w:r w:rsidRPr="00B10C85">
              <w:rPr>
                <w:rStyle w:val="Hyperlink"/>
                <w:noProof/>
              </w:rPr>
              <w:fldChar w:fldCharType="end"/>
            </w:r>
          </w:ins>
        </w:p>
        <w:p w14:paraId="2692B6B2" w14:textId="2C0CA2CD" w:rsidR="00151332" w:rsidRDefault="00151332">
          <w:pPr>
            <w:pStyle w:val="TOC2"/>
            <w:tabs>
              <w:tab w:val="right" w:leader="dot" w:pos="9350"/>
            </w:tabs>
            <w:rPr>
              <w:ins w:id="133" w:author="David Conklin" w:date="2021-03-19T16:44:00Z"/>
              <w:rFonts w:eastAsiaTheme="minorEastAsia"/>
              <w:noProof/>
            </w:rPr>
          </w:pPr>
          <w:ins w:id="13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Numbered climate scenarios in the model</w:t>
            </w:r>
            <w:r>
              <w:rPr>
                <w:noProof/>
                <w:webHidden/>
              </w:rPr>
              <w:tab/>
            </w:r>
            <w:r>
              <w:rPr>
                <w:noProof/>
                <w:webHidden/>
              </w:rPr>
              <w:fldChar w:fldCharType="begin"/>
            </w:r>
            <w:r>
              <w:rPr>
                <w:noProof/>
                <w:webHidden/>
              </w:rPr>
              <w:instrText xml:space="preserve"> PAGEREF _Toc67064694 \h </w:instrText>
            </w:r>
            <w:r>
              <w:rPr>
                <w:noProof/>
                <w:webHidden/>
              </w:rPr>
            </w:r>
          </w:ins>
          <w:r>
            <w:rPr>
              <w:noProof/>
              <w:webHidden/>
            </w:rPr>
            <w:fldChar w:fldCharType="separate"/>
          </w:r>
          <w:ins w:id="135" w:author="David Conklin" w:date="2021-03-19T16:46:00Z">
            <w:r>
              <w:rPr>
                <w:noProof/>
                <w:webHidden/>
              </w:rPr>
              <w:t>15</w:t>
            </w:r>
          </w:ins>
          <w:ins w:id="136" w:author="David Conklin" w:date="2021-03-19T16:44:00Z">
            <w:r>
              <w:rPr>
                <w:noProof/>
                <w:webHidden/>
              </w:rPr>
              <w:fldChar w:fldCharType="end"/>
            </w:r>
            <w:r w:rsidRPr="00B10C85">
              <w:rPr>
                <w:rStyle w:val="Hyperlink"/>
                <w:noProof/>
              </w:rPr>
              <w:fldChar w:fldCharType="end"/>
            </w:r>
          </w:ins>
        </w:p>
        <w:p w14:paraId="65778E06" w14:textId="37DC1938" w:rsidR="00151332" w:rsidRDefault="00151332">
          <w:pPr>
            <w:pStyle w:val="TOC2"/>
            <w:tabs>
              <w:tab w:val="right" w:leader="dot" w:pos="9350"/>
            </w:tabs>
            <w:rPr>
              <w:ins w:id="137" w:author="David Conklin" w:date="2021-03-19T16:44:00Z"/>
              <w:rFonts w:eastAsiaTheme="minorEastAsia"/>
              <w:noProof/>
            </w:rPr>
          </w:pPr>
          <w:ins w:id="138" w:author="David Conklin" w:date="2021-03-19T16:44:00Z">
            <w:r w:rsidRPr="00B10C85">
              <w:rPr>
                <w:rStyle w:val="Hyperlink"/>
                <w:noProof/>
              </w:rPr>
              <w:lastRenderedPageBreak/>
              <w:fldChar w:fldCharType="begin"/>
            </w:r>
            <w:r w:rsidRPr="00B10C85">
              <w:rPr>
                <w:rStyle w:val="Hyperlink"/>
                <w:noProof/>
              </w:rPr>
              <w:instrText xml:space="preserve"> </w:instrText>
            </w:r>
            <w:r>
              <w:rPr>
                <w:noProof/>
              </w:rPr>
              <w:instrText>HYPERLINK \l "_Toc67064695"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Monthly and seasonal weather data</w:t>
            </w:r>
            <w:r>
              <w:rPr>
                <w:noProof/>
                <w:webHidden/>
              </w:rPr>
              <w:tab/>
            </w:r>
            <w:r>
              <w:rPr>
                <w:noProof/>
                <w:webHidden/>
              </w:rPr>
              <w:fldChar w:fldCharType="begin"/>
            </w:r>
            <w:r>
              <w:rPr>
                <w:noProof/>
                <w:webHidden/>
              </w:rPr>
              <w:instrText xml:space="preserve"> PAGEREF _Toc67064695 \h </w:instrText>
            </w:r>
            <w:r>
              <w:rPr>
                <w:noProof/>
                <w:webHidden/>
              </w:rPr>
            </w:r>
          </w:ins>
          <w:r>
            <w:rPr>
              <w:noProof/>
              <w:webHidden/>
            </w:rPr>
            <w:fldChar w:fldCharType="separate"/>
          </w:r>
          <w:ins w:id="139" w:author="David Conklin" w:date="2021-03-19T16:46:00Z">
            <w:r>
              <w:rPr>
                <w:noProof/>
                <w:webHidden/>
              </w:rPr>
              <w:t>16</w:t>
            </w:r>
          </w:ins>
          <w:ins w:id="140" w:author="David Conklin" w:date="2021-03-19T16:44:00Z">
            <w:r>
              <w:rPr>
                <w:noProof/>
                <w:webHidden/>
              </w:rPr>
              <w:fldChar w:fldCharType="end"/>
            </w:r>
            <w:r w:rsidRPr="00B10C85">
              <w:rPr>
                <w:rStyle w:val="Hyperlink"/>
                <w:noProof/>
              </w:rPr>
              <w:fldChar w:fldCharType="end"/>
            </w:r>
          </w:ins>
        </w:p>
        <w:p w14:paraId="36906155" w14:textId="1A668232" w:rsidR="00151332" w:rsidRDefault="00151332">
          <w:pPr>
            <w:pStyle w:val="TOC2"/>
            <w:tabs>
              <w:tab w:val="right" w:leader="dot" w:pos="9350"/>
            </w:tabs>
            <w:rPr>
              <w:ins w:id="141" w:author="David Conklin" w:date="2021-03-19T16:44:00Z"/>
              <w:rFonts w:eastAsiaTheme="minorEastAsia"/>
              <w:noProof/>
            </w:rPr>
          </w:pPr>
          <w:ins w:id="14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Climate data grids</w:t>
            </w:r>
            <w:r>
              <w:rPr>
                <w:noProof/>
                <w:webHidden/>
              </w:rPr>
              <w:tab/>
            </w:r>
            <w:r>
              <w:rPr>
                <w:noProof/>
                <w:webHidden/>
              </w:rPr>
              <w:fldChar w:fldCharType="begin"/>
            </w:r>
            <w:r>
              <w:rPr>
                <w:noProof/>
                <w:webHidden/>
              </w:rPr>
              <w:instrText xml:space="preserve"> PAGEREF _Toc67064696 \h </w:instrText>
            </w:r>
            <w:r>
              <w:rPr>
                <w:noProof/>
                <w:webHidden/>
              </w:rPr>
            </w:r>
          </w:ins>
          <w:r>
            <w:rPr>
              <w:noProof/>
              <w:webHidden/>
            </w:rPr>
            <w:fldChar w:fldCharType="separate"/>
          </w:r>
          <w:ins w:id="143" w:author="David Conklin" w:date="2021-03-19T16:46:00Z">
            <w:r>
              <w:rPr>
                <w:noProof/>
                <w:webHidden/>
              </w:rPr>
              <w:t>17</w:t>
            </w:r>
          </w:ins>
          <w:ins w:id="144" w:author="David Conklin" w:date="2021-03-19T16:44:00Z">
            <w:r>
              <w:rPr>
                <w:noProof/>
                <w:webHidden/>
              </w:rPr>
              <w:fldChar w:fldCharType="end"/>
            </w:r>
            <w:r w:rsidRPr="00B10C85">
              <w:rPr>
                <w:rStyle w:val="Hyperlink"/>
                <w:noProof/>
              </w:rPr>
              <w:fldChar w:fldCharType="end"/>
            </w:r>
          </w:ins>
        </w:p>
        <w:p w14:paraId="5BF2DBF5" w14:textId="5B3C55F3" w:rsidR="00151332" w:rsidRDefault="00151332">
          <w:pPr>
            <w:pStyle w:val="TOC3"/>
            <w:tabs>
              <w:tab w:val="right" w:leader="dot" w:pos="9350"/>
            </w:tabs>
            <w:rPr>
              <w:ins w:id="145" w:author="David Conklin" w:date="2021-03-19T16:44:00Z"/>
              <w:rFonts w:eastAsiaTheme="minorEastAsia"/>
              <w:noProof/>
            </w:rPr>
          </w:pPr>
          <w:ins w:id="14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WW2100 climate grid</w:t>
            </w:r>
            <w:r>
              <w:rPr>
                <w:noProof/>
                <w:webHidden/>
              </w:rPr>
              <w:tab/>
            </w:r>
            <w:r>
              <w:rPr>
                <w:noProof/>
                <w:webHidden/>
              </w:rPr>
              <w:fldChar w:fldCharType="begin"/>
            </w:r>
            <w:r>
              <w:rPr>
                <w:noProof/>
                <w:webHidden/>
              </w:rPr>
              <w:instrText xml:space="preserve"> PAGEREF _Toc67064697 \h </w:instrText>
            </w:r>
            <w:r>
              <w:rPr>
                <w:noProof/>
                <w:webHidden/>
              </w:rPr>
            </w:r>
          </w:ins>
          <w:r>
            <w:rPr>
              <w:noProof/>
              <w:webHidden/>
            </w:rPr>
            <w:fldChar w:fldCharType="separate"/>
          </w:r>
          <w:ins w:id="147" w:author="David Conklin" w:date="2021-03-19T16:46:00Z">
            <w:r>
              <w:rPr>
                <w:noProof/>
                <w:webHidden/>
              </w:rPr>
              <w:t>17</w:t>
            </w:r>
          </w:ins>
          <w:ins w:id="148" w:author="David Conklin" w:date="2021-03-19T16:44:00Z">
            <w:r>
              <w:rPr>
                <w:noProof/>
                <w:webHidden/>
              </w:rPr>
              <w:fldChar w:fldCharType="end"/>
            </w:r>
            <w:r w:rsidRPr="00B10C85">
              <w:rPr>
                <w:rStyle w:val="Hyperlink"/>
                <w:noProof/>
              </w:rPr>
              <w:fldChar w:fldCharType="end"/>
            </w:r>
          </w:ins>
        </w:p>
        <w:p w14:paraId="0EED3D4B" w14:textId="673C9E64" w:rsidR="00151332" w:rsidRDefault="00151332">
          <w:pPr>
            <w:pStyle w:val="TOC3"/>
            <w:tabs>
              <w:tab w:val="right" w:leader="dot" w:pos="9350"/>
            </w:tabs>
            <w:rPr>
              <w:ins w:id="149" w:author="David Conklin" w:date="2021-03-19T16:44:00Z"/>
              <w:rFonts w:eastAsiaTheme="minorEastAsia"/>
              <w:noProof/>
            </w:rPr>
          </w:pPr>
          <w:ins w:id="15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v2 climate grid</w:t>
            </w:r>
            <w:r>
              <w:rPr>
                <w:noProof/>
                <w:webHidden/>
              </w:rPr>
              <w:tab/>
            </w:r>
            <w:r>
              <w:rPr>
                <w:noProof/>
                <w:webHidden/>
              </w:rPr>
              <w:fldChar w:fldCharType="begin"/>
            </w:r>
            <w:r>
              <w:rPr>
                <w:noProof/>
                <w:webHidden/>
              </w:rPr>
              <w:instrText xml:space="preserve"> PAGEREF _Toc67064698 \h </w:instrText>
            </w:r>
            <w:r>
              <w:rPr>
                <w:noProof/>
                <w:webHidden/>
              </w:rPr>
            </w:r>
          </w:ins>
          <w:r>
            <w:rPr>
              <w:noProof/>
              <w:webHidden/>
            </w:rPr>
            <w:fldChar w:fldCharType="separate"/>
          </w:r>
          <w:ins w:id="151" w:author="David Conklin" w:date="2021-03-19T16:46:00Z">
            <w:r>
              <w:rPr>
                <w:noProof/>
                <w:webHidden/>
              </w:rPr>
              <w:t>18</w:t>
            </w:r>
          </w:ins>
          <w:ins w:id="152" w:author="David Conklin" w:date="2021-03-19T16:44:00Z">
            <w:r>
              <w:rPr>
                <w:noProof/>
                <w:webHidden/>
              </w:rPr>
              <w:fldChar w:fldCharType="end"/>
            </w:r>
            <w:r w:rsidRPr="00B10C85">
              <w:rPr>
                <w:rStyle w:val="Hyperlink"/>
                <w:noProof/>
              </w:rPr>
              <w:fldChar w:fldCharType="end"/>
            </w:r>
          </w:ins>
        </w:p>
        <w:p w14:paraId="3E552051" w14:textId="4B9E9C57" w:rsidR="00151332" w:rsidRDefault="00151332">
          <w:pPr>
            <w:pStyle w:val="TOC2"/>
            <w:tabs>
              <w:tab w:val="right" w:leader="dot" w:pos="9350"/>
            </w:tabs>
            <w:rPr>
              <w:ins w:id="153" w:author="David Conklin" w:date="2021-03-19T16:44:00Z"/>
              <w:rFonts w:eastAsiaTheme="minorEastAsia"/>
              <w:noProof/>
            </w:rPr>
          </w:pPr>
          <w:ins w:id="15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"_Toc67064699"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How climate data is looked up</w:t>
            </w:r>
            <w:r>
              <w:rPr>
                <w:noProof/>
                <w:webHidden/>
              </w:rPr>
              <w:tab/>
            </w:r>
            <w:r>
              <w:rPr>
                <w:noProof/>
                <w:webHidden/>
              </w:rPr>
              <w:fldChar w:fldCharType="begin"/>
            </w:r>
            <w:r>
              <w:rPr>
                <w:noProof/>
                <w:webHidden/>
              </w:rPr>
              <w:instrText xml:space="preserve"> PAGEREF _Toc67064699 \h </w:instrText>
            </w:r>
            <w:r>
              <w:rPr>
                <w:noProof/>
                <w:webHidden/>
              </w:rPr>
            </w:r>
          </w:ins>
          <w:r>
            <w:rPr>
              <w:noProof/>
              <w:webHidden/>
            </w:rPr>
            <w:fldChar w:fldCharType="separate"/>
          </w:r>
          <w:ins w:id="155" w:author="David Conklin" w:date="2021-03-19T16:46:00Z">
            <w:r>
              <w:rPr>
                <w:noProof/>
                <w:webHidden/>
              </w:rPr>
              <w:t>18</w:t>
            </w:r>
          </w:ins>
          <w:ins w:id="156" w:author="David Conklin" w:date="2021-03-19T16:44:00Z">
            <w:r>
              <w:rPr>
                <w:noProof/>
                <w:webHidden/>
              </w:rPr>
              <w:fldChar w:fldCharType="end"/>
            </w:r>
            <w:r w:rsidRPr="00B10C85">
              <w:rPr>
                <w:rStyle w:val="Hyperlink"/>
                <w:noProof/>
              </w:rPr>
              <w:fldChar w:fldCharType="end"/>
            </w:r>
          </w:ins>
        </w:p>
        <w:p w14:paraId="62C5947F" w14:textId="25FD7055" w:rsidR="00151332" w:rsidRDefault="00151332">
          <w:pPr>
            <w:pStyle w:val="TOC2"/>
            <w:tabs>
              <w:tab w:val="right" w:leader="dot" w:pos="9350"/>
            </w:tabs>
            <w:rPr>
              <w:ins w:id="157" w:author="David Conklin" w:date="2021-03-19T16:44:00Z"/>
              <w:rFonts w:eastAsiaTheme="minorEastAsia"/>
              <w:noProof/>
            </w:rPr>
          </w:pPr>
          <w:ins w:id="15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What is in a climate dataset</w:t>
            </w:r>
            <w:r>
              <w:rPr>
                <w:noProof/>
                <w:webHidden/>
              </w:rPr>
              <w:tab/>
            </w:r>
            <w:r>
              <w:rPr>
                <w:noProof/>
                <w:webHidden/>
              </w:rPr>
              <w:fldChar w:fldCharType="begin"/>
            </w:r>
            <w:r>
              <w:rPr>
                <w:noProof/>
                <w:webHidden/>
              </w:rPr>
              <w:instrText xml:space="preserve"> PAGEREF _Toc67064700 \h </w:instrText>
            </w:r>
            <w:r>
              <w:rPr>
                <w:noProof/>
                <w:webHidden/>
              </w:rPr>
            </w:r>
          </w:ins>
          <w:r>
            <w:rPr>
              <w:noProof/>
              <w:webHidden/>
            </w:rPr>
            <w:fldChar w:fldCharType="separate"/>
          </w:r>
          <w:ins w:id="159" w:author="David Conklin" w:date="2021-03-19T16:46:00Z">
            <w:r>
              <w:rPr>
                <w:noProof/>
                <w:webHidden/>
              </w:rPr>
              <w:t>19</w:t>
            </w:r>
          </w:ins>
          <w:ins w:id="160" w:author="David Conklin" w:date="2021-03-19T16:44:00Z">
            <w:r>
              <w:rPr>
                <w:noProof/>
                <w:webHidden/>
              </w:rPr>
              <w:fldChar w:fldCharType="end"/>
            </w:r>
            <w:r w:rsidRPr="00B10C85">
              <w:rPr>
                <w:rStyle w:val="Hyperlink"/>
                <w:noProof/>
              </w:rPr>
              <w:fldChar w:fldCharType="end"/>
            </w:r>
          </w:ins>
        </w:p>
        <w:p w14:paraId="50DEBA81" w14:textId="3C5135F4" w:rsidR="00151332" w:rsidRDefault="00151332">
          <w:pPr>
            <w:pStyle w:val="TOC1"/>
            <w:tabs>
              <w:tab w:val="right" w:leader="dot" w:pos="9350"/>
            </w:tabs>
            <w:rPr>
              <w:ins w:id="161" w:author="David Conklin" w:date="2021-03-19T16:44:00Z"/>
              <w:rFonts w:eastAsiaTheme="minorEastAsia"/>
              <w:noProof/>
            </w:rPr>
          </w:pPr>
          <w:ins w:id="16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Water rights</w:t>
            </w:r>
            <w:r>
              <w:rPr>
                <w:noProof/>
                <w:webHidden/>
              </w:rPr>
              <w:tab/>
            </w:r>
            <w:r>
              <w:rPr>
                <w:noProof/>
                <w:webHidden/>
              </w:rPr>
              <w:fldChar w:fldCharType="begin"/>
            </w:r>
            <w:r>
              <w:rPr>
                <w:noProof/>
                <w:webHidden/>
              </w:rPr>
              <w:instrText xml:space="preserve"> PAGEREF _Toc67064701 \h </w:instrText>
            </w:r>
            <w:r>
              <w:rPr>
                <w:noProof/>
                <w:webHidden/>
              </w:rPr>
            </w:r>
          </w:ins>
          <w:r>
            <w:rPr>
              <w:noProof/>
              <w:webHidden/>
            </w:rPr>
            <w:fldChar w:fldCharType="separate"/>
          </w:r>
          <w:ins w:id="163" w:author="David Conklin" w:date="2021-03-19T16:46:00Z">
            <w:r>
              <w:rPr>
                <w:noProof/>
                <w:webHidden/>
              </w:rPr>
              <w:t>19</w:t>
            </w:r>
          </w:ins>
          <w:ins w:id="164" w:author="David Conklin" w:date="2021-03-19T16:44:00Z">
            <w:r>
              <w:rPr>
                <w:noProof/>
                <w:webHidden/>
              </w:rPr>
              <w:fldChar w:fldCharType="end"/>
            </w:r>
            <w:r w:rsidRPr="00B10C85">
              <w:rPr>
                <w:rStyle w:val="Hyperlink"/>
                <w:noProof/>
              </w:rPr>
              <w:fldChar w:fldCharType="end"/>
            </w:r>
          </w:ins>
        </w:p>
        <w:p w14:paraId="0BA5D60F" w14:textId="295F85A3" w:rsidR="00151332" w:rsidRDefault="00151332">
          <w:pPr>
            <w:pStyle w:val="TOC2"/>
            <w:tabs>
              <w:tab w:val="right" w:leader="dot" w:pos="9350"/>
            </w:tabs>
            <w:rPr>
              <w:ins w:id="165" w:author="David Conklin" w:date="2021-03-19T16:44:00Z"/>
              <w:rFonts w:eastAsiaTheme="minorEastAsia"/>
              <w:noProof/>
            </w:rPr>
          </w:pPr>
          <w:ins w:id="16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Water rights data</w:t>
            </w:r>
            <w:r>
              <w:rPr>
                <w:noProof/>
                <w:webHidden/>
              </w:rPr>
              <w:tab/>
            </w:r>
            <w:r>
              <w:rPr>
                <w:noProof/>
                <w:webHidden/>
              </w:rPr>
              <w:fldChar w:fldCharType="begin"/>
            </w:r>
            <w:r>
              <w:rPr>
                <w:noProof/>
                <w:webHidden/>
              </w:rPr>
              <w:instrText xml:space="preserve"> PAGEREF _Toc67064702 \h </w:instrText>
            </w:r>
            <w:r>
              <w:rPr>
                <w:noProof/>
                <w:webHidden/>
              </w:rPr>
            </w:r>
          </w:ins>
          <w:r>
            <w:rPr>
              <w:noProof/>
              <w:webHidden/>
            </w:rPr>
            <w:fldChar w:fldCharType="separate"/>
          </w:r>
          <w:ins w:id="167" w:author="David Conklin" w:date="2021-03-19T16:46:00Z">
            <w:r>
              <w:rPr>
                <w:noProof/>
                <w:webHidden/>
              </w:rPr>
              <w:t>19</w:t>
            </w:r>
          </w:ins>
          <w:ins w:id="168" w:author="David Conklin" w:date="2021-03-19T16:44:00Z">
            <w:r>
              <w:rPr>
                <w:noProof/>
                <w:webHidden/>
              </w:rPr>
              <w:fldChar w:fldCharType="end"/>
            </w:r>
            <w:r w:rsidRPr="00B10C85">
              <w:rPr>
                <w:rStyle w:val="Hyperlink"/>
                <w:noProof/>
              </w:rPr>
              <w:fldChar w:fldCharType="end"/>
            </w:r>
          </w:ins>
        </w:p>
        <w:p w14:paraId="7411C634" w14:textId="3B17F0FC" w:rsidR="00151332" w:rsidRDefault="00151332">
          <w:pPr>
            <w:pStyle w:val="TOC2"/>
            <w:tabs>
              <w:tab w:val="right" w:leader="dot" w:pos="9350"/>
            </w:tabs>
            <w:rPr>
              <w:ins w:id="169" w:author="David Conklin" w:date="2021-03-19T16:44:00Z"/>
              <w:rFonts w:eastAsiaTheme="minorEastAsia"/>
              <w:noProof/>
            </w:rPr>
          </w:pPr>
          <w:ins w:id="17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wr_pods.csv file</w:t>
            </w:r>
            <w:r>
              <w:rPr>
                <w:noProof/>
                <w:webHidden/>
              </w:rPr>
              <w:tab/>
            </w:r>
            <w:r>
              <w:rPr>
                <w:noProof/>
                <w:webHidden/>
              </w:rPr>
              <w:fldChar w:fldCharType="begin"/>
            </w:r>
            <w:r>
              <w:rPr>
                <w:noProof/>
                <w:webHidden/>
              </w:rPr>
              <w:instrText xml:space="preserve"> PAGEREF _Toc67064703 \h </w:instrText>
            </w:r>
            <w:r>
              <w:rPr>
                <w:noProof/>
                <w:webHidden/>
              </w:rPr>
            </w:r>
          </w:ins>
          <w:r>
            <w:rPr>
              <w:noProof/>
              <w:webHidden/>
            </w:rPr>
            <w:fldChar w:fldCharType="separate"/>
          </w:r>
          <w:ins w:id="171" w:author="David Conklin" w:date="2021-03-19T16:46:00Z">
            <w:r>
              <w:rPr>
                <w:noProof/>
                <w:webHidden/>
              </w:rPr>
              <w:t>20</w:t>
            </w:r>
          </w:ins>
          <w:ins w:id="172" w:author="David Conklin" w:date="2021-03-19T16:44:00Z">
            <w:r>
              <w:rPr>
                <w:noProof/>
                <w:webHidden/>
              </w:rPr>
              <w:fldChar w:fldCharType="end"/>
            </w:r>
            <w:r w:rsidRPr="00B10C85">
              <w:rPr>
                <w:rStyle w:val="Hyperlink"/>
                <w:noProof/>
              </w:rPr>
              <w:fldChar w:fldCharType="end"/>
            </w:r>
          </w:ins>
        </w:p>
        <w:p w14:paraId="68EDA10A" w14:textId="20A8AD92" w:rsidR="00151332" w:rsidRDefault="00151332">
          <w:pPr>
            <w:pStyle w:val="TOC2"/>
            <w:tabs>
              <w:tab w:val="right" w:leader="dot" w:pos="9350"/>
            </w:tabs>
            <w:rPr>
              <w:ins w:id="173" w:author="David Conklin" w:date="2021-03-19T16:44:00Z"/>
              <w:rFonts w:eastAsiaTheme="minorEastAsia"/>
              <w:noProof/>
            </w:rPr>
          </w:pPr>
          <w:ins w:id="17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wr_pous.csv file</w:t>
            </w:r>
            <w:r>
              <w:rPr>
                <w:noProof/>
                <w:webHidden/>
              </w:rPr>
              <w:tab/>
            </w:r>
            <w:r>
              <w:rPr>
                <w:noProof/>
                <w:webHidden/>
              </w:rPr>
              <w:fldChar w:fldCharType="begin"/>
            </w:r>
            <w:r>
              <w:rPr>
                <w:noProof/>
                <w:webHidden/>
              </w:rPr>
              <w:instrText xml:space="preserve"> PAGEREF _Toc67064704 \h </w:instrText>
            </w:r>
            <w:r>
              <w:rPr>
                <w:noProof/>
                <w:webHidden/>
              </w:rPr>
            </w:r>
          </w:ins>
          <w:r>
            <w:rPr>
              <w:noProof/>
              <w:webHidden/>
            </w:rPr>
            <w:fldChar w:fldCharType="separate"/>
          </w:r>
          <w:ins w:id="175" w:author="David Conklin" w:date="2021-03-19T16:46:00Z">
            <w:r>
              <w:rPr>
                <w:noProof/>
                <w:webHidden/>
              </w:rPr>
              <w:t>20</w:t>
            </w:r>
          </w:ins>
          <w:ins w:id="176" w:author="David Conklin" w:date="2021-03-19T16:44:00Z">
            <w:r>
              <w:rPr>
                <w:noProof/>
                <w:webHidden/>
              </w:rPr>
              <w:fldChar w:fldCharType="end"/>
            </w:r>
            <w:r w:rsidRPr="00B10C85">
              <w:rPr>
                <w:rStyle w:val="Hyperlink"/>
                <w:noProof/>
              </w:rPr>
              <w:fldChar w:fldCharType="end"/>
            </w:r>
          </w:ins>
        </w:p>
        <w:p w14:paraId="7F47E90D" w14:textId="5C044241" w:rsidR="00151332" w:rsidRDefault="00151332">
          <w:pPr>
            <w:pStyle w:val="TOC2"/>
            <w:tabs>
              <w:tab w:val="right" w:leader="dot" w:pos="9350"/>
            </w:tabs>
            <w:rPr>
              <w:ins w:id="177" w:author="David Conklin" w:date="2021-03-19T16:44:00Z"/>
              <w:rFonts w:eastAsiaTheme="minorEastAsia"/>
              <w:noProof/>
            </w:rPr>
          </w:pPr>
          <w:ins w:id="17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Adding a water right</w:t>
            </w:r>
            <w:r>
              <w:rPr>
                <w:noProof/>
                <w:webHidden/>
              </w:rPr>
              <w:tab/>
            </w:r>
            <w:r>
              <w:rPr>
                <w:noProof/>
                <w:webHidden/>
              </w:rPr>
              <w:fldChar w:fldCharType="begin"/>
            </w:r>
            <w:r>
              <w:rPr>
                <w:noProof/>
                <w:webHidden/>
              </w:rPr>
              <w:instrText xml:space="preserve"> PAGEREF _Toc67064705 \h </w:instrText>
            </w:r>
            <w:r>
              <w:rPr>
                <w:noProof/>
                <w:webHidden/>
              </w:rPr>
            </w:r>
          </w:ins>
          <w:r>
            <w:rPr>
              <w:noProof/>
              <w:webHidden/>
            </w:rPr>
            <w:fldChar w:fldCharType="separate"/>
          </w:r>
          <w:ins w:id="179" w:author="David Conklin" w:date="2021-03-19T16:46:00Z">
            <w:r>
              <w:rPr>
                <w:noProof/>
                <w:webHidden/>
              </w:rPr>
              <w:t>21</w:t>
            </w:r>
          </w:ins>
          <w:ins w:id="180" w:author="David Conklin" w:date="2021-03-19T16:44:00Z">
            <w:r>
              <w:rPr>
                <w:noProof/>
                <w:webHidden/>
              </w:rPr>
              <w:fldChar w:fldCharType="end"/>
            </w:r>
            <w:r w:rsidRPr="00B10C85">
              <w:rPr>
                <w:rStyle w:val="Hyperlink"/>
                <w:noProof/>
              </w:rPr>
              <w:fldChar w:fldCharType="end"/>
            </w:r>
          </w:ins>
        </w:p>
        <w:p w14:paraId="04C4918F" w14:textId="737AC203" w:rsidR="00151332" w:rsidRDefault="00151332">
          <w:pPr>
            <w:pStyle w:val="TOC1"/>
            <w:tabs>
              <w:tab w:val="right" w:leader="dot" w:pos="9350"/>
            </w:tabs>
            <w:rPr>
              <w:ins w:id="181" w:author="David Conklin" w:date="2021-03-19T16:44:00Z"/>
              <w:rFonts w:eastAsiaTheme="minorEastAsia"/>
              <w:noProof/>
            </w:rPr>
          </w:pPr>
          <w:ins w:id="18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Stream flow and stream temperature</w:t>
            </w:r>
            <w:r>
              <w:rPr>
                <w:noProof/>
                <w:webHidden/>
              </w:rPr>
              <w:tab/>
            </w:r>
            <w:r>
              <w:rPr>
                <w:noProof/>
                <w:webHidden/>
              </w:rPr>
              <w:fldChar w:fldCharType="begin"/>
            </w:r>
            <w:r>
              <w:rPr>
                <w:noProof/>
                <w:webHidden/>
              </w:rPr>
              <w:instrText xml:space="preserve"> PAGEREF _Toc67064706 \h </w:instrText>
            </w:r>
            <w:r>
              <w:rPr>
                <w:noProof/>
                <w:webHidden/>
              </w:rPr>
            </w:r>
          </w:ins>
          <w:r>
            <w:rPr>
              <w:noProof/>
              <w:webHidden/>
            </w:rPr>
            <w:fldChar w:fldCharType="separate"/>
          </w:r>
          <w:ins w:id="183" w:author="David Conklin" w:date="2021-03-19T16:46:00Z">
            <w:r>
              <w:rPr>
                <w:noProof/>
                <w:webHidden/>
              </w:rPr>
              <w:t>22</w:t>
            </w:r>
          </w:ins>
          <w:ins w:id="184" w:author="David Conklin" w:date="2021-03-19T16:44:00Z">
            <w:r>
              <w:rPr>
                <w:noProof/>
                <w:webHidden/>
              </w:rPr>
              <w:fldChar w:fldCharType="end"/>
            </w:r>
            <w:r w:rsidRPr="00B10C85">
              <w:rPr>
                <w:rStyle w:val="Hyperlink"/>
                <w:noProof/>
              </w:rPr>
              <w:fldChar w:fldCharType="end"/>
            </w:r>
          </w:ins>
        </w:p>
        <w:p w14:paraId="0410DBEB" w14:textId="790803A6" w:rsidR="00151332" w:rsidRDefault="00151332">
          <w:pPr>
            <w:pStyle w:val="TOC2"/>
            <w:tabs>
              <w:tab w:val="right" w:leader="dot" w:pos="9350"/>
            </w:tabs>
            <w:rPr>
              <w:ins w:id="185" w:author="David Conklin" w:date="2021-03-19T16:44:00Z"/>
              <w:rFonts w:eastAsiaTheme="minorEastAsia"/>
              <w:noProof/>
            </w:rPr>
          </w:pPr>
          <w:ins w:id="18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Water parcels</w:t>
            </w:r>
            <w:r>
              <w:rPr>
                <w:noProof/>
                <w:webHidden/>
              </w:rPr>
              <w:tab/>
            </w:r>
            <w:r>
              <w:rPr>
                <w:noProof/>
                <w:webHidden/>
              </w:rPr>
              <w:fldChar w:fldCharType="begin"/>
            </w:r>
            <w:r>
              <w:rPr>
                <w:noProof/>
                <w:webHidden/>
              </w:rPr>
              <w:instrText xml:space="preserve"> PAGEREF _Toc67064707 \h </w:instrText>
            </w:r>
            <w:r>
              <w:rPr>
                <w:noProof/>
                <w:webHidden/>
              </w:rPr>
            </w:r>
          </w:ins>
          <w:r>
            <w:rPr>
              <w:noProof/>
              <w:webHidden/>
            </w:rPr>
            <w:fldChar w:fldCharType="separate"/>
          </w:r>
          <w:ins w:id="187" w:author="David Conklin" w:date="2021-03-19T16:46:00Z">
            <w:r>
              <w:rPr>
                <w:noProof/>
                <w:webHidden/>
              </w:rPr>
              <w:t>22</w:t>
            </w:r>
          </w:ins>
          <w:ins w:id="188" w:author="David Conklin" w:date="2021-03-19T16:44:00Z">
            <w:r>
              <w:rPr>
                <w:noProof/>
                <w:webHidden/>
              </w:rPr>
              <w:fldChar w:fldCharType="end"/>
            </w:r>
            <w:r w:rsidRPr="00B10C85">
              <w:rPr>
                <w:rStyle w:val="Hyperlink"/>
                <w:noProof/>
              </w:rPr>
              <w:fldChar w:fldCharType="end"/>
            </w:r>
          </w:ins>
        </w:p>
        <w:p w14:paraId="15D165FE" w14:textId="4270CCE8" w:rsidR="00151332" w:rsidRDefault="00151332">
          <w:pPr>
            <w:pStyle w:val="TOC2"/>
            <w:tabs>
              <w:tab w:val="right" w:leader="dot" w:pos="9350"/>
            </w:tabs>
            <w:rPr>
              <w:ins w:id="189" w:author="David Conklin" w:date="2021-03-19T16:44:00Z"/>
              <w:rFonts w:eastAsiaTheme="minorEastAsia"/>
              <w:noProof/>
            </w:rPr>
          </w:pPr>
          <w:ins w:id="19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Daily water mass and energy balance</w:t>
            </w:r>
            <w:r>
              <w:rPr>
                <w:noProof/>
                <w:webHidden/>
              </w:rPr>
              <w:tab/>
            </w:r>
            <w:r>
              <w:rPr>
                <w:noProof/>
                <w:webHidden/>
              </w:rPr>
              <w:fldChar w:fldCharType="begin"/>
            </w:r>
            <w:r>
              <w:rPr>
                <w:noProof/>
                <w:webHidden/>
              </w:rPr>
              <w:instrText xml:space="preserve"> PAGEREF _Toc67064708 \h </w:instrText>
            </w:r>
            <w:r>
              <w:rPr>
                <w:noProof/>
                <w:webHidden/>
              </w:rPr>
            </w:r>
          </w:ins>
          <w:r>
            <w:rPr>
              <w:noProof/>
              <w:webHidden/>
            </w:rPr>
            <w:fldChar w:fldCharType="separate"/>
          </w:r>
          <w:ins w:id="191" w:author="David Conklin" w:date="2021-03-19T16:46:00Z">
            <w:r>
              <w:rPr>
                <w:noProof/>
                <w:webHidden/>
              </w:rPr>
              <w:t>22</w:t>
            </w:r>
          </w:ins>
          <w:ins w:id="192" w:author="David Conklin" w:date="2021-03-19T16:44:00Z">
            <w:r>
              <w:rPr>
                <w:noProof/>
                <w:webHidden/>
              </w:rPr>
              <w:fldChar w:fldCharType="end"/>
            </w:r>
            <w:r w:rsidRPr="00B10C85">
              <w:rPr>
                <w:rStyle w:val="Hyperlink"/>
                <w:noProof/>
              </w:rPr>
              <w:fldChar w:fldCharType="end"/>
            </w:r>
          </w:ins>
        </w:p>
        <w:p w14:paraId="1D428DC7" w14:textId="31CD2B22" w:rsidR="00151332" w:rsidRDefault="00151332">
          <w:pPr>
            <w:pStyle w:val="TOC2"/>
            <w:tabs>
              <w:tab w:val="right" w:leader="dot" w:pos="9350"/>
            </w:tabs>
            <w:rPr>
              <w:ins w:id="193" w:author="David Conklin" w:date="2021-03-19T16:44:00Z"/>
              <w:rFonts w:eastAsiaTheme="minorEastAsia"/>
              <w:noProof/>
            </w:rPr>
          </w:pPr>
          <w:ins w:id="19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"_Toc67064709"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Estimating the rate of flow in a stream reach</w:t>
            </w:r>
            <w:r>
              <w:rPr>
                <w:noProof/>
                <w:webHidden/>
              </w:rPr>
              <w:tab/>
            </w:r>
            <w:r>
              <w:rPr>
                <w:noProof/>
                <w:webHidden/>
              </w:rPr>
              <w:fldChar w:fldCharType="begin"/>
            </w:r>
            <w:r>
              <w:rPr>
                <w:noProof/>
                <w:webHidden/>
              </w:rPr>
              <w:instrText xml:space="preserve"> PAGEREF _Toc67064709 \h </w:instrText>
            </w:r>
            <w:r>
              <w:rPr>
                <w:noProof/>
                <w:webHidden/>
              </w:rPr>
            </w:r>
          </w:ins>
          <w:r>
            <w:rPr>
              <w:noProof/>
              <w:webHidden/>
            </w:rPr>
            <w:fldChar w:fldCharType="separate"/>
          </w:r>
          <w:ins w:id="195" w:author="David Conklin" w:date="2021-03-19T16:46:00Z">
            <w:r>
              <w:rPr>
                <w:noProof/>
                <w:webHidden/>
              </w:rPr>
              <w:t>23</w:t>
            </w:r>
          </w:ins>
          <w:ins w:id="196" w:author="David Conklin" w:date="2021-03-19T16:44:00Z">
            <w:r>
              <w:rPr>
                <w:noProof/>
                <w:webHidden/>
              </w:rPr>
              <w:fldChar w:fldCharType="end"/>
            </w:r>
            <w:r w:rsidRPr="00B10C85">
              <w:rPr>
                <w:rStyle w:val="Hyperlink"/>
                <w:noProof/>
              </w:rPr>
              <w:fldChar w:fldCharType="end"/>
            </w:r>
          </w:ins>
        </w:p>
        <w:p w14:paraId="1D45D03B" w14:textId="414CA2A1" w:rsidR="00151332" w:rsidRDefault="00151332">
          <w:pPr>
            <w:pStyle w:val="TOC2"/>
            <w:tabs>
              <w:tab w:val="right" w:leader="dot" w:pos="9350"/>
            </w:tabs>
            <w:rPr>
              <w:ins w:id="197" w:author="David Conklin" w:date="2021-03-19T16:44:00Z"/>
              <w:rFonts w:eastAsiaTheme="minorEastAsia"/>
              <w:noProof/>
            </w:rPr>
          </w:pPr>
          <w:ins w:id="19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_Toc67064710 \h </w:instrText>
            </w:r>
            <w:r>
              <w:rPr>
                <w:noProof/>
                <w:webHidden/>
              </w:rPr>
            </w:r>
          </w:ins>
          <w:r>
            <w:rPr>
              <w:noProof/>
              <w:webHidden/>
            </w:rPr>
            <w:fldChar w:fldCharType="separate"/>
          </w:r>
          <w:ins w:id="199" w:author="David Conklin" w:date="2021-03-19T16:46:00Z">
            <w:r>
              <w:rPr>
                <w:noProof/>
                <w:webHidden/>
              </w:rPr>
              <w:t>26</w:t>
            </w:r>
          </w:ins>
          <w:ins w:id="200" w:author="David Conklin" w:date="2021-03-19T16:44:00Z">
            <w:r>
              <w:rPr>
                <w:noProof/>
                <w:webHidden/>
              </w:rPr>
              <w:fldChar w:fldCharType="end"/>
            </w:r>
            <w:r w:rsidRPr="00B10C85">
              <w:rPr>
                <w:rStyle w:val="Hyperlink"/>
                <w:noProof/>
              </w:rPr>
              <w:fldChar w:fldCharType="end"/>
            </w:r>
          </w:ins>
        </w:p>
        <w:p w14:paraId="1A521F1C" w14:textId="2BE7E680" w:rsidR="00151332" w:rsidRDefault="00151332">
          <w:pPr>
            <w:pStyle w:val="TOC2"/>
            <w:tabs>
              <w:tab w:val="right" w:leader="dot" w:pos="9350"/>
            </w:tabs>
            <w:rPr>
              <w:ins w:id="201" w:author="David Conklin" w:date="2021-03-19T16:44:00Z"/>
              <w:rFonts w:eastAsiaTheme="minorEastAsia"/>
              <w:noProof/>
            </w:rPr>
          </w:pPr>
          <w:ins w:id="20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Water temperature from thermal energy</w:t>
            </w:r>
            <w:r>
              <w:rPr>
                <w:noProof/>
                <w:webHidden/>
              </w:rPr>
              <w:tab/>
            </w:r>
            <w:r>
              <w:rPr>
                <w:noProof/>
                <w:webHidden/>
              </w:rPr>
              <w:fldChar w:fldCharType="begin"/>
            </w:r>
            <w:r>
              <w:rPr>
                <w:noProof/>
                <w:webHidden/>
              </w:rPr>
              <w:instrText xml:space="preserve"> PAGEREF _Toc67064711 \h </w:instrText>
            </w:r>
            <w:r>
              <w:rPr>
                <w:noProof/>
                <w:webHidden/>
              </w:rPr>
            </w:r>
          </w:ins>
          <w:r>
            <w:rPr>
              <w:noProof/>
              <w:webHidden/>
            </w:rPr>
            <w:fldChar w:fldCharType="separate"/>
          </w:r>
          <w:ins w:id="203" w:author="David Conklin" w:date="2021-03-19T16:46:00Z">
            <w:r>
              <w:rPr>
                <w:noProof/>
                <w:webHidden/>
              </w:rPr>
              <w:t>26</w:t>
            </w:r>
          </w:ins>
          <w:ins w:id="204" w:author="David Conklin" w:date="2021-03-19T16:44:00Z">
            <w:r>
              <w:rPr>
                <w:noProof/>
                <w:webHidden/>
              </w:rPr>
              <w:fldChar w:fldCharType="end"/>
            </w:r>
            <w:r w:rsidRPr="00B10C85">
              <w:rPr>
                <w:rStyle w:val="Hyperlink"/>
                <w:noProof/>
              </w:rPr>
              <w:fldChar w:fldCharType="end"/>
            </w:r>
          </w:ins>
        </w:p>
        <w:p w14:paraId="5B802713" w14:textId="7A8FCA29" w:rsidR="00151332" w:rsidRDefault="00151332">
          <w:pPr>
            <w:pStyle w:val="TOC2"/>
            <w:tabs>
              <w:tab w:val="right" w:leader="dot" w:pos="9350"/>
            </w:tabs>
            <w:rPr>
              <w:ins w:id="205" w:author="David Conklin" w:date="2021-03-19T16:44:00Z"/>
              <w:rFonts w:eastAsiaTheme="minorEastAsia"/>
              <w:noProof/>
            </w:rPr>
          </w:pPr>
          <w:ins w:id="20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Initial conditions for Flow: the IC file</w:t>
            </w:r>
            <w:r>
              <w:rPr>
                <w:noProof/>
                <w:webHidden/>
              </w:rPr>
              <w:tab/>
            </w:r>
            <w:r>
              <w:rPr>
                <w:noProof/>
                <w:webHidden/>
              </w:rPr>
              <w:fldChar w:fldCharType="begin"/>
            </w:r>
            <w:r>
              <w:rPr>
                <w:noProof/>
                <w:webHidden/>
              </w:rPr>
              <w:instrText xml:space="preserve"> PAGEREF _Toc67064712 \h </w:instrText>
            </w:r>
            <w:r>
              <w:rPr>
                <w:noProof/>
                <w:webHidden/>
              </w:rPr>
            </w:r>
          </w:ins>
          <w:r>
            <w:rPr>
              <w:noProof/>
              <w:webHidden/>
            </w:rPr>
            <w:fldChar w:fldCharType="separate"/>
          </w:r>
          <w:ins w:id="207" w:author="David Conklin" w:date="2021-03-19T16:46:00Z">
            <w:r>
              <w:rPr>
                <w:noProof/>
                <w:webHidden/>
              </w:rPr>
              <w:t>27</w:t>
            </w:r>
          </w:ins>
          <w:ins w:id="208" w:author="David Conklin" w:date="2021-03-19T16:44:00Z">
            <w:r>
              <w:rPr>
                <w:noProof/>
                <w:webHidden/>
              </w:rPr>
              <w:fldChar w:fldCharType="end"/>
            </w:r>
            <w:r w:rsidRPr="00B10C85">
              <w:rPr>
                <w:rStyle w:val="Hyperlink"/>
                <w:noProof/>
              </w:rPr>
              <w:fldChar w:fldCharType="end"/>
            </w:r>
          </w:ins>
        </w:p>
        <w:p w14:paraId="5E67DCB1" w14:textId="5F34B6BA" w:rsidR="00151332" w:rsidRDefault="00151332">
          <w:pPr>
            <w:pStyle w:val="TOC2"/>
            <w:tabs>
              <w:tab w:val="right" w:leader="dot" w:pos="9350"/>
            </w:tabs>
            <w:rPr>
              <w:ins w:id="209" w:author="David Conklin" w:date="2021-03-19T16:44:00Z"/>
              <w:rFonts w:eastAsiaTheme="minorEastAsia"/>
              <w:noProof/>
            </w:rPr>
          </w:pPr>
          <w:ins w:id="21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Boundary conditions for stream water temperature</w:t>
            </w:r>
            <w:r>
              <w:rPr>
                <w:noProof/>
                <w:webHidden/>
              </w:rPr>
              <w:tab/>
            </w:r>
            <w:r>
              <w:rPr>
                <w:noProof/>
                <w:webHidden/>
              </w:rPr>
              <w:fldChar w:fldCharType="begin"/>
            </w:r>
            <w:r>
              <w:rPr>
                <w:noProof/>
                <w:webHidden/>
              </w:rPr>
              <w:instrText xml:space="preserve"> PAGEREF _Toc67064713 \h </w:instrText>
            </w:r>
            <w:r>
              <w:rPr>
                <w:noProof/>
                <w:webHidden/>
              </w:rPr>
            </w:r>
          </w:ins>
          <w:r>
            <w:rPr>
              <w:noProof/>
              <w:webHidden/>
            </w:rPr>
            <w:fldChar w:fldCharType="separate"/>
          </w:r>
          <w:ins w:id="211" w:author="David Conklin" w:date="2021-03-19T16:46:00Z">
            <w:r>
              <w:rPr>
                <w:noProof/>
                <w:webHidden/>
              </w:rPr>
              <w:t>27</w:t>
            </w:r>
          </w:ins>
          <w:ins w:id="212" w:author="David Conklin" w:date="2021-03-19T16:44:00Z">
            <w:r>
              <w:rPr>
                <w:noProof/>
                <w:webHidden/>
              </w:rPr>
              <w:fldChar w:fldCharType="end"/>
            </w:r>
            <w:r w:rsidRPr="00B10C85">
              <w:rPr>
                <w:rStyle w:val="Hyperlink"/>
                <w:noProof/>
              </w:rPr>
              <w:fldChar w:fldCharType="end"/>
            </w:r>
          </w:ins>
        </w:p>
        <w:p w14:paraId="518A5581" w14:textId="7C1586AC" w:rsidR="00151332" w:rsidRDefault="00151332">
          <w:pPr>
            <w:pStyle w:val="TOC2"/>
            <w:tabs>
              <w:tab w:val="right" w:leader="dot" w:pos="9350"/>
            </w:tabs>
            <w:rPr>
              <w:ins w:id="213" w:author="David Conklin" w:date="2021-03-19T16:44:00Z"/>
              <w:rFonts w:eastAsiaTheme="minorEastAsia"/>
              <w:noProof/>
            </w:rPr>
          </w:pPr>
          <w:ins w:id="21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Thermal stratification in reservoirs</w:t>
            </w:r>
            <w:r>
              <w:rPr>
                <w:noProof/>
                <w:webHidden/>
              </w:rPr>
              <w:tab/>
            </w:r>
            <w:r>
              <w:rPr>
                <w:noProof/>
                <w:webHidden/>
              </w:rPr>
              <w:fldChar w:fldCharType="begin"/>
            </w:r>
            <w:r>
              <w:rPr>
                <w:noProof/>
                <w:webHidden/>
              </w:rPr>
              <w:instrText xml:space="preserve"> PAGEREF _Toc67064714 \h </w:instrText>
            </w:r>
            <w:r>
              <w:rPr>
                <w:noProof/>
                <w:webHidden/>
              </w:rPr>
            </w:r>
          </w:ins>
          <w:r>
            <w:rPr>
              <w:noProof/>
              <w:webHidden/>
            </w:rPr>
            <w:fldChar w:fldCharType="separate"/>
          </w:r>
          <w:ins w:id="215" w:author="David Conklin" w:date="2021-03-19T16:46:00Z">
            <w:r>
              <w:rPr>
                <w:noProof/>
                <w:webHidden/>
              </w:rPr>
              <w:t>28</w:t>
            </w:r>
          </w:ins>
          <w:ins w:id="216" w:author="David Conklin" w:date="2021-03-19T16:44:00Z">
            <w:r>
              <w:rPr>
                <w:noProof/>
                <w:webHidden/>
              </w:rPr>
              <w:fldChar w:fldCharType="end"/>
            </w:r>
            <w:r w:rsidRPr="00B10C85">
              <w:rPr>
                <w:rStyle w:val="Hyperlink"/>
                <w:noProof/>
              </w:rPr>
              <w:fldChar w:fldCharType="end"/>
            </w:r>
          </w:ins>
        </w:p>
        <w:p w14:paraId="42FF2296" w14:textId="02532E43" w:rsidR="00151332" w:rsidRDefault="00151332">
          <w:pPr>
            <w:pStyle w:val="TOC2"/>
            <w:tabs>
              <w:tab w:val="right" w:leader="dot" w:pos="9350"/>
            </w:tabs>
            <w:rPr>
              <w:ins w:id="217" w:author="David Conklin" w:date="2021-03-19T16:44:00Z"/>
              <w:rFonts w:eastAsiaTheme="minorEastAsia"/>
              <w:noProof/>
            </w:rPr>
          </w:pPr>
          <w:ins w:id="21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Thermal loading</w:t>
            </w:r>
            <w:r>
              <w:rPr>
                <w:noProof/>
                <w:webHidden/>
              </w:rPr>
              <w:tab/>
            </w:r>
            <w:r>
              <w:rPr>
                <w:noProof/>
                <w:webHidden/>
              </w:rPr>
              <w:fldChar w:fldCharType="begin"/>
            </w:r>
            <w:r>
              <w:rPr>
                <w:noProof/>
                <w:webHidden/>
              </w:rPr>
              <w:instrText xml:space="preserve"> PAGEREF _Toc67064715 \h </w:instrText>
            </w:r>
            <w:r>
              <w:rPr>
                <w:noProof/>
                <w:webHidden/>
              </w:rPr>
            </w:r>
          </w:ins>
          <w:r>
            <w:rPr>
              <w:noProof/>
              <w:webHidden/>
            </w:rPr>
            <w:fldChar w:fldCharType="separate"/>
          </w:r>
          <w:ins w:id="219" w:author="David Conklin" w:date="2021-03-19T16:46:00Z">
            <w:r>
              <w:rPr>
                <w:noProof/>
                <w:webHidden/>
              </w:rPr>
              <w:t>28</w:t>
            </w:r>
          </w:ins>
          <w:ins w:id="220" w:author="David Conklin" w:date="2021-03-19T16:44:00Z">
            <w:r>
              <w:rPr>
                <w:noProof/>
                <w:webHidden/>
              </w:rPr>
              <w:fldChar w:fldCharType="end"/>
            </w:r>
            <w:r w:rsidRPr="00B10C85">
              <w:rPr>
                <w:rStyle w:val="Hyperlink"/>
                <w:noProof/>
              </w:rPr>
              <w:fldChar w:fldCharType="end"/>
            </w:r>
          </w:ins>
        </w:p>
        <w:p w14:paraId="50DE9D79" w14:textId="5E57E667" w:rsidR="00151332" w:rsidRDefault="00151332">
          <w:pPr>
            <w:pStyle w:val="TOC1"/>
            <w:tabs>
              <w:tab w:val="right" w:leader="dot" w:pos="9350"/>
            </w:tabs>
            <w:rPr>
              <w:ins w:id="221" w:author="David Conklin" w:date="2021-03-19T16:44:00Z"/>
              <w:rFonts w:eastAsiaTheme="minorEastAsia"/>
              <w:noProof/>
            </w:rPr>
          </w:pPr>
          <w:ins w:id="22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Reservoirs</w:t>
            </w:r>
            <w:r>
              <w:rPr>
                <w:noProof/>
                <w:webHidden/>
              </w:rPr>
              <w:tab/>
            </w:r>
            <w:r>
              <w:rPr>
                <w:noProof/>
                <w:webHidden/>
              </w:rPr>
              <w:fldChar w:fldCharType="begin"/>
            </w:r>
            <w:r>
              <w:rPr>
                <w:noProof/>
                <w:webHidden/>
              </w:rPr>
              <w:instrText xml:space="preserve"> PAGEREF _Toc67064716 \h </w:instrText>
            </w:r>
            <w:r>
              <w:rPr>
                <w:noProof/>
                <w:webHidden/>
              </w:rPr>
            </w:r>
          </w:ins>
          <w:r>
            <w:rPr>
              <w:noProof/>
              <w:webHidden/>
            </w:rPr>
            <w:fldChar w:fldCharType="separate"/>
          </w:r>
          <w:ins w:id="223" w:author="David Conklin" w:date="2021-03-19T16:46:00Z">
            <w:r>
              <w:rPr>
                <w:noProof/>
                <w:webHidden/>
              </w:rPr>
              <w:t>29</w:t>
            </w:r>
          </w:ins>
          <w:ins w:id="224" w:author="David Conklin" w:date="2021-03-19T16:44:00Z">
            <w:r>
              <w:rPr>
                <w:noProof/>
                <w:webHidden/>
              </w:rPr>
              <w:fldChar w:fldCharType="end"/>
            </w:r>
            <w:r w:rsidRPr="00B10C85">
              <w:rPr>
                <w:rStyle w:val="Hyperlink"/>
                <w:noProof/>
              </w:rPr>
              <w:fldChar w:fldCharType="end"/>
            </w:r>
          </w:ins>
        </w:p>
        <w:p w14:paraId="074C01A7" w14:textId="3CF2E363" w:rsidR="00151332" w:rsidRDefault="00151332">
          <w:pPr>
            <w:pStyle w:val="TOC2"/>
            <w:tabs>
              <w:tab w:val="right" w:leader="dot" w:pos="9350"/>
            </w:tabs>
            <w:rPr>
              <w:ins w:id="225" w:author="David Conklin" w:date="2021-03-19T16:44:00Z"/>
              <w:rFonts w:eastAsiaTheme="minorEastAsia"/>
              <w:noProof/>
            </w:rPr>
          </w:pPr>
          <w:ins w:id="22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Reservoir data</w:t>
            </w:r>
            <w:r>
              <w:rPr>
                <w:noProof/>
                <w:webHidden/>
              </w:rPr>
              <w:tab/>
            </w:r>
            <w:r>
              <w:rPr>
                <w:noProof/>
                <w:webHidden/>
              </w:rPr>
              <w:fldChar w:fldCharType="begin"/>
            </w:r>
            <w:r>
              <w:rPr>
                <w:noProof/>
                <w:webHidden/>
              </w:rPr>
              <w:instrText xml:space="preserve"> PAGEREF _Toc67064717 \h </w:instrText>
            </w:r>
            <w:r>
              <w:rPr>
                <w:noProof/>
                <w:webHidden/>
              </w:rPr>
            </w:r>
          </w:ins>
          <w:r>
            <w:rPr>
              <w:noProof/>
              <w:webHidden/>
            </w:rPr>
            <w:fldChar w:fldCharType="separate"/>
          </w:r>
          <w:ins w:id="227" w:author="David Conklin" w:date="2021-03-19T16:46:00Z">
            <w:r>
              <w:rPr>
                <w:noProof/>
                <w:webHidden/>
              </w:rPr>
              <w:t>30</w:t>
            </w:r>
          </w:ins>
          <w:ins w:id="228" w:author="David Conklin" w:date="2021-03-19T16:44:00Z">
            <w:r>
              <w:rPr>
                <w:noProof/>
                <w:webHidden/>
              </w:rPr>
              <w:fldChar w:fldCharType="end"/>
            </w:r>
            <w:r w:rsidRPr="00B10C85">
              <w:rPr>
                <w:rStyle w:val="Hyperlink"/>
                <w:noProof/>
              </w:rPr>
              <w:fldChar w:fldCharType="end"/>
            </w:r>
          </w:ins>
        </w:p>
        <w:p w14:paraId="09E81D37" w14:textId="15FEA6DC" w:rsidR="00151332" w:rsidRDefault="00151332">
          <w:pPr>
            <w:pStyle w:val="TOC2"/>
            <w:tabs>
              <w:tab w:val="right" w:leader="dot" w:pos="9350"/>
            </w:tabs>
            <w:rPr>
              <w:ins w:id="229" w:author="David Conklin" w:date="2021-03-19T16:44:00Z"/>
              <w:rFonts w:eastAsiaTheme="minorEastAsia"/>
              <w:noProof/>
            </w:rPr>
          </w:pPr>
          <w:ins w:id="23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Reservoir data sources</w:t>
            </w:r>
            <w:r>
              <w:rPr>
                <w:noProof/>
                <w:webHidden/>
              </w:rPr>
              <w:tab/>
            </w:r>
            <w:r>
              <w:rPr>
                <w:noProof/>
                <w:webHidden/>
              </w:rPr>
              <w:fldChar w:fldCharType="begin"/>
            </w:r>
            <w:r>
              <w:rPr>
                <w:noProof/>
                <w:webHidden/>
              </w:rPr>
              <w:instrText xml:space="preserve"> PAGEREF _Toc67064718 \h </w:instrText>
            </w:r>
            <w:r>
              <w:rPr>
                <w:noProof/>
                <w:webHidden/>
              </w:rPr>
            </w:r>
          </w:ins>
          <w:r>
            <w:rPr>
              <w:noProof/>
              <w:webHidden/>
            </w:rPr>
            <w:fldChar w:fldCharType="separate"/>
          </w:r>
          <w:ins w:id="231" w:author="David Conklin" w:date="2021-03-19T16:46:00Z">
            <w:r>
              <w:rPr>
                <w:noProof/>
                <w:webHidden/>
              </w:rPr>
              <w:t>32</w:t>
            </w:r>
          </w:ins>
          <w:ins w:id="232" w:author="David Conklin" w:date="2021-03-19T16:44:00Z">
            <w:r>
              <w:rPr>
                <w:noProof/>
                <w:webHidden/>
              </w:rPr>
              <w:fldChar w:fldCharType="end"/>
            </w:r>
            <w:r w:rsidRPr="00B10C85">
              <w:rPr>
                <w:rStyle w:val="Hyperlink"/>
                <w:noProof/>
              </w:rPr>
              <w:fldChar w:fldCharType="end"/>
            </w:r>
          </w:ins>
        </w:p>
        <w:p w14:paraId="28B58DA4" w14:textId="64792E5C" w:rsidR="00151332" w:rsidRDefault="00151332">
          <w:pPr>
            <w:pStyle w:val="TOC1"/>
            <w:tabs>
              <w:tab w:val="right" w:leader="dot" w:pos="9350"/>
            </w:tabs>
            <w:rPr>
              <w:ins w:id="233" w:author="David Conklin" w:date="2021-03-19T16:44:00Z"/>
              <w:rFonts w:eastAsiaTheme="minorEastAsia"/>
              <w:noProof/>
            </w:rPr>
          </w:pPr>
          <w:ins w:id="23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"_Toc67064719"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_Toc67064719 \h </w:instrText>
            </w:r>
            <w:r>
              <w:rPr>
                <w:noProof/>
                <w:webHidden/>
              </w:rPr>
            </w:r>
          </w:ins>
          <w:r>
            <w:rPr>
              <w:noProof/>
              <w:webHidden/>
            </w:rPr>
            <w:fldChar w:fldCharType="separate"/>
          </w:r>
          <w:ins w:id="235" w:author="David Conklin" w:date="2021-03-19T16:46:00Z">
            <w:r>
              <w:rPr>
                <w:noProof/>
                <w:webHidden/>
              </w:rPr>
              <w:t>32</w:t>
            </w:r>
          </w:ins>
          <w:ins w:id="236" w:author="David Conklin" w:date="2021-03-19T16:44:00Z">
            <w:r>
              <w:rPr>
                <w:noProof/>
                <w:webHidden/>
              </w:rPr>
              <w:fldChar w:fldCharType="end"/>
            </w:r>
            <w:r w:rsidRPr="00B10C85">
              <w:rPr>
                <w:rStyle w:val="Hyperlink"/>
                <w:noProof/>
              </w:rPr>
              <w:fldChar w:fldCharType="end"/>
            </w:r>
          </w:ins>
        </w:p>
        <w:p w14:paraId="58078B11" w14:textId="15A39EE9" w:rsidR="00151332" w:rsidRDefault="00151332">
          <w:pPr>
            <w:pStyle w:val="TOC2"/>
            <w:tabs>
              <w:tab w:val="right" w:leader="dot" w:pos="9350"/>
            </w:tabs>
            <w:rPr>
              <w:ins w:id="237" w:author="David Conklin" w:date="2021-03-19T16:44:00Z"/>
              <w:rFonts w:eastAsiaTheme="minorEastAsia"/>
              <w:noProof/>
            </w:rPr>
          </w:pPr>
          <w:ins w:id="23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Limitations of subbasin simulations</w:t>
            </w:r>
            <w:r>
              <w:rPr>
                <w:noProof/>
                <w:webHidden/>
              </w:rPr>
              <w:tab/>
            </w:r>
            <w:r>
              <w:rPr>
                <w:noProof/>
                <w:webHidden/>
              </w:rPr>
              <w:fldChar w:fldCharType="begin"/>
            </w:r>
            <w:r>
              <w:rPr>
                <w:noProof/>
                <w:webHidden/>
              </w:rPr>
              <w:instrText xml:space="preserve"> PAGEREF _Toc67064720 \h </w:instrText>
            </w:r>
            <w:r>
              <w:rPr>
                <w:noProof/>
                <w:webHidden/>
              </w:rPr>
            </w:r>
          </w:ins>
          <w:r>
            <w:rPr>
              <w:noProof/>
              <w:webHidden/>
            </w:rPr>
            <w:fldChar w:fldCharType="separate"/>
          </w:r>
          <w:ins w:id="239" w:author="David Conklin" w:date="2021-03-19T16:46:00Z">
            <w:r>
              <w:rPr>
                <w:noProof/>
                <w:webHidden/>
              </w:rPr>
              <w:t>34</w:t>
            </w:r>
          </w:ins>
          <w:ins w:id="240" w:author="David Conklin" w:date="2021-03-19T16:44:00Z">
            <w:r>
              <w:rPr>
                <w:noProof/>
                <w:webHidden/>
              </w:rPr>
              <w:fldChar w:fldCharType="end"/>
            </w:r>
            <w:r w:rsidRPr="00B10C85">
              <w:rPr>
                <w:rStyle w:val="Hyperlink"/>
                <w:noProof/>
              </w:rPr>
              <w:fldChar w:fldCharType="end"/>
            </w:r>
          </w:ins>
        </w:p>
        <w:p w14:paraId="346EF7BF" w14:textId="37A42E4C" w:rsidR="00151332" w:rsidRDefault="00151332">
          <w:pPr>
            <w:pStyle w:val="TOC1"/>
            <w:tabs>
              <w:tab w:val="right" w:leader="dot" w:pos="9350"/>
            </w:tabs>
            <w:rPr>
              <w:ins w:id="241" w:author="David Conklin" w:date="2021-03-19T16:44:00Z"/>
              <w:rFonts w:eastAsiaTheme="minorEastAsia"/>
              <w:noProof/>
            </w:rPr>
          </w:pPr>
          <w:ins w:id="24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Calibration procedure</w:t>
            </w:r>
            <w:r>
              <w:rPr>
                <w:noProof/>
                <w:webHidden/>
              </w:rPr>
              <w:tab/>
            </w:r>
            <w:r>
              <w:rPr>
                <w:noProof/>
                <w:webHidden/>
              </w:rPr>
              <w:fldChar w:fldCharType="begin"/>
            </w:r>
            <w:r>
              <w:rPr>
                <w:noProof/>
                <w:webHidden/>
              </w:rPr>
              <w:instrText xml:space="preserve"> PAGEREF _Toc67064721 \h </w:instrText>
            </w:r>
            <w:r>
              <w:rPr>
                <w:noProof/>
                <w:webHidden/>
              </w:rPr>
            </w:r>
          </w:ins>
          <w:r>
            <w:rPr>
              <w:noProof/>
              <w:webHidden/>
            </w:rPr>
            <w:fldChar w:fldCharType="separate"/>
          </w:r>
          <w:ins w:id="243" w:author="David Conklin" w:date="2021-03-19T16:46:00Z">
            <w:r>
              <w:rPr>
                <w:noProof/>
                <w:webHidden/>
              </w:rPr>
              <w:t>34</w:t>
            </w:r>
          </w:ins>
          <w:ins w:id="244" w:author="David Conklin" w:date="2021-03-19T16:44:00Z">
            <w:r>
              <w:rPr>
                <w:noProof/>
                <w:webHidden/>
              </w:rPr>
              <w:fldChar w:fldCharType="end"/>
            </w:r>
            <w:r w:rsidRPr="00B10C85">
              <w:rPr>
                <w:rStyle w:val="Hyperlink"/>
                <w:noProof/>
              </w:rPr>
              <w:fldChar w:fldCharType="end"/>
            </w:r>
          </w:ins>
        </w:p>
        <w:p w14:paraId="20233BCC" w14:textId="429662EF" w:rsidR="00151332" w:rsidRDefault="00151332">
          <w:pPr>
            <w:pStyle w:val="TOC2"/>
            <w:tabs>
              <w:tab w:val="right" w:leader="dot" w:pos="9350"/>
            </w:tabs>
            <w:rPr>
              <w:ins w:id="245" w:author="David Conklin" w:date="2021-03-19T16:44:00Z"/>
              <w:rFonts w:eastAsiaTheme="minorEastAsia"/>
              <w:noProof/>
            </w:rPr>
          </w:pPr>
          <w:ins w:id="24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Using PEST to determine HBV parameter values</w:t>
            </w:r>
            <w:r>
              <w:rPr>
                <w:noProof/>
                <w:webHidden/>
              </w:rPr>
              <w:tab/>
            </w:r>
            <w:r>
              <w:rPr>
                <w:noProof/>
                <w:webHidden/>
              </w:rPr>
              <w:fldChar w:fldCharType="begin"/>
            </w:r>
            <w:r>
              <w:rPr>
                <w:noProof/>
                <w:webHidden/>
              </w:rPr>
              <w:instrText xml:space="preserve"> PAGEREF _Toc67064722 \h </w:instrText>
            </w:r>
            <w:r>
              <w:rPr>
                <w:noProof/>
                <w:webHidden/>
              </w:rPr>
            </w:r>
          </w:ins>
          <w:r>
            <w:rPr>
              <w:noProof/>
              <w:webHidden/>
            </w:rPr>
            <w:fldChar w:fldCharType="separate"/>
          </w:r>
          <w:ins w:id="247" w:author="David Conklin" w:date="2021-03-19T16:46:00Z">
            <w:r>
              <w:rPr>
                <w:noProof/>
                <w:webHidden/>
              </w:rPr>
              <w:t>35</w:t>
            </w:r>
          </w:ins>
          <w:ins w:id="248" w:author="David Conklin" w:date="2021-03-19T16:44:00Z">
            <w:r>
              <w:rPr>
                <w:noProof/>
                <w:webHidden/>
              </w:rPr>
              <w:fldChar w:fldCharType="end"/>
            </w:r>
            <w:r w:rsidRPr="00B10C85">
              <w:rPr>
                <w:rStyle w:val="Hyperlink"/>
                <w:noProof/>
              </w:rPr>
              <w:fldChar w:fldCharType="end"/>
            </w:r>
          </w:ins>
        </w:p>
        <w:p w14:paraId="02B9B9AF" w14:textId="2199BE23" w:rsidR="00151332" w:rsidRDefault="00151332">
          <w:pPr>
            <w:pStyle w:val="TOC2"/>
            <w:tabs>
              <w:tab w:val="right" w:leader="dot" w:pos="9350"/>
            </w:tabs>
            <w:rPr>
              <w:ins w:id="249" w:author="David Conklin" w:date="2021-03-19T16:44:00Z"/>
              <w:rFonts w:eastAsiaTheme="minorEastAsia"/>
              <w:noProof/>
            </w:rPr>
          </w:pPr>
          <w:ins w:id="25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_Toc67064723 \h </w:instrText>
            </w:r>
            <w:r>
              <w:rPr>
                <w:noProof/>
                <w:webHidden/>
              </w:rPr>
            </w:r>
          </w:ins>
          <w:r>
            <w:rPr>
              <w:noProof/>
              <w:webHidden/>
            </w:rPr>
            <w:fldChar w:fldCharType="separate"/>
          </w:r>
          <w:ins w:id="251" w:author="David Conklin" w:date="2021-03-19T16:46:00Z">
            <w:r>
              <w:rPr>
                <w:noProof/>
                <w:webHidden/>
              </w:rPr>
              <w:t>35</w:t>
            </w:r>
          </w:ins>
          <w:ins w:id="252" w:author="David Conklin" w:date="2021-03-19T16:44:00Z">
            <w:r>
              <w:rPr>
                <w:noProof/>
                <w:webHidden/>
              </w:rPr>
              <w:fldChar w:fldCharType="end"/>
            </w:r>
            <w:r w:rsidRPr="00B10C85">
              <w:rPr>
                <w:rStyle w:val="Hyperlink"/>
                <w:noProof/>
              </w:rPr>
              <w:fldChar w:fldCharType="end"/>
            </w:r>
          </w:ins>
        </w:p>
        <w:p w14:paraId="2A15275F" w14:textId="44C284F3" w:rsidR="00151332" w:rsidRDefault="00151332">
          <w:pPr>
            <w:pStyle w:val="TOC2"/>
            <w:tabs>
              <w:tab w:val="right" w:leader="dot" w:pos="9350"/>
            </w:tabs>
            <w:rPr>
              <w:ins w:id="253" w:author="David Conklin" w:date="2021-03-19T16:44:00Z"/>
              <w:rFonts w:eastAsiaTheme="minorEastAsia"/>
              <w:noProof/>
            </w:rPr>
          </w:pPr>
          <w:ins w:id="25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Calibrating stream temperatures</w:t>
            </w:r>
            <w:r>
              <w:rPr>
                <w:noProof/>
                <w:webHidden/>
              </w:rPr>
              <w:tab/>
            </w:r>
            <w:r>
              <w:rPr>
                <w:noProof/>
                <w:webHidden/>
              </w:rPr>
              <w:fldChar w:fldCharType="begin"/>
            </w:r>
            <w:r>
              <w:rPr>
                <w:noProof/>
                <w:webHidden/>
              </w:rPr>
              <w:instrText xml:space="preserve"> PAGEREF _Toc67064724 \h </w:instrText>
            </w:r>
            <w:r>
              <w:rPr>
                <w:noProof/>
                <w:webHidden/>
              </w:rPr>
            </w:r>
          </w:ins>
          <w:r>
            <w:rPr>
              <w:noProof/>
              <w:webHidden/>
            </w:rPr>
            <w:fldChar w:fldCharType="separate"/>
          </w:r>
          <w:ins w:id="255" w:author="David Conklin" w:date="2021-03-19T16:46:00Z">
            <w:r>
              <w:rPr>
                <w:noProof/>
                <w:webHidden/>
              </w:rPr>
              <w:t>36</w:t>
            </w:r>
          </w:ins>
          <w:ins w:id="256" w:author="David Conklin" w:date="2021-03-19T16:44:00Z">
            <w:r>
              <w:rPr>
                <w:noProof/>
                <w:webHidden/>
              </w:rPr>
              <w:fldChar w:fldCharType="end"/>
            </w:r>
            <w:r w:rsidRPr="00B10C85">
              <w:rPr>
                <w:rStyle w:val="Hyperlink"/>
                <w:noProof/>
              </w:rPr>
              <w:fldChar w:fldCharType="end"/>
            </w:r>
          </w:ins>
        </w:p>
        <w:p w14:paraId="08943538" w14:textId="5E98FB73" w:rsidR="00151332" w:rsidRDefault="00151332">
          <w:pPr>
            <w:pStyle w:val="TOC1"/>
            <w:tabs>
              <w:tab w:val="right" w:leader="dot" w:pos="9350"/>
            </w:tabs>
            <w:rPr>
              <w:ins w:id="257" w:author="David Conklin" w:date="2021-03-19T16:44:00Z"/>
              <w:rFonts w:eastAsiaTheme="minorEastAsia"/>
              <w:noProof/>
            </w:rPr>
          </w:pPr>
          <w:ins w:id="25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North Santiam study area</w:t>
            </w:r>
            <w:r>
              <w:rPr>
                <w:noProof/>
                <w:webHidden/>
              </w:rPr>
              <w:tab/>
            </w:r>
            <w:r>
              <w:rPr>
                <w:noProof/>
                <w:webHidden/>
              </w:rPr>
              <w:fldChar w:fldCharType="begin"/>
            </w:r>
            <w:r>
              <w:rPr>
                <w:noProof/>
                <w:webHidden/>
              </w:rPr>
              <w:instrText xml:space="preserve"> PAGEREF _Toc67064725 \h </w:instrText>
            </w:r>
            <w:r>
              <w:rPr>
                <w:noProof/>
                <w:webHidden/>
              </w:rPr>
            </w:r>
          </w:ins>
          <w:r>
            <w:rPr>
              <w:noProof/>
              <w:webHidden/>
            </w:rPr>
            <w:fldChar w:fldCharType="separate"/>
          </w:r>
          <w:ins w:id="259" w:author="David Conklin" w:date="2021-03-19T16:46:00Z">
            <w:r>
              <w:rPr>
                <w:noProof/>
                <w:webHidden/>
              </w:rPr>
              <w:t>36</w:t>
            </w:r>
          </w:ins>
          <w:ins w:id="260" w:author="David Conklin" w:date="2021-03-19T16:44:00Z">
            <w:r>
              <w:rPr>
                <w:noProof/>
                <w:webHidden/>
              </w:rPr>
              <w:fldChar w:fldCharType="end"/>
            </w:r>
            <w:r w:rsidRPr="00B10C85">
              <w:rPr>
                <w:rStyle w:val="Hyperlink"/>
                <w:noProof/>
              </w:rPr>
              <w:fldChar w:fldCharType="end"/>
            </w:r>
          </w:ins>
        </w:p>
        <w:p w14:paraId="38CA5752" w14:textId="6C790694" w:rsidR="00151332" w:rsidRDefault="00151332">
          <w:pPr>
            <w:pStyle w:val="TOC2"/>
            <w:tabs>
              <w:tab w:val="right" w:leader="dot" w:pos="9350"/>
            </w:tabs>
            <w:rPr>
              <w:ins w:id="261" w:author="David Conklin" w:date="2021-03-19T16:44:00Z"/>
              <w:rFonts w:eastAsiaTheme="minorEastAsia"/>
              <w:noProof/>
            </w:rPr>
          </w:pPr>
          <w:ins w:id="26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_Toc67064726 \h </w:instrText>
            </w:r>
            <w:r>
              <w:rPr>
                <w:noProof/>
                <w:webHidden/>
              </w:rPr>
            </w:r>
          </w:ins>
          <w:r>
            <w:rPr>
              <w:noProof/>
              <w:webHidden/>
            </w:rPr>
            <w:fldChar w:fldCharType="separate"/>
          </w:r>
          <w:ins w:id="263" w:author="David Conklin" w:date="2021-03-19T16:46:00Z">
            <w:r>
              <w:rPr>
                <w:noProof/>
                <w:webHidden/>
              </w:rPr>
              <w:t>37</w:t>
            </w:r>
          </w:ins>
          <w:ins w:id="264" w:author="David Conklin" w:date="2021-03-19T16:44:00Z">
            <w:r>
              <w:rPr>
                <w:noProof/>
                <w:webHidden/>
              </w:rPr>
              <w:fldChar w:fldCharType="end"/>
            </w:r>
            <w:r w:rsidRPr="00B10C85">
              <w:rPr>
                <w:rStyle w:val="Hyperlink"/>
                <w:noProof/>
              </w:rPr>
              <w:fldChar w:fldCharType="end"/>
            </w:r>
          </w:ins>
        </w:p>
        <w:p w14:paraId="4584C48C" w14:textId="2E4EC884" w:rsidR="00151332" w:rsidRDefault="00151332">
          <w:pPr>
            <w:pStyle w:val="TOC2"/>
            <w:tabs>
              <w:tab w:val="right" w:leader="dot" w:pos="9350"/>
            </w:tabs>
            <w:rPr>
              <w:ins w:id="265" w:author="David Conklin" w:date="2021-03-19T16:44:00Z"/>
              <w:rFonts w:eastAsiaTheme="minorEastAsia"/>
              <w:noProof/>
            </w:rPr>
          </w:pPr>
          <w:ins w:id="26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Municipal water rights</w:t>
            </w:r>
            <w:r>
              <w:rPr>
                <w:noProof/>
                <w:webHidden/>
              </w:rPr>
              <w:tab/>
            </w:r>
            <w:r>
              <w:rPr>
                <w:noProof/>
                <w:webHidden/>
              </w:rPr>
              <w:fldChar w:fldCharType="begin"/>
            </w:r>
            <w:r>
              <w:rPr>
                <w:noProof/>
                <w:webHidden/>
              </w:rPr>
              <w:instrText xml:space="preserve"> PAGEREF _Toc67064727 \h </w:instrText>
            </w:r>
            <w:r>
              <w:rPr>
                <w:noProof/>
                <w:webHidden/>
              </w:rPr>
            </w:r>
          </w:ins>
          <w:r>
            <w:rPr>
              <w:noProof/>
              <w:webHidden/>
            </w:rPr>
            <w:fldChar w:fldCharType="separate"/>
          </w:r>
          <w:ins w:id="267" w:author="David Conklin" w:date="2021-03-19T16:46:00Z">
            <w:r>
              <w:rPr>
                <w:noProof/>
                <w:webHidden/>
              </w:rPr>
              <w:t>38</w:t>
            </w:r>
          </w:ins>
          <w:ins w:id="268" w:author="David Conklin" w:date="2021-03-19T16:44:00Z">
            <w:r>
              <w:rPr>
                <w:noProof/>
                <w:webHidden/>
              </w:rPr>
              <w:fldChar w:fldCharType="end"/>
            </w:r>
            <w:r w:rsidRPr="00B10C85">
              <w:rPr>
                <w:rStyle w:val="Hyperlink"/>
                <w:noProof/>
              </w:rPr>
              <w:fldChar w:fldCharType="end"/>
            </w:r>
          </w:ins>
        </w:p>
        <w:p w14:paraId="11750DF2" w14:textId="070DB4DC" w:rsidR="00151332" w:rsidRDefault="00151332">
          <w:pPr>
            <w:pStyle w:val="TOC1"/>
            <w:tabs>
              <w:tab w:val="right" w:leader="dot" w:pos="9350"/>
            </w:tabs>
            <w:rPr>
              <w:ins w:id="269" w:author="David Conklin" w:date="2021-03-19T16:44:00Z"/>
              <w:rFonts w:eastAsiaTheme="minorEastAsia"/>
              <w:noProof/>
            </w:rPr>
          </w:pPr>
          <w:ins w:id="27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McKenzie Basin Wetlands Study</w:t>
            </w:r>
            <w:r>
              <w:rPr>
                <w:noProof/>
                <w:webHidden/>
              </w:rPr>
              <w:tab/>
            </w:r>
            <w:r>
              <w:rPr>
                <w:noProof/>
                <w:webHidden/>
              </w:rPr>
              <w:fldChar w:fldCharType="begin"/>
            </w:r>
            <w:r>
              <w:rPr>
                <w:noProof/>
                <w:webHidden/>
              </w:rPr>
              <w:instrText xml:space="preserve"> PAGEREF _Toc67064728 \h </w:instrText>
            </w:r>
            <w:r>
              <w:rPr>
                <w:noProof/>
                <w:webHidden/>
              </w:rPr>
            </w:r>
          </w:ins>
          <w:r>
            <w:rPr>
              <w:noProof/>
              <w:webHidden/>
            </w:rPr>
            <w:fldChar w:fldCharType="separate"/>
          </w:r>
          <w:ins w:id="271" w:author="David Conklin" w:date="2021-03-19T16:46:00Z">
            <w:r>
              <w:rPr>
                <w:noProof/>
                <w:webHidden/>
              </w:rPr>
              <w:t>38</w:t>
            </w:r>
          </w:ins>
          <w:ins w:id="272" w:author="David Conklin" w:date="2021-03-19T16:44:00Z">
            <w:r>
              <w:rPr>
                <w:noProof/>
                <w:webHidden/>
              </w:rPr>
              <w:fldChar w:fldCharType="end"/>
            </w:r>
            <w:r w:rsidRPr="00B10C85">
              <w:rPr>
                <w:rStyle w:val="Hyperlink"/>
                <w:noProof/>
              </w:rPr>
              <w:fldChar w:fldCharType="end"/>
            </w:r>
          </w:ins>
        </w:p>
        <w:p w14:paraId="52A4C3A5" w14:textId="350F157D" w:rsidR="00151332" w:rsidRDefault="00151332">
          <w:pPr>
            <w:pStyle w:val="TOC2"/>
            <w:tabs>
              <w:tab w:val="right" w:leader="dot" w:pos="9350"/>
            </w:tabs>
            <w:rPr>
              <w:ins w:id="273" w:author="David Conklin" w:date="2021-03-19T16:44:00Z"/>
              <w:rFonts w:eastAsiaTheme="minorEastAsia"/>
              <w:noProof/>
            </w:rPr>
          </w:pPr>
          <w:ins w:id="27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"_Toc67064729"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Project Overview</w:t>
            </w:r>
            <w:r>
              <w:rPr>
                <w:noProof/>
                <w:webHidden/>
              </w:rPr>
              <w:tab/>
            </w:r>
            <w:r>
              <w:rPr>
                <w:noProof/>
                <w:webHidden/>
              </w:rPr>
              <w:fldChar w:fldCharType="begin"/>
            </w:r>
            <w:r>
              <w:rPr>
                <w:noProof/>
                <w:webHidden/>
              </w:rPr>
              <w:instrText xml:space="preserve"> PAGEREF _Toc67064729 \h </w:instrText>
            </w:r>
            <w:r>
              <w:rPr>
                <w:noProof/>
                <w:webHidden/>
              </w:rPr>
            </w:r>
          </w:ins>
          <w:r>
            <w:rPr>
              <w:noProof/>
              <w:webHidden/>
            </w:rPr>
            <w:fldChar w:fldCharType="separate"/>
          </w:r>
          <w:ins w:id="275" w:author="David Conklin" w:date="2021-03-19T16:46:00Z">
            <w:r>
              <w:rPr>
                <w:noProof/>
                <w:webHidden/>
              </w:rPr>
              <w:t>38</w:t>
            </w:r>
          </w:ins>
          <w:ins w:id="276" w:author="David Conklin" w:date="2021-03-19T16:44:00Z">
            <w:r>
              <w:rPr>
                <w:noProof/>
                <w:webHidden/>
              </w:rPr>
              <w:fldChar w:fldCharType="end"/>
            </w:r>
            <w:r w:rsidRPr="00B10C85">
              <w:rPr>
                <w:rStyle w:val="Hyperlink"/>
                <w:noProof/>
              </w:rPr>
              <w:fldChar w:fldCharType="end"/>
            </w:r>
          </w:ins>
        </w:p>
        <w:p w14:paraId="15F27CC4" w14:textId="18C46C6E" w:rsidR="00151332" w:rsidRDefault="00151332">
          <w:pPr>
            <w:pStyle w:val="TOC2"/>
            <w:tabs>
              <w:tab w:val="right" w:leader="dot" w:pos="9350"/>
            </w:tabs>
            <w:rPr>
              <w:ins w:id="277" w:author="David Conklin" w:date="2021-03-19T16:44:00Z"/>
              <w:rFonts w:eastAsiaTheme="minorEastAsia"/>
              <w:noProof/>
            </w:rPr>
          </w:pPr>
          <w:ins w:id="278" w:author="David Conklin" w:date="2021-03-19T16:44:00Z">
            <w:r w:rsidRPr="00B10C85">
              <w:rPr>
                <w:rStyle w:val="Hyperlink"/>
                <w:noProof/>
              </w:rPr>
              <w:lastRenderedPageBreak/>
              <w:fldChar w:fldCharType="begin"/>
            </w:r>
            <w:r w:rsidRPr="00B10C85">
              <w:rPr>
                <w:rStyle w:val="Hyperlink"/>
                <w:noProof/>
              </w:rPr>
              <w:instrText xml:space="preserve"> </w:instrText>
            </w:r>
            <w:r>
              <w:rPr>
                <w:noProof/>
              </w:rPr>
              <w:instrText>HYPERLINK \l "_Toc67064730"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Model and Simulation Overview</w:t>
            </w:r>
            <w:r>
              <w:rPr>
                <w:noProof/>
                <w:webHidden/>
              </w:rPr>
              <w:tab/>
            </w:r>
            <w:r>
              <w:rPr>
                <w:noProof/>
                <w:webHidden/>
              </w:rPr>
              <w:fldChar w:fldCharType="begin"/>
            </w:r>
            <w:r>
              <w:rPr>
                <w:noProof/>
                <w:webHidden/>
              </w:rPr>
              <w:instrText xml:space="preserve"> PAGEREF _Toc67064730 \h </w:instrText>
            </w:r>
            <w:r>
              <w:rPr>
                <w:noProof/>
                <w:webHidden/>
              </w:rPr>
            </w:r>
          </w:ins>
          <w:r>
            <w:rPr>
              <w:noProof/>
              <w:webHidden/>
            </w:rPr>
            <w:fldChar w:fldCharType="separate"/>
          </w:r>
          <w:ins w:id="279" w:author="David Conklin" w:date="2021-03-19T16:46:00Z">
            <w:r>
              <w:rPr>
                <w:noProof/>
                <w:webHidden/>
              </w:rPr>
              <w:t>41</w:t>
            </w:r>
          </w:ins>
          <w:ins w:id="280" w:author="David Conklin" w:date="2021-03-19T16:44:00Z">
            <w:r>
              <w:rPr>
                <w:noProof/>
                <w:webHidden/>
              </w:rPr>
              <w:fldChar w:fldCharType="end"/>
            </w:r>
            <w:r w:rsidRPr="00B10C85">
              <w:rPr>
                <w:rStyle w:val="Hyperlink"/>
                <w:noProof/>
              </w:rPr>
              <w:fldChar w:fldCharType="end"/>
            </w:r>
          </w:ins>
        </w:p>
        <w:p w14:paraId="12A92D4B" w14:textId="5475700C" w:rsidR="00151332" w:rsidRDefault="00151332">
          <w:pPr>
            <w:pStyle w:val="TOC2"/>
            <w:tabs>
              <w:tab w:val="right" w:leader="dot" w:pos="9350"/>
            </w:tabs>
            <w:rPr>
              <w:ins w:id="281" w:author="David Conklin" w:date="2021-03-19T16:44:00Z"/>
              <w:rFonts w:eastAsiaTheme="minorEastAsia"/>
              <w:noProof/>
            </w:rPr>
          </w:pPr>
          <w:ins w:id="28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_Toc67064731 \h </w:instrText>
            </w:r>
            <w:r>
              <w:rPr>
                <w:noProof/>
                <w:webHidden/>
              </w:rPr>
            </w:r>
          </w:ins>
          <w:r>
            <w:rPr>
              <w:noProof/>
              <w:webHidden/>
            </w:rPr>
            <w:fldChar w:fldCharType="separate"/>
          </w:r>
          <w:ins w:id="283" w:author="David Conklin" w:date="2021-03-19T16:46:00Z">
            <w:r>
              <w:rPr>
                <w:noProof/>
                <w:webHidden/>
              </w:rPr>
              <w:t>42</w:t>
            </w:r>
          </w:ins>
          <w:ins w:id="284" w:author="David Conklin" w:date="2021-03-19T16:44:00Z">
            <w:r>
              <w:rPr>
                <w:noProof/>
                <w:webHidden/>
              </w:rPr>
              <w:fldChar w:fldCharType="end"/>
            </w:r>
            <w:r w:rsidRPr="00B10C85">
              <w:rPr>
                <w:rStyle w:val="Hyperlink"/>
                <w:noProof/>
              </w:rPr>
              <w:fldChar w:fldCharType="end"/>
            </w:r>
          </w:ins>
        </w:p>
        <w:p w14:paraId="7F3B51A9" w14:textId="31656363" w:rsidR="00151332" w:rsidRDefault="00151332">
          <w:pPr>
            <w:pStyle w:val="TOC2"/>
            <w:tabs>
              <w:tab w:val="right" w:leader="dot" w:pos="9350"/>
            </w:tabs>
            <w:rPr>
              <w:ins w:id="285" w:author="David Conklin" w:date="2021-03-19T16:44:00Z"/>
              <w:rFonts w:eastAsiaTheme="minorEastAsia"/>
              <w:noProof/>
            </w:rPr>
          </w:pPr>
          <w:ins w:id="28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Data changes for better representation of wetlands</w:t>
            </w:r>
            <w:r>
              <w:rPr>
                <w:noProof/>
                <w:webHidden/>
              </w:rPr>
              <w:tab/>
            </w:r>
            <w:r>
              <w:rPr>
                <w:noProof/>
                <w:webHidden/>
              </w:rPr>
              <w:fldChar w:fldCharType="begin"/>
            </w:r>
            <w:r>
              <w:rPr>
                <w:noProof/>
                <w:webHidden/>
              </w:rPr>
              <w:instrText xml:space="preserve"> PAGEREF _Toc67064732 \h </w:instrText>
            </w:r>
            <w:r>
              <w:rPr>
                <w:noProof/>
                <w:webHidden/>
              </w:rPr>
            </w:r>
          </w:ins>
          <w:r>
            <w:rPr>
              <w:noProof/>
              <w:webHidden/>
            </w:rPr>
            <w:fldChar w:fldCharType="separate"/>
          </w:r>
          <w:ins w:id="287" w:author="David Conklin" w:date="2021-03-19T16:46:00Z">
            <w:r>
              <w:rPr>
                <w:noProof/>
                <w:webHidden/>
              </w:rPr>
              <w:t>42</w:t>
            </w:r>
          </w:ins>
          <w:ins w:id="288" w:author="David Conklin" w:date="2021-03-19T16:44:00Z">
            <w:r>
              <w:rPr>
                <w:noProof/>
                <w:webHidden/>
              </w:rPr>
              <w:fldChar w:fldCharType="end"/>
            </w:r>
            <w:r w:rsidRPr="00B10C85">
              <w:rPr>
                <w:rStyle w:val="Hyperlink"/>
                <w:noProof/>
              </w:rPr>
              <w:fldChar w:fldCharType="end"/>
            </w:r>
          </w:ins>
        </w:p>
        <w:p w14:paraId="21B8C22C" w14:textId="10087CF6" w:rsidR="00151332" w:rsidRDefault="00151332">
          <w:pPr>
            <w:pStyle w:val="TOC2"/>
            <w:tabs>
              <w:tab w:val="right" w:leader="dot" w:pos="9350"/>
            </w:tabs>
            <w:rPr>
              <w:ins w:id="289" w:author="David Conklin" w:date="2021-03-19T16:44:00Z"/>
              <w:rFonts w:eastAsiaTheme="minorEastAsia"/>
              <w:noProof/>
            </w:rPr>
          </w:pPr>
          <w:ins w:id="29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Projection, Calendar, and Units</w:t>
            </w:r>
            <w:r>
              <w:rPr>
                <w:noProof/>
                <w:webHidden/>
              </w:rPr>
              <w:tab/>
            </w:r>
            <w:r>
              <w:rPr>
                <w:noProof/>
                <w:webHidden/>
              </w:rPr>
              <w:fldChar w:fldCharType="begin"/>
            </w:r>
            <w:r>
              <w:rPr>
                <w:noProof/>
                <w:webHidden/>
              </w:rPr>
              <w:instrText xml:space="preserve"> PAGEREF _Toc67064733 \h </w:instrText>
            </w:r>
            <w:r>
              <w:rPr>
                <w:noProof/>
                <w:webHidden/>
              </w:rPr>
            </w:r>
          </w:ins>
          <w:r>
            <w:rPr>
              <w:noProof/>
              <w:webHidden/>
            </w:rPr>
            <w:fldChar w:fldCharType="separate"/>
          </w:r>
          <w:ins w:id="291" w:author="David Conklin" w:date="2021-03-19T16:46:00Z">
            <w:r>
              <w:rPr>
                <w:noProof/>
                <w:webHidden/>
              </w:rPr>
              <w:t>43</w:t>
            </w:r>
          </w:ins>
          <w:ins w:id="292" w:author="David Conklin" w:date="2021-03-19T16:44:00Z">
            <w:r>
              <w:rPr>
                <w:noProof/>
                <w:webHidden/>
              </w:rPr>
              <w:fldChar w:fldCharType="end"/>
            </w:r>
            <w:r w:rsidRPr="00B10C85">
              <w:rPr>
                <w:rStyle w:val="Hyperlink"/>
                <w:noProof/>
              </w:rPr>
              <w:fldChar w:fldCharType="end"/>
            </w:r>
          </w:ins>
        </w:p>
        <w:p w14:paraId="47FDDC8A" w14:textId="3409300F" w:rsidR="00151332" w:rsidRDefault="00151332">
          <w:pPr>
            <w:pStyle w:val="TOC2"/>
            <w:tabs>
              <w:tab w:val="right" w:leader="dot" w:pos="9350"/>
            </w:tabs>
            <w:rPr>
              <w:ins w:id="293" w:author="David Conklin" w:date="2021-03-19T16:44:00Z"/>
              <w:rFonts w:eastAsiaTheme="minorEastAsia"/>
              <w:noProof/>
            </w:rPr>
          </w:pPr>
          <w:ins w:id="29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Simulation of changes in wetlands over time</w:t>
            </w:r>
            <w:r>
              <w:rPr>
                <w:noProof/>
                <w:webHidden/>
              </w:rPr>
              <w:tab/>
            </w:r>
            <w:r>
              <w:rPr>
                <w:noProof/>
                <w:webHidden/>
              </w:rPr>
              <w:fldChar w:fldCharType="begin"/>
            </w:r>
            <w:r>
              <w:rPr>
                <w:noProof/>
                <w:webHidden/>
              </w:rPr>
              <w:instrText xml:space="preserve"> PAGEREF _Toc67064734 \h </w:instrText>
            </w:r>
            <w:r>
              <w:rPr>
                <w:noProof/>
                <w:webHidden/>
              </w:rPr>
            </w:r>
          </w:ins>
          <w:r>
            <w:rPr>
              <w:noProof/>
              <w:webHidden/>
            </w:rPr>
            <w:fldChar w:fldCharType="separate"/>
          </w:r>
          <w:ins w:id="295" w:author="David Conklin" w:date="2021-03-19T16:46:00Z">
            <w:r>
              <w:rPr>
                <w:noProof/>
                <w:webHidden/>
              </w:rPr>
              <w:t>43</w:t>
            </w:r>
          </w:ins>
          <w:ins w:id="296" w:author="David Conklin" w:date="2021-03-19T16:44:00Z">
            <w:r>
              <w:rPr>
                <w:noProof/>
                <w:webHidden/>
              </w:rPr>
              <w:fldChar w:fldCharType="end"/>
            </w:r>
            <w:r w:rsidRPr="00B10C85">
              <w:rPr>
                <w:rStyle w:val="Hyperlink"/>
                <w:noProof/>
              </w:rPr>
              <w:fldChar w:fldCharType="end"/>
            </w:r>
          </w:ins>
        </w:p>
        <w:p w14:paraId="710269B4" w14:textId="1E3ECC98" w:rsidR="00151332" w:rsidRDefault="00151332">
          <w:pPr>
            <w:pStyle w:val="TOC2"/>
            <w:tabs>
              <w:tab w:val="right" w:leader="dot" w:pos="9350"/>
            </w:tabs>
            <w:rPr>
              <w:ins w:id="297" w:author="David Conklin" w:date="2021-03-19T16:44:00Z"/>
              <w:rFonts w:eastAsiaTheme="minorEastAsia"/>
              <w:noProof/>
            </w:rPr>
          </w:pPr>
          <w:ins w:id="29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How wetlands are represented in the model</w:t>
            </w:r>
            <w:r>
              <w:rPr>
                <w:noProof/>
                <w:webHidden/>
              </w:rPr>
              <w:tab/>
            </w:r>
            <w:r>
              <w:rPr>
                <w:noProof/>
                <w:webHidden/>
              </w:rPr>
              <w:fldChar w:fldCharType="begin"/>
            </w:r>
            <w:r>
              <w:rPr>
                <w:noProof/>
                <w:webHidden/>
              </w:rPr>
              <w:instrText xml:space="preserve"> PAGEREF _Toc67064735 \h </w:instrText>
            </w:r>
            <w:r>
              <w:rPr>
                <w:noProof/>
                <w:webHidden/>
              </w:rPr>
            </w:r>
          </w:ins>
          <w:r>
            <w:rPr>
              <w:noProof/>
              <w:webHidden/>
            </w:rPr>
            <w:fldChar w:fldCharType="separate"/>
          </w:r>
          <w:ins w:id="299" w:author="David Conklin" w:date="2021-03-19T16:46:00Z">
            <w:r>
              <w:rPr>
                <w:noProof/>
                <w:webHidden/>
              </w:rPr>
              <w:t>43</w:t>
            </w:r>
          </w:ins>
          <w:ins w:id="300" w:author="David Conklin" w:date="2021-03-19T16:44:00Z">
            <w:r>
              <w:rPr>
                <w:noProof/>
                <w:webHidden/>
              </w:rPr>
              <w:fldChar w:fldCharType="end"/>
            </w:r>
            <w:r w:rsidRPr="00B10C85">
              <w:rPr>
                <w:rStyle w:val="Hyperlink"/>
                <w:noProof/>
              </w:rPr>
              <w:fldChar w:fldCharType="end"/>
            </w:r>
          </w:ins>
        </w:p>
        <w:p w14:paraId="049E1ADA" w14:textId="0F7D8963" w:rsidR="00151332" w:rsidRDefault="00151332">
          <w:pPr>
            <w:pStyle w:val="TOC2"/>
            <w:tabs>
              <w:tab w:val="right" w:leader="dot" w:pos="9350"/>
            </w:tabs>
            <w:rPr>
              <w:ins w:id="301" w:author="David Conklin" w:date="2021-03-19T16:44:00Z"/>
              <w:rFonts w:eastAsiaTheme="minorEastAsia"/>
              <w:noProof/>
            </w:rPr>
          </w:pPr>
          <w:ins w:id="30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Wetland class and Wetland objects in the C++ code</w:t>
            </w:r>
            <w:r>
              <w:rPr>
                <w:noProof/>
                <w:webHidden/>
              </w:rPr>
              <w:tab/>
            </w:r>
            <w:r>
              <w:rPr>
                <w:noProof/>
                <w:webHidden/>
              </w:rPr>
              <w:fldChar w:fldCharType="begin"/>
            </w:r>
            <w:r>
              <w:rPr>
                <w:noProof/>
                <w:webHidden/>
              </w:rPr>
              <w:instrText xml:space="preserve"> PAGEREF _Toc67064736 \h </w:instrText>
            </w:r>
            <w:r>
              <w:rPr>
                <w:noProof/>
                <w:webHidden/>
              </w:rPr>
            </w:r>
          </w:ins>
          <w:r>
            <w:rPr>
              <w:noProof/>
              <w:webHidden/>
            </w:rPr>
            <w:fldChar w:fldCharType="separate"/>
          </w:r>
          <w:ins w:id="303" w:author="David Conklin" w:date="2021-03-19T16:46:00Z">
            <w:r>
              <w:rPr>
                <w:noProof/>
                <w:webHidden/>
              </w:rPr>
              <w:t>45</w:t>
            </w:r>
          </w:ins>
          <w:ins w:id="304" w:author="David Conklin" w:date="2021-03-19T16:44:00Z">
            <w:r>
              <w:rPr>
                <w:noProof/>
                <w:webHidden/>
              </w:rPr>
              <w:fldChar w:fldCharType="end"/>
            </w:r>
            <w:r w:rsidRPr="00B10C85">
              <w:rPr>
                <w:rStyle w:val="Hyperlink"/>
                <w:noProof/>
              </w:rPr>
              <w:fldChar w:fldCharType="end"/>
            </w:r>
          </w:ins>
        </w:p>
        <w:p w14:paraId="4078C56F" w14:textId="173BACF8" w:rsidR="00151332" w:rsidRDefault="00151332">
          <w:pPr>
            <w:pStyle w:val="TOC2"/>
            <w:tabs>
              <w:tab w:val="right" w:leader="dot" w:pos="9350"/>
            </w:tabs>
            <w:rPr>
              <w:ins w:id="305" w:author="David Conklin" w:date="2021-03-19T16:44:00Z"/>
              <w:rFonts w:eastAsiaTheme="minorEastAsia"/>
              <w:noProof/>
            </w:rPr>
          </w:pPr>
          <w:ins w:id="30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Attributes of interest in the wetlands study</w:t>
            </w:r>
            <w:r>
              <w:rPr>
                <w:noProof/>
                <w:webHidden/>
              </w:rPr>
              <w:tab/>
            </w:r>
            <w:r>
              <w:rPr>
                <w:noProof/>
                <w:webHidden/>
              </w:rPr>
              <w:fldChar w:fldCharType="begin"/>
            </w:r>
            <w:r>
              <w:rPr>
                <w:noProof/>
                <w:webHidden/>
              </w:rPr>
              <w:instrText xml:space="preserve"> PAGEREF _Toc67064737 \h </w:instrText>
            </w:r>
            <w:r>
              <w:rPr>
                <w:noProof/>
                <w:webHidden/>
              </w:rPr>
            </w:r>
          </w:ins>
          <w:r>
            <w:rPr>
              <w:noProof/>
              <w:webHidden/>
            </w:rPr>
            <w:fldChar w:fldCharType="separate"/>
          </w:r>
          <w:ins w:id="307" w:author="David Conklin" w:date="2021-03-19T16:46:00Z">
            <w:r>
              <w:rPr>
                <w:noProof/>
                <w:webHidden/>
              </w:rPr>
              <w:t>45</w:t>
            </w:r>
          </w:ins>
          <w:ins w:id="308" w:author="David Conklin" w:date="2021-03-19T16:44:00Z">
            <w:r>
              <w:rPr>
                <w:noProof/>
                <w:webHidden/>
              </w:rPr>
              <w:fldChar w:fldCharType="end"/>
            </w:r>
            <w:r w:rsidRPr="00B10C85">
              <w:rPr>
                <w:rStyle w:val="Hyperlink"/>
                <w:noProof/>
              </w:rPr>
              <w:fldChar w:fldCharType="end"/>
            </w:r>
          </w:ins>
        </w:p>
        <w:p w14:paraId="743AFB8D" w14:textId="059028EF" w:rsidR="00151332" w:rsidRDefault="00151332">
          <w:pPr>
            <w:pStyle w:val="TOC2"/>
            <w:tabs>
              <w:tab w:val="right" w:leader="dot" w:pos="9350"/>
            </w:tabs>
            <w:rPr>
              <w:ins w:id="309" w:author="David Conklin" w:date="2021-03-19T16:44:00Z"/>
              <w:rFonts w:eastAsiaTheme="minorEastAsia"/>
              <w:noProof/>
            </w:rPr>
          </w:pPr>
          <w:ins w:id="31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A WETNESS attribute</w:t>
            </w:r>
            <w:r>
              <w:rPr>
                <w:noProof/>
                <w:webHidden/>
              </w:rPr>
              <w:tab/>
            </w:r>
            <w:r>
              <w:rPr>
                <w:noProof/>
                <w:webHidden/>
              </w:rPr>
              <w:fldChar w:fldCharType="begin"/>
            </w:r>
            <w:r>
              <w:rPr>
                <w:noProof/>
                <w:webHidden/>
              </w:rPr>
              <w:instrText xml:space="preserve"> PAGEREF _Toc67064738 \h </w:instrText>
            </w:r>
            <w:r>
              <w:rPr>
                <w:noProof/>
                <w:webHidden/>
              </w:rPr>
            </w:r>
          </w:ins>
          <w:r>
            <w:rPr>
              <w:noProof/>
              <w:webHidden/>
            </w:rPr>
            <w:fldChar w:fldCharType="separate"/>
          </w:r>
          <w:ins w:id="311" w:author="David Conklin" w:date="2021-03-19T16:46:00Z">
            <w:r>
              <w:rPr>
                <w:noProof/>
                <w:webHidden/>
              </w:rPr>
              <w:t>45</w:t>
            </w:r>
          </w:ins>
          <w:ins w:id="312" w:author="David Conklin" w:date="2021-03-19T16:44:00Z">
            <w:r>
              <w:rPr>
                <w:noProof/>
                <w:webHidden/>
              </w:rPr>
              <w:fldChar w:fldCharType="end"/>
            </w:r>
            <w:r w:rsidRPr="00B10C85">
              <w:rPr>
                <w:rStyle w:val="Hyperlink"/>
                <w:noProof/>
              </w:rPr>
              <w:fldChar w:fldCharType="end"/>
            </w:r>
          </w:ins>
        </w:p>
        <w:p w14:paraId="15D15453" w14:textId="55749BB6" w:rsidR="00151332" w:rsidRDefault="00151332">
          <w:pPr>
            <w:pStyle w:val="TOC2"/>
            <w:tabs>
              <w:tab w:val="right" w:leader="dot" w:pos="9350"/>
            </w:tabs>
            <w:rPr>
              <w:ins w:id="313" w:author="David Conklin" w:date="2021-03-19T16:44:00Z"/>
              <w:rFonts w:eastAsiaTheme="minorEastAsia"/>
              <w:noProof/>
            </w:rPr>
          </w:pPr>
          <w:ins w:id="31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"_Toc67064739"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_Toc67064739 \h </w:instrText>
            </w:r>
            <w:r>
              <w:rPr>
                <w:noProof/>
                <w:webHidden/>
              </w:rPr>
            </w:r>
          </w:ins>
          <w:r>
            <w:rPr>
              <w:noProof/>
              <w:webHidden/>
            </w:rPr>
            <w:fldChar w:fldCharType="separate"/>
          </w:r>
          <w:ins w:id="315" w:author="David Conklin" w:date="2021-03-19T16:46:00Z">
            <w:r>
              <w:rPr>
                <w:noProof/>
                <w:webHidden/>
              </w:rPr>
              <w:t>46</w:t>
            </w:r>
          </w:ins>
          <w:ins w:id="316" w:author="David Conklin" w:date="2021-03-19T16:44:00Z">
            <w:r>
              <w:rPr>
                <w:noProof/>
                <w:webHidden/>
              </w:rPr>
              <w:fldChar w:fldCharType="end"/>
            </w:r>
            <w:r w:rsidRPr="00B10C85">
              <w:rPr>
                <w:rStyle w:val="Hyperlink"/>
                <w:noProof/>
              </w:rPr>
              <w:fldChar w:fldCharType="end"/>
            </w:r>
          </w:ins>
        </w:p>
        <w:p w14:paraId="1A9CB09F" w14:textId="401F4CE7" w:rsidR="00151332" w:rsidRDefault="00151332">
          <w:pPr>
            <w:pStyle w:val="TOC3"/>
            <w:tabs>
              <w:tab w:val="right" w:leader="dot" w:pos="9350"/>
            </w:tabs>
            <w:rPr>
              <w:ins w:id="317" w:author="David Conklin" w:date="2021-03-19T16:44:00Z"/>
              <w:rFonts w:eastAsiaTheme="minorEastAsia"/>
              <w:noProof/>
            </w:rPr>
          </w:pPr>
          <w:ins w:id="31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Wetland IDU parameters</w:t>
            </w:r>
            <w:r>
              <w:rPr>
                <w:noProof/>
                <w:webHidden/>
              </w:rPr>
              <w:tab/>
            </w:r>
            <w:r>
              <w:rPr>
                <w:noProof/>
                <w:webHidden/>
              </w:rPr>
              <w:fldChar w:fldCharType="begin"/>
            </w:r>
            <w:r>
              <w:rPr>
                <w:noProof/>
                <w:webHidden/>
              </w:rPr>
              <w:instrText xml:space="preserve"> PAGEREF _Toc67064740 \h </w:instrText>
            </w:r>
            <w:r>
              <w:rPr>
                <w:noProof/>
                <w:webHidden/>
              </w:rPr>
            </w:r>
          </w:ins>
          <w:r>
            <w:rPr>
              <w:noProof/>
              <w:webHidden/>
            </w:rPr>
            <w:fldChar w:fldCharType="separate"/>
          </w:r>
          <w:ins w:id="319" w:author="David Conklin" w:date="2021-03-19T16:46:00Z">
            <w:r>
              <w:rPr>
                <w:noProof/>
                <w:webHidden/>
              </w:rPr>
              <w:t>46</w:t>
            </w:r>
          </w:ins>
          <w:ins w:id="320" w:author="David Conklin" w:date="2021-03-19T16:44:00Z">
            <w:r>
              <w:rPr>
                <w:noProof/>
                <w:webHidden/>
              </w:rPr>
              <w:fldChar w:fldCharType="end"/>
            </w:r>
            <w:r w:rsidRPr="00B10C85">
              <w:rPr>
                <w:rStyle w:val="Hyperlink"/>
                <w:noProof/>
              </w:rPr>
              <w:fldChar w:fldCharType="end"/>
            </w:r>
          </w:ins>
        </w:p>
        <w:p w14:paraId="08308DA5" w14:textId="2DA15815" w:rsidR="00151332" w:rsidRDefault="00151332">
          <w:pPr>
            <w:pStyle w:val="TOC3"/>
            <w:tabs>
              <w:tab w:val="right" w:leader="dot" w:pos="9350"/>
            </w:tabs>
            <w:rPr>
              <w:ins w:id="321" w:author="David Conklin" w:date="2021-03-19T16:44:00Z"/>
              <w:rFonts w:eastAsiaTheme="minorEastAsia"/>
              <w:noProof/>
            </w:rPr>
          </w:pPr>
          <w:ins w:id="32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Reach parameters</w:t>
            </w:r>
            <w:r>
              <w:rPr>
                <w:noProof/>
                <w:webHidden/>
              </w:rPr>
              <w:tab/>
            </w:r>
            <w:r>
              <w:rPr>
                <w:noProof/>
                <w:webHidden/>
              </w:rPr>
              <w:fldChar w:fldCharType="begin"/>
            </w:r>
            <w:r>
              <w:rPr>
                <w:noProof/>
                <w:webHidden/>
              </w:rPr>
              <w:instrText xml:space="preserve"> PAGEREF _Toc67064741 \h </w:instrText>
            </w:r>
            <w:r>
              <w:rPr>
                <w:noProof/>
                <w:webHidden/>
              </w:rPr>
            </w:r>
          </w:ins>
          <w:r>
            <w:rPr>
              <w:noProof/>
              <w:webHidden/>
            </w:rPr>
            <w:fldChar w:fldCharType="separate"/>
          </w:r>
          <w:ins w:id="323" w:author="David Conklin" w:date="2021-03-19T16:46:00Z">
            <w:r>
              <w:rPr>
                <w:noProof/>
                <w:webHidden/>
              </w:rPr>
              <w:t>46</w:t>
            </w:r>
          </w:ins>
          <w:ins w:id="324" w:author="David Conklin" w:date="2021-03-19T16:44:00Z">
            <w:r>
              <w:rPr>
                <w:noProof/>
                <w:webHidden/>
              </w:rPr>
              <w:fldChar w:fldCharType="end"/>
            </w:r>
            <w:r w:rsidRPr="00B10C85">
              <w:rPr>
                <w:rStyle w:val="Hyperlink"/>
                <w:noProof/>
              </w:rPr>
              <w:fldChar w:fldCharType="end"/>
            </w:r>
          </w:ins>
        </w:p>
        <w:p w14:paraId="49B6AA2A" w14:textId="67E1DA1C" w:rsidR="00151332" w:rsidRDefault="00151332">
          <w:pPr>
            <w:pStyle w:val="TOC2"/>
            <w:tabs>
              <w:tab w:val="right" w:leader="dot" w:pos="9350"/>
            </w:tabs>
            <w:rPr>
              <w:ins w:id="325" w:author="David Conklin" w:date="2021-03-19T16:44:00Z"/>
              <w:rFonts w:eastAsiaTheme="minorEastAsia"/>
              <w:noProof/>
            </w:rPr>
          </w:pPr>
          <w:ins w:id="32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_Toc67064742 \h </w:instrText>
            </w:r>
            <w:r>
              <w:rPr>
                <w:noProof/>
                <w:webHidden/>
              </w:rPr>
            </w:r>
          </w:ins>
          <w:r>
            <w:rPr>
              <w:noProof/>
              <w:webHidden/>
            </w:rPr>
            <w:fldChar w:fldCharType="separate"/>
          </w:r>
          <w:ins w:id="327" w:author="David Conklin" w:date="2021-03-19T16:46:00Z">
            <w:r>
              <w:rPr>
                <w:noProof/>
                <w:webHidden/>
              </w:rPr>
              <w:t>47</w:t>
            </w:r>
          </w:ins>
          <w:ins w:id="328" w:author="David Conklin" w:date="2021-03-19T16:44:00Z">
            <w:r>
              <w:rPr>
                <w:noProof/>
                <w:webHidden/>
              </w:rPr>
              <w:fldChar w:fldCharType="end"/>
            </w:r>
            <w:r w:rsidRPr="00B10C85">
              <w:rPr>
                <w:rStyle w:val="Hyperlink"/>
                <w:noProof/>
              </w:rPr>
              <w:fldChar w:fldCharType="end"/>
            </w:r>
          </w:ins>
        </w:p>
        <w:p w14:paraId="7FAAE213" w14:textId="70F894F6" w:rsidR="00151332" w:rsidRDefault="00151332">
          <w:pPr>
            <w:pStyle w:val="TOC2"/>
            <w:tabs>
              <w:tab w:val="right" w:leader="dot" w:pos="9350"/>
            </w:tabs>
            <w:rPr>
              <w:ins w:id="329" w:author="David Conklin" w:date="2021-03-19T16:44:00Z"/>
              <w:rFonts w:eastAsiaTheme="minorEastAsia"/>
              <w:noProof/>
            </w:rPr>
          </w:pPr>
          <w:ins w:id="33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Standing water temperature</w:t>
            </w:r>
            <w:r>
              <w:rPr>
                <w:noProof/>
                <w:webHidden/>
              </w:rPr>
              <w:tab/>
            </w:r>
            <w:r>
              <w:rPr>
                <w:noProof/>
                <w:webHidden/>
              </w:rPr>
              <w:fldChar w:fldCharType="begin"/>
            </w:r>
            <w:r>
              <w:rPr>
                <w:noProof/>
                <w:webHidden/>
              </w:rPr>
              <w:instrText xml:space="preserve"> PAGEREF _Toc67064743 \h </w:instrText>
            </w:r>
            <w:r>
              <w:rPr>
                <w:noProof/>
                <w:webHidden/>
              </w:rPr>
            </w:r>
          </w:ins>
          <w:r>
            <w:rPr>
              <w:noProof/>
              <w:webHidden/>
            </w:rPr>
            <w:fldChar w:fldCharType="separate"/>
          </w:r>
          <w:ins w:id="331" w:author="David Conklin" w:date="2021-03-19T16:46:00Z">
            <w:r>
              <w:rPr>
                <w:noProof/>
                <w:webHidden/>
              </w:rPr>
              <w:t>48</w:t>
            </w:r>
          </w:ins>
          <w:ins w:id="332" w:author="David Conklin" w:date="2021-03-19T16:44:00Z">
            <w:r>
              <w:rPr>
                <w:noProof/>
                <w:webHidden/>
              </w:rPr>
              <w:fldChar w:fldCharType="end"/>
            </w:r>
            <w:r w:rsidRPr="00B10C85">
              <w:rPr>
                <w:rStyle w:val="Hyperlink"/>
                <w:noProof/>
              </w:rPr>
              <w:fldChar w:fldCharType="end"/>
            </w:r>
          </w:ins>
        </w:p>
        <w:p w14:paraId="59AFE46B" w14:textId="03791E17" w:rsidR="00151332" w:rsidRDefault="00151332">
          <w:pPr>
            <w:pStyle w:val="TOC2"/>
            <w:tabs>
              <w:tab w:val="right" w:leader="dot" w:pos="9350"/>
            </w:tabs>
            <w:rPr>
              <w:ins w:id="333" w:author="David Conklin" w:date="2021-03-19T16:44:00Z"/>
              <w:rFonts w:eastAsiaTheme="minorEastAsia"/>
              <w:noProof/>
            </w:rPr>
          </w:pPr>
          <w:ins w:id="33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Evapotranspiration from wetlands</w:t>
            </w:r>
            <w:r>
              <w:rPr>
                <w:noProof/>
                <w:webHidden/>
              </w:rPr>
              <w:tab/>
            </w:r>
            <w:r>
              <w:rPr>
                <w:noProof/>
                <w:webHidden/>
              </w:rPr>
              <w:fldChar w:fldCharType="begin"/>
            </w:r>
            <w:r>
              <w:rPr>
                <w:noProof/>
                <w:webHidden/>
              </w:rPr>
              <w:instrText xml:space="preserve"> PAGEREF _Toc67064744 \h </w:instrText>
            </w:r>
            <w:r>
              <w:rPr>
                <w:noProof/>
                <w:webHidden/>
              </w:rPr>
            </w:r>
          </w:ins>
          <w:r>
            <w:rPr>
              <w:noProof/>
              <w:webHidden/>
            </w:rPr>
            <w:fldChar w:fldCharType="separate"/>
          </w:r>
          <w:ins w:id="335" w:author="David Conklin" w:date="2021-03-19T16:46:00Z">
            <w:r>
              <w:rPr>
                <w:noProof/>
                <w:webHidden/>
              </w:rPr>
              <w:t>48</w:t>
            </w:r>
          </w:ins>
          <w:ins w:id="336" w:author="David Conklin" w:date="2021-03-19T16:44:00Z">
            <w:r>
              <w:rPr>
                <w:noProof/>
                <w:webHidden/>
              </w:rPr>
              <w:fldChar w:fldCharType="end"/>
            </w:r>
            <w:r w:rsidRPr="00B10C85">
              <w:rPr>
                <w:rStyle w:val="Hyperlink"/>
                <w:noProof/>
              </w:rPr>
              <w:fldChar w:fldCharType="end"/>
            </w:r>
          </w:ins>
        </w:p>
        <w:p w14:paraId="4BDABDE7" w14:textId="5AA1B4C0" w:rsidR="00151332" w:rsidRDefault="00151332">
          <w:pPr>
            <w:pStyle w:val="TOC2"/>
            <w:tabs>
              <w:tab w:val="right" w:leader="dot" w:pos="9350"/>
            </w:tabs>
            <w:rPr>
              <w:ins w:id="337" w:author="David Conklin" w:date="2021-03-19T16:44:00Z"/>
              <w:rFonts w:eastAsiaTheme="minorEastAsia"/>
              <w:noProof/>
            </w:rPr>
          </w:pPr>
          <w:ins w:id="33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Loss (or gain) of wetlands</w:t>
            </w:r>
            <w:r>
              <w:rPr>
                <w:noProof/>
                <w:webHidden/>
              </w:rPr>
              <w:tab/>
            </w:r>
            <w:r>
              <w:rPr>
                <w:noProof/>
                <w:webHidden/>
              </w:rPr>
              <w:fldChar w:fldCharType="begin"/>
            </w:r>
            <w:r>
              <w:rPr>
                <w:noProof/>
                <w:webHidden/>
              </w:rPr>
              <w:instrText xml:space="preserve"> PAGEREF _Toc67064745 \h </w:instrText>
            </w:r>
            <w:r>
              <w:rPr>
                <w:noProof/>
                <w:webHidden/>
              </w:rPr>
            </w:r>
          </w:ins>
          <w:r>
            <w:rPr>
              <w:noProof/>
              <w:webHidden/>
            </w:rPr>
            <w:fldChar w:fldCharType="separate"/>
          </w:r>
          <w:ins w:id="339" w:author="David Conklin" w:date="2021-03-19T16:46:00Z">
            <w:r>
              <w:rPr>
                <w:noProof/>
                <w:webHidden/>
              </w:rPr>
              <w:t>48</w:t>
            </w:r>
          </w:ins>
          <w:ins w:id="340" w:author="David Conklin" w:date="2021-03-19T16:44:00Z">
            <w:r>
              <w:rPr>
                <w:noProof/>
                <w:webHidden/>
              </w:rPr>
              <w:fldChar w:fldCharType="end"/>
            </w:r>
            <w:r w:rsidRPr="00B10C85">
              <w:rPr>
                <w:rStyle w:val="Hyperlink"/>
                <w:noProof/>
              </w:rPr>
              <w:fldChar w:fldCharType="end"/>
            </w:r>
          </w:ins>
        </w:p>
        <w:p w14:paraId="21B42960" w14:textId="009F0809" w:rsidR="00151332" w:rsidRDefault="00151332">
          <w:pPr>
            <w:pStyle w:val="TOC2"/>
            <w:tabs>
              <w:tab w:val="right" w:leader="dot" w:pos="9350"/>
            </w:tabs>
            <w:rPr>
              <w:ins w:id="341" w:author="David Conklin" w:date="2021-03-19T16:44:00Z"/>
              <w:rFonts w:eastAsiaTheme="minorEastAsia"/>
              <w:noProof/>
            </w:rPr>
          </w:pPr>
          <w:ins w:id="34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Reality check</w:t>
            </w:r>
            <w:r>
              <w:rPr>
                <w:noProof/>
                <w:webHidden/>
              </w:rPr>
              <w:tab/>
            </w:r>
            <w:r>
              <w:rPr>
                <w:noProof/>
                <w:webHidden/>
              </w:rPr>
              <w:fldChar w:fldCharType="begin"/>
            </w:r>
            <w:r>
              <w:rPr>
                <w:noProof/>
                <w:webHidden/>
              </w:rPr>
              <w:instrText xml:space="preserve"> PAGEREF _Toc67064746 \h </w:instrText>
            </w:r>
            <w:r>
              <w:rPr>
                <w:noProof/>
                <w:webHidden/>
              </w:rPr>
            </w:r>
          </w:ins>
          <w:r>
            <w:rPr>
              <w:noProof/>
              <w:webHidden/>
            </w:rPr>
            <w:fldChar w:fldCharType="separate"/>
          </w:r>
          <w:ins w:id="343" w:author="David Conklin" w:date="2021-03-19T16:46:00Z">
            <w:r>
              <w:rPr>
                <w:noProof/>
                <w:webHidden/>
              </w:rPr>
              <w:t>49</w:t>
            </w:r>
          </w:ins>
          <w:ins w:id="344" w:author="David Conklin" w:date="2021-03-19T16:44:00Z">
            <w:r>
              <w:rPr>
                <w:noProof/>
                <w:webHidden/>
              </w:rPr>
              <w:fldChar w:fldCharType="end"/>
            </w:r>
            <w:r w:rsidRPr="00B10C85">
              <w:rPr>
                <w:rStyle w:val="Hyperlink"/>
                <w:noProof/>
              </w:rPr>
              <w:fldChar w:fldCharType="end"/>
            </w:r>
          </w:ins>
        </w:p>
        <w:p w14:paraId="17A41547" w14:textId="63C56A11" w:rsidR="00151332" w:rsidRDefault="00151332">
          <w:pPr>
            <w:pStyle w:val="TOC2"/>
            <w:tabs>
              <w:tab w:val="right" w:leader="dot" w:pos="9350"/>
            </w:tabs>
            <w:rPr>
              <w:ins w:id="345" w:author="David Conklin" w:date="2021-03-19T16:44:00Z"/>
              <w:rFonts w:eastAsiaTheme="minorEastAsia"/>
              <w:noProof/>
            </w:rPr>
          </w:pPr>
          <w:ins w:id="34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High Cascades Springs</w:t>
            </w:r>
            <w:r>
              <w:rPr>
                <w:noProof/>
                <w:webHidden/>
              </w:rPr>
              <w:tab/>
            </w:r>
            <w:r>
              <w:rPr>
                <w:noProof/>
                <w:webHidden/>
              </w:rPr>
              <w:fldChar w:fldCharType="begin"/>
            </w:r>
            <w:r>
              <w:rPr>
                <w:noProof/>
                <w:webHidden/>
              </w:rPr>
              <w:instrText xml:space="preserve"> PAGEREF _Toc67064747 \h </w:instrText>
            </w:r>
            <w:r>
              <w:rPr>
                <w:noProof/>
                <w:webHidden/>
              </w:rPr>
            </w:r>
          </w:ins>
          <w:r>
            <w:rPr>
              <w:noProof/>
              <w:webHidden/>
            </w:rPr>
            <w:fldChar w:fldCharType="separate"/>
          </w:r>
          <w:ins w:id="347" w:author="David Conklin" w:date="2021-03-19T16:46:00Z">
            <w:r>
              <w:rPr>
                <w:noProof/>
                <w:webHidden/>
              </w:rPr>
              <w:t>50</w:t>
            </w:r>
          </w:ins>
          <w:ins w:id="348" w:author="David Conklin" w:date="2021-03-19T16:44:00Z">
            <w:r>
              <w:rPr>
                <w:noProof/>
                <w:webHidden/>
              </w:rPr>
              <w:fldChar w:fldCharType="end"/>
            </w:r>
            <w:r w:rsidRPr="00B10C85">
              <w:rPr>
                <w:rStyle w:val="Hyperlink"/>
                <w:noProof/>
              </w:rPr>
              <w:fldChar w:fldCharType="end"/>
            </w:r>
          </w:ins>
        </w:p>
        <w:p w14:paraId="0CD110A0" w14:textId="64F76885" w:rsidR="00151332" w:rsidRDefault="00151332">
          <w:pPr>
            <w:pStyle w:val="TOC2"/>
            <w:tabs>
              <w:tab w:val="right" w:leader="dot" w:pos="9350"/>
            </w:tabs>
            <w:rPr>
              <w:ins w:id="349" w:author="David Conklin" w:date="2021-03-19T16:44:00Z"/>
              <w:rFonts w:eastAsiaTheme="minorEastAsia"/>
              <w:noProof/>
            </w:rPr>
          </w:pPr>
          <w:ins w:id="35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"_Toc67064748"</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Calibration and simulation skill</w:t>
            </w:r>
            <w:r>
              <w:rPr>
                <w:noProof/>
                <w:webHidden/>
              </w:rPr>
              <w:tab/>
            </w:r>
            <w:r>
              <w:rPr>
                <w:noProof/>
                <w:webHidden/>
              </w:rPr>
              <w:fldChar w:fldCharType="begin"/>
            </w:r>
            <w:r>
              <w:rPr>
                <w:noProof/>
                <w:webHidden/>
              </w:rPr>
              <w:instrText xml:space="preserve"> PAGEREF _Toc67064748 \h </w:instrText>
            </w:r>
            <w:r>
              <w:rPr>
                <w:noProof/>
                <w:webHidden/>
              </w:rPr>
            </w:r>
          </w:ins>
          <w:r>
            <w:rPr>
              <w:noProof/>
              <w:webHidden/>
            </w:rPr>
            <w:fldChar w:fldCharType="separate"/>
          </w:r>
          <w:ins w:id="351" w:author="David Conklin" w:date="2021-03-19T16:46:00Z">
            <w:r>
              <w:rPr>
                <w:noProof/>
                <w:webHidden/>
              </w:rPr>
              <w:t>52</w:t>
            </w:r>
          </w:ins>
          <w:ins w:id="352" w:author="David Conklin" w:date="2021-03-19T16:44:00Z">
            <w:r>
              <w:rPr>
                <w:noProof/>
                <w:webHidden/>
              </w:rPr>
              <w:fldChar w:fldCharType="end"/>
            </w:r>
            <w:r w:rsidRPr="00B10C85">
              <w:rPr>
                <w:rStyle w:val="Hyperlink"/>
                <w:noProof/>
              </w:rPr>
              <w:fldChar w:fldCharType="end"/>
            </w:r>
          </w:ins>
        </w:p>
        <w:p w14:paraId="4B7776B5" w14:textId="5ABC944E" w:rsidR="00151332" w:rsidRDefault="00151332">
          <w:pPr>
            <w:pStyle w:val="TOC2"/>
            <w:tabs>
              <w:tab w:val="right" w:leader="dot" w:pos="9350"/>
            </w:tabs>
            <w:rPr>
              <w:ins w:id="353" w:author="David Conklin" w:date="2021-03-19T16:44:00Z"/>
              <w:rFonts w:eastAsiaTheme="minorEastAsia"/>
              <w:noProof/>
            </w:rPr>
          </w:pPr>
          <w:ins w:id="35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"_Toc67064749"</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Analysis of locations where the model has low skill</w:t>
            </w:r>
            <w:r>
              <w:rPr>
                <w:noProof/>
                <w:webHidden/>
              </w:rPr>
              <w:tab/>
            </w:r>
            <w:r>
              <w:rPr>
                <w:noProof/>
                <w:webHidden/>
              </w:rPr>
              <w:fldChar w:fldCharType="begin"/>
            </w:r>
            <w:r>
              <w:rPr>
                <w:noProof/>
                <w:webHidden/>
              </w:rPr>
              <w:instrText xml:space="preserve"> PAGEREF _Toc67064749 \h </w:instrText>
            </w:r>
            <w:r>
              <w:rPr>
                <w:noProof/>
                <w:webHidden/>
              </w:rPr>
            </w:r>
          </w:ins>
          <w:r>
            <w:rPr>
              <w:noProof/>
              <w:webHidden/>
            </w:rPr>
            <w:fldChar w:fldCharType="separate"/>
          </w:r>
          <w:ins w:id="355" w:author="David Conklin" w:date="2021-03-19T16:46:00Z">
            <w:r>
              <w:rPr>
                <w:noProof/>
                <w:webHidden/>
              </w:rPr>
              <w:t>56</w:t>
            </w:r>
          </w:ins>
          <w:ins w:id="356" w:author="David Conklin" w:date="2021-03-19T16:44:00Z">
            <w:r>
              <w:rPr>
                <w:noProof/>
                <w:webHidden/>
              </w:rPr>
              <w:fldChar w:fldCharType="end"/>
            </w:r>
            <w:r w:rsidRPr="00B10C85">
              <w:rPr>
                <w:rStyle w:val="Hyperlink"/>
                <w:noProof/>
              </w:rPr>
              <w:fldChar w:fldCharType="end"/>
            </w:r>
          </w:ins>
        </w:p>
        <w:p w14:paraId="4111DA84" w14:textId="7B693609" w:rsidR="00151332" w:rsidRDefault="00151332">
          <w:pPr>
            <w:pStyle w:val="TOC2"/>
            <w:tabs>
              <w:tab w:val="right" w:leader="dot" w:pos="9350"/>
            </w:tabs>
            <w:rPr>
              <w:ins w:id="357" w:author="David Conklin" w:date="2021-03-19T16:44:00Z"/>
              <w:rFonts w:eastAsiaTheme="minorEastAsia"/>
              <w:noProof/>
            </w:rPr>
          </w:pPr>
          <w:ins w:id="35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"_Toc67064750"</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_Toc67064750 \h </w:instrText>
            </w:r>
            <w:r>
              <w:rPr>
                <w:noProof/>
                <w:webHidden/>
              </w:rPr>
            </w:r>
          </w:ins>
          <w:r>
            <w:rPr>
              <w:noProof/>
              <w:webHidden/>
            </w:rPr>
            <w:fldChar w:fldCharType="separate"/>
          </w:r>
          <w:ins w:id="359" w:author="David Conklin" w:date="2021-03-19T16:46:00Z">
            <w:r>
              <w:rPr>
                <w:noProof/>
                <w:webHidden/>
              </w:rPr>
              <w:t>57</w:t>
            </w:r>
          </w:ins>
          <w:ins w:id="360" w:author="David Conklin" w:date="2021-03-19T16:44:00Z">
            <w:r>
              <w:rPr>
                <w:noProof/>
                <w:webHidden/>
              </w:rPr>
              <w:fldChar w:fldCharType="end"/>
            </w:r>
            <w:r w:rsidRPr="00B10C85">
              <w:rPr>
                <w:rStyle w:val="Hyperlink"/>
                <w:noProof/>
              </w:rPr>
              <w:fldChar w:fldCharType="end"/>
            </w:r>
          </w:ins>
        </w:p>
        <w:p w14:paraId="64F8CED8" w14:textId="6CBCD202" w:rsidR="00151332" w:rsidRDefault="00151332">
          <w:pPr>
            <w:pStyle w:val="TOC2"/>
            <w:tabs>
              <w:tab w:val="right" w:leader="dot" w:pos="9350"/>
            </w:tabs>
            <w:rPr>
              <w:ins w:id="361" w:author="David Conklin" w:date="2021-03-19T16:44:00Z"/>
              <w:rFonts w:eastAsiaTheme="minorEastAsia"/>
              <w:noProof/>
            </w:rPr>
          </w:pPr>
          <w:ins w:id="36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"_Toc67064751"</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CW3M v. Shade-a-lator</w:t>
            </w:r>
            <w:r>
              <w:rPr>
                <w:noProof/>
                <w:webHidden/>
              </w:rPr>
              <w:tab/>
            </w:r>
            <w:r>
              <w:rPr>
                <w:noProof/>
                <w:webHidden/>
              </w:rPr>
              <w:fldChar w:fldCharType="begin"/>
            </w:r>
            <w:r>
              <w:rPr>
                <w:noProof/>
                <w:webHidden/>
              </w:rPr>
              <w:instrText xml:space="preserve"> PAGEREF _Toc67064751 \h </w:instrText>
            </w:r>
            <w:r>
              <w:rPr>
                <w:noProof/>
                <w:webHidden/>
              </w:rPr>
            </w:r>
          </w:ins>
          <w:r>
            <w:rPr>
              <w:noProof/>
              <w:webHidden/>
            </w:rPr>
            <w:fldChar w:fldCharType="separate"/>
          </w:r>
          <w:ins w:id="363" w:author="David Conklin" w:date="2021-03-19T16:46:00Z">
            <w:r>
              <w:rPr>
                <w:noProof/>
                <w:webHidden/>
              </w:rPr>
              <w:t>58</w:t>
            </w:r>
          </w:ins>
          <w:ins w:id="364" w:author="David Conklin" w:date="2021-03-19T16:44:00Z">
            <w:r>
              <w:rPr>
                <w:noProof/>
                <w:webHidden/>
              </w:rPr>
              <w:fldChar w:fldCharType="end"/>
            </w:r>
            <w:r w:rsidRPr="00B10C85">
              <w:rPr>
                <w:rStyle w:val="Hyperlink"/>
                <w:noProof/>
              </w:rPr>
              <w:fldChar w:fldCharType="end"/>
            </w:r>
          </w:ins>
        </w:p>
        <w:p w14:paraId="38242CF4" w14:textId="5DCE97D3" w:rsidR="00151332" w:rsidRDefault="00151332">
          <w:pPr>
            <w:pStyle w:val="TOC2"/>
            <w:tabs>
              <w:tab w:val="right" w:leader="dot" w:pos="9350"/>
            </w:tabs>
            <w:rPr>
              <w:ins w:id="365" w:author="David Conklin" w:date="2021-03-19T16:44:00Z"/>
              <w:rFonts w:eastAsiaTheme="minorEastAsia"/>
              <w:noProof/>
            </w:rPr>
          </w:pPr>
          <w:ins w:id="36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"_Toc67064752"</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Comparison of CW3M results to Shade-a-lator results</w:t>
            </w:r>
            <w:r>
              <w:rPr>
                <w:noProof/>
                <w:webHidden/>
              </w:rPr>
              <w:tab/>
            </w:r>
            <w:r>
              <w:rPr>
                <w:noProof/>
                <w:webHidden/>
              </w:rPr>
              <w:fldChar w:fldCharType="begin"/>
            </w:r>
            <w:r>
              <w:rPr>
                <w:noProof/>
                <w:webHidden/>
              </w:rPr>
              <w:instrText xml:space="preserve"> PAGEREF _Toc67064752 \h </w:instrText>
            </w:r>
            <w:r>
              <w:rPr>
                <w:noProof/>
                <w:webHidden/>
              </w:rPr>
            </w:r>
          </w:ins>
          <w:r>
            <w:rPr>
              <w:noProof/>
              <w:webHidden/>
            </w:rPr>
            <w:fldChar w:fldCharType="separate"/>
          </w:r>
          <w:ins w:id="367" w:author="David Conklin" w:date="2021-03-19T16:46:00Z">
            <w:r>
              <w:rPr>
                <w:noProof/>
                <w:webHidden/>
              </w:rPr>
              <w:t>60</w:t>
            </w:r>
          </w:ins>
          <w:ins w:id="368" w:author="David Conklin" w:date="2021-03-19T16:44:00Z">
            <w:r>
              <w:rPr>
                <w:noProof/>
                <w:webHidden/>
              </w:rPr>
              <w:fldChar w:fldCharType="end"/>
            </w:r>
            <w:r w:rsidRPr="00B10C85">
              <w:rPr>
                <w:rStyle w:val="Hyperlink"/>
                <w:noProof/>
              </w:rPr>
              <w:fldChar w:fldCharType="end"/>
            </w:r>
          </w:ins>
        </w:p>
        <w:p w14:paraId="5EDD697A" w14:textId="6B8FE5E1" w:rsidR="00151332" w:rsidRDefault="00151332">
          <w:pPr>
            <w:pStyle w:val="TOC1"/>
            <w:tabs>
              <w:tab w:val="right" w:leader="dot" w:pos="9350"/>
            </w:tabs>
            <w:rPr>
              <w:ins w:id="369" w:author="David Conklin" w:date="2021-03-19T16:44:00Z"/>
              <w:rFonts w:eastAsiaTheme="minorEastAsia"/>
              <w:noProof/>
            </w:rPr>
          </w:pPr>
          <w:ins w:id="370"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"_Toc67064753"</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The Clackamas Basin</w:t>
            </w:r>
            <w:r>
              <w:rPr>
                <w:noProof/>
                <w:webHidden/>
              </w:rPr>
              <w:tab/>
            </w:r>
            <w:r>
              <w:rPr>
                <w:noProof/>
                <w:webHidden/>
              </w:rPr>
              <w:fldChar w:fldCharType="begin"/>
            </w:r>
            <w:r>
              <w:rPr>
                <w:noProof/>
                <w:webHidden/>
              </w:rPr>
              <w:instrText xml:space="preserve"> PAGEREF _Toc67064753 \h </w:instrText>
            </w:r>
            <w:r>
              <w:rPr>
                <w:noProof/>
                <w:webHidden/>
              </w:rPr>
            </w:r>
          </w:ins>
          <w:r>
            <w:rPr>
              <w:noProof/>
              <w:webHidden/>
            </w:rPr>
            <w:fldChar w:fldCharType="separate"/>
          </w:r>
          <w:ins w:id="371" w:author="David Conklin" w:date="2021-03-19T16:46:00Z">
            <w:r>
              <w:rPr>
                <w:noProof/>
                <w:webHidden/>
              </w:rPr>
              <w:t>62</w:t>
            </w:r>
          </w:ins>
          <w:ins w:id="372" w:author="David Conklin" w:date="2021-03-19T16:44:00Z">
            <w:r>
              <w:rPr>
                <w:noProof/>
                <w:webHidden/>
              </w:rPr>
              <w:fldChar w:fldCharType="end"/>
            </w:r>
            <w:r w:rsidRPr="00B10C85">
              <w:rPr>
                <w:rStyle w:val="Hyperlink"/>
                <w:noProof/>
              </w:rPr>
              <w:fldChar w:fldCharType="end"/>
            </w:r>
          </w:ins>
        </w:p>
        <w:p w14:paraId="6F24492E" w14:textId="74D81D4C" w:rsidR="00151332" w:rsidRDefault="00151332">
          <w:pPr>
            <w:pStyle w:val="TOC1"/>
            <w:tabs>
              <w:tab w:val="right" w:leader="dot" w:pos="9350"/>
            </w:tabs>
            <w:rPr>
              <w:ins w:id="373" w:author="David Conklin" w:date="2021-03-19T16:44:00Z"/>
              <w:rFonts w:eastAsiaTheme="minorEastAsia"/>
              <w:noProof/>
            </w:rPr>
          </w:pPr>
          <w:ins w:id="374"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"_Toc67064754"</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Directory structure and file names</w:t>
            </w:r>
            <w:r>
              <w:rPr>
                <w:noProof/>
                <w:webHidden/>
              </w:rPr>
              <w:tab/>
            </w:r>
            <w:r>
              <w:rPr>
                <w:noProof/>
                <w:webHidden/>
              </w:rPr>
              <w:fldChar w:fldCharType="begin"/>
            </w:r>
            <w:r>
              <w:rPr>
                <w:noProof/>
                <w:webHidden/>
              </w:rPr>
              <w:instrText xml:space="preserve"> PAGEREF _Toc67064754 \h </w:instrText>
            </w:r>
            <w:r>
              <w:rPr>
                <w:noProof/>
                <w:webHidden/>
              </w:rPr>
            </w:r>
          </w:ins>
          <w:r>
            <w:rPr>
              <w:noProof/>
              <w:webHidden/>
            </w:rPr>
            <w:fldChar w:fldCharType="separate"/>
          </w:r>
          <w:ins w:id="375" w:author="David Conklin" w:date="2021-03-19T16:46:00Z">
            <w:r>
              <w:rPr>
                <w:noProof/>
                <w:webHidden/>
              </w:rPr>
              <w:t>63</w:t>
            </w:r>
          </w:ins>
          <w:ins w:id="376" w:author="David Conklin" w:date="2021-03-19T16:44:00Z">
            <w:r>
              <w:rPr>
                <w:noProof/>
                <w:webHidden/>
              </w:rPr>
              <w:fldChar w:fldCharType="end"/>
            </w:r>
            <w:r w:rsidRPr="00B10C85">
              <w:rPr>
                <w:rStyle w:val="Hyperlink"/>
                <w:noProof/>
              </w:rPr>
              <w:fldChar w:fldCharType="end"/>
            </w:r>
          </w:ins>
        </w:p>
        <w:p w14:paraId="5E185E13" w14:textId="000856EE" w:rsidR="00151332" w:rsidRDefault="00151332">
          <w:pPr>
            <w:pStyle w:val="TOC1"/>
            <w:tabs>
              <w:tab w:val="right" w:leader="dot" w:pos="9350"/>
            </w:tabs>
            <w:rPr>
              <w:ins w:id="377" w:author="David Conklin" w:date="2021-03-19T16:44:00Z"/>
              <w:rFonts w:eastAsiaTheme="minorEastAsia"/>
              <w:noProof/>
            </w:rPr>
          </w:pPr>
          <w:ins w:id="378"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"_Toc67064755"</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Release Log</w:t>
            </w:r>
            <w:r>
              <w:rPr>
                <w:noProof/>
                <w:webHidden/>
              </w:rPr>
              <w:tab/>
            </w:r>
            <w:r>
              <w:rPr>
                <w:noProof/>
                <w:webHidden/>
              </w:rPr>
              <w:fldChar w:fldCharType="begin"/>
            </w:r>
            <w:r>
              <w:rPr>
                <w:noProof/>
                <w:webHidden/>
              </w:rPr>
              <w:instrText xml:space="preserve"> PAGEREF _Toc67064755 \h </w:instrText>
            </w:r>
            <w:r>
              <w:rPr>
                <w:noProof/>
                <w:webHidden/>
              </w:rPr>
            </w:r>
          </w:ins>
          <w:r>
            <w:rPr>
              <w:noProof/>
              <w:webHidden/>
            </w:rPr>
            <w:fldChar w:fldCharType="separate"/>
          </w:r>
          <w:ins w:id="379" w:author="David Conklin" w:date="2021-03-19T16:46:00Z">
            <w:r>
              <w:rPr>
                <w:noProof/>
                <w:webHidden/>
              </w:rPr>
              <w:t>64</w:t>
            </w:r>
          </w:ins>
          <w:ins w:id="380" w:author="David Conklin" w:date="2021-03-19T16:44:00Z">
            <w:r>
              <w:rPr>
                <w:noProof/>
                <w:webHidden/>
              </w:rPr>
              <w:fldChar w:fldCharType="end"/>
            </w:r>
            <w:r w:rsidRPr="00B10C85">
              <w:rPr>
                <w:rStyle w:val="Hyperlink"/>
                <w:noProof/>
              </w:rPr>
              <w:fldChar w:fldCharType="end"/>
            </w:r>
          </w:ins>
        </w:p>
        <w:p w14:paraId="67DDDC30" w14:textId="0363234D" w:rsidR="00151332" w:rsidRDefault="00151332">
          <w:pPr>
            <w:pStyle w:val="TOC1"/>
            <w:tabs>
              <w:tab w:val="right" w:leader="dot" w:pos="9350"/>
            </w:tabs>
            <w:rPr>
              <w:ins w:id="381" w:author="David Conklin" w:date="2021-03-19T16:44:00Z"/>
              <w:rFonts w:eastAsiaTheme="minorEastAsia"/>
              <w:noProof/>
            </w:rPr>
          </w:pPr>
          <w:ins w:id="382"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"_Toc67064756"</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References</w:t>
            </w:r>
            <w:r>
              <w:rPr>
                <w:noProof/>
                <w:webHidden/>
              </w:rPr>
              <w:tab/>
            </w:r>
            <w:r>
              <w:rPr>
                <w:noProof/>
                <w:webHidden/>
              </w:rPr>
              <w:fldChar w:fldCharType="begin"/>
            </w:r>
            <w:r>
              <w:rPr>
                <w:noProof/>
                <w:webHidden/>
              </w:rPr>
              <w:instrText xml:space="preserve"> PAGEREF _Toc67064756 \h </w:instrText>
            </w:r>
            <w:r>
              <w:rPr>
                <w:noProof/>
                <w:webHidden/>
              </w:rPr>
            </w:r>
          </w:ins>
          <w:r>
            <w:rPr>
              <w:noProof/>
              <w:webHidden/>
            </w:rPr>
            <w:fldChar w:fldCharType="separate"/>
          </w:r>
          <w:ins w:id="383" w:author="David Conklin" w:date="2021-03-19T16:46:00Z">
            <w:r>
              <w:rPr>
                <w:noProof/>
                <w:webHidden/>
              </w:rPr>
              <w:t>67</w:t>
            </w:r>
          </w:ins>
          <w:ins w:id="384" w:author="David Conklin" w:date="2021-03-19T16:44:00Z">
            <w:r>
              <w:rPr>
                <w:noProof/>
                <w:webHidden/>
              </w:rPr>
              <w:fldChar w:fldCharType="end"/>
            </w:r>
            <w:r w:rsidRPr="00B10C85">
              <w:rPr>
                <w:rStyle w:val="Hyperlink"/>
                <w:noProof/>
              </w:rPr>
              <w:fldChar w:fldCharType="end"/>
            </w:r>
          </w:ins>
        </w:p>
        <w:p w14:paraId="4554FCBF" w14:textId="042BBFFF" w:rsidR="00151332" w:rsidRDefault="00151332">
          <w:pPr>
            <w:pStyle w:val="TOC1"/>
            <w:tabs>
              <w:tab w:val="right" w:leader="dot" w:pos="9350"/>
            </w:tabs>
            <w:rPr>
              <w:ins w:id="385" w:author="David Conklin" w:date="2021-03-19T16:44:00Z"/>
              <w:rFonts w:eastAsiaTheme="minorEastAsia"/>
              <w:noProof/>
            </w:rPr>
          </w:pPr>
          <w:ins w:id="386" w:author="David Conklin" w:date="2021-03-19T16:44:00Z">
            <w:r w:rsidRPr="00B10C85">
              <w:rPr>
                <w:rStyle w:val="Hyperlink"/>
                <w:noProof/>
              </w:rPr>
              <w:fldChar w:fldCharType="begin"/>
            </w:r>
            <w:r w:rsidRPr="00B10C85">
              <w:rPr>
                <w:rStyle w:val="Hyperlink"/>
                <w:noProof/>
              </w:rPr>
              <w:instrText xml:space="preserve"> </w:instrText>
            </w:r>
            <w:r>
              <w:rPr>
                <w:noProof/>
              </w:rPr>
              <w:instrText>HYPERLINK \l "_Toc67064757"</w:instrText>
            </w:r>
            <w:r w:rsidRPr="00B10C85">
              <w:rPr>
                <w:rStyle w:val="Hyperlink"/>
                <w:noProof/>
              </w:rPr>
              <w:instrText xml:space="preserve"> </w:instrText>
            </w:r>
            <w:r w:rsidRPr="00B10C85">
              <w:rPr>
                <w:rStyle w:val="Hyperlink"/>
                <w:noProof/>
              </w:rPr>
            </w:r>
            <w:r w:rsidRPr="00B10C85">
              <w:rPr>
                <w:rStyle w:val="Hyperlink"/>
                <w:noProof/>
              </w:rPr>
              <w:fldChar w:fldCharType="separate"/>
            </w:r>
            <w:r w:rsidRPr="00B10C85">
              <w:rPr>
                <w:rStyle w:val="Hyperlink"/>
                <w:noProof/>
              </w:rPr>
              <w:t>Acronyms and Abbreviations</w:t>
            </w:r>
            <w:r>
              <w:rPr>
                <w:noProof/>
                <w:webHidden/>
              </w:rPr>
              <w:tab/>
            </w:r>
            <w:r>
              <w:rPr>
                <w:noProof/>
                <w:webHidden/>
              </w:rPr>
              <w:fldChar w:fldCharType="begin"/>
            </w:r>
            <w:r>
              <w:rPr>
                <w:noProof/>
                <w:webHidden/>
              </w:rPr>
              <w:instrText xml:space="preserve"> PAGEREF _Toc67064757 \h </w:instrText>
            </w:r>
            <w:r>
              <w:rPr>
                <w:noProof/>
                <w:webHidden/>
              </w:rPr>
            </w:r>
          </w:ins>
          <w:r>
            <w:rPr>
              <w:noProof/>
              <w:webHidden/>
            </w:rPr>
            <w:fldChar w:fldCharType="separate"/>
          </w:r>
          <w:ins w:id="387" w:author="David Conklin" w:date="2021-03-19T16:46:00Z">
            <w:r>
              <w:rPr>
                <w:noProof/>
                <w:webHidden/>
              </w:rPr>
              <w:t>68</w:t>
            </w:r>
          </w:ins>
          <w:ins w:id="388" w:author="David Conklin" w:date="2021-03-19T16:44:00Z">
            <w:r>
              <w:rPr>
                <w:noProof/>
                <w:webHidden/>
              </w:rPr>
              <w:fldChar w:fldCharType="end"/>
            </w:r>
            <w:r w:rsidRPr="00B10C85">
              <w:rPr>
                <w:rStyle w:val="Hyperlink"/>
                <w:noProof/>
              </w:rPr>
              <w:fldChar w:fldCharType="end"/>
            </w:r>
          </w:ins>
        </w:p>
        <w:p w14:paraId="19A449D0" w14:textId="6904B866" w:rsidR="00C63B9F" w:rsidDel="0080365E" w:rsidRDefault="008051F2">
          <w:pPr>
            <w:pStyle w:val="TOC1"/>
            <w:tabs>
              <w:tab w:val="right" w:leader="dot" w:pos="9350"/>
            </w:tabs>
            <w:rPr>
              <w:del w:id="389" w:author="David Conklin" w:date="2021-01-30T16:34:00Z"/>
              <w:rFonts w:eastAsiaTheme="minorEastAsia"/>
              <w:noProof/>
            </w:rPr>
          </w:pPr>
          <w:del w:id="390"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391" w:author="David Conklin" w:date="2021-03-19T16:44:00Z">
            <w:r w:rsidR="00151332">
              <w:rPr>
                <w:b/>
                <w:bCs/>
                <w:noProof/>
              </w:rPr>
              <w:t>Error! Hyperlink reference not valid.</w:t>
            </w:r>
          </w:ins>
          <w:del w:id="392"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fldChar w:fldCharType="separate"/>
            </w:r>
          </w:del>
          <w:ins w:id="393" w:author="David Conklin" w:date="2021-03-19T16:46:00Z">
            <w:r w:rsidR="00151332">
              <w:rPr>
                <w:b/>
                <w:bCs/>
                <w:noProof/>
                <w:webHidden/>
              </w:rPr>
              <w:t>Error! Bookmark not defined.</w:t>
            </w:r>
          </w:ins>
          <w:del w:id="394"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3988E876" w:rsidR="00C63B9F" w:rsidDel="0080365E" w:rsidRDefault="008051F2">
          <w:pPr>
            <w:pStyle w:val="TOC1"/>
            <w:tabs>
              <w:tab w:val="right" w:leader="dot" w:pos="9350"/>
            </w:tabs>
            <w:rPr>
              <w:del w:id="395" w:author="David Conklin" w:date="2021-01-30T16:34:00Z"/>
              <w:rFonts w:eastAsiaTheme="minorEastAsia"/>
              <w:noProof/>
            </w:rPr>
          </w:pPr>
          <w:del w:id="396"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397" w:author="David Conklin" w:date="2021-03-19T16:44:00Z">
            <w:r w:rsidR="00151332">
              <w:rPr>
                <w:b/>
                <w:bCs/>
                <w:noProof/>
              </w:rPr>
              <w:t>Error! Hyperlink reference not valid.</w:t>
            </w:r>
          </w:ins>
          <w:del w:id="398"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fldChar w:fldCharType="separate"/>
            </w:r>
          </w:del>
          <w:ins w:id="399" w:author="David Conklin" w:date="2021-03-19T16:46:00Z">
            <w:r w:rsidR="00151332">
              <w:rPr>
                <w:b/>
                <w:bCs/>
                <w:noProof/>
                <w:webHidden/>
              </w:rPr>
              <w:t>Error! Bookmark not defined.</w:t>
            </w:r>
          </w:ins>
          <w:del w:id="400"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5601A6D5" w:rsidR="00C63B9F" w:rsidDel="0080365E" w:rsidRDefault="008051F2">
          <w:pPr>
            <w:pStyle w:val="TOC2"/>
            <w:tabs>
              <w:tab w:val="right" w:leader="dot" w:pos="9350"/>
            </w:tabs>
            <w:rPr>
              <w:del w:id="401" w:author="David Conklin" w:date="2021-01-30T16:34:00Z"/>
              <w:rFonts w:eastAsiaTheme="minorEastAsia"/>
              <w:noProof/>
            </w:rPr>
          </w:pPr>
          <w:del w:id="402"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403" w:author="David Conklin" w:date="2021-03-19T16:44:00Z">
            <w:r w:rsidR="00151332">
              <w:rPr>
                <w:b/>
                <w:bCs/>
                <w:noProof/>
              </w:rPr>
              <w:t>Error! Hyperlink reference not valid.</w:t>
            </w:r>
          </w:ins>
          <w:del w:id="404"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fldChar w:fldCharType="separate"/>
            </w:r>
          </w:del>
          <w:ins w:id="405" w:author="David Conklin" w:date="2021-03-19T16:46:00Z">
            <w:r w:rsidR="00151332">
              <w:rPr>
                <w:b/>
                <w:bCs/>
                <w:noProof/>
                <w:webHidden/>
              </w:rPr>
              <w:t>Error! Bookmark not defined.</w:t>
            </w:r>
          </w:ins>
          <w:del w:id="406"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594C0519" w:rsidR="00C63B9F" w:rsidDel="0080365E" w:rsidRDefault="008051F2">
          <w:pPr>
            <w:pStyle w:val="TOC2"/>
            <w:tabs>
              <w:tab w:val="right" w:leader="dot" w:pos="9350"/>
            </w:tabs>
            <w:rPr>
              <w:del w:id="407" w:author="David Conklin" w:date="2021-01-30T16:34:00Z"/>
              <w:rFonts w:eastAsiaTheme="minorEastAsia"/>
              <w:noProof/>
            </w:rPr>
          </w:pPr>
          <w:del w:id="408"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409" w:author="David Conklin" w:date="2021-03-19T16:44:00Z">
            <w:r w:rsidR="00151332">
              <w:rPr>
                <w:b/>
                <w:bCs/>
                <w:noProof/>
              </w:rPr>
              <w:t>Error! Hyperlink reference not valid.</w:t>
            </w:r>
          </w:ins>
          <w:del w:id="410"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fldChar w:fldCharType="separate"/>
            </w:r>
          </w:del>
          <w:ins w:id="411" w:author="David Conklin" w:date="2021-03-19T16:46:00Z">
            <w:r w:rsidR="00151332">
              <w:rPr>
                <w:b/>
                <w:bCs/>
                <w:noProof/>
                <w:webHidden/>
              </w:rPr>
              <w:t>Error! Bookmark not defined.</w:t>
            </w:r>
          </w:ins>
          <w:del w:id="412" w:author="David Conklin" w:date="2021-01-30T16:34:00Z">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78D33C63" w:rsidR="00C63B9F" w:rsidDel="0080365E" w:rsidRDefault="008051F2">
          <w:pPr>
            <w:pStyle w:val="TOC2"/>
            <w:tabs>
              <w:tab w:val="right" w:leader="dot" w:pos="9350"/>
            </w:tabs>
            <w:rPr>
              <w:del w:id="413" w:author="David Conklin" w:date="2021-01-30T16:34:00Z"/>
              <w:rFonts w:eastAsiaTheme="minorEastAsia"/>
              <w:noProof/>
            </w:rPr>
          </w:pPr>
          <w:del w:id="414"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415" w:author="David Conklin" w:date="2021-03-19T16:44:00Z">
            <w:r w:rsidR="00151332">
              <w:rPr>
                <w:b/>
                <w:bCs/>
                <w:noProof/>
              </w:rPr>
              <w:t>Error! Hyperlink reference not valid.</w:t>
            </w:r>
          </w:ins>
          <w:del w:id="416"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fldChar w:fldCharType="separate"/>
            </w:r>
          </w:del>
          <w:ins w:id="417" w:author="David Conklin" w:date="2021-03-19T16:46:00Z">
            <w:r w:rsidR="00151332">
              <w:rPr>
                <w:b/>
                <w:bCs/>
                <w:noProof/>
                <w:webHidden/>
              </w:rPr>
              <w:t>Error! Bookmark not defined.</w:t>
            </w:r>
          </w:ins>
          <w:del w:id="418" w:author="David Conklin" w:date="2021-01-30T16:34:00Z">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0AEDB077" w:rsidR="00C63B9F" w:rsidDel="0080365E" w:rsidRDefault="008051F2">
          <w:pPr>
            <w:pStyle w:val="TOC1"/>
            <w:tabs>
              <w:tab w:val="right" w:leader="dot" w:pos="9350"/>
            </w:tabs>
            <w:rPr>
              <w:del w:id="419" w:author="David Conklin" w:date="2021-01-30T16:34:00Z"/>
              <w:rFonts w:eastAsiaTheme="minorEastAsia"/>
              <w:noProof/>
            </w:rPr>
          </w:pPr>
          <w:del w:id="420"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421" w:author="David Conklin" w:date="2021-03-19T16:44:00Z">
            <w:r w:rsidR="00151332">
              <w:rPr>
                <w:b/>
                <w:bCs/>
                <w:noProof/>
              </w:rPr>
              <w:t>Error! Hyperlink reference not valid.</w:t>
            </w:r>
          </w:ins>
          <w:del w:id="422"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fldChar w:fldCharType="separate"/>
            </w:r>
          </w:del>
          <w:ins w:id="423" w:author="David Conklin" w:date="2021-03-19T16:46:00Z">
            <w:r w:rsidR="00151332">
              <w:rPr>
                <w:b/>
                <w:bCs/>
                <w:noProof/>
                <w:webHidden/>
              </w:rPr>
              <w:t>Error! Bookmark not defined.</w:t>
            </w:r>
          </w:ins>
          <w:del w:id="424" w:author="David Conklin" w:date="2021-01-30T16:34:00Z">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6CA02BCE" w:rsidR="00C63B9F" w:rsidDel="0080365E" w:rsidRDefault="008051F2">
          <w:pPr>
            <w:pStyle w:val="TOC1"/>
            <w:tabs>
              <w:tab w:val="right" w:leader="dot" w:pos="9350"/>
            </w:tabs>
            <w:rPr>
              <w:del w:id="425" w:author="David Conklin" w:date="2021-01-30T16:34:00Z"/>
              <w:rFonts w:eastAsiaTheme="minorEastAsia"/>
              <w:noProof/>
            </w:rPr>
          </w:pPr>
          <w:del w:id="426"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427" w:author="David Conklin" w:date="2021-03-19T16:44:00Z">
            <w:r w:rsidR="00151332">
              <w:rPr>
                <w:b/>
                <w:bCs/>
                <w:noProof/>
              </w:rPr>
              <w:t>Error! Hyperlink reference not valid.</w:t>
            </w:r>
          </w:ins>
          <w:del w:id="428"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fldChar w:fldCharType="separate"/>
            </w:r>
          </w:del>
          <w:ins w:id="429" w:author="David Conklin" w:date="2021-03-19T16:46:00Z">
            <w:r w:rsidR="00151332">
              <w:rPr>
                <w:b/>
                <w:bCs/>
                <w:noProof/>
                <w:webHidden/>
              </w:rPr>
              <w:t>Error! Bookmark not defined.</w:t>
            </w:r>
          </w:ins>
          <w:del w:id="430"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40604EB9" w:rsidR="00C63B9F" w:rsidDel="0080365E" w:rsidRDefault="008051F2">
          <w:pPr>
            <w:pStyle w:val="TOC2"/>
            <w:tabs>
              <w:tab w:val="right" w:leader="dot" w:pos="9350"/>
            </w:tabs>
            <w:rPr>
              <w:del w:id="431" w:author="David Conklin" w:date="2021-01-30T16:34:00Z"/>
              <w:rFonts w:eastAsiaTheme="minorEastAsia"/>
              <w:noProof/>
            </w:rPr>
          </w:pPr>
          <w:del w:id="432"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433" w:author="David Conklin" w:date="2021-03-19T16:44:00Z">
            <w:r w:rsidR="00151332">
              <w:rPr>
                <w:b/>
                <w:bCs/>
                <w:noProof/>
              </w:rPr>
              <w:t>Error! Hyperlink reference not valid.</w:t>
            </w:r>
          </w:ins>
          <w:del w:id="434"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fldChar w:fldCharType="separate"/>
            </w:r>
          </w:del>
          <w:ins w:id="435" w:author="David Conklin" w:date="2021-03-19T16:46:00Z">
            <w:r w:rsidR="00151332">
              <w:rPr>
                <w:b/>
                <w:bCs/>
                <w:noProof/>
                <w:webHidden/>
              </w:rPr>
              <w:t>Error! Bookmark not defined.</w:t>
            </w:r>
          </w:ins>
          <w:del w:id="436"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4DC84056" w:rsidR="00C63B9F" w:rsidDel="0080365E" w:rsidRDefault="008051F2">
          <w:pPr>
            <w:pStyle w:val="TOC2"/>
            <w:tabs>
              <w:tab w:val="right" w:leader="dot" w:pos="9350"/>
            </w:tabs>
            <w:rPr>
              <w:del w:id="437" w:author="David Conklin" w:date="2021-01-30T16:34:00Z"/>
              <w:rFonts w:eastAsiaTheme="minorEastAsia"/>
              <w:noProof/>
            </w:rPr>
          </w:pPr>
          <w:del w:id="438"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439" w:author="David Conklin" w:date="2021-03-19T16:44:00Z">
            <w:r w:rsidR="00151332">
              <w:rPr>
                <w:b/>
                <w:bCs/>
                <w:noProof/>
              </w:rPr>
              <w:t>Error! Hyperlink reference not valid.</w:t>
            </w:r>
          </w:ins>
          <w:del w:id="440"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fldChar w:fldCharType="separate"/>
            </w:r>
          </w:del>
          <w:ins w:id="441" w:author="David Conklin" w:date="2021-03-19T16:46:00Z">
            <w:r w:rsidR="00151332">
              <w:rPr>
                <w:b/>
                <w:bCs/>
                <w:noProof/>
                <w:webHidden/>
              </w:rPr>
              <w:t>Error! Bookmark not defined.</w:t>
            </w:r>
          </w:ins>
          <w:del w:id="442"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367D2ADB" w:rsidR="00C63B9F" w:rsidDel="0080365E" w:rsidRDefault="008051F2">
          <w:pPr>
            <w:pStyle w:val="TOC2"/>
            <w:tabs>
              <w:tab w:val="right" w:leader="dot" w:pos="9350"/>
            </w:tabs>
            <w:rPr>
              <w:del w:id="443" w:author="David Conklin" w:date="2021-01-30T16:34:00Z"/>
              <w:rFonts w:eastAsiaTheme="minorEastAsia"/>
              <w:noProof/>
            </w:rPr>
          </w:pPr>
          <w:del w:id="444"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445" w:author="David Conklin" w:date="2021-03-19T16:44:00Z">
            <w:r w:rsidR="00151332">
              <w:rPr>
                <w:b/>
                <w:bCs/>
                <w:noProof/>
              </w:rPr>
              <w:t>Error! Hyperlink reference not valid.</w:t>
            </w:r>
          </w:ins>
          <w:del w:id="446"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fldChar w:fldCharType="separate"/>
            </w:r>
          </w:del>
          <w:ins w:id="447" w:author="David Conklin" w:date="2021-03-19T16:46:00Z">
            <w:r w:rsidR="00151332">
              <w:rPr>
                <w:b/>
                <w:bCs/>
                <w:noProof/>
                <w:webHidden/>
              </w:rPr>
              <w:t>Error! Bookmark not defined.</w:t>
            </w:r>
          </w:ins>
          <w:del w:id="448"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5A98FB72" w:rsidR="00C63B9F" w:rsidDel="0080365E" w:rsidRDefault="008051F2">
          <w:pPr>
            <w:pStyle w:val="TOC1"/>
            <w:tabs>
              <w:tab w:val="right" w:leader="dot" w:pos="9350"/>
            </w:tabs>
            <w:rPr>
              <w:del w:id="449" w:author="David Conklin" w:date="2021-01-30T16:34:00Z"/>
              <w:rFonts w:eastAsiaTheme="minorEastAsia"/>
              <w:noProof/>
            </w:rPr>
          </w:pPr>
          <w:del w:id="450"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451" w:author="David Conklin" w:date="2021-03-19T16:44:00Z">
            <w:r w:rsidR="00151332">
              <w:rPr>
                <w:b/>
                <w:bCs/>
                <w:noProof/>
              </w:rPr>
              <w:t>Error! Hyperlink reference not valid.</w:t>
            </w:r>
          </w:ins>
          <w:del w:id="452"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fldChar w:fldCharType="separate"/>
            </w:r>
          </w:del>
          <w:ins w:id="453" w:author="David Conklin" w:date="2021-03-19T16:46:00Z">
            <w:r w:rsidR="00151332">
              <w:rPr>
                <w:b/>
                <w:bCs/>
                <w:noProof/>
                <w:webHidden/>
              </w:rPr>
              <w:t>Error! Bookmark not defined.</w:t>
            </w:r>
          </w:ins>
          <w:del w:id="454" w:author="David Conklin" w:date="2021-01-30T16:34:00Z">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3C07A6CE" w:rsidR="00C63B9F" w:rsidDel="0080365E" w:rsidRDefault="008051F2">
          <w:pPr>
            <w:pStyle w:val="TOC2"/>
            <w:tabs>
              <w:tab w:val="right" w:leader="dot" w:pos="9350"/>
            </w:tabs>
            <w:rPr>
              <w:del w:id="455" w:author="David Conklin" w:date="2021-01-30T16:34:00Z"/>
              <w:rFonts w:eastAsiaTheme="minorEastAsia"/>
              <w:noProof/>
            </w:rPr>
          </w:pPr>
          <w:del w:id="456"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457" w:author="David Conklin" w:date="2021-03-19T16:44:00Z">
            <w:r w:rsidR="00151332">
              <w:rPr>
                <w:b/>
                <w:bCs/>
                <w:noProof/>
              </w:rPr>
              <w:t>Error! Hyperlink reference not valid.</w:t>
            </w:r>
          </w:ins>
          <w:del w:id="458"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fldChar w:fldCharType="separate"/>
            </w:r>
          </w:del>
          <w:ins w:id="459" w:author="David Conklin" w:date="2021-03-19T16:46:00Z">
            <w:r w:rsidR="00151332">
              <w:rPr>
                <w:b/>
                <w:bCs/>
                <w:noProof/>
                <w:webHidden/>
              </w:rPr>
              <w:t>Error! Bookmark not defined.</w:t>
            </w:r>
          </w:ins>
          <w:del w:id="460" w:author="David Conklin" w:date="2021-01-30T16:34:00Z">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1A5C6A1D" w:rsidR="00C63B9F" w:rsidDel="0080365E" w:rsidRDefault="008051F2">
          <w:pPr>
            <w:pStyle w:val="TOC2"/>
            <w:tabs>
              <w:tab w:val="right" w:leader="dot" w:pos="9350"/>
            </w:tabs>
            <w:rPr>
              <w:del w:id="461" w:author="David Conklin" w:date="2021-01-30T16:34:00Z"/>
              <w:rFonts w:eastAsiaTheme="minorEastAsia"/>
              <w:noProof/>
            </w:rPr>
          </w:pPr>
          <w:del w:id="462"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463" w:author="David Conklin" w:date="2021-03-19T16:44:00Z">
            <w:r w:rsidR="00151332">
              <w:rPr>
                <w:b/>
                <w:bCs/>
                <w:noProof/>
              </w:rPr>
              <w:t>Error! Hyperlink reference not valid.</w:t>
            </w:r>
          </w:ins>
          <w:del w:id="464"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fldChar w:fldCharType="separate"/>
            </w:r>
          </w:del>
          <w:ins w:id="465" w:author="David Conklin" w:date="2021-03-19T16:46:00Z">
            <w:r w:rsidR="00151332">
              <w:rPr>
                <w:b/>
                <w:bCs/>
                <w:noProof/>
                <w:webHidden/>
              </w:rPr>
              <w:t>Error! Bookmark not defined.</w:t>
            </w:r>
          </w:ins>
          <w:del w:id="466"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2BE06F3A" w:rsidR="00C63B9F" w:rsidDel="0080365E" w:rsidRDefault="008051F2">
          <w:pPr>
            <w:pStyle w:val="TOC2"/>
            <w:tabs>
              <w:tab w:val="right" w:leader="dot" w:pos="9350"/>
            </w:tabs>
            <w:rPr>
              <w:del w:id="467" w:author="David Conklin" w:date="2021-01-30T16:34:00Z"/>
              <w:rFonts w:eastAsiaTheme="minorEastAsia"/>
              <w:noProof/>
            </w:rPr>
          </w:pPr>
          <w:del w:id="468"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469" w:author="David Conklin" w:date="2021-03-19T16:44:00Z">
            <w:r w:rsidR="00151332">
              <w:rPr>
                <w:b/>
                <w:bCs/>
                <w:noProof/>
              </w:rPr>
              <w:t>Error! Hyperlink reference not valid.</w:t>
            </w:r>
          </w:ins>
          <w:del w:id="470"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fldChar w:fldCharType="separate"/>
            </w:r>
          </w:del>
          <w:ins w:id="471" w:author="David Conklin" w:date="2021-03-19T16:46:00Z">
            <w:r w:rsidR="00151332">
              <w:rPr>
                <w:b/>
                <w:bCs/>
                <w:noProof/>
                <w:webHidden/>
              </w:rPr>
              <w:t>Error! Bookmark not defined.</w:t>
            </w:r>
          </w:ins>
          <w:del w:id="472"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73D12FAC" w:rsidR="00C63B9F" w:rsidDel="0080365E" w:rsidRDefault="008051F2">
          <w:pPr>
            <w:pStyle w:val="TOC2"/>
            <w:tabs>
              <w:tab w:val="right" w:leader="dot" w:pos="9350"/>
            </w:tabs>
            <w:rPr>
              <w:del w:id="473" w:author="David Conklin" w:date="2021-01-30T16:34:00Z"/>
              <w:rFonts w:eastAsiaTheme="minorEastAsia"/>
              <w:noProof/>
            </w:rPr>
          </w:pPr>
          <w:del w:id="474"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475" w:author="David Conklin" w:date="2021-03-19T16:44:00Z">
            <w:r w:rsidR="00151332">
              <w:rPr>
                <w:b/>
                <w:bCs/>
                <w:noProof/>
              </w:rPr>
              <w:t>Error! Hyperlink reference not valid.</w:t>
            </w:r>
          </w:ins>
          <w:del w:id="476"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fldChar w:fldCharType="separate"/>
            </w:r>
          </w:del>
          <w:ins w:id="477" w:author="David Conklin" w:date="2021-03-19T16:46:00Z">
            <w:r w:rsidR="00151332">
              <w:rPr>
                <w:b/>
                <w:bCs/>
                <w:noProof/>
                <w:webHidden/>
              </w:rPr>
              <w:t>Error! Bookmark not defined.</w:t>
            </w:r>
          </w:ins>
          <w:del w:id="478" w:author="David Conklin" w:date="2021-01-30T16:34:00Z">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2DA25460" w:rsidR="00C63B9F" w:rsidDel="0080365E" w:rsidRDefault="008051F2">
          <w:pPr>
            <w:pStyle w:val="TOC1"/>
            <w:tabs>
              <w:tab w:val="right" w:leader="dot" w:pos="9350"/>
            </w:tabs>
            <w:rPr>
              <w:del w:id="479" w:author="David Conklin" w:date="2021-01-30T16:34:00Z"/>
              <w:rFonts w:eastAsiaTheme="minorEastAsia"/>
              <w:noProof/>
            </w:rPr>
          </w:pPr>
          <w:del w:id="480"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481" w:author="David Conklin" w:date="2021-03-19T16:44:00Z">
            <w:r w:rsidR="00151332">
              <w:rPr>
                <w:b/>
                <w:bCs/>
                <w:noProof/>
              </w:rPr>
              <w:t>Error! Hyperlink reference not valid.</w:t>
            </w:r>
          </w:ins>
          <w:del w:id="482"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fldChar w:fldCharType="separate"/>
            </w:r>
          </w:del>
          <w:ins w:id="483" w:author="David Conklin" w:date="2021-03-19T16:46:00Z">
            <w:r w:rsidR="00151332">
              <w:rPr>
                <w:b/>
                <w:bCs/>
                <w:noProof/>
                <w:webHidden/>
              </w:rPr>
              <w:t>Error! Bookmark not defined.</w:t>
            </w:r>
          </w:ins>
          <w:del w:id="484"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73D19826" w:rsidR="00C63B9F" w:rsidDel="0080365E" w:rsidRDefault="008051F2">
          <w:pPr>
            <w:pStyle w:val="TOC2"/>
            <w:tabs>
              <w:tab w:val="right" w:leader="dot" w:pos="9350"/>
            </w:tabs>
            <w:rPr>
              <w:del w:id="485" w:author="David Conklin" w:date="2021-01-30T16:34:00Z"/>
              <w:rFonts w:eastAsiaTheme="minorEastAsia"/>
              <w:noProof/>
            </w:rPr>
          </w:pPr>
          <w:del w:id="486"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487" w:author="David Conklin" w:date="2021-03-19T16:44:00Z">
            <w:r w:rsidR="00151332">
              <w:rPr>
                <w:b/>
                <w:bCs/>
                <w:noProof/>
              </w:rPr>
              <w:t>Error! Hyperlink reference not valid.</w:t>
            </w:r>
          </w:ins>
          <w:del w:id="488"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fldChar w:fldCharType="separate"/>
            </w:r>
          </w:del>
          <w:ins w:id="489" w:author="David Conklin" w:date="2021-03-19T16:46:00Z">
            <w:r w:rsidR="00151332">
              <w:rPr>
                <w:b/>
                <w:bCs/>
                <w:noProof/>
                <w:webHidden/>
              </w:rPr>
              <w:t>Error! Bookmark not defined.</w:t>
            </w:r>
          </w:ins>
          <w:del w:id="490"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4DE48818" w:rsidR="00C63B9F" w:rsidDel="0080365E" w:rsidRDefault="008051F2">
          <w:pPr>
            <w:pStyle w:val="TOC1"/>
            <w:tabs>
              <w:tab w:val="right" w:leader="dot" w:pos="9350"/>
            </w:tabs>
            <w:rPr>
              <w:del w:id="491" w:author="David Conklin" w:date="2021-01-30T16:34:00Z"/>
              <w:rFonts w:eastAsiaTheme="minorEastAsia"/>
              <w:noProof/>
            </w:rPr>
          </w:pPr>
          <w:del w:id="492"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493" w:author="David Conklin" w:date="2021-03-19T16:44:00Z">
            <w:r w:rsidR="00151332">
              <w:rPr>
                <w:b/>
                <w:bCs/>
                <w:noProof/>
              </w:rPr>
              <w:t>Error! Hyperlink reference not valid.</w:t>
            </w:r>
          </w:ins>
          <w:del w:id="494"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fldChar w:fldCharType="separate"/>
            </w:r>
          </w:del>
          <w:ins w:id="495" w:author="David Conklin" w:date="2021-03-19T16:46:00Z">
            <w:r w:rsidR="00151332">
              <w:rPr>
                <w:b/>
                <w:bCs/>
                <w:noProof/>
                <w:webHidden/>
              </w:rPr>
              <w:t>Error! Bookmark not defined.</w:t>
            </w:r>
          </w:ins>
          <w:del w:id="496"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56A20FE0" w:rsidR="00C63B9F" w:rsidDel="0080365E" w:rsidRDefault="008051F2">
          <w:pPr>
            <w:pStyle w:val="TOC2"/>
            <w:tabs>
              <w:tab w:val="right" w:leader="dot" w:pos="9350"/>
            </w:tabs>
            <w:rPr>
              <w:del w:id="497" w:author="David Conklin" w:date="2021-01-30T16:34:00Z"/>
              <w:rFonts w:eastAsiaTheme="minorEastAsia"/>
              <w:noProof/>
            </w:rPr>
          </w:pPr>
          <w:del w:id="498"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499" w:author="David Conklin" w:date="2021-03-19T16:44:00Z">
            <w:r w:rsidR="00151332">
              <w:rPr>
                <w:b/>
                <w:bCs/>
                <w:noProof/>
              </w:rPr>
              <w:t>Error! Hyperlink reference not valid.</w:t>
            </w:r>
          </w:ins>
          <w:del w:id="500"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fldChar w:fldCharType="separate"/>
            </w:r>
          </w:del>
          <w:ins w:id="501" w:author="David Conklin" w:date="2021-03-19T16:46:00Z">
            <w:r w:rsidR="00151332">
              <w:rPr>
                <w:b/>
                <w:bCs/>
                <w:noProof/>
                <w:webHidden/>
              </w:rPr>
              <w:t>Error! Bookmark not defined.</w:t>
            </w:r>
          </w:ins>
          <w:del w:id="502" w:author="David Conklin" w:date="2021-01-30T16:34:00Z">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5E1D09B9" w:rsidR="00C63B9F" w:rsidDel="0080365E" w:rsidRDefault="008051F2">
          <w:pPr>
            <w:pStyle w:val="TOC2"/>
            <w:tabs>
              <w:tab w:val="right" w:leader="dot" w:pos="9350"/>
            </w:tabs>
            <w:rPr>
              <w:del w:id="503" w:author="David Conklin" w:date="2021-01-30T16:34:00Z"/>
              <w:rFonts w:eastAsiaTheme="minorEastAsia"/>
              <w:noProof/>
            </w:rPr>
          </w:pPr>
          <w:del w:id="504"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505" w:author="David Conklin" w:date="2021-03-19T16:44:00Z">
            <w:r w:rsidR="00151332">
              <w:rPr>
                <w:b/>
                <w:bCs/>
                <w:noProof/>
              </w:rPr>
              <w:t>Error! Hyperlink reference not valid.</w:t>
            </w:r>
          </w:ins>
          <w:del w:id="506"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fldChar w:fldCharType="separate"/>
            </w:r>
          </w:del>
          <w:ins w:id="507" w:author="David Conklin" w:date="2021-03-19T16:46:00Z">
            <w:r w:rsidR="00151332">
              <w:rPr>
                <w:b/>
                <w:bCs/>
                <w:noProof/>
                <w:webHidden/>
              </w:rPr>
              <w:t>Error! Bookmark not defined.</w:t>
            </w:r>
          </w:ins>
          <w:del w:id="508" w:author="David Conklin" w:date="2021-01-30T16:34:00Z">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15546889" w:rsidR="00C63B9F" w:rsidDel="0080365E" w:rsidRDefault="008051F2">
          <w:pPr>
            <w:pStyle w:val="TOC2"/>
            <w:tabs>
              <w:tab w:val="right" w:leader="dot" w:pos="9350"/>
            </w:tabs>
            <w:rPr>
              <w:del w:id="509" w:author="David Conklin" w:date="2021-01-30T16:34:00Z"/>
              <w:rFonts w:eastAsiaTheme="minorEastAsia"/>
              <w:noProof/>
            </w:rPr>
          </w:pPr>
          <w:del w:id="510"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511" w:author="David Conklin" w:date="2021-03-19T16:44:00Z">
            <w:r w:rsidR="00151332">
              <w:rPr>
                <w:b/>
                <w:bCs/>
                <w:noProof/>
              </w:rPr>
              <w:t>Error! Hyperlink reference not valid.</w:t>
            </w:r>
          </w:ins>
          <w:del w:id="512"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fldChar w:fldCharType="separate"/>
            </w:r>
          </w:del>
          <w:ins w:id="513" w:author="David Conklin" w:date="2021-03-19T16:46:00Z">
            <w:r w:rsidR="00151332">
              <w:rPr>
                <w:b/>
                <w:bCs/>
                <w:noProof/>
                <w:webHidden/>
              </w:rPr>
              <w:t>Error! Bookmark not defined.</w:t>
            </w:r>
          </w:ins>
          <w:del w:id="514" w:author="David Conklin" w:date="2021-01-30T16:34:00Z">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55935678" w:rsidR="00C63B9F" w:rsidDel="0080365E" w:rsidRDefault="008051F2">
          <w:pPr>
            <w:pStyle w:val="TOC3"/>
            <w:tabs>
              <w:tab w:val="right" w:leader="dot" w:pos="9350"/>
            </w:tabs>
            <w:rPr>
              <w:del w:id="515" w:author="David Conklin" w:date="2021-01-30T16:34:00Z"/>
              <w:rFonts w:eastAsiaTheme="minorEastAsia"/>
              <w:noProof/>
            </w:rPr>
          </w:pPr>
          <w:del w:id="516"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517" w:author="David Conklin" w:date="2021-03-19T16:44:00Z">
            <w:r w:rsidR="00151332">
              <w:rPr>
                <w:b/>
                <w:bCs/>
                <w:noProof/>
              </w:rPr>
              <w:t>Error! Hyperlink reference not valid.</w:t>
            </w:r>
          </w:ins>
          <w:del w:id="518"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fldChar w:fldCharType="separate"/>
            </w:r>
          </w:del>
          <w:ins w:id="519" w:author="David Conklin" w:date="2021-03-19T16:46:00Z">
            <w:r w:rsidR="00151332">
              <w:rPr>
                <w:b/>
                <w:bCs/>
                <w:noProof/>
                <w:webHidden/>
              </w:rPr>
              <w:t>Error! Bookmark not defined.</w:t>
            </w:r>
          </w:ins>
          <w:del w:id="520" w:author="David Conklin" w:date="2021-01-30T16:34:00Z">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68167F9D" w:rsidR="00C63B9F" w:rsidDel="0080365E" w:rsidRDefault="008051F2">
          <w:pPr>
            <w:pStyle w:val="TOC3"/>
            <w:tabs>
              <w:tab w:val="right" w:leader="dot" w:pos="9350"/>
            </w:tabs>
            <w:rPr>
              <w:del w:id="521" w:author="David Conklin" w:date="2021-01-30T16:34:00Z"/>
              <w:rFonts w:eastAsiaTheme="minorEastAsia"/>
              <w:noProof/>
            </w:rPr>
          </w:pPr>
          <w:del w:id="522"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523" w:author="David Conklin" w:date="2021-03-19T16:44:00Z">
            <w:r w:rsidR="00151332">
              <w:rPr>
                <w:b/>
                <w:bCs/>
                <w:noProof/>
              </w:rPr>
              <w:t>Error! Hyperlink reference not valid.</w:t>
            </w:r>
          </w:ins>
          <w:del w:id="524"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fldChar w:fldCharType="separate"/>
            </w:r>
          </w:del>
          <w:ins w:id="525" w:author="David Conklin" w:date="2021-03-19T16:46:00Z">
            <w:r w:rsidR="00151332">
              <w:rPr>
                <w:b/>
                <w:bCs/>
                <w:noProof/>
                <w:webHidden/>
              </w:rPr>
              <w:t>Error! Bookmark not defined.</w:t>
            </w:r>
          </w:ins>
          <w:del w:id="526" w:author="David Conklin" w:date="2021-01-30T16:34:00Z">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4A5F7E9C" w:rsidR="00C63B9F" w:rsidDel="0080365E" w:rsidRDefault="008051F2">
          <w:pPr>
            <w:pStyle w:val="TOC2"/>
            <w:tabs>
              <w:tab w:val="right" w:leader="dot" w:pos="9350"/>
            </w:tabs>
            <w:rPr>
              <w:del w:id="527" w:author="David Conklin" w:date="2021-01-30T16:34:00Z"/>
              <w:rFonts w:eastAsiaTheme="minorEastAsia"/>
              <w:noProof/>
            </w:rPr>
          </w:pPr>
          <w:del w:id="528"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529" w:author="David Conklin" w:date="2021-03-19T16:44:00Z">
            <w:r w:rsidR="00151332">
              <w:rPr>
                <w:b/>
                <w:bCs/>
                <w:noProof/>
              </w:rPr>
              <w:t>Error! Hyperlink reference not valid.</w:t>
            </w:r>
          </w:ins>
          <w:del w:id="530"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fldChar w:fldCharType="separate"/>
            </w:r>
          </w:del>
          <w:ins w:id="531" w:author="David Conklin" w:date="2021-03-19T16:46:00Z">
            <w:r w:rsidR="00151332">
              <w:rPr>
                <w:b/>
                <w:bCs/>
                <w:noProof/>
                <w:webHidden/>
              </w:rPr>
              <w:t>Error! Bookmark not defined.</w:t>
            </w:r>
          </w:ins>
          <w:del w:id="532" w:author="David Conklin" w:date="2021-01-30T16:34:00Z">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3A39F9CD" w:rsidR="00C63B9F" w:rsidDel="0080365E" w:rsidRDefault="008051F2">
          <w:pPr>
            <w:pStyle w:val="TOC2"/>
            <w:tabs>
              <w:tab w:val="right" w:leader="dot" w:pos="9350"/>
            </w:tabs>
            <w:rPr>
              <w:del w:id="533" w:author="David Conklin" w:date="2021-01-30T16:34:00Z"/>
              <w:rFonts w:eastAsiaTheme="minorEastAsia"/>
              <w:noProof/>
            </w:rPr>
          </w:pPr>
          <w:del w:id="534"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535" w:author="David Conklin" w:date="2021-03-19T16:44:00Z">
            <w:r w:rsidR="00151332">
              <w:rPr>
                <w:b/>
                <w:bCs/>
                <w:noProof/>
              </w:rPr>
              <w:t>Error! Hyperlink reference not valid.</w:t>
            </w:r>
          </w:ins>
          <w:del w:id="536"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fldChar w:fldCharType="separate"/>
            </w:r>
          </w:del>
          <w:ins w:id="537" w:author="David Conklin" w:date="2021-03-19T16:46:00Z">
            <w:r w:rsidR="00151332">
              <w:rPr>
                <w:b/>
                <w:bCs/>
                <w:noProof/>
                <w:webHidden/>
              </w:rPr>
              <w:t>Error! Bookmark not defined.</w:t>
            </w:r>
          </w:ins>
          <w:del w:id="538"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6BAF38F3" w:rsidR="00C63B9F" w:rsidDel="0080365E" w:rsidRDefault="008051F2">
          <w:pPr>
            <w:pStyle w:val="TOC1"/>
            <w:tabs>
              <w:tab w:val="right" w:leader="dot" w:pos="9350"/>
            </w:tabs>
            <w:rPr>
              <w:del w:id="539" w:author="David Conklin" w:date="2021-01-30T16:34:00Z"/>
              <w:rFonts w:eastAsiaTheme="minorEastAsia"/>
              <w:noProof/>
            </w:rPr>
          </w:pPr>
          <w:del w:id="540"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541" w:author="David Conklin" w:date="2021-03-19T16:44:00Z">
            <w:r w:rsidR="00151332">
              <w:rPr>
                <w:b/>
                <w:bCs/>
                <w:noProof/>
              </w:rPr>
              <w:t>Error! Hyperlink reference not valid.</w:t>
            </w:r>
          </w:ins>
          <w:del w:id="542"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fldChar w:fldCharType="separate"/>
            </w:r>
          </w:del>
          <w:ins w:id="543" w:author="David Conklin" w:date="2021-03-19T16:46:00Z">
            <w:r w:rsidR="00151332">
              <w:rPr>
                <w:b/>
                <w:bCs/>
                <w:noProof/>
                <w:webHidden/>
              </w:rPr>
              <w:t>Error! Bookmark not defined.</w:t>
            </w:r>
          </w:ins>
          <w:del w:id="544"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65ED2896" w:rsidR="00C63B9F" w:rsidDel="0080365E" w:rsidRDefault="008051F2">
          <w:pPr>
            <w:pStyle w:val="TOC2"/>
            <w:tabs>
              <w:tab w:val="right" w:leader="dot" w:pos="9350"/>
            </w:tabs>
            <w:rPr>
              <w:del w:id="545" w:author="David Conklin" w:date="2021-01-30T16:34:00Z"/>
              <w:rFonts w:eastAsiaTheme="minorEastAsia"/>
              <w:noProof/>
            </w:rPr>
          </w:pPr>
          <w:del w:id="546"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547" w:author="David Conklin" w:date="2021-03-19T16:44:00Z">
            <w:r w:rsidR="00151332">
              <w:rPr>
                <w:b/>
                <w:bCs/>
                <w:noProof/>
              </w:rPr>
              <w:t>Error! Hyperlink reference not valid.</w:t>
            </w:r>
          </w:ins>
          <w:del w:id="548"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fldChar w:fldCharType="separate"/>
            </w:r>
          </w:del>
          <w:ins w:id="549" w:author="David Conklin" w:date="2021-03-19T16:46:00Z">
            <w:r w:rsidR="00151332">
              <w:rPr>
                <w:b/>
                <w:bCs/>
                <w:noProof/>
                <w:webHidden/>
              </w:rPr>
              <w:t>Error! Bookmark not defined.</w:t>
            </w:r>
          </w:ins>
          <w:del w:id="550" w:author="David Conklin" w:date="2021-01-30T16:34:00Z">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39C0831B" w:rsidR="00C63B9F" w:rsidDel="0080365E" w:rsidRDefault="008051F2">
          <w:pPr>
            <w:pStyle w:val="TOC2"/>
            <w:tabs>
              <w:tab w:val="right" w:leader="dot" w:pos="9350"/>
            </w:tabs>
            <w:rPr>
              <w:del w:id="551" w:author="David Conklin" w:date="2021-01-30T16:34:00Z"/>
              <w:rFonts w:eastAsiaTheme="minorEastAsia"/>
              <w:noProof/>
            </w:rPr>
          </w:pPr>
          <w:del w:id="552"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553" w:author="David Conklin" w:date="2021-03-19T16:44:00Z">
            <w:r w:rsidR="00151332">
              <w:rPr>
                <w:b/>
                <w:bCs/>
                <w:noProof/>
              </w:rPr>
              <w:t>Error! Hyperlink reference not valid.</w:t>
            </w:r>
          </w:ins>
          <w:del w:id="554"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fldChar w:fldCharType="separate"/>
            </w:r>
          </w:del>
          <w:ins w:id="555" w:author="David Conklin" w:date="2021-03-19T16:46:00Z">
            <w:r w:rsidR="00151332">
              <w:rPr>
                <w:b/>
                <w:bCs/>
                <w:noProof/>
                <w:webHidden/>
              </w:rPr>
              <w:t>Error! Bookmark not defined.</w:t>
            </w:r>
          </w:ins>
          <w:del w:id="556" w:author="David Conklin" w:date="2021-01-30T16:34:00Z">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6DE2AA23" w:rsidR="00C63B9F" w:rsidDel="0080365E" w:rsidRDefault="008051F2">
          <w:pPr>
            <w:pStyle w:val="TOC2"/>
            <w:tabs>
              <w:tab w:val="right" w:leader="dot" w:pos="9350"/>
            </w:tabs>
            <w:rPr>
              <w:del w:id="557" w:author="David Conklin" w:date="2021-01-30T16:34:00Z"/>
              <w:rFonts w:eastAsiaTheme="minorEastAsia"/>
              <w:noProof/>
            </w:rPr>
          </w:pPr>
          <w:del w:id="558"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559" w:author="David Conklin" w:date="2021-03-19T16:44:00Z">
            <w:r w:rsidR="00151332">
              <w:rPr>
                <w:b/>
                <w:bCs/>
                <w:noProof/>
              </w:rPr>
              <w:t>Error! Hyperlink reference not valid.</w:t>
            </w:r>
          </w:ins>
          <w:del w:id="560"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fldChar w:fldCharType="separate"/>
            </w:r>
          </w:del>
          <w:ins w:id="561" w:author="David Conklin" w:date="2021-03-19T16:46:00Z">
            <w:r w:rsidR="00151332">
              <w:rPr>
                <w:b/>
                <w:bCs/>
                <w:noProof/>
                <w:webHidden/>
              </w:rPr>
              <w:t>Error! Bookmark not defined.</w:t>
            </w:r>
          </w:ins>
          <w:del w:id="562" w:author="David Conklin" w:date="2021-01-30T16:34:00Z">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33A3AC04" w:rsidR="00C63B9F" w:rsidDel="0080365E" w:rsidRDefault="008051F2">
          <w:pPr>
            <w:pStyle w:val="TOC2"/>
            <w:tabs>
              <w:tab w:val="right" w:leader="dot" w:pos="9350"/>
            </w:tabs>
            <w:rPr>
              <w:del w:id="563" w:author="David Conklin" w:date="2021-01-30T16:34:00Z"/>
              <w:rFonts w:eastAsiaTheme="minorEastAsia"/>
              <w:noProof/>
            </w:rPr>
          </w:pPr>
          <w:del w:id="564"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565" w:author="David Conklin" w:date="2021-03-19T16:44:00Z">
            <w:r w:rsidR="00151332">
              <w:rPr>
                <w:b/>
                <w:bCs/>
                <w:noProof/>
              </w:rPr>
              <w:t>Error! Hyperlink reference not valid.</w:t>
            </w:r>
          </w:ins>
          <w:del w:id="566"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fldChar w:fldCharType="separate"/>
            </w:r>
          </w:del>
          <w:ins w:id="567" w:author="David Conklin" w:date="2021-03-19T16:46:00Z">
            <w:r w:rsidR="00151332">
              <w:rPr>
                <w:b/>
                <w:bCs/>
                <w:noProof/>
                <w:webHidden/>
              </w:rPr>
              <w:t>Error! Bookmark not defined.</w:t>
            </w:r>
          </w:ins>
          <w:del w:id="568" w:author="David Conklin" w:date="2021-01-30T16:34:00Z">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55308EEB" w:rsidR="00C63B9F" w:rsidDel="0080365E" w:rsidRDefault="008051F2">
          <w:pPr>
            <w:pStyle w:val="TOC1"/>
            <w:tabs>
              <w:tab w:val="right" w:leader="dot" w:pos="9350"/>
            </w:tabs>
            <w:rPr>
              <w:del w:id="569" w:author="David Conklin" w:date="2021-01-30T16:34:00Z"/>
              <w:rFonts w:eastAsiaTheme="minorEastAsia"/>
              <w:noProof/>
            </w:rPr>
          </w:pPr>
          <w:del w:id="570"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571" w:author="David Conklin" w:date="2021-03-19T16:44:00Z">
            <w:r w:rsidR="00151332">
              <w:rPr>
                <w:b/>
                <w:bCs/>
                <w:noProof/>
              </w:rPr>
              <w:t>Error! Hyperlink reference not valid.</w:t>
            </w:r>
          </w:ins>
          <w:del w:id="572"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fldChar w:fldCharType="separate"/>
            </w:r>
          </w:del>
          <w:ins w:id="573" w:author="David Conklin" w:date="2021-03-19T16:46:00Z">
            <w:r w:rsidR="00151332">
              <w:rPr>
                <w:b/>
                <w:bCs/>
                <w:noProof/>
                <w:webHidden/>
              </w:rPr>
              <w:t>Error! Bookmark not defined.</w:t>
            </w:r>
          </w:ins>
          <w:del w:id="574"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6E935D01" w:rsidR="00C63B9F" w:rsidDel="0080365E" w:rsidRDefault="008051F2">
          <w:pPr>
            <w:pStyle w:val="TOC2"/>
            <w:tabs>
              <w:tab w:val="right" w:leader="dot" w:pos="9350"/>
            </w:tabs>
            <w:rPr>
              <w:del w:id="575" w:author="David Conklin" w:date="2021-01-30T16:34:00Z"/>
              <w:rFonts w:eastAsiaTheme="minorEastAsia"/>
              <w:noProof/>
            </w:rPr>
          </w:pPr>
          <w:del w:id="576"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577" w:author="David Conklin" w:date="2021-03-19T16:44:00Z">
            <w:r w:rsidR="00151332">
              <w:rPr>
                <w:b/>
                <w:bCs/>
                <w:noProof/>
              </w:rPr>
              <w:t>Error! Hyperlink reference not valid.</w:t>
            </w:r>
          </w:ins>
          <w:del w:id="578"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fldChar w:fldCharType="separate"/>
            </w:r>
          </w:del>
          <w:ins w:id="579" w:author="David Conklin" w:date="2021-03-19T16:46:00Z">
            <w:r w:rsidR="00151332">
              <w:rPr>
                <w:b/>
                <w:bCs/>
                <w:noProof/>
                <w:webHidden/>
              </w:rPr>
              <w:t>Error! Bookmark not defined.</w:t>
            </w:r>
          </w:ins>
          <w:del w:id="580"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3757C135" w:rsidR="00C63B9F" w:rsidDel="0080365E" w:rsidRDefault="008051F2">
          <w:pPr>
            <w:pStyle w:val="TOC2"/>
            <w:tabs>
              <w:tab w:val="right" w:leader="dot" w:pos="9350"/>
            </w:tabs>
            <w:rPr>
              <w:del w:id="581" w:author="David Conklin" w:date="2021-01-30T16:34:00Z"/>
              <w:rFonts w:eastAsiaTheme="minorEastAsia"/>
              <w:noProof/>
            </w:rPr>
          </w:pPr>
          <w:del w:id="582"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583" w:author="David Conklin" w:date="2021-03-19T16:44:00Z">
            <w:r w:rsidR="00151332">
              <w:rPr>
                <w:b/>
                <w:bCs/>
                <w:noProof/>
              </w:rPr>
              <w:t>Error! Hyperlink reference not valid.</w:t>
            </w:r>
          </w:ins>
          <w:del w:id="584"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fldChar w:fldCharType="separate"/>
            </w:r>
          </w:del>
          <w:ins w:id="585" w:author="David Conklin" w:date="2021-03-19T16:46:00Z">
            <w:r w:rsidR="00151332">
              <w:rPr>
                <w:b/>
                <w:bCs/>
                <w:noProof/>
                <w:webHidden/>
              </w:rPr>
              <w:t>Error! Bookmark not defined.</w:t>
            </w:r>
          </w:ins>
          <w:del w:id="586" w:author="David Conklin" w:date="2021-01-30T16:34:00Z">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4824E3CF" w:rsidR="00C63B9F" w:rsidDel="0080365E" w:rsidRDefault="008051F2">
          <w:pPr>
            <w:pStyle w:val="TOC2"/>
            <w:tabs>
              <w:tab w:val="right" w:leader="dot" w:pos="9350"/>
            </w:tabs>
            <w:rPr>
              <w:del w:id="587" w:author="David Conklin" w:date="2021-01-30T16:34:00Z"/>
              <w:rFonts w:eastAsiaTheme="minorEastAsia"/>
              <w:noProof/>
            </w:rPr>
          </w:pPr>
          <w:del w:id="588"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589" w:author="David Conklin" w:date="2021-03-19T16:44:00Z">
            <w:r w:rsidR="00151332">
              <w:rPr>
                <w:b/>
                <w:bCs/>
                <w:noProof/>
              </w:rPr>
              <w:t>Error! Hyperlink reference not valid.</w:t>
            </w:r>
          </w:ins>
          <w:del w:id="590"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fldChar w:fldCharType="separate"/>
            </w:r>
          </w:del>
          <w:ins w:id="591" w:author="David Conklin" w:date="2021-03-19T16:46:00Z">
            <w:r w:rsidR="00151332">
              <w:rPr>
                <w:b/>
                <w:bCs/>
                <w:noProof/>
                <w:webHidden/>
              </w:rPr>
              <w:t>Error! Bookmark not defined.</w:t>
            </w:r>
          </w:ins>
          <w:del w:id="592" w:author="David Conklin" w:date="2021-01-30T16:34:00Z">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62E41C25" w:rsidR="00C63B9F" w:rsidDel="0080365E" w:rsidRDefault="008051F2">
          <w:pPr>
            <w:pStyle w:val="TOC2"/>
            <w:tabs>
              <w:tab w:val="right" w:leader="dot" w:pos="9350"/>
            </w:tabs>
            <w:rPr>
              <w:del w:id="593" w:author="David Conklin" w:date="2021-01-30T16:34:00Z"/>
              <w:rFonts w:eastAsiaTheme="minorEastAsia"/>
              <w:noProof/>
            </w:rPr>
          </w:pPr>
          <w:del w:id="594"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595" w:author="David Conklin" w:date="2021-03-19T16:44:00Z">
            <w:r w:rsidR="00151332">
              <w:rPr>
                <w:b/>
                <w:bCs/>
                <w:noProof/>
              </w:rPr>
              <w:t>Error! Hyperlink reference not valid.</w:t>
            </w:r>
          </w:ins>
          <w:del w:id="596"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fldChar w:fldCharType="separate"/>
            </w:r>
          </w:del>
          <w:ins w:id="597" w:author="David Conklin" w:date="2021-03-19T16:46:00Z">
            <w:r w:rsidR="00151332">
              <w:rPr>
                <w:b/>
                <w:bCs/>
                <w:noProof/>
                <w:webHidden/>
              </w:rPr>
              <w:t>Error! Bookmark not defined.</w:t>
            </w:r>
          </w:ins>
          <w:del w:id="598" w:author="David Conklin" w:date="2021-01-30T16:34:00Z">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25698E7B" w:rsidR="00C63B9F" w:rsidDel="0080365E" w:rsidRDefault="008051F2">
          <w:pPr>
            <w:pStyle w:val="TOC2"/>
            <w:tabs>
              <w:tab w:val="right" w:leader="dot" w:pos="9350"/>
            </w:tabs>
            <w:rPr>
              <w:del w:id="599" w:author="David Conklin" w:date="2021-01-30T16:34:00Z"/>
              <w:rFonts w:eastAsiaTheme="minorEastAsia"/>
              <w:noProof/>
            </w:rPr>
          </w:pPr>
          <w:del w:id="600"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601" w:author="David Conklin" w:date="2021-03-19T16:44:00Z">
            <w:r w:rsidR="00151332">
              <w:rPr>
                <w:b/>
                <w:bCs/>
                <w:noProof/>
              </w:rPr>
              <w:t>Error! Hyperlink reference not valid.</w:t>
            </w:r>
          </w:ins>
          <w:del w:id="602"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fldChar w:fldCharType="separate"/>
            </w:r>
          </w:del>
          <w:ins w:id="603" w:author="David Conklin" w:date="2021-03-19T16:46:00Z">
            <w:r w:rsidR="00151332">
              <w:rPr>
                <w:b/>
                <w:bCs/>
                <w:noProof/>
                <w:webHidden/>
              </w:rPr>
              <w:t>Error! Bookmark not defined.</w:t>
            </w:r>
          </w:ins>
          <w:del w:id="604" w:author="David Conklin" w:date="2021-01-30T16:34:00Z">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2656E561" w:rsidR="00C63B9F" w:rsidDel="0080365E" w:rsidRDefault="008051F2">
          <w:pPr>
            <w:pStyle w:val="TOC2"/>
            <w:tabs>
              <w:tab w:val="right" w:leader="dot" w:pos="9350"/>
            </w:tabs>
            <w:rPr>
              <w:del w:id="605" w:author="David Conklin" w:date="2021-01-30T16:34:00Z"/>
              <w:rFonts w:eastAsiaTheme="minorEastAsia"/>
              <w:noProof/>
            </w:rPr>
          </w:pPr>
          <w:del w:id="606"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607" w:author="David Conklin" w:date="2021-03-19T16:44:00Z">
            <w:r w:rsidR="00151332">
              <w:rPr>
                <w:b/>
                <w:bCs/>
                <w:noProof/>
              </w:rPr>
              <w:t>Error! Hyperlink reference not valid.</w:t>
            </w:r>
          </w:ins>
          <w:del w:id="608"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fldChar w:fldCharType="separate"/>
            </w:r>
          </w:del>
          <w:ins w:id="609" w:author="David Conklin" w:date="2021-03-19T16:46:00Z">
            <w:r w:rsidR="00151332">
              <w:rPr>
                <w:b/>
                <w:bCs/>
                <w:noProof/>
                <w:webHidden/>
              </w:rPr>
              <w:t>Error! Bookmark not defined.</w:t>
            </w:r>
          </w:ins>
          <w:del w:id="610" w:author="David Conklin" w:date="2021-01-30T16:34:00Z">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472D3FBA" w:rsidR="00C63B9F" w:rsidDel="0080365E" w:rsidRDefault="008051F2">
          <w:pPr>
            <w:pStyle w:val="TOC2"/>
            <w:tabs>
              <w:tab w:val="right" w:leader="dot" w:pos="9350"/>
            </w:tabs>
            <w:rPr>
              <w:del w:id="611" w:author="David Conklin" w:date="2021-01-30T16:34:00Z"/>
              <w:rFonts w:eastAsiaTheme="minorEastAsia"/>
              <w:noProof/>
            </w:rPr>
          </w:pPr>
          <w:del w:id="612"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613" w:author="David Conklin" w:date="2021-03-19T16:44:00Z">
            <w:r w:rsidR="00151332">
              <w:rPr>
                <w:b/>
                <w:bCs/>
                <w:noProof/>
              </w:rPr>
              <w:t>Error! Hyperlink reference not valid.</w:t>
            </w:r>
          </w:ins>
          <w:del w:id="614"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fldChar w:fldCharType="separate"/>
            </w:r>
          </w:del>
          <w:ins w:id="615" w:author="David Conklin" w:date="2021-03-19T16:46:00Z">
            <w:r w:rsidR="00151332">
              <w:rPr>
                <w:b/>
                <w:bCs/>
                <w:noProof/>
                <w:webHidden/>
              </w:rPr>
              <w:t>Error! Bookmark not defined.</w:t>
            </w:r>
          </w:ins>
          <w:del w:id="616" w:author="David Conklin" w:date="2021-01-30T16:34:00Z">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59C25A7D" w:rsidR="00C63B9F" w:rsidDel="0080365E" w:rsidRDefault="008051F2">
          <w:pPr>
            <w:pStyle w:val="TOC2"/>
            <w:tabs>
              <w:tab w:val="right" w:leader="dot" w:pos="9350"/>
            </w:tabs>
            <w:rPr>
              <w:del w:id="617" w:author="David Conklin" w:date="2021-01-30T16:34:00Z"/>
              <w:rFonts w:eastAsiaTheme="minorEastAsia"/>
              <w:noProof/>
            </w:rPr>
          </w:pPr>
          <w:del w:id="618"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619" w:author="David Conklin" w:date="2021-03-19T16:44:00Z">
            <w:r w:rsidR="00151332">
              <w:rPr>
                <w:b/>
                <w:bCs/>
                <w:noProof/>
              </w:rPr>
              <w:t>Error! Hyperlink reference not valid.</w:t>
            </w:r>
          </w:ins>
          <w:del w:id="620"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fldChar w:fldCharType="separate"/>
            </w:r>
          </w:del>
          <w:ins w:id="621" w:author="David Conklin" w:date="2021-03-19T16:46:00Z">
            <w:r w:rsidR="00151332">
              <w:rPr>
                <w:b/>
                <w:bCs/>
                <w:noProof/>
                <w:webHidden/>
              </w:rPr>
              <w:t>Error! Bookmark not defined.</w:t>
            </w:r>
          </w:ins>
          <w:del w:id="622" w:author="David Conklin" w:date="2021-01-30T16:34:00Z">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702D03EF" w:rsidR="00C63B9F" w:rsidDel="0080365E" w:rsidRDefault="008051F2">
          <w:pPr>
            <w:pStyle w:val="TOC2"/>
            <w:tabs>
              <w:tab w:val="right" w:leader="dot" w:pos="9350"/>
            </w:tabs>
            <w:rPr>
              <w:del w:id="623" w:author="David Conklin" w:date="2021-01-30T16:34:00Z"/>
              <w:rFonts w:eastAsiaTheme="minorEastAsia"/>
              <w:noProof/>
            </w:rPr>
          </w:pPr>
          <w:del w:id="624"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625" w:author="David Conklin" w:date="2021-03-19T16:44:00Z">
            <w:r w:rsidR="00151332">
              <w:rPr>
                <w:b/>
                <w:bCs/>
                <w:noProof/>
              </w:rPr>
              <w:t>Error! Hyperlink reference not valid.</w:t>
            </w:r>
          </w:ins>
          <w:del w:id="626"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fldChar w:fldCharType="separate"/>
            </w:r>
          </w:del>
          <w:ins w:id="627" w:author="David Conklin" w:date="2021-03-19T16:46:00Z">
            <w:r w:rsidR="00151332">
              <w:rPr>
                <w:b/>
                <w:bCs/>
                <w:noProof/>
                <w:webHidden/>
              </w:rPr>
              <w:t>Error! Bookmark not defined.</w:t>
            </w:r>
          </w:ins>
          <w:del w:id="628" w:author="David Conklin" w:date="2021-01-30T16:34:00Z">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73CC2561" w:rsidR="00C63B9F" w:rsidDel="0080365E" w:rsidRDefault="008051F2">
          <w:pPr>
            <w:pStyle w:val="TOC1"/>
            <w:tabs>
              <w:tab w:val="right" w:leader="dot" w:pos="9350"/>
            </w:tabs>
            <w:rPr>
              <w:del w:id="629" w:author="David Conklin" w:date="2021-01-30T16:34:00Z"/>
              <w:rFonts w:eastAsiaTheme="minorEastAsia"/>
              <w:noProof/>
            </w:rPr>
          </w:pPr>
          <w:del w:id="630"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631" w:author="David Conklin" w:date="2021-03-19T16:44:00Z">
            <w:r w:rsidR="00151332">
              <w:rPr>
                <w:b/>
                <w:bCs/>
                <w:noProof/>
              </w:rPr>
              <w:t>Error! Hyperlink reference not valid.</w:t>
            </w:r>
          </w:ins>
          <w:del w:id="632"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fldChar w:fldCharType="separate"/>
            </w:r>
          </w:del>
          <w:ins w:id="633" w:author="David Conklin" w:date="2021-03-19T16:46:00Z">
            <w:r w:rsidR="00151332">
              <w:rPr>
                <w:b/>
                <w:bCs/>
                <w:noProof/>
                <w:webHidden/>
              </w:rPr>
              <w:t>Error! Bookmark not defined.</w:t>
            </w:r>
          </w:ins>
          <w:del w:id="634" w:author="David Conklin" w:date="2021-01-30T16:34:00Z">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44B06794" w:rsidR="00C63B9F" w:rsidDel="0080365E" w:rsidRDefault="008051F2">
          <w:pPr>
            <w:pStyle w:val="TOC2"/>
            <w:tabs>
              <w:tab w:val="right" w:leader="dot" w:pos="9350"/>
            </w:tabs>
            <w:rPr>
              <w:del w:id="635" w:author="David Conklin" w:date="2021-01-30T16:34:00Z"/>
              <w:rFonts w:eastAsiaTheme="minorEastAsia"/>
              <w:noProof/>
            </w:rPr>
          </w:pPr>
          <w:del w:id="636"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637" w:author="David Conklin" w:date="2021-03-19T16:44:00Z">
            <w:r w:rsidR="00151332">
              <w:rPr>
                <w:b/>
                <w:bCs/>
                <w:noProof/>
              </w:rPr>
              <w:t>Error! Hyperlink reference not valid.</w:t>
            </w:r>
          </w:ins>
          <w:del w:id="638"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fldChar w:fldCharType="separate"/>
            </w:r>
          </w:del>
          <w:ins w:id="639" w:author="David Conklin" w:date="2021-03-19T16:46:00Z">
            <w:r w:rsidR="00151332">
              <w:rPr>
                <w:b/>
                <w:bCs/>
                <w:noProof/>
                <w:webHidden/>
              </w:rPr>
              <w:t>Error! Bookmark not defined.</w:t>
            </w:r>
          </w:ins>
          <w:del w:id="640" w:author="David Conklin" w:date="2021-01-30T16:34:00Z">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6B456184" w:rsidR="00C63B9F" w:rsidDel="0080365E" w:rsidRDefault="008051F2">
          <w:pPr>
            <w:pStyle w:val="TOC2"/>
            <w:tabs>
              <w:tab w:val="right" w:leader="dot" w:pos="9350"/>
            </w:tabs>
            <w:rPr>
              <w:del w:id="641" w:author="David Conklin" w:date="2021-01-30T16:34:00Z"/>
              <w:rFonts w:eastAsiaTheme="minorEastAsia"/>
              <w:noProof/>
            </w:rPr>
          </w:pPr>
          <w:del w:id="642"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643" w:author="David Conklin" w:date="2021-03-19T16:44:00Z">
            <w:r w:rsidR="00151332">
              <w:rPr>
                <w:b/>
                <w:bCs/>
                <w:noProof/>
              </w:rPr>
              <w:t>Error! Hyperlink reference not valid.</w:t>
            </w:r>
          </w:ins>
          <w:del w:id="644"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fldChar w:fldCharType="separate"/>
            </w:r>
          </w:del>
          <w:ins w:id="645" w:author="David Conklin" w:date="2021-03-19T16:46:00Z">
            <w:r w:rsidR="00151332">
              <w:rPr>
                <w:b/>
                <w:bCs/>
                <w:noProof/>
                <w:webHidden/>
              </w:rPr>
              <w:t>Error! Bookmark not defined.</w:t>
            </w:r>
          </w:ins>
          <w:del w:id="646" w:author="David Conklin" w:date="2021-01-30T16:34:00Z">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592B85DC" w:rsidR="00C63B9F" w:rsidDel="0080365E" w:rsidRDefault="008051F2">
          <w:pPr>
            <w:pStyle w:val="TOC1"/>
            <w:tabs>
              <w:tab w:val="right" w:leader="dot" w:pos="9350"/>
            </w:tabs>
            <w:rPr>
              <w:del w:id="647" w:author="David Conklin" w:date="2021-01-30T16:34:00Z"/>
              <w:rFonts w:eastAsiaTheme="minorEastAsia"/>
              <w:noProof/>
            </w:rPr>
          </w:pPr>
          <w:del w:id="648"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649" w:author="David Conklin" w:date="2021-03-19T16:44:00Z">
            <w:r w:rsidR="00151332">
              <w:rPr>
                <w:b/>
                <w:bCs/>
                <w:noProof/>
              </w:rPr>
              <w:t>Error! Hyperlink reference not valid.</w:t>
            </w:r>
          </w:ins>
          <w:del w:id="650"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fldChar w:fldCharType="separate"/>
            </w:r>
          </w:del>
          <w:ins w:id="651" w:author="David Conklin" w:date="2021-03-19T16:46:00Z">
            <w:r w:rsidR="00151332">
              <w:rPr>
                <w:b/>
                <w:bCs/>
                <w:noProof/>
                <w:webHidden/>
              </w:rPr>
              <w:t>Error! Bookmark not defined.</w:t>
            </w:r>
          </w:ins>
          <w:del w:id="652" w:author="David Conklin" w:date="2021-01-30T16:34:00Z">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1AD2E1B4" w:rsidR="00C63B9F" w:rsidDel="0080365E" w:rsidRDefault="008051F2">
          <w:pPr>
            <w:pStyle w:val="TOC2"/>
            <w:tabs>
              <w:tab w:val="right" w:leader="dot" w:pos="9350"/>
            </w:tabs>
            <w:rPr>
              <w:del w:id="653" w:author="David Conklin" w:date="2021-01-30T16:34:00Z"/>
              <w:rFonts w:eastAsiaTheme="minorEastAsia"/>
              <w:noProof/>
            </w:rPr>
          </w:pPr>
          <w:del w:id="654"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655" w:author="David Conklin" w:date="2021-03-19T16:44:00Z">
            <w:r w:rsidR="00151332">
              <w:rPr>
                <w:b/>
                <w:bCs/>
                <w:noProof/>
              </w:rPr>
              <w:t>Error! Hyperlink reference not valid.</w:t>
            </w:r>
          </w:ins>
          <w:del w:id="656"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fldChar w:fldCharType="separate"/>
            </w:r>
          </w:del>
          <w:ins w:id="657" w:author="David Conklin" w:date="2021-03-19T16:46:00Z">
            <w:r w:rsidR="00151332">
              <w:rPr>
                <w:b/>
                <w:bCs/>
                <w:noProof/>
                <w:webHidden/>
              </w:rPr>
              <w:t>Error! Bookmark not defined.</w:t>
            </w:r>
          </w:ins>
          <w:del w:id="658" w:author="David Conklin" w:date="2021-01-30T16:34:00Z">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73CBAA4C" w:rsidR="00C63B9F" w:rsidDel="0080365E" w:rsidRDefault="008051F2">
          <w:pPr>
            <w:pStyle w:val="TOC1"/>
            <w:tabs>
              <w:tab w:val="right" w:leader="dot" w:pos="9350"/>
            </w:tabs>
            <w:rPr>
              <w:del w:id="659" w:author="David Conklin" w:date="2021-01-30T16:34:00Z"/>
              <w:rFonts w:eastAsiaTheme="minorEastAsia"/>
              <w:noProof/>
            </w:rPr>
          </w:pPr>
          <w:del w:id="660"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661" w:author="David Conklin" w:date="2021-03-19T16:44:00Z">
            <w:r w:rsidR="00151332">
              <w:rPr>
                <w:b/>
                <w:bCs/>
                <w:noProof/>
              </w:rPr>
              <w:t>Error! Hyperlink reference not valid.</w:t>
            </w:r>
          </w:ins>
          <w:del w:id="662"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fldChar w:fldCharType="separate"/>
            </w:r>
          </w:del>
          <w:ins w:id="663" w:author="David Conklin" w:date="2021-03-19T16:46:00Z">
            <w:r w:rsidR="00151332">
              <w:rPr>
                <w:b/>
                <w:bCs/>
                <w:noProof/>
                <w:webHidden/>
              </w:rPr>
              <w:t>Error! Bookmark not defined.</w:t>
            </w:r>
          </w:ins>
          <w:del w:id="664" w:author="David Conklin" w:date="2021-01-30T16:34:00Z">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4D30BCA8" w:rsidR="00C63B9F" w:rsidDel="0080365E" w:rsidRDefault="008051F2">
          <w:pPr>
            <w:pStyle w:val="TOC2"/>
            <w:tabs>
              <w:tab w:val="right" w:leader="dot" w:pos="9350"/>
            </w:tabs>
            <w:rPr>
              <w:del w:id="665" w:author="David Conklin" w:date="2021-01-30T16:34:00Z"/>
              <w:rFonts w:eastAsiaTheme="minorEastAsia"/>
              <w:noProof/>
            </w:rPr>
          </w:pPr>
          <w:del w:id="666"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667" w:author="David Conklin" w:date="2021-03-19T16:44:00Z">
            <w:r w:rsidR="00151332">
              <w:rPr>
                <w:b/>
                <w:bCs/>
                <w:noProof/>
              </w:rPr>
              <w:t>Error! Hyperlink reference not valid.</w:t>
            </w:r>
          </w:ins>
          <w:del w:id="668"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fldChar w:fldCharType="separate"/>
            </w:r>
          </w:del>
          <w:ins w:id="669" w:author="David Conklin" w:date="2021-03-19T16:46:00Z">
            <w:r w:rsidR="00151332">
              <w:rPr>
                <w:b/>
                <w:bCs/>
                <w:noProof/>
                <w:webHidden/>
              </w:rPr>
              <w:t>Error! Bookmark not defined.</w:t>
            </w:r>
          </w:ins>
          <w:del w:id="670" w:author="David Conklin" w:date="2021-01-30T16:34:00Z">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005522A3" w:rsidR="00C63B9F" w:rsidDel="0080365E" w:rsidRDefault="008051F2">
          <w:pPr>
            <w:pStyle w:val="TOC2"/>
            <w:tabs>
              <w:tab w:val="right" w:leader="dot" w:pos="9350"/>
            </w:tabs>
            <w:rPr>
              <w:del w:id="671" w:author="David Conklin" w:date="2021-01-30T16:34:00Z"/>
              <w:rFonts w:eastAsiaTheme="minorEastAsia"/>
              <w:noProof/>
            </w:rPr>
          </w:pPr>
          <w:del w:id="672"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673" w:author="David Conklin" w:date="2021-03-19T16:44:00Z">
            <w:r w:rsidR="00151332">
              <w:rPr>
                <w:b/>
                <w:bCs/>
                <w:noProof/>
              </w:rPr>
              <w:t>Error! Hyperlink reference not valid.</w:t>
            </w:r>
          </w:ins>
          <w:del w:id="674"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fldChar w:fldCharType="separate"/>
            </w:r>
          </w:del>
          <w:ins w:id="675" w:author="David Conklin" w:date="2021-03-19T16:46:00Z">
            <w:r w:rsidR="00151332">
              <w:rPr>
                <w:b/>
                <w:bCs/>
                <w:noProof/>
                <w:webHidden/>
              </w:rPr>
              <w:t>Error! Bookmark not defined.</w:t>
            </w:r>
          </w:ins>
          <w:del w:id="676" w:author="David Conklin" w:date="2021-01-30T16:34:00Z">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4164FA5A" w:rsidR="00C63B9F" w:rsidDel="0080365E" w:rsidRDefault="008051F2">
          <w:pPr>
            <w:pStyle w:val="TOC2"/>
            <w:tabs>
              <w:tab w:val="right" w:leader="dot" w:pos="9350"/>
            </w:tabs>
            <w:rPr>
              <w:del w:id="677" w:author="David Conklin" w:date="2021-01-30T16:34:00Z"/>
              <w:rFonts w:eastAsiaTheme="minorEastAsia"/>
              <w:noProof/>
            </w:rPr>
          </w:pPr>
          <w:del w:id="678"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679" w:author="David Conklin" w:date="2021-03-19T16:44:00Z">
            <w:r w:rsidR="00151332">
              <w:rPr>
                <w:b/>
                <w:bCs/>
                <w:noProof/>
              </w:rPr>
              <w:t>Error! Hyperlink reference not valid.</w:t>
            </w:r>
          </w:ins>
          <w:del w:id="680"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fldChar w:fldCharType="separate"/>
            </w:r>
          </w:del>
          <w:ins w:id="681" w:author="David Conklin" w:date="2021-03-19T16:46:00Z">
            <w:r w:rsidR="00151332">
              <w:rPr>
                <w:b/>
                <w:bCs/>
                <w:noProof/>
                <w:webHidden/>
              </w:rPr>
              <w:t>Error! Bookmark not defined.</w:t>
            </w:r>
          </w:ins>
          <w:del w:id="682" w:author="David Conklin" w:date="2021-01-30T16:34:00Z">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418EBAEB" w:rsidR="00C63B9F" w:rsidDel="0080365E" w:rsidRDefault="008051F2">
          <w:pPr>
            <w:pStyle w:val="TOC1"/>
            <w:tabs>
              <w:tab w:val="right" w:leader="dot" w:pos="9350"/>
            </w:tabs>
            <w:rPr>
              <w:del w:id="683" w:author="David Conklin" w:date="2021-01-30T16:34:00Z"/>
              <w:rFonts w:eastAsiaTheme="minorEastAsia"/>
              <w:noProof/>
            </w:rPr>
          </w:pPr>
          <w:del w:id="684"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685" w:author="David Conklin" w:date="2021-03-19T16:44:00Z">
            <w:r w:rsidR="00151332">
              <w:rPr>
                <w:b/>
                <w:bCs/>
                <w:noProof/>
              </w:rPr>
              <w:t>Error! Hyperlink reference not valid.</w:t>
            </w:r>
          </w:ins>
          <w:del w:id="686"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fldChar w:fldCharType="separate"/>
            </w:r>
          </w:del>
          <w:ins w:id="687" w:author="David Conklin" w:date="2021-03-19T16:46:00Z">
            <w:r w:rsidR="00151332">
              <w:rPr>
                <w:b/>
                <w:bCs/>
                <w:noProof/>
                <w:webHidden/>
              </w:rPr>
              <w:t>Error! Bookmark not defined.</w:t>
            </w:r>
          </w:ins>
          <w:del w:id="688" w:author="David Conklin" w:date="2021-01-30T16:34:00Z">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78AEEE8F" w:rsidR="00C63B9F" w:rsidDel="0080365E" w:rsidRDefault="008051F2">
          <w:pPr>
            <w:pStyle w:val="TOC2"/>
            <w:tabs>
              <w:tab w:val="right" w:leader="dot" w:pos="9350"/>
            </w:tabs>
            <w:rPr>
              <w:del w:id="689" w:author="David Conklin" w:date="2021-01-30T16:34:00Z"/>
              <w:rFonts w:eastAsiaTheme="minorEastAsia"/>
              <w:noProof/>
            </w:rPr>
          </w:pPr>
          <w:del w:id="690"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691" w:author="David Conklin" w:date="2021-03-19T16:44:00Z">
            <w:r w:rsidR="00151332">
              <w:rPr>
                <w:b/>
                <w:bCs/>
                <w:noProof/>
              </w:rPr>
              <w:t>Error! Hyperlink reference not valid.</w:t>
            </w:r>
          </w:ins>
          <w:del w:id="692"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fldChar w:fldCharType="separate"/>
            </w:r>
          </w:del>
          <w:ins w:id="693" w:author="David Conklin" w:date="2021-03-19T16:46:00Z">
            <w:r w:rsidR="00151332">
              <w:rPr>
                <w:b/>
                <w:bCs/>
                <w:noProof/>
                <w:webHidden/>
              </w:rPr>
              <w:t>Error! Bookmark not defined.</w:t>
            </w:r>
          </w:ins>
          <w:del w:id="694" w:author="David Conklin" w:date="2021-01-30T16:34:00Z">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1AC1A4CF" w:rsidR="00C63B9F" w:rsidDel="0080365E" w:rsidRDefault="008051F2">
          <w:pPr>
            <w:pStyle w:val="TOC2"/>
            <w:tabs>
              <w:tab w:val="right" w:leader="dot" w:pos="9350"/>
            </w:tabs>
            <w:rPr>
              <w:del w:id="695" w:author="David Conklin" w:date="2021-01-30T16:34:00Z"/>
              <w:rFonts w:eastAsiaTheme="minorEastAsia"/>
              <w:noProof/>
            </w:rPr>
          </w:pPr>
          <w:del w:id="696"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697" w:author="David Conklin" w:date="2021-03-19T16:44:00Z">
            <w:r w:rsidR="00151332">
              <w:rPr>
                <w:b/>
                <w:bCs/>
                <w:noProof/>
              </w:rPr>
              <w:t>Error! Hyperlink reference not valid.</w:t>
            </w:r>
          </w:ins>
          <w:del w:id="698"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fldChar w:fldCharType="separate"/>
            </w:r>
          </w:del>
          <w:ins w:id="699" w:author="David Conklin" w:date="2021-03-19T16:46:00Z">
            <w:r w:rsidR="00151332">
              <w:rPr>
                <w:b/>
                <w:bCs/>
                <w:noProof/>
                <w:webHidden/>
              </w:rPr>
              <w:t>Error! Bookmark not defined.</w:t>
            </w:r>
          </w:ins>
          <w:del w:id="700"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334110E1" w:rsidR="00C63B9F" w:rsidDel="0080365E" w:rsidRDefault="008051F2">
          <w:pPr>
            <w:pStyle w:val="TOC1"/>
            <w:tabs>
              <w:tab w:val="right" w:leader="dot" w:pos="9350"/>
            </w:tabs>
            <w:rPr>
              <w:del w:id="701" w:author="David Conklin" w:date="2021-01-30T16:34:00Z"/>
              <w:rFonts w:eastAsiaTheme="minorEastAsia"/>
              <w:noProof/>
            </w:rPr>
          </w:pPr>
          <w:del w:id="702"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703" w:author="David Conklin" w:date="2021-03-19T16:44:00Z">
            <w:r w:rsidR="00151332">
              <w:rPr>
                <w:b/>
                <w:bCs/>
                <w:noProof/>
              </w:rPr>
              <w:t>Error! Hyperlink reference not valid.</w:t>
            </w:r>
          </w:ins>
          <w:del w:id="704"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fldChar w:fldCharType="separate"/>
            </w:r>
          </w:del>
          <w:ins w:id="705" w:author="David Conklin" w:date="2021-03-19T16:46:00Z">
            <w:r w:rsidR="00151332">
              <w:rPr>
                <w:b/>
                <w:bCs/>
                <w:noProof/>
                <w:webHidden/>
              </w:rPr>
              <w:t>Error! Bookmark not defined.</w:t>
            </w:r>
          </w:ins>
          <w:del w:id="706"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2CFB24CF" w:rsidR="00C63B9F" w:rsidDel="0080365E" w:rsidRDefault="008051F2">
          <w:pPr>
            <w:pStyle w:val="TOC2"/>
            <w:tabs>
              <w:tab w:val="right" w:leader="dot" w:pos="9350"/>
            </w:tabs>
            <w:rPr>
              <w:del w:id="707" w:author="David Conklin" w:date="2021-01-30T16:34:00Z"/>
              <w:rFonts w:eastAsiaTheme="minorEastAsia"/>
              <w:noProof/>
            </w:rPr>
          </w:pPr>
          <w:del w:id="708"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709" w:author="David Conklin" w:date="2021-03-19T16:44:00Z">
            <w:r w:rsidR="00151332">
              <w:rPr>
                <w:b/>
                <w:bCs/>
                <w:noProof/>
              </w:rPr>
              <w:t>Error! Hyperlink reference not valid.</w:t>
            </w:r>
          </w:ins>
          <w:del w:id="710"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fldChar w:fldCharType="separate"/>
            </w:r>
          </w:del>
          <w:ins w:id="711" w:author="David Conklin" w:date="2021-03-19T16:46:00Z">
            <w:r w:rsidR="00151332">
              <w:rPr>
                <w:b/>
                <w:bCs/>
                <w:noProof/>
                <w:webHidden/>
              </w:rPr>
              <w:t>Error! Bookmark not defined.</w:t>
            </w:r>
          </w:ins>
          <w:del w:id="712" w:author="David Conklin" w:date="2021-01-30T16:34:00Z">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746AF810" w:rsidR="00C63B9F" w:rsidDel="0080365E" w:rsidRDefault="008051F2">
          <w:pPr>
            <w:pStyle w:val="TOC2"/>
            <w:tabs>
              <w:tab w:val="right" w:leader="dot" w:pos="9350"/>
            </w:tabs>
            <w:rPr>
              <w:del w:id="713" w:author="David Conklin" w:date="2021-01-30T16:34:00Z"/>
              <w:rFonts w:eastAsiaTheme="minorEastAsia"/>
              <w:noProof/>
            </w:rPr>
          </w:pPr>
          <w:del w:id="714"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715" w:author="David Conklin" w:date="2021-03-19T16:44:00Z">
            <w:r w:rsidR="00151332">
              <w:rPr>
                <w:b/>
                <w:bCs/>
                <w:noProof/>
              </w:rPr>
              <w:t>Error! Hyperlink reference not valid.</w:t>
            </w:r>
          </w:ins>
          <w:del w:id="716"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fldChar w:fldCharType="separate"/>
            </w:r>
          </w:del>
          <w:ins w:id="717" w:author="David Conklin" w:date="2021-03-19T16:46:00Z">
            <w:r w:rsidR="00151332">
              <w:rPr>
                <w:b/>
                <w:bCs/>
                <w:noProof/>
                <w:webHidden/>
              </w:rPr>
              <w:t>Error! Bookmark not defined.</w:t>
            </w:r>
          </w:ins>
          <w:del w:id="718" w:author="David Conklin" w:date="2021-01-30T16:34:00Z">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582C8513" w:rsidR="00C63B9F" w:rsidDel="0080365E" w:rsidRDefault="008051F2">
          <w:pPr>
            <w:pStyle w:val="TOC2"/>
            <w:tabs>
              <w:tab w:val="right" w:leader="dot" w:pos="9350"/>
            </w:tabs>
            <w:rPr>
              <w:del w:id="719" w:author="David Conklin" w:date="2021-01-30T16:34:00Z"/>
              <w:rFonts w:eastAsiaTheme="minorEastAsia"/>
              <w:noProof/>
            </w:rPr>
          </w:pPr>
          <w:del w:id="720"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721" w:author="David Conklin" w:date="2021-03-19T16:44:00Z">
            <w:r w:rsidR="00151332">
              <w:rPr>
                <w:b/>
                <w:bCs/>
                <w:noProof/>
              </w:rPr>
              <w:t>Error! Hyperlink reference not valid.</w:t>
            </w:r>
          </w:ins>
          <w:del w:id="722"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fldChar w:fldCharType="separate"/>
            </w:r>
          </w:del>
          <w:ins w:id="723" w:author="David Conklin" w:date="2021-03-19T16:46:00Z">
            <w:r w:rsidR="00151332">
              <w:rPr>
                <w:b/>
                <w:bCs/>
                <w:noProof/>
                <w:webHidden/>
              </w:rPr>
              <w:t>Error! Bookmark not defined.</w:t>
            </w:r>
          </w:ins>
          <w:del w:id="724" w:author="David Conklin" w:date="2021-01-30T16:34:00Z">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2C66E5F6" w:rsidR="00C63B9F" w:rsidDel="0080365E" w:rsidRDefault="008051F2">
          <w:pPr>
            <w:pStyle w:val="TOC2"/>
            <w:tabs>
              <w:tab w:val="right" w:leader="dot" w:pos="9350"/>
            </w:tabs>
            <w:rPr>
              <w:del w:id="725" w:author="David Conklin" w:date="2021-01-30T16:34:00Z"/>
              <w:rFonts w:eastAsiaTheme="minorEastAsia"/>
              <w:noProof/>
            </w:rPr>
          </w:pPr>
          <w:del w:id="726"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727" w:author="David Conklin" w:date="2021-03-19T16:44:00Z">
            <w:r w:rsidR="00151332">
              <w:rPr>
                <w:b/>
                <w:bCs/>
                <w:noProof/>
              </w:rPr>
              <w:t>Error! Hyperlink reference not valid.</w:t>
            </w:r>
          </w:ins>
          <w:del w:id="728"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fldChar w:fldCharType="separate"/>
            </w:r>
          </w:del>
          <w:ins w:id="729" w:author="David Conklin" w:date="2021-03-19T16:46:00Z">
            <w:r w:rsidR="00151332">
              <w:rPr>
                <w:b/>
                <w:bCs/>
                <w:noProof/>
                <w:webHidden/>
              </w:rPr>
              <w:t>Error! Bookmark not defined.</w:t>
            </w:r>
          </w:ins>
          <w:del w:id="730" w:author="David Conklin" w:date="2021-01-30T16:34:00Z">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62B390F8" w:rsidR="00C63B9F" w:rsidDel="0080365E" w:rsidRDefault="008051F2">
          <w:pPr>
            <w:pStyle w:val="TOC2"/>
            <w:tabs>
              <w:tab w:val="right" w:leader="dot" w:pos="9350"/>
            </w:tabs>
            <w:rPr>
              <w:del w:id="731" w:author="David Conklin" w:date="2021-01-30T16:34:00Z"/>
              <w:rFonts w:eastAsiaTheme="minorEastAsia"/>
              <w:noProof/>
            </w:rPr>
          </w:pPr>
          <w:del w:id="732"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733" w:author="David Conklin" w:date="2021-03-19T16:44:00Z">
            <w:r w:rsidR="00151332">
              <w:rPr>
                <w:b/>
                <w:bCs/>
                <w:noProof/>
              </w:rPr>
              <w:t>Error! Hyperlink reference not valid.</w:t>
            </w:r>
          </w:ins>
          <w:del w:id="734"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fldChar w:fldCharType="separate"/>
            </w:r>
          </w:del>
          <w:ins w:id="735" w:author="David Conklin" w:date="2021-03-19T16:46:00Z">
            <w:r w:rsidR="00151332">
              <w:rPr>
                <w:b/>
                <w:bCs/>
                <w:noProof/>
                <w:webHidden/>
              </w:rPr>
              <w:t>Error! Bookmark not defined.</w:t>
            </w:r>
          </w:ins>
          <w:del w:id="736"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6FC58423" w:rsidR="00C63B9F" w:rsidDel="0080365E" w:rsidRDefault="008051F2">
          <w:pPr>
            <w:pStyle w:val="TOC2"/>
            <w:tabs>
              <w:tab w:val="right" w:leader="dot" w:pos="9350"/>
            </w:tabs>
            <w:rPr>
              <w:del w:id="737" w:author="David Conklin" w:date="2021-01-30T16:34:00Z"/>
              <w:rFonts w:eastAsiaTheme="minorEastAsia"/>
              <w:noProof/>
            </w:rPr>
          </w:pPr>
          <w:del w:id="738"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739" w:author="David Conklin" w:date="2021-03-19T16:44:00Z">
            <w:r w:rsidR="00151332">
              <w:rPr>
                <w:b/>
                <w:bCs/>
                <w:noProof/>
              </w:rPr>
              <w:t>Error! Hyperlink reference not valid.</w:t>
            </w:r>
          </w:ins>
          <w:del w:id="740"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fldChar w:fldCharType="separate"/>
            </w:r>
          </w:del>
          <w:ins w:id="741" w:author="David Conklin" w:date="2021-03-19T16:46:00Z">
            <w:r w:rsidR="00151332">
              <w:rPr>
                <w:b/>
                <w:bCs/>
                <w:noProof/>
                <w:webHidden/>
              </w:rPr>
              <w:t>Error! Bookmark not defined.</w:t>
            </w:r>
          </w:ins>
          <w:del w:id="742"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7D884801" w:rsidR="00C63B9F" w:rsidDel="0080365E" w:rsidRDefault="008051F2">
          <w:pPr>
            <w:pStyle w:val="TOC2"/>
            <w:tabs>
              <w:tab w:val="right" w:leader="dot" w:pos="9350"/>
            </w:tabs>
            <w:rPr>
              <w:del w:id="743" w:author="David Conklin" w:date="2021-01-30T16:34:00Z"/>
              <w:rFonts w:eastAsiaTheme="minorEastAsia"/>
              <w:noProof/>
            </w:rPr>
          </w:pPr>
          <w:del w:id="744"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745" w:author="David Conklin" w:date="2021-03-19T16:44:00Z">
            <w:r w:rsidR="00151332">
              <w:rPr>
                <w:b/>
                <w:bCs/>
                <w:noProof/>
              </w:rPr>
              <w:t>Error! Hyperlink reference not valid.</w:t>
            </w:r>
          </w:ins>
          <w:del w:id="746"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fldChar w:fldCharType="separate"/>
            </w:r>
          </w:del>
          <w:ins w:id="747" w:author="David Conklin" w:date="2021-03-19T16:46:00Z">
            <w:r w:rsidR="00151332">
              <w:rPr>
                <w:b/>
                <w:bCs/>
                <w:noProof/>
                <w:webHidden/>
              </w:rPr>
              <w:t>Error! Bookmark not defined.</w:t>
            </w:r>
          </w:ins>
          <w:del w:id="748" w:author="David Conklin" w:date="2021-01-30T16:34:00Z">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3BF83560" w:rsidR="00C63B9F" w:rsidDel="0080365E" w:rsidRDefault="008051F2">
          <w:pPr>
            <w:pStyle w:val="TOC2"/>
            <w:tabs>
              <w:tab w:val="right" w:leader="dot" w:pos="9350"/>
            </w:tabs>
            <w:rPr>
              <w:del w:id="749" w:author="David Conklin" w:date="2021-01-30T16:34:00Z"/>
              <w:rFonts w:eastAsiaTheme="minorEastAsia"/>
              <w:noProof/>
            </w:rPr>
          </w:pPr>
          <w:del w:id="750"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751" w:author="David Conklin" w:date="2021-03-19T16:44:00Z">
            <w:r w:rsidR="00151332">
              <w:rPr>
                <w:b/>
                <w:bCs/>
                <w:noProof/>
              </w:rPr>
              <w:t>Error! Hyperlink reference not valid.</w:t>
            </w:r>
          </w:ins>
          <w:del w:id="752"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fldChar w:fldCharType="separate"/>
            </w:r>
          </w:del>
          <w:ins w:id="753" w:author="David Conklin" w:date="2021-03-19T16:46:00Z">
            <w:r w:rsidR="00151332">
              <w:rPr>
                <w:b/>
                <w:bCs/>
                <w:noProof/>
                <w:webHidden/>
              </w:rPr>
              <w:t>Error! Bookmark not defined.</w:t>
            </w:r>
          </w:ins>
          <w:del w:id="754" w:author="David Conklin" w:date="2021-01-30T16:34:00Z">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034D89F3" w:rsidR="00C63B9F" w:rsidDel="0080365E" w:rsidRDefault="008051F2">
          <w:pPr>
            <w:pStyle w:val="TOC2"/>
            <w:tabs>
              <w:tab w:val="right" w:leader="dot" w:pos="9350"/>
            </w:tabs>
            <w:rPr>
              <w:del w:id="755" w:author="David Conklin" w:date="2021-01-30T16:34:00Z"/>
              <w:rFonts w:eastAsiaTheme="minorEastAsia"/>
              <w:noProof/>
            </w:rPr>
          </w:pPr>
          <w:del w:id="756"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757" w:author="David Conklin" w:date="2021-03-19T16:44:00Z">
            <w:r w:rsidR="00151332">
              <w:rPr>
                <w:b/>
                <w:bCs/>
                <w:noProof/>
              </w:rPr>
              <w:t>Error! Hyperlink reference not valid.</w:t>
            </w:r>
          </w:ins>
          <w:del w:id="758"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fldChar w:fldCharType="separate"/>
            </w:r>
          </w:del>
          <w:ins w:id="759" w:author="David Conklin" w:date="2021-03-19T16:46:00Z">
            <w:r w:rsidR="00151332">
              <w:rPr>
                <w:b/>
                <w:bCs/>
                <w:noProof/>
                <w:webHidden/>
              </w:rPr>
              <w:t>Error! Bookmark not defined.</w:t>
            </w:r>
          </w:ins>
          <w:del w:id="760" w:author="David Conklin" w:date="2021-01-30T16:34:00Z">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7C76B853" w:rsidR="00C63B9F" w:rsidDel="0080365E" w:rsidRDefault="008051F2">
          <w:pPr>
            <w:pStyle w:val="TOC2"/>
            <w:tabs>
              <w:tab w:val="right" w:leader="dot" w:pos="9350"/>
            </w:tabs>
            <w:rPr>
              <w:del w:id="761" w:author="David Conklin" w:date="2021-01-30T16:34:00Z"/>
              <w:rFonts w:eastAsiaTheme="minorEastAsia"/>
              <w:noProof/>
            </w:rPr>
          </w:pPr>
          <w:del w:id="762"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763" w:author="David Conklin" w:date="2021-03-19T16:44:00Z">
            <w:r w:rsidR="00151332">
              <w:rPr>
                <w:b/>
                <w:bCs/>
                <w:noProof/>
              </w:rPr>
              <w:t>Error! Hyperlink reference not valid.</w:t>
            </w:r>
          </w:ins>
          <w:del w:id="764"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fldChar w:fldCharType="separate"/>
            </w:r>
          </w:del>
          <w:ins w:id="765" w:author="David Conklin" w:date="2021-03-19T16:46:00Z">
            <w:r w:rsidR="00151332">
              <w:rPr>
                <w:b/>
                <w:bCs/>
                <w:noProof/>
                <w:webHidden/>
              </w:rPr>
              <w:t>Error! Bookmark not defined.</w:t>
            </w:r>
          </w:ins>
          <w:del w:id="766"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69F676F9" w:rsidR="00C63B9F" w:rsidDel="0080365E" w:rsidRDefault="008051F2">
          <w:pPr>
            <w:pStyle w:val="TOC3"/>
            <w:tabs>
              <w:tab w:val="right" w:leader="dot" w:pos="9350"/>
            </w:tabs>
            <w:rPr>
              <w:del w:id="767" w:author="David Conklin" w:date="2021-01-30T16:34:00Z"/>
              <w:rFonts w:eastAsiaTheme="minorEastAsia"/>
              <w:noProof/>
            </w:rPr>
          </w:pPr>
          <w:del w:id="768"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769" w:author="David Conklin" w:date="2021-03-19T16:44:00Z">
            <w:r w:rsidR="00151332">
              <w:rPr>
                <w:b/>
                <w:bCs/>
                <w:noProof/>
              </w:rPr>
              <w:t>Error! Hyperlink reference not valid.</w:t>
            </w:r>
          </w:ins>
          <w:del w:id="770"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fldChar w:fldCharType="separate"/>
            </w:r>
          </w:del>
          <w:ins w:id="771" w:author="David Conklin" w:date="2021-03-19T16:46:00Z">
            <w:r w:rsidR="00151332">
              <w:rPr>
                <w:b/>
                <w:bCs/>
                <w:noProof/>
                <w:webHidden/>
              </w:rPr>
              <w:t>Error! Bookmark not defined.</w:t>
            </w:r>
          </w:ins>
          <w:del w:id="772"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567321F4" w:rsidR="00C63B9F" w:rsidDel="0080365E" w:rsidRDefault="008051F2">
          <w:pPr>
            <w:pStyle w:val="TOC3"/>
            <w:tabs>
              <w:tab w:val="right" w:leader="dot" w:pos="9350"/>
            </w:tabs>
            <w:rPr>
              <w:del w:id="773" w:author="David Conklin" w:date="2021-01-30T16:34:00Z"/>
              <w:rFonts w:eastAsiaTheme="minorEastAsia"/>
              <w:noProof/>
            </w:rPr>
          </w:pPr>
          <w:del w:id="774"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775" w:author="David Conklin" w:date="2021-03-19T16:44:00Z">
            <w:r w:rsidR="00151332">
              <w:rPr>
                <w:b/>
                <w:bCs/>
                <w:noProof/>
              </w:rPr>
              <w:t>Error! Hyperlink reference not valid.</w:t>
            </w:r>
          </w:ins>
          <w:del w:id="776"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fldChar w:fldCharType="separate"/>
            </w:r>
          </w:del>
          <w:ins w:id="777" w:author="David Conklin" w:date="2021-03-19T16:46:00Z">
            <w:r w:rsidR="00151332">
              <w:rPr>
                <w:b/>
                <w:bCs/>
                <w:noProof/>
                <w:webHidden/>
              </w:rPr>
              <w:t>Error! Bookmark not defined.</w:t>
            </w:r>
          </w:ins>
          <w:del w:id="778" w:author="David Conklin" w:date="2021-01-30T16:34:00Z">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5C9A295C" w:rsidR="00C63B9F" w:rsidDel="0080365E" w:rsidRDefault="008051F2">
          <w:pPr>
            <w:pStyle w:val="TOC2"/>
            <w:tabs>
              <w:tab w:val="right" w:leader="dot" w:pos="9350"/>
            </w:tabs>
            <w:rPr>
              <w:del w:id="779" w:author="David Conklin" w:date="2021-01-30T16:34:00Z"/>
              <w:rFonts w:eastAsiaTheme="minorEastAsia"/>
              <w:noProof/>
            </w:rPr>
          </w:pPr>
          <w:del w:id="780"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781" w:author="David Conklin" w:date="2021-03-19T16:44:00Z">
            <w:r w:rsidR="00151332">
              <w:rPr>
                <w:b/>
                <w:bCs/>
                <w:noProof/>
              </w:rPr>
              <w:t>Error! Hyperlink reference not valid.</w:t>
            </w:r>
          </w:ins>
          <w:del w:id="782"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fldChar w:fldCharType="separate"/>
            </w:r>
          </w:del>
          <w:ins w:id="783" w:author="David Conklin" w:date="2021-03-19T16:46:00Z">
            <w:r w:rsidR="00151332">
              <w:rPr>
                <w:b/>
                <w:bCs/>
                <w:noProof/>
                <w:webHidden/>
              </w:rPr>
              <w:t>Error! Bookmark not defined.</w:t>
            </w:r>
          </w:ins>
          <w:del w:id="784" w:author="David Conklin" w:date="2021-01-30T16:34:00Z">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30A6E0FA" w:rsidR="00C63B9F" w:rsidDel="0080365E" w:rsidRDefault="008051F2">
          <w:pPr>
            <w:pStyle w:val="TOC2"/>
            <w:tabs>
              <w:tab w:val="right" w:leader="dot" w:pos="9350"/>
            </w:tabs>
            <w:rPr>
              <w:del w:id="785" w:author="David Conklin" w:date="2021-01-30T16:34:00Z"/>
              <w:rFonts w:eastAsiaTheme="minorEastAsia"/>
              <w:noProof/>
            </w:rPr>
          </w:pPr>
          <w:del w:id="786"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787" w:author="David Conklin" w:date="2021-03-19T16:44:00Z">
            <w:r w:rsidR="00151332">
              <w:rPr>
                <w:b/>
                <w:bCs/>
                <w:noProof/>
              </w:rPr>
              <w:t>Error! Hyperlink reference not valid.</w:t>
            </w:r>
          </w:ins>
          <w:del w:id="788"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fldChar w:fldCharType="separate"/>
            </w:r>
          </w:del>
          <w:ins w:id="789" w:author="David Conklin" w:date="2021-03-19T16:46:00Z">
            <w:r w:rsidR="00151332">
              <w:rPr>
                <w:b/>
                <w:bCs/>
                <w:noProof/>
                <w:webHidden/>
              </w:rPr>
              <w:t>Error! Bookmark not defined.</w:t>
            </w:r>
          </w:ins>
          <w:del w:id="790" w:author="David Conklin" w:date="2021-01-30T16:34:00Z">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19D5F3F2" w:rsidR="00C63B9F" w:rsidDel="0080365E" w:rsidRDefault="008051F2">
          <w:pPr>
            <w:pStyle w:val="TOC2"/>
            <w:tabs>
              <w:tab w:val="right" w:leader="dot" w:pos="9350"/>
            </w:tabs>
            <w:rPr>
              <w:del w:id="791" w:author="David Conklin" w:date="2021-01-30T16:34:00Z"/>
              <w:rFonts w:eastAsiaTheme="minorEastAsia"/>
              <w:noProof/>
            </w:rPr>
          </w:pPr>
          <w:del w:id="792"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793" w:author="David Conklin" w:date="2021-03-19T16:44:00Z">
            <w:r w:rsidR="00151332">
              <w:rPr>
                <w:b/>
                <w:bCs/>
                <w:noProof/>
              </w:rPr>
              <w:t>Error! Hyperlink reference not valid.</w:t>
            </w:r>
          </w:ins>
          <w:del w:id="794"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fldChar w:fldCharType="separate"/>
            </w:r>
          </w:del>
          <w:ins w:id="795" w:author="David Conklin" w:date="2021-03-19T16:46:00Z">
            <w:r w:rsidR="00151332">
              <w:rPr>
                <w:b/>
                <w:bCs/>
                <w:noProof/>
                <w:webHidden/>
              </w:rPr>
              <w:t>Error! Bookmark not defined.</w:t>
            </w:r>
          </w:ins>
          <w:del w:id="796" w:author="David Conklin" w:date="2021-01-30T16:34:00Z">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28334D1C" w:rsidR="00C63B9F" w:rsidDel="0080365E" w:rsidRDefault="008051F2">
          <w:pPr>
            <w:pStyle w:val="TOC2"/>
            <w:tabs>
              <w:tab w:val="right" w:leader="dot" w:pos="9350"/>
            </w:tabs>
            <w:rPr>
              <w:del w:id="797" w:author="David Conklin" w:date="2021-01-30T16:34:00Z"/>
              <w:rFonts w:eastAsiaTheme="minorEastAsia"/>
              <w:noProof/>
            </w:rPr>
          </w:pPr>
          <w:del w:id="798"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799" w:author="David Conklin" w:date="2021-03-19T16:44:00Z">
            <w:r w:rsidR="00151332">
              <w:rPr>
                <w:b/>
                <w:bCs/>
                <w:noProof/>
              </w:rPr>
              <w:t>Error! Hyperlink reference not valid.</w:t>
            </w:r>
          </w:ins>
          <w:del w:id="800"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fldChar w:fldCharType="separate"/>
            </w:r>
          </w:del>
          <w:ins w:id="801" w:author="David Conklin" w:date="2021-03-19T16:46:00Z">
            <w:r w:rsidR="00151332">
              <w:rPr>
                <w:b/>
                <w:bCs/>
                <w:noProof/>
                <w:webHidden/>
              </w:rPr>
              <w:t>Error! Bookmark not defined.</w:t>
            </w:r>
          </w:ins>
          <w:del w:id="802" w:author="David Conklin" w:date="2021-01-30T16:34:00Z">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061644C5" w:rsidR="00C63B9F" w:rsidDel="0080365E" w:rsidRDefault="008051F2">
          <w:pPr>
            <w:pStyle w:val="TOC2"/>
            <w:tabs>
              <w:tab w:val="right" w:leader="dot" w:pos="9350"/>
            </w:tabs>
            <w:rPr>
              <w:del w:id="803" w:author="David Conklin" w:date="2021-01-30T16:34:00Z"/>
              <w:rFonts w:eastAsiaTheme="minorEastAsia"/>
              <w:noProof/>
            </w:rPr>
          </w:pPr>
          <w:del w:id="804"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805" w:author="David Conklin" w:date="2021-03-19T16:44:00Z">
            <w:r w:rsidR="00151332">
              <w:rPr>
                <w:b/>
                <w:bCs/>
                <w:noProof/>
              </w:rPr>
              <w:t>Error! Hyperlink reference not valid.</w:t>
            </w:r>
          </w:ins>
          <w:del w:id="806"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fldChar w:fldCharType="separate"/>
            </w:r>
          </w:del>
          <w:ins w:id="807" w:author="David Conklin" w:date="2021-03-19T16:46:00Z">
            <w:r w:rsidR="00151332">
              <w:rPr>
                <w:b/>
                <w:bCs/>
                <w:noProof/>
                <w:webHidden/>
              </w:rPr>
              <w:t>Error! Bookmark not defined.</w:t>
            </w:r>
          </w:ins>
          <w:del w:id="808" w:author="David Conklin" w:date="2021-01-30T16:34:00Z">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10BFDC31" w:rsidR="00C63B9F" w:rsidDel="0080365E" w:rsidRDefault="008051F2">
          <w:pPr>
            <w:pStyle w:val="TOC2"/>
            <w:tabs>
              <w:tab w:val="right" w:leader="dot" w:pos="9350"/>
            </w:tabs>
            <w:rPr>
              <w:del w:id="809" w:author="David Conklin" w:date="2021-01-30T16:34:00Z"/>
              <w:rFonts w:eastAsiaTheme="minorEastAsia"/>
              <w:noProof/>
            </w:rPr>
          </w:pPr>
          <w:del w:id="810"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811" w:author="David Conklin" w:date="2021-03-19T16:44:00Z">
            <w:r w:rsidR="00151332">
              <w:rPr>
                <w:b/>
                <w:bCs/>
                <w:noProof/>
              </w:rPr>
              <w:t>Error! Hyperlink reference not valid.</w:t>
            </w:r>
          </w:ins>
          <w:del w:id="812"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fldChar w:fldCharType="separate"/>
            </w:r>
          </w:del>
          <w:ins w:id="813" w:author="David Conklin" w:date="2021-03-19T16:46:00Z">
            <w:r w:rsidR="00151332">
              <w:rPr>
                <w:b/>
                <w:bCs/>
                <w:noProof/>
                <w:webHidden/>
              </w:rPr>
              <w:t>Error! Bookmark not defined.</w:t>
            </w:r>
          </w:ins>
          <w:del w:id="814" w:author="David Conklin" w:date="2021-01-30T16:34:00Z">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17C5B705" w:rsidR="00C63B9F" w:rsidDel="0080365E" w:rsidRDefault="008051F2">
          <w:pPr>
            <w:pStyle w:val="TOC2"/>
            <w:tabs>
              <w:tab w:val="right" w:leader="dot" w:pos="9350"/>
            </w:tabs>
            <w:rPr>
              <w:del w:id="815" w:author="David Conklin" w:date="2021-01-30T16:34:00Z"/>
              <w:rFonts w:eastAsiaTheme="minorEastAsia"/>
              <w:noProof/>
            </w:rPr>
          </w:pPr>
          <w:del w:id="816"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817" w:author="David Conklin" w:date="2021-03-19T16:44:00Z">
            <w:r w:rsidR="00151332">
              <w:rPr>
                <w:b/>
                <w:bCs/>
                <w:noProof/>
              </w:rPr>
              <w:t>Error! Hyperlink reference not valid.</w:t>
            </w:r>
          </w:ins>
          <w:del w:id="818"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fldChar w:fldCharType="separate"/>
            </w:r>
          </w:del>
          <w:ins w:id="819" w:author="David Conklin" w:date="2021-03-19T16:46:00Z">
            <w:r w:rsidR="00151332">
              <w:rPr>
                <w:b/>
                <w:bCs/>
                <w:noProof/>
                <w:webHidden/>
              </w:rPr>
              <w:t>Error! Bookmark not defined.</w:t>
            </w:r>
          </w:ins>
          <w:del w:id="820" w:author="David Conklin" w:date="2021-01-30T16:34:00Z">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324119AC" w:rsidR="00C63B9F" w:rsidDel="0080365E" w:rsidRDefault="008051F2">
          <w:pPr>
            <w:pStyle w:val="TOC1"/>
            <w:tabs>
              <w:tab w:val="right" w:leader="dot" w:pos="9350"/>
            </w:tabs>
            <w:rPr>
              <w:del w:id="821" w:author="David Conklin" w:date="2021-01-30T16:34:00Z"/>
              <w:rFonts w:eastAsiaTheme="minorEastAsia"/>
              <w:noProof/>
            </w:rPr>
          </w:pPr>
          <w:del w:id="822"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823" w:author="David Conklin" w:date="2021-03-19T16:44:00Z">
            <w:r w:rsidR="00151332">
              <w:rPr>
                <w:b/>
                <w:bCs/>
                <w:noProof/>
              </w:rPr>
              <w:t>Error! Hyperlink reference not valid.</w:t>
            </w:r>
          </w:ins>
          <w:del w:id="824"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fldChar w:fldCharType="separate"/>
            </w:r>
          </w:del>
          <w:ins w:id="825" w:author="David Conklin" w:date="2021-03-19T16:46:00Z">
            <w:r w:rsidR="00151332">
              <w:rPr>
                <w:b/>
                <w:bCs/>
                <w:noProof/>
                <w:webHidden/>
              </w:rPr>
              <w:t>Error! Bookmark not defined.</w:t>
            </w:r>
          </w:ins>
          <w:del w:id="826" w:author="David Conklin" w:date="2021-01-30T16:34:00Z">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37A7D2E3" w:rsidR="00C63B9F" w:rsidDel="0080365E" w:rsidRDefault="008051F2">
          <w:pPr>
            <w:pStyle w:val="TOC1"/>
            <w:tabs>
              <w:tab w:val="right" w:leader="dot" w:pos="9350"/>
            </w:tabs>
            <w:rPr>
              <w:del w:id="827" w:author="David Conklin" w:date="2021-01-30T16:34:00Z"/>
              <w:rFonts w:eastAsiaTheme="minorEastAsia"/>
              <w:noProof/>
            </w:rPr>
          </w:pPr>
          <w:del w:id="828"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829" w:author="David Conklin" w:date="2021-03-19T16:44:00Z">
            <w:r w:rsidR="00151332">
              <w:rPr>
                <w:b/>
                <w:bCs/>
                <w:noProof/>
              </w:rPr>
              <w:t>Error! Hyperlink reference not valid.</w:t>
            </w:r>
          </w:ins>
          <w:del w:id="830"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fldChar w:fldCharType="separate"/>
            </w:r>
          </w:del>
          <w:ins w:id="831" w:author="David Conklin" w:date="2021-03-19T16:46:00Z">
            <w:r w:rsidR="00151332">
              <w:rPr>
                <w:b/>
                <w:bCs/>
                <w:noProof/>
                <w:webHidden/>
              </w:rPr>
              <w:t>Error! Bookmark not defined.</w:t>
            </w:r>
          </w:ins>
          <w:del w:id="832" w:author="David Conklin" w:date="2021-01-30T16:34:00Z">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68E670E7" w:rsidR="00C63B9F" w:rsidDel="0080365E" w:rsidRDefault="008051F2">
          <w:pPr>
            <w:pStyle w:val="TOC1"/>
            <w:tabs>
              <w:tab w:val="right" w:leader="dot" w:pos="9350"/>
            </w:tabs>
            <w:rPr>
              <w:del w:id="833" w:author="David Conklin" w:date="2021-01-30T16:34:00Z"/>
              <w:rFonts w:eastAsiaTheme="minorEastAsia"/>
              <w:noProof/>
            </w:rPr>
          </w:pPr>
          <w:del w:id="834"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835" w:author="David Conklin" w:date="2021-03-19T16:44:00Z">
            <w:r w:rsidR="00151332">
              <w:rPr>
                <w:b/>
                <w:bCs/>
                <w:noProof/>
              </w:rPr>
              <w:t>Error! Hyperlink reference not valid.</w:t>
            </w:r>
          </w:ins>
          <w:del w:id="836"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fldChar w:fldCharType="separate"/>
            </w:r>
          </w:del>
          <w:ins w:id="837" w:author="David Conklin" w:date="2021-03-19T16:46:00Z">
            <w:r w:rsidR="00151332">
              <w:rPr>
                <w:b/>
                <w:bCs/>
                <w:noProof/>
                <w:webHidden/>
              </w:rPr>
              <w:t>Error! Bookmark not defined.</w:t>
            </w:r>
          </w:ins>
          <w:del w:id="838" w:author="David Conklin" w:date="2021-01-30T16:34:00Z">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742A8549" w:rsidR="00C63B9F" w:rsidDel="0080365E" w:rsidRDefault="008051F2">
          <w:pPr>
            <w:pStyle w:val="TOC1"/>
            <w:tabs>
              <w:tab w:val="right" w:leader="dot" w:pos="9350"/>
            </w:tabs>
            <w:rPr>
              <w:del w:id="839" w:author="David Conklin" w:date="2021-01-30T16:34:00Z"/>
              <w:rFonts w:eastAsiaTheme="minorEastAsia"/>
              <w:noProof/>
            </w:rPr>
          </w:pPr>
          <w:del w:id="840"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841" w:author="David Conklin" w:date="2021-03-19T16:44:00Z">
            <w:r w:rsidR="00151332">
              <w:rPr>
                <w:b/>
                <w:bCs/>
                <w:noProof/>
              </w:rPr>
              <w:t>Error! Hyperlink reference not valid.</w:t>
            </w:r>
          </w:ins>
          <w:del w:id="842"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fldChar w:fldCharType="separate"/>
            </w:r>
          </w:del>
          <w:ins w:id="843" w:author="David Conklin" w:date="2021-03-19T16:46:00Z">
            <w:r w:rsidR="00151332">
              <w:rPr>
                <w:b/>
                <w:bCs/>
                <w:noProof/>
                <w:webHidden/>
              </w:rPr>
              <w:t>Error! Bookmark not defined.</w:t>
            </w:r>
          </w:ins>
          <w:del w:id="844" w:author="David Conklin" w:date="2021-01-30T16:34:00Z">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5A8C6128" w:rsidR="00C63B9F" w:rsidDel="0080365E" w:rsidRDefault="008051F2">
          <w:pPr>
            <w:pStyle w:val="TOC1"/>
            <w:tabs>
              <w:tab w:val="right" w:leader="dot" w:pos="9350"/>
            </w:tabs>
            <w:rPr>
              <w:del w:id="845" w:author="David Conklin" w:date="2021-01-30T16:34:00Z"/>
              <w:rFonts w:eastAsiaTheme="minorEastAsia"/>
              <w:noProof/>
            </w:rPr>
          </w:pPr>
          <w:del w:id="846"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847" w:author="David Conklin" w:date="2021-03-19T16:44:00Z">
            <w:r w:rsidR="00151332">
              <w:rPr>
                <w:b/>
                <w:bCs/>
                <w:noProof/>
              </w:rPr>
              <w:t>Error! Hyperlink reference not valid.</w:t>
            </w:r>
          </w:ins>
          <w:del w:id="848"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fldChar w:fldCharType="separate"/>
            </w:r>
          </w:del>
          <w:ins w:id="849" w:author="David Conklin" w:date="2021-03-19T16:46:00Z">
            <w:r w:rsidR="00151332">
              <w:rPr>
                <w:b/>
                <w:bCs/>
                <w:noProof/>
                <w:webHidden/>
              </w:rPr>
              <w:t>Error! Bookmark not defined.</w:t>
            </w:r>
          </w:ins>
          <w:del w:id="850" w:author="David Conklin" w:date="2021-01-30T16:34:00Z">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41805C4"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851" w:author="David Conklin" w:date="2021-03-19T16:46:00Z">
        <w:r w:rsidR="00151332">
          <w:rPr>
            <w:noProof/>
            <w:webHidden/>
          </w:rPr>
          <w:t>10</w:t>
        </w:r>
      </w:ins>
      <w:del w:id="852"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3BE3B41C"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853" w:author="David Conklin" w:date="2021-03-19T16:46:00Z">
        <w:r w:rsidR="00151332">
          <w:rPr>
            <w:noProof/>
            <w:webHidden/>
          </w:rPr>
          <w:t>11</w:t>
        </w:r>
      </w:ins>
      <w:del w:id="854"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62127E88"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855" w:author="David Conklin" w:date="2021-03-19T16:46:00Z">
        <w:r w:rsidR="00151332">
          <w:rPr>
            <w:noProof/>
            <w:webHidden/>
          </w:rPr>
          <w:t>12</w:t>
        </w:r>
      </w:ins>
      <w:del w:id="856"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1266922B"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857" w:author="David Conklin" w:date="2021-03-19T16:46:00Z">
        <w:r w:rsidR="00151332">
          <w:rPr>
            <w:noProof/>
            <w:webHidden/>
          </w:rPr>
          <w:t>13</w:t>
        </w:r>
      </w:ins>
      <w:del w:id="858"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647950DF"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859" w:author="David Conklin" w:date="2021-03-19T16:46:00Z">
        <w:r w:rsidR="00151332">
          <w:rPr>
            <w:noProof/>
            <w:webHidden/>
          </w:rPr>
          <w:t>14</w:t>
        </w:r>
      </w:ins>
      <w:del w:id="860"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7E246CB0"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861" w:author="David Conklin" w:date="2021-03-19T16:46:00Z">
        <w:r w:rsidR="00151332">
          <w:rPr>
            <w:noProof/>
            <w:webHidden/>
          </w:rPr>
          <w:t>38</w:t>
        </w:r>
      </w:ins>
      <w:del w:id="862"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54481390"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863" w:author="David Conklin" w:date="2021-03-19T16:46:00Z">
        <w:r w:rsidR="00151332">
          <w:rPr>
            <w:noProof/>
            <w:webHidden/>
          </w:rPr>
          <w:t>40</w:t>
        </w:r>
      </w:ins>
      <w:del w:id="864"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255DCA1F"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865" w:author="David Conklin" w:date="2021-03-19T16:46:00Z">
        <w:r w:rsidR="00151332">
          <w:rPr>
            <w:noProof/>
            <w:webHidden/>
          </w:rPr>
          <w:t>41</w:t>
        </w:r>
      </w:ins>
      <w:del w:id="866"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52F78088"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867" w:author="David Conklin" w:date="2021-03-19T16:46:00Z">
        <w:r w:rsidR="00151332">
          <w:rPr>
            <w:noProof/>
            <w:webHidden/>
          </w:rPr>
          <w:t>62</w:t>
        </w:r>
      </w:ins>
      <w:del w:id="868"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869" w:name="_Toc67064674"/>
      <w:r>
        <w:t>What is a digital handbook?</w:t>
      </w:r>
      <w:bookmarkEnd w:id="86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870" w:name="_Toc67064675"/>
      <w:r>
        <w:t>CW3M c</w:t>
      </w:r>
      <w:r w:rsidR="00C70B81">
        <w:t>oncept</w:t>
      </w:r>
      <w:bookmarkEnd w:id="870"/>
      <w:r>
        <w:t xml:space="preserve"> </w:t>
      </w:r>
    </w:p>
    <w:p w14:paraId="7E41CEB8" w14:textId="77777777" w:rsidR="000D6396" w:rsidRDefault="000D6396" w:rsidP="00A43D30"/>
    <w:p w14:paraId="3DA45CFC" w14:textId="77777777" w:rsidR="000D6396" w:rsidRDefault="00C46F0A" w:rsidP="00C46F0A">
      <w:pPr>
        <w:pStyle w:val="Heading2"/>
      </w:pPr>
      <w:bookmarkStart w:id="871" w:name="_Toc67064676"/>
      <w:r>
        <w:t>A different kind of community model</w:t>
      </w:r>
      <w:bookmarkEnd w:id="87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72" w:name="_Toc67064677"/>
      <w:r>
        <w:t>What CW3M is for</w:t>
      </w:r>
      <w:bookmarkEnd w:id="87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lastRenderedPageBreak/>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73" w:name="_Toc67064678"/>
      <w:r>
        <w:t>Management and maintenance</w:t>
      </w:r>
      <w:bookmarkEnd w:id="87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74" w:name="_Toc67064679"/>
      <w:r>
        <w:t xml:space="preserve">CW3M – A </w:t>
      </w:r>
      <w:r w:rsidR="007E0920">
        <w:t>“</w:t>
      </w:r>
      <w:r>
        <w:t>first principles</w:t>
      </w:r>
      <w:r w:rsidR="007E0920">
        <w:t>”</w:t>
      </w:r>
      <w:r>
        <w:t xml:space="preserve"> model with tuning knobs</w:t>
      </w:r>
      <w:bookmarkEnd w:id="87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lastRenderedPageBreak/>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75" w:name="_Toc67064680"/>
      <w:r>
        <w:t>The tuning knobs</w:t>
      </w:r>
      <w:bookmarkEnd w:id="875"/>
    </w:p>
    <w:p w14:paraId="357A9712" w14:textId="3B026DD3" w:rsidR="00CF4F65" w:rsidRDefault="00CF4F65" w:rsidP="00CF4F65"/>
    <w:p w14:paraId="386F14D4" w14:textId="7E6DF33D" w:rsidR="00227342" w:rsidRDefault="00CF4F65" w:rsidP="00872B5B">
      <w:pPr>
        <w:pStyle w:val="Heading2"/>
      </w:pPr>
      <w:bookmarkStart w:id="876" w:name="_Toc67064681"/>
      <w:r>
        <w:t xml:space="preserve">ET_MULT </w:t>
      </w:r>
      <w:r w:rsidR="00227342">
        <w:t>– forest evapotranspiration</w:t>
      </w:r>
      <w:bookmarkEnd w:id="87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77" w:name="_Toc67064682"/>
      <w:r>
        <w:t>SOLAR_RADIATION_MULTIPLIER – reservoir insolation</w:t>
      </w:r>
      <w:bookmarkEnd w:id="87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78" w:name="_Toc67064683"/>
      <w:r>
        <w:t>FLOW_CMS – Discharge from High Cascade springs</w:t>
      </w:r>
      <w:bookmarkEnd w:id="87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3A9F63F" w:rsidR="009B7331" w:rsidDel="00FD7767" w:rsidRDefault="009B7331" w:rsidP="00D37681">
      <w:pPr>
        <w:pStyle w:val="Heading1"/>
        <w:rPr>
          <w:del w:id="879" w:author="David Conklin" w:date="2021-03-11T07:36:00Z"/>
        </w:rPr>
      </w:pPr>
    </w:p>
    <w:p w14:paraId="5A58D143" w14:textId="77777777" w:rsidR="00FD7767" w:rsidRPr="00852CA3" w:rsidRDefault="00FD7767" w:rsidP="00852CA3">
      <w:pPr>
        <w:rPr>
          <w:ins w:id="880" w:author="David Conklin" w:date="2021-03-11T07:36:00Z"/>
        </w:rPr>
      </w:pPr>
    </w:p>
    <w:p w14:paraId="4A984127" w14:textId="29C63F71" w:rsidR="00FD7767" w:rsidRDefault="00FD7767" w:rsidP="00D37681">
      <w:pPr>
        <w:pStyle w:val="Heading1"/>
        <w:rPr>
          <w:ins w:id="881" w:author="David Conklin" w:date="2021-03-11T07:34:00Z"/>
        </w:rPr>
      </w:pPr>
      <w:bookmarkStart w:id="882" w:name="_Toc67064684"/>
      <w:ins w:id="883" w:author="David Conklin" w:date="2021-03-11T07:35:00Z">
        <w:r>
          <w:t xml:space="preserve">The Envision framework and the </w:t>
        </w:r>
      </w:ins>
      <w:ins w:id="884" w:author="David Conklin" w:date="2021-03-11T07:33:00Z">
        <w:r>
          <w:t>GIS Lay</w:t>
        </w:r>
      </w:ins>
      <w:ins w:id="885" w:author="David Conklin" w:date="2021-03-11T07:34:00Z">
        <w:r>
          <w:t>ers</w:t>
        </w:r>
        <w:bookmarkEnd w:id="882"/>
      </w:ins>
    </w:p>
    <w:p w14:paraId="5134D466" w14:textId="573499F3" w:rsidR="00FD7767" w:rsidRDefault="00FD7767" w:rsidP="00FD7767">
      <w:pPr>
        <w:rPr>
          <w:ins w:id="886" w:author="David Conklin" w:date="2021-03-11T08:11:00Z"/>
        </w:rPr>
      </w:pPr>
      <w:ins w:id="887" w:author="David Conklin" w:date="2021-03-11T07:36:00Z">
        <w:r>
          <w:t>CW3</w:t>
        </w:r>
      </w:ins>
      <w:ins w:id="888" w:author="David Conklin" w:date="2021-03-11T07:37:00Z">
        <w:r>
          <w:t>M uses the Envision modeling framework created by John Bolte and colleagues at</w:t>
        </w:r>
      </w:ins>
      <w:ins w:id="889" w:author="David Conklin" w:date="2021-03-11T07:38:00Z">
        <w:r>
          <w:t xml:space="preserve"> Oregon State University.</w:t>
        </w:r>
      </w:ins>
      <w:ins w:id="890" w:author="David Conklin" w:date="2021-03-11T08:08:00Z">
        <w:r w:rsidR="00650CEA">
          <w:t xml:space="preserve">  The particular version of Envision used</w:t>
        </w:r>
      </w:ins>
      <w:ins w:id="891" w:author="David Conklin" w:date="2021-03-11T08:09:00Z">
        <w:r w:rsidR="00650CEA">
          <w:t xml:space="preserve"> in CW3M evolved from the version used by the WW2100 project</w:t>
        </w:r>
      </w:ins>
      <w:ins w:id="892" w:author="David Conklin" w:date="2021-03-11T08:10:00Z">
        <w:r w:rsidR="00650CEA">
          <w:t xml:space="preserve">, splitting off from the main line of Envision model development at OSU </w:t>
        </w:r>
      </w:ins>
      <w:ins w:id="893" w:author="David Conklin" w:date="2021-03-11T08:11:00Z">
        <w:r w:rsidR="00650CEA">
          <w:t>in about 2013 or 2014.</w:t>
        </w:r>
      </w:ins>
    </w:p>
    <w:p w14:paraId="1802D0E1" w14:textId="3F13F3CC" w:rsidR="00650CEA" w:rsidRDefault="00650CEA" w:rsidP="00FD7767">
      <w:pPr>
        <w:rPr>
          <w:ins w:id="894" w:author="David Conklin" w:date="2021-03-11T08:11:00Z"/>
        </w:rPr>
      </w:pPr>
    </w:p>
    <w:p w14:paraId="7B7CAB74" w14:textId="4A57A586" w:rsidR="00650CEA" w:rsidRDefault="00650CEA" w:rsidP="00FD7767">
      <w:pPr>
        <w:rPr>
          <w:ins w:id="895" w:author="David Conklin" w:date="2021-03-11T11:00:00Z"/>
        </w:rPr>
      </w:pPr>
      <w:ins w:id="896" w:author="David Conklin" w:date="2021-03-11T08:12:00Z">
        <w:r>
          <w:t>Central to the Envision framework as used in CW3M are three ArcG</w:t>
        </w:r>
      </w:ins>
      <w:ins w:id="897" w:author="David Conklin" w:date="2021-03-11T08:13:00Z">
        <w:r>
          <w:t xml:space="preserve">IS shapefiles: the IDU, HRU, and Reach layers.  </w:t>
        </w:r>
      </w:ins>
      <w:ins w:id="898" w:author="David Conklin" w:date="2021-03-11T08:14:00Z">
        <w:r>
          <w:t>IDU stands for “in</w:t>
        </w:r>
      </w:ins>
      <w:ins w:id="899" w:author="David Conklin" w:date="2021-03-11T08:15:00Z">
        <w:r>
          <w:t>dependent decision unit” and is the spatial unit of computation.  IDUs are arbitrary polygo</w:t>
        </w:r>
      </w:ins>
      <w:ins w:id="900" w:author="David Conklin" w:date="2021-03-11T08:16:00Z">
        <w:r>
          <w:t>ns which tile the wa</w:t>
        </w:r>
      </w:ins>
      <w:ins w:id="901" w:author="David Conklin" w:date="2021-03-11T08:17:00Z">
        <w:r>
          <w:t xml:space="preserve">tershed </w:t>
        </w:r>
      </w:ins>
      <w:ins w:id="902" w:author="David Conklin" w:date="2021-03-11T08:18:00Z">
        <w:r>
          <w:t>under study.  The Reach layer represents the stream network which drains the watershed.</w:t>
        </w:r>
        <w:r w:rsidR="003532CD">
          <w:t xml:space="preserve">  HRU stands for</w:t>
        </w:r>
      </w:ins>
      <w:ins w:id="903" w:author="David Conklin" w:date="2021-03-11T08:19:00Z">
        <w:r w:rsidR="003532CD">
          <w:t xml:space="preserve"> “hydrologic resource unit” and ties the IDU and Reach layers together by HRU </w:t>
        </w:r>
      </w:ins>
      <w:ins w:id="904" w:author="David Conklin" w:date="2021-03-11T08:20:00Z">
        <w:r w:rsidR="003532CD">
          <w:t>polygons composed of IDUs which all drain to the same reach</w:t>
        </w:r>
      </w:ins>
      <w:ins w:id="905" w:author="David Conklin" w:date="2021-03-11T08:21:00Z">
        <w:r w:rsidR="003532CD">
          <w:t>.</w:t>
        </w:r>
      </w:ins>
      <w:ins w:id="906" w:author="David Conklin" w:date="2021-03-11T10:54:00Z">
        <w:r w:rsidR="00A87BDD">
          <w:t xml:space="preserve">  The use</w:t>
        </w:r>
      </w:ins>
      <w:ins w:id="907" w:author="David Conklin" w:date="2021-03-11T10:55:00Z">
        <w:r w:rsidR="00A87BDD">
          <w:t xml:space="preserve"> of shapefiles (as opposed to grids) underlies</w:t>
        </w:r>
      </w:ins>
      <w:ins w:id="908" w:author="David Conklin" w:date="2021-03-11T10:56:00Z">
        <w:r w:rsidR="00A87BDD">
          <w:t xml:space="preserve"> an important feature of the Envision framework: the landsc</w:t>
        </w:r>
      </w:ins>
      <w:ins w:id="909" w:author="David Conklin" w:date="2021-03-11T10:57:00Z">
        <w:r w:rsidR="00A87BDD">
          <w:t>ape can be represented using a heterogeneous spatial scale</w:t>
        </w:r>
      </w:ins>
      <w:ins w:id="910" w:author="David Conklin" w:date="2021-03-11T10:58:00Z">
        <w:r w:rsidR="00A87BDD">
          <w:t>.  In uniform parts of the landscape, the IDU polygons can be large</w:t>
        </w:r>
      </w:ins>
      <w:ins w:id="911" w:author="David Conklin" w:date="2021-03-11T10:59:00Z">
        <w:r w:rsidR="00A87BDD">
          <w:t>, while smaller pol</w:t>
        </w:r>
      </w:ins>
      <w:ins w:id="912" w:author="David Conklin" w:date="2021-03-11T11:00:00Z">
        <w:r w:rsidR="00A87BDD">
          <w:t>ygons can be used in areas where higher information density is required.</w:t>
        </w:r>
      </w:ins>
    </w:p>
    <w:p w14:paraId="1F75F03B" w14:textId="77777777" w:rsidR="00A87BDD" w:rsidRDefault="00A87BDD" w:rsidP="00FD7767">
      <w:pPr>
        <w:rPr>
          <w:ins w:id="913" w:author="David Conklin" w:date="2021-03-11T08:21:00Z"/>
        </w:rPr>
      </w:pPr>
    </w:p>
    <w:p w14:paraId="1FB0F481" w14:textId="15B27696" w:rsidR="003532CD" w:rsidRDefault="003532CD" w:rsidP="003532CD">
      <w:pPr>
        <w:pStyle w:val="Heading2"/>
        <w:rPr>
          <w:ins w:id="914" w:author="David Conklin" w:date="2021-03-11T08:22:00Z"/>
        </w:rPr>
      </w:pPr>
      <w:bookmarkStart w:id="915" w:name="_Toc67064685"/>
      <w:ins w:id="916" w:author="David Conklin" w:date="2021-03-11T08:22:00Z">
        <w:r>
          <w:t>The Reach Layer</w:t>
        </w:r>
        <w:bookmarkEnd w:id="915"/>
      </w:ins>
    </w:p>
    <w:p w14:paraId="4BC6855F" w14:textId="29DBBF28" w:rsidR="003532CD" w:rsidRDefault="003532CD" w:rsidP="003532CD">
      <w:pPr>
        <w:rPr>
          <w:ins w:id="917" w:author="David Conklin" w:date="2021-03-11T08:26:00Z"/>
        </w:rPr>
      </w:pPr>
      <w:ins w:id="918" w:author="David Conklin" w:date="2021-03-11T08:22:00Z">
        <w:r>
          <w:t xml:space="preserve">Conceptually, the Reach layer is </w:t>
        </w:r>
      </w:ins>
      <w:ins w:id="919" w:author="David Conklin" w:date="2021-03-11T08:23:00Z">
        <w:r>
          <w:t>a set of lin</w:t>
        </w:r>
      </w:ins>
      <w:ins w:id="920" w:author="David Conklin" w:date="2021-03-11T08:36:00Z">
        <w:r w:rsidR="00687176">
          <w:t>e</w:t>
        </w:r>
      </w:ins>
      <w:ins w:id="921" w:author="David Conklin" w:date="2021-03-11T08:37:00Z">
        <w:r w:rsidR="00687176">
          <w:t>s</w:t>
        </w:r>
      </w:ins>
      <w:ins w:id="922" w:author="David Conklin" w:date="2021-03-11T08:23:00Z">
        <w:r>
          <w:t xml:space="preserve"> </w:t>
        </w:r>
      </w:ins>
      <w:ins w:id="923" w:author="David Conklin" w:date="2021-03-11T08:22:00Z">
        <w:r>
          <w:t>structured as</w:t>
        </w:r>
      </w:ins>
      <w:ins w:id="924" w:author="David Conklin" w:date="2021-03-11T08:23:00Z">
        <w:r>
          <w:t xml:space="preserve"> a tree, with flow downstream from “lea</w:t>
        </w:r>
      </w:ins>
      <w:ins w:id="925" w:author="David Conklin" w:date="2021-03-11T08:37:00Z">
        <w:r w:rsidR="00687176">
          <w:t>ves</w:t>
        </w:r>
      </w:ins>
      <w:ins w:id="926" w:author="David Conklin" w:date="2021-03-11T08:23:00Z">
        <w:r>
          <w:t xml:space="preserve">” </w:t>
        </w:r>
      </w:ins>
      <w:ins w:id="927" w:author="David Conklin" w:date="2021-03-11T08:24:00Z">
        <w:r>
          <w:t xml:space="preserve">(headwater reaches) to </w:t>
        </w:r>
      </w:ins>
      <w:ins w:id="928" w:author="David Conklin" w:date="2021-03-11T08:37:00Z">
        <w:r w:rsidR="00687176">
          <w:t>a single</w:t>
        </w:r>
      </w:ins>
      <w:ins w:id="929" w:author="David Conklin" w:date="2021-03-11T08:24:00Z">
        <w:r>
          <w:t xml:space="preserve"> </w:t>
        </w:r>
      </w:ins>
      <w:ins w:id="930" w:author="David Conklin" w:date="2021-03-11T08:37:00Z">
        <w:r w:rsidR="00687176">
          <w:t>“</w:t>
        </w:r>
      </w:ins>
      <w:ins w:id="931" w:author="David Conklin" w:date="2021-03-11T08:24:00Z">
        <w:r>
          <w:t>root</w:t>
        </w:r>
      </w:ins>
      <w:ins w:id="932" w:author="David Conklin" w:date="2021-03-11T08:38:00Z">
        <w:r w:rsidR="00687176">
          <w:t>”</w:t>
        </w:r>
      </w:ins>
      <w:ins w:id="933" w:author="David Conklin" w:date="2021-03-11T08:24:00Z">
        <w:r>
          <w:t xml:space="preserve"> (the watershed outlet, a.</w:t>
        </w:r>
      </w:ins>
      <w:ins w:id="934" w:author="David Conklin" w:date="2021-03-11T08:25:00Z">
        <w:r>
          <w:t xml:space="preserve">k.a. “pourpoint” in ArcGIS </w:t>
        </w:r>
      </w:ins>
      <w:ins w:id="935" w:author="David Conklin" w:date="2021-03-11T09:08:00Z">
        <w:r w:rsidR="00213889">
          <w:t>jargon</w:t>
        </w:r>
      </w:ins>
      <w:ins w:id="936" w:author="David Conklin" w:date="2021-03-11T08:25:00Z">
        <w:r>
          <w:t>).  By convention, each reach can</w:t>
        </w:r>
      </w:ins>
      <w:ins w:id="937" w:author="David Conklin" w:date="2021-03-11T08:26:00Z">
        <w:r>
          <w:t xml:space="preserve"> be connected to only a single downstream reach and no more than two upstream reaches.</w:t>
        </w:r>
      </w:ins>
    </w:p>
    <w:p w14:paraId="41CF0A2E" w14:textId="77777777" w:rsidR="003532CD" w:rsidRDefault="003532CD" w:rsidP="003532CD">
      <w:pPr>
        <w:rPr>
          <w:ins w:id="938" w:author="David Conklin" w:date="2021-03-11T08:26:00Z"/>
        </w:rPr>
      </w:pPr>
    </w:p>
    <w:p w14:paraId="7A7C0539" w14:textId="3F3A8B1E" w:rsidR="003532CD" w:rsidRDefault="003532CD" w:rsidP="003532CD">
      <w:pPr>
        <w:rPr>
          <w:ins w:id="939" w:author="David Conklin" w:date="2021-03-11T08:38:00Z"/>
        </w:rPr>
      </w:pPr>
      <w:ins w:id="940" w:author="David Conklin" w:date="2021-03-11T08:27:00Z">
        <w:r>
          <w:t>Reaches may be of arbitrary length but s</w:t>
        </w:r>
      </w:ins>
      <w:ins w:id="941" w:author="David Conklin" w:date="2021-03-11T08:28:00Z">
        <w:r w:rsidR="00D5209E">
          <w:t xml:space="preserve">hould be relatively uniform in the characteristics which matter to the simulation, for example direction, width, </w:t>
        </w:r>
      </w:ins>
      <w:ins w:id="942" w:author="David Conklin" w:date="2021-03-11T08:29:00Z">
        <w:r w:rsidR="00687176">
          <w:t xml:space="preserve">streamside vegetation, and so on.  For mathematical convenience, reaches </w:t>
        </w:r>
      </w:ins>
      <w:ins w:id="943" w:author="David Conklin" w:date="2021-03-11T08:30:00Z">
        <w:r w:rsidR="00687176">
          <w:t>l</w:t>
        </w:r>
      </w:ins>
      <w:ins w:id="944" w:author="David Conklin" w:date="2021-03-11T08:31:00Z">
        <w:r w:rsidR="00687176">
          <w:t xml:space="preserve">onger than 1 kilometer </w:t>
        </w:r>
      </w:ins>
      <w:ins w:id="945" w:author="David Conklin" w:date="2021-03-11T08:30:00Z">
        <w:r w:rsidR="00687176">
          <w:t>are further subdivided into equal-length subreaches</w:t>
        </w:r>
      </w:ins>
      <w:ins w:id="946" w:author="David Conklin" w:date="2021-03-11T08:31:00Z">
        <w:r w:rsidR="00687176">
          <w:t>.  For example, a reach of length 1.3 km is subdivide</w:t>
        </w:r>
      </w:ins>
      <w:ins w:id="947" w:author="David Conklin" w:date="2021-03-11T08:32:00Z">
        <w:r w:rsidR="00687176">
          <w:t>d into two 650 m subreaches, a 2.1 km long r</w:t>
        </w:r>
      </w:ins>
      <w:ins w:id="948" w:author="David Conklin" w:date="2021-03-11T08:33:00Z">
        <w:r w:rsidR="00687176">
          <w:t>each would be composed of three 700 m subreaches, and so on.</w:t>
        </w:r>
      </w:ins>
      <w:ins w:id="949" w:author="David Conklin" w:date="2021-03-11T08:34:00Z">
        <w:r w:rsidR="00687176">
          <w:t xml:space="preserve">  By convention, the division into subreaches does not reflect information about</w:t>
        </w:r>
      </w:ins>
      <w:ins w:id="950" w:author="David Conklin" w:date="2021-03-11T08:35:00Z">
        <w:r w:rsidR="00687176">
          <w:t xml:space="preserve"> the actual reach; it is merely a mathematical convenience.</w:t>
        </w:r>
      </w:ins>
    </w:p>
    <w:p w14:paraId="43F7D7D1" w14:textId="161F3635" w:rsidR="00687176" w:rsidRDefault="00687176" w:rsidP="003532CD">
      <w:pPr>
        <w:rPr>
          <w:ins w:id="951" w:author="David Conklin" w:date="2021-03-11T08:38:00Z"/>
        </w:rPr>
      </w:pPr>
    </w:p>
    <w:p w14:paraId="466F5B75" w14:textId="1F461F8B" w:rsidR="00687176" w:rsidRPr="00852CA3" w:rsidRDefault="00687176" w:rsidP="00852CA3">
      <w:pPr>
        <w:rPr>
          <w:ins w:id="952" w:author="David Conklin" w:date="2021-03-11T07:36:00Z"/>
        </w:rPr>
      </w:pPr>
      <w:ins w:id="953" w:author="David Conklin" w:date="2021-03-11T08:39:00Z">
        <w:r>
          <w:t xml:space="preserve">As of </w:t>
        </w:r>
        <w:r w:rsidR="00AD75E0">
          <w:t>early 2021, CW3M uses the Reach layer from the WW2100 with a few corrections</w:t>
        </w:r>
      </w:ins>
      <w:ins w:id="954" w:author="David Conklin" w:date="2021-03-11T08:40:00Z">
        <w:r w:rsidR="00AD75E0">
          <w:t>.  This is not ideal for modeling stream temperature, since many reach</w:t>
        </w:r>
      </w:ins>
      <w:ins w:id="955" w:author="David Conklin" w:date="2021-03-11T08:41:00Z">
        <w:r w:rsidR="00AD75E0">
          <w:t xml:space="preserve">es are curved to such a degree that </w:t>
        </w:r>
      </w:ins>
      <w:ins w:id="956" w:author="David Conklin" w:date="2021-03-11T08:42:00Z">
        <w:r w:rsidR="00AD75E0">
          <w:t>insolation varies significantly along their le</w:t>
        </w:r>
      </w:ins>
      <w:ins w:id="957" w:author="David Conklin" w:date="2021-03-11T08:43:00Z">
        <w:r w:rsidR="00AD75E0">
          <w:t xml:space="preserve">ngths.  It is likely that a more detailed Reach layer </w:t>
        </w:r>
      </w:ins>
      <w:ins w:id="958" w:author="David Conklin" w:date="2021-03-11T08:44:00Z">
        <w:r w:rsidR="00AD75E0">
          <w:t>for the McKenzie basin will be developed as part of the McKenzie wetlands project, discussed later in this document.</w:t>
        </w:r>
      </w:ins>
    </w:p>
    <w:p w14:paraId="49961FC3" w14:textId="77777777" w:rsidR="00FD7767" w:rsidRPr="00151332" w:rsidRDefault="00FD7767" w:rsidP="00FD7767">
      <w:pPr>
        <w:rPr>
          <w:ins w:id="959" w:author="David Conklin" w:date="2021-03-11T07:33:00Z"/>
        </w:rPr>
        <w:pPrChange w:id="960" w:author="David Conklin" w:date="2021-03-11T07:34:00Z">
          <w:pPr>
            <w:pStyle w:val="Heading1"/>
          </w:pPr>
        </w:pPrChange>
      </w:pPr>
    </w:p>
    <w:p w14:paraId="3112A3CF" w14:textId="3250FB5C" w:rsidR="00867943" w:rsidRDefault="00D37681" w:rsidP="00D37681">
      <w:pPr>
        <w:pStyle w:val="Heading1"/>
      </w:pPr>
      <w:bookmarkStart w:id="961" w:name="_Toc67064686"/>
      <w:r>
        <w:t>Study areas</w:t>
      </w:r>
      <w:bookmarkEnd w:id="96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DD29AA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51332">
        <w:t xml:space="preserve">Figure </w:t>
      </w:r>
      <w:r w:rsidR="00151332">
        <w:rPr>
          <w:noProof/>
        </w:rPr>
        <w:t>1</w:t>
      </w:r>
      <w:r w:rsidR="00064E77">
        <w:fldChar w:fldCharType="end"/>
      </w:r>
      <w:r w:rsidR="00064E77">
        <w:t>)</w:t>
      </w:r>
    </w:p>
    <w:p w14:paraId="03CAE907" w14:textId="1B61A9D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51332">
        <w:t xml:space="preserve">Figure </w:t>
      </w:r>
      <w:r w:rsidR="00151332">
        <w:rPr>
          <w:noProof/>
        </w:rPr>
        <w:t>2</w:t>
      </w:r>
      <w:r w:rsidR="00064E77">
        <w:fldChar w:fldCharType="end"/>
      </w:r>
      <w:r w:rsidR="00064E77">
        <w:t>)</w:t>
      </w:r>
    </w:p>
    <w:p w14:paraId="1A5A767B" w14:textId="30B50B3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51332">
        <w:t xml:space="preserve">Figure </w:t>
      </w:r>
      <w:r w:rsidR="00151332">
        <w:rPr>
          <w:noProof/>
        </w:rPr>
        <w:t>5</w:t>
      </w:r>
      <w:r w:rsidR="00893F4B">
        <w:fldChar w:fldCharType="end"/>
      </w:r>
      <w:r>
        <w:t>)</w:t>
      </w:r>
    </w:p>
    <w:p w14:paraId="1B80045C" w14:textId="3C224C5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51332">
        <w:t xml:space="preserve">Figure </w:t>
      </w:r>
      <w:r w:rsidR="00151332">
        <w:rPr>
          <w:noProof/>
        </w:rPr>
        <w:t>3</w:t>
      </w:r>
      <w:r w:rsidR="00064E77">
        <w:fldChar w:fldCharType="end"/>
      </w:r>
      <w:r w:rsidR="00064E77">
        <w:t>)</w:t>
      </w:r>
    </w:p>
    <w:p w14:paraId="1933EF54" w14:textId="1E64746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51332">
        <w:t xml:space="preserve">Figure </w:t>
      </w:r>
      <w:r w:rsidR="0015133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962" w:name="_Toc67064687"/>
      <w:r>
        <w:lastRenderedPageBreak/>
        <w:t>Data</w:t>
      </w:r>
      <w:r w:rsidR="00A92F06">
        <w:t>CW3M</w:t>
      </w:r>
      <w:r>
        <w:t xml:space="preserve"> directory structure</w:t>
      </w:r>
      <w:bookmarkEnd w:id="962"/>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963" w:name="_Toc67064688"/>
      <w:r>
        <w:t>DataCW3M\ScenarioData directory structure</w:t>
      </w:r>
      <w:bookmarkEnd w:id="96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964" w:name="_Toc67064689"/>
      <w:r>
        <w:t>DataCW3M\ScenarioData\&lt;scenario&gt; folder contents</w:t>
      </w:r>
      <w:bookmarkEnd w:id="96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65" w:name="_Toc67064690"/>
      <w:r>
        <w:t>DataCW3M\&lt;study area&gt; folder contents</w:t>
      </w:r>
      <w:bookmarkEnd w:id="96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9815B0E" w:rsidR="00D37681" w:rsidRDefault="00D37681" w:rsidP="00D37681">
      <w:pPr>
        <w:pStyle w:val="Caption"/>
      </w:pPr>
      <w:bookmarkStart w:id="966" w:name="_Ref529607484"/>
      <w:bookmarkStart w:id="96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1</w:t>
      </w:r>
      <w:r w:rsidR="006C64CF">
        <w:rPr>
          <w:noProof/>
        </w:rPr>
        <w:fldChar w:fldCharType="end"/>
      </w:r>
      <w:bookmarkEnd w:id="966"/>
      <w:r>
        <w:t xml:space="preserve">. Willamette River basin study area; embedded study areas are </w:t>
      </w:r>
      <w:r w:rsidR="0005603B">
        <w:t>colored</w:t>
      </w:r>
      <w:r w:rsidR="0097392C">
        <w:t xml:space="preserve"> other than gray.  The 2 lighter blues together make up the upper Willamette basin study area.</w:t>
      </w:r>
      <w:bookmarkEnd w:id="96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9F94D66" w:rsidR="00D37681" w:rsidRDefault="00D37681" w:rsidP="00D37681">
      <w:pPr>
        <w:pStyle w:val="Caption"/>
      </w:pPr>
      <w:bookmarkStart w:id="968" w:name="_Ref529607514"/>
      <w:bookmarkStart w:id="96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2</w:t>
      </w:r>
      <w:r w:rsidR="006C64CF">
        <w:rPr>
          <w:noProof/>
        </w:rPr>
        <w:fldChar w:fldCharType="end"/>
      </w:r>
      <w:bookmarkEnd w:id="968"/>
      <w:r>
        <w:t>. Tualatin basin study area; Chicken Creek watershed is highlighted.</w:t>
      </w:r>
      <w:bookmarkEnd w:id="96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8BF7A17" w:rsidR="00D37681" w:rsidRDefault="00064E77" w:rsidP="00064E77">
      <w:pPr>
        <w:pStyle w:val="Caption"/>
      </w:pPr>
      <w:bookmarkStart w:id="970" w:name="_Ref529607587"/>
      <w:bookmarkStart w:id="97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3</w:t>
      </w:r>
      <w:r w:rsidR="006C64CF">
        <w:rPr>
          <w:noProof/>
        </w:rPr>
        <w:fldChar w:fldCharType="end"/>
      </w:r>
      <w:bookmarkEnd w:id="970"/>
      <w:r>
        <w:t>. North Santiam watershed study area.</w:t>
      </w:r>
      <w:bookmarkEnd w:id="97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985F28E" w:rsidR="00C70B81" w:rsidRDefault="00064E77" w:rsidP="00064E77">
      <w:pPr>
        <w:pStyle w:val="Caption"/>
      </w:pPr>
      <w:bookmarkStart w:id="972" w:name="_Ref529607628"/>
      <w:bookmarkStart w:id="97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4</w:t>
      </w:r>
      <w:r w:rsidR="006C64CF">
        <w:rPr>
          <w:noProof/>
        </w:rPr>
        <w:fldChar w:fldCharType="end"/>
      </w:r>
      <w:bookmarkEnd w:id="972"/>
      <w:r>
        <w:t>. Upper Willamette study area.</w:t>
      </w:r>
      <w:bookmarkEnd w:id="97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1302B15" w:rsidR="00E66BC2" w:rsidRDefault="006F30D2" w:rsidP="006F30D2">
      <w:pPr>
        <w:pStyle w:val="Caption"/>
      </w:pPr>
      <w:bookmarkStart w:id="974" w:name="_Ref529611388"/>
      <w:bookmarkStart w:id="97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5</w:t>
      </w:r>
      <w:r w:rsidR="006C64CF">
        <w:rPr>
          <w:noProof/>
        </w:rPr>
        <w:fldChar w:fldCharType="end"/>
      </w:r>
      <w:bookmarkEnd w:id="974"/>
      <w:r>
        <w:t>. Chicken Creek watershed study area.</w:t>
      </w:r>
      <w:bookmarkEnd w:id="97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976" w:name="_Toc67064691"/>
      <w:r>
        <w:t>Calendar conventions</w:t>
      </w:r>
      <w:bookmarkEnd w:id="97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977" w:name="_Toc67064692"/>
      <w:r>
        <w:t>Water years</w:t>
      </w:r>
      <w:bookmarkEnd w:id="97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978" w:name="_Toc67064693"/>
      <w:r>
        <w:t>Climate data</w:t>
      </w:r>
      <w:bookmarkEnd w:id="978"/>
    </w:p>
    <w:p w14:paraId="4E201698" w14:textId="77777777" w:rsidR="00CB152A" w:rsidRPr="00A06758" w:rsidRDefault="00CB152A" w:rsidP="00A06758"/>
    <w:p w14:paraId="400F9551" w14:textId="77777777" w:rsidR="00CB152A" w:rsidRDefault="00CB152A" w:rsidP="00CB152A">
      <w:pPr>
        <w:pStyle w:val="Heading2"/>
      </w:pPr>
      <w:bookmarkStart w:id="979" w:name="_Toc2858729"/>
      <w:bookmarkStart w:id="980" w:name="_Toc67064694"/>
      <w:r>
        <w:t>Numbered climate scenarios in the model</w:t>
      </w:r>
      <w:bookmarkEnd w:id="979"/>
      <w:bookmarkEnd w:id="980"/>
    </w:p>
    <w:p w14:paraId="30E024EF" w14:textId="77777777" w:rsidR="00823D41" w:rsidRDefault="00823D41" w:rsidP="00823D41">
      <w:pPr>
        <w:pStyle w:val="Body"/>
      </w:pPr>
    </w:p>
    <w:p w14:paraId="21F5BCDE" w14:textId="0804380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15133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981" w:name="_Ref6032062"/>
      <w:bookmarkStart w:id="982" w:name="_Ref6033311"/>
      <w:bookmarkStart w:id="983" w:name="_Toc6121576"/>
      <w:r>
        <w:t xml:space="preserve">Table </w:t>
      </w:r>
      <w:bookmarkEnd w:id="981"/>
      <w:r>
        <w:t>1. Numbered climate scenarios</w:t>
      </w:r>
      <w:bookmarkEnd w:id="982"/>
      <w:bookmarkEnd w:id="98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984" w:name="_Toc7759621"/>
      <w:bookmarkStart w:id="985" w:name="_Toc67064695"/>
      <w:r>
        <w:t>Monthly and seasonal weather data</w:t>
      </w:r>
      <w:bookmarkEnd w:id="984"/>
      <w:bookmarkEnd w:id="98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986" w:name="_Toc67064696"/>
      <w:r>
        <w:t>Climate data grid</w:t>
      </w:r>
      <w:r w:rsidR="009F132A">
        <w:t>s</w:t>
      </w:r>
      <w:bookmarkEnd w:id="98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987" w:name="_Toc67064697"/>
      <w:r>
        <w:t>The WW2100 climate grid</w:t>
      </w:r>
      <w:bookmarkEnd w:id="98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988" w:name="_Toc67064698"/>
      <w:r>
        <w:t>The v2 climate grid</w:t>
      </w:r>
      <w:bookmarkEnd w:id="98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989" w:name="_Toc67064699"/>
      <w:r>
        <w:t>How climate data is looked up</w:t>
      </w:r>
      <w:bookmarkEnd w:id="98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990" w:name="_Toc67064700"/>
      <w:r>
        <w:t>What is in a climate dataset</w:t>
      </w:r>
      <w:bookmarkEnd w:id="99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991" w:name="_Toc67064701"/>
      <w:r>
        <w:t>Water rights</w:t>
      </w:r>
      <w:bookmarkEnd w:id="991"/>
    </w:p>
    <w:p w14:paraId="7ECEE8A5" w14:textId="77777777" w:rsidR="00D35AF7" w:rsidRDefault="00D35AF7" w:rsidP="00D35AF7">
      <w:pPr>
        <w:pStyle w:val="Heading2"/>
      </w:pPr>
      <w:bookmarkStart w:id="992" w:name="_Toc67064702"/>
      <w:r>
        <w:t>Water rights data</w:t>
      </w:r>
      <w:bookmarkEnd w:id="99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993" w:name="_Toc67064703"/>
      <w:r>
        <w:t>The wr_pods.csv file</w:t>
      </w:r>
      <w:bookmarkEnd w:id="99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994" w:name="_Toc67064704"/>
      <w:r>
        <w:t>The wr_pous.csv file</w:t>
      </w:r>
      <w:bookmarkEnd w:id="99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995" w:name="_Toc67064705"/>
      <w:r>
        <w:t>Adding a water right</w:t>
      </w:r>
      <w:bookmarkEnd w:id="99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996" w:name="_Toc67064706"/>
      <w:r>
        <w:t>Stream flow and stream temperature</w:t>
      </w:r>
      <w:bookmarkEnd w:id="996"/>
    </w:p>
    <w:p w14:paraId="224B0981" w14:textId="77777777" w:rsidR="008C7362" w:rsidRDefault="008C7362" w:rsidP="008C7362">
      <w:pPr>
        <w:pStyle w:val="Heading2"/>
      </w:pPr>
      <w:bookmarkStart w:id="997" w:name="_Toc50800503"/>
      <w:bookmarkStart w:id="998" w:name="_Toc54090937"/>
      <w:bookmarkStart w:id="999" w:name="_Toc67064707"/>
      <w:r>
        <w:t>Water parcels</w:t>
      </w:r>
      <w:bookmarkEnd w:id="997"/>
      <w:bookmarkEnd w:id="998"/>
      <w:bookmarkEnd w:id="99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000" w:name="_Toc67064708"/>
      <w:r>
        <w:t>Daily water mass and energy balance</w:t>
      </w:r>
      <w:bookmarkEnd w:id="100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001" w:name="_Toc67064709"/>
      <w:r>
        <w:t>Estimating the rate of flow</w:t>
      </w:r>
      <w:r w:rsidR="006A13B7">
        <w:t xml:space="preserve"> </w:t>
      </w:r>
      <w:r>
        <w:t>in a stream reach</w:t>
      </w:r>
      <w:bookmarkEnd w:id="100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002" w:name="_Toc67064710"/>
      <w:r>
        <w:t>Estimating the surface area of the water in a subreach</w:t>
      </w:r>
      <w:bookmarkEnd w:id="100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003" w:name="_Toc67064711"/>
      <w:r>
        <w:t>Water temperature from thermal energy</w:t>
      </w:r>
      <w:bookmarkEnd w:id="100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004" w:name="_Toc67064712"/>
      <w:r>
        <w:t>Initial conditions for Flow: the IC file</w:t>
      </w:r>
      <w:bookmarkEnd w:id="100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005" w:name="_Toc67064713"/>
      <w:r>
        <w:t>Boundary conditions for stream water temperature</w:t>
      </w:r>
      <w:bookmarkEnd w:id="100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006" w:name="_Toc67064714"/>
      <w:r>
        <w:t>Thermal stratification in reservoirs</w:t>
      </w:r>
      <w:bookmarkEnd w:id="100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007" w:name="_Toc67064715"/>
      <w:r>
        <w:t>Thermal loading</w:t>
      </w:r>
      <w:bookmarkEnd w:id="100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008" w:name="_Toc67064716"/>
      <w:r>
        <w:t>Reservoirs</w:t>
      </w:r>
      <w:bookmarkEnd w:id="100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009" w:name="_Toc67064717"/>
      <w:r>
        <w:t>Reservoir data</w:t>
      </w:r>
      <w:bookmarkEnd w:id="100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010" w:name="_Toc67064718"/>
      <w:r>
        <w:t>Reservoir data sources</w:t>
      </w:r>
      <w:bookmarkEnd w:id="101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011" w:name="_Toc67064719"/>
      <w:r>
        <w:t>Creating a new study area</w:t>
      </w:r>
      <w:r w:rsidR="00A55502">
        <w:t xml:space="preserve"> from a watershed within the WRB</w:t>
      </w:r>
      <w:bookmarkEnd w:id="101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D82A4E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51332">
        <w:t xml:space="preserve">Figure </w:t>
      </w:r>
      <w:r w:rsidR="0015133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012" w:name="_Toc67064720"/>
      <w:r>
        <w:t>Limitations of subbasin simulations</w:t>
      </w:r>
      <w:bookmarkEnd w:id="101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013" w:name="_Toc67064721"/>
      <w:r>
        <w:t>Calibration procedure</w:t>
      </w:r>
      <w:bookmarkEnd w:id="1013"/>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014" w:name="_Toc67064722"/>
      <w:r>
        <w:lastRenderedPageBreak/>
        <w:t>Using PEST to determine HBV parameter values</w:t>
      </w:r>
      <w:bookmarkEnd w:id="101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015" w:name="_Toc67064723"/>
      <w:r>
        <w:t>Calibrating streamflows using stream gage measurements</w:t>
      </w:r>
      <w:bookmarkEnd w:id="101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016" w:name="_Toc67064724"/>
      <w:r>
        <w:t>Calibrating stream temperatures</w:t>
      </w:r>
      <w:bookmarkEnd w:id="101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017" w:name="_Toc67064725"/>
      <w:r>
        <w:t>North Santiam study area</w:t>
      </w:r>
      <w:bookmarkEnd w:id="1017"/>
    </w:p>
    <w:p w14:paraId="24DE991F" w14:textId="77777777" w:rsidR="000C5A18" w:rsidRDefault="000C5A18" w:rsidP="000C5A18"/>
    <w:p w14:paraId="0AA4F828" w14:textId="6E33493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51332">
        <w:t xml:space="preserve">Figure </w:t>
      </w:r>
      <w:r w:rsidR="00151332">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18" w:name="_Toc67064726"/>
      <w:r>
        <w:rPr>
          <w:rFonts w:eastAsia="Times New Roman"/>
        </w:rPr>
        <w:t>Instream water rights</w:t>
      </w:r>
      <w:bookmarkEnd w:id="101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FF0CBEF" w:rsidR="00AE364B" w:rsidRDefault="005C1A69" w:rsidP="005C1A69">
      <w:pPr>
        <w:pStyle w:val="Caption"/>
      </w:pPr>
      <w:bookmarkStart w:id="101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51332">
        <w:rPr>
          <w:noProof/>
        </w:rPr>
        <w:t>6</w:t>
      </w:r>
      <w:r w:rsidR="000B183E">
        <w:rPr>
          <w:noProof/>
        </w:rPr>
        <w:fldChar w:fldCharType="end"/>
      </w:r>
      <w:r>
        <w:t xml:space="preserve">. Instream water rights in </w:t>
      </w:r>
      <w:r w:rsidR="00077987">
        <w:t>the North Santiam watershed</w:t>
      </w:r>
      <w:bookmarkEnd w:id="1019"/>
    </w:p>
    <w:p w14:paraId="0FD5899C" w14:textId="77777777" w:rsidR="0092040E" w:rsidRDefault="0092040E" w:rsidP="0092040E"/>
    <w:p w14:paraId="0E0CDFE5" w14:textId="77777777" w:rsidR="00B91F45" w:rsidRDefault="00B47486" w:rsidP="00B91F45">
      <w:pPr>
        <w:pStyle w:val="Heading2"/>
      </w:pPr>
      <w:bookmarkStart w:id="1020" w:name="_Toc67064727"/>
      <w:r>
        <w:t xml:space="preserve">Municipal </w:t>
      </w:r>
      <w:r w:rsidR="00057A5D">
        <w:t>w</w:t>
      </w:r>
      <w:r>
        <w:t xml:space="preserve">ater </w:t>
      </w:r>
      <w:r w:rsidR="00D97755">
        <w:t>r</w:t>
      </w:r>
      <w:r>
        <w:t>ights</w:t>
      </w:r>
      <w:bookmarkEnd w:id="1020"/>
    </w:p>
    <w:p w14:paraId="1EF60CD7" w14:textId="77777777" w:rsidR="00B47486" w:rsidRDefault="00B47486" w:rsidP="00B47486"/>
    <w:p w14:paraId="605753DE" w14:textId="75114EF4" w:rsidR="00B47486" w:rsidRDefault="00B47486" w:rsidP="00B47486">
      <w:r>
        <w:t xml:space="preserve">The </w:t>
      </w:r>
      <w:ins w:id="1021" w:author="David Conklin" w:date="2021-03-12T08:00:00Z">
        <w:r w:rsidR="006D5CE9">
          <w:t>CW3</w:t>
        </w:r>
      </w:ins>
      <w:del w:id="1022" w:author="David Conklin" w:date="2021-03-12T08:00:00Z">
        <w:r w:rsidDel="006D5CE9">
          <w:delText>W3C</w:delText>
        </w:r>
      </w:del>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23" w:name="_Toc67064728"/>
      <w:r>
        <w:t>McKenzie Basin Wetlands Study</w:t>
      </w:r>
      <w:bookmarkEnd w:id="1023"/>
    </w:p>
    <w:p w14:paraId="79498AD8" w14:textId="77777777" w:rsidR="00736461" w:rsidRPr="00D97CDA" w:rsidRDefault="00736461" w:rsidP="00A8214A"/>
    <w:p w14:paraId="2403DDA0" w14:textId="063D759E" w:rsidR="00275338" w:rsidRDefault="003613A1" w:rsidP="00A8214A">
      <w:pPr>
        <w:pStyle w:val="Heading2"/>
      </w:pPr>
      <w:bookmarkStart w:id="1024" w:name="_Toc67064729"/>
      <w:r>
        <w:t xml:space="preserve">Project </w:t>
      </w:r>
      <w:r w:rsidR="00DC262D">
        <w:t>Overview</w:t>
      </w:r>
      <w:bookmarkEnd w:id="1024"/>
    </w:p>
    <w:p w14:paraId="6C66CC56" w14:textId="43A03436"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151332">
        <w:t xml:space="preserve">Figure </w:t>
      </w:r>
      <w:r w:rsidR="00151332">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ins w:id="1025" w:author="David Conklin" w:date="2021-03-12T08:03:00Z">
        <w:r w:rsidR="006D5CE9">
          <w:t>id</w:t>
        </w:r>
      </w:ins>
      <w:del w:id="1026" w:author="David Conklin" w:date="2021-03-12T08:03:00Z">
        <w:r w:rsidR="00031F81" w:rsidDel="006D5CE9">
          <w:delText>oes</w:delText>
        </w:r>
      </w:del>
      <w:r w:rsidR="00031F81">
        <w:t xml:space="preserve"> not have a functional stream temperature model.</w:t>
      </w:r>
      <w:ins w:id="1027" w:author="David Conklin" w:date="2021-03-12T08:08:00Z">
        <w:r w:rsidR="006D5CE9">
          <w:t xml:space="preserve">  The stream temperature model was added in late</w:t>
        </w:r>
      </w:ins>
      <w:ins w:id="1028" w:author="David Conklin" w:date="2021-03-12T08:09:00Z">
        <w:r w:rsidR="006D5CE9">
          <w:t xml:space="preserve"> 2020.</w:t>
        </w:r>
      </w:ins>
      <w:r w:rsidR="00031F81">
        <w:t xml:space="preserve">  The project scope includes re-implementing in CW3M </w:t>
      </w:r>
      <w:r w:rsidR="00031F81">
        <w:lastRenderedPageBreak/>
        <w:t>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ins w:id="1029" w:author="David Conklin" w:date="2021-03-12T08:05:00Z">
        <w:r w:rsidR="006D5CE9">
          <w:t xml:space="preserve">  That work was completed in February 2021, </w:t>
        </w:r>
      </w:ins>
      <w:ins w:id="1030" w:author="David Conklin" w:date="2021-03-12T08:06:00Z">
        <w:r w:rsidR="006D5CE9">
          <w:t>but as of that time the Reach layer had not yet been updated to support</w:t>
        </w:r>
      </w:ins>
      <w:ins w:id="1031" w:author="David Conklin" w:date="2021-03-12T08:07:00Z">
        <w:r w:rsidR="006D5CE9">
          <w:t xml:space="preserve"> the Shade-a-lator logic</w:t>
        </w:r>
      </w:ins>
      <w:ins w:id="1032" w:author="David Conklin" w:date="2021-03-12T08:08:00Z">
        <w:r w:rsidR="006D5CE9">
          <w:t xml:space="preserve"> more appropriately.</w:t>
        </w:r>
      </w:ins>
    </w:p>
    <w:p w14:paraId="1D96159F" w14:textId="21C8257F" w:rsidR="00B707C3" w:rsidRDefault="00B707C3" w:rsidP="00275338"/>
    <w:p w14:paraId="16533695" w14:textId="04E6676A" w:rsidR="00B707C3" w:rsidDel="006D5CE9" w:rsidRDefault="00B707C3" w:rsidP="00275338">
      <w:pPr>
        <w:rPr>
          <w:del w:id="1033" w:author="David Conklin" w:date="2021-03-12T08:09:00Z"/>
        </w:rPr>
      </w:pPr>
      <w:del w:id="1034" w:author="David Conklin" w:date="2021-03-12T08:09:00Z">
        <w:r w:rsidDel="006D5CE9">
          <w:delTex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delText>
        </w:r>
      </w:del>
    </w:p>
    <w:p w14:paraId="7F39395D" w14:textId="161A03AF" w:rsidR="002C303A" w:rsidDel="006D5CE9" w:rsidRDefault="002C303A" w:rsidP="00275338">
      <w:pPr>
        <w:rPr>
          <w:del w:id="1035" w:author="David Conklin" w:date="2021-03-12T08:09:00Z"/>
        </w:rPr>
      </w:pPr>
    </w:p>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83E8091" w:rsidR="00275338" w:rsidRDefault="009767A5" w:rsidP="00A8214A">
      <w:pPr>
        <w:pStyle w:val="Caption"/>
      </w:pPr>
      <w:bookmarkStart w:id="1036" w:name="_Ref48282850"/>
      <w:bookmarkStart w:id="1037" w:name="_Toc53219839"/>
      <w:r>
        <w:t xml:space="preserve">Figure </w:t>
      </w:r>
      <w:fldSimple w:instr=" SEQ Figure \* ARABIC ">
        <w:r w:rsidR="00151332">
          <w:rPr>
            <w:noProof/>
          </w:rPr>
          <w:t>7</w:t>
        </w:r>
      </w:fldSimple>
      <w:bookmarkEnd w:id="1036"/>
      <w:r>
        <w:t>. McKenzie basin in CW3M screen capture</w:t>
      </w:r>
      <w:bookmarkEnd w:id="103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CF54AFB" w:rsidR="004D33B7" w:rsidRDefault="009767A5" w:rsidP="00A8214A">
      <w:pPr>
        <w:pStyle w:val="Caption"/>
      </w:pPr>
      <w:bookmarkStart w:id="1038" w:name="_Ref48282776"/>
      <w:bookmarkStart w:id="1039" w:name="_Ref48282732"/>
      <w:bookmarkStart w:id="1040" w:name="_Toc53219840"/>
      <w:r>
        <w:t xml:space="preserve">Figure </w:t>
      </w:r>
      <w:fldSimple w:instr=" SEQ Figure \* ARABIC ">
        <w:r w:rsidR="00151332">
          <w:rPr>
            <w:noProof/>
          </w:rPr>
          <w:t>8</w:t>
        </w:r>
      </w:fldSimple>
      <w:bookmarkEnd w:id="1038"/>
      <w:r>
        <w:t>. Wetlands in the lower McKenzie basin, with their WETL_ID attribute values</w:t>
      </w:r>
      <w:bookmarkEnd w:id="1039"/>
      <w:bookmarkEnd w:id="1040"/>
    </w:p>
    <w:p w14:paraId="364BDC9E" w14:textId="77777777" w:rsidR="004D33B7" w:rsidRDefault="004D33B7" w:rsidP="00275338"/>
    <w:p w14:paraId="6EF95807" w14:textId="5E566C26" w:rsidR="003613A1" w:rsidRDefault="003613A1" w:rsidP="00A8214A">
      <w:pPr>
        <w:pStyle w:val="Heading2"/>
      </w:pPr>
      <w:bookmarkStart w:id="1041" w:name="_Toc67064730"/>
      <w:r>
        <w:t>Model and Simulation Overview</w:t>
      </w:r>
      <w:bookmarkEnd w:id="1041"/>
    </w:p>
    <w:p w14:paraId="78024689" w14:textId="0B587938" w:rsidR="00275338" w:rsidRDefault="00275338" w:rsidP="00275338">
      <w:r>
        <w:t xml:space="preserve">2010-18 </w:t>
      </w:r>
      <w:ins w:id="1042" w:author="David Conklin" w:date="2021-03-12T08:13:00Z">
        <w:r w:rsidR="000038D0">
          <w:t>is being</w:t>
        </w:r>
      </w:ins>
      <w:del w:id="1043" w:author="David Conklin" w:date="2021-03-12T08:13:00Z">
        <w:r w:rsidDel="000038D0">
          <w:delText>will be</w:delText>
        </w:r>
      </w:del>
      <w:r>
        <w:t xml:space="preserve"> used as a calibration period.</w:t>
      </w:r>
      <w:r w:rsidR="009F16B9">
        <w:t xml:space="preserve">  </w:t>
      </w:r>
      <w:ins w:id="1044" w:author="David Conklin" w:date="2021-03-12T08:11:00Z">
        <w:r w:rsidR="000038D0">
          <w:t xml:space="preserve">Observational data for 2019-20 </w:t>
        </w:r>
      </w:ins>
      <w:ins w:id="1045" w:author="David Conklin" w:date="2021-03-12T08:13:00Z">
        <w:r w:rsidR="000038D0">
          <w:t xml:space="preserve">is </w:t>
        </w:r>
      </w:ins>
      <w:ins w:id="1046" w:author="David Conklin" w:date="2021-03-12T08:14:00Z">
        <w:r w:rsidR="000038D0">
          <w:t xml:space="preserve">being compared to simulation output for those years, to assess model skill.  </w:t>
        </w:r>
      </w:ins>
      <w:r w:rsidR="009F16B9">
        <w:t>Future simulations will be made for 20</w:t>
      </w:r>
      <w:ins w:id="1047" w:author="David Conklin" w:date="2021-03-12T08:10:00Z">
        <w:r w:rsidR="000038D0">
          <w:t>21</w:t>
        </w:r>
      </w:ins>
      <w:del w:id="1048" w:author="David Conklin" w:date="2021-03-12T08:10:00Z">
        <w:r w:rsidR="009F16B9" w:rsidDel="000038D0">
          <w:delText>19</w:delText>
        </w:r>
      </w:del>
      <w:r w:rsidR="009F16B9">
        <w:t xml:space="preserve">-2060.  </w:t>
      </w:r>
      <w:del w:id="1049" w:author="David Conklin" w:date="2021-03-12T08:14:00Z">
        <w:r w:rsidR="009F16B9" w:rsidDel="000038D0">
          <w:delText>If actual data for 2019 is available, we may cho</w:delText>
        </w:r>
        <w:r w:rsidR="00C551F9" w:rsidDel="000038D0">
          <w:delText>o</w:delText>
        </w:r>
        <w:r w:rsidR="009F16B9" w:rsidDel="000038D0">
          <w:delText>se to extend the calibration period through 2019 and begin future simulations in 2020.</w:delText>
        </w:r>
      </w:del>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0F21A416" w:rsidR="000038D0" w:rsidRDefault="000038D0" w:rsidP="00275338">
      <w:pPr>
        <w:rPr>
          <w:ins w:id="1050" w:author="David Conklin" w:date="2021-03-12T08:16:00Z"/>
        </w:rPr>
      </w:pPr>
      <w:ins w:id="1051" w:author="David Conklin" w:date="2021-03-12T08:15:00Z">
        <w:r>
          <w:t xml:space="preserve">In older versions of CW3M, </w:t>
        </w:r>
      </w:ins>
      <w:ins w:id="1052" w:author="David Conklin" w:date="2021-03-12T08:16:00Z">
        <w:r>
          <w:t>w</w:t>
        </w:r>
      </w:ins>
      <w:del w:id="1053" w:author="David Conklin" w:date="2021-03-12T08:16:00Z">
        <w:r w:rsidR="008F3962" w:rsidDel="000038D0">
          <w:delText>W</w:delText>
        </w:r>
      </w:del>
      <w:r w:rsidR="008F3962">
        <w:t xml:space="preserve">ater comes into reaches three ways: 1) from upstream reaches, 2) as lateral flow from streambanks, or 3) from sources identified explicitly in the Flow XML file (e.g. high Cascades groundwater).  </w:t>
      </w:r>
      <w:ins w:id="1054" w:author="David Conklin" w:date="2021-03-12T08:16:00Z">
        <w:r>
          <w:t>This project adds a fourth way: 4) flow from inundat</w:t>
        </w:r>
      </w:ins>
      <w:ins w:id="1055" w:author="David Conklin" w:date="2021-03-12T08:17:00Z">
        <w:r>
          <w:t>ed wetland IDUs into adjacent reaches.</w:t>
        </w:r>
      </w:ins>
    </w:p>
    <w:p w14:paraId="218E87CD" w14:textId="77777777" w:rsidR="000038D0" w:rsidRDefault="000038D0" w:rsidP="00275338">
      <w:pPr>
        <w:rPr>
          <w:ins w:id="1056" w:author="David Conklin" w:date="2021-03-12T08:16:00Z"/>
        </w:rPr>
      </w:pPr>
    </w:p>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351797F7" w:rsidR="00130043" w:rsidRDefault="00130043">
      <w:r>
        <w:t>We anticipate that new, more detailed IDU, reach, and HRU layers</w:t>
      </w:r>
      <w:ins w:id="1057" w:author="David Conklin" w:date="2021-03-12T08:18:00Z">
        <w:r w:rsidR="000038D0">
          <w:t xml:space="preserve"> may </w:t>
        </w:r>
      </w:ins>
      <w:del w:id="1058" w:author="David Conklin" w:date="2021-03-12T08:18:00Z">
        <w:r w:rsidDel="000038D0">
          <w:delText xml:space="preserve"> will </w:delText>
        </w:r>
      </w:del>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ins w:id="1059" w:author="David Conklin" w:date="2021-03-12T08:19:00Z">
        <w:r w:rsidR="000038D0">
          <w:t xml:space="preserve">(90-year) </w:t>
        </w:r>
      </w:ins>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060" w:name="_Toc67064731"/>
      <w:r>
        <w:t>McKenzie wetlands in the initial versions of the IDU, HRU, and Reach data layers</w:t>
      </w:r>
      <w:bookmarkEnd w:id="1060"/>
    </w:p>
    <w:p w14:paraId="79661602" w14:textId="5312D34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151332">
        <w:t xml:space="preserve">Figure </w:t>
      </w:r>
      <w:r w:rsidR="0015133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61" w:name="_Toc49175988"/>
      <w:bookmarkStart w:id="1062" w:name="_Toc67064732"/>
      <w:r>
        <w:t>Data changes for better representation of wetlands</w:t>
      </w:r>
      <w:bookmarkEnd w:id="1061"/>
      <w:bookmarkEnd w:id="106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21DF4636" w:rsidR="004A0118" w:rsidRDefault="004A0118" w:rsidP="004A0118">
      <w:pPr>
        <w:spacing w:before="100" w:beforeAutospacing="1" w:after="100" w:afterAutospacing="1"/>
      </w:pPr>
      <w:r>
        <w:t xml:space="preserve">1. </w:t>
      </w:r>
      <w:del w:id="1063" w:author="David Conklin" w:date="2021-03-12T08:21:00Z">
        <w:r w:rsidDel="004D22BB">
          <w:delText>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delText>
        </w:r>
      </w:del>
      <w:ins w:id="1064" w:author="David Conklin" w:date="2021-03-12T08:21:00Z">
        <w:r w:rsidR="004D22BB">
          <w:t>Apply the wet</w:t>
        </w:r>
      </w:ins>
      <w:ins w:id="1065" w:author="David Conklin" w:date="2021-03-12T08:22:00Z">
        <w:r w:rsidR="004D22BB">
          <w:t xml:space="preserve">land LULC_A, LULC_B, and VEGCLASS hierarchy specified in the file </w:t>
        </w:r>
      </w:ins>
      <w:ins w:id="1066" w:author="David Conklin" w:date="2021-03-12T08:24:00Z">
        <w:r w:rsidR="004D22BB" w:rsidRPr="004D22BB">
          <w:t>CW3M_LULC_NWI_crosswalk</w:t>
        </w:r>
        <w:r w:rsidR="004D22BB">
          <w:t xml:space="preserve">.xlsx in the </w:t>
        </w:r>
        <w:r w:rsidR="004D22BB" w:rsidRPr="004D22BB">
          <w:t>\trunk\DataCW3M\CW3MdigitalHandbook</w:t>
        </w:r>
        <w:r w:rsidR="004D22BB">
          <w:t xml:space="preserve"> </w:t>
        </w:r>
      </w:ins>
      <w:ins w:id="1067" w:author="David Conklin" w:date="2021-03-12T08:25:00Z">
        <w:r w:rsidR="004D22BB">
          <w:t>folder of the CW3M repository.</w:t>
        </w:r>
      </w:ins>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68" w:name="_Toc67064733"/>
      <w:r>
        <w:t xml:space="preserve">Projection, </w:t>
      </w:r>
      <w:r w:rsidR="006F174A">
        <w:t>Calendar</w:t>
      </w:r>
      <w:r>
        <w:t>,</w:t>
      </w:r>
      <w:r w:rsidR="006F174A">
        <w:t xml:space="preserve"> and </w:t>
      </w:r>
      <w:r w:rsidR="009D540F">
        <w:t>Units</w:t>
      </w:r>
      <w:bookmarkEnd w:id="106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5883C811" w:rsidR="002D4074" w:rsidDel="00BD3188" w:rsidRDefault="004107FB" w:rsidP="0097591A">
      <w:pPr>
        <w:rPr>
          <w:del w:id="1069" w:author="David Conklin" w:date="2021-02-22T11:40:00Z"/>
        </w:rPr>
      </w:pPr>
      <w:del w:id="1070" w:author="David Conklin" w:date="2021-02-22T11:40:00Z">
        <w:r w:rsidDel="00BD3188">
          <w:delText>Some daily climate datasets include leapdays and some don’t.  CW3M accomodates both</w:delText>
        </w:r>
        <w:r w:rsidR="002D4074" w:rsidDel="00BD3188">
          <w:delText>, but the demo climate data</w:delText>
        </w:r>
        <w:r w:rsidR="006D6388" w:rsidDel="00BD3188">
          <w:delText>set</w:delText>
        </w:r>
        <w:r w:rsidR="002D4074" w:rsidDel="00BD3188">
          <w:delText xml:space="preserve"> included in the CW3M_Installer_...exe files does not include leapdays.  As a consequence, reports which compare daily simulated values with daily observed values generate a warning about inconsistent calendars when the Demo scenario is simulated.</w:delText>
        </w:r>
      </w:del>
    </w:p>
    <w:p w14:paraId="0BD344B0" w14:textId="3B8A79E2" w:rsidR="004107FB" w:rsidDel="00BD3188" w:rsidRDefault="002D4074" w:rsidP="0097591A">
      <w:pPr>
        <w:rPr>
          <w:del w:id="1071" w:author="David Conklin" w:date="2021-02-22T11:40:00Z"/>
        </w:rPr>
      </w:pPr>
      <w:del w:id="1072" w:author="David Conklin" w:date="2021-02-22T11:40:00Z">
        <w:r w:rsidDel="00BD3188">
          <w:delText xml:space="preserve"> </w:delText>
        </w:r>
      </w:del>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ins w:id="1073" w:author="David Conklin" w:date="2021-02-22T11:40:00Z">
        <w:r w:rsidR="00BD3188">
          <w:t xml:space="preserve">usually </w:t>
        </w:r>
      </w:ins>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ins w:id="1074" w:author="David Conklin" w:date="2021-02-22T11:40:00Z">
        <w:r w:rsidR="00BD3188">
          <w:t xml:space="preserve">  Some exceptions will be made to facilitate compariso</w:t>
        </w:r>
      </w:ins>
      <w:ins w:id="1075" w:author="David Conklin" w:date="2021-02-22T11:41:00Z">
        <w:r w:rsidR="00BD3188">
          <w:t>ns with data from other sources, e.g. USGS gage data in cubic feet per second (cfs).</w:t>
        </w:r>
      </w:ins>
    </w:p>
    <w:p w14:paraId="763E6E04" w14:textId="6D7B6E56" w:rsidR="00275338" w:rsidRDefault="00275338"/>
    <w:p w14:paraId="5CE58170" w14:textId="21C19944" w:rsidR="00AD412A" w:rsidRDefault="00AD412A" w:rsidP="007B1928">
      <w:pPr>
        <w:pStyle w:val="Heading2"/>
      </w:pPr>
      <w:bookmarkStart w:id="1076" w:name="_Toc67064734"/>
      <w:r>
        <w:t>Simulation of changes in wetlands over time</w:t>
      </w:r>
      <w:bookmarkEnd w:id="107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77" w:name="_Toc67064735"/>
      <w:r>
        <w:t xml:space="preserve">How wetlands </w:t>
      </w:r>
      <w:r w:rsidR="000806A1">
        <w:t>are</w:t>
      </w:r>
      <w:r>
        <w:t xml:space="preserve"> represented</w:t>
      </w:r>
      <w:r w:rsidR="006D6388">
        <w:t xml:space="preserve"> in the model</w:t>
      </w:r>
      <w:bookmarkEnd w:id="107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7A80040D"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ins w:id="1078" w:author="David Conklin" w:date="2021-02-22T11:42:00Z">
        <w:r w:rsidR="00BD3188">
          <w:t>at</w:t>
        </w:r>
      </w:ins>
      <w:del w:id="1079" w:author="David Conklin" w:date="2021-02-22T11:42:00Z">
        <w:r w:rsidR="00E82496" w:rsidDel="00BD3188">
          <w:delText>it can</w:delText>
        </w:r>
      </w:del>
      <w:r w:rsidR="00E82496">
        <w:t xml:space="preserve"> </w:t>
      </w:r>
      <w:r w:rsidR="009C4FBC">
        <w:t>flow rates above</w:t>
      </w:r>
      <w:r w:rsidR="00EA5C3A">
        <w:t xml:space="preserve"> Q_CAP, the portion of the flow above Q_CAP is divided between flow down</w:t>
      </w:r>
      <w:ins w:id="1080" w:author="David Conklin" w:date="2021-02-22T11:42:00Z">
        <w:r w:rsidR="00BD3188">
          <w:t>-</w:t>
        </w:r>
      </w:ins>
      <w:del w:id="1081" w:author="David Conklin" w:date="2021-02-22T11:42:00Z">
        <w:r w:rsidR="00EA5C3A" w:rsidDel="00BD3188">
          <w:delText xml:space="preserve"> </w:delText>
        </w:r>
      </w:del>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Pr>
        <w:rPr>
          <w:ins w:id="1082" w:author="David Conklin" w:date="2021-03-19T15:31:00Z"/>
        </w:rPr>
      </w:pPr>
    </w:p>
    <w:p w14:paraId="3AE08CAC" w14:textId="2E59C3D4" w:rsidR="00875B17" w:rsidRDefault="00852CA3" w:rsidP="00875B17">
      <w:pPr>
        <w:pStyle w:val="Heading2"/>
        <w:rPr>
          <w:ins w:id="1083" w:author="David Conklin" w:date="2021-03-19T15:32:00Z"/>
        </w:rPr>
      </w:pPr>
      <w:bookmarkStart w:id="1084" w:name="_Toc67064736"/>
      <w:ins w:id="1085" w:author="David Conklin" w:date="2021-03-19T15:40:00Z">
        <w:r>
          <w:t xml:space="preserve">The Wetland class and </w:t>
        </w:r>
      </w:ins>
      <w:ins w:id="1086" w:author="David Conklin" w:date="2021-03-19T15:31:00Z">
        <w:r w:rsidR="00875B17">
          <w:t>Wetland objects in the C++</w:t>
        </w:r>
      </w:ins>
      <w:ins w:id="1087" w:author="David Conklin" w:date="2021-03-19T15:32:00Z">
        <w:r w:rsidR="00875B17">
          <w:t xml:space="preserve"> code</w:t>
        </w:r>
        <w:bookmarkEnd w:id="1084"/>
      </w:ins>
    </w:p>
    <w:p w14:paraId="649B7DAB" w14:textId="7316B745" w:rsidR="00875B17" w:rsidRDefault="00875B17" w:rsidP="00875B17">
      <w:pPr>
        <w:rPr>
          <w:ins w:id="1088" w:author="David Conklin" w:date="2021-03-19T15:43:00Z"/>
        </w:rPr>
      </w:pPr>
      <w:ins w:id="1089" w:author="David Conklin" w:date="2021-03-19T15:32:00Z">
        <w:r>
          <w:t>For coding convenience, a We</w:t>
        </w:r>
      </w:ins>
      <w:ins w:id="1090" w:author="David Conklin" w:date="2021-03-19T15:33:00Z">
        <w:r>
          <w:t>tland class has been defined in the model’s C++  code</w:t>
        </w:r>
      </w:ins>
      <w:ins w:id="1091" w:author="David Conklin" w:date="2021-03-19T15:34:00Z">
        <w:r>
          <w:t>.  A Wetland object represents a single contiguous wetland area on the landsc</w:t>
        </w:r>
      </w:ins>
      <w:ins w:id="1092" w:author="David Conklin" w:date="2021-03-19T15:35:00Z">
        <w:r>
          <w:t>ape.  Each Wetland object has a list of the I</w:t>
        </w:r>
      </w:ins>
      <w:ins w:id="1093" w:author="David Conklin" w:date="2021-03-19T15:36:00Z">
        <w:r>
          <w:t>DUs which make up the wetland area</w:t>
        </w:r>
      </w:ins>
      <w:ins w:id="1094" w:author="David Conklin" w:date="2021-03-19T15:38:00Z">
        <w:r>
          <w:t xml:space="preserve"> that it represents; in that sense, a Wetland </w:t>
        </w:r>
      </w:ins>
      <w:ins w:id="1095" w:author="David Conklin" w:date="2021-03-19T15:39:00Z">
        <w:r>
          <w:t xml:space="preserve">is composed of the Wetland IDUs which make </w:t>
        </w:r>
        <w:r w:rsidR="00852CA3">
          <w:t>it up.</w:t>
        </w:r>
      </w:ins>
      <w:ins w:id="1096" w:author="David Conklin" w:date="2021-03-19T15:40:00Z">
        <w:r w:rsidR="00852CA3">
          <w:t xml:space="preserve">  The </w:t>
        </w:r>
      </w:ins>
      <w:ins w:id="1097" w:author="David Conklin" w:date="2021-03-19T15:35:00Z">
        <w:r>
          <w:t xml:space="preserve"> </w:t>
        </w:r>
      </w:ins>
      <w:ins w:id="1098" w:author="David Conklin" w:date="2021-03-19T15:40:00Z">
        <w:r w:rsidR="00852CA3">
          <w:t>Wetland class has a method, Q</w:t>
        </w:r>
      </w:ins>
      <w:ins w:id="1099" w:author="David Conklin" w:date="2021-03-19T15:41:00Z">
        <w:r w:rsidR="00852CA3">
          <w:t>2Wetland(water_parcel)</w:t>
        </w:r>
      </w:ins>
      <w:ins w:id="1100" w:author="David Conklin" w:date="2021-03-19T15:42:00Z">
        <w:r w:rsidR="00852CA3">
          <w:t>,</w:t>
        </w:r>
      </w:ins>
      <w:ins w:id="1101" w:author="David Conklin" w:date="2021-03-19T15:41:00Z">
        <w:r w:rsidR="00852CA3">
          <w:t xml:space="preserve"> which distributes water coming</w:t>
        </w:r>
      </w:ins>
      <w:ins w:id="1102" w:author="David Conklin" w:date="2021-03-19T15:42:00Z">
        <w:r w:rsidR="00852CA3">
          <w:t xml:space="preserve"> to the wetland from the associated reach to the </w:t>
        </w:r>
      </w:ins>
      <w:ins w:id="1103" w:author="David Conklin" w:date="2021-03-19T15:43:00Z">
        <w:r w:rsidR="00852CA3">
          <w:t>IDUs in the wetland.</w:t>
        </w:r>
      </w:ins>
    </w:p>
    <w:p w14:paraId="4981D617" w14:textId="77777777" w:rsidR="00852CA3" w:rsidRPr="00852CA3" w:rsidRDefault="00852CA3" w:rsidP="00852CA3"/>
    <w:p w14:paraId="7D4169DC" w14:textId="77777777" w:rsidR="006D6388" w:rsidRDefault="006D6388" w:rsidP="006D6388">
      <w:pPr>
        <w:pStyle w:val="Heading2"/>
      </w:pPr>
      <w:bookmarkStart w:id="1104" w:name="_Toc67064737"/>
      <w:r>
        <w:t>Attributes of interest in the wetlands study</w:t>
      </w:r>
      <w:bookmarkEnd w:id="110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ins w:id="1105" w:author="David Conklin" w:date="2021-03-19T15:46:00Z">
        <w:r w:rsidR="00581794">
          <w:t>, WETL2</w:t>
        </w:r>
      </w:ins>
      <w:ins w:id="1106" w:author="David Conklin" w:date="2021-03-19T15:50:00Z">
        <w:r w:rsidR="00F360CE">
          <w:t>Q</w:t>
        </w:r>
      </w:ins>
      <w:r>
        <w:t xml:space="preserve"> in the IDU layer (new)</w:t>
      </w:r>
    </w:p>
    <w:p w14:paraId="34AA519B" w14:textId="1A74A301" w:rsidR="00EA5C3A" w:rsidRDefault="00EA5C3A" w:rsidP="006D6388">
      <w:r>
        <w:tab/>
        <w:t>Q_CAP, QSPILL_FRC</w:t>
      </w:r>
      <w:ins w:id="1107" w:author="David Conklin" w:date="2021-03-19T15:47:00Z">
        <w:r w:rsidR="00581794">
          <w:t>, Q2WETL</w:t>
        </w:r>
      </w:ins>
      <w:ins w:id="1108" w:author="David Conklin" w:date="2021-03-19T15:49:00Z">
        <w:r w:rsidR="00581794">
          <w:t>, Q_DISCHARG</w:t>
        </w:r>
      </w:ins>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09" w:name="_Toc67064738"/>
      <w:r>
        <w:t>A WETNESS attribute</w:t>
      </w:r>
      <w:bookmarkEnd w:id="110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6B199A">
      <w:pPr>
        <w:pStyle w:val="Heading2"/>
        <w:rPr>
          <w:ins w:id="1110" w:author="David Conklin" w:date="2021-03-11T07:03:00Z"/>
        </w:rPr>
        <w:pPrChange w:id="1111" w:author="David Conklin" w:date="2021-03-11T15:25:00Z">
          <w:pPr/>
        </w:pPrChange>
      </w:pPr>
      <w:bookmarkStart w:id="1112" w:name="_Toc67064739"/>
      <w:r>
        <w:t>Calculating the exchange of water between the wetland and the reach</w:t>
      </w:r>
      <w:bookmarkEnd w:id="1112"/>
    </w:p>
    <w:p w14:paraId="313BB91C" w14:textId="19821E07" w:rsidR="00376109" w:rsidRDefault="00376109" w:rsidP="006B199A">
      <w:pPr>
        <w:ind w:firstLine="720"/>
        <w:rPr>
          <w:ins w:id="1113" w:author="David Conklin" w:date="2021-03-11T07:06:00Z"/>
        </w:rPr>
        <w:pPrChange w:id="1114" w:author="David Conklin" w:date="2021-03-11T15:25:00Z">
          <w:pPr/>
        </w:pPrChange>
      </w:pPr>
      <w:ins w:id="1115" w:author="David Conklin" w:date="2021-03-11T07:03:00Z">
        <w:r>
          <w:t>Conceptually, flow out of the reach int</w:t>
        </w:r>
      </w:ins>
      <w:ins w:id="1116" w:author="David Conklin" w:date="2021-03-11T07:04:00Z">
        <w:r>
          <w:t xml:space="preserve">o adjacent wetlands is modeled as a diversion from </w:t>
        </w:r>
      </w:ins>
      <w:ins w:id="1117" w:author="David Conklin" w:date="2021-03-11T15:21:00Z">
        <w:r w:rsidR="006B199A">
          <w:t xml:space="preserve">just upstream of the </w:t>
        </w:r>
      </w:ins>
      <w:ins w:id="1118" w:author="David Conklin" w:date="2021-03-11T07:04:00Z">
        <w:r>
          <w:t xml:space="preserve">downstream end of the reach. </w:t>
        </w:r>
      </w:ins>
      <w:ins w:id="1119" w:author="David Conklin" w:date="2021-03-11T15:22:00Z">
        <w:r w:rsidR="006B199A">
          <w:t xml:space="preserve">The flow from the reach to the wetland is not included in the </w:t>
        </w:r>
      </w:ins>
      <w:ins w:id="1120" w:author="David Conklin" w:date="2021-03-11T15:23:00Z">
        <w:r w:rsidR="006B199A">
          <w:t xml:space="preserve">value of the </w:t>
        </w:r>
      </w:ins>
      <w:ins w:id="1121" w:author="David Conklin" w:date="2021-03-11T15:22:00Z">
        <w:r w:rsidR="006B199A">
          <w:t>discharge</w:t>
        </w:r>
      </w:ins>
      <w:ins w:id="1122" w:author="David Conklin" w:date="2021-03-11T15:23:00Z">
        <w:r w:rsidR="006B199A">
          <w:t xml:space="preserve"> at the downstream end of the reach.</w:t>
        </w:r>
      </w:ins>
      <w:ins w:id="1123" w:author="David Conklin" w:date="2021-03-11T15:22:00Z">
        <w:r w:rsidR="006B199A">
          <w:t xml:space="preserve"> </w:t>
        </w:r>
      </w:ins>
      <w:ins w:id="1124" w:author="David Conklin" w:date="2021-03-11T07:04:00Z">
        <w:r>
          <w:t xml:space="preserve"> Flow from subreach to subreach within the reach is </w:t>
        </w:r>
      </w:ins>
      <w:ins w:id="1125" w:author="David Conklin" w:date="2021-03-11T07:05:00Z">
        <w:r>
          <w:t>modeled without recognition that in reality</w:t>
        </w:r>
        <w:r w:rsidR="00EE1C86">
          <w:t xml:space="preserve"> the discharge from a subreach is diminished by the overbank</w:t>
        </w:r>
      </w:ins>
      <w:ins w:id="1126" w:author="David Conklin" w:date="2021-03-11T07:06:00Z">
        <w:r w:rsidR="00EE1C86">
          <w:t xml:space="preserve"> spillage within the subreach.</w:t>
        </w:r>
      </w:ins>
      <w:ins w:id="1127" w:author="David Conklin" w:date="2021-03-11T15:19:00Z">
        <w:r w:rsidR="006B199A">
          <w:t xml:space="preserve">  Flow back into the reach from the wet</w:t>
        </w:r>
      </w:ins>
      <w:ins w:id="1128" w:author="David Conklin" w:date="2021-03-11T15:20:00Z">
        <w:r w:rsidR="006B199A">
          <w:t>land over the top of the streambank is modeled like other lateral flows.</w:t>
        </w:r>
      </w:ins>
    </w:p>
    <w:p w14:paraId="793699CB" w14:textId="77777777" w:rsidR="00EE1C86" w:rsidRPr="00852CA3" w:rsidRDefault="00EE1C86" w:rsidP="00376109">
      <w:pPr>
        <w:pPrChange w:id="1129" w:author="David Conklin" w:date="2021-03-11T07:03:00Z">
          <w:pPr>
            <w:pStyle w:val="Heading2"/>
          </w:pPr>
        </w:pPrChange>
      </w:pPr>
    </w:p>
    <w:p w14:paraId="71419F3E" w14:textId="001ADEBC" w:rsidR="00871F69" w:rsidRDefault="00871F69" w:rsidP="00871F69">
      <w:pPr>
        <w:pStyle w:val="Heading3"/>
      </w:pPr>
      <w:bookmarkStart w:id="1130" w:name="_Toc67064740"/>
      <w:r>
        <w:t xml:space="preserve">Wetland </w:t>
      </w:r>
      <w:r w:rsidR="007A55EC">
        <w:t xml:space="preserve">IDU </w:t>
      </w:r>
      <w:r>
        <w:t>parameters</w:t>
      </w:r>
      <w:bookmarkEnd w:id="113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ins w:id="1131" w:author="David Conklin" w:date="2021-03-11T15:25:00Z">
        <w:r w:rsidR="006B199A">
          <w:t>, cms</w:t>
        </w:r>
      </w:ins>
    </w:p>
    <w:p w14:paraId="65DA3334" w14:textId="0C544C38" w:rsidR="00871F69" w:rsidRDefault="00871F69" w:rsidP="00871F69">
      <w:pPr>
        <w:pStyle w:val="Heading3"/>
        <w:rPr>
          <w:ins w:id="1132" w:author="David Conklin" w:date="2021-03-11T06:59:00Z"/>
        </w:rPr>
      </w:pPr>
      <w:bookmarkStart w:id="1133" w:name="_Toc67064741"/>
      <w:r>
        <w:t>Reach parameters</w:t>
      </w:r>
      <w:bookmarkEnd w:id="1133"/>
    </w:p>
    <w:p w14:paraId="18FCBB17" w14:textId="21CA4A84" w:rsidR="00376109" w:rsidRPr="00852CA3" w:rsidRDefault="00376109" w:rsidP="006C44A4">
      <w:pPr>
        <w:ind w:left="1440" w:hanging="720"/>
        <w:pPrChange w:id="1134" w:author="David Conklin" w:date="2021-03-11T09:40:00Z">
          <w:pPr>
            <w:pStyle w:val="Heading3"/>
          </w:pPr>
        </w:pPrChange>
      </w:pPr>
      <w:ins w:id="1135" w:author="David Conklin" w:date="2021-03-11T07:00:00Z">
        <w:r>
          <w:t xml:space="preserve">Q – total flow out of the reach both downstream </w:t>
        </w:r>
      </w:ins>
      <w:ins w:id="1136" w:author="David Conklin" w:date="2021-03-11T07:01:00Z">
        <w:r>
          <w:t>and over the banks</w:t>
        </w:r>
      </w:ins>
      <w:ins w:id="1137" w:author="David Conklin" w:date="2021-03-11T09:39:00Z">
        <w:r w:rsidR="006C44A4">
          <w:t xml:space="preserve"> into adjacent wetlands</w:t>
        </w:r>
      </w:ins>
      <w:ins w:id="1138" w:author="David Conklin" w:date="2021-03-11T07:01:00Z">
        <w:r>
          <w:t>, cms</w:t>
        </w:r>
      </w:ins>
    </w:p>
    <w:p w14:paraId="0256077B" w14:textId="115BE627" w:rsidR="00B447EE" w:rsidRPr="00054B65" w:rsidRDefault="00B447EE" w:rsidP="00376109">
      <w:pPr>
        <w:ind w:left="1440" w:hanging="720"/>
        <w:pPrChange w:id="1139" w:author="David Conklin" w:date="2021-03-11T06:57:00Z">
          <w:pPr>
            <w:ind w:firstLine="720"/>
          </w:pPr>
        </w:pPrChange>
      </w:pPr>
      <w:r>
        <w:t>Q</w:t>
      </w:r>
      <w:ins w:id="1140" w:author="David Conklin" w:date="2021-03-11T06:56:00Z">
        <w:r w:rsidR="00376109">
          <w:t>_DISCHARG</w:t>
        </w:r>
      </w:ins>
      <w:r>
        <w:t xml:space="preserve"> – flow</w:t>
      </w:r>
      <w:ins w:id="1141" w:author="David Conklin" w:date="2021-03-11T06:56:00Z">
        <w:r w:rsidR="00376109">
          <w:t xml:space="preserve"> downstream at the downstream end of the reach to the upstream </w:t>
        </w:r>
      </w:ins>
      <w:ins w:id="1142" w:author="David Conklin" w:date="2021-03-11T06:57:00Z">
        <w:r w:rsidR="00376109">
          <w:t>end of the adjacent reach</w:t>
        </w:r>
      </w:ins>
      <w:r>
        <w:t>, cms</w:t>
      </w:r>
      <w:ins w:id="1143" w:author="David Conklin" w:date="2021-03-11T06:58:00Z">
        <w:r w:rsidR="00376109">
          <w:t xml:space="preserve"> </w:t>
        </w:r>
      </w:ins>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ins w:id="1144" w:author="David Conklin" w:date="2021-03-10T06:08:00Z">
        <w:r w:rsidR="00C83F9F">
          <w:t>, calculate</w:t>
        </w:r>
      </w:ins>
      <w:ins w:id="1145" w:author="David Conklin" w:date="2021-03-10T06:09:00Z">
        <w:r w:rsidR="00C83F9F">
          <w:t xml:space="preserve">d at the end of the reach loop in </w:t>
        </w:r>
      </w:ins>
      <w:ins w:id="1146" w:author="David Conklin" w:date="2021-03-10T06:08:00Z">
        <w:r w:rsidR="00C83F9F">
          <w:t>ReachRouting::SolveReachKinema</w:t>
        </w:r>
      </w:ins>
      <w:ins w:id="1147" w:author="David Conklin" w:date="2021-03-10T06:09:00Z">
        <w:r w:rsidR="00C83F9F">
          <w:t>ticWave()</w:t>
        </w:r>
      </w:ins>
    </w:p>
    <w:p w14:paraId="1574AA3A" w14:textId="41C76A56" w:rsidR="00F40120" w:rsidRDefault="00F40120" w:rsidP="006D6388">
      <w:pPr>
        <w:rPr>
          <w:ins w:id="1148" w:author="David Conklin" w:date="2021-03-11T07:02:00Z"/>
        </w:rPr>
      </w:pPr>
    </w:p>
    <w:p w14:paraId="1A473CFC" w14:textId="4BC45477" w:rsidR="00376109" w:rsidRDefault="00376109" w:rsidP="006D6388">
      <w:ins w:id="1149" w:author="David Conklin" w:date="2021-03-11T07:02:00Z">
        <w:r>
          <w:t>Under all conditions, Q = Q_DISCHARG + Q2WETL.</w:t>
        </w:r>
      </w:ins>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rPr>
          <w:ins w:id="1150" w:author="David Conklin" w:date="2021-03-11T15:28:00Z"/>
        </w:rPr>
      </w:pPr>
      <w:r>
        <w:t>Q2WETL = (Q – Q_CAP) * QSPILL_FRC</w:t>
      </w:r>
    </w:p>
    <w:p w14:paraId="12F203C1" w14:textId="2F6DD4A8" w:rsidR="006B199A" w:rsidRDefault="006B199A" w:rsidP="00A8214A">
      <w:pPr>
        <w:ind w:firstLine="720"/>
      </w:pPr>
      <w:ins w:id="1151" w:author="David Conklin" w:date="2021-03-11T15:28:00Z">
        <w:r>
          <w:t>Q_DISCHARG = Q – Q2WETL</w:t>
        </w:r>
      </w:ins>
    </w:p>
    <w:p w14:paraId="0718A83D" w14:textId="12B9F23C"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1152" w:author="David Conklin" w:date="2021-03-11T15:28:00Z">
        <w:r w:rsidR="009425BC" w:rsidDel="006B199A">
          <w:delText>8/14/2</w:delText>
        </w:r>
      </w:del>
      <w:ins w:id="1153" w:author="David Conklin" w:date="2021-03-11T15:29:00Z">
        <w:r w:rsidR="006B199A">
          <w:t>3/11/21</w:t>
        </w:r>
      </w:ins>
      <w:del w:id="1154" w:author="David Conklin" w:date="2021-03-11T15:29:00Z">
        <w:r w:rsidR="009425BC" w:rsidDel="006B199A">
          <w:delText>0</w:delText>
        </w:r>
      </w:del>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724999E4" w:rsidR="006B199A" w:rsidRDefault="00CA1F9F" w:rsidP="006B199A">
      <w:pPr>
        <w:pStyle w:val="Heading2"/>
        <w:rPr>
          <w:ins w:id="1155" w:author="David Conklin" w:date="2021-03-11T15:24:00Z"/>
        </w:rPr>
      </w:pPr>
      <w:moveFromRangeStart w:id="1156" w:author="David Conklin" w:date="2021-03-11T15:31:00Z" w:name="move66369117"/>
      <w:moveFrom w:id="1157" w:author="David Conklin" w:date="2021-03-11T15:31:00Z">
        <w:r w:rsidDel="00E5652B">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From>
      <w:bookmarkStart w:id="1158" w:name="_Toc67064742"/>
      <w:moveFromRangeEnd w:id="1156"/>
      <w:ins w:id="1159" w:author="David Conklin" w:date="2021-03-11T15:24:00Z">
        <w:r w:rsidR="006B199A">
          <w:t>Implementation of the exchange of water between the wetland and the reach</w:t>
        </w:r>
        <w:bookmarkEnd w:id="1158"/>
      </w:ins>
    </w:p>
    <w:p w14:paraId="2F0BE6BA" w14:textId="1D2EEA7C" w:rsidR="00405568" w:rsidRDefault="00405568" w:rsidP="00E5652B">
      <w:pPr>
        <w:rPr>
          <w:ins w:id="1160" w:author="David Conklin" w:date="2021-03-12T10:01:00Z"/>
        </w:rPr>
      </w:pPr>
      <w:ins w:id="1161" w:author="David Conklin" w:date="2021-03-12T10:01:00Z">
        <w:r>
          <w:tab/>
          <w:t xml:space="preserve">There is a mismatch between the scale at which </w:t>
        </w:r>
      </w:ins>
      <w:ins w:id="1162" w:author="David Conklin" w:date="2021-03-12T10:03:00Z">
        <w:r>
          <w:t xml:space="preserve">HBV in CW3M </w:t>
        </w:r>
      </w:ins>
      <w:ins w:id="1163" w:author="David Conklin" w:date="2021-03-12T10:01:00Z">
        <w:r>
          <w:t>tracks water</w:t>
        </w:r>
      </w:ins>
      <w:ins w:id="1164" w:author="David Conklin" w:date="2021-03-12T10:02:00Z">
        <w:r>
          <w:t xml:space="preserve"> (HRUs) and the scale at which </w:t>
        </w:r>
      </w:ins>
      <w:ins w:id="1165" w:author="David Conklin" w:date="2021-03-12T10:03:00Z">
        <w:r>
          <w:t xml:space="preserve">the </w:t>
        </w:r>
      </w:ins>
      <w:ins w:id="1166" w:author="David Conklin" w:date="2021-03-12T10:02:00Z">
        <w:r>
          <w:t>CW3M</w:t>
        </w:r>
      </w:ins>
      <w:ins w:id="1167" w:author="David Conklin" w:date="2021-03-12T10:03:00Z">
        <w:r>
          <w:t xml:space="preserve"> wetland model </w:t>
        </w:r>
      </w:ins>
      <w:ins w:id="1168" w:author="David Conklin" w:date="2021-03-12T10:02:00Z">
        <w:r>
          <w:t>represents wetlands (IDUs).</w:t>
        </w:r>
      </w:ins>
      <w:ins w:id="1169" w:author="David Conklin" w:date="2021-03-12T10:04:00Z">
        <w:r>
          <w:t xml:space="preserve">  A similar scale mismatch between HBV and irrigation was accomodated by a</w:t>
        </w:r>
      </w:ins>
      <w:ins w:id="1170" w:author="David Conklin" w:date="2021-03-12T10:05:00Z">
        <w:r>
          <w:t>dding an “irrigated soil water” compartment</w:t>
        </w:r>
      </w:ins>
      <w:ins w:id="1171" w:author="David Conklin" w:date="2021-03-12T10:06:00Z">
        <w:r>
          <w:t xml:space="preserve"> (BOX_</w:t>
        </w:r>
      </w:ins>
      <w:ins w:id="1172" w:author="David Conklin" w:date="2021-03-12T10:07:00Z">
        <w:r>
          <w:t>IRRIG_SOIL)</w:t>
        </w:r>
      </w:ins>
      <w:ins w:id="1173" w:author="David Conklin" w:date="2021-03-12T10:05:00Z">
        <w:r>
          <w:t xml:space="preserve"> to the soil “layers” re</w:t>
        </w:r>
      </w:ins>
      <w:ins w:id="1174" w:author="David Conklin" w:date="2021-03-12T10:06:00Z">
        <w:r>
          <w:t>cognized by HBV</w:t>
        </w:r>
      </w:ins>
      <w:ins w:id="1175" w:author="David Conklin" w:date="2021-03-12T10:08:00Z">
        <w:r>
          <w:t>.  This addition allowe</w:t>
        </w:r>
      </w:ins>
      <w:ins w:id="1176" w:author="David Conklin" w:date="2021-03-12T10:09:00Z">
        <w:r>
          <w:t>d some IDUs within a given HRU to be irrigated, and others not irrigated.</w:t>
        </w:r>
      </w:ins>
      <w:ins w:id="1177" w:author="David Conklin" w:date="2021-03-12T10:10:00Z">
        <w:r>
          <w:t xml:space="preserve">  The wetland </w:t>
        </w:r>
      </w:ins>
      <w:ins w:id="1178" w:author="David Conklin" w:date="2021-03-12T10:11:00Z">
        <w:r w:rsidR="008D5BFA">
          <w:t>model accomodates both wetland and non-wetland IDUs withi</w:t>
        </w:r>
      </w:ins>
      <w:ins w:id="1179" w:author="David Conklin" w:date="2021-03-12T10:12:00Z">
        <w:r w:rsidR="008D5BFA">
          <w:t xml:space="preserve">n a single HRU, </w:t>
        </w:r>
      </w:ins>
      <w:ins w:id="1180" w:author="David Conklin" w:date="2021-03-12T10:13:00Z">
        <w:r w:rsidR="008D5BFA">
          <w:t>and tracks the different conditions from one wetland IDU to another, through the u</w:t>
        </w:r>
      </w:ins>
      <w:ins w:id="1181" w:author="David Conklin" w:date="2021-03-12T10:14:00Z">
        <w:r w:rsidR="008D5BFA">
          <w:t xml:space="preserve">se of IDU attributes: LULC_B, VEGCLASS, WETNESS, </w:t>
        </w:r>
      </w:ins>
      <w:ins w:id="1182" w:author="David Conklin" w:date="2021-03-12T10:15:00Z">
        <w:r w:rsidR="008D5BFA">
          <w:t xml:space="preserve">and </w:t>
        </w:r>
      </w:ins>
      <w:ins w:id="1183" w:author="David Conklin" w:date="2021-03-12T10:14:00Z">
        <w:r w:rsidR="008D5BFA">
          <w:t>W</w:t>
        </w:r>
      </w:ins>
      <w:ins w:id="1184" w:author="David Conklin" w:date="2021-03-12T10:15:00Z">
        <w:r w:rsidR="008D5BFA">
          <w:t>ETL_CAP.</w:t>
        </w:r>
      </w:ins>
      <w:ins w:id="1185" w:author="David Conklin" w:date="2021-03-12T10:16:00Z">
        <w:r w:rsidR="008D5BFA">
          <w:t xml:space="preserve">  Maintaining overall water balance</w:t>
        </w:r>
      </w:ins>
      <w:ins w:id="1186" w:author="David Conklin" w:date="2021-03-12T10:17:00Z">
        <w:r w:rsidR="008D5BFA">
          <w:t>, however, requires tracking water at the HRU level</w:t>
        </w:r>
      </w:ins>
      <w:ins w:id="1187" w:author="David Conklin" w:date="2021-03-12T10:19:00Z">
        <w:r w:rsidR="008D5BFA">
          <w:t xml:space="preserve"> in HBV.  To fit within </w:t>
        </w:r>
      </w:ins>
      <w:ins w:id="1188" w:author="David Conklin" w:date="2021-03-12T10:20:00Z">
        <w:r w:rsidR="008D5BFA">
          <w:t xml:space="preserve">the existing CW3M/HBV/HRU structure, standing water in </w:t>
        </w:r>
      </w:ins>
      <w:ins w:id="1189" w:author="David Conklin" w:date="2021-03-12T10:21:00Z">
        <w:r w:rsidR="00416577">
          <w:t>wetland IDUs will be aggregated into the “meltwater” (BOX_MELT) compartment</w:t>
        </w:r>
      </w:ins>
      <w:ins w:id="1190" w:author="David Conklin" w:date="2021-03-12T10:22:00Z">
        <w:r w:rsidR="00416577">
          <w:t xml:space="preserve"> CW3M’s HBV implementation.</w:t>
        </w:r>
      </w:ins>
      <w:ins w:id="1191" w:author="David Conklin" w:date="2021-03-12T10:23:00Z">
        <w:r w:rsidR="00416577">
          <w:t xml:space="preserve">  This is a compromise, and carries with it the consequence that on any given day an HRU may </w:t>
        </w:r>
      </w:ins>
      <w:ins w:id="1192" w:author="David Conklin" w:date="2021-03-12T10:25:00Z">
        <w:r w:rsidR="00416577">
          <w:t>contain</w:t>
        </w:r>
      </w:ins>
      <w:ins w:id="1193" w:author="David Conklin" w:date="2021-03-12T10:24:00Z">
        <w:r w:rsidR="00416577">
          <w:t xml:space="preserve"> either snow on the ground or standing water</w:t>
        </w:r>
      </w:ins>
      <w:ins w:id="1194" w:author="David Conklin" w:date="2021-03-12T10:25:00Z">
        <w:r w:rsidR="00416577">
          <w:t xml:space="preserve"> in wetland IDUs, </w:t>
        </w:r>
      </w:ins>
      <w:ins w:id="1195" w:author="David Conklin" w:date="2021-03-12T10:26:00Z">
        <w:r w:rsidR="00416577">
          <w:t xml:space="preserve">but not both.  </w:t>
        </w:r>
      </w:ins>
      <w:ins w:id="1196" w:author="David Conklin" w:date="2021-03-12T10:27:00Z">
        <w:r w:rsidR="00416577">
          <w:t xml:space="preserve">That limitation is similar to </w:t>
        </w:r>
      </w:ins>
      <w:ins w:id="1197" w:author="David Conklin" w:date="2021-03-12T10:29:00Z">
        <w:r w:rsidR="00416577">
          <w:t>other</w:t>
        </w:r>
      </w:ins>
      <w:ins w:id="1198" w:author="David Conklin" w:date="2021-03-12T10:27:00Z">
        <w:r w:rsidR="00416577">
          <w:t xml:space="preserve"> limitation</w:t>
        </w:r>
      </w:ins>
      <w:ins w:id="1199" w:author="David Conklin" w:date="2021-03-12T10:29:00Z">
        <w:r w:rsidR="00416577">
          <w:t>s</w:t>
        </w:r>
      </w:ins>
      <w:ins w:id="1200" w:author="David Conklin" w:date="2021-03-12T10:27:00Z">
        <w:r w:rsidR="00416577">
          <w:t xml:space="preserve"> already present in CW3M</w:t>
        </w:r>
      </w:ins>
      <w:ins w:id="1201" w:author="David Conklin" w:date="2021-03-12T10:28:00Z">
        <w:r w:rsidR="00416577">
          <w:t xml:space="preserve"> – the assumption</w:t>
        </w:r>
      </w:ins>
      <w:ins w:id="1202" w:author="David Conklin" w:date="2021-03-12T10:29:00Z">
        <w:r w:rsidR="00416577">
          <w:t>s</w:t>
        </w:r>
      </w:ins>
      <w:ins w:id="1203" w:author="David Conklin" w:date="2021-03-12T10:28:00Z">
        <w:r w:rsidR="00416577">
          <w:t xml:space="preserve"> that reaches never freeze</w:t>
        </w:r>
      </w:ins>
      <w:ins w:id="1204" w:author="David Conklin" w:date="2021-03-12T10:29:00Z">
        <w:r w:rsidR="00416577">
          <w:t xml:space="preserve"> and never stop flowing</w:t>
        </w:r>
      </w:ins>
      <w:ins w:id="1205" w:author="David Conklin" w:date="2021-03-12T10:30:00Z">
        <w:r w:rsidR="00416577">
          <w:t xml:space="preserve">.  </w:t>
        </w:r>
      </w:ins>
    </w:p>
    <w:p w14:paraId="35143BDC" w14:textId="21EDCF74" w:rsidR="00E5652B" w:rsidRDefault="00E5652B" w:rsidP="00E5652B">
      <w:pPr>
        <w:rPr>
          <w:moveTo w:id="1206" w:author="David Conklin" w:date="2021-03-11T15:31:00Z"/>
        </w:rPr>
      </w:pPr>
      <w:ins w:id="1207" w:author="David Conklin" w:date="2021-03-11T15:32:00Z">
        <w:r>
          <w:tab/>
        </w:r>
      </w:ins>
      <w:ins w:id="1208" w:author="David Conklin" w:date="2021-03-12T10:56:00Z">
        <w:r w:rsidR="00310B10">
          <w:t xml:space="preserve">A boolean variable </w:t>
        </w:r>
        <w:r w:rsidR="00310B10" w:rsidRPr="00310B10">
          <w:rPr>
            <w:i/>
            <w:iCs/>
            <w:rPrChange w:id="1209" w:author="David Conklin" w:date="2021-03-12T10:56:00Z">
              <w:rPr/>
            </w:rPrChange>
          </w:rPr>
          <w:t>m_standingH2Oflag</w:t>
        </w:r>
        <w:r w:rsidR="00310B10">
          <w:t xml:space="preserve"> has been added to the HRU class</w:t>
        </w:r>
      </w:ins>
      <w:ins w:id="1210" w:author="David Conklin" w:date="2021-03-12T10:57:00Z">
        <w:r w:rsidR="00310B10">
          <w:t xml:space="preserve"> to indicate when BOX_MELT is being used to track standing water in wetland IDUs instead of melt water in </w:t>
        </w:r>
      </w:ins>
      <w:ins w:id="1211" w:author="David Conklin" w:date="2021-03-12T10:58:00Z">
        <w:r w:rsidR="00310B10">
          <w:t>a snowpack.</w:t>
        </w:r>
      </w:ins>
      <w:ins w:id="1212" w:author="David Conklin" w:date="2021-03-12T06:22:00Z">
        <w:r w:rsidR="00E24ADB">
          <w:t xml:space="preserve">  </w:t>
        </w:r>
      </w:ins>
      <w:moveToRangeStart w:id="1213" w:author="David Conklin" w:date="2021-03-11T15:31:00Z" w:name="move66369117"/>
      <w:moveTo w:id="1214" w:author="David Conklin" w:date="2021-03-11T15:31:00Z">
        <w:r>
          <w:t>It will be necessary to add logic to HBV::HBVdailyProcess()</w:t>
        </w:r>
      </w:moveTo>
      <w:ins w:id="1215" w:author="David Conklin" w:date="2021-03-11T15:46:00Z">
        <w:r w:rsidR="00090134">
          <w:t xml:space="preserve"> for wetland IDUs</w:t>
        </w:r>
      </w:ins>
      <w:moveTo w:id="1216" w:author="David Conklin" w:date="2021-03-11T15:31:00Z">
        <w:r>
          <w:t xml:space="preserve"> </w:t>
        </w:r>
      </w:moveTo>
      <w:ins w:id="1217" w:author="David Conklin" w:date="2021-03-11T15:36:00Z">
        <w:r>
          <w:t>somewhat analogous to that for</w:t>
        </w:r>
      </w:ins>
      <w:moveTo w:id="1218" w:author="David Conklin" w:date="2021-03-11T15:31:00Z">
        <w:del w:id="1219" w:author="David Conklin" w:date="2021-03-11T15:46:00Z">
          <w:r w:rsidDel="00090134">
            <w:delText>to use</w:delText>
          </w:r>
        </w:del>
        <w:r>
          <w:t xml:space="preserve"> SOILH2OEST</w:t>
        </w:r>
      </w:moveTo>
      <w:ins w:id="1220" w:author="David Conklin" w:date="2021-03-11T15:47:00Z">
        <w:r w:rsidR="00090134">
          <w:t xml:space="preserve"> for IDUs in agricultural use.  The new logic would</w:t>
        </w:r>
      </w:ins>
      <w:ins w:id="1221" w:author="David Conklin" w:date="2021-03-11T15:48:00Z">
        <w:r w:rsidR="00090134">
          <w:t xml:space="preserve"> maintain the value of the WETNESS attribute and calculate WETL2Q </w:t>
        </w:r>
      </w:ins>
      <w:moveTo w:id="1222" w:author="David Conklin" w:date="2021-03-11T15:31:00Z">
        <w:del w:id="1223" w:author="David Conklin" w:date="2021-03-11T15:48:00Z">
          <w:r w:rsidDel="00090134">
            <w:delText xml:space="preserve"> </w:delText>
          </w:r>
        </w:del>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To>
    </w:p>
    <w:p w14:paraId="64493B97" w14:textId="237F9F16" w:rsidR="00E5652B" w:rsidRDefault="00B81710" w:rsidP="00E5652B">
      <w:pPr>
        <w:rPr>
          <w:ins w:id="1224" w:author="David Conklin" w:date="2021-03-11T16:04:00Z"/>
        </w:rPr>
      </w:pPr>
      <w:ins w:id="1225" w:author="David Conklin" w:date="2021-03-11T15:54:00Z">
        <w:r>
          <w:tab/>
          <w:t xml:space="preserve">As </w:t>
        </w:r>
      </w:ins>
      <w:ins w:id="1226" w:author="David Conklin" w:date="2021-03-11T15:55:00Z">
        <w:r>
          <w:t>of early 2021, HBV in CW3M does not have any explicit provisions for what happens to standing water</w:t>
        </w:r>
      </w:ins>
      <w:ins w:id="1227" w:author="David Conklin" w:date="2021-03-11T15:56:00Z">
        <w:r>
          <w:t xml:space="preserve"> on the soil surface; rather, it assumes that excess water will run off immediately to the </w:t>
        </w:r>
      </w:ins>
      <w:ins w:id="1228" w:author="David Conklin" w:date="2021-03-11T15:57:00Z">
        <w:r>
          <w:t>streams.  The new wetland model will incorporate the</w:t>
        </w:r>
      </w:ins>
      <w:ins w:id="1229" w:author="David Conklin" w:date="2021-03-11T15:58:00Z">
        <w:r>
          <w:t xml:space="preserve"> assumption that whenever there is standing water, the topsoil is at field capacity</w:t>
        </w:r>
      </w:ins>
      <w:ins w:id="1230" w:author="David Conklin" w:date="2021-03-11T15:59:00Z">
        <w:r>
          <w:t>, and calculate</w:t>
        </w:r>
        <w:r w:rsidR="00172A8D">
          <w:t xml:space="preserve"> drainage through the soil accordingly.  </w:t>
        </w:r>
      </w:ins>
      <w:ins w:id="1231" w:author="David Conklin" w:date="2021-03-11T16:00:00Z">
        <w:r w:rsidR="00172A8D">
          <w:t xml:space="preserve">Each day an amount of water will be withdrawn from the standing water </w:t>
        </w:r>
      </w:ins>
      <w:ins w:id="1232" w:author="David Conklin" w:date="2021-03-11T16:01:00Z">
        <w:r w:rsidR="00172A8D">
          <w:t xml:space="preserve">sufficient </w:t>
        </w:r>
      </w:ins>
      <w:ins w:id="1233" w:author="David Conklin" w:date="2021-03-11T16:00:00Z">
        <w:r w:rsidR="00172A8D">
          <w:t>to restore the soil to field capacity.</w:t>
        </w:r>
      </w:ins>
      <w:ins w:id="1234" w:author="David Conklin" w:date="2021-03-11T16:01:00Z">
        <w:r w:rsidR="00172A8D">
          <w:t xml:space="preserve">  In addition, </w:t>
        </w:r>
      </w:ins>
      <w:ins w:id="1235" w:author="David Conklin" w:date="2021-03-11T16:02:00Z">
        <w:r w:rsidR="00172A8D">
          <w:t>wh</w:t>
        </w:r>
      </w:ins>
      <w:ins w:id="1236" w:author="David Conklin" w:date="2021-03-11T16:03:00Z">
        <w:r w:rsidR="00172A8D">
          <w:t xml:space="preserve">enever Q_DISCHARG is less than Q_CAP, </w:t>
        </w:r>
      </w:ins>
      <w:ins w:id="1237" w:author="David Conklin" w:date="2021-03-11T16:01:00Z">
        <w:r w:rsidR="00172A8D">
          <w:t>standing water above WETL_CAP</w:t>
        </w:r>
      </w:ins>
      <w:ins w:id="1238" w:author="David Conklin" w:date="2021-03-11T16:02:00Z">
        <w:r w:rsidR="00172A8D">
          <w:t xml:space="preserve"> will flow back to the stream as WETL2Q.</w:t>
        </w:r>
      </w:ins>
      <w:ins w:id="1239" w:author="David Conklin" w:date="2021-03-11T16:03:00Z">
        <w:r w:rsidR="00172A8D">
          <w:t>, in an</w:t>
        </w:r>
      </w:ins>
      <w:ins w:id="1240" w:author="David Conklin" w:date="2021-03-11T16:04:00Z">
        <w:r w:rsidR="00172A8D">
          <w:t xml:space="preserve"> amount sufficient to bring Q_DISCHARG back to Q_CAP.</w:t>
        </w:r>
      </w:ins>
    </w:p>
    <w:p w14:paraId="7206DB57" w14:textId="6B869248" w:rsidR="00172A8D" w:rsidRDefault="00172A8D" w:rsidP="00E5652B">
      <w:pPr>
        <w:rPr>
          <w:ins w:id="1241" w:author="David Conklin" w:date="2021-03-12T05:38:00Z"/>
        </w:rPr>
      </w:pPr>
      <w:ins w:id="1242" w:author="David Conklin" w:date="2021-03-11T16:04:00Z">
        <w:r>
          <w:tab/>
        </w:r>
      </w:ins>
      <w:ins w:id="1243" w:author="David Conklin" w:date="2021-03-12T05:37:00Z">
        <w:r w:rsidR="000867E6">
          <w:t>A</w:t>
        </w:r>
      </w:ins>
      <w:ins w:id="1244" w:author="David Conklin" w:date="2021-03-11T16:05:00Z">
        <w:r>
          <w:t xml:space="preserve"> calculation of evapo</w:t>
        </w:r>
      </w:ins>
      <w:ins w:id="1245" w:author="David Conklin" w:date="2021-03-11T16:06:00Z">
        <w:r>
          <w:t>ration</w:t>
        </w:r>
      </w:ins>
      <w:ins w:id="1246" w:author="David Conklin" w:date="2021-03-11T16:05:00Z">
        <w:r>
          <w:t xml:space="preserve"> from the surface of any standing water</w:t>
        </w:r>
      </w:ins>
      <w:ins w:id="1247" w:author="David Conklin" w:date="2021-03-11T16:06:00Z">
        <w:r>
          <w:t xml:space="preserve"> in the wetland IDUs will be added to the existing </w:t>
        </w:r>
      </w:ins>
      <w:ins w:id="1248" w:author="David Conklin" w:date="2021-03-11T16:07:00Z">
        <w:r>
          <w:t>ET calculations.  The new logic may take advantage of LAI information associated with the wetland states.</w:t>
        </w:r>
      </w:ins>
    </w:p>
    <w:p w14:paraId="7C0BC26E" w14:textId="77777777" w:rsidR="00C0016F" w:rsidRDefault="00C0016F">
      <w:pPr>
        <w:rPr>
          <w:ins w:id="1249" w:author="David Conklin" w:date="2021-03-12T10:31:00Z"/>
        </w:rPr>
      </w:pPr>
      <w:ins w:id="1250" w:author="David Conklin" w:date="2021-03-12T10:31:00Z">
        <w:r>
          <w:br w:type="page"/>
        </w:r>
      </w:ins>
    </w:p>
    <w:p w14:paraId="24A6C47A" w14:textId="31A758F0" w:rsidR="000867E6" w:rsidRDefault="000867E6" w:rsidP="00E5652B">
      <w:pPr>
        <w:rPr>
          <w:ins w:id="1251" w:author="David Conklin" w:date="2021-03-12T05:44:00Z"/>
        </w:rPr>
      </w:pPr>
      <w:ins w:id="1252" w:author="David Conklin" w:date="2021-03-12T05:38:00Z">
        <w:r>
          <w:lastRenderedPageBreak/>
          <w:tab/>
        </w:r>
      </w:ins>
      <w:ins w:id="1253" w:author="David Conklin" w:date="2021-03-12T05:46:00Z">
        <w:r>
          <w:t>Withi</w:t>
        </w:r>
      </w:ins>
      <w:ins w:id="1254" w:author="David Conklin" w:date="2021-03-12T05:38:00Z">
        <w:r>
          <w:t xml:space="preserve">n the Flow daily loop, </w:t>
        </w:r>
      </w:ins>
      <w:ins w:id="1255" w:author="David Conklin" w:date="2021-03-12T05:40:00Z">
        <w:r>
          <w:t xml:space="preserve">the order of </w:t>
        </w:r>
      </w:ins>
      <w:ins w:id="1256" w:author="David Conklin" w:date="2021-03-12T05:41:00Z">
        <w:r>
          <w:t>calculation is:</w:t>
        </w:r>
      </w:ins>
    </w:p>
    <w:p w14:paraId="6A869EF4" w14:textId="2663A619" w:rsidR="000867E6" w:rsidRDefault="000867E6" w:rsidP="00E5652B">
      <w:pPr>
        <w:rPr>
          <w:ins w:id="1257" w:author="David Conklin" w:date="2021-03-12T05:41:00Z"/>
        </w:rPr>
      </w:pPr>
      <w:ins w:id="1258" w:author="David Conklin" w:date="2021-03-12T05:44:00Z">
        <w:r>
          <w:tab/>
        </w:r>
        <w:r>
          <w:tab/>
        </w:r>
        <w:r w:rsidRPr="000867E6">
          <w:rPr>
            <w:u w:val="single"/>
            <w:rPrChange w:id="1259" w:author="David Conklin" w:date="2021-03-12T05:45:00Z">
              <w:rPr/>
            </w:rPrChange>
          </w:rPr>
          <w:t>time</w:t>
        </w:r>
        <w:r>
          <w:tab/>
        </w:r>
        <w:r>
          <w:tab/>
        </w:r>
      </w:ins>
      <w:ins w:id="1260" w:author="David Conklin" w:date="2021-03-12T05:45:00Z">
        <w:r>
          <w:tab/>
        </w:r>
      </w:ins>
      <w:ins w:id="1261" w:author="David Conklin" w:date="2021-03-12T05:46:00Z">
        <w:r>
          <w:rPr>
            <w:u w:val="single"/>
          </w:rPr>
          <w:t>daily process</w:t>
        </w:r>
      </w:ins>
    </w:p>
    <w:p w14:paraId="084C930C" w14:textId="77777777" w:rsidR="0056594C" w:rsidRDefault="000867E6" w:rsidP="00E5652B">
      <w:pPr>
        <w:rPr>
          <w:ins w:id="1262" w:author="David Conklin" w:date="2021-03-12T06:27:00Z"/>
        </w:rPr>
      </w:pPr>
      <w:ins w:id="1263" w:author="David Conklin" w:date="2021-03-12T05:41:00Z">
        <w:r>
          <w:tab/>
        </w:r>
        <w:r>
          <w:tab/>
          <w:t>GMT_CATCHMENT</w:t>
        </w:r>
        <w:r>
          <w:tab/>
          <w:t>HBV</w:t>
        </w:r>
      </w:ins>
      <w:ins w:id="1264" w:author="David Conklin" w:date="2021-03-12T05:51:00Z">
        <w:r w:rsidR="00E01D0A">
          <w:tab/>
        </w:r>
        <w:r w:rsidR="00E01D0A">
          <w:tab/>
          <w:t xml:space="preserve">calculate </w:t>
        </w:r>
      </w:ins>
      <w:ins w:id="1265" w:author="David Conklin" w:date="2021-03-12T05:59:00Z">
        <w:r w:rsidR="00B14B08">
          <w:t>infiltration</w:t>
        </w:r>
      </w:ins>
      <w:ins w:id="1266" w:author="David Conklin" w:date="2021-03-12T06:27:00Z">
        <w:r w:rsidR="00E24ADB">
          <w:t>,</w:t>
        </w:r>
        <w:r w:rsidR="0056594C">
          <w:t xml:space="preserve"> WETL2Q, and WETNESS</w:t>
        </w:r>
      </w:ins>
    </w:p>
    <w:p w14:paraId="2FAD36EA" w14:textId="24568BC9" w:rsidR="000867E6" w:rsidRDefault="000867E6" w:rsidP="00E5652B">
      <w:pPr>
        <w:rPr>
          <w:ins w:id="1267" w:author="David Conklin" w:date="2021-03-12T05:42:00Z"/>
        </w:rPr>
      </w:pPr>
      <w:ins w:id="1268" w:author="David Conklin" w:date="2021-03-12T05:41:00Z">
        <w:r>
          <w:tab/>
        </w:r>
        <w:r>
          <w:tab/>
        </w:r>
        <w:r>
          <w:tab/>
        </w:r>
        <w:r>
          <w:tab/>
        </w:r>
        <w:r>
          <w:tab/>
          <w:t>EvapTr</w:t>
        </w:r>
      </w:ins>
      <w:ins w:id="1269" w:author="David Conklin" w:date="2021-03-12T05:42:00Z">
        <w:r>
          <w:t>ans</w:t>
        </w:r>
      </w:ins>
      <w:ins w:id="1270" w:author="David Conklin" w:date="2021-03-12T06:14:00Z">
        <w:r w:rsidR="00752704">
          <w:tab/>
          <w:t>calculate ET from</w:t>
        </w:r>
      </w:ins>
      <w:ins w:id="1271" w:author="David Conklin" w:date="2021-03-12T06:15:00Z">
        <w:r w:rsidR="00752704">
          <w:t xml:space="preserve"> standing water</w:t>
        </w:r>
      </w:ins>
    </w:p>
    <w:p w14:paraId="6A1B1E13" w14:textId="7262B20A" w:rsidR="00F360CE" w:rsidRDefault="000867E6" w:rsidP="00F360CE">
      <w:pPr>
        <w:rPr>
          <w:ins w:id="1272" w:author="David Conklin" w:date="2021-03-19T15:51:00Z"/>
        </w:rPr>
      </w:pPr>
      <w:ins w:id="1273" w:author="David Conklin" w:date="2021-03-12T05:42:00Z">
        <w:r>
          <w:tab/>
        </w:r>
      </w:ins>
      <w:ins w:id="1274" w:author="David Conklin" w:date="2021-03-19T15:51:00Z">
        <w:r w:rsidR="00F360CE">
          <w:tab/>
          <w:t>GMT_RESERVOIR</w:t>
        </w:r>
        <w:r w:rsidR="00F360CE">
          <w:tab/>
          <w:t>Reservoir</w:t>
        </w:r>
        <w:r w:rsidR="00F360CE">
          <w:tab/>
          <w:t>update</w:t>
        </w:r>
      </w:ins>
      <w:ins w:id="1275" w:author="David Conklin" w:date="2021-03-19T15:52:00Z">
        <w:r w:rsidR="00F360CE">
          <w:t>s flows in reservoir outlet reaches</w:t>
        </w:r>
      </w:ins>
    </w:p>
    <w:p w14:paraId="3BECDF0D" w14:textId="29A7B6B0" w:rsidR="00E01D0A" w:rsidRDefault="000867E6" w:rsidP="00E5652B">
      <w:pPr>
        <w:rPr>
          <w:ins w:id="1276" w:author="David Conklin" w:date="2021-03-12T05:43:00Z"/>
        </w:rPr>
      </w:pPr>
      <w:ins w:id="1277" w:author="David Conklin" w:date="2021-03-12T05:42:00Z">
        <w:r>
          <w:tab/>
        </w:r>
      </w:ins>
      <w:ins w:id="1278" w:author="David Conklin" w:date="2021-03-19T15:51:00Z">
        <w:r w:rsidR="00F360CE">
          <w:tab/>
        </w:r>
      </w:ins>
      <w:ins w:id="1279" w:author="David Conklin" w:date="2021-03-12T05:42:00Z">
        <w:r>
          <w:t>GMT_REACH</w:t>
        </w:r>
      </w:ins>
      <w:ins w:id="1280" w:author="David Conklin" w:date="2021-03-12T05:43:00Z">
        <w:r>
          <w:tab/>
        </w:r>
        <w:r>
          <w:tab/>
          <w:t>ReachRouting</w:t>
        </w:r>
      </w:ins>
      <w:ins w:id="1281" w:author="David Conklin" w:date="2021-03-12T05:51:00Z">
        <w:r w:rsidR="00E01D0A">
          <w:tab/>
        </w:r>
      </w:ins>
      <w:ins w:id="1282" w:author="David Conklin" w:date="2021-03-12T05:57:00Z">
        <w:r w:rsidR="00B14B08">
          <w:t xml:space="preserve">apply WETL2Q and </w:t>
        </w:r>
      </w:ins>
      <w:ins w:id="1283" w:author="David Conklin" w:date="2021-03-12T05:51:00Z">
        <w:r w:rsidR="00E01D0A">
          <w:t xml:space="preserve"> </w:t>
        </w:r>
      </w:ins>
      <w:ins w:id="1284" w:author="David Conklin" w:date="2021-03-12T05:52:00Z">
        <w:r w:rsidR="00E01D0A">
          <w:t>calculate Q2WETL</w:t>
        </w:r>
      </w:ins>
    </w:p>
    <w:p w14:paraId="250AECA5" w14:textId="7734C9D8" w:rsidR="000867E6" w:rsidRDefault="000867E6" w:rsidP="00E5652B">
      <w:pPr>
        <w:rPr>
          <w:ins w:id="1285" w:author="David Conklin" w:date="2021-03-12T06:01:00Z"/>
        </w:rPr>
      </w:pPr>
    </w:p>
    <w:p w14:paraId="3F304D91" w14:textId="4FE6DEE8" w:rsidR="00B14B08" w:rsidRPr="00B14B08" w:rsidRDefault="00B14B08" w:rsidP="00E5652B">
      <w:pPr>
        <w:rPr>
          <w:ins w:id="1286" w:author="David Conklin" w:date="2021-03-12T06:02:00Z"/>
          <w:u w:val="single"/>
          <w:rPrChange w:id="1287" w:author="David Conklin" w:date="2021-03-12T06:05:00Z">
            <w:rPr>
              <w:ins w:id="1288" w:author="David Conklin" w:date="2021-03-12T06:02:00Z"/>
            </w:rPr>
          </w:rPrChange>
        </w:rPr>
      </w:pPr>
      <w:ins w:id="1289" w:author="David Conklin" w:date="2021-03-12T06:01:00Z">
        <w:r>
          <w:tab/>
        </w:r>
      </w:ins>
      <w:ins w:id="1290" w:author="David Conklin" w:date="2021-03-12T06:02:00Z">
        <w:r w:rsidRPr="00B14B08">
          <w:rPr>
            <w:u w:val="single"/>
            <w:rPrChange w:id="1291" w:author="David Conklin" w:date="2021-03-12T06:05:00Z">
              <w:rPr/>
            </w:rPrChange>
          </w:rPr>
          <w:t>Wetland logic in HBV</w:t>
        </w:r>
      </w:ins>
      <w:ins w:id="1292" w:author="David Conklin" w:date="2021-03-12T06:28:00Z">
        <w:r w:rsidR="0056594C">
          <w:rPr>
            <w:u w:val="single"/>
          </w:rPr>
          <w:t xml:space="preserve"> for HRUs and IDUs</w:t>
        </w:r>
      </w:ins>
      <w:ins w:id="1293" w:author="David Conklin" w:date="2021-03-19T16:37:00Z">
        <w:r w:rsidR="008F5F08">
          <w:rPr>
            <w:u w:val="single"/>
          </w:rPr>
          <w:t xml:space="preserve"> (GMT_CATCHMENT time)</w:t>
        </w:r>
      </w:ins>
    </w:p>
    <w:p w14:paraId="15EDB18F" w14:textId="73D4F3E7" w:rsidR="00B14B08" w:rsidRDefault="00E24ADB" w:rsidP="00B14B08">
      <w:pPr>
        <w:pStyle w:val="ListParagraph"/>
        <w:numPr>
          <w:ilvl w:val="0"/>
          <w:numId w:val="11"/>
        </w:numPr>
        <w:rPr>
          <w:ins w:id="1294" w:author="David Conklin" w:date="2021-03-12T06:03:00Z"/>
        </w:rPr>
      </w:pPr>
      <w:ins w:id="1295" w:author="David Conklin" w:date="2021-03-12T06:25:00Z">
        <w:r>
          <w:t>for each HRU</w:t>
        </w:r>
      </w:ins>
      <w:ins w:id="1296" w:author="David Conklin" w:date="2021-03-12T06:26:00Z">
        <w:r>
          <w:t xml:space="preserve">, </w:t>
        </w:r>
      </w:ins>
      <w:ins w:id="1297" w:author="David Conklin" w:date="2021-03-12T06:02:00Z">
        <w:r w:rsidR="00B14B08">
          <w:t>infiltrate</w:t>
        </w:r>
      </w:ins>
      <w:ins w:id="1298" w:author="David Conklin" w:date="2021-03-12T06:03:00Z">
        <w:r w:rsidR="00B14B08">
          <w:t xml:space="preserve"> water</w:t>
        </w:r>
      </w:ins>
      <w:ins w:id="1299" w:author="David Conklin" w:date="2021-03-12T06:10:00Z">
        <w:r w:rsidR="00752704">
          <w:t xml:space="preserve"> from the surface water compartment</w:t>
        </w:r>
      </w:ins>
      <w:ins w:id="1300" w:author="David Conklin" w:date="2021-03-12T06:11:00Z">
        <w:r w:rsidR="00752704">
          <w:t xml:space="preserve"> as if soil water is at field capacity</w:t>
        </w:r>
      </w:ins>
    </w:p>
    <w:p w14:paraId="44A049F6" w14:textId="78EF972B" w:rsidR="00752704" w:rsidRDefault="00E24ADB" w:rsidP="00852CA3">
      <w:pPr>
        <w:pStyle w:val="ListParagraph"/>
        <w:numPr>
          <w:ilvl w:val="0"/>
          <w:numId w:val="11"/>
        </w:numPr>
        <w:rPr>
          <w:ins w:id="1301" w:author="David Conklin" w:date="2021-03-12T06:07:00Z"/>
        </w:rPr>
      </w:pPr>
      <w:ins w:id="1302" w:author="David Conklin" w:date="2021-03-12T06:26:00Z">
        <w:r>
          <w:t xml:space="preserve">for each wetland IDU </w:t>
        </w:r>
      </w:ins>
      <w:ins w:id="1303" w:author="David Conklin" w:date="2021-03-12T06:03:00Z">
        <w:r w:rsidR="00B14B08">
          <w:t xml:space="preserve">calculate WETL2Q </w:t>
        </w:r>
      </w:ins>
      <w:ins w:id="1304" w:author="David Conklin" w:date="2021-03-12T06:04:00Z">
        <w:r w:rsidR="00B14B08">
          <w:t>and call AddFluxFromGlobalHandler()</w:t>
        </w:r>
      </w:ins>
      <w:ins w:id="1305" w:author="David Conklin" w:date="2021-03-12T06:11:00Z">
        <w:r w:rsidR="00752704">
          <w:t xml:space="preserve"> to move surface water to</w:t>
        </w:r>
      </w:ins>
      <w:ins w:id="1306" w:author="David Conklin" w:date="2021-03-12T06:12:00Z">
        <w:r w:rsidR="00752704">
          <w:t xml:space="preserve"> the</w:t>
        </w:r>
      </w:ins>
      <w:ins w:id="1307" w:author="David Conklin" w:date="2021-03-12T06:26:00Z">
        <w:r>
          <w:t xml:space="preserve"> </w:t>
        </w:r>
      </w:ins>
      <w:ins w:id="1308" w:author="David Conklin" w:date="2021-03-12T06:12:00Z">
        <w:r w:rsidR="00752704">
          <w:t>a</w:t>
        </w:r>
      </w:ins>
      <w:ins w:id="1309" w:author="David Conklin" w:date="2021-03-12T06:13:00Z">
        <w:r w:rsidR="00752704">
          <w:t>ssociated reach</w:t>
        </w:r>
      </w:ins>
    </w:p>
    <w:p w14:paraId="481EDA39" w14:textId="17878D92" w:rsidR="00752704" w:rsidRDefault="00E24ADB" w:rsidP="00B14B08">
      <w:pPr>
        <w:pStyle w:val="ListParagraph"/>
        <w:numPr>
          <w:ilvl w:val="0"/>
          <w:numId w:val="11"/>
        </w:numPr>
        <w:rPr>
          <w:ins w:id="1310" w:author="David Conklin" w:date="2021-03-12T06:04:00Z"/>
        </w:rPr>
      </w:pPr>
      <w:ins w:id="1311" w:author="David Conklin" w:date="2021-03-12T06:26:00Z">
        <w:r>
          <w:t>fo</w:t>
        </w:r>
      </w:ins>
      <w:ins w:id="1312" w:author="David Conklin" w:date="2021-03-12T06:27:00Z">
        <w:r>
          <w:t xml:space="preserve">r each wetland IDU, </w:t>
        </w:r>
      </w:ins>
      <w:ins w:id="1313" w:author="David Conklin" w:date="2021-03-12T06:07:00Z">
        <w:r w:rsidR="00752704">
          <w:t>update WETNESS</w:t>
        </w:r>
      </w:ins>
    </w:p>
    <w:p w14:paraId="57839F8D" w14:textId="733DDA34" w:rsidR="00B14B08" w:rsidRDefault="00B14B08" w:rsidP="00B14B08">
      <w:pPr>
        <w:pStyle w:val="ListParagraph"/>
        <w:rPr>
          <w:ins w:id="1314" w:author="David Conklin" w:date="2021-03-12T06:04:00Z"/>
        </w:rPr>
      </w:pPr>
    </w:p>
    <w:p w14:paraId="26E8FF58" w14:textId="3C99CA76" w:rsidR="00B14B08" w:rsidRDefault="00B14B08" w:rsidP="00B14B08">
      <w:pPr>
        <w:pStyle w:val="ListParagraph"/>
        <w:rPr>
          <w:ins w:id="1315" w:author="David Conklin" w:date="2021-03-12T06:05:00Z"/>
        </w:rPr>
      </w:pPr>
      <w:ins w:id="1316" w:author="David Conklin" w:date="2021-03-12T06:05:00Z">
        <w:r>
          <w:rPr>
            <w:u w:val="single"/>
          </w:rPr>
          <w:t>Wetland logic in EvapTrans</w:t>
        </w:r>
      </w:ins>
      <w:ins w:id="1317" w:author="David Conklin" w:date="2021-03-12T06:13:00Z">
        <w:r w:rsidR="00752704">
          <w:rPr>
            <w:u w:val="single"/>
          </w:rPr>
          <w:t xml:space="preserve"> for each wetland IDU</w:t>
        </w:r>
      </w:ins>
      <w:ins w:id="1318" w:author="David Conklin" w:date="2021-03-19T16:38:00Z">
        <w:r w:rsidR="008F5F08">
          <w:rPr>
            <w:u w:val="single"/>
          </w:rPr>
          <w:t xml:space="preserve"> </w:t>
        </w:r>
        <w:r w:rsidR="008F5F08">
          <w:rPr>
            <w:u w:val="single"/>
          </w:rPr>
          <w:t>(GMT_CATCHMENT time)</w:t>
        </w:r>
      </w:ins>
    </w:p>
    <w:p w14:paraId="74CE647B" w14:textId="776D1ECC" w:rsidR="00B14B08" w:rsidRDefault="00B14B08" w:rsidP="00B14B08">
      <w:pPr>
        <w:pStyle w:val="ListParagraph"/>
        <w:numPr>
          <w:ilvl w:val="0"/>
          <w:numId w:val="11"/>
        </w:numPr>
        <w:rPr>
          <w:ins w:id="1319" w:author="David Conklin" w:date="2021-03-12T06:13:00Z"/>
        </w:rPr>
      </w:pPr>
      <w:ins w:id="1320" w:author="David Conklin" w:date="2021-03-12T06:06:00Z">
        <w:r>
          <w:t>calculate ET from standing water</w:t>
        </w:r>
      </w:ins>
    </w:p>
    <w:p w14:paraId="30437132" w14:textId="6921CC07" w:rsidR="00752704" w:rsidRDefault="00752704" w:rsidP="00752704">
      <w:pPr>
        <w:pStyle w:val="ListParagraph"/>
        <w:rPr>
          <w:ins w:id="1321" w:author="David Conklin" w:date="2021-03-12T06:13:00Z"/>
        </w:rPr>
      </w:pPr>
    </w:p>
    <w:p w14:paraId="509D22D3" w14:textId="386F78A8" w:rsidR="00752704" w:rsidRDefault="00752704" w:rsidP="00752704">
      <w:pPr>
        <w:pStyle w:val="ListParagraph"/>
        <w:rPr>
          <w:ins w:id="1322" w:author="David Conklin" w:date="2021-03-12T06:15:00Z"/>
        </w:rPr>
      </w:pPr>
      <w:ins w:id="1323" w:author="David Conklin" w:date="2021-03-12T06:14:00Z">
        <w:r>
          <w:rPr>
            <w:u w:val="single"/>
          </w:rPr>
          <w:t>Wetland logic in ReachRouting for each reach</w:t>
        </w:r>
      </w:ins>
      <w:ins w:id="1324" w:author="David Conklin" w:date="2021-03-19T16:39:00Z">
        <w:r w:rsidR="008F5F08">
          <w:rPr>
            <w:u w:val="single"/>
          </w:rPr>
          <w:t xml:space="preserve"> </w:t>
        </w:r>
      </w:ins>
      <w:ins w:id="1325" w:author="David Conklin" w:date="2021-03-19T16:38:00Z">
        <w:r w:rsidR="008F5F08">
          <w:rPr>
            <w:u w:val="single"/>
          </w:rPr>
          <w:t>(GMT_REACH time)</w:t>
        </w:r>
      </w:ins>
    </w:p>
    <w:p w14:paraId="79C20065" w14:textId="0893A1BB" w:rsidR="00752704" w:rsidRDefault="00752704" w:rsidP="00752704">
      <w:pPr>
        <w:pStyle w:val="ListParagraph"/>
        <w:numPr>
          <w:ilvl w:val="0"/>
          <w:numId w:val="11"/>
        </w:numPr>
        <w:rPr>
          <w:ins w:id="1326" w:author="David Conklin" w:date="2021-03-12T06:16:00Z"/>
        </w:rPr>
      </w:pPr>
      <w:ins w:id="1327" w:author="David Conklin" w:date="2021-03-12T06:15:00Z">
        <w:r>
          <w:t>incorporate</w:t>
        </w:r>
      </w:ins>
      <w:ins w:id="1328" w:author="David Conklin" w:date="2021-03-12T06:16:00Z">
        <w:r>
          <w:t xml:space="preserve"> WETL2Q</w:t>
        </w:r>
      </w:ins>
      <w:ins w:id="1329" w:author="David Conklin" w:date="2021-03-12T06:37:00Z">
        <w:r w:rsidR="00F07906">
          <w:t xml:space="preserve"> via</w:t>
        </w:r>
        <w:r w:rsidR="00A84A18">
          <w:t xml:space="preserve"> the global flux handler </w:t>
        </w:r>
      </w:ins>
    </w:p>
    <w:p w14:paraId="3E5B81FA" w14:textId="41C7D6A5" w:rsidR="00752704" w:rsidRDefault="00752704" w:rsidP="00752704">
      <w:pPr>
        <w:pStyle w:val="ListParagraph"/>
        <w:numPr>
          <w:ilvl w:val="0"/>
          <w:numId w:val="11"/>
        </w:numPr>
        <w:rPr>
          <w:ins w:id="1330" w:author="David Conklin" w:date="2021-03-12T06:33:00Z"/>
        </w:rPr>
      </w:pPr>
      <w:ins w:id="1331" w:author="David Conklin" w:date="2021-03-12T06:16:00Z">
        <w:r>
          <w:t>calculate Q2WETL</w:t>
        </w:r>
      </w:ins>
    </w:p>
    <w:p w14:paraId="2AE6F4F5" w14:textId="7CFFFB27" w:rsidR="00752704" w:rsidRDefault="00752704" w:rsidP="008F5F08">
      <w:pPr>
        <w:rPr>
          <w:ins w:id="1332" w:author="David Conklin" w:date="2021-03-12T06:16:00Z"/>
        </w:rPr>
        <w:pPrChange w:id="1333" w:author="David Conklin" w:date="2021-03-19T16:39:00Z">
          <w:pPr>
            <w:pStyle w:val="ListParagraph"/>
          </w:pPr>
        </w:pPrChange>
      </w:pPr>
    </w:p>
    <w:p w14:paraId="0352F94A" w14:textId="5AD8F818" w:rsidR="00752704" w:rsidRDefault="00752704" w:rsidP="00752704">
      <w:pPr>
        <w:pStyle w:val="ListParagraph"/>
        <w:rPr>
          <w:ins w:id="1334" w:author="David Conklin" w:date="2021-03-12T06:17:00Z"/>
        </w:rPr>
      </w:pPr>
      <w:ins w:id="1335" w:author="David Conklin" w:date="2021-03-12T06:17:00Z">
        <w:r>
          <w:rPr>
            <w:u w:val="single"/>
          </w:rPr>
          <w:t xml:space="preserve">Wetland </w:t>
        </w:r>
      </w:ins>
      <w:ins w:id="1336" w:author="David Conklin" w:date="2021-03-19T16:41:00Z">
        <w:r w:rsidR="008F5F08">
          <w:rPr>
            <w:u w:val="single"/>
          </w:rPr>
          <w:t>in ApplyQ2WETL</w:t>
        </w:r>
      </w:ins>
      <w:ins w:id="1337" w:author="David Conklin" w:date="2021-03-12T06:17:00Z">
        <w:r>
          <w:rPr>
            <w:u w:val="single"/>
          </w:rPr>
          <w:t xml:space="preserve"> </w:t>
        </w:r>
      </w:ins>
      <w:ins w:id="1338" w:author="David Conklin" w:date="2021-03-19T16:39:00Z">
        <w:r w:rsidR="008F5F08">
          <w:rPr>
            <w:u w:val="single"/>
          </w:rPr>
          <w:t>(GMT_REACH time)</w:t>
        </w:r>
      </w:ins>
    </w:p>
    <w:p w14:paraId="5C32F920" w14:textId="57090592" w:rsidR="00E24ADB" w:rsidRDefault="00E24ADB" w:rsidP="00E24ADB">
      <w:pPr>
        <w:pStyle w:val="ListParagraph"/>
        <w:numPr>
          <w:ilvl w:val="0"/>
          <w:numId w:val="11"/>
        </w:numPr>
        <w:rPr>
          <w:ins w:id="1339" w:author="David Conklin" w:date="2021-03-12T06:31:00Z"/>
        </w:rPr>
      </w:pPr>
      <w:ins w:id="1340" w:author="David Conklin" w:date="2021-03-12T06:19:00Z">
        <w:r>
          <w:t>update the surface water compartment</w:t>
        </w:r>
      </w:ins>
      <w:ins w:id="1341" w:author="David Conklin" w:date="2021-03-12T06:31:00Z">
        <w:r w:rsidR="0056594C">
          <w:t>s of the HRUs</w:t>
        </w:r>
      </w:ins>
    </w:p>
    <w:p w14:paraId="002B39DF" w14:textId="5335912C" w:rsidR="0056594C" w:rsidRPr="00852CA3" w:rsidRDefault="0056594C" w:rsidP="00E24ADB">
      <w:pPr>
        <w:pStyle w:val="ListParagraph"/>
        <w:numPr>
          <w:ilvl w:val="0"/>
          <w:numId w:val="11"/>
        </w:numPr>
        <w:rPr>
          <w:moveTo w:id="1342" w:author="David Conklin" w:date="2021-03-11T15:31:00Z"/>
        </w:rPr>
        <w:pPrChange w:id="1343" w:author="David Conklin" w:date="2021-03-12T06:17:00Z">
          <w:pPr/>
        </w:pPrChange>
      </w:pPr>
      <w:ins w:id="1344" w:author="David Conklin" w:date="2021-03-12T06:31:00Z">
        <w:r>
          <w:t xml:space="preserve">update the </w:t>
        </w:r>
      </w:ins>
      <w:ins w:id="1345" w:author="David Conklin" w:date="2021-03-12T06:32:00Z">
        <w:r>
          <w:t>WETNESS attribute of wetland IDUs</w:t>
        </w:r>
      </w:ins>
    </w:p>
    <w:moveToRangeEnd w:id="1213"/>
    <w:p w14:paraId="7722DFCD" w14:textId="58E6C0AC" w:rsidR="006B199A" w:rsidDel="001F60FF" w:rsidRDefault="006B199A" w:rsidP="006D6388">
      <w:pPr>
        <w:rPr>
          <w:del w:id="1346" w:author="David Conklin" w:date="2021-03-11T16:08:00Z"/>
        </w:rPr>
      </w:pPr>
    </w:p>
    <w:p w14:paraId="277A65DF" w14:textId="1DA2D842" w:rsidR="001F60FF" w:rsidRDefault="001F60FF" w:rsidP="006B199A">
      <w:pPr>
        <w:rPr>
          <w:ins w:id="1347" w:author="David Conklin" w:date="2021-03-16T09:15:00Z"/>
        </w:rPr>
      </w:pPr>
    </w:p>
    <w:p w14:paraId="6BF84F52" w14:textId="01549ED0" w:rsidR="001F60FF" w:rsidRDefault="001F60FF" w:rsidP="001F60FF">
      <w:pPr>
        <w:pStyle w:val="Heading2"/>
        <w:rPr>
          <w:ins w:id="1348" w:author="David Conklin" w:date="2021-03-16T09:17:00Z"/>
        </w:rPr>
      </w:pPr>
      <w:bookmarkStart w:id="1349" w:name="_Toc67064743"/>
      <w:ins w:id="1350" w:author="David Conklin" w:date="2021-03-16T09:17:00Z">
        <w:r>
          <w:t>Standing</w:t>
        </w:r>
      </w:ins>
      <w:ins w:id="1351" w:author="David Conklin" w:date="2021-03-16T09:16:00Z">
        <w:r>
          <w:t xml:space="preserve"> water</w:t>
        </w:r>
      </w:ins>
      <w:ins w:id="1352" w:author="David Conklin" w:date="2021-03-16T09:17:00Z">
        <w:r>
          <w:t xml:space="preserve"> temperature</w:t>
        </w:r>
        <w:bookmarkEnd w:id="1349"/>
      </w:ins>
    </w:p>
    <w:p w14:paraId="265D2F63" w14:textId="38D4D2A2" w:rsidR="001F60FF" w:rsidRDefault="001F60FF" w:rsidP="001F60FF">
      <w:pPr>
        <w:rPr>
          <w:ins w:id="1353" w:author="David Conklin" w:date="2021-03-16T09:23:00Z"/>
        </w:rPr>
      </w:pPr>
      <w:ins w:id="1354" w:author="David Conklin" w:date="2021-03-16T09:17:00Z">
        <w:r>
          <w:t>At some time</w:t>
        </w:r>
      </w:ins>
      <w:ins w:id="1355" w:author="David Conklin" w:date="2021-03-16T09:18:00Z">
        <w:r>
          <w:t>s, i.e. when WETNESS &gt; 0,</w:t>
        </w:r>
      </w:ins>
      <w:ins w:id="1356" w:author="David Conklin" w:date="2021-03-16T09:17:00Z">
        <w:r>
          <w:t xml:space="preserve"> wetland IDUs have standing water</w:t>
        </w:r>
      </w:ins>
      <w:ins w:id="1357" w:author="David Conklin" w:date="2021-03-16T09:18:00Z">
        <w:r>
          <w:t xml:space="preserve">.  As of </w:t>
        </w:r>
      </w:ins>
      <w:ins w:id="1358" w:author="David Conklin" w:date="2021-03-16T09:19:00Z">
        <w:r>
          <w:t>3/16/2021, we are modeling</w:t>
        </w:r>
      </w:ins>
      <w:ins w:id="1359" w:author="David Conklin" w:date="2021-03-16T09:20:00Z">
        <w:r>
          <w:t xml:space="preserve"> the standing water as being at the same temperature as the air</w:t>
        </w:r>
      </w:ins>
      <w:ins w:id="1360" w:author="David Conklin" w:date="2021-03-16T09:21:00Z">
        <w:r>
          <w:t xml:space="preserve">, except when the air temperature is at or below freezing.  Since CW3M has no representation for </w:t>
        </w:r>
      </w:ins>
      <w:ins w:id="1361" w:author="David Conklin" w:date="2021-03-16T09:22:00Z">
        <w:r>
          <w:t xml:space="preserve">freezing and thawing other than in the snowpack, </w:t>
        </w:r>
      </w:ins>
      <w:ins w:id="1362" w:author="David Conklin" w:date="2021-03-16T09:23:00Z">
        <w:r>
          <w:t>water temperatures are kept above freezing.</w:t>
        </w:r>
      </w:ins>
    </w:p>
    <w:p w14:paraId="57A1503D" w14:textId="77777777" w:rsidR="001F60FF" w:rsidRPr="00852CA3" w:rsidRDefault="001F60FF" w:rsidP="001F60FF">
      <w:pPr>
        <w:rPr>
          <w:ins w:id="1363" w:author="David Conklin" w:date="2021-03-16T09:16:00Z"/>
        </w:rPr>
        <w:pPrChange w:id="1364" w:author="David Conklin" w:date="2021-03-16T09:17:00Z">
          <w:pPr>
            <w:pStyle w:val="Heading2"/>
          </w:pPr>
        </w:pPrChange>
      </w:pPr>
    </w:p>
    <w:p w14:paraId="0B4F10F4" w14:textId="28F22168" w:rsidR="001F60FF" w:rsidRDefault="001F60FF" w:rsidP="001F60FF">
      <w:pPr>
        <w:pStyle w:val="Heading2"/>
        <w:rPr>
          <w:ins w:id="1365" w:author="David Conklin" w:date="2021-03-16T09:16:00Z"/>
        </w:rPr>
      </w:pPr>
      <w:bookmarkStart w:id="1366" w:name="_Toc67064744"/>
      <w:ins w:id="1367" w:author="David Conklin" w:date="2021-03-16T09:15:00Z">
        <w:r>
          <w:t>Evapotranspiration from w</w:t>
        </w:r>
      </w:ins>
      <w:ins w:id="1368" w:author="David Conklin" w:date="2021-03-16T09:16:00Z">
        <w:r>
          <w:t>etlands</w:t>
        </w:r>
        <w:bookmarkEnd w:id="1366"/>
      </w:ins>
    </w:p>
    <w:p w14:paraId="68734385" w14:textId="38619540" w:rsidR="001F60FF" w:rsidRPr="00852CA3" w:rsidRDefault="001F60FF" w:rsidP="00852CA3">
      <w:pPr>
        <w:rPr>
          <w:ins w:id="1369" w:author="David Conklin" w:date="2021-03-16T09:15:00Z"/>
        </w:rPr>
      </w:pPr>
      <w:ins w:id="1370" w:author="David Conklin" w:date="2021-03-16T09:23:00Z">
        <w:r>
          <w:t>When there</w:t>
        </w:r>
      </w:ins>
      <w:ins w:id="1371" w:author="David Conklin" w:date="2021-03-16T09:24:00Z">
        <w:r>
          <w:t xml:space="preserve"> is no standing water, i.e. when WETNESS &lt;= 0, </w:t>
        </w:r>
        <w:r w:rsidR="003E70AA">
          <w:t xml:space="preserve">ET from wetlands is calculated in the same way as ET from </w:t>
        </w:r>
      </w:ins>
      <w:ins w:id="1372" w:author="David Conklin" w:date="2021-03-16T09:25:00Z">
        <w:r w:rsidR="003E70AA">
          <w:t xml:space="preserve">upland natural vegetation, using the Penman-Monteith method.  When there is standing water, </w:t>
        </w:r>
      </w:ins>
      <w:ins w:id="1373" w:author="David Conklin" w:date="2021-03-16T09:26:00Z">
        <w:r w:rsidR="003E70AA">
          <w:t xml:space="preserve">ET from wetlands is calculated in the same way as ET from reservoirs, except </w:t>
        </w:r>
      </w:ins>
      <w:ins w:id="1374" w:author="David Conklin" w:date="2021-03-16T09:27:00Z">
        <w:r w:rsidR="003E70AA">
          <w:t xml:space="preserve">with the insolation reduced by vegetative shading when the LAI &gt; 0, </w:t>
        </w:r>
      </w:ins>
      <w:ins w:id="1375" w:author="David Conklin" w:date="2021-03-16T09:28:00Z">
        <w:r w:rsidR="003E70AA">
          <w:t>and without any allowance for topographic shading.</w:t>
        </w:r>
      </w:ins>
    </w:p>
    <w:p w14:paraId="05E9BA18" w14:textId="7294D700" w:rsidR="00CA1F9F" w:rsidRDefault="00CA1F9F" w:rsidP="006D6388"/>
    <w:p w14:paraId="79883F40" w14:textId="09A08523" w:rsidR="002432E4" w:rsidRDefault="002432E4" w:rsidP="002432E4">
      <w:pPr>
        <w:pStyle w:val="Heading2"/>
      </w:pPr>
      <w:bookmarkStart w:id="1376" w:name="_Toc67064745"/>
      <w:r>
        <w:t>Loss (or gain) of wetlands</w:t>
      </w:r>
      <w:bookmarkEnd w:id="137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377" w:name="_Toc67064746"/>
      <w:r>
        <w:lastRenderedPageBreak/>
        <w:t>Reality check</w:t>
      </w:r>
      <w:bookmarkEnd w:id="137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lastRenderedPageBreak/>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378" w:name="_Toc67064747"/>
      <w:r>
        <w:t>High Cascades Springs</w:t>
      </w:r>
      <w:bookmarkEnd w:id="1378"/>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w:t>
      </w:r>
      <w:r w:rsidR="00B17BF2">
        <w:lastRenderedPageBreak/>
        <w:t>drainages.  In fact, there are substantial springs in the High Cascade</w:t>
      </w:r>
      <w:ins w:id="1379" w:author="David Conklin" w:date="2021-02-22T11:43:00Z">
        <w:r w:rsidR="00BD3188">
          <w:t>s</w:t>
        </w:r>
      </w:ins>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4C990BF" w:rsidR="001B4B07" w:rsidRDefault="00410F77" w:rsidP="00B22A8A">
      <w:r>
        <w:t>Specifications for springs in CW3M ver.</w:t>
      </w:r>
      <w:ins w:id="1380" w:author="David Conklin" w:date="2021-03-12T08:53:00Z">
        <w:r w:rsidR="00D45BE3">
          <w:t xml:space="preserve"> 316</w:t>
        </w:r>
      </w:ins>
      <w:del w:id="1381" w:author="David Conklin" w:date="2021-03-12T08:52:00Z">
        <w:r w:rsidDel="00D45BE3">
          <w:delText xml:space="preserve"> 226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Del="00D45BE3" w:rsidRDefault="00E54F20" w:rsidP="00B22A8A">
            <w:pPr>
              <w:rPr>
                <w:del w:id="1382" w:author="David Conklin" w:date="2021-03-12T08:53:00Z"/>
              </w:rPr>
            </w:pPr>
            <w:r>
              <w:t>Clear Lake</w:t>
            </w:r>
          </w:p>
          <w:p w14:paraId="11EC7C32" w14:textId="34D4DEA4" w:rsidR="00E54F20" w:rsidDel="00D45BE3" w:rsidRDefault="00196A85" w:rsidP="00B22A8A">
            <w:pPr>
              <w:rPr>
                <w:del w:id="1383" w:author="David Conklin" w:date="2021-03-12T08:53:00Z"/>
              </w:rPr>
            </w:pPr>
            <w:del w:id="1384" w:author="David Conklin" w:date="2021-03-12T08:53:00Z">
              <w:r w:rsidDel="00D45BE3">
                <w:delText>constant</w:delText>
              </w:r>
            </w:del>
          </w:p>
          <w:p w14:paraId="56856050" w14:textId="2EAC47DC" w:rsidR="00196A85" w:rsidRDefault="00196A85" w:rsidP="00B22A8A">
            <w:del w:id="1385" w:author="David Conklin" w:date="2021-03-12T08:53:00Z">
              <w:r w:rsidDel="00D45BE3">
                <w:delText>seasonal</w:delText>
              </w:r>
            </w:del>
          </w:p>
        </w:tc>
        <w:tc>
          <w:tcPr>
            <w:tcW w:w="0" w:type="auto"/>
          </w:tcPr>
          <w:p w14:paraId="214B1256" w14:textId="77777777" w:rsidR="00122E42" w:rsidDel="00D45BE3" w:rsidRDefault="00122E42" w:rsidP="00B22A8A">
            <w:pPr>
              <w:rPr>
                <w:del w:id="1386" w:author="David Conklin" w:date="2021-03-12T08:53:00Z"/>
              </w:rPr>
            </w:pPr>
          </w:p>
          <w:p w14:paraId="5A2A905E" w14:textId="11F5E47C" w:rsidR="00E54F20" w:rsidDel="00D45BE3" w:rsidRDefault="00E54F20" w:rsidP="00B22A8A">
            <w:pPr>
              <w:rPr>
                <w:del w:id="1387" w:author="David Conklin" w:date="2021-03-12T08:53:00Z"/>
              </w:rPr>
            </w:pPr>
            <w:r>
              <w:t>4.9</w:t>
            </w:r>
          </w:p>
          <w:p w14:paraId="0AF96320" w14:textId="1562F663" w:rsidR="00196A85" w:rsidRDefault="00196A85" w:rsidP="00B22A8A">
            <w:del w:id="1388" w:author="David Conklin" w:date="2021-03-12T08:53:00Z">
              <w:r w:rsidDel="00D45BE3">
                <w:delText>4.9</w:delText>
              </w:r>
            </w:del>
          </w:p>
        </w:tc>
        <w:tc>
          <w:tcPr>
            <w:tcW w:w="0" w:type="auto"/>
          </w:tcPr>
          <w:p w14:paraId="3E6E9EF4" w14:textId="77777777" w:rsidR="00122E42" w:rsidDel="00D45BE3" w:rsidRDefault="00122E42" w:rsidP="00B22A8A">
            <w:pPr>
              <w:rPr>
                <w:del w:id="1389" w:author="David Conklin" w:date="2021-03-12T08:53:00Z"/>
              </w:rPr>
            </w:pPr>
          </w:p>
          <w:p w14:paraId="14E00965" w14:textId="59F3E542" w:rsidR="00E54F20" w:rsidDel="00D45BE3" w:rsidRDefault="00E54F20" w:rsidP="00B22A8A">
            <w:pPr>
              <w:rPr>
                <w:del w:id="1390" w:author="David Conklin" w:date="2021-03-12T08:53:00Z"/>
              </w:rPr>
            </w:pPr>
            <w:r>
              <w:t>5.70</w:t>
            </w:r>
          </w:p>
          <w:p w14:paraId="55CCCF7A" w14:textId="71D63808" w:rsidR="00196A85" w:rsidRDefault="00196A85" w:rsidP="00B22A8A">
            <w:del w:id="1391" w:author="David Conklin" w:date="2021-03-12T08:53:00Z">
              <w:r w:rsidDel="00D45BE3">
                <w:delText>3.10</w:delText>
              </w:r>
            </w:del>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del w:id="1392" w:author="David Conklin" w:date="2021-03-12T08:54:00Z">
              <w:r w:rsidDel="00D45BE3">
                <w:delText>fl</w:delText>
              </w:r>
            </w:del>
            <w:del w:id="1393" w:author="David Conklin" w:date="2021-03-12T08:53:00Z">
              <w:r w:rsidDel="00D45BE3">
                <w:delText xml:space="preserve">ow </w:delText>
              </w:r>
            </w:del>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94" w:name="_Toc67064748"/>
      <w:r>
        <w:t>Calibration</w:t>
      </w:r>
      <w:r w:rsidR="00B06ED6">
        <w:t xml:space="preserve"> and simulation skill</w:t>
      </w:r>
      <w:bookmarkEnd w:id="1394"/>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w:t>
      </w:r>
      <w:r w:rsidR="00BE0485">
        <w:lastRenderedPageBreak/>
        <w:t>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420"/>
        <w:gridCol w:w="909"/>
        <w:gridCol w:w="1076"/>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7B78DD04" w:rsidR="003C4378" w:rsidRDefault="003C4378" w:rsidP="003C4378">
            <w:r>
              <w:t>MCKENZIE RIVER AT OUTLET OF CLEAR LAKE</w:t>
            </w:r>
            <w:r w:rsidR="00610219">
              <w:t xml:space="preserve"> (C</w:t>
            </w:r>
            <w:ins w:id="1395" w:author="David Conklin" w:date="2021-03-12T09:07:00Z">
              <w:r w:rsidR="00D152A9">
                <w:t>309</w:t>
              </w:r>
            </w:ins>
            <w:del w:id="1396" w:author="David Conklin" w:date="2021-03-12T09:06:00Z">
              <w:r w:rsidR="00610219" w:rsidDel="00D152A9">
                <w:delText>2</w:delText>
              </w:r>
              <w:r w:rsidR="008E188E" w:rsidDel="00D152A9">
                <w:delText>1</w:delText>
              </w:r>
              <w:r w:rsidR="008B4D3D" w:rsidDel="00D152A9">
                <w:delText>9</w:delText>
              </w:r>
            </w:del>
            <w:r w:rsidR="00610219">
              <w:t>)</w:t>
            </w:r>
          </w:p>
        </w:tc>
        <w:tc>
          <w:tcPr>
            <w:tcW w:w="0" w:type="auto"/>
          </w:tcPr>
          <w:p w14:paraId="25881BD4" w14:textId="0F574B12" w:rsidR="003C4378" w:rsidRDefault="003C4378" w:rsidP="003C4378">
            <w:r>
              <w:t>%bias</w:t>
            </w:r>
          </w:p>
        </w:tc>
        <w:tc>
          <w:tcPr>
            <w:tcW w:w="0" w:type="auto"/>
          </w:tcPr>
          <w:p w14:paraId="71A04C22" w14:textId="1760770B" w:rsidR="003C4378" w:rsidRDefault="00D152A9" w:rsidP="003C4378">
            <w:ins w:id="1397" w:author="David Conklin" w:date="2021-03-12T09:07:00Z">
              <w:r>
                <w:t>1.9</w:t>
              </w:r>
            </w:ins>
            <w:del w:id="1398" w:author="David Conklin" w:date="2021-03-12T09:07:00Z">
              <w:r w:rsidR="003C4378" w:rsidDel="00D152A9">
                <w:delText>-0.3</w:delText>
              </w:r>
            </w:del>
            <w:r w:rsidR="003C4378">
              <w:t>%</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6AC39705" w:rsidR="003C4378" w:rsidRDefault="003C4378" w:rsidP="003C4378">
            <w:r>
              <w:t>0.7</w:t>
            </w:r>
            <w:ins w:id="1399" w:author="David Conklin" w:date="2021-03-12T09:07:00Z">
              <w:r w:rsidR="00D152A9">
                <w:t>7</w:t>
              </w:r>
            </w:ins>
            <w:del w:id="1400" w:author="David Conklin" w:date="2021-03-12T09:07:00Z">
              <w:r w:rsidDel="00D152A9">
                <w:delText>0</w:delText>
              </w:r>
            </w:del>
          </w:p>
        </w:tc>
        <w:tc>
          <w:tcPr>
            <w:tcW w:w="0" w:type="auto"/>
          </w:tcPr>
          <w:p w14:paraId="194AB87F" w14:textId="6C858A3B" w:rsidR="003C4378" w:rsidRDefault="00D152A9" w:rsidP="003C4378">
            <w:ins w:id="1401" w:author="David Conklin" w:date="2021-03-12T09:07:00Z">
              <w:r>
                <w:t>G</w:t>
              </w:r>
            </w:ins>
            <w:del w:id="1402" w:author="David Conklin" w:date="2021-03-12T09:07:00Z">
              <w:r w:rsidR="003C4378" w:rsidDel="00D152A9">
                <w:delText>S</w:delText>
              </w:r>
            </w:del>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5A14FD75" w:rsidR="003C4378" w:rsidRDefault="003C4378" w:rsidP="003C4378">
            <w:r>
              <w:t>0.5</w:t>
            </w:r>
            <w:ins w:id="1403" w:author="David Conklin" w:date="2021-03-12T09:07:00Z">
              <w:r w:rsidR="00D152A9">
                <w:t>0</w:t>
              </w:r>
            </w:ins>
            <w:del w:id="1404" w:author="David Conklin" w:date="2021-03-12T09:07:00Z">
              <w:r w:rsidDel="00D152A9">
                <w:delText>5</w:delText>
              </w:r>
            </w:del>
          </w:p>
        </w:tc>
        <w:tc>
          <w:tcPr>
            <w:tcW w:w="0" w:type="auto"/>
          </w:tcPr>
          <w:p w14:paraId="5B25F903" w14:textId="724C4D70" w:rsidR="003C4378" w:rsidRDefault="00D152A9" w:rsidP="003C4378">
            <w:ins w:id="1405" w:author="David Conklin" w:date="2021-03-12T09:07:00Z">
              <w:r>
                <w:t>V</w:t>
              </w:r>
            </w:ins>
            <w:r w:rsidR="003C4378">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7443BD04" w:rsidR="003C4378" w:rsidRDefault="003C4378" w:rsidP="003C4378">
            <w:r>
              <w:t>0.7</w:t>
            </w:r>
            <w:ins w:id="1406" w:author="David Conklin" w:date="2021-03-12T09:08:00Z">
              <w:r w:rsidR="00D152A9">
                <w:t>5</w:t>
              </w:r>
            </w:ins>
            <w:del w:id="1407" w:author="David Conklin" w:date="2021-03-12T09:08:00Z">
              <w:r w:rsidDel="00D152A9">
                <w:delText>0</w:delText>
              </w:r>
            </w:del>
          </w:p>
        </w:tc>
        <w:tc>
          <w:tcPr>
            <w:tcW w:w="0" w:type="auto"/>
          </w:tcPr>
          <w:p w14:paraId="221A0A9B" w14:textId="65B7420E" w:rsidR="003C4378" w:rsidRDefault="00D152A9" w:rsidP="003C4378">
            <w:ins w:id="1408" w:author="David Conklin" w:date="2021-03-12T09:08:00Z">
              <w:r>
                <w:t>G</w:t>
              </w:r>
            </w:ins>
            <w:del w:id="1409" w:author="David Conklin" w:date="2021-03-12T09:08:00Z">
              <w:r w:rsidR="003C4378" w:rsidDel="00D152A9">
                <w:delText>S</w:delText>
              </w:r>
            </w:del>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10157B87" w:rsidR="003C4378" w:rsidRDefault="003C4378" w:rsidP="003C4378">
            <w:r>
              <w:t>SMITH R ABV SMITH R RESV (C</w:t>
            </w:r>
            <w:ins w:id="1410" w:author="David Conklin" w:date="2021-02-22T09:35:00Z">
              <w:r w:rsidR="004C59CA">
                <w:t>30</w:t>
              </w:r>
            </w:ins>
            <w:ins w:id="1411" w:author="David Conklin" w:date="2021-03-12T09:08:00Z">
              <w:r w:rsidR="00D152A9">
                <w:t>9</w:t>
              </w:r>
            </w:ins>
            <w:del w:id="1412" w:author="David Conklin" w:date="2021-02-22T09:35:00Z">
              <w:r w:rsidR="002E6989" w:rsidDel="004C59CA">
                <w:delText>219</w:delText>
              </w:r>
            </w:del>
            <w:r>
              <w:t>)</w:t>
            </w:r>
          </w:p>
        </w:tc>
        <w:tc>
          <w:tcPr>
            <w:tcW w:w="0" w:type="auto"/>
          </w:tcPr>
          <w:p w14:paraId="7F084B9D" w14:textId="478D07E6" w:rsidR="003C4378" w:rsidRDefault="003C4378" w:rsidP="003C4378">
            <w:r>
              <w:t>%bias</w:t>
            </w:r>
          </w:p>
        </w:tc>
        <w:tc>
          <w:tcPr>
            <w:tcW w:w="0" w:type="auto"/>
          </w:tcPr>
          <w:p w14:paraId="7C49D2AC" w14:textId="64E70292" w:rsidR="003C4378" w:rsidRDefault="00D152A9" w:rsidP="003C4378">
            <w:ins w:id="1413" w:author="David Conklin" w:date="2021-03-12T09:08:00Z">
              <w:r>
                <w:t>-8.3</w:t>
              </w:r>
            </w:ins>
            <w:del w:id="1414" w:author="David Conklin" w:date="2021-02-22T09:36:00Z">
              <w:r w:rsidR="003C4378" w:rsidDel="004C59CA">
                <w:delText>-0.7</w:delText>
              </w:r>
            </w:del>
            <w:r w:rsidR="003C4378">
              <w:t>%</w:t>
            </w:r>
          </w:p>
        </w:tc>
        <w:tc>
          <w:tcPr>
            <w:tcW w:w="0" w:type="auto"/>
          </w:tcPr>
          <w:p w14:paraId="495C0109" w14:textId="6DBFBB7A" w:rsidR="003C4378" w:rsidRDefault="003C4378" w:rsidP="003C4378">
            <w:del w:id="1415" w:author="David Conklin" w:date="2021-02-22T09:36:00Z">
              <w:r w:rsidDel="004C59CA">
                <w:delText>V</w:delText>
              </w:r>
            </w:del>
            <w:r>
              <w:t>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65228C4D" w:rsidR="003C4378" w:rsidRDefault="003C4378" w:rsidP="003C4378">
            <w:r>
              <w:t>0.</w:t>
            </w:r>
            <w:ins w:id="1416" w:author="David Conklin" w:date="2021-02-22T09:36:00Z">
              <w:r w:rsidR="004C59CA">
                <w:t>6</w:t>
              </w:r>
            </w:ins>
            <w:ins w:id="1417" w:author="David Conklin" w:date="2021-03-12T09:08:00Z">
              <w:r w:rsidR="00D152A9">
                <w:t>1</w:t>
              </w:r>
            </w:ins>
            <w:del w:id="1418" w:author="David Conklin" w:date="2021-02-22T09:36:00Z">
              <w:r w:rsidDel="004C59CA">
                <w:delText>70</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72047FE6" w:rsidR="003C4378" w:rsidRDefault="003C4378" w:rsidP="003C4378">
            <w:r>
              <w:t>0.</w:t>
            </w:r>
            <w:ins w:id="1419" w:author="David Conklin" w:date="2021-02-22T09:36:00Z">
              <w:r w:rsidR="004C59CA">
                <w:t>6</w:t>
              </w:r>
            </w:ins>
            <w:ins w:id="1420" w:author="David Conklin" w:date="2021-03-12T09:08:00Z">
              <w:r w:rsidR="00D152A9">
                <w:t>2</w:t>
              </w:r>
            </w:ins>
            <w:del w:id="1421" w:author="David Conklin" w:date="2021-02-22T09:36:00Z">
              <w:r w:rsidDel="004C59CA">
                <w:delText>55</w:delText>
              </w:r>
            </w:del>
          </w:p>
        </w:tc>
        <w:tc>
          <w:tcPr>
            <w:tcW w:w="0" w:type="auto"/>
          </w:tcPr>
          <w:p w14:paraId="63DAFBA3" w14:textId="77F745BB" w:rsidR="003C4378" w:rsidRDefault="004C59CA" w:rsidP="003C4378">
            <w:ins w:id="1422" w:author="David Conklin" w:date="2021-02-22T09:37:00Z">
              <w:r>
                <w:t>S</w:t>
              </w:r>
            </w:ins>
            <w:del w:id="1423" w:author="David Conklin" w:date="2021-02-22T09:37:00Z">
              <w:r w:rsidR="003C4378" w:rsidDel="004C59CA">
                <w:delText>G</w:delText>
              </w:r>
            </w:del>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204D6E" w:rsidR="003C4378" w:rsidRDefault="003C4378" w:rsidP="003C4378">
            <w:r>
              <w:t>0.</w:t>
            </w:r>
            <w:ins w:id="1424" w:author="David Conklin" w:date="2021-02-22T09:37:00Z">
              <w:r w:rsidR="004C59CA">
                <w:t>6</w:t>
              </w:r>
            </w:ins>
            <w:ins w:id="1425" w:author="David Conklin" w:date="2021-03-12T09:09:00Z">
              <w:r w:rsidR="00D152A9">
                <w:t>5</w:t>
              </w:r>
            </w:ins>
            <w:del w:id="1426" w:author="David Conklin" w:date="2021-02-22T09:37:00Z">
              <w:r w:rsidDel="004C59CA">
                <w:delText>73</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722998CB" w:rsidR="003C4378" w:rsidRDefault="003C4378" w:rsidP="003C4378">
            <w:r>
              <w:t>SO FORK MCKENZIE ABV COUGAR</w:t>
            </w:r>
            <w:r w:rsidR="00610219">
              <w:t xml:space="preserve"> (C</w:t>
            </w:r>
            <w:ins w:id="1427" w:author="David Conklin" w:date="2021-02-22T09:32:00Z">
              <w:r w:rsidR="00C30F7E">
                <w:t>301</w:t>
              </w:r>
            </w:ins>
            <w:del w:id="1428" w:author="David Conklin" w:date="2021-02-22T09:32:00Z">
              <w:r w:rsidR="00610219" w:rsidDel="00C30F7E">
                <w:delText>2</w:delText>
              </w:r>
              <w:r w:rsidR="008E188E" w:rsidDel="00C30F7E">
                <w:delText>19</w:delText>
              </w:r>
            </w:del>
            <w:r w:rsidR="00610219">
              <w:t>)</w:t>
            </w:r>
          </w:p>
        </w:tc>
        <w:tc>
          <w:tcPr>
            <w:tcW w:w="0" w:type="auto"/>
          </w:tcPr>
          <w:p w14:paraId="503614AF" w14:textId="3A28EB6E" w:rsidR="003C4378" w:rsidRDefault="003C4378" w:rsidP="003C4378">
            <w:r>
              <w:t>%bias</w:t>
            </w:r>
          </w:p>
        </w:tc>
        <w:tc>
          <w:tcPr>
            <w:tcW w:w="0" w:type="auto"/>
          </w:tcPr>
          <w:p w14:paraId="45C44D13" w14:textId="13BD6BF3" w:rsidR="003C4378" w:rsidRDefault="00C30F7E" w:rsidP="003C4378">
            <w:ins w:id="1429" w:author="David Conklin" w:date="2021-02-22T09:32:00Z">
              <w:r>
                <w:t>0.04</w:t>
              </w:r>
            </w:ins>
            <w:del w:id="1430" w:author="David Conklin" w:date="2021-02-22T09:32:00Z">
              <w:r w:rsidR="003C4378" w:rsidDel="00C30F7E">
                <w:delText>-</w:delText>
              </w:r>
              <w:r w:rsidR="00610219" w:rsidDel="00C30F7E">
                <w:delText>0.1</w:delText>
              </w:r>
            </w:del>
            <w:r w:rsidR="003C4378">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7D21377E" w:rsidR="003C4378" w:rsidRDefault="003C4378" w:rsidP="003C4378">
            <w:r>
              <w:t>0.</w:t>
            </w:r>
            <w:r w:rsidR="00610219">
              <w:t>8</w:t>
            </w:r>
            <w:ins w:id="1431" w:author="David Conklin" w:date="2021-02-22T09:32:00Z">
              <w:r w:rsidR="00C30F7E">
                <w:t>6</w:t>
              </w:r>
            </w:ins>
            <w:del w:id="1432" w:author="David Conklin" w:date="2021-02-22T09:32:00Z">
              <w:r w:rsidR="00610219" w:rsidDel="00C30F7E">
                <w:delText>4</w:delText>
              </w:r>
            </w:del>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7E5DBA41" w:rsidR="003C4378" w:rsidRDefault="003C4378" w:rsidP="003C4378">
            <w:r>
              <w:t>0.</w:t>
            </w:r>
            <w:ins w:id="1433" w:author="David Conklin" w:date="2021-02-22T09:33:00Z">
              <w:r w:rsidR="00C30F7E">
                <w:t>37</w:t>
              </w:r>
            </w:ins>
            <w:del w:id="1434" w:author="David Conklin" w:date="2021-02-22T09:33:00Z">
              <w:r w:rsidDel="00C30F7E">
                <w:delText>4</w:delText>
              </w:r>
              <w:r w:rsidR="00610219" w:rsidDel="00C30F7E">
                <w:delText>0</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6CBF4BEB" w:rsidR="003C4378" w:rsidRDefault="003C4378" w:rsidP="003C4378">
            <w:r>
              <w:t>0.8</w:t>
            </w:r>
            <w:ins w:id="1435" w:author="David Conklin" w:date="2021-02-22T09:33:00Z">
              <w:r w:rsidR="00C30F7E">
                <w:t>6</w:t>
              </w:r>
            </w:ins>
            <w:del w:id="1436" w:author="David Conklin" w:date="2021-02-22T09:33:00Z">
              <w:r w:rsidR="00610219" w:rsidDel="00C30F7E">
                <w:delText>4</w:delText>
              </w:r>
            </w:del>
          </w:p>
        </w:tc>
        <w:tc>
          <w:tcPr>
            <w:tcW w:w="0" w:type="auto"/>
          </w:tcPr>
          <w:p w14:paraId="10BC75FB" w14:textId="319BE29B" w:rsidR="003C4378" w:rsidRDefault="00C30F7E" w:rsidP="003C4378">
            <w:ins w:id="1437" w:author="David Conklin" w:date="2021-02-22T09:33:00Z">
              <w:r>
                <w:t>VG</w:t>
              </w:r>
            </w:ins>
            <w:del w:id="1438" w:author="David Conklin" w:date="2021-02-22T09:33:00Z">
              <w:r w:rsidR="003C4378" w:rsidDel="00C30F7E">
                <w:delText>G</w:delText>
              </w:r>
            </w:del>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5847AE61" w:rsidR="003C4378" w:rsidRDefault="003C4378" w:rsidP="003C4378">
            <w:r>
              <w:t>LOOKOUT CREEK NEAR BLUE RIVER</w:t>
            </w:r>
            <w:r w:rsidR="00610219">
              <w:t xml:space="preserve"> (C</w:t>
            </w:r>
            <w:ins w:id="1439" w:author="David Conklin" w:date="2021-02-22T09:28:00Z">
              <w:r w:rsidR="00CB13A9">
                <w:t>301</w:t>
              </w:r>
            </w:ins>
            <w:del w:id="1440" w:author="David Conklin" w:date="2021-02-22T09:28:00Z">
              <w:r w:rsidR="00610219" w:rsidDel="00CB13A9">
                <w:delText>2</w:delText>
              </w:r>
              <w:r w:rsidR="008E188E" w:rsidDel="00CB13A9">
                <w:delText>19</w:delText>
              </w:r>
            </w:del>
            <w:r w:rsidR="00610219">
              <w:t>)</w:t>
            </w:r>
          </w:p>
        </w:tc>
        <w:tc>
          <w:tcPr>
            <w:tcW w:w="0" w:type="auto"/>
          </w:tcPr>
          <w:p w14:paraId="747FF6B8" w14:textId="58CFA040" w:rsidR="003C4378" w:rsidRDefault="003C4378" w:rsidP="003C4378">
            <w:r>
              <w:t>%bias</w:t>
            </w:r>
          </w:p>
        </w:tc>
        <w:tc>
          <w:tcPr>
            <w:tcW w:w="0" w:type="auto"/>
          </w:tcPr>
          <w:p w14:paraId="6C28E2A8" w14:textId="0460B5E3" w:rsidR="003C4378" w:rsidRDefault="00CB13A9" w:rsidP="003C4378">
            <w:ins w:id="1441" w:author="David Conklin" w:date="2021-02-22T09:28:00Z">
              <w:r>
                <w:t>1.1</w:t>
              </w:r>
            </w:ins>
            <w:del w:id="1442" w:author="David Conklin" w:date="2021-02-22T09:28:00Z">
              <w:r w:rsidR="008E188E" w:rsidDel="00CB13A9">
                <w:delText>-0.1</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AD707BD" w:rsidR="003C4378" w:rsidRDefault="003C4378" w:rsidP="003C4378">
            <w:r>
              <w:t>0.</w:t>
            </w:r>
            <w:ins w:id="1443" w:author="David Conklin" w:date="2021-02-22T09:28:00Z">
              <w:r w:rsidR="00CB13A9">
                <w:t>90</w:t>
              </w:r>
            </w:ins>
            <w:del w:id="1444" w:author="David Conklin" w:date="2021-02-22T09:28:00Z">
              <w:r w:rsidDel="00CB13A9">
                <w:delText>8</w:delText>
              </w:r>
              <w:r w:rsidR="00610219" w:rsidDel="00CB13A9">
                <w:delText>6</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54039F7F" w:rsidR="003C4378" w:rsidRDefault="003C4378" w:rsidP="003C4378">
            <w:r>
              <w:t>0.</w:t>
            </w:r>
            <w:ins w:id="1445" w:author="David Conklin" w:date="2021-02-22T09:28:00Z">
              <w:r w:rsidR="00CB13A9">
                <w:t>32</w:t>
              </w:r>
            </w:ins>
            <w:del w:id="1446" w:author="David Conklin" w:date="2021-02-22T09:28:00Z">
              <w:r w:rsidDel="00CB13A9">
                <w:delText>3</w:delText>
              </w:r>
              <w:r w:rsidR="00610219" w:rsidDel="00CB13A9">
                <w:delText>8</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567DC7D" w:rsidR="003C4378" w:rsidRDefault="003C4378" w:rsidP="003C4378">
            <w:r>
              <w:t>0.</w:t>
            </w:r>
            <w:ins w:id="1447" w:author="David Conklin" w:date="2021-02-22T09:28:00Z">
              <w:r w:rsidR="00CB13A9">
                <w:t>90</w:t>
              </w:r>
            </w:ins>
            <w:del w:id="1448" w:author="David Conklin" w:date="2021-02-22T09:28:00Z">
              <w:r w:rsidDel="00CB13A9">
                <w:delText>8</w:delText>
              </w:r>
              <w:r w:rsidR="00610219" w:rsidDel="00CB13A9">
                <w:delText>6</w:delText>
              </w:r>
            </w:del>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00BFCC05" w:rsidR="003C4378" w:rsidRDefault="003C4378" w:rsidP="003C4378">
            <w:r>
              <w:t>BLUE RIVER AT BLUE RIVER</w:t>
            </w:r>
            <w:r w:rsidR="00610219">
              <w:t xml:space="preserve"> (C</w:t>
            </w:r>
            <w:ins w:id="1449" w:author="David Conklin" w:date="2021-02-22T09:24:00Z">
              <w:r w:rsidR="00554CA6">
                <w:t>30</w:t>
              </w:r>
            </w:ins>
            <w:ins w:id="1450" w:author="David Conklin" w:date="2021-02-22T09:25:00Z">
              <w:r w:rsidR="00554CA6">
                <w:t>1</w:t>
              </w:r>
            </w:ins>
            <w:del w:id="1451" w:author="David Conklin" w:date="2021-02-22T09:24:00Z">
              <w:r w:rsidR="00610219" w:rsidDel="00554CA6">
                <w:delText>2</w:delText>
              </w:r>
              <w:r w:rsidR="008E188E" w:rsidDel="00554CA6">
                <w:delText>19</w:delText>
              </w:r>
            </w:del>
            <w:r w:rsidR="00610219">
              <w:t>)</w:t>
            </w:r>
          </w:p>
        </w:tc>
        <w:tc>
          <w:tcPr>
            <w:tcW w:w="0" w:type="auto"/>
          </w:tcPr>
          <w:p w14:paraId="27506014" w14:textId="7618C4AF" w:rsidR="003C4378" w:rsidRDefault="003C4378" w:rsidP="003C4378">
            <w:r>
              <w:t>%bias</w:t>
            </w:r>
          </w:p>
        </w:tc>
        <w:tc>
          <w:tcPr>
            <w:tcW w:w="0" w:type="auto"/>
          </w:tcPr>
          <w:p w14:paraId="5182B9DA" w14:textId="1971845D" w:rsidR="003C4378" w:rsidRDefault="003C4378" w:rsidP="003C4378">
            <w:r>
              <w:t>-</w:t>
            </w:r>
            <w:ins w:id="1452" w:author="David Conklin" w:date="2021-02-22T09:24:00Z">
              <w:r w:rsidR="00554CA6">
                <w:t>6.5</w:t>
              </w:r>
            </w:ins>
            <w:del w:id="1453" w:author="David Conklin" w:date="2021-02-22T09:24:00Z">
              <w:r w:rsidR="008E188E" w:rsidDel="00554CA6">
                <w:delText>7.0</w:delText>
              </w:r>
            </w:del>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D624D50" w:rsidR="003C4378" w:rsidRDefault="003C4378" w:rsidP="003C4378">
            <w:r>
              <w:t>0.</w:t>
            </w:r>
            <w:ins w:id="1454" w:author="David Conklin" w:date="2021-02-22T09:24:00Z">
              <w:r w:rsidR="00554CA6">
                <w:t>61</w:t>
              </w:r>
            </w:ins>
            <w:del w:id="1455" w:author="David Conklin" w:date="2021-02-22T09:24:00Z">
              <w:r w:rsidR="008E188E" w:rsidDel="00554CA6">
                <w:delText>59</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2F3CCD48" w:rsidR="003C4378" w:rsidRDefault="003C4378" w:rsidP="003C4378">
            <w:r>
              <w:t>0.6</w:t>
            </w:r>
            <w:ins w:id="1456" w:author="David Conklin" w:date="2021-02-22T09:25:00Z">
              <w:r w:rsidR="00554CA6">
                <w:t>2</w:t>
              </w:r>
            </w:ins>
            <w:del w:id="1457" w:author="David Conklin" w:date="2021-02-22T09:25:00Z">
              <w:r w:rsidR="008E188E" w:rsidDel="00554CA6">
                <w:delText>4</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A9C071E" w:rsidR="003C4378" w:rsidRDefault="003C4378" w:rsidP="003C4378">
            <w:r>
              <w:t>0.6</w:t>
            </w:r>
            <w:ins w:id="1458" w:author="David Conklin" w:date="2021-02-22T09:25:00Z">
              <w:r w:rsidR="00554CA6">
                <w:t>7</w:t>
              </w:r>
            </w:ins>
            <w:del w:id="1459" w:author="David Conklin" w:date="2021-02-22T09:25:00Z">
              <w:r w:rsidR="00610219" w:rsidDel="00554CA6">
                <w:delText>6</w:delText>
              </w:r>
            </w:del>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5F0DDF29" w:rsidR="003C4378" w:rsidRDefault="003C4378" w:rsidP="003C4378">
            <w:r>
              <w:t>MCKENZIE RIVER NEAR VIDA</w:t>
            </w:r>
            <w:r w:rsidR="00613CE3">
              <w:t xml:space="preserve"> (C</w:t>
            </w:r>
            <w:ins w:id="1460" w:author="David Conklin" w:date="2021-02-22T09:06:00Z">
              <w:r w:rsidR="006749CE">
                <w:t>301</w:t>
              </w:r>
            </w:ins>
            <w:del w:id="1461" w:author="David Conklin" w:date="2021-02-22T09:06:00Z">
              <w:r w:rsidR="00613CE3" w:rsidDel="006749CE">
                <w:delText>2</w:delText>
              </w:r>
              <w:r w:rsidR="008E188E" w:rsidDel="006749CE">
                <w:delText>19</w:delText>
              </w:r>
            </w:del>
            <w:r w:rsidR="00613CE3">
              <w:t>)</w:t>
            </w:r>
          </w:p>
        </w:tc>
        <w:tc>
          <w:tcPr>
            <w:tcW w:w="0" w:type="auto"/>
          </w:tcPr>
          <w:p w14:paraId="0BA6EA8B" w14:textId="7045D4AB" w:rsidR="003C4378" w:rsidRDefault="003C4378" w:rsidP="003C4378">
            <w:r>
              <w:t>%bias</w:t>
            </w:r>
          </w:p>
        </w:tc>
        <w:tc>
          <w:tcPr>
            <w:tcW w:w="0" w:type="auto"/>
          </w:tcPr>
          <w:p w14:paraId="1D809B5C" w14:textId="3236FF0A" w:rsidR="003C4378" w:rsidRDefault="008E188E" w:rsidP="003C4378">
            <w:r>
              <w:t>-0.</w:t>
            </w:r>
            <w:ins w:id="1462" w:author="David Conklin" w:date="2021-02-22T09:06:00Z">
              <w:r w:rsidR="006749CE">
                <w:t>2</w:t>
              </w:r>
            </w:ins>
            <w:del w:id="1463" w:author="David Conklin" w:date="2021-02-22T09:06:00Z">
              <w:r w:rsidDel="006749CE">
                <w:delText>1</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02E2DFA1" w:rsidR="003C4378" w:rsidRDefault="003C4378" w:rsidP="003C4378">
            <w:r>
              <w:t>0.</w:t>
            </w:r>
            <w:r w:rsidR="00613CE3">
              <w:t>7</w:t>
            </w:r>
            <w:ins w:id="1464" w:author="David Conklin" w:date="2021-02-22T09:07:00Z">
              <w:r w:rsidR="006749CE">
                <w:t>7</w:t>
              </w:r>
            </w:ins>
            <w:del w:id="1465" w:author="David Conklin" w:date="2021-02-22T09:07:00Z">
              <w:r w:rsidR="008E188E" w:rsidDel="006749CE">
                <w:delText>6</w:delText>
              </w:r>
            </w:del>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54A9D16B" w:rsidR="003C4378" w:rsidRDefault="003C4378" w:rsidP="003C4378">
            <w:r>
              <w:t>0.</w:t>
            </w:r>
            <w:r w:rsidR="008E188E">
              <w:t>4</w:t>
            </w:r>
            <w:ins w:id="1466" w:author="David Conklin" w:date="2021-02-22T09:07:00Z">
              <w:r w:rsidR="006749CE">
                <w:t>8</w:t>
              </w:r>
            </w:ins>
            <w:del w:id="1467" w:author="David Conklin" w:date="2021-02-22T09:07:00Z">
              <w:r w:rsidR="008E188E" w:rsidDel="006749CE">
                <w:delText>9</w:delText>
              </w:r>
            </w:del>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11D3DCFA" w:rsidR="003C4378" w:rsidRDefault="003C4378" w:rsidP="003C4378">
            <w:r>
              <w:t>0.</w:t>
            </w:r>
            <w:r w:rsidR="00613CE3">
              <w:t>8</w:t>
            </w:r>
            <w:ins w:id="1468" w:author="David Conklin" w:date="2021-02-22T09:07:00Z">
              <w:r w:rsidR="006749CE">
                <w:t>2</w:t>
              </w:r>
            </w:ins>
            <w:del w:id="1469" w:author="David Conklin" w:date="2021-02-22T09:07:00Z">
              <w:r w:rsidR="008E188E" w:rsidDel="006749CE">
                <w:delText>1</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53E08911" w:rsidR="003C4378" w:rsidRDefault="003C4378" w:rsidP="003C4378">
            <w:r>
              <w:t>MCKENZIE RIVER ABV HAYDEN BR</w:t>
            </w:r>
            <w:r w:rsidR="00613CE3">
              <w:t xml:space="preserve"> (C</w:t>
            </w:r>
            <w:ins w:id="1470" w:author="David Conklin" w:date="2021-02-22T08:04:00Z">
              <w:r w:rsidR="002659AB">
                <w:t>30</w:t>
              </w:r>
            </w:ins>
            <w:ins w:id="1471" w:author="David Conklin" w:date="2021-03-12T09:09:00Z">
              <w:r w:rsidR="00D152A9">
                <w:t>9</w:t>
              </w:r>
            </w:ins>
            <w:del w:id="1472" w:author="David Conklin" w:date="2021-02-22T08:04:00Z">
              <w:r w:rsidR="00613CE3" w:rsidDel="002659AB">
                <w:delText>2</w:delText>
              </w:r>
              <w:r w:rsidR="008E188E" w:rsidDel="002659AB">
                <w:delText>19</w:delText>
              </w:r>
            </w:del>
            <w:r w:rsidR="00613CE3">
              <w:t>)</w:t>
            </w:r>
          </w:p>
        </w:tc>
        <w:tc>
          <w:tcPr>
            <w:tcW w:w="0" w:type="auto"/>
          </w:tcPr>
          <w:p w14:paraId="18689C03" w14:textId="16E261AF" w:rsidR="003C4378" w:rsidRDefault="003C4378" w:rsidP="003C4378">
            <w:r>
              <w:t>%bias</w:t>
            </w:r>
          </w:p>
        </w:tc>
        <w:tc>
          <w:tcPr>
            <w:tcW w:w="0" w:type="auto"/>
          </w:tcPr>
          <w:p w14:paraId="0035DCAF" w14:textId="40046C3F" w:rsidR="003C4378" w:rsidRDefault="00D152A9" w:rsidP="003C4378">
            <w:ins w:id="1473" w:author="David Conklin" w:date="2021-03-12T09:09:00Z">
              <w:r>
                <w:t>1.4</w:t>
              </w:r>
            </w:ins>
            <w:del w:id="1474" w:author="David Conklin" w:date="2021-03-12T09:09:00Z">
              <w:r w:rsidR="003C4378" w:rsidDel="00D152A9">
                <w:delText>-</w:delText>
              </w:r>
              <w:r w:rsidR="00613CE3" w:rsidDel="00D152A9">
                <w:delText>2.</w:delText>
              </w:r>
            </w:del>
            <w:del w:id="1475" w:author="David Conklin" w:date="2021-02-22T08:04:00Z">
              <w:r w:rsidR="008E188E" w:rsidDel="002659AB">
                <w:delText>0</w:delText>
              </w:r>
            </w:del>
            <w:r w:rsidR="003C4378">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04B97FB0" w:rsidR="003C4378" w:rsidRDefault="003C4378" w:rsidP="003C4378">
            <w:r>
              <w:t>0.</w:t>
            </w:r>
            <w:r w:rsidR="00613CE3">
              <w:t>8</w:t>
            </w:r>
            <w:ins w:id="1476" w:author="David Conklin" w:date="2021-03-12T09:09:00Z">
              <w:r w:rsidR="00D152A9">
                <w:t>2</w:t>
              </w:r>
            </w:ins>
            <w:del w:id="1477" w:author="David Conklin" w:date="2021-03-12T09:09:00Z">
              <w:r w:rsidR="00613CE3" w:rsidDel="00D152A9">
                <w:delText>1</w:delText>
              </w:r>
            </w:del>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44FCE06" w:rsidR="003C4378" w:rsidRDefault="003C4378" w:rsidP="003C4378">
            <w:r>
              <w:t>0.4</w:t>
            </w:r>
            <w:ins w:id="1478" w:author="David Conklin" w:date="2021-02-22T08:04:00Z">
              <w:r w:rsidR="002659AB">
                <w:t>3</w:t>
              </w:r>
            </w:ins>
            <w:del w:id="1479" w:author="David Conklin" w:date="2021-02-22T08:04:00Z">
              <w:r w:rsidR="00613CE3" w:rsidDel="002659AB">
                <w:delText>4</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449F8FBA" w:rsidR="003C4378" w:rsidRDefault="003C4378" w:rsidP="003C4378">
            <w:r>
              <w:t>0.</w:t>
            </w:r>
            <w:r w:rsidR="00613CE3">
              <w:t>8</w:t>
            </w:r>
            <w:ins w:id="1480" w:author="David Conklin" w:date="2021-02-22T08:04:00Z">
              <w:r w:rsidR="002659AB">
                <w:t>2</w:t>
              </w:r>
            </w:ins>
            <w:del w:id="1481" w:author="David Conklin" w:date="2021-02-22T08:04:00Z">
              <w:r w:rsidR="008E188E" w:rsidDel="002659AB">
                <w:delText>1</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76E66267" w:rsidR="003C4378" w:rsidRDefault="003C4378" w:rsidP="003C4378">
            <w:r>
              <w:t>MOHAWK RIVER NEAR SPRINGFIELD</w:t>
            </w:r>
            <w:r w:rsidR="007A6DA3">
              <w:t xml:space="preserve"> (C</w:t>
            </w:r>
            <w:ins w:id="1482" w:author="David Conklin" w:date="2021-02-22T08:40:00Z">
              <w:r w:rsidR="006D6F69">
                <w:t>301</w:t>
              </w:r>
            </w:ins>
            <w:del w:id="1483" w:author="David Conklin" w:date="2021-02-22T08:40:00Z">
              <w:r w:rsidR="007A6DA3" w:rsidDel="006D6F69">
                <w:delText>2</w:delText>
              </w:r>
              <w:r w:rsidR="008E188E" w:rsidDel="006D6F69">
                <w:delText>19</w:delText>
              </w:r>
            </w:del>
            <w:r w:rsidR="007A6DA3">
              <w:t>)</w:t>
            </w:r>
          </w:p>
        </w:tc>
        <w:tc>
          <w:tcPr>
            <w:tcW w:w="0" w:type="auto"/>
          </w:tcPr>
          <w:p w14:paraId="3E7378FF" w14:textId="1660A2C9" w:rsidR="003C4378" w:rsidRDefault="003C4378" w:rsidP="003C4378">
            <w:r>
              <w:t>%bias</w:t>
            </w:r>
          </w:p>
        </w:tc>
        <w:tc>
          <w:tcPr>
            <w:tcW w:w="0" w:type="auto"/>
          </w:tcPr>
          <w:p w14:paraId="6EF59584" w14:textId="781E4D5D" w:rsidR="003C4378" w:rsidRDefault="006D6F69" w:rsidP="003C4378">
            <w:ins w:id="1484" w:author="David Conklin" w:date="2021-02-22T08:38:00Z">
              <w:r>
                <w:t>-5.5</w:t>
              </w:r>
            </w:ins>
            <w:del w:id="1485" w:author="David Conklin" w:date="2021-02-22T08:38:00Z">
              <w:r w:rsidR="007A6DA3" w:rsidDel="006D6F69">
                <w:delText>0.1</w:delText>
              </w:r>
            </w:del>
            <w:r w:rsidR="003C4378">
              <w:t>%</w:t>
            </w:r>
          </w:p>
        </w:tc>
        <w:tc>
          <w:tcPr>
            <w:tcW w:w="0" w:type="auto"/>
          </w:tcPr>
          <w:p w14:paraId="5E75E2B6" w14:textId="1E41BF91" w:rsidR="003C4378" w:rsidRDefault="003C4378" w:rsidP="003C4378">
            <w:del w:id="1486" w:author="David Conklin" w:date="2021-02-22T08:39:00Z">
              <w:r w:rsidDel="006D6F69">
                <w:delText>V</w:delText>
              </w:r>
            </w:del>
            <w:r>
              <w:t>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14E825EF" w:rsidR="003C4378" w:rsidRDefault="003C4378" w:rsidP="003C4378">
            <w:r>
              <w:t>0.</w:t>
            </w:r>
            <w:ins w:id="1487" w:author="David Conklin" w:date="2021-02-22T08:39:00Z">
              <w:r w:rsidR="006D6F69">
                <w:t>87</w:t>
              </w:r>
            </w:ins>
            <w:del w:id="1488" w:author="David Conklin" w:date="2021-02-22T08:38:00Z">
              <w:r w:rsidDel="006D6F69">
                <w:delText>7</w:delText>
              </w:r>
              <w:r w:rsidR="007A6DA3" w:rsidDel="006D6F69">
                <w:delText>1</w:delText>
              </w:r>
            </w:del>
          </w:p>
        </w:tc>
        <w:tc>
          <w:tcPr>
            <w:tcW w:w="0" w:type="auto"/>
          </w:tcPr>
          <w:p w14:paraId="1B5AEDAE" w14:textId="71E5DAD1" w:rsidR="003C4378" w:rsidRDefault="006D6F69" w:rsidP="003C4378">
            <w:ins w:id="1489" w:author="David Conklin" w:date="2021-02-22T08:39:00Z">
              <w:r>
                <w:t>V</w:t>
              </w:r>
            </w:ins>
            <w:r w:rsidR="003C4378">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18EBF0E1" w:rsidR="003C4378" w:rsidRDefault="003C4378" w:rsidP="003C4378">
            <w:r>
              <w:t>0.</w:t>
            </w:r>
            <w:ins w:id="1490" w:author="David Conklin" w:date="2021-02-22T08:39:00Z">
              <w:r w:rsidR="006D6F69">
                <w:t>37</w:t>
              </w:r>
            </w:ins>
            <w:del w:id="1491" w:author="David Conklin" w:date="2021-02-22T08:39:00Z">
              <w:r w:rsidDel="006D6F69">
                <w:delText>5</w:delText>
              </w:r>
              <w:r w:rsidR="007A6DA3" w:rsidDel="006D6F69">
                <w:delText>4</w:delText>
              </w:r>
            </w:del>
          </w:p>
        </w:tc>
        <w:tc>
          <w:tcPr>
            <w:tcW w:w="0" w:type="auto"/>
          </w:tcPr>
          <w:p w14:paraId="1AE778F8" w14:textId="317CB08F" w:rsidR="003C4378" w:rsidRDefault="006D6F69" w:rsidP="003C4378">
            <w:ins w:id="1492" w:author="David Conklin" w:date="2021-02-22T08:39:00Z">
              <w:r>
                <w:t>V</w:t>
              </w:r>
            </w:ins>
            <w:r w:rsidR="003C4378">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84A362" w:rsidR="003C4378" w:rsidRDefault="003C4378" w:rsidP="003C4378">
            <w:r>
              <w:t>0.8</w:t>
            </w:r>
            <w:ins w:id="1493" w:author="David Conklin" w:date="2021-02-22T08:39:00Z">
              <w:r w:rsidR="006D6F69">
                <w:t>7</w:t>
              </w:r>
            </w:ins>
            <w:del w:id="1494" w:author="David Conklin" w:date="2021-02-22T08:39:00Z">
              <w:r w:rsidR="007A6DA3" w:rsidDel="006D6F69">
                <w:delText>5</w:delText>
              </w:r>
            </w:del>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1BA403CE" w:rsidR="00245C85" w:rsidRDefault="00245C85" w:rsidP="00E70EE0">
            <w:r>
              <w:t>SO FK MCKENZIE ABOVE COUGAR (C</w:t>
            </w:r>
            <w:ins w:id="1495" w:author="David Conklin" w:date="2021-02-22T09:01:00Z">
              <w:r w:rsidR="00073079">
                <w:t>301</w:t>
              </w:r>
            </w:ins>
            <w:del w:id="1496" w:author="David Conklin" w:date="2021-02-22T09:01:00Z">
              <w:r w:rsidDel="00073079">
                <w:delText>2</w:delText>
              </w:r>
              <w:r w:rsidR="00B7410E" w:rsidDel="00073079">
                <w:delText>19</w:delText>
              </w:r>
            </w:del>
            <w:r>
              <w:t>)</w:t>
            </w:r>
          </w:p>
        </w:tc>
        <w:tc>
          <w:tcPr>
            <w:tcW w:w="970" w:type="dxa"/>
          </w:tcPr>
          <w:p w14:paraId="219B605A" w14:textId="43B0B515" w:rsidR="00245C85" w:rsidRDefault="00245C85" w:rsidP="00E70EE0">
            <w:r>
              <w:t>%bias</w:t>
            </w:r>
          </w:p>
        </w:tc>
        <w:tc>
          <w:tcPr>
            <w:tcW w:w="1088" w:type="dxa"/>
          </w:tcPr>
          <w:p w14:paraId="60CC27D9" w14:textId="7E32A9E8" w:rsidR="00245C85" w:rsidRDefault="00245C85" w:rsidP="00E70EE0">
            <w:r>
              <w:t>-</w:t>
            </w:r>
            <w:r w:rsidR="00B7410E">
              <w:t>10.</w:t>
            </w:r>
            <w:ins w:id="1497" w:author="David Conklin" w:date="2021-02-22T09:02:00Z">
              <w:r w:rsidR="00073079">
                <w:t>0</w:t>
              </w:r>
            </w:ins>
            <w:del w:id="1498" w:author="David Conklin" w:date="2021-02-22T09:02:00Z">
              <w:r w:rsidR="00B7410E" w:rsidDel="00073079">
                <w:delText>1</w:delText>
              </w:r>
            </w:del>
            <w:r>
              <w:t>%</w:t>
            </w:r>
          </w:p>
        </w:tc>
        <w:tc>
          <w:tcPr>
            <w:tcW w:w="0" w:type="auto"/>
          </w:tcPr>
          <w:p w14:paraId="1E0F0D76" w14:textId="78AD32B2" w:rsidR="00245C85" w:rsidRDefault="00073079" w:rsidP="00E70EE0">
            <w:ins w:id="1499" w:author="David Conklin" w:date="2021-02-22T09:02:00Z">
              <w:r>
                <w:t>S</w:t>
              </w:r>
            </w:ins>
            <w:del w:id="1500" w:author="David Conklin" w:date="2021-02-22T09:02:00Z">
              <w:r w:rsidR="00245C85" w:rsidDel="00073079">
                <w:delText>VG</w:delText>
              </w:r>
            </w:del>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8C94B9A" w:rsidR="00245C85" w:rsidRDefault="00245C85" w:rsidP="00E70EE0">
            <w:r>
              <w:t>0.</w:t>
            </w:r>
            <w:ins w:id="1501" w:author="David Conklin" w:date="2021-02-22T09:03:00Z">
              <w:r w:rsidR="00073079">
                <w:t>80</w:t>
              </w:r>
            </w:ins>
            <w:del w:id="1502" w:author="David Conklin" w:date="2021-02-22T09:03:00Z">
              <w:r w:rsidR="00B7410E" w:rsidDel="00073079">
                <w:delText>7</w:delText>
              </w:r>
            </w:del>
            <w:del w:id="1503" w:author="David Conklin" w:date="2021-02-22T09:02:00Z">
              <w:r w:rsidR="00B7410E" w:rsidDel="00073079">
                <w:delText>9</w:delText>
              </w:r>
            </w:del>
          </w:p>
        </w:tc>
        <w:tc>
          <w:tcPr>
            <w:tcW w:w="0" w:type="auto"/>
          </w:tcPr>
          <w:p w14:paraId="4DE27806" w14:textId="249D3D4B" w:rsidR="00245C85" w:rsidRDefault="00245C85" w:rsidP="00E70EE0">
            <w:del w:id="1504" w:author="David Conklin" w:date="2021-02-22T09:03:00Z">
              <w:r w:rsidDel="00073079">
                <w:delText>V</w:delText>
              </w:r>
            </w:del>
            <w:r>
              <w:t>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6D66279D" w:rsidR="00245C85" w:rsidRDefault="00245C85" w:rsidP="00E70EE0">
            <w:r>
              <w:t>0.4</w:t>
            </w:r>
            <w:ins w:id="1505" w:author="David Conklin" w:date="2021-02-22T09:03:00Z">
              <w:r w:rsidR="00073079">
                <w:t>2</w:t>
              </w:r>
            </w:ins>
            <w:del w:id="1506" w:author="David Conklin" w:date="2021-02-22T09:03:00Z">
              <w:r w:rsidR="00B7410E" w:rsidDel="00073079">
                <w:delText>4</w:delText>
              </w:r>
            </w:del>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24A98A2E" w:rsidR="00245C85" w:rsidRDefault="00245C85" w:rsidP="00CA1E74">
            <w:r>
              <w:t>SO FK MCKENZIE BELOW COUGAR (C</w:t>
            </w:r>
            <w:ins w:id="1507" w:author="David Conklin" w:date="2021-02-22T09:01:00Z">
              <w:r w:rsidR="00073079">
                <w:t>301</w:t>
              </w:r>
            </w:ins>
            <w:del w:id="1508" w:author="David Conklin" w:date="2021-02-22T09:01:00Z">
              <w:r w:rsidDel="00073079">
                <w:delText>2</w:delText>
              </w:r>
              <w:r w:rsidR="00572FA4" w:rsidDel="00073079">
                <w:delText>19</w:delText>
              </w:r>
            </w:del>
            <w:r>
              <w:t>)</w:t>
            </w:r>
          </w:p>
        </w:tc>
        <w:tc>
          <w:tcPr>
            <w:tcW w:w="970" w:type="dxa"/>
          </w:tcPr>
          <w:p w14:paraId="522DC0D1" w14:textId="2F31C1DC" w:rsidR="00245C85" w:rsidRDefault="00245C85" w:rsidP="00CA1E74">
            <w:r>
              <w:t>%bias</w:t>
            </w:r>
          </w:p>
        </w:tc>
        <w:tc>
          <w:tcPr>
            <w:tcW w:w="1088" w:type="dxa"/>
          </w:tcPr>
          <w:p w14:paraId="404B0371" w14:textId="246F5DAB" w:rsidR="00245C85" w:rsidRDefault="00A87B6E" w:rsidP="00CA1E74">
            <w:ins w:id="1509" w:author="David Conklin" w:date="2021-02-22T08:58:00Z">
              <w:r>
                <w:t>1.3</w:t>
              </w:r>
            </w:ins>
            <w:del w:id="1510" w:author="David Conklin" w:date="2021-02-22T08:58:00Z">
              <w:r w:rsidR="00B7410E" w:rsidDel="00A87B6E">
                <w:delText>2.2</w:delText>
              </w:r>
            </w:del>
            <w:r w:rsidR="00B7410E">
              <w:t>%</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5F6930FA" w:rsidR="00245C85" w:rsidRDefault="00245C85" w:rsidP="00CA1E74">
            <w:r>
              <w:t>0.</w:t>
            </w:r>
            <w:r w:rsidR="00572FA4">
              <w:t>6</w:t>
            </w:r>
            <w:ins w:id="1511" w:author="David Conklin" w:date="2021-02-22T08:58:00Z">
              <w:r w:rsidR="00A87B6E">
                <w:t>2</w:t>
              </w:r>
            </w:ins>
            <w:del w:id="1512" w:author="David Conklin" w:date="2021-02-22T08:58:00Z">
              <w:r w:rsidR="00572FA4" w:rsidDel="00A87B6E">
                <w:delText>3</w:delText>
              </w:r>
            </w:del>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6188C813" w:rsidR="00245C85" w:rsidRDefault="00245C85" w:rsidP="00CA1E74">
            <w:r>
              <w:t>0.6</w:t>
            </w:r>
            <w:ins w:id="1513" w:author="David Conklin" w:date="2021-02-22T08:58:00Z">
              <w:r w:rsidR="00A87B6E">
                <w:t>2</w:t>
              </w:r>
            </w:ins>
            <w:del w:id="1514" w:author="David Conklin" w:date="2021-02-22T08:58:00Z">
              <w:r w:rsidR="00572FA4" w:rsidDel="00A87B6E">
                <w:delText>1</w:delText>
              </w:r>
            </w:del>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57707843" w:rsidR="00245C85" w:rsidRDefault="00245C85" w:rsidP="00CA1E74">
            <w:r>
              <w:t>0.6</w:t>
            </w:r>
            <w:ins w:id="1515" w:author="David Conklin" w:date="2021-02-22T08:58:00Z">
              <w:r w:rsidR="00A87B6E">
                <w:t>2</w:t>
              </w:r>
            </w:ins>
            <w:del w:id="1516" w:author="David Conklin" w:date="2021-02-22T08:58:00Z">
              <w:r w:rsidR="00572FA4" w:rsidDel="00A87B6E">
                <w:delText>3</w:delText>
              </w:r>
            </w:del>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631F15C3" w:rsidR="00245C85" w:rsidRDefault="00245C85" w:rsidP="00041D27">
            <w:r>
              <w:t>BLUE RIVER ABOVE THE RESERVOIR (C</w:t>
            </w:r>
            <w:ins w:id="1517" w:author="David Conklin" w:date="2021-02-22T08:53:00Z">
              <w:r w:rsidR="00075E09">
                <w:t>301</w:t>
              </w:r>
            </w:ins>
            <w:del w:id="1518" w:author="David Conklin" w:date="2021-02-22T08:53:00Z">
              <w:r w:rsidDel="00075E09">
                <w:delText>2</w:delText>
              </w:r>
              <w:r w:rsidR="00572FA4" w:rsidDel="00075E09">
                <w:delText>1</w:delText>
              </w:r>
            </w:del>
            <w:del w:id="1519" w:author="David Conklin" w:date="2021-02-22T09:01:00Z">
              <w:r w:rsidR="00572FA4" w:rsidDel="00073079">
                <w:delText>9</w:delText>
              </w:r>
            </w:del>
            <w:r>
              <w:t>)</w:t>
            </w:r>
          </w:p>
        </w:tc>
        <w:tc>
          <w:tcPr>
            <w:tcW w:w="970" w:type="dxa"/>
          </w:tcPr>
          <w:p w14:paraId="3660BB27" w14:textId="031AD573" w:rsidR="00245C85" w:rsidRDefault="00245C85" w:rsidP="00041D27">
            <w:r>
              <w:t>%bias</w:t>
            </w:r>
          </w:p>
        </w:tc>
        <w:tc>
          <w:tcPr>
            <w:tcW w:w="1088" w:type="dxa"/>
          </w:tcPr>
          <w:p w14:paraId="37F8A474" w14:textId="451B60E1" w:rsidR="00245C85" w:rsidRDefault="00245C85" w:rsidP="00041D27">
            <w:r>
              <w:t>-</w:t>
            </w:r>
            <w:r w:rsidR="00572FA4">
              <w:t>1</w:t>
            </w:r>
            <w:ins w:id="1520" w:author="David Conklin" w:date="2021-02-22T08:54:00Z">
              <w:r w:rsidR="00075E09">
                <w:t>6.9</w:t>
              </w:r>
            </w:ins>
            <w:del w:id="1521" w:author="David Conklin" w:date="2021-02-22T08:54:00Z">
              <w:r w:rsidR="00572FA4" w:rsidDel="00075E09">
                <w:delText>7.2</w:delText>
              </w:r>
            </w:del>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466073C0" w:rsidR="00245C85" w:rsidRDefault="00245C85" w:rsidP="00041D27">
            <w:r>
              <w:t>0.</w:t>
            </w:r>
            <w:r w:rsidR="00572FA4">
              <w:t>4</w:t>
            </w:r>
            <w:ins w:id="1522" w:author="David Conklin" w:date="2021-02-22T08:54:00Z">
              <w:r w:rsidR="00075E09">
                <w:t>6</w:t>
              </w:r>
            </w:ins>
            <w:del w:id="1523" w:author="David Conklin" w:date="2021-02-22T08:54:00Z">
              <w:r w:rsidR="00572FA4" w:rsidDel="00075E09">
                <w:delText>7</w:delText>
              </w:r>
            </w:del>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411B2326" w:rsidR="00245C85" w:rsidRDefault="00245C85" w:rsidP="00771AAC">
            <w:r>
              <w:t>BLUE RIVER BELOW THE RESERVOIR (C</w:t>
            </w:r>
            <w:ins w:id="1524" w:author="David Conklin" w:date="2021-02-22T08:50:00Z">
              <w:r w:rsidR="00C74814">
                <w:t>301</w:t>
              </w:r>
            </w:ins>
            <w:del w:id="1525" w:author="David Conklin" w:date="2021-02-22T08:50:00Z">
              <w:r w:rsidDel="00C74814">
                <w:delText>2</w:delText>
              </w:r>
              <w:r w:rsidR="00572FA4" w:rsidDel="00C74814">
                <w:delText>19</w:delText>
              </w:r>
            </w:del>
            <w:r>
              <w:t>)</w:t>
            </w:r>
          </w:p>
        </w:tc>
        <w:tc>
          <w:tcPr>
            <w:tcW w:w="970" w:type="dxa"/>
          </w:tcPr>
          <w:p w14:paraId="0033914A" w14:textId="4B9CD9C7" w:rsidR="00245C85" w:rsidRDefault="00245C85" w:rsidP="00771AAC">
            <w:r>
              <w:t>%bias</w:t>
            </w:r>
          </w:p>
        </w:tc>
        <w:tc>
          <w:tcPr>
            <w:tcW w:w="1088" w:type="dxa"/>
          </w:tcPr>
          <w:p w14:paraId="55597B67" w14:textId="7B3900F6" w:rsidR="00245C85" w:rsidRDefault="00C74814" w:rsidP="00771AAC">
            <w:ins w:id="1526" w:author="David Conklin" w:date="2021-02-22T08:49:00Z">
              <w:r>
                <w:t>3</w:t>
              </w:r>
            </w:ins>
            <w:del w:id="1527" w:author="David Conklin" w:date="2021-02-22T08:49:00Z">
              <w:r w:rsidR="00572FA4" w:rsidDel="00C74814">
                <w:delText>4</w:delText>
              </w:r>
            </w:del>
            <w:r w:rsidR="00572FA4">
              <w:t>.3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54E6CE82" w:rsidR="00245C85" w:rsidRDefault="00245C85" w:rsidP="00771AAC">
            <w:r>
              <w:t>0.5</w:t>
            </w:r>
            <w:ins w:id="1528" w:author="David Conklin" w:date="2021-02-22T08:50:00Z">
              <w:r w:rsidR="00C74814">
                <w:t>3</w:t>
              </w:r>
            </w:ins>
            <w:del w:id="1529" w:author="David Conklin" w:date="2021-02-22T08:50:00Z">
              <w:r w:rsidR="00572FA4" w:rsidDel="00C74814">
                <w:delText>4</w:delText>
              </w:r>
            </w:del>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358D35DB" w:rsidR="00245C85" w:rsidRDefault="00572FA4" w:rsidP="00771AAC">
            <w:r>
              <w:t>0.6</w:t>
            </w:r>
            <w:ins w:id="1530" w:author="David Conklin" w:date="2021-02-22T08:50:00Z">
              <w:r w:rsidR="00C74814">
                <w:t>8</w:t>
              </w:r>
            </w:ins>
            <w:del w:id="1531" w:author="David Conklin" w:date="2021-02-22T08:50:00Z">
              <w:r w:rsidDel="00C74814">
                <w:delText>7</w:delText>
              </w:r>
            </w:del>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18C17A7B" w:rsidR="00245C85" w:rsidRDefault="00245C85" w:rsidP="00771AAC">
            <w:r>
              <w:t>0.</w:t>
            </w:r>
            <w:ins w:id="1532" w:author="David Conklin" w:date="2021-02-22T08:50:00Z">
              <w:r w:rsidR="00C74814">
                <w:t>57</w:t>
              </w:r>
            </w:ins>
            <w:del w:id="1533" w:author="David Conklin" w:date="2021-02-22T08:50:00Z">
              <w:r w:rsidDel="00C74814">
                <w:delText>6</w:delText>
              </w:r>
              <w:r w:rsidR="00572FA4" w:rsidDel="00C74814">
                <w:delText>0</w:delText>
              </w:r>
            </w:del>
          </w:p>
        </w:tc>
        <w:tc>
          <w:tcPr>
            <w:tcW w:w="0" w:type="auto"/>
          </w:tcPr>
          <w:p w14:paraId="67F765A3" w14:textId="51847821" w:rsidR="00245C85" w:rsidRDefault="00C74814" w:rsidP="00771AAC">
            <w:ins w:id="1534" w:author="David Conklin" w:date="2021-02-22T08:50:00Z">
              <w:r w:rsidRPr="00A87B6E">
                <w:rPr>
                  <w:highlight w:val="yellow"/>
                  <w:rPrChange w:id="1535" w:author="David Conklin" w:date="2021-02-22T08:55:00Z">
                    <w:rPr/>
                  </w:rPrChange>
                </w:rPr>
                <w:t>N</w:t>
              </w:r>
            </w:ins>
            <w:r w:rsidR="00245C85" w:rsidRPr="00A87B6E">
              <w:rPr>
                <w:highlight w:val="yellow"/>
                <w:rPrChange w:id="1536" w:author="David Conklin" w:date="2021-02-22T08:55:00Z">
                  <w:rPr/>
                </w:rPrChange>
              </w:rP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808F3ED" w:rsidR="00245C85" w:rsidRDefault="00245C85" w:rsidP="00771AAC">
            <w:r>
              <w:t>MCKENZIE RIVER NEAR VIDA (C</w:t>
            </w:r>
            <w:ins w:id="1537" w:author="David Conklin" w:date="2021-02-22T08:45:00Z">
              <w:r w:rsidR="00E74BCF">
                <w:t>301</w:t>
              </w:r>
            </w:ins>
            <w:del w:id="1538" w:author="David Conklin" w:date="2021-02-22T08:45:00Z">
              <w:r w:rsidDel="00E74BCF">
                <w:delText>2</w:delText>
              </w:r>
              <w:r w:rsidR="003B2506" w:rsidDel="00E74BCF">
                <w:delText>19</w:delText>
              </w:r>
            </w:del>
            <w:r>
              <w:t>)</w:t>
            </w:r>
          </w:p>
        </w:tc>
        <w:tc>
          <w:tcPr>
            <w:tcW w:w="970" w:type="dxa"/>
          </w:tcPr>
          <w:p w14:paraId="28D95DBB" w14:textId="4CB4220B" w:rsidR="00245C85" w:rsidRDefault="00245C85" w:rsidP="00771AAC">
            <w:r>
              <w:t>%bias</w:t>
            </w:r>
          </w:p>
        </w:tc>
        <w:tc>
          <w:tcPr>
            <w:tcW w:w="1088" w:type="dxa"/>
          </w:tcPr>
          <w:p w14:paraId="35ED9764" w14:textId="6256E4DF" w:rsidR="00245C85" w:rsidRDefault="00245C85" w:rsidP="00771AAC">
            <w:r>
              <w:t>-</w:t>
            </w:r>
            <w:ins w:id="1539" w:author="David Conklin" w:date="2021-02-22T08:45:00Z">
              <w:r w:rsidR="00E74BCF">
                <w:t>2.5</w:t>
              </w:r>
            </w:ins>
            <w:del w:id="1540" w:author="David Conklin" w:date="2021-02-22T08:45:00Z">
              <w:r w:rsidR="003B2506" w:rsidDel="00E74BCF">
                <w:delText>0.6</w:delText>
              </w:r>
            </w:del>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3A973519" w:rsidR="00245C85" w:rsidRDefault="00245C85" w:rsidP="00771AAC">
            <w:r>
              <w:t>0.</w:t>
            </w:r>
            <w:r w:rsidR="003B2506">
              <w:t>9</w:t>
            </w:r>
            <w:ins w:id="1541" w:author="David Conklin" w:date="2021-02-22T08:46:00Z">
              <w:r w:rsidR="00E74BCF">
                <w:t>5</w:t>
              </w:r>
            </w:ins>
            <w:del w:id="1542" w:author="David Conklin" w:date="2021-02-22T08:45:00Z">
              <w:r w:rsidR="003B2506" w:rsidDel="00E74BCF">
                <w:delText>4</w:delText>
              </w:r>
            </w:del>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1316B1C3" w:rsidR="00245C85" w:rsidRDefault="00245C85" w:rsidP="00771AAC">
            <w:r>
              <w:t>MCKENZIE RIVER ABV HAYDEN BR (C</w:t>
            </w:r>
            <w:ins w:id="1543" w:author="David Conklin" w:date="2021-02-22T08:05:00Z">
              <w:r w:rsidR="002659AB">
                <w:t>301</w:t>
              </w:r>
            </w:ins>
            <w:del w:id="1544" w:author="David Conklin" w:date="2021-02-22T08:05:00Z">
              <w:r w:rsidDel="002659AB">
                <w:delText>2</w:delText>
              </w:r>
              <w:r w:rsidR="003B2506" w:rsidDel="002659AB">
                <w:delText>19</w:delText>
              </w:r>
            </w:del>
            <w:r>
              <w:t>)</w:t>
            </w:r>
          </w:p>
        </w:tc>
        <w:tc>
          <w:tcPr>
            <w:tcW w:w="970" w:type="dxa"/>
          </w:tcPr>
          <w:p w14:paraId="28F20A41" w14:textId="3A8F165D" w:rsidR="00245C85" w:rsidRDefault="00245C85" w:rsidP="00771AAC">
            <w:r>
              <w:t>%bias</w:t>
            </w:r>
          </w:p>
        </w:tc>
        <w:tc>
          <w:tcPr>
            <w:tcW w:w="1088" w:type="dxa"/>
          </w:tcPr>
          <w:p w14:paraId="68801782" w14:textId="68AE4946" w:rsidR="00245C85" w:rsidRDefault="002659AB" w:rsidP="00771AAC">
            <w:ins w:id="1545" w:author="David Conklin" w:date="2021-02-22T08:05:00Z">
              <w:r>
                <w:t>8</w:t>
              </w:r>
            </w:ins>
            <w:del w:id="1546" w:author="David Conklin" w:date="2021-02-22T08:05:00Z">
              <w:r w:rsidR="003B2506" w:rsidDel="002659AB">
                <w:delText>13</w:delText>
              </w:r>
            </w:del>
            <w:r w:rsidR="003B2506">
              <w:t>.8</w:t>
            </w:r>
            <w:r w:rsidR="00245C85">
              <w:t>%</w:t>
            </w:r>
          </w:p>
        </w:tc>
        <w:tc>
          <w:tcPr>
            <w:tcW w:w="0" w:type="auto"/>
          </w:tcPr>
          <w:p w14:paraId="1512C366" w14:textId="51C28E27" w:rsidR="00245C85" w:rsidRDefault="00A87B6E" w:rsidP="00771AAC">
            <w:ins w:id="1547" w:author="David Conklin" w:date="2021-02-22T08:55:00Z">
              <w:r>
                <w:t>G</w:t>
              </w:r>
            </w:ins>
            <w:del w:id="1548" w:author="David Conklin" w:date="2021-02-22T08:40:00Z">
              <w:r w:rsidR="003B2506" w:rsidDel="006D6F69">
                <w:delText>S</w:delText>
              </w:r>
            </w:del>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3FF5752F" w:rsidR="00245C85" w:rsidRDefault="00245C85" w:rsidP="00771AAC">
            <w:r>
              <w:t>0.</w:t>
            </w:r>
            <w:ins w:id="1549" w:author="David Conklin" w:date="2021-02-22T08:05:00Z">
              <w:r w:rsidR="002659AB">
                <w:t>90</w:t>
              </w:r>
            </w:ins>
            <w:del w:id="1550" w:author="David Conklin" w:date="2021-02-22T08:05:00Z">
              <w:r w:rsidR="003B2506" w:rsidDel="002659AB">
                <w:delText>79</w:delText>
              </w:r>
            </w:del>
          </w:p>
        </w:tc>
        <w:tc>
          <w:tcPr>
            <w:tcW w:w="0" w:type="auto"/>
          </w:tcPr>
          <w:p w14:paraId="2BD166C2" w14:textId="3C8626A1" w:rsidR="00245C85" w:rsidRDefault="006D6F69" w:rsidP="00771AAC">
            <w:ins w:id="1551" w:author="David Conklin" w:date="2021-02-22T08:41:00Z">
              <w:r>
                <w:t>V</w:t>
              </w:r>
            </w:ins>
            <w:r w:rsidR="00245C85">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1E13EDE4" w:rsidR="00245C85" w:rsidRDefault="003B2506" w:rsidP="00771AAC">
            <w:r>
              <w:t>0</w:t>
            </w:r>
            <w:r w:rsidR="00245C85">
              <w:t>.</w:t>
            </w:r>
            <w:ins w:id="1552" w:author="David Conklin" w:date="2021-02-22T08:05:00Z">
              <w:r w:rsidR="002659AB">
                <w:t>31</w:t>
              </w:r>
            </w:ins>
            <w:del w:id="1553" w:author="David Conklin" w:date="2021-02-22T08:05:00Z">
              <w:r w:rsidDel="002659AB">
                <w:delText>43</w:delText>
              </w:r>
            </w:del>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7D99F846" w:rsidR="00245C85" w:rsidRDefault="00245C85" w:rsidP="00771AAC">
            <w:r>
              <w:t>0.9</w:t>
            </w:r>
            <w:ins w:id="1554" w:author="David Conklin" w:date="2021-02-22T08:05:00Z">
              <w:r w:rsidR="002659AB">
                <w:t>7</w:t>
              </w:r>
            </w:ins>
            <w:del w:id="1555" w:author="David Conklin" w:date="2021-02-22T08:05:00Z">
              <w:r w:rsidR="003B2506" w:rsidDel="002659AB">
                <w:delText>5</w:delText>
              </w:r>
            </w:del>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3B90F2A1" w:rsidR="00245C85" w:rsidRDefault="002659AB" w:rsidP="00771AAC">
            <w:ins w:id="1556" w:author="David Conklin" w:date="2021-02-22T08:06:00Z">
              <w:r>
                <w:t>0.9</w:t>
              </w:r>
            </w:ins>
            <w:del w:id="1557" w:author="David Conklin" w:date="2021-02-22T08:06:00Z">
              <w:r w:rsidR="003B2506" w:rsidDel="002659AB">
                <w:delText>1.3</w:delText>
              </w:r>
            </w:del>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2C303598" w:rsidR="00E3419D" w:rsidRDefault="00E3419D" w:rsidP="007E57E4">
      <w:r>
        <w:t xml:space="preserve">Tuning knob values in CW3M version </w:t>
      </w:r>
      <w:ins w:id="1558" w:author="David Conklin" w:date="2021-03-12T09:18:00Z">
        <w:r w:rsidR="00445820">
          <w:t>3</w:t>
        </w:r>
      </w:ins>
      <w:ins w:id="1559" w:author="David Conklin" w:date="2021-03-12T09:19:00Z">
        <w:r w:rsidR="00445820">
          <w:t>09</w:t>
        </w:r>
      </w:ins>
      <w:del w:id="1560" w:author="David Conklin" w:date="2021-03-12T09:18:00Z">
        <w:r w:rsidDel="00445820">
          <w:delText>226</w:delText>
        </w:r>
      </w:del>
    </w:p>
    <w:tbl>
      <w:tblPr>
        <w:tblStyle w:val="TableGrid"/>
        <w:tblW w:w="0" w:type="auto"/>
        <w:tblLook w:val="04A0" w:firstRow="1" w:lastRow="0" w:firstColumn="1" w:lastColumn="0" w:noHBand="0" w:noVBand="1"/>
      </w:tblPr>
      <w:tblGrid>
        <w:gridCol w:w="2974"/>
        <w:gridCol w:w="1276"/>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2065E535" w:rsidR="00410F77" w:rsidRDefault="00410F77" w:rsidP="00C63B9F">
            <w:pPr>
              <w:jc w:val="center"/>
            </w:pPr>
            <w:r>
              <w:t>1.</w:t>
            </w:r>
            <w:ins w:id="1561" w:author="David Conklin" w:date="2021-03-12T09:19:00Z">
              <w:r w:rsidR="00445820">
                <w:t>51846</w:t>
              </w:r>
            </w:ins>
            <w:del w:id="1562" w:author="David Conklin" w:date="2021-03-12T09:19:00Z">
              <w:r w:rsidDel="00445820">
                <w:delText>201</w:delText>
              </w:r>
            </w:del>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15F84BEE" w:rsidR="00410F77" w:rsidRDefault="00445820" w:rsidP="00C63B9F">
            <w:pPr>
              <w:jc w:val="center"/>
            </w:pPr>
            <w:ins w:id="1563" w:author="David Conklin" w:date="2021-03-12T09:19:00Z">
              <w:r>
                <w:t>2.06762</w:t>
              </w:r>
            </w:ins>
            <w:del w:id="1564" w:author="David Conklin" w:date="2021-03-12T09:19:00Z">
              <w:r w:rsidR="00410F77" w:rsidDel="00445820">
                <w:delText>0.5</w:delText>
              </w:r>
            </w:del>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565" w:name="_Toc67064749"/>
      <w:r>
        <w:t>Analysis of</w:t>
      </w:r>
      <w:r w:rsidR="003024C9">
        <w:t xml:space="preserve"> locations where the model has low skill</w:t>
      </w:r>
      <w:bookmarkEnd w:id="156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333B8CC5" w:rsidR="002B6EA4" w:rsidDel="00BD3188" w:rsidRDefault="002B6EA4" w:rsidP="00535731">
      <w:pPr>
        <w:rPr>
          <w:del w:id="1566" w:author="David Conklin" w:date="2021-02-22T11:44:00Z"/>
        </w:rPr>
      </w:pPr>
      <w:del w:id="1567" w:author="David Conklin" w:date="2021-02-22T11:44:00Z">
        <w:r w:rsidDel="00BD3188">
          <w:delText xml:space="preserve">As of </w:delText>
        </w:r>
        <w:r w:rsidR="0060640B" w:rsidDel="00BD3188">
          <w:delText>1/3/21</w:delText>
        </w:r>
        <w:r w:rsidDel="00BD3188">
          <w:delText xml:space="preserve">, </w:delText>
        </w:r>
        <w:r w:rsidR="00034BCE" w:rsidDel="00BD3188">
          <w:delText>t</w:delText>
        </w:r>
        <w:r w:rsidR="00B47F76" w:rsidDel="00BD3188">
          <w:delText>he</w:delText>
        </w:r>
        <w:r w:rsidR="00034BCE" w:rsidDel="00BD3188">
          <w:delText>re are still some pieces</w:delText>
        </w:r>
        <w:r w:rsidR="00B47F76" w:rsidDel="00BD3188">
          <w:delText xml:space="preserve"> missing pieces </w:delText>
        </w:r>
        <w:r w:rsidR="00034BCE" w:rsidDel="00BD3188">
          <w:delText>from</w:delText>
        </w:r>
        <w:r w:rsidR="00B47F76" w:rsidDel="00BD3188">
          <w:delText xml:space="preserve"> the stream temperature model</w:delText>
        </w:r>
        <w:r w:rsidR="00034BCE" w:rsidDel="00BD3188">
          <w:delText xml:space="preserve">: the </w:delText>
        </w:r>
        <w:r w:rsidR="00B47F76" w:rsidDel="00BD3188">
          <w:delText>representation of shading</w:delText>
        </w:r>
        <w:r w:rsidR="0060640B" w:rsidDel="00BD3188">
          <w:delText xml:space="preserve"> of water in the reaches</w:delText>
        </w:r>
        <w:r w:rsidR="00B47F76" w:rsidDel="00BD3188">
          <w:delText xml:space="preserve"> from </w:delText>
        </w:r>
        <w:r w:rsidR="00034BCE" w:rsidDel="00BD3188">
          <w:delText xml:space="preserve">terrain, </w:delText>
        </w:r>
        <w:r w:rsidR="00B47F76" w:rsidDel="00BD3188">
          <w:delText>stream banks</w:delText>
        </w:r>
        <w:r w:rsidR="00034BCE" w:rsidDel="00BD3188">
          <w:delText>,</w:delText>
        </w:r>
        <w:r w:rsidR="00B47F76" w:rsidDel="00BD3188">
          <w:delText xml:space="preserve"> and </w:delText>
        </w:r>
        <w:r w:rsidR="00034BCE" w:rsidDel="00BD3188">
          <w:delText xml:space="preserve">streamside </w:delText>
        </w:r>
        <w:r w:rsidR="00B47F76" w:rsidDel="00BD3188">
          <w:delText xml:space="preserve">vegetation.  </w:delText>
        </w:r>
        <w:r w:rsidR="0060640B" w:rsidDel="00BD3188">
          <w:delTex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delText>
        </w:r>
      </w:del>
    </w:p>
    <w:p w14:paraId="59FAF5A0" w14:textId="0E942A07" w:rsidR="0027285C" w:rsidDel="00BD3188" w:rsidRDefault="0027285C" w:rsidP="00535731">
      <w:pPr>
        <w:rPr>
          <w:del w:id="1568" w:author="David Conklin" w:date="2021-02-22T11:44:00Z"/>
        </w:rPr>
      </w:pPr>
    </w:p>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569" w:name="_Toc67064750"/>
      <w:r>
        <w:t>Simulated McKenzie basin water budget</w:t>
      </w:r>
      <w:r w:rsidR="00334ED8">
        <w:t xml:space="preserve"> and thermal energy budget</w:t>
      </w:r>
      <w:bookmarkEnd w:id="1569"/>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512FA480"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del w:id="1570" w:author="David Conklin" w:date="2021-02-22T06:16:00Z">
        <w:r w:rsidR="00082BCB" w:rsidDel="001655BE">
          <w:delText>As a figure of merit, the discrepancy in the simulated overall water budget for the McKenzie basin, including evapotranspiration from upland vegetation and municipal uses, is only 0.002%</w:delText>
        </w:r>
        <w:r w:rsidR="00DD6158" w:rsidDel="001655BE">
          <w:delText xml:space="preserve"> for 2010-18 in version 226.</w:delText>
        </w:r>
      </w:del>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pPr>
              <w:pPrChange w:id="1571" w:author="David Conklin" w:date="2021-02-22T06:16:00Z">
                <w:pPr>
                  <w:jc w:val="right"/>
                </w:pPr>
              </w:pPrChange>
            </w:pPr>
          </w:p>
        </w:tc>
      </w:tr>
      <w:tr w:rsidR="001655BE" w14:paraId="7E48B294" w14:textId="77777777" w:rsidTr="00BB7B7B">
        <w:trPr>
          <w:ins w:id="1572" w:author="David Conklin" w:date="2021-02-22T06:16:00Z"/>
        </w:trPr>
        <w:tc>
          <w:tcPr>
            <w:tcW w:w="0" w:type="auto"/>
          </w:tcPr>
          <w:p w14:paraId="57785E06" w14:textId="7B694AD8" w:rsidR="001655BE" w:rsidRDefault="001655BE" w:rsidP="00BB7B7B">
            <w:pPr>
              <w:jc w:val="right"/>
              <w:rPr>
                <w:ins w:id="1573" w:author="David Conklin" w:date="2021-02-22T06:16:00Z"/>
              </w:rPr>
            </w:pPr>
            <w:ins w:id="1574" w:author="David Conklin" w:date="2021-02-22T06:16:00Z">
              <w:r>
                <w:t>discrepan</w:t>
              </w:r>
            </w:ins>
            <w:ins w:id="1575" w:author="David Conklin" w:date="2021-02-22T06:17:00Z">
              <w:r>
                <w:t>cy</w:t>
              </w:r>
            </w:ins>
            <w:ins w:id="1576" w:author="David Conklin" w:date="2021-02-22T06:18:00Z">
              <w:r>
                <w:t>, mm</w:t>
              </w:r>
            </w:ins>
          </w:p>
        </w:tc>
        <w:tc>
          <w:tcPr>
            <w:tcW w:w="0" w:type="auto"/>
          </w:tcPr>
          <w:p w14:paraId="3FBBEEB6" w14:textId="60FE13F6" w:rsidR="001655BE" w:rsidRDefault="001655BE" w:rsidP="00BB7B7B">
            <w:pPr>
              <w:jc w:val="right"/>
              <w:rPr>
                <w:ins w:id="1577" w:author="David Conklin" w:date="2021-02-22T06:16:00Z"/>
              </w:rPr>
            </w:pPr>
            <w:ins w:id="1578" w:author="David Conklin" w:date="2021-02-22T06:17:00Z">
              <w:r>
                <w:t>16</w:t>
              </w:r>
            </w:ins>
          </w:p>
        </w:tc>
        <w:tc>
          <w:tcPr>
            <w:tcW w:w="0" w:type="auto"/>
          </w:tcPr>
          <w:p w14:paraId="27C1907D" w14:textId="77777777" w:rsidR="001655BE" w:rsidRDefault="001655BE" w:rsidP="00BB7B7B">
            <w:pPr>
              <w:jc w:val="right"/>
              <w:rPr>
                <w:ins w:id="1579" w:author="David Conklin" w:date="2021-02-22T06:16:00Z"/>
              </w:rPr>
            </w:pPr>
          </w:p>
        </w:tc>
        <w:tc>
          <w:tcPr>
            <w:tcW w:w="0" w:type="auto"/>
          </w:tcPr>
          <w:p w14:paraId="47D0D31E" w14:textId="77777777" w:rsidR="001655BE" w:rsidRDefault="001655BE" w:rsidP="00BB7B7B">
            <w:pPr>
              <w:jc w:val="right"/>
              <w:rPr>
                <w:ins w:id="1580" w:author="David Conklin" w:date="2021-02-22T06:16:00Z"/>
              </w:rPr>
            </w:pPr>
          </w:p>
        </w:tc>
        <w:tc>
          <w:tcPr>
            <w:tcW w:w="0" w:type="auto"/>
          </w:tcPr>
          <w:p w14:paraId="313FF938" w14:textId="77777777" w:rsidR="001655BE" w:rsidRDefault="001655BE" w:rsidP="001655BE">
            <w:pPr>
              <w:rPr>
                <w:ins w:id="1581" w:author="David Conklin" w:date="2021-02-22T06:16:00Z"/>
              </w:rPr>
            </w:pPr>
          </w:p>
        </w:tc>
      </w:tr>
      <w:tr w:rsidR="001655BE" w14:paraId="4D2B2DDE" w14:textId="77777777" w:rsidTr="00BB7B7B">
        <w:trPr>
          <w:ins w:id="1582" w:author="David Conklin" w:date="2021-02-22T06:18:00Z"/>
        </w:trPr>
        <w:tc>
          <w:tcPr>
            <w:tcW w:w="0" w:type="auto"/>
          </w:tcPr>
          <w:p w14:paraId="55DF48E6" w14:textId="4A4EFF32" w:rsidR="001655BE" w:rsidRDefault="001655BE" w:rsidP="00BB7B7B">
            <w:pPr>
              <w:jc w:val="right"/>
              <w:rPr>
                <w:ins w:id="1583" w:author="David Conklin" w:date="2021-02-22T06:18:00Z"/>
              </w:rPr>
            </w:pPr>
            <w:ins w:id="1584" w:author="David Conklin" w:date="2021-02-22T06:18:00Z">
              <w:r>
                <w:t>discrepancy, %</w:t>
              </w:r>
            </w:ins>
          </w:p>
        </w:tc>
        <w:tc>
          <w:tcPr>
            <w:tcW w:w="0" w:type="auto"/>
          </w:tcPr>
          <w:p w14:paraId="71FC7006" w14:textId="3E330480" w:rsidR="001655BE" w:rsidRDefault="001655BE" w:rsidP="00BB7B7B">
            <w:pPr>
              <w:jc w:val="right"/>
              <w:rPr>
                <w:ins w:id="1585" w:author="David Conklin" w:date="2021-02-22T06:18:00Z"/>
              </w:rPr>
            </w:pPr>
            <w:ins w:id="1586" w:author="David Conklin" w:date="2021-02-22T06:19:00Z">
              <w:r>
                <w:t>0.7%</w:t>
              </w:r>
            </w:ins>
          </w:p>
        </w:tc>
        <w:tc>
          <w:tcPr>
            <w:tcW w:w="0" w:type="auto"/>
          </w:tcPr>
          <w:p w14:paraId="7C629987" w14:textId="77777777" w:rsidR="001655BE" w:rsidRDefault="001655BE" w:rsidP="00BB7B7B">
            <w:pPr>
              <w:jc w:val="right"/>
              <w:rPr>
                <w:ins w:id="1587" w:author="David Conklin" w:date="2021-02-22T06:18:00Z"/>
              </w:rPr>
            </w:pPr>
          </w:p>
        </w:tc>
        <w:tc>
          <w:tcPr>
            <w:tcW w:w="0" w:type="auto"/>
          </w:tcPr>
          <w:p w14:paraId="6DA8B9EA" w14:textId="77777777" w:rsidR="001655BE" w:rsidRDefault="001655BE" w:rsidP="00BB7B7B">
            <w:pPr>
              <w:jc w:val="right"/>
              <w:rPr>
                <w:ins w:id="1588" w:author="David Conklin" w:date="2021-02-22T06:18:00Z"/>
              </w:rPr>
            </w:pPr>
          </w:p>
        </w:tc>
        <w:tc>
          <w:tcPr>
            <w:tcW w:w="0" w:type="auto"/>
          </w:tcPr>
          <w:p w14:paraId="7CF1392B" w14:textId="77777777" w:rsidR="001655BE" w:rsidRDefault="001655BE" w:rsidP="001655BE">
            <w:pPr>
              <w:rPr>
                <w:ins w:id="1589" w:author="David Conklin" w:date="2021-02-22T06:18:00Z"/>
              </w:rPr>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590" w:name="_Toc67064751"/>
      <w:r>
        <w:t>CW3M v. Shade-a-lator</w:t>
      </w:r>
      <w:bookmarkEnd w:id="159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1591" w:author="David Conklin" w:date="2021-02-18T07:32:00Z">
        <w:r w:rsidR="006C0136">
          <w:t xml:space="preserve">TFT’s </w:t>
        </w:r>
      </w:ins>
      <w:r>
        <w:t>Shade-a-lator</w:t>
      </w:r>
      <w:ins w:id="1592" w:author="David Conklin" w:date="2021-02-18T07:32:00Z">
        <w:r w:rsidR="006C0136">
          <w:t xml:space="preserve"> study was</w:t>
        </w:r>
      </w:ins>
      <w:del w:id="1593" w:author="David Conklin" w:date="2021-02-18T07:32:00Z">
        <w:r w:rsidDel="006C0136">
          <w:delText xml:space="preserve"> is</w:delText>
        </w:r>
      </w:del>
      <w:r>
        <w:t xml:space="preserve"> </w:t>
      </w:r>
      <w:ins w:id="1594" w:author="David Conklin" w:date="2021-02-18T07:32:00Z">
        <w:r w:rsidR="006C0136">
          <w:t>30 minutes</w:t>
        </w:r>
      </w:ins>
      <w:del w:id="1595" w:author="David Conklin" w:date="2021-02-18T07:31:00Z">
        <w:r w:rsidDel="006C0136">
          <w:delText>one</w:delText>
        </w:r>
      </w:del>
      <w:del w:id="1596"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1597" w:author="David Conklin" w:date="2021-01-22T07:35:00Z">
        <w:r w:rsidR="00396FDB">
          <w:t xml:space="preserve">and </w:t>
        </w:r>
      </w:ins>
      <w:del w:id="1598" w:author="David Conklin" w:date="2021-01-22T07:34:00Z">
        <w:r w:rsidDel="00396FDB">
          <w:delText xml:space="preserve">and </w:delText>
        </w:r>
      </w:del>
      <w:r>
        <w:t>aspect</w:t>
      </w:r>
      <w:del w:id="1599"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1600" w:author="David Conklin" w:date="2021-02-18T07:35:00Z"/>
        </w:rPr>
      </w:pPr>
      <w:r>
        <w:t>bottom width, elevation, and gradient</w:t>
      </w:r>
    </w:p>
    <w:p w14:paraId="1807B3A9" w14:textId="7A84150F" w:rsidR="006C0136" w:rsidRDefault="006C0136" w:rsidP="006C0136">
      <w:pPr>
        <w:pStyle w:val="ListParagraph"/>
        <w:rPr>
          <w:ins w:id="1601" w:author="David Conklin" w:date="2021-02-18T07:35:00Z"/>
        </w:rPr>
      </w:pPr>
    </w:p>
    <w:p w14:paraId="05088C2B" w14:textId="7ACC8D24" w:rsidR="006C0136" w:rsidRDefault="006C0136">
      <w:pPr>
        <w:pStyle w:val="ListParagraph"/>
        <w:ind w:left="0"/>
        <w:pPrChange w:id="1602" w:author="David Conklin" w:date="2021-02-18T07:36:00Z">
          <w:pPr>
            <w:pStyle w:val="ListParagraph"/>
            <w:numPr>
              <w:numId w:val="9"/>
            </w:numPr>
            <w:ind w:hanging="360"/>
          </w:pPr>
        </w:pPrChange>
      </w:pPr>
      <w:ins w:id="1603" w:author="David Conklin" w:date="2021-02-18T07:37:00Z">
        <w:r>
          <w:t>The original intent in the McKenzie wetlands project was to replace the McKenzi</w:t>
        </w:r>
      </w:ins>
      <w:ins w:id="1604" w:author="David Conklin" w:date="2021-02-18T07:38:00Z">
        <w:r>
          <w:t>e Reach GIS layer, inherited from the WW2100 project,  with a more detailed</w:t>
        </w:r>
      </w:ins>
      <w:ins w:id="1605" w:author="David Conklin" w:date="2021-02-18T07:39:00Z">
        <w:r>
          <w:t xml:space="preserve"> version in which the division of reaches into subreaches reflected the shape of the stream on the landscape. </w:t>
        </w:r>
      </w:ins>
      <w:ins w:id="1606" w:author="David Conklin" w:date="2021-02-18T07:40:00Z">
        <w:r>
          <w:t xml:space="preserve"> The idea was for each subreach to be relatively straigh</w:t>
        </w:r>
      </w:ins>
      <w:ins w:id="1607" w:author="David Conklin" w:date="2021-02-18T07:41:00Z">
        <w:r>
          <w:t xml:space="preserve">t, and suitable to </w:t>
        </w:r>
        <w:r w:rsidR="006D3061">
          <w:t>be</w:t>
        </w:r>
      </w:ins>
      <w:ins w:id="1608" w:author="David Conklin" w:date="2021-02-18T07:42:00Z">
        <w:r w:rsidR="006D3061">
          <w:t xml:space="preserve"> </w:t>
        </w:r>
      </w:ins>
      <w:ins w:id="1609" w:author="David Conklin" w:date="2021-02-18T07:41:00Z">
        <w:r>
          <w:t>characterized by</w:t>
        </w:r>
      </w:ins>
      <w:ins w:id="1610" w:author="David Conklin" w:date="2021-02-18T07:42:00Z">
        <w:r w:rsidR="006D3061">
          <w:t xml:space="preserve"> single values for direction and for the height of vegetation on each ban</w:t>
        </w:r>
      </w:ins>
      <w:ins w:id="1611" w:author="David Conklin" w:date="2021-02-18T07:43:00Z">
        <w:r w:rsidR="006D3061">
          <w:t xml:space="preserve">k.  Subreaches would necessarily be of variable length, shorter in curved sections of the </w:t>
        </w:r>
      </w:ins>
      <w:ins w:id="1612" w:author="David Conklin" w:date="2021-02-18T07:44:00Z">
        <w:r w:rsidR="006D3061">
          <w:t>stream, and potentially much longer in straighter sections.  Pr</w:t>
        </w:r>
      </w:ins>
      <w:ins w:id="1613" w:author="David Conklin" w:date="2021-02-18T07:45:00Z">
        <w:r w:rsidR="006D3061">
          <w:t>eparation of the more detailed Reach layer is outside the scope of Oregon Freshwater’s part of the proje</w:t>
        </w:r>
      </w:ins>
      <w:ins w:id="1614" w:author="David Conklin" w:date="2021-02-18T07:46:00Z">
        <w:r w:rsidR="006D3061">
          <w:t>ct and, as of February 2021, still remains to be done.</w:t>
        </w:r>
      </w:ins>
      <w:ins w:id="1615" w:author="David Conklin" w:date="2021-02-18T07:47:00Z">
        <w:r w:rsidR="006D3061">
          <w:t xml:space="preserve">  In order to continue development of the thermal loading model</w:t>
        </w:r>
      </w:ins>
      <w:ins w:id="1616" w:author="David Conklin" w:date="2021-02-18T07:48:00Z">
        <w:r w:rsidR="006D3061">
          <w:t>, Oregon Freshwater adopted the stream reaches inherited from the WW2100 project as the spatial unit of c</w:t>
        </w:r>
      </w:ins>
      <w:ins w:id="1617" w:author="David Conklin" w:date="2021-02-18T07:49:00Z">
        <w:r w:rsidR="006D3061">
          <w:t>omputation.</w:t>
        </w:r>
      </w:ins>
      <w:ins w:id="1618" w:author="David Conklin" w:date="2021-02-18T07:54:00Z">
        <w:r w:rsidR="00432929">
          <w:t xml:space="preserve">  The TFT Shade-a-lator</w:t>
        </w:r>
      </w:ins>
      <w:ins w:id="1619" w:author="David Conklin" w:date="2021-02-18T07:55:00Z">
        <w:r w:rsidR="00432929">
          <w:t xml:space="preserve"> data for the lower McKenzie has </w:t>
        </w:r>
      </w:ins>
      <w:ins w:id="1620" w:author="David Conklin" w:date="2021-02-18T07:56:00Z">
        <w:r w:rsidR="00432929">
          <w:t>2,251 stream segments each 25 meters long</w:t>
        </w:r>
      </w:ins>
      <w:ins w:id="1621" w:author="David Conklin" w:date="2021-02-18T08:01:00Z">
        <w:r w:rsidR="00432929">
          <w:t>.  The 2,251 Shade-a-lator segments correspond t</w:t>
        </w:r>
      </w:ins>
      <w:ins w:id="1622" w:author="David Conklin" w:date="2021-02-18T08:02:00Z">
        <w:r w:rsidR="00432929">
          <w:t>o 86 reaches in CW3M, averaging 654 meters long</w:t>
        </w:r>
      </w:ins>
      <w:ins w:id="1623"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1624"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1625" w:author="David Conklin" w:date="2021-02-18T07:34:00Z">
        <w:r w:rsidR="006C0136">
          <w:t xml:space="preserve"> (azimuth)</w:t>
        </w:r>
      </w:ins>
      <w:r>
        <w:t xml:space="preserve"> and height above the horizon</w:t>
      </w:r>
      <w:ins w:id="1626"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1627" w:author="David Conklin" w:date="2021-02-18T08:05:00Z">
        <w:r w:rsidR="006D41D5" w:rsidDel="00911AF6">
          <w:delText>will reduce</w:delText>
        </w:r>
      </w:del>
      <w:ins w:id="1628" w:author="David Conklin" w:date="2021-02-18T08:05:00Z">
        <w:r w:rsidR="00911AF6">
          <w:t>reduces</w:t>
        </w:r>
      </w:ins>
      <w:r w:rsidR="006D41D5">
        <w:t xml:space="preserve"> the shortwave radiation value by taking into account topographic shading</w:t>
      </w:r>
      <w:del w:id="1629" w:author="David Conklin" w:date="2021-02-18T08:06:00Z">
        <w:r w:rsidR="006D41D5" w:rsidDel="00911AF6">
          <w:delText>, but that has not yet been implemented as of 1/12/21</w:delText>
        </w:r>
      </w:del>
      <w:r w:rsidR="006D41D5">
        <w:t>.</w:t>
      </w:r>
      <w:ins w:id="1630" w:author="David Conklin" w:date="2021-02-18T08:06:00Z">
        <w:r w:rsidR="00911AF6">
          <w:t xml:space="preserve">  Note however, that the ability to account for topographic shading is dependent on the availability of topo</w:t>
        </w:r>
      </w:ins>
      <w:ins w:id="1631" w:author="David Conklin" w:date="2021-02-18T08:07:00Z">
        <w:r w:rsidR="00911AF6">
          <w:t>graphic elevations to the east, south, and west.</w:t>
        </w:r>
      </w:ins>
      <w:ins w:id="1632" w:author="David Conklin" w:date="2021-02-18T08:08:00Z">
        <w:r w:rsidR="00911AF6">
          <w:t xml:space="preserve">  Reach attributes for the topographic elevations have not been populated with</w:t>
        </w:r>
      </w:ins>
      <w:ins w:id="1633" w:author="David Conklin" w:date="2021-02-18T08:09:00Z">
        <w:r w:rsidR="00911AF6">
          <w:t xml:space="preserve"> actual data.  Doing so requires ArcGIS work which is outside the scope o</w:t>
        </w:r>
      </w:ins>
      <w:ins w:id="1634" w:author="David Conklin" w:date="2021-02-18T08:10:00Z">
        <w:r w:rsidR="00911AF6">
          <w:t>f Oregon Freshwater’s part of the project.  For code development purposes, the topographic elevations of reaches corresponding to Shade</w:t>
        </w:r>
      </w:ins>
      <w:ins w:id="1635"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1636" w:author="David Conklin" w:date="2021-01-22T07:38:00Z"/>
        </w:rPr>
      </w:pPr>
      <w:r>
        <w:t xml:space="preserve">The information about streamside vegetation is much more limited in CW3M than in Shade-a-lator.  </w:t>
      </w:r>
      <w:del w:id="1637" w:author="David Conklin" w:date="2021-02-18T08:13:00Z">
        <w:r w:rsidDel="00911AF6">
          <w:delText xml:space="preserve">For each bank, </w:delText>
        </w:r>
      </w:del>
      <w:r>
        <w:t xml:space="preserve">CW3M </w:t>
      </w:r>
      <w:ins w:id="1638" w:author="David Conklin" w:date="2021-02-18T08:13:00Z">
        <w:r w:rsidR="00911AF6">
          <w:t>averages</w:t>
        </w:r>
      </w:ins>
      <w:del w:id="1639" w:author="David Conklin" w:date="2021-02-18T08:14:00Z">
        <w:r w:rsidDel="00911AF6">
          <w:delText>will</w:delText>
        </w:r>
      </w:del>
      <w:r>
        <w:t xml:space="preserve"> </w:t>
      </w:r>
      <w:del w:id="1640" w:author="David Conklin" w:date="2021-02-18T08:13:00Z">
        <w:r w:rsidDel="00911AF6">
          <w:delText>infer the vegetation height from the VEGCLASS and AGECLASS of the</w:delText>
        </w:r>
      </w:del>
      <w:ins w:id="1641" w:author="David Conklin" w:date="2021-02-18T08:13:00Z">
        <w:r w:rsidR="00911AF6">
          <w:t>the TREE_HT attribute</w:t>
        </w:r>
      </w:ins>
      <w:ins w:id="1642" w:author="David Conklin" w:date="2021-02-18T08:14:00Z">
        <w:r w:rsidR="00911AF6">
          <w:t>s</w:t>
        </w:r>
      </w:ins>
      <w:ins w:id="1643" w:author="David Conklin" w:date="2021-02-18T08:13:00Z">
        <w:r w:rsidR="00911AF6">
          <w:t xml:space="preserve"> of the</w:t>
        </w:r>
      </w:ins>
      <w:r>
        <w:t xml:space="preserve"> representative streamside IDU</w:t>
      </w:r>
      <w:ins w:id="1644" w:author="David Conklin" w:date="2021-02-18T08:14:00Z">
        <w:r w:rsidR="00911AF6">
          <w:t>s</w:t>
        </w:r>
      </w:ins>
      <w:ins w:id="1645" w:author="David Conklin" w:date="2021-02-18T08:15:00Z">
        <w:r w:rsidR="00911AF6">
          <w:t xml:space="preserve"> for each bank</w:t>
        </w:r>
      </w:ins>
      <w:r>
        <w:t xml:space="preserve">, and </w:t>
      </w:r>
      <w:del w:id="1646" w:author="David Conklin" w:date="2021-02-18T08:15:00Z">
        <w:r w:rsidDel="00911AF6">
          <w:delText xml:space="preserve">will </w:delText>
        </w:r>
      </w:del>
      <w:r>
        <w:t>infer</w:t>
      </w:r>
      <w:ins w:id="1647" w:author="David Conklin" w:date="2021-02-18T08:15:00Z">
        <w:r w:rsidR="00911AF6">
          <w:t>s</w:t>
        </w:r>
      </w:ins>
      <w:r>
        <w:t xml:space="preserve"> </w:t>
      </w:r>
      <w:r>
        <w:lastRenderedPageBreak/>
        <w:t xml:space="preserve">the canopy density from the </w:t>
      </w:r>
      <w:del w:id="1648" w:author="David Conklin" w:date="2021-02-18T08:15:00Z">
        <w:r w:rsidDel="00911AF6">
          <w:delText>VEGCLASS and the calendar date</w:delText>
        </w:r>
      </w:del>
      <w:ins w:id="1649" w:author="David Conklin" w:date="2021-02-18T08:15:00Z">
        <w:r w:rsidR="00911AF6">
          <w:t>LAI attributes</w:t>
        </w:r>
      </w:ins>
      <w:r>
        <w:t xml:space="preserve">.  Attenuation by streamside conditions </w:t>
      </w:r>
      <w:ins w:id="1650" w:author="David Conklin" w:date="2021-02-18T08:16:00Z">
        <w:r w:rsidR="00F05F84">
          <w:t xml:space="preserve">is </w:t>
        </w:r>
      </w:ins>
      <w:del w:id="1651" w:author="David Conklin" w:date="2021-02-18T08:16:00Z">
        <w:r w:rsidDel="00F05F84">
          <w:delText xml:space="preserve">will be </w:delText>
        </w:r>
      </w:del>
      <w:r>
        <w:t xml:space="preserve">estimated as a function of stream width, </w:t>
      </w:r>
      <w:del w:id="1652" w:author="David Conklin" w:date="2021-02-18T08:17:00Z">
        <w:r w:rsidDel="002730CA">
          <w:delText>bank hei</w:delText>
        </w:r>
      </w:del>
      <w:del w:id="1653" w:author="David Conklin" w:date="2021-02-18T08:16:00Z">
        <w:r w:rsidDel="002730CA">
          <w:delText>ght,</w:delText>
        </w:r>
      </w:del>
      <w:r>
        <w:t xml:space="preserve"> vegetation height, and canopy density</w:t>
      </w:r>
      <w:del w:id="1654" w:author="David Conklin" w:date="2021-02-18T08:17:00Z">
        <w:r w:rsidDel="002730CA">
          <w:delText>; this has not yet been implemented as of 1/12/21.</w:delText>
        </w:r>
      </w:del>
      <w:ins w:id="1655" w:author="David Conklin" w:date="2021-02-18T08:17:00Z">
        <w:r w:rsidR="002730CA">
          <w:t>.</w:t>
        </w:r>
      </w:ins>
    </w:p>
    <w:p w14:paraId="058325B8" w14:textId="3E69EC91" w:rsidR="00396FDB" w:rsidRDefault="00396FDB">
      <w:pPr>
        <w:rPr>
          <w:ins w:id="1656" w:author="David Conklin" w:date="2021-01-22T08:36:00Z"/>
        </w:rPr>
      </w:pPr>
    </w:p>
    <w:p w14:paraId="11DC2EB1" w14:textId="41020FFD" w:rsidR="00F024C9" w:rsidRDefault="00F35FE9">
      <w:pPr>
        <w:rPr>
          <w:ins w:id="1657" w:author="David Conklin" w:date="2021-02-18T10:05:00Z"/>
        </w:rPr>
      </w:pPr>
      <w:ins w:id="1658" w:author="David Conklin" w:date="2021-02-18T09:58:00Z">
        <w:r>
          <w:t xml:space="preserve">Actual thermal loading of a stream by the sun depends not only on the </w:t>
        </w:r>
      </w:ins>
      <w:ins w:id="1659" w:author="David Conklin" w:date="2021-02-18T09:59:00Z">
        <w:r>
          <w:t>average intensity of the shortwave radiation, but also o</w:t>
        </w:r>
      </w:ins>
      <w:ins w:id="1660" w:author="David Conklin" w:date="2021-02-18T10:00:00Z">
        <w:r>
          <w:t>n the amount of surface area of the water.  S</w:t>
        </w:r>
      </w:ins>
      <w:ins w:id="1661" w:author="David Conklin" w:date="2021-02-18T10:01:00Z">
        <w:r>
          <w:t>hallow streams warm up faster than deeper streams.</w:t>
        </w:r>
      </w:ins>
      <w:ins w:id="1662" w:author="David Conklin" w:date="2021-02-18T10:02:00Z">
        <w:r>
          <w:t xml:space="preserve">  The stream width (“bottom width”) is part of the Shade-a-lator input data</w:t>
        </w:r>
      </w:ins>
      <w:ins w:id="1663" w:author="David Conklin" w:date="2021-02-18T10:03:00Z">
        <w:r>
          <w:t>, but is not generally available as input data to CW3M.  CW3M estimates</w:t>
        </w:r>
      </w:ins>
      <w:ins w:id="1664" w:author="David Conklin" w:date="2021-02-18T10:04:00Z">
        <w:r>
          <w:t xml:space="preserve"> </w:t>
        </w:r>
      </w:ins>
      <w:ins w:id="1665" w:author="David Conklin" w:date="2021-02-18T10:05:00Z">
        <w:r>
          <w:t>the</w:t>
        </w:r>
      </w:ins>
      <w:ins w:id="1666" w:author="David Conklin" w:date="2021-02-18T10:04:00Z">
        <w:r>
          <w:t xml:space="preserve"> width</w:t>
        </w:r>
      </w:ins>
      <w:ins w:id="1667" w:author="David Conklin" w:date="2021-02-18T10:05:00Z">
        <w:r>
          <w:t xml:space="preserve"> of each subreach </w:t>
        </w:r>
      </w:ins>
      <w:ins w:id="1668" w:author="David Conklin" w:date="2021-02-18T10:04:00Z">
        <w:r>
          <w:t xml:space="preserve"> daily as a function of stream </w:t>
        </w:r>
      </w:ins>
      <w:ins w:id="1669" w:author="David Conklin" w:date="2021-02-18T10:05:00Z">
        <w:r>
          <w:t>order and flow rate.</w:t>
        </w:r>
      </w:ins>
      <w:ins w:id="1670" w:author="David Conklin" w:date="2021-02-18T10:06:00Z">
        <w:r>
          <w:t xml:space="preserve">  </w:t>
        </w:r>
      </w:ins>
    </w:p>
    <w:p w14:paraId="148B880E" w14:textId="77777777" w:rsidR="00F35FE9" w:rsidRDefault="00F35FE9">
      <w:pPr>
        <w:rPr>
          <w:ins w:id="1671" w:author="David Conklin" w:date="2021-01-22T07:38:00Z"/>
        </w:rPr>
      </w:pPr>
    </w:p>
    <w:p w14:paraId="611AC84D" w14:textId="03A94FE0" w:rsidR="00A00270" w:rsidRDefault="00A00270" w:rsidP="00A00270">
      <w:pPr>
        <w:rPr>
          <w:ins w:id="1672" w:author="David Conklin" w:date="2021-01-22T08:58:00Z"/>
        </w:rPr>
      </w:pPr>
    </w:p>
    <w:p w14:paraId="116A02DE" w14:textId="511E14A1" w:rsidR="00A00270" w:rsidRDefault="00A00270" w:rsidP="00A00270">
      <w:pPr>
        <w:rPr>
          <w:ins w:id="1673" w:author="David Conklin" w:date="2021-02-18T10:15:00Z"/>
        </w:rPr>
      </w:pPr>
    </w:p>
    <w:p w14:paraId="0A0A3CD5" w14:textId="6649A02A" w:rsidR="0000015C" w:rsidRDefault="0000015C" w:rsidP="0000015C">
      <w:pPr>
        <w:pStyle w:val="Heading2"/>
        <w:rPr>
          <w:ins w:id="1674" w:author="David Conklin" w:date="2021-02-18T10:16:00Z"/>
        </w:rPr>
      </w:pPr>
      <w:bookmarkStart w:id="1675" w:name="_Toc67064752"/>
      <w:ins w:id="1676" w:author="David Conklin" w:date="2021-02-18T10:15:00Z">
        <w:r>
          <w:t xml:space="preserve">Comparison of </w:t>
        </w:r>
      </w:ins>
      <w:ins w:id="1677" w:author="David Conklin" w:date="2021-02-18T10:16:00Z">
        <w:r>
          <w:t>CW3M results to Shade-a-lator results</w:t>
        </w:r>
        <w:bookmarkEnd w:id="1675"/>
      </w:ins>
    </w:p>
    <w:p w14:paraId="319263E5" w14:textId="6F560236" w:rsidR="0000015C" w:rsidRDefault="0000015C" w:rsidP="0000015C">
      <w:pPr>
        <w:rPr>
          <w:ins w:id="1678" w:author="David Conklin" w:date="2021-02-19T09:21:00Z"/>
        </w:rPr>
      </w:pPr>
    </w:p>
    <w:p w14:paraId="4A645D3F" w14:textId="273CAD9A" w:rsidR="007C047F" w:rsidRDefault="00B076DB" w:rsidP="0000015C">
      <w:pPr>
        <w:rPr>
          <w:ins w:id="1679" w:author="David Conklin" w:date="2021-02-21T19:42:00Z"/>
        </w:rPr>
      </w:pPr>
      <w:ins w:id="1680" w:author="David Conklin" w:date="2021-02-21T18:48:00Z">
        <w:r>
          <w:t>Sha</w:t>
        </w:r>
      </w:ins>
      <w:ins w:id="1681" w:author="David Conklin" w:date="2021-02-21T18:49:00Z">
        <w:r>
          <w:t>de-a-lator data in files named “</w:t>
        </w:r>
      </w:ins>
      <w:ins w:id="1682" w:author="David Conklin" w:date="2021-02-21T18:52:00Z">
        <w:r>
          <w:t xml:space="preserve">cc75_kcal.csv” and “fc75_kcal.csv” </w:t>
        </w:r>
      </w:ins>
      <w:ins w:id="1683" w:author="David Conklin" w:date="2021-02-21T18:49:00Z">
        <w:r>
          <w:t xml:space="preserve">was compared to </w:t>
        </w:r>
      </w:ins>
      <w:ins w:id="1684" w:author="David Conklin" w:date="2021-02-21T18:50:00Z">
        <w:r>
          <w:t xml:space="preserve">output data from CW3M.  </w:t>
        </w:r>
      </w:ins>
      <w:ins w:id="1685" w:author="David Conklin" w:date="2021-02-21T18:53:00Z">
        <w:r>
          <w:t>“cc75” means “current coditions with canopy density of 75%”</w:t>
        </w:r>
      </w:ins>
      <w:ins w:id="1686" w:author="David Conklin" w:date="2021-02-21T18:54:00Z">
        <w:r>
          <w:t>; “fc75” represents future conditions with that canopy de</w:t>
        </w:r>
      </w:ins>
      <w:ins w:id="1687" w:author="David Conklin" w:date="2021-02-21T18:55:00Z">
        <w:r>
          <w:t xml:space="preserve">nsity.  The study period was from 4/1/20 through 10/31/20.  </w:t>
        </w:r>
      </w:ins>
      <w:ins w:id="1688" w:author="David Conklin" w:date="2021-02-21T18:57:00Z">
        <w:r>
          <w:t xml:space="preserve">Data for the McKenzie River from km 0 up to km </w:t>
        </w:r>
      </w:ins>
      <w:ins w:id="1689" w:author="David Conklin" w:date="2021-02-21T18:58:00Z">
        <w:r>
          <w:t>55.285 was used in the comparison</w:t>
        </w:r>
      </w:ins>
      <w:ins w:id="1690" w:author="David Conklin" w:date="2021-02-21T19:04:00Z">
        <w:r w:rsidR="007C047F">
          <w:t>, representing reaches 23765583</w:t>
        </w:r>
      </w:ins>
      <w:ins w:id="1691" w:author="David Conklin" w:date="2021-02-21T19:05:00Z">
        <w:r w:rsidR="007C047F">
          <w:t xml:space="preserve"> upstream through reach </w:t>
        </w:r>
      </w:ins>
      <w:ins w:id="1692" w:author="David Conklin" w:date="2021-02-21T19:04:00Z">
        <w:r w:rsidR="007C047F">
          <w:t>23772865</w:t>
        </w:r>
      </w:ins>
      <w:ins w:id="1693" w:author="David Conklin" w:date="2021-02-21T19:06:00Z">
        <w:r w:rsidR="007C047F">
          <w:t xml:space="preserve">.   </w:t>
        </w:r>
      </w:ins>
      <w:ins w:id="1694" w:author="David Conklin" w:date="2021-02-21T18:59:00Z">
        <w:r w:rsidR="007C047F">
          <w:t>Shade-a-lator</w:t>
        </w:r>
      </w:ins>
      <w:ins w:id="1695" w:author="David Conklin" w:date="2021-02-21T19:03:00Z">
        <w:r w:rsidR="007C047F">
          <w:t xml:space="preserve"> data was for</w:t>
        </w:r>
      </w:ins>
      <w:ins w:id="1696" w:author="David Conklin" w:date="2021-02-21T19:01:00Z">
        <w:r w:rsidR="007C047F">
          <w:t xml:space="preserve"> 25 m river segments, </w:t>
        </w:r>
      </w:ins>
      <w:ins w:id="1697" w:author="David Conklin" w:date="2021-02-21T19:02:00Z">
        <w:r w:rsidR="007C047F">
          <w:t>spanning the distance from km 0 through km 55.300.</w:t>
        </w:r>
      </w:ins>
    </w:p>
    <w:p w14:paraId="5DDCC73B" w14:textId="79D41DEA" w:rsidR="009957EB" w:rsidRDefault="009957EB" w:rsidP="0000015C">
      <w:pPr>
        <w:rPr>
          <w:ins w:id="1698" w:author="David Conklin" w:date="2021-02-21T19:42:00Z"/>
        </w:rPr>
      </w:pPr>
    </w:p>
    <w:p w14:paraId="047C0561" w14:textId="77777777" w:rsidR="00390ABD" w:rsidRDefault="009957EB" w:rsidP="0000015C">
      <w:pPr>
        <w:rPr>
          <w:ins w:id="1699" w:author="David Conklin" w:date="2021-02-22T06:11:00Z"/>
        </w:rPr>
      </w:pPr>
      <w:ins w:id="1700" w:author="David Conklin" w:date="2021-02-21T19:43:00Z">
        <w:r>
          <w:t>CW3M simulations to generate output data for comparison with Shade-a-lator data made use of as much of the S</w:t>
        </w:r>
      </w:ins>
      <w:ins w:id="1701" w:author="David Conklin" w:date="2021-02-21T19:44:00Z">
        <w:r>
          <w:t>hade-a-lator input data as possible.  Reach widths were taken as the average of corresponding segment widths.</w:t>
        </w:r>
      </w:ins>
      <w:ins w:id="1702" w:author="David Conklin" w:date="2021-02-21T19:45:00Z">
        <w:r>
          <w:t xml:space="preserve">  Similar averages were made of topographic elevations and vegetation heights.  LAI </w:t>
        </w:r>
      </w:ins>
      <w:ins w:id="1703" w:author="David Conklin" w:date="2021-02-21T19:46:00Z">
        <w:r>
          <w:t xml:space="preserve">in CW3M was inferred from Shade-a-lator’s canopy density using </w:t>
        </w:r>
      </w:ins>
      <w:ins w:id="1704" w:author="David Conklin" w:date="2021-02-21T19:47:00Z">
        <w:r>
          <w:t>Beer’s law with k = 0.5.</w:t>
        </w:r>
      </w:ins>
      <w:ins w:id="1705" w:author="David Conklin" w:date="2021-02-22T06:06:00Z">
        <w:r w:rsidR="00390ABD">
          <w:t xml:space="preserve">  </w:t>
        </w:r>
      </w:ins>
    </w:p>
    <w:p w14:paraId="51561C83" w14:textId="77777777" w:rsidR="00390ABD" w:rsidRDefault="00390ABD" w:rsidP="0000015C">
      <w:pPr>
        <w:rPr>
          <w:ins w:id="1706" w:author="David Conklin" w:date="2021-02-22T06:11:00Z"/>
        </w:rPr>
      </w:pPr>
    </w:p>
    <w:p w14:paraId="06263C19" w14:textId="47487043" w:rsidR="007C047F" w:rsidRDefault="00390ABD" w:rsidP="0000015C">
      <w:pPr>
        <w:rPr>
          <w:ins w:id="1707" w:author="David Conklin" w:date="2021-02-21T19:21:00Z"/>
        </w:rPr>
      </w:pPr>
      <w:ins w:id="1708" w:author="David Conklin" w:date="2021-02-22T06:09:00Z">
        <w:r>
          <w:t>CW3M data in the f</w:t>
        </w:r>
      </w:ins>
      <w:ins w:id="1709" w:author="David Conklin" w:date="2021-02-22T06:06:00Z">
        <w:r>
          <w:t>igures</w:t>
        </w:r>
      </w:ins>
      <w:ins w:id="1710" w:author="David Conklin" w:date="2021-02-22T06:09:00Z">
        <w:r>
          <w:t xml:space="preserve"> below</w:t>
        </w:r>
      </w:ins>
      <w:ins w:id="1711" w:author="David Conklin" w:date="2021-02-22T06:06:00Z">
        <w:r>
          <w:t xml:space="preserve"> comparing thermal loading for current and future conditions </w:t>
        </w:r>
      </w:ins>
      <w:ins w:id="1712" w:author="David Conklin" w:date="2021-02-22T06:10:00Z">
        <w:r>
          <w:t xml:space="preserve">is </w:t>
        </w:r>
      </w:ins>
      <w:ins w:id="1713" w:author="David Conklin" w:date="2021-02-22T06:08:00Z">
        <w:r>
          <w:t>from CW3M version 301 on 2/21/21.</w:t>
        </w:r>
      </w:ins>
      <w:ins w:id="1714" w:author="David Conklin" w:date="2021-02-22T06:11:00Z">
        <w:r>
          <w:t xml:space="preserve">  </w:t>
        </w:r>
      </w:ins>
      <w:ins w:id="1715" w:author="David Conklin" w:date="2021-02-21T19:08:00Z">
        <w:r w:rsidR="007C047F">
          <w:t>The figure titled “Daily kCal 75CC</w:t>
        </w:r>
      </w:ins>
      <w:ins w:id="1716" w:author="David Conklin" w:date="2021-02-21T19:09:00Z">
        <w:r w:rsidR="004F4EA0">
          <w:t xml:space="preserve"> CW3M v Shade-a-lator” shows the </w:t>
        </w:r>
      </w:ins>
      <w:ins w:id="1717" w:author="David Conklin" w:date="2021-02-21T19:10:00Z">
        <w:r w:rsidR="004F4EA0">
          <w:t xml:space="preserve">thermal energy </w:t>
        </w:r>
      </w:ins>
      <w:ins w:id="1718" w:author="David Conklin" w:date="2021-02-21T19:11:00Z">
        <w:r w:rsidR="004F4EA0">
          <w:t xml:space="preserve">added </w:t>
        </w:r>
      </w:ins>
      <w:ins w:id="1719" w:author="David Conklin" w:date="2021-02-21T19:10:00Z">
        <w:r w:rsidR="004F4EA0">
          <w:t>to the river</w:t>
        </w:r>
      </w:ins>
      <w:ins w:id="1720" w:author="David Conklin" w:date="2021-02-21T19:11:00Z">
        <w:r w:rsidR="004F4EA0">
          <w:t xml:space="preserve"> between km 0 and km 55.</w:t>
        </w:r>
      </w:ins>
      <w:ins w:id="1721" w:author="David Conklin" w:date="2021-02-21T19:12:00Z">
        <w:r w:rsidR="004F4EA0">
          <w:t>3 for each day of the study period, as simulated by CW3M (blue) a</w:t>
        </w:r>
      </w:ins>
      <w:ins w:id="1722" w:author="David Conklin" w:date="2021-02-21T19:13:00Z">
        <w:r w:rsidR="004F4EA0">
          <w:t>nd from the Shade-a-lator cc</w:t>
        </w:r>
      </w:ins>
      <w:ins w:id="1723" w:author="David Conklin" w:date="2021-02-21T19:14:00Z">
        <w:r w:rsidR="004F4EA0">
          <w:t>75_</w:t>
        </w:r>
      </w:ins>
      <w:ins w:id="1724" w:author="David Conklin" w:date="2021-02-21T19:13:00Z">
        <w:r w:rsidR="004F4EA0">
          <w:t>kcal.csv</w:t>
        </w:r>
      </w:ins>
      <w:ins w:id="1725" w:author="David Conklin" w:date="2021-02-21T19:14:00Z">
        <w:r w:rsidR="004F4EA0">
          <w:t xml:space="preserve"> data</w:t>
        </w:r>
      </w:ins>
      <w:ins w:id="1726" w:author="David Conklin" w:date="2021-02-21T19:47:00Z">
        <w:r w:rsidR="009957EB">
          <w:t xml:space="preserve"> (orange)</w:t>
        </w:r>
      </w:ins>
      <w:ins w:id="1727" w:author="David Conklin" w:date="2021-02-21T19:14:00Z">
        <w:r w:rsidR="004F4EA0">
          <w:t xml:space="preserve">.  </w:t>
        </w:r>
      </w:ins>
      <w:ins w:id="1728" w:author="David Conklin" w:date="2021-02-21T19:15:00Z">
        <w:r w:rsidR="004F4EA0">
          <w:t>The CW3M line is irregular because it reflec</w:t>
        </w:r>
      </w:ins>
      <w:ins w:id="1729" w:author="David Conklin" w:date="2021-02-21T19:16:00Z">
        <w:r w:rsidR="004F4EA0">
          <w:t xml:space="preserve">ts the reduction of direct sunshine on cloudy and rainy days.  </w:t>
        </w:r>
      </w:ins>
      <w:ins w:id="1730" w:author="David Conklin" w:date="2021-02-21T19:20:00Z">
        <w:r w:rsidR="002E5F7F">
          <w:t>Summed</w:t>
        </w:r>
      </w:ins>
      <w:ins w:id="1731" w:author="David Conklin" w:date="2021-02-21T19:17:00Z">
        <w:r w:rsidR="004F4EA0">
          <w:t xml:space="preserve"> over the April 1 – October 31 period, </w:t>
        </w:r>
      </w:ins>
      <w:ins w:id="1732" w:author="David Conklin" w:date="2021-02-21T19:19:00Z">
        <w:r w:rsidR="002E5F7F">
          <w:t>the</w:t>
        </w:r>
      </w:ins>
      <w:ins w:id="1733" w:author="David Conklin" w:date="2021-02-21T19:20:00Z">
        <w:r w:rsidR="002E5F7F">
          <w:t xml:space="preserve"> thermal load calculated by Shade-a-lator on this 55 km section of river is 6% higher than t</w:t>
        </w:r>
      </w:ins>
      <w:ins w:id="1734" w:author="David Conklin" w:date="2021-02-21T19:21:00Z">
        <w:r w:rsidR="002E5F7F">
          <w:t>he thermal load calculated by CW3M.</w:t>
        </w:r>
      </w:ins>
    </w:p>
    <w:p w14:paraId="1E63640F" w14:textId="6602547C" w:rsidR="002E5F7F" w:rsidRDefault="002E5F7F" w:rsidP="0000015C">
      <w:pPr>
        <w:rPr>
          <w:ins w:id="1735" w:author="David Conklin" w:date="2021-02-21T19:21:00Z"/>
        </w:rPr>
      </w:pPr>
    </w:p>
    <w:p w14:paraId="02700C5E" w14:textId="488FBF78" w:rsidR="002E5F7F" w:rsidRDefault="002E5F7F" w:rsidP="0000015C">
      <w:pPr>
        <w:rPr>
          <w:ins w:id="1736" w:author="David Conklin" w:date="2021-02-21T19:19:00Z"/>
        </w:rPr>
      </w:pPr>
      <w:ins w:id="1737" w:author="David Conklin" w:date="2021-02-21T19:24:00Z">
        <w:r>
          <w:t xml:space="preserve">Taller </w:t>
        </w:r>
      </w:ins>
      <w:ins w:id="1738" w:author="David Conklin" w:date="2021-02-21T19:25:00Z">
        <w:r>
          <w:t xml:space="preserve">streamside vegetation decreases the thermal load on the stream from </w:t>
        </w:r>
      </w:ins>
      <w:ins w:id="1739" w:author="David Conklin" w:date="2021-02-21T19:26:00Z">
        <w:r>
          <w:t>direct sunshine.  In the “future conditions” simulati</w:t>
        </w:r>
      </w:ins>
      <w:ins w:id="1740" w:author="David Conklin" w:date="2021-02-21T19:27:00Z">
        <w:r>
          <w:t xml:space="preserve">ons, canopy under 5 m tall is </w:t>
        </w:r>
      </w:ins>
      <w:ins w:id="1741" w:author="David Conklin" w:date="2021-02-21T19:28:00Z">
        <w:r>
          <w:t>replaced with canopy 30.48 m tall (100 ft</w:t>
        </w:r>
      </w:ins>
      <w:ins w:id="1742" w:author="David Conklin" w:date="2021-02-21T19:29:00Z">
        <w:r>
          <w:t xml:space="preserve"> tall).</w:t>
        </w:r>
      </w:ins>
      <w:ins w:id="1743" w:author="David Conklin" w:date="2021-02-21T19:30:00Z">
        <w:r w:rsidR="00B74387">
          <w:t xml:space="preserve">  The figure titled “Daily kCal CW3M CC v FC” sh</w:t>
        </w:r>
      </w:ins>
      <w:ins w:id="1744" w:author="David Conklin" w:date="2021-02-21T19:31:00Z">
        <w:r w:rsidR="00B74387">
          <w:t xml:space="preserve">ows the thermal energy added to the river each day </w:t>
        </w:r>
      </w:ins>
      <w:ins w:id="1745" w:author="David Conklin" w:date="2021-02-21T19:32:00Z">
        <w:r w:rsidR="00B74387">
          <w:t>when shaded by</w:t>
        </w:r>
      </w:ins>
      <w:ins w:id="1746" w:author="David Conklin" w:date="2021-02-21T19:31:00Z">
        <w:r w:rsidR="00B74387">
          <w:t xml:space="preserve"> the original vegetation heights (CC) and </w:t>
        </w:r>
      </w:ins>
      <w:ins w:id="1747" w:author="David Conklin" w:date="2021-02-21T19:34:00Z">
        <w:r w:rsidR="00D008FE">
          <w:t>wh</w:t>
        </w:r>
      </w:ins>
      <w:ins w:id="1748" w:author="David Conklin" w:date="2021-02-21T19:35:00Z">
        <w:r w:rsidR="00D008FE">
          <w:t xml:space="preserve">en shaded by </w:t>
        </w:r>
      </w:ins>
      <w:ins w:id="1749" w:author="David Conklin" w:date="2021-02-21T19:31:00Z">
        <w:r w:rsidR="00B74387">
          <w:t>the taller veg</w:t>
        </w:r>
      </w:ins>
      <w:ins w:id="1750" w:author="David Conklin" w:date="2021-02-21T19:32:00Z">
        <w:r w:rsidR="00B74387">
          <w:t>etation (FC), as simulated by CW3M.</w:t>
        </w:r>
      </w:ins>
      <w:ins w:id="1751" w:author="David Conklin" w:date="2021-02-21T19:35:00Z">
        <w:r w:rsidR="00D008FE">
          <w:t xml:space="preserve">  CW3M simulates a reduction of the thermal load by 16%.  Finally, the </w:t>
        </w:r>
      </w:ins>
      <w:ins w:id="1752" w:author="David Conklin" w:date="2021-02-21T19:36:00Z">
        <w:r w:rsidR="00D008FE">
          <w:t>figure titled “Daily kCal Shade-a-lator CC v FC” show</w:t>
        </w:r>
      </w:ins>
      <w:ins w:id="1753" w:author="David Conklin" w:date="2021-02-21T19:37:00Z">
        <w:r w:rsidR="00D008FE">
          <w:t>s the same comparison using data from the cc75_kcal.csv and fc75_</w:t>
        </w:r>
      </w:ins>
      <w:ins w:id="1754" w:author="David Conklin" w:date="2021-02-21T19:38:00Z">
        <w:r w:rsidR="00D008FE">
          <w:t>kcal.csv Shade-a-lator files.  In this case, the reduction in thermal load is smaller, only 4%</w:t>
        </w:r>
      </w:ins>
      <w:ins w:id="1755" w:author="David Conklin" w:date="2021-02-21T19:39:00Z">
        <w:r w:rsidR="00D008FE">
          <w:t>.</w:t>
        </w:r>
      </w:ins>
    </w:p>
    <w:p w14:paraId="62092203" w14:textId="136ABCF6" w:rsidR="002E5F7F" w:rsidRDefault="002E5F7F" w:rsidP="0000015C">
      <w:pPr>
        <w:rPr>
          <w:ins w:id="1756" w:author="David Conklin" w:date="2021-02-21T19:19:00Z"/>
        </w:rPr>
      </w:pPr>
    </w:p>
    <w:p w14:paraId="3DCD85CB" w14:textId="2BC21B09" w:rsidR="002F4C66" w:rsidRDefault="007A5279" w:rsidP="0000015C">
      <w:pPr>
        <w:rPr>
          <w:ins w:id="1757" w:author="David Conklin" w:date="2021-02-21T18:42:00Z"/>
        </w:rPr>
      </w:pPr>
      <w:ins w:id="1758"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1759" w:author="David Conklin" w:date="2021-02-21T18:42:00Z"/>
        </w:rPr>
      </w:pPr>
    </w:p>
    <w:p w14:paraId="2BB0BB9D" w14:textId="6F85318B" w:rsidR="007A5279" w:rsidRDefault="007A5279" w:rsidP="0000015C">
      <w:pPr>
        <w:rPr>
          <w:ins w:id="1760" w:author="David Conklin" w:date="2021-02-21T18:42:00Z"/>
        </w:rPr>
      </w:pPr>
      <w:ins w:id="1761"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1762" w:author="David Conklin" w:date="2021-02-21T18:42:00Z"/>
        </w:rPr>
      </w:pPr>
    </w:p>
    <w:p w14:paraId="4CB724CF" w14:textId="6BC10E52" w:rsidR="007A5279" w:rsidRDefault="007A5279" w:rsidP="0000015C">
      <w:pPr>
        <w:rPr>
          <w:ins w:id="1763" w:author="David Conklin" w:date="2021-02-21T18:46:00Z"/>
        </w:rPr>
      </w:pPr>
      <w:ins w:id="1764"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1765" w:author="David Conklin" w:date="2021-02-21T18:46:00Z"/>
        </w:rPr>
      </w:pPr>
    </w:p>
    <w:p w14:paraId="08D40AE3" w14:textId="77777777" w:rsidR="007A5279" w:rsidRDefault="007A5279" w:rsidP="0000015C">
      <w:pPr>
        <w:rPr>
          <w:ins w:id="1766"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B4BDAE4" w:rsidR="005C537E" w:rsidRDefault="005C537E" w:rsidP="005C537E">
      <w:pPr>
        <w:pStyle w:val="Caption"/>
      </w:pPr>
      <w:bookmarkStart w:id="1767" w:name="_Ref48286765"/>
      <w:bookmarkStart w:id="1768" w:name="_Toc53219841"/>
      <w:r>
        <w:t xml:space="preserve">Figure </w:t>
      </w:r>
      <w:fldSimple w:instr=" SEQ Figure \* ARABIC ">
        <w:r w:rsidR="00151332">
          <w:rPr>
            <w:noProof/>
          </w:rPr>
          <w:t>9</w:t>
        </w:r>
      </w:fldSimple>
      <w:bookmarkEnd w:id="1767"/>
      <w:r>
        <w:t>. Clackamas basin in CW3M screen capture</w:t>
      </w:r>
      <w:bookmarkEnd w:id="176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769" w:name="_Toc67064753"/>
      <w:r>
        <w:t>The Clackamas Basin</w:t>
      </w:r>
      <w:bookmarkEnd w:id="1769"/>
    </w:p>
    <w:p w14:paraId="4A96B042" w14:textId="77777777" w:rsidR="005C537E" w:rsidRPr="000E6A65" w:rsidRDefault="005C537E" w:rsidP="005C537E"/>
    <w:p w14:paraId="11F4A966" w14:textId="20B06720"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151332">
        <w:t xml:space="preserve">Figure </w:t>
      </w:r>
      <w:r w:rsidR="0015133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770" w:name="_Toc67064754"/>
      <w:r>
        <w:t>Directory structure and file names</w:t>
      </w:r>
      <w:bookmarkEnd w:id="177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771" w:name="_Toc67064755"/>
      <w:r>
        <w:lastRenderedPageBreak/>
        <w:t xml:space="preserve">Release </w:t>
      </w:r>
      <w:r w:rsidR="00E735F4">
        <w:t>Log</w:t>
      </w:r>
      <w:bookmarkEnd w:id="177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1772"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1773" w:author="David Conklin" w:date="2021-01-30T16:23:00Z"/>
          <w:rFonts w:cs="Times New Roman"/>
          <w:szCs w:val="24"/>
        </w:rPr>
      </w:pPr>
    </w:p>
    <w:p w14:paraId="609664BE" w14:textId="4286E524" w:rsidR="002E2334" w:rsidRDefault="002E2334" w:rsidP="008B6340">
      <w:pPr>
        <w:pStyle w:val="Body"/>
        <w:rPr>
          <w:ins w:id="1774" w:author="David Conklin" w:date="2021-01-30T16:24:00Z"/>
          <w:rFonts w:cs="Times New Roman"/>
          <w:szCs w:val="24"/>
        </w:rPr>
      </w:pPr>
      <w:ins w:id="1775" w:author="David Conklin" w:date="2021-01-30T16:23:00Z">
        <w:r>
          <w:rPr>
            <w:rFonts w:cs="Times New Roman"/>
            <w:szCs w:val="24"/>
          </w:rPr>
          <w:t>0.4.6</w:t>
        </w:r>
      </w:ins>
      <w:ins w:id="1776" w:author="David Conklin" w:date="2021-01-30T16:24:00Z">
        <w:r>
          <w:rPr>
            <w:rFonts w:cs="Times New Roman"/>
            <w:szCs w:val="24"/>
          </w:rPr>
          <w:t xml:space="preserve"> was cancelled.</w:t>
        </w:r>
      </w:ins>
    </w:p>
    <w:p w14:paraId="4C116F78" w14:textId="53EE1CD1" w:rsidR="002E2334" w:rsidRDefault="002E2334" w:rsidP="008B6340">
      <w:pPr>
        <w:pStyle w:val="Body"/>
        <w:rPr>
          <w:ins w:id="1777" w:author="David Conklin" w:date="2021-01-30T16:24:00Z"/>
          <w:rFonts w:cs="Times New Roman"/>
          <w:szCs w:val="24"/>
        </w:rPr>
      </w:pPr>
    </w:p>
    <w:p w14:paraId="70D4700A" w14:textId="2BBBCBEE" w:rsidR="002E2334" w:rsidRDefault="002E2334" w:rsidP="008B6340">
      <w:pPr>
        <w:pStyle w:val="Body"/>
        <w:rPr>
          <w:ins w:id="1778" w:author="David Conklin" w:date="2021-02-19T09:13:00Z"/>
          <w:rFonts w:cs="Times New Roman"/>
          <w:szCs w:val="24"/>
        </w:rPr>
      </w:pPr>
      <w:ins w:id="1779" w:author="David Conklin" w:date="2021-01-30T16:24:00Z">
        <w:r>
          <w:rPr>
            <w:rFonts w:cs="Times New Roman"/>
            <w:szCs w:val="24"/>
          </w:rPr>
          <w:t>CW3M_Installer_McKenzie-0.4.7.exe fromCW3M ver. 267 1/</w:t>
        </w:r>
      </w:ins>
      <w:ins w:id="1780" w:author="David Conklin" w:date="2021-01-30T16:25:00Z">
        <w:r>
          <w:rPr>
            <w:rFonts w:cs="Times New Roman"/>
            <w:szCs w:val="24"/>
          </w:rPr>
          <w:t xml:space="preserve">30/21.  This release was made to facilitate PEST </w:t>
        </w:r>
      </w:ins>
      <w:ins w:id="1781" w:author="David Conklin" w:date="2021-01-30T16:26:00Z">
        <w:r>
          <w:rPr>
            <w:rFonts w:cs="Times New Roman"/>
            <w:szCs w:val="24"/>
          </w:rPr>
          <w:t>calibration work for Lookout Creek</w:t>
        </w:r>
        <w:r w:rsidR="0080365E">
          <w:rPr>
            <w:rFonts w:cs="Times New Roman"/>
            <w:szCs w:val="24"/>
          </w:rPr>
          <w:t>, South Fork above Cougar, and the Mohawk b</w:t>
        </w:r>
      </w:ins>
      <w:ins w:id="1782" w:author="David Conklin" w:date="2021-01-30T16:27:00Z">
        <w:r w:rsidR="0080365E">
          <w:rPr>
            <w:rFonts w:cs="Times New Roman"/>
            <w:szCs w:val="24"/>
          </w:rPr>
          <w:t>asin.</w:t>
        </w:r>
      </w:ins>
      <w:ins w:id="1783" w:author="David Conklin" w:date="2021-01-30T16:28:00Z">
        <w:r w:rsidR="0080365E">
          <w:rPr>
            <w:rFonts w:cs="Times New Roman"/>
            <w:szCs w:val="24"/>
          </w:rPr>
          <w:t xml:space="preserve">  This release also inc</w:t>
        </w:r>
      </w:ins>
      <w:ins w:id="1784" w:author="David Conklin" w:date="2021-01-30T16:29:00Z">
        <w:r w:rsidR="0080365E">
          <w:rPr>
            <w:rFonts w:cs="Times New Roman"/>
            <w:szCs w:val="24"/>
          </w:rPr>
          <w:t xml:space="preserve">orporates the </w:t>
        </w:r>
      </w:ins>
      <w:ins w:id="1785" w:author="David Conklin" w:date="2021-01-30T16:32:00Z">
        <w:r w:rsidR="0080365E">
          <w:rPr>
            <w:rFonts w:cs="Times New Roman"/>
            <w:szCs w:val="24"/>
          </w:rPr>
          <w:t xml:space="preserve">addition of a “studyAreaName” field to the ENVX file, and the </w:t>
        </w:r>
      </w:ins>
      <w:ins w:id="1786" w:author="David Conklin" w:date="2021-01-30T16:29:00Z">
        <w:r w:rsidR="0080365E">
          <w:rPr>
            <w:rFonts w:cs="Times New Roman"/>
            <w:szCs w:val="24"/>
          </w:rPr>
          <w:t xml:space="preserve">separation of FLOW report specs from the Flow XML file into a </w:t>
        </w:r>
      </w:ins>
      <w:ins w:id="1787" w:author="David Conklin" w:date="2021-01-30T16:33:00Z">
        <w:r w:rsidR="0080365E">
          <w:rPr>
            <w:rFonts w:cs="Times New Roman"/>
            <w:szCs w:val="24"/>
          </w:rPr>
          <w:t>another</w:t>
        </w:r>
      </w:ins>
      <w:ins w:id="1788" w:author="David Conklin" w:date="2021-01-30T16:29:00Z">
        <w:r w:rsidR="0080365E">
          <w:rPr>
            <w:rFonts w:cs="Times New Roman"/>
            <w:szCs w:val="24"/>
          </w:rPr>
          <w:t xml:space="preserve"> file</w:t>
        </w:r>
      </w:ins>
      <w:ins w:id="1789" w:author="David Conklin" w:date="2021-01-30T16:30:00Z">
        <w:r w:rsidR="0080365E">
          <w:rPr>
            <w:rFonts w:cs="Times New Roman"/>
            <w:szCs w:val="24"/>
          </w:rPr>
          <w:t>.</w:t>
        </w:r>
      </w:ins>
    </w:p>
    <w:p w14:paraId="5E8B3942" w14:textId="1E2083FA" w:rsidR="00811477" w:rsidRDefault="00811477" w:rsidP="008B6340">
      <w:pPr>
        <w:pStyle w:val="Body"/>
        <w:rPr>
          <w:ins w:id="1790" w:author="David Conklin" w:date="2021-02-19T09:13:00Z"/>
          <w:rFonts w:cs="Times New Roman"/>
          <w:szCs w:val="24"/>
        </w:rPr>
      </w:pPr>
    </w:p>
    <w:p w14:paraId="746CA643" w14:textId="77777777" w:rsidR="001B1970" w:rsidRPr="008B6340" w:rsidRDefault="001B1970" w:rsidP="001B1970">
      <w:pPr>
        <w:pStyle w:val="Body"/>
        <w:rPr>
          <w:ins w:id="1791" w:author="David Conklin" w:date="2021-03-04T06:02:00Z"/>
          <w:rFonts w:cs="Times New Roman"/>
          <w:szCs w:val="24"/>
        </w:rPr>
      </w:pPr>
      <w:ins w:id="1792" w:author="David Conklin" w:date="2021-03-04T06:02:00Z">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ins>
    </w:p>
    <w:p w14:paraId="07334943" w14:textId="77777777" w:rsidR="001B1970" w:rsidRDefault="001B1970" w:rsidP="001B1970">
      <w:pPr>
        <w:pStyle w:val="Body"/>
        <w:rPr>
          <w:ins w:id="1793" w:author="David Conklin" w:date="2021-03-04T06:02:00Z"/>
        </w:rPr>
      </w:pPr>
    </w:p>
    <w:p w14:paraId="558E38A0" w14:textId="7DBD7376" w:rsidR="001B1970" w:rsidRDefault="001B1970" w:rsidP="001B1970">
      <w:pPr>
        <w:pStyle w:val="Body"/>
        <w:rPr>
          <w:ins w:id="1794" w:author="David Conklin" w:date="2021-03-04T06:02:00Z"/>
          <w:rFonts w:cs="Times New Roman"/>
          <w:szCs w:val="24"/>
        </w:rPr>
      </w:pPr>
      <w:ins w:id="1795" w:author="David Conklin" w:date="2021-03-04T06:02:00Z">
        <w:r>
          <w:rPr>
            <w:rFonts w:cs="Times New Roman"/>
            <w:szCs w:val="24"/>
          </w:rPr>
          <w:t xml:space="preserve">CW3M_Installer_McKenzie-0.4.9.exe fromCW3M ver. </w:t>
        </w:r>
      </w:ins>
      <w:ins w:id="1796" w:author="David Conklin" w:date="2021-03-04T06:07:00Z">
        <w:r w:rsidR="00BE5AC5">
          <w:rPr>
            <w:rFonts w:cs="Times New Roman"/>
            <w:szCs w:val="24"/>
          </w:rPr>
          <w:t xml:space="preserve">302 </w:t>
        </w:r>
      </w:ins>
      <w:ins w:id="1797" w:author="David Conklin" w:date="2021-03-04T06:08:00Z">
        <w:r w:rsidR="00BE5AC5">
          <w:rPr>
            <w:rFonts w:cs="Times New Roman"/>
            <w:szCs w:val="24"/>
          </w:rPr>
          <w:t>2/22</w:t>
        </w:r>
      </w:ins>
      <w:ins w:id="1798" w:author="David Conklin" w:date="2021-03-04T06:02:00Z">
        <w:r>
          <w:rPr>
            <w:rFonts w:cs="Times New Roman"/>
            <w:szCs w:val="24"/>
          </w:rPr>
          <w:t xml:space="preserve">/21.  </w:t>
        </w:r>
      </w:ins>
      <w:ins w:id="1799" w:author="David Conklin" w:date="2021-03-04T06:09:00Z">
        <w:r w:rsidR="00BE5AC5">
          <w:rPr>
            <w:rFonts w:cs="Times New Roman"/>
            <w:szCs w:val="24"/>
          </w:rPr>
          <w:t>Convert a non-essential but inconvenient warning message into a log message.</w:t>
        </w:r>
      </w:ins>
    </w:p>
    <w:p w14:paraId="64376C12" w14:textId="77777777" w:rsidR="001B1970" w:rsidRDefault="001B1970" w:rsidP="001B1970">
      <w:pPr>
        <w:pStyle w:val="Body"/>
        <w:rPr>
          <w:ins w:id="1800" w:author="David Conklin" w:date="2021-03-04T06:02:00Z"/>
          <w:rFonts w:cs="Times New Roman"/>
          <w:szCs w:val="24"/>
        </w:rPr>
      </w:pPr>
    </w:p>
    <w:p w14:paraId="7C9049A5" w14:textId="40D2BA03" w:rsidR="001B1970" w:rsidRPr="008B6340" w:rsidRDefault="001B1970" w:rsidP="001B1970">
      <w:pPr>
        <w:pStyle w:val="Body"/>
        <w:rPr>
          <w:ins w:id="1801" w:author="David Conklin" w:date="2021-03-04T06:02:00Z"/>
          <w:rFonts w:cs="Times New Roman"/>
          <w:szCs w:val="24"/>
        </w:rPr>
      </w:pPr>
      <w:ins w:id="1802" w:author="David Conklin" w:date="2021-03-04T06:02:00Z">
        <w:r>
          <w:rPr>
            <w:rFonts w:cs="Times New Roman"/>
            <w:szCs w:val="24"/>
          </w:rPr>
          <w:t xml:space="preserve">CW3M_Installer_McKenzie-0.4.10.exe fromCW3M ver. </w:t>
        </w:r>
      </w:ins>
      <w:ins w:id="1803" w:author="David Conklin" w:date="2021-03-04T06:03:00Z">
        <w:r>
          <w:rPr>
            <w:rFonts w:cs="Times New Roman"/>
            <w:szCs w:val="24"/>
          </w:rPr>
          <w:t>305</w:t>
        </w:r>
      </w:ins>
      <w:ins w:id="1804" w:author="David Conklin" w:date="2021-03-04T06:02:00Z">
        <w:r>
          <w:rPr>
            <w:rFonts w:cs="Times New Roman"/>
            <w:szCs w:val="24"/>
          </w:rPr>
          <w:t xml:space="preserve"> </w:t>
        </w:r>
      </w:ins>
      <w:ins w:id="1805" w:author="David Conklin" w:date="2021-03-04T06:03:00Z">
        <w:r>
          <w:rPr>
            <w:rFonts w:cs="Times New Roman"/>
            <w:szCs w:val="24"/>
          </w:rPr>
          <w:t>3/4</w:t>
        </w:r>
      </w:ins>
      <w:ins w:id="1806" w:author="David Conklin" w:date="2021-03-04T06:02:00Z">
        <w:r>
          <w:rPr>
            <w:rFonts w:cs="Times New Roman"/>
            <w:szCs w:val="24"/>
          </w:rPr>
          <w:t xml:space="preserve">/21.  </w:t>
        </w:r>
      </w:ins>
      <w:ins w:id="1807" w:author="David Conklin" w:date="2021-03-04T06:03:00Z">
        <w:r>
          <w:rPr>
            <w:rFonts w:cs="Times New Roman"/>
            <w:szCs w:val="24"/>
          </w:rPr>
          <w:t>For David Rupp running Marys River, fix da</w:t>
        </w:r>
      </w:ins>
      <w:ins w:id="1808" w:author="David Conklin" w:date="2021-03-04T06:04:00Z">
        <w:r>
          <w:rPr>
            <w:rFonts w:cs="Times New Roman"/>
            <w:szCs w:val="24"/>
          </w:rPr>
          <w:t>ta errors in the specification for climate scenario 9 MIROC5 20</w:t>
        </w:r>
        <w:r w:rsidRPr="001B1970">
          <w:rPr>
            <w:rFonts w:cs="Times New Roman"/>
            <w:szCs w:val="24"/>
            <w:vertAlign w:val="superscript"/>
            <w:rPrChange w:id="1809" w:author="David Conklin" w:date="2021-03-04T06:04:00Z">
              <w:rPr>
                <w:rFonts w:cs="Times New Roman"/>
                <w:szCs w:val="24"/>
              </w:rPr>
            </w:rPrChange>
          </w:rPr>
          <w:t>th</w:t>
        </w:r>
        <w:r>
          <w:rPr>
            <w:rFonts w:cs="Times New Roman"/>
            <w:szCs w:val="24"/>
          </w:rPr>
          <w:t xml:space="preserve"> century.</w:t>
        </w:r>
      </w:ins>
      <w:ins w:id="1810" w:author="David Conklin" w:date="2021-03-04T06:06:00Z">
        <w:r w:rsidR="00BE5AC5">
          <w:rPr>
            <w:rFonts w:cs="Times New Roman"/>
            <w:szCs w:val="24"/>
          </w:rPr>
          <w:t xml:space="preserve"> For David Holman, turn on Land Use Transitions in </w:t>
        </w:r>
      </w:ins>
      <w:ins w:id="1811" w:author="David Conklin" w:date="2021-03-04T06:07:00Z">
        <w:r w:rsidR="00BE5AC5">
          <w:rPr>
            <w:rFonts w:cs="Times New Roman"/>
            <w:szCs w:val="24"/>
          </w:rPr>
          <w:t>PEST_Smith47.</w:t>
        </w:r>
      </w:ins>
    </w:p>
    <w:p w14:paraId="46664A02" w14:textId="77777777" w:rsidR="001B1970" w:rsidRDefault="001B1970" w:rsidP="001B1970">
      <w:pPr>
        <w:pStyle w:val="Body"/>
        <w:rPr>
          <w:ins w:id="1812" w:author="David Conklin" w:date="2021-03-04T06:02:00Z"/>
        </w:rPr>
      </w:pPr>
    </w:p>
    <w:p w14:paraId="0FDBC138" w14:textId="77777777" w:rsidR="001B1970" w:rsidRPr="008B6340" w:rsidRDefault="001B1970" w:rsidP="001B1970">
      <w:pPr>
        <w:pStyle w:val="Body"/>
        <w:rPr>
          <w:ins w:id="1813" w:author="David Conklin" w:date="2021-03-04T06:02:00Z"/>
          <w:rFonts w:cs="Times New Roman"/>
          <w:szCs w:val="24"/>
        </w:rPr>
      </w:pPr>
    </w:p>
    <w:p w14:paraId="4C1F2F2F" w14:textId="77777777" w:rsidR="001B1970" w:rsidRDefault="001B1970" w:rsidP="001B1970">
      <w:pPr>
        <w:pStyle w:val="Body"/>
        <w:rPr>
          <w:ins w:id="1814" w:author="David Conklin" w:date="2021-03-04T06:02:00Z"/>
        </w:rPr>
      </w:pPr>
    </w:p>
    <w:p w14:paraId="6073CFFB" w14:textId="52661CA2" w:rsidR="00811477" w:rsidRPr="008B6340" w:rsidDel="001B1970" w:rsidRDefault="00811477" w:rsidP="008B6340">
      <w:pPr>
        <w:pStyle w:val="Body"/>
        <w:rPr>
          <w:del w:id="1815" w:author="David Conklin" w:date="2021-03-04T06:02:00Z"/>
          <w:rFonts w:cs="Times New Roman"/>
          <w:szCs w:val="24"/>
        </w:rPr>
      </w:pPr>
    </w:p>
    <w:p w14:paraId="5A89EB77" w14:textId="326554A2" w:rsidR="002D591A" w:rsidDel="001B1970" w:rsidRDefault="002D591A" w:rsidP="002D591A">
      <w:pPr>
        <w:pStyle w:val="Body"/>
        <w:rPr>
          <w:del w:id="1816" w:author="David Conklin" w:date="2021-03-04T06:02:00Z"/>
        </w:rPr>
      </w:pPr>
    </w:p>
    <w:p w14:paraId="7840B9A7" w14:textId="77777777" w:rsidR="005F3D22" w:rsidRDefault="005F3D22" w:rsidP="005F3D22">
      <w:pPr>
        <w:pStyle w:val="Heading1"/>
      </w:pPr>
      <w:bookmarkStart w:id="1817" w:name="_Toc67064756"/>
      <w:r>
        <w:t>References</w:t>
      </w:r>
      <w:bookmarkEnd w:id="181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818" w:name="_Toc67064757"/>
      <w:r>
        <w:rPr>
          <w:rFonts w:eastAsiaTheme="minorHAnsi"/>
        </w:rPr>
        <w:t>Acronyms</w:t>
      </w:r>
      <w:r w:rsidR="009D540F">
        <w:rPr>
          <w:rFonts w:eastAsiaTheme="minorHAnsi"/>
        </w:rPr>
        <w:t xml:space="preserve"> and Abbreviations</w:t>
      </w:r>
      <w:bookmarkEnd w:id="1818"/>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lastRenderedPageBreak/>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Del="00BE5AC5" w:rsidRDefault="00787B73" w:rsidP="00D14E53">
      <w:pPr>
        <w:spacing w:after="120"/>
        <w:rPr>
          <w:del w:id="1819" w:author="David Conklin" w:date="2021-03-04T06:11:00Z"/>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3D3F9" w14:textId="77777777" w:rsidR="00A530E5" w:rsidRDefault="00A530E5" w:rsidP="00064E77">
      <w:r>
        <w:separator/>
      </w:r>
    </w:p>
  </w:endnote>
  <w:endnote w:type="continuationSeparator" w:id="0">
    <w:p w14:paraId="2E47F199" w14:textId="77777777" w:rsidR="00A530E5" w:rsidRDefault="00A530E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581794" w:rsidRDefault="005817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581794" w:rsidRDefault="00581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4B132" w14:textId="77777777" w:rsidR="00A530E5" w:rsidRDefault="00A530E5" w:rsidP="00064E77">
      <w:r>
        <w:separator/>
      </w:r>
    </w:p>
  </w:footnote>
  <w:footnote w:type="continuationSeparator" w:id="0">
    <w:p w14:paraId="5F5E95FC" w14:textId="77777777" w:rsidR="00A530E5" w:rsidRDefault="00A530E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3"/>
  </w:num>
  <w:num w:numId="6">
    <w:abstractNumId w:val="8"/>
  </w:num>
  <w:num w:numId="7">
    <w:abstractNumId w:val="6"/>
  </w:num>
  <w:num w:numId="8">
    <w:abstractNumId w:val="7"/>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5476E"/>
    <w:rsid w:val="00554CA6"/>
    <w:rsid w:val="0056152A"/>
    <w:rsid w:val="0056594C"/>
    <w:rsid w:val="005677BF"/>
    <w:rsid w:val="00570B57"/>
    <w:rsid w:val="005729DB"/>
    <w:rsid w:val="00572FA4"/>
    <w:rsid w:val="005744BD"/>
    <w:rsid w:val="00581794"/>
    <w:rsid w:val="00581BEB"/>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1710"/>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112381</TotalTime>
  <Pages>69</Pages>
  <Words>26951</Words>
  <Characters>153622</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487</cp:revision>
  <cp:lastPrinted>2021-03-19T23:46:00Z</cp:lastPrinted>
  <dcterms:created xsi:type="dcterms:W3CDTF">2018-11-09T13:56:00Z</dcterms:created>
  <dcterms:modified xsi:type="dcterms:W3CDTF">2021-03-19T23:54:00Z</dcterms:modified>
</cp:coreProperties>
</file>