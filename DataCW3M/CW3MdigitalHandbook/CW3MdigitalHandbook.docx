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B29B20A" w:rsidR="00064E77" w:rsidRPr="00064E77" w:rsidRDefault="0000027B" w:rsidP="00484223">
      <w:pPr>
        <w:pStyle w:val="Subtitle"/>
        <w:tabs>
          <w:tab w:val="left" w:pos="7950"/>
          <w:tab w:val="right" w:pos="9360"/>
        </w:tabs>
      </w:pPr>
      <w:r>
        <w:t>5/1</w:t>
      </w:r>
      <w:ins w:id="0" w:author="David Conklin" w:date="2021-05-12T06:40:00Z">
        <w:r w:rsidR="005323B5">
          <w:t>2</w:t>
        </w:r>
      </w:ins>
      <w:del w:id="1" w:author="David Conklin" w:date="2021-05-11T06:53:00Z">
        <w:r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77FB4C59" w:rsidR="006231D1" w:rsidRDefault="00801BD3">
      <w:pPr>
        <w:ind w:left="288" w:hanging="288"/>
        <w:rPr>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3327E607" w14:textId="77777777" w:rsidR="006636CC" w:rsidRPr="00A8214A" w:rsidRDefault="006636CC" w:rsidP="006231D1">
      <w:pPr>
        <w:ind w:left="288" w:hanging="288"/>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5CF4C53" w14:textId="13120D52" w:rsidR="00EF6419" w:rsidRDefault="006636CC">
          <w:pPr>
            <w:pStyle w:val="TOC1"/>
            <w:tabs>
              <w:tab w:val="right" w:leader="dot" w:pos="9350"/>
            </w:tabs>
            <w:rPr>
              <w:ins w:id="2" w:author="David Conklin" w:date="2021-05-12T11:03:00Z"/>
              <w:rFonts w:eastAsiaTheme="minorEastAsia"/>
              <w:noProof/>
            </w:rPr>
          </w:pPr>
          <w:r>
            <w:fldChar w:fldCharType="begin"/>
          </w:r>
          <w:r>
            <w:instrText xml:space="preserve"> TOC \o "1-3" \h \z \u </w:instrText>
          </w:r>
          <w:r>
            <w:fldChar w:fldCharType="separate"/>
          </w:r>
          <w:ins w:id="3" w:author="David Conklin" w:date="2021-05-12T11:03:00Z">
            <w:r w:rsidR="00EF6419" w:rsidRPr="002D2685">
              <w:rPr>
                <w:rStyle w:val="Hyperlink"/>
                <w:noProof/>
              </w:rPr>
              <w:fldChar w:fldCharType="begin"/>
            </w:r>
            <w:r w:rsidR="00EF6419" w:rsidRPr="002D2685">
              <w:rPr>
                <w:rStyle w:val="Hyperlink"/>
                <w:noProof/>
              </w:rPr>
              <w:instrText xml:space="preserve"> </w:instrText>
            </w:r>
            <w:r w:rsidR="00EF6419">
              <w:rPr>
                <w:noProof/>
              </w:rPr>
              <w:instrText>HYPERLINK \l "_Toc71709851"</w:instrText>
            </w:r>
            <w:r w:rsidR="00EF6419" w:rsidRPr="002D2685">
              <w:rPr>
                <w:rStyle w:val="Hyperlink"/>
                <w:noProof/>
              </w:rPr>
              <w:instrText xml:space="preserve"> </w:instrText>
            </w:r>
            <w:r w:rsidR="00EF6419" w:rsidRPr="002D2685">
              <w:rPr>
                <w:rStyle w:val="Hyperlink"/>
                <w:noProof/>
              </w:rPr>
            </w:r>
            <w:r w:rsidR="00EF6419" w:rsidRPr="002D2685">
              <w:rPr>
                <w:rStyle w:val="Hyperlink"/>
                <w:noProof/>
              </w:rPr>
              <w:fldChar w:fldCharType="separate"/>
            </w:r>
            <w:r w:rsidR="00EF6419" w:rsidRPr="002D2685">
              <w:rPr>
                <w:rStyle w:val="Hyperlink"/>
                <w:noProof/>
              </w:rPr>
              <w:t>What is a digital handbook?</w:t>
            </w:r>
            <w:r w:rsidR="00EF6419">
              <w:rPr>
                <w:noProof/>
                <w:webHidden/>
              </w:rPr>
              <w:tab/>
            </w:r>
            <w:r w:rsidR="00EF6419">
              <w:rPr>
                <w:noProof/>
                <w:webHidden/>
              </w:rPr>
              <w:fldChar w:fldCharType="begin"/>
            </w:r>
            <w:r w:rsidR="00EF6419">
              <w:rPr>
                <w:noProof/>
                <w:webHidden/>
              </w:rPr>
              <w:instrText xml:space="preserve"> PAGEREF _Toc71709851 \h </w:instrText>
            </w:r>
            <w:r w:rsidR="00EF6419">
              <w:rPr>
                <w:noProof/>
                <w:webHidden/>
              </w:rPr>
            </w:r>
          </w:ins>
          <w:r w:rsidR="00EF6419">
            <w:rPr>
              <w:noProof/>
              <w:webHidden/>
            </w:rPr>
            <w:fldChar w:fldCharType="separate"/>
          </w:r>
          <w:ins w:id="4" w:author="David Conklin" w:date="2021-05-12T11:03:00Z">
            <w:r w:rsidR="00EF6419">
              <w:rPr>
                <w:noProof/>
                <w:webHidden/>
              </w:rPr>
              <w:t>7</w:t>
            </w:r>
            <w:r w:rsidR="00EF6419">
              <w:rPr>
                <w:noProof/>
                <w:webHidden/>
              </w:rPr>
              <w:fldChar w:fldCharType="end"/>
            </w:r>
            <w:r w:rsidR="00EF6419" w:rsidRPr="002D2685">
              <w:rPr>
                <w:rStyle w:val="Hyperlink"/>
                <w:noProof/>
              </w:rPr>
              <w:fldChar w:fldCharType="end"/>
            </w:r>
          </w:ins>
        </w:p>
        <w:p w14:paraId="6CAFDA73" w14:textId="75FCA553" w:rsidR="00EF6419" w:rsidRDefault="00EF6419">
          <w:pPr>
            <w:pStyle w:val="TOC1"/>
            <w:tabs>
              <w:tab w:val="right" w:leader="dot" w:pos="9350"/>
            </w:tabs>
            <w:rPr>
              <w:ins w:id="5" w:author="David Conklin" w:date="2021-05-12T11:03:00Z"/>
              <w:rFonts w:eastAsiaTheme="minorEastAsia"/>
              <w:noProof/>
            </w:rPr>
          </w:pPr>
          <w:ins w:id="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"_Toc71709852"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CW3M concept</w:t>
            </w:r>
            <w:r>
              <w:rPr>
                <w:noProof/>
                <w:webHidden/>
              </w:rPr>
              <w:tab/>
            </w:r>
            <w:r>
              <w:rPr>
                <w:noProof/>
                <w:webHidden/>
              </w:rPr>
              <w:fldChar w:fldCharType="begin"/>
            </w:r>
            <w:r>
              <w:rPr>
                <w:noProof/>
                <w:webHidden/>
              </w:rPr>
              <w:instrText xml:space="preserve"> PAGEREF _Toc71709852 \h </w:instrText>
            </w:r>
            <w:r>
              <w:rPr>
                <w:noProof/>
                <w:webHidden/>
              </w:rPr>
            </w:r>
          </w:ins>
          <w:r>
            <w:rPr>
              <w:noProof/>
              <w:webHidden/>
            </w:rPr>
            <w:fldChar w:fldCharType="separate"/>
          </w:r>
          <w:ins w:id="7" w:author="David Conklin" w:date="2021-05-12T11:03:00Z">
            <w:r>
              <w:rPr>
                <w:noProof/>
                <w:webHidden/>
              </w:rPr>
              <w:t>7</w:t>
            </w:r>
            <w:r>
              <w:rPr>
                <w:noProof/>
                <w:webHidden/>
              </w:rPr>
              <w:fldChar w:fldCharType="end"/>
            </w:r>
            <w:r w:rsidRPr="002D2685">
              <w:rPr>
                <w:rStyle w:val="Hyperlink"/>
                <w:noProof/>
              </w:rPr>
              <w:fldChar w:fldCharType="end"/>
            </w:r>
          </w:ins>
        </w:p>
        <w:p w14:paraId="315C66DD" w14:textId="2CA8A809" w:rsidR="00EF6419" w:rsidRDefault="00EF6419">
          <w:pPr>
            <w:pStyle w:val="TOC2"/>
            <w:tabs>
              <w:tab w:val="right" w:leader="dot" w:pos="9350"/>
            </w:tabs>
            <w:rPr>
              <w:ins w:id="8" w:author="David Conklin" w:date="2021-05-12T11:03:00Z"/>
              <w:rFonts w:eastAsiaTheme="minorEastAsia"/>
              <w:noProof/>
            </w:rPr>
          </w:pPr>
          <w:ins w:id="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"_Toc71709853"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A different kind of community model</w:t>
            </w:r>
            <w:r>
              <w:rPr>
                <w:noProof/>
                <w:webHidden/>
              </w:rPr>
              <w:tab/>
            </w:r>
            <w:r>
              <w:rPr>
                <w:noProof/>
                <w:webHidden/>
              </w:rPr>
              <w:fldChar w:fldCharType="begin"/>
            </w:r>
            <w:r>
              <w:rPr>
                <w:noProof/>
                <w:webHidden/>
              </w:rPr>
              <w:instrText xml:space="preserve"> PAGEREF _Toc71709853 \h </w:instrText>
            </w:r>
            <w:r>
              <w:rPr>
                <w:noProof/>
                <w:webHidden/>
              </w:rPr>
            </w:r>
          </w:ins>
          <w:r>
            <w:rPr>
              <w:noProof/>
              <w:webHidden/>
            </w:rPr>
            <w:fldChar w:fldCharType="separate"/>
          </w:r>
          <w:ins w:id="10" w:author="David Conklin" w:date="2021-05-12T11:03:00Z">
            <w:r>
              <w:rPr>
                <w:noProof/>
                <w:webHidden/>
              </w:rPr>
              <w:t>7</w:t>
            </w:r>
            <w:r>
              <w:rPr>
                <w:noProof/>
                <w:webHidden/>
              </w:rPr>
              <w:fldChar w:fldCharType="end"/>
            </w:r>
            <w:r w:rsidRPr="002D2685">
              <w:rPr>
                <w:rStyle w:val="Hyperlink"/>
                <w:noProof/>
              </w:rPr>
              <w:fldChar w:fldCharType="end"/>
            </w:r>
          </w:ins>
        </w:p>
        <w:p w14:paraId="40E2F424" w14:textId="2C299759" w:rsidR="00EF6419" w:rsidRDefault="00EF6419">
          <w:pPr>
            <w:pStyle w:val="TOC2"/>
            <w:tabs>
              <w:tab w:val="right" w:leader="dot" w:pos="9350"/>
            </w:tabs>
            <w:rPr>
              <w:ins w:id="11" w:author="David Conklin" w:date="2021-05-12T11:03:00Z"/>
              <w:rFonts w:eastAsiaTheme="minorEastAsia"/>
              <w:noProof/>
            </w:rPr>
          </w:pPr>
          <w:ins w:id="1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"_Toc71709854"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What CW3M is for</w:t>
            </w:r>
            <w:r>
              <w:rPr>
                <w:noProof/>
                <w:webHidden/>
              </w:rPr>
              <w:tab/>
            </w:r>
            <w:r>
              <w:rPr>
                <w:noProof/>
                <w:webHidden/>
              </w:rPr>
              <w:fldChar w:fldCharType="begin"/>
            </w:r>
            <w:r>
              <w:rPr>
                <w:noProof/>
                <w:webHidden/>
              </w:rPr>
              <w:instrText xml:space="preserve"> PAGEREF _Toc71709854 \h </w:instrText>
            </w:r>
            <w:r>
              <w:rPr>
                <w:noProof/>
                <w:webHidden/>
              </w:rPr>
            </w:r>
          </w:ins>
          <w:r>
            <w:rPr>
              <w:noProof/>
              <w:webHidden/>
            </w:rPr>
            <w:fldChar w:fldCharType="separate"/>
          </w:r>
          <w:ins w:id="13" w:author="David Conklin" w:date="2021-05-12T11:03:00Z">
            <w:r>
              <w:rPr>
                <w:noProof/>
                <w:webHidden/>
              </w:rPr>
              <w:t>7</w:t>
            </w:r>
            <w:r>
              <w:rPr>
                <w:noProof/>
                <w:webHidden/>
              </w:rPr>
              <w:fldChar w:fldCharType="end"/>
            </w:r>
            <w:r w:rsidRPr="002D2685">
              <w:rPr>
                <w:rStyle w:val="Hyperlink"/>
                <w:noProof/>
              </w:rPr>
              <w:fldChar w:fldCharType="end"/>
            </w:r>
          </w:ins>
        </w:p>
        <w:p w14:paraId="5DBCEA55" w14:textId="037675F6" w:rsidR="00EF6419" w:rsidRDefault="00EF6419">
          <w:pPr>
            <w:pStyle w:val="TOC2"/>
            <w:tabs>
              <w:tab w:val="right" w:leader="dot" w:pos="9350"/>
            </w:tabs>
            <w:rPr>
              <w:ins w:id="14" w:author="David Conklin" w:date="2021-05-12T11:03:00Z"/>
              <w:rFonts w:eastAsiaTheme="minorEastAsia"/>
              <w:noProof/>
            </w:rPr>
          </w:pPr>
          <w:ins w:id="1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"_Toc71709855"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Management and maintenance</w:t>
            </w:r>
            <w:r>
              <w:rPr>
                <w:noProof/>
                <w:webHidden/>
              </w:rPr>
              <w:tab/>
            </w:r>
            <w:r>
              <w:rPr>
                <w:noProof/>
                <w:webHidden/>
              </w:rPr>
              <w:fldChar w:fldCharType="begin"/>
            </w:r>
            <w:r>
              <w:rPr>
                <w:noProof/>
                <w:webHidden/>
              </w:rPr>
              <w:instrText xml:space="preserve"> PAGEREF _Toc71709855 \h </w:instrText>
            </w:r>
            <w:r>
              <w:rPr>
                <w:noProof/>
                <w:webHidden/>
              </w:rPr>
            </w:r>
          </w:ins>
          <w:r>
            <w:rPr>
              <w:noProof/>
              <w:webHidden/>
            </w:rPr>
            <w:fldChar w:fldCharType="separate"/>
          </w:r>
          <w:ins w:id="16" w:author="David Conklin" w:date="2021-05-12T11:03:00Z">
            <w:r>
              <w:rPr>
                <w:noProof/>
                <w:webHidden/>
              </w:rPr>
              <w:t>8</w:t>
            </w:r>
            <w:r>
              <w:rPr>
                <w:noProof/>
                <w:webHidden/>
              </w:rPr>
              <w:fldChar w:fldCharType="end"/>
            </w:r>
            <w:r w:rsidRPr="002D2685">
              <w:rPr>
                <w:rStyle w:val="Hyperlink"/>
                <w:noProof/>
              </w:rPr>
              <w:fldChar w:fldCharType="end"/>
            </w:r>
          </w:ins>
        </w:p>
        <w:p w14:paraId="3376B63E" w14:textId="2E11882C" w:rsidR="00EF6419" w:rsidRDefault="00EF6419">
          <w:pPr>
            <w:pStyle w:val="TOC1"/>
            <w:tabs>
              <w:tab w:val="right" w:leader="dot" w:pos="9350"/>
            </w:tabs>
            <w:rPr>
              <w:ins w:id="17" w:author="David Conklin" w:date="2021-05-12T11:03:00Z"/>
              <w:rFonts w:eastAsiaTheme="minorEastAsia"/>
              <w:noProof/>
            </w:rPr>
          </w:pPr>
          <w:ins w:id="18"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"_Toc71709856"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CW3M – A “first principles” model with tuning knobs</w:t>
            </w:r>
            <w:r>
              <w:rPr>
                <w:noProof/>
                <w:webHidden/>
              </w:rPr>
              <w:tab/>
            </w:r>
            <w:r>
              <w:rPr>
                <w:noProof/>
                <w:webHidden/>
              </w:rPr>
              <w:fldChar w:fldCharType="begin"/>
            </w:r>
            <w:r>
              <w:rPr>
                <w:noProof/>
                <w:webHidden/>
              </w:rPr>
              <w:instrText xml:space="preserve"> PAGEREF _Toc71709856 \h </w:instrText>
            </w:r>
            <w:r>
              <w:rPr>
                <w:noProof/>
                <w:webHidden/>
              </w:rPr>
            </w:r>
          </w:ins>
          <w:r>
            <w:rPr>
              <w:noProof/>
              <w:webHidden/>
            </w:rPr>
            <w:fldChar w:fldCharType="separate"/>
          </w:r>
          <w:ins w:id="19" w:author="David Conklin" w:date="2021-05-12T11:03:00Z">
            <w:r>
              <w:rPr>
                <w:noProof/>
                <w:webHidden/>
              </w:rPr>
              <w:t>8</w:t>
            </w:r>
            <w:r>
              <w:rPr>
                <w:noProof/>
                <w:webHidden/>
              </w:rPr>
              <w:fldChar w:fldCharType="end"/>
            </w:r>
            <w:r w:rsidRPr="002D2685">
              <w:rPr>
                <w:rStyle w:val="Hyperlink"/>
                <w:noProof/>
              </w:rPr>
              <w:fldChar w:fldCharType="end"/>
            </w:r>
          </w:ins>
        </w:p>
        <w:p w14:paraId="6C3A298F" w14:textId="3FEAE3C7" w:rsidR="00EF6419" w:rsidRDefault="00EF6419">
          <w:pPr>
            <w:pStyle w:val="TOC1"/>
            <w:tabs>
              <w:tab w:val="right" w:leader="dot" w:pos="9350"/>
            </w:tabs>
            <w:rPr>
              <w:ins w:id="20" w:author="David Conklin" w:date="2021-05-12T11:03:00Z"/>
              <w:rFonts w:eastAsiaTheme="minorEastAsia"/>
              <w:noProof/>
            </w:rPr>
          </w:pPr>
          <w:ins w:id="2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"_Toc71709857"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tuning knobs</w:t>
            </w:r>
            <w:r>
              <w:rPr>
                <w:noProof/>
                <w:webHidden/>
              </w:rPr>
              <w:tab/>
            </w:r>
            <w:r>
              <w:rPr>
                <w:noProof/>
                <w:webHidden/>
              </w:rPr>
              <w:fldChar w:fldCharType="begin"/>
            </w:r>
            <w:r>
              <w:rPr>
                <w:noProof/>
                <w:webHidden/>
              </w:rPr>
              <w:instrText xml:space="preserve"> PAGEREF _Toc71709857 \h </w:instrText>
            </w:r>
            <w:r>
              <w:rPr>
                <w:noProof/>
                <w:webHidden/>
              </w:rPr>
            </w:r>
          </w:ins>
          <w:r>
            <w:rPr>
              <w:noProof/>
              <w:webHidden/>
            </w:rPr>
            <w:fldChar w:fldCharType="separate"/>
          </w:r>
          <w:ins w:id="22" w:author="David Conklin" w:date="2021-05-12T11:03:00Z">
            <w:r>
              <w:rPr>
                <w:noProof/>
                <w:webHidden/>
              </w:rPr>
              <w:t>9</w:t>
            </w:r>
            <w:r>
              <w:rPr>
                <w:noProof/>
                <w:webHidden/>
              </w:rPr>
              <w:fldChar w:fldCharType="end"/>
            </w:r>
            <w:r w:rsidRPr="002D2685">
              <w:rPr>
                <w:rStyle w:val="Hyperlink"/>
                <w:noProof/>
              </w:rPr>
              <w:fldChar w:fldCharType="end"/>
            </w:r>
          </w:ins>
        </w:p>
        <w:p w14:paraId="0E594644" w14:textId="5E8B5289" w:rsidR="00EF6419" w:rsidRDefault="00EF6419">
          <w:pPr>
            <w:pStyle w:val="TOC2"/>
            <w:tabs>
              <w:tab w:val="right" w:leader="dot" w:pos="9350"/>
            </w:tabs>
            <w:rPr>
              <w:ins w:id="23" w:author="David Conklin" w:date="2021-05-12T11:03:00Z"/>
              <w:rFonts w:eastAsiaTheme="minorEastAsia"/>
              <w:noProof/>
            </w:rPr>
          </w:pPr>
          <w:ins w:id="2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"_Toc71709858"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ET_MULT – forest evapotranspiration</w:t>
            </w:r>
            <w:r>
              <w:rPr>
                <w:noProof/>
                <w:webHidden/>
              </w:rPr>
              <w:tab/>
            </w:r>
            <w:r>
              <w:rPr>
                <w:noProof/>
                <w:webHidden/>
              </w:rPr>
              <w:fldChar w:fldCharType="begin"/>
            </w:r>
            <w:r>
              <w:rPr>
                <w:noProof/>
                <w:webHidden/>
              </w:rPr>
              <w:instrText xml:space="preserve"> PAGEREF _Toc71709858 \h </w:instrText>
            </w:r>
            <w:r>
              <w:rPr>
                <w:noProof/>
                <w:webHidden/>
              </w:rPr>
            </w:r>
          </w:ins>
          <w:r>
            <w:rPr>
              <w:noProof/>
              <w:webHidden/>
            </w:rPr>
            <w:fldChar w:fldCharType="separate"/>
          </w:r>
          <w:ins w:id="25" w:author="David Conklin" w:date="2021-05-12T11:03:00Z">
            <w:r>
              <w:rPr>
                <w:noProof/>
                <w:webHidden/>
              </w:rPr>
              <w:t>9</w:t>
            </w:r>
            <w:r>
              <w:rPr>
                <w:noProof/>
                <w:webHidden/>
              </w:rPr>
              <w:fldChar w:fldCharType="end"/>
            </w:r>
            <w:r w:rsidRPr="002D2685">
              <w:rPr>
                <w:rStyle w:val="Hyperlink"/>
                <w:noProof/>
              </w:rPr>
              <w:fldChar w:fldCharType="end"/>
            </w:r>
          </w:ins>
        </w:p>
        <w:p w14:paraId="11E96729" w14:textId="03C43428" w:rsidR="00EF6419" w:rsidRDefault="00EF6419">
          <w:pPr>
            <w:pStyle w:val="TOC2"/>
            <w:tabs>
              <w:tab w:val="right" w:leader="dot" w:pos="9350"/>
            </w:tabs>
            <w:rPr>
              <w:ins w:id="26" w:author="David Conklin" w:date="2021-05-12T11:03:00Z"/>
              <w:rFonts w:eastAsiaTheme="minorEastAsia"/>
              <w:noProof/>
            </w:rPr>
          </w:pPr>
          <w:ins w:id="2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"_Toc71709859"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SOLAR_RADIATION_MULTIPLIER – reservoir insolation</w:t>
            </w:r>
            <w:r>
              <w:rPr>
                <w:noProof/>
                <w:webHidden/>
              </w:rPr>
              <w:tab/>
            </w:r>
            <w:r>
              <w:rPr>
                <w:noProof/>
                <w:webHidden/>
              </w:rPr>
              <w:fldChar w:fldCharType="begin"/>
            </w:r>
            <w:r>
              <w:rPr>
                <w:noProof/>
                <w:webHidden/>
              </w:rPr>
              <w:instrText xml:space="preserve"> PAGEREF _Toc71709859 \h </w:instrText>
            </w:r>
            <w:r>
              <w:rPr>
                <w:noProof/>
                <w:webHidden/>
              </w:rPr>
            </w:r>
          </w:ins>
          <w:r>
            <w:rPr>
              <w:noProof/>
              <w:webHidden/>
            </w:rPr>
            <w:fldChar w:fldCharType="separate"/>
          </w:r>
          <w:ins w:id="28" w:author="David Conklin" w:date="2021-05-12T11:03:00Z">
            <w:r>
              <w:rPr>
                <w:noProof/>
                <w:webHidden/>
              </w:rPr>
              <w:t>9</w:t>
            </w:r>
            <w:r>
              <w:rPr>
                <w:noProof/>
                <w:webHidden/>
              </w:rPr>
              <w:fldChar w:fldCharType="end"/>
            </w:r>
            <w:r w:rsidRPr="002D2685">
              <w:rPr>
                <w:rStyle w:val="Hyperlink"/>
                <w:noProof/>
              </w:rPr>
              <w:fldChar w:fldCharType="end"/>
            </w:r>
          </w:ins>
        </w:p>
        <w:p w14:paraId="42275C2C" w14:textId="5D409BD0" w:rsidR="00EF6419" w:rsidRDefault="00EF6419">
          <w:pPr>
            <w:pStyle w:val="TOC2"/>
            <w:tabs>
              <w:tab w:val="right" w:leader="dot" w:pos="9350"/>
            </w:tabs>
            <w:rPr>
              <w:ins w:id="29" w:author="David Conklin" w:date="2021-05-12T11:03:00Z"/>
              <w:rFonts w:eastAsiaTheme="minorEastAsia"/>
              <w:noProof/>
            </w:rPr>
          </w:pPr>
          <w:ins w:id="3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FLOW_CMS – Discharge from High Cascade springs</w:t>
            </w:r>
            <w:r>
              <w:rPr>
                <w:noProof/>
                <w:webHidden/>
              </w:rPr>
              <w:tab/>
            </w:r>
            <w:r>
              <w:rPr>
                <w:noProof/>
                <w:webHidden/>
              </w:rPr>
              <w:fldChar w:fldCharType="begin"/>
            </w:r>
            <w:r>
              <w:rPr>
                <w:noProof/>
                <w:webHidden/>
              </w:rPr>
              <w:instrText xml:space="preserve"> PAGEREF _Toc71709860 \h </w:instrText>
            </w:r>
            <w:r>
              <w:rPr>
                <w:noProof/>
                <w:webHidden/>
              </w:rPr>
            </w:r>
          </w:ins>
          <w:r>
            <w:rPr>
              <w:noProof/>
              <w:webHidden/>
            </w:rPr>
            <w:fldChar w:fldCharType="separate"/>
          </w:r>
          <w:ins w:id="31" w:author="David Conklin" w:date="2021-05-12T11:03:00Z">
            <w:r>
              <w:rPr>
                <w:noProof/>
                <w:webHidden/>
              </w:rPr>
              <w:t>9</w:t>
            </w:r>
            <w:r>
              <w:rPr>
                <w:noProof/>
                <w:webHidden/>
              </w:rPr>
              <w:fldChar w:fldCharType="end"/>
            </w:r>
            <w:r w:rsidRPr="002D2685">
              <w:rPr>
                <w:rStyle w:val="Hyperlink"/>
                <w:noProof/>
              </w:rPr>
              <w:fldChar w:fldCharType="end"/>
            </w:r>
          </w:ins>
        </w:p>
        <w:p w14:paraId="7B07DA60" w14:textId="498CC5AF" w:rsidR="00EF6419" w:rsidRDefault="00EF6419">
          <w:pPr>
            <w:pStyle w:val="TOC1"/>
            <w:tabs>
              <w:tab w:val="right" w:leader="dot" w:pos="9350"/>
            </w:tabs>
            <w:rPr>
              <w:ins w:id="32" w:author="David Conklin" w:date="2021-05-12T11:03:00Z"/>
              <w:rFonts w:eastAsiaTheme="minorEastAsia"/>
              <w:noProof/>
            </w:rPr>
          </w:pPr>
          <w:ins w:id="33"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Envision framework and the GIS Layers</w:t>
            </w:r>
            <w:r>
              <w:rPr>
                <w:noProof/>
                <w:webHidden/>
              </w:rPr>
              <w:tab/>
            </w:r>
            <w:r>
              <w:rPr>
                <w:noProof/>
                <w:webHidden/>
              </w:rPr>
              <w:fldChar w:fldCharType="begin"/>
            </w:r>
            <w:r>
              <w:rPr>
                <w:noProof/>
                <w:webHidden/>
              </w:rPr>
              <w:instrText xml:space="preserve"> PAGEREF _Toc71709861 \h </w:instrText>
            </w:r>
            <w:r>
              <w:rPr>
                <w:noProof/>
                <w:webHidden/>
              </w:rPr>
            </w:r>
          </w:ins>
          <w:r>
            <w:rPr>
              <w:noProof/>
              <w:webHidden/>
            </w:rPr>
            <w:fldChar w:fldCharType="separate"/>
          </w:r>
          <w:ins w:id="34" w:author="David Conklin" w:date="2021-05-12T11:03:00Z">
            <w:r>
              <w:rPr>
                <w:noProof/>
                <w:webHidden/>
              </w:rPr>
              <w:t>9</w:t>
            </w:r>
            <w:r>
              <w:rPr>
                <w:noProof/>
                <w:webHidden/>
              </w:rPr>
              <w:fldChar w:fldCharType="end"/>
            </w:r>
            <w:r w:rsidRPr="002D2685">
              <w:rPr>
                <w:rStyle w:val="Hyperlink"/>
                <w:noProof/>
              </w:rPr>
              <w:fldChar w:fldCharType="end"/>
            </w:r>
          </w:ins>
        </w:p>
        <w:p w14:paraId="77517F45" w14:textId="5FABE737" w:rsidR="00EF6419" w:rsidRDefault="00EF6419">
          <w:pPr>
            <w:pStyle w:val="TOC2"/>
            <w:tabs>
              <w:tab w:val="right" w:leader="dot" w:pos="9350"/>
            </w:tabs>
            <w:rPr>
              <w:ins w:id="35" w:author="David Conklin" w:date="2021-05-12T11:03:00Z"/>
              <w:rFonts w:eastAsiaTheme="minorEastAsia"/>
              <w:noProof/>
            </w:rPr>
          </w:pPr>
          <w:ins w:id="3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Reach Layer</w:t>
            </w:r>
            <w:r>
              <w:rPr>
                <w:noProof/>
                <w:webHidden/>
              </w:rPr>
              <w:tab/>
            </w:r>
            <w:r>
              <w:rPr>
                <w:noProof/>
                <w:webHidden/>
              </w:rPr>
              <w:fldChar w:fldCharType="begin"/>
            </w:r>
            <w:r>
              <w:rPr>
                <w:noProof/>
                <w:webHidden/>
              </w:rPr>
              <w:instrText xml:space="preserve"> PAGEREF _Toc71709862 \h </w:instrText>
            </w:r>
            <w:r>
              <w:rPr>
                <w:noProof/>
                <w:webHidden/>
              </w:rPr>
            </w:r>
          </w:ins>
          <w:r>
            <w:rPr>
              <w:noProof/>
              <w:webHidden/>
            </w:rPr>
            <w:fldChar w:fldCharType="separate"/>
          </w:r>
          <w:ins w:id="37" w:author="David Conklin" w:date="2021-05-12T11:03:00Z">
            <w:r>
              <w:rPr>
                <w:noProof/>
                <w:webHidden/>
              </w:rPr>
              <w:t>10</w:t>
            </w:r>
            <w:r>
              <w:rPr>
                <w:noProof/>
                <w:webHidden/>
              </w:rPr>
              <w:fldChar w:fldCharType="end"/>
            </w:r>
            <w:r w:rsidRPr="002D2685">
              <w:rPr>
                <w:rStyle w:val="Hyperlink"/>
                <w:noProof/>
              </w:rPr>
              <w:fldChar w:fldCharType="end"/>
            </w:r>
          </w:ins>
        </w:p>
        <w:p w14:paraId="0C8C7793" w14:textId="7CBCEEC9" w:rsidR="00EF6419" w:rsidRDefault="00EF6419">
          <w:pPr>
            <w:pStyle w:val="TOC2"/>
            <w:tabs>
              <w:tab w:val="right" w:leader="dot" w:pos="9350"/>
            </w:tabs>
            <w:rPr>
              <w:ins w:id="38" w:author="David Conklin" w:date="2021-05-12T11:03:00Z"/>
              <w:rFonts w:eastAsiaTheme="minorEastAsia"/>
              <w:noProof/>
            </w:rPr>
          </w:pPr>
          <w:ins w:id="3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Time steps, autonomous processes, and global methods</w:t>
            </w:r>
            <w:r>
              <w:rPr>
                <w:noProof/>
                <w:webHidden/>
              </w:rPr>
              <w:tab/>
            </w:r>
            <w:r>
              <w:rPr>
                <w:noProof/>
                <w:webHidden/>
              </w:rPr>
              <w:fldChar w:fldCharType="begin"/>
            </w:r>
            <w:r>
              <w:rPr>
                <w:noProof/>
                <w:webHidden/>
              </w:rPr>
              <w:instrText xml:space="preserve"> PAGEREF _Toc71709863 \h </w:instrText>
            </w:r>
            <w:r>
              <w:rPr>
                <w:noProof/>
                <w:webHidden/>
              </w:rPr>
            </w:r>
          </w:ins>
          <w:r>
            <w:rPr>
              <w:noProof/>
              <w:webHidden/>
            </w:rPr>
            <w:fldChar w:fldCharType="separate"/>
          </w:r>
          <w:ins w:id="40" w:author="David Conklin" w:date="2021-05-12T11:03:00Z">
            <w:r>
              <w:rPr>
                <w:noProof/>
                <w:webHidden/>
              </w:rPr>
              <w:t>10</w:t>
            </w:r>
            <w:r>
              <w:rPr>
                <w:noProof/>
                <w:webHidden/>
              </w:rPr>
              <w:fldChar w:fldCharType="end"/>
            </w:r>
            <w:r w:rsidRPr="002D2685">
              <w:rPr>
                <w:rStyle w:val="Hyperlink"/>
                <w:noProof/>
              </w:rPr>
              <w:fldChar w:fldCharType="end"/>
            </w:r>
          </w:ins>
        </w:p>
        <w:p w14:paraId="03D3FF79" w14:textId="06BA5C6B" w:rsidR="00EF6419" w:rsidRDefault="00EF6419">
          <w:pPr>
            <w:pStyle w:val="TOC2"/>
            <w:tabs>
              <w:tab w:val="right" w:leader="dot" w:pos="9350"/>
            </w:tabs>
            <w:rPr>
              <w:ins w:id="41" w:author="David Conklin" w:date="2021-05-12T11:03:00Z"/>
              <w:rFonts w:eastAsiaTheme="minorEastAsia"/>
              <w:noProof/>
            </w:rPr>
          </w:pPr>
          <w:ins w:id="4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Some global method details</w:t>
            </w:r>
            <w:r>
              <w:rPr>
                <w:noProof/>
                <w:webHidden/>
              </w:rPr>
              <w:tab/>
            </w:r>
            <w:r>
              <w:rPr>
                <w:noProof/>
                <w:webHidden/>
              </w:rPr>
              <w:fldChar w:fldCharType="begin"/>
            </w:r>
            <w:r>
              <w:rPr>
                <w:noProof/>
                <w:webHidden/>
              </w:rPr>
              <w:instrText xml:space="preserve"> PAGEREF _Toc71709864 \h </w:instrText>
            </w:r>
            <w:r>
              <w:rPr>
                <w:noProof/>
                <w:webHidden/>
              </w:rPr>
            </w:r>
          </w:ins>
          <w:r>
            <w:rPr>
              <w:noProof/>
              <w:webHidden/>
            </w:rPr>
            <w:fldChar w:fldCharType="separate"/>
          </w:r>
          <w:ins w:id="43" w:author="David Conklin" w:date="2021-05-12T11:03:00Z">
            <w:r>
              <w:rPr>
                <w:noProof/>
                <w:webHidden/>
              </w:rPr>
              <w:t>11</w:t>
            </w:r>
            <w:r>
              <w:rPr>
                <w:noProof/>
                <w:webHidden/>
              </w:rPr>
              <w:fldChar w:fldCharType="end"/>
            </w:r>
            <w:r w:rsidRPr="002D2685">
              <w:rPr>
                <w:rStyle w:val="Hyperlink"/>
                <w:noProof/>
              </w:rPr>
              <w:fldChar w:fldCharType="end"/>
            </w:r>
          </w:ins>
        </w:p>
        <w:p w14:paraId="76FC79DA" w14:textId="560332C1" w:rsidR="00EF6419" w:rsidRDefault="00EF6419">
          <w:pPr>
            <w:pStyle w:val="TOC1"/>
            <w:tabs>
              <w:tab w:val="right" w:leader="dot" w:pos="9350"/>
            </w:tabs>
            <w:rPr>
              <w:ins w:id="44" w:author="David Conklin" w:date="2021-05-12T11:03:00Z"/>
              <w:rFonts w:eastAsiaTheme="minorEastAsia"/>
              <w:noProof/>
            </w:rPr>
          </w:pPr>
          <w:ins w:id="4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Study areas</w:t>
            </w:r>
            <w:r>
              <w:rPr>
                <w:noProof/>
                <w:webHidden/>
              </w:rPr>
              <w:tab/>
            </w:r>
            <w:r>
              <w:rPr>
                <w:noProof/>
                <w:webHidden/>
              </w:rPr>
              <w:fldChar w:fldCharType="begin"/>
            </w:r>
            <w:r>
              <w:rPr>
                <w:noProof/>
                <w:webHidden/>
              </w:rPr>
              <w:instrText xml:space="preserve"> PAGEREF _Toc71709865 \h </w:instrText>
            </w:r>
            <w:r>
              <w:rPr>
                <w:noProof/>
                <w:webHidden/>
              </w:rPr>
            </w:r>
          </w:ins>
          <w:r>
            <w:rPr>
              <w:noProof/>
              <w:webHidden/>
            </w:rPr>
            <w:fldChar w:fldCharType="separate"/>
          </w:r>
          <w:ins w:id="46" w:author="David Conklin" w:date="2021-05-12T11:03:00Z">
            <w:r>
              <w:rPr>
                <w:noProof/>
                <w:webHidden/>
              </w:rPr>
              <w:t>11</w:t>
            </w:r>
            <w:r>
              <w:rPr>
                <w:noProof/>
                <w:webHidden/>
              </w:rPr>
              <w:fldChar w:fldCharType="end"/>
            </w:r>
            <w:r w:rsidRPr="002D2685">
              <w:rPr>
                <w:rStyle w:val="Hyperlink"/>
                <w:noProof/>
              </w:rPr>
              <w:fldChar w:fldCharType="end"/>
            </w:r>
          </w:ins>
        </w:p>
        <w:p w14:paraId="4EDBA98A" w14:textId="20AEEEBE" w:rsidR="00EF6419" w:rsidRDefault="00EF6419">
          <w:pPr>
            <w:pStyle w:val="TOC2"/>
            <w:tabs>
              <w:tab w:val="right" w:leader="dot" w:pos="9350"/>
            </w:tabs>
            <w:rPr>
              <w:ins w:id="47" w:author="David Conklin" w:date="2021-05-12T11:03:00Z"/>
              <w:rFonts w:eastAsiaTheme="minorEastAsia"/>
              <w:noProof/>
            </w:rPr>
          </w:pPr>
          <w:ins w:id="48"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DataCW3M directory structure</w:t>
            </w:r>
            <w:r>
              <w:rPr>
                <w:noProof/>
                <w:webHidden/>
              </w:rPr>
              <w:tab/>
            </w:r>
            <w:r>
              <w:rPr>
                <w:noProof/>
                <w:webHidden/>
              </w:rPr>
              <w:fldChar w:fldCharType="begin"/>
            </w:r>
            <w:r>
              <w:rPr>
                <w:noProof/>
                <w:webHidden/>
              </w:rPr>
              <w:instrText xml:space="preserve"> PAGEREF _Toc71709866 \h </w:instrText>
            </w:r>
            <w:r>
              <w:rPr>
                <w:noProof/>
                <w:webHidden/>
              </w:rPr>
            </w:r>
          </w:ins>
          <w:r>
            <w:rPr>
              <w:noProof/>
              <w:webHidden/>
            </w:rPr>
            <w:fldChar w:fldCharType="separate"/>
          </w:r>
          <w:ins w:id="49" w:author="David Conklin" w:date="2021-05-12T11:03:00Z">
            <w:r>
              <w:rPr>
                <w:noProof/>
                <w:webHidden/>
              </w:rPr>
              <w:t>12</w:t>
            </w:r>
            <w:r>
              <w:rPr>
                <w:noProof/>
                <w:webHidden/>
              </w:rPr>
              <w:fldChar w:fldCharType="end"/>
            </w:r>
            <w:r w:rsidRPr="002D2685">
              <w:rPr>
                <w:rStyle w:val="Hyperlink"/>
                <w:noProof/>
              </w:rPr>
              <w:fldChar w:fldCharType="end"/>
            </w:r>
          </w:ins>
        </w:p>
        <w:p w14:paraId="5C03EB06" w14:textId="3F736210" w:rsidR="00EF6419" w:rsidRDefault="00EF6419">
          <w:pPr>
            <w:pStyle w:val="TOC2"/>
            <w:tabs>
              <w:tab w:val="right" w:leader="dot" w:pos="9350"/>
            </w:tabs>
            <w:rPr>
              <w:ins w:id="50" w:author="David Conklin" w:date="2021-05-12T11:03:00Z"/>
              <w:rFonts w:eastAsiaTheme="minorEastAsia"/>
              <w:noProof/>
            </w:rPr>
          </w:pPr>
          <w:ins w:id="5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DataCW3M\ScenarioData directory structure</w:t>
            </w:r>
            <w:r>
              <w:rPr>
                <w:noProof/>
                <w:webHidden/>
              </w:rPr>
              <w:tab/>
            </w:r>
            <w:r>
              <w:rPr>
                <w:noProof/>
                <w:webHidden/>
              </w:rPr>
              <w:fldChar w:fldCharType="begin"/>
            </w:r>
            <w:r>
              <w:rPr>
                <w:noProof/>
                <w:webHidden/>
              </w:rPr>
              <w:instrText xml:space="preserve"> PAGEREF _Toc71709867 \h </w:instrText>
            </w:r>
            <w:r>
              <w:rPr>
                <w:noProof/>
                <w:webHidden/>
              </w:rPr>
            </w:r>
          </w:ins>
          <w:r>
            <w:rPr>
              <w:noProof/>
              <w:webHidden/>
            </w:rPr>
            <w:fldChar w:fldCharType="separate"/>
          </w:r>
          <w:ins w:id="52" w:author="David Conklin" w:date="2021-05-12T11:03:00Z">
            <w:r>
              <w:rPr>
                <w:noProof/>
                <w:webHidden/>
              </w:rPr>
              <w:t>13</w:t>
            </w:r>
            <w:r>
              <w:rPr>
                <w:noProof/>
                <w:webHidden/>
              </w:rPr>
              <w:fldChar w:fldCharType="end"/>
            </w:r>
            <w:r w:rsidRPr="002D2685">
              <w:rPr>
                <w:rStyle w:val="Hyperlink"/>
                <w:noProof/>
              </w:rPr>
              <w:fldChar w:fldCharType="end"/>
            </w:r>
          </w:ins>
        </w:p>
        <w:p w14:paraId="1D5C217E" w14:textId="3F68FC31" w:rsidR="00EF6419" w:rsidRDefault="00EF6419">
          <w:pPr>
            <w:pStyle w:val="TOC2"/>
            <w:tabs>
              <w:tab w:val="right" w:leader="dot" w:pos="9350"/>
            </w:tabs>
            <w:rPr>
              <w:ins w:id="53" w:author="David Conklin" w:date="2021-05-12T11:03:00Z"/>
              <w:rFonts w:eastAsiaTheme="minorEastAsia"/>
              <w:noProof/>
            </w:rPr>
          </w:pPr>
          <w:ins w:id="5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DataCW3M\ScenarioData\&lt;scenario&gt; folder contents</w:t>
            </w:r>
            <w:r>
              <w:rPr>
                <w:noProof/>
                <w:webHidden/>
              </w:rPr>
              <w:tab/>
            </w:r>
            <w:r>
              <w:rPr>
                <w:noProof/>
                <w:webHidden/>
              </w:rPr>
              <w:fldChar w:fldCharType="begin"/>
            </w:r>
            <w:r>
              <w:rPr>
                <w:noProof/>
                <w:webHidden/>
              </w:rPr>
              <w:instrText xml:space="preserve"> PAGEREF _Toc71709868 \h </w:instrText>
            </w:r>
            <w:r>
              <w:rPr>
                <w:noProof/>
                <w:webHidden/>
              </w:rPr>
            </w:r>
          </w:ins>
          <w:r>
            <w:rPr>
              <w:noProof/>
              <w:webHidden/>
            </w:rPr>
            <w:fldChar w:fldCharType="separate"/>
          </w:r>
          <w:ins w:id="55" w:author="David Conklin" w:date="2021-05-12T11:03:00Z">
            <w:r>
              <w:rPr>
                <w:noProof/>
                <w:webHidden/>
              </w:rPr>
              <w:t>13</w:t>
            </w:r>
            <w:r>
              <w:rPr>
                <w:noProof/>
                <w:webHidden/>
              </w:rPr>
              <w:fldChar w:fldCharType="end"/>
            </w:r>
            <w:r w:rsidRPr="002D2685">
              <w:rPr>
                <w:rStyle w:val="Hyperlink"/>
                <w:noProof/>
              </w:rPr>
              <w:fldChar w:fldCharType="end"/>
            </w:r>
          </w:ins>
        </w:p>
        <w:p w14:paraId="727DB038" w14:textId="31187395" w:rsidR="00EF6419" w:rsidRDefault="00EF6419">
          <w:pPr>
            <w:pStyle w:val="TOC2"/>
            <w:tabs>
              <w:tab w:val="right" w:leader="dot" w:pos="9350"/>
            </w:tabs>
            <w:rPr>
              <w:ins w:id="56" w:author="David Conklin" w:date="2021-05-12T11:03:00Z"/>
              <w:rFonts w:eastAsiaTheme="minorEastAsia"/>
              <w:noProof/>
            </w:rPr>
          </w:pPr>
          <w:ins w:id="5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"_Toc71709869"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DataCW3M\&lt;study area&gt; folder contents</w:t>
            </w:r>
            <w:r>
              <w:rPr>
                <w:noProof/>
                <w:webHidden/>
              </w:rPr>
              <w:tab/>
            </w:r>
            <w:r>
              <w:rPr>
                <w:noProof/>
                <w:webHidden/>
              </w:rPr>
              <w:fldChar w:fldCharType="begin"/>
            </w:r>
            <w:r>
              <w:rPr>
                <w:noProof/>
                <w:webHidden/>
              </w:rPr>
              <w:instrText xml:space="preserve"> PAGEREF _Toc71709869 \h </w:instrText>
            </w:r>
            <w:r>
              <w:rPr>
                <w:noProof/>
                <w:webHidden/>
              </w:rPr>
            </w:r>
          </w:ins>
          <w:r>
            <w:rPr>
              <w:noProof/>
              <w:webHidden/>
            </w:rPr>
            <w:fldChar w:fldCharType="separate"/>
          </w:r>
          <w:ins w:id="58" w:author="David Conklin" w:date="2021-05-12T11:03:00Z">
            <w:r>
              <w:rPr>
                <w:noProof/>
                <w:webHidden/>
              </w:rPr>
              <w:t>13</w:t>
            </w:r>
            <w:r>
              <w:rPr>
                <w:noProof/>
                <w:webHidden/>
              </w:rPr>
              <w:fldChar w:fldCharType="end"/>
            </w:r>
            <w:r w:rsidRPr="002D2685">
              <w:rPr>
                <w:rStyle w:val="Hyperlink"/>
                <w:noProof/>
              </w:rPr>
              <w:fldChar w:fldCharType="end"/>
            </w:r>
          </w:ins>
        </w:p>
        <w:p w14:paraId="5ADE3F31" w14:textId="17017DA0" w:rsidR="00EF6419" w:rsidRDefault="00EF6419">
          <w:pPr>
            <w:pStyle w:val="TOC1"/>
            <w:tabs>
              <w:tab w:val="right" w:leader="dot" w:pos="9350"/>
            </w:tabs>
            <w:rPr>
              <w:ins w:id="59" w:author="David Conklin" w:date="2021-05-12T11:03:00Z"/>
              <w:rFonts w:eastAsiaTheme="minorEastAsia"/>
              <w:noProof/>
            </w:rPr>
          </w:pPr>
          <w:ins w:id="6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Calendar conventions</w:t>
            </w:r>
            <w:r>
              <w:rPr>
                <w:noProof/>
                <w:webHidden/>
              </w:rPr>
              <w:tab/>
            </w:r>
            <w:r>
              <w:rPr>
                <w:noProof/>
                <w:webHidden/>
              </w:rPr>
              <w:fldChar w:fldCharType="begin"/>
            </w:r>
            <w:r>
              <w:rPr>
                <w:noProof/>
                <w:webHidden/>
              </w:rPr>
              <w:instrText xml:space="preserve"> PAGEREF _Toc71709870 \h </w:instrText>
            </w:r>
            <w:r>
              <w:rPr>
                <w:noProof/>
                <w:webHidden/>
              </w:rPr>
            </w:r>
          </w:ins>
          <w:r>
            <w:rPr>
              <w:noProof/>
              <w:webHidden/>
            </w:rPr>
            <w:fldChar w:fldCharType="separate"/>
          </w:r>
          <w:ins w:id="61" w:author="David Conklin" w:date="2021-05-12T11:03:00Z">
            <w:r>
              <w:rPr>
                <w:noProof/>
                <w:webHidden/>
              </w:rPr>
              <w:t>19</w:t>
            </w:r>
            <w:r>
              <w:rPr>
                <w:noProof/>
                <w:webHidden/>
              </w:rPr>
              <w:fldChar w:fldCharType="end"/>
            </w:r>
            <w:r w:rsidRPr="002D2685">
              <w:rPr>
                <w:rStyle w:val="Hyperlink"/>
                <w:noProof/>
              </w:rPr>
              <w:fldChar w:fldCharType="end"/>
            </w:r>
          </w:ins>
        </w:p>
        <w:p w14:paraId="1B2B158B" w14:textId="649094C4" w:rsidR="00EF6419" w:rsidRDefault="00EF6419">
          <w:pPr>
            <w:pStyle w:val="TOC2"/>
            <w:tabs>
              <w:tab w:val="right" w:leader="dot" w:pos="9350"/>
            </w:tabs>
            <w:rPr>
              <w:ins w:id="62" w:author="David Conklin" w:date="2021-05-12T11:03:00Z"/>
              <w:rFonts w:eastAsiaTheme="minorEastAsia"/>
              <w:noProof/>
            </w:rPr>
          </w:pPr>
          <w:ins w:id="63"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Water years</w:t>
            </w:r>
            <w:r>
              <w:rPr>
                <w:noProof/>
                <w:webHidden/>
              </w:rPr>
              <w:tab/>
            </w:r>
            <w:r>
              <w:rPr>
                <w:noProof/>
                <w:webHidden/>
              </w:rPr>
              <w:fldChar w:fldCharType="begin"/>
            </w:r>
            <w:r>
              <w:rPr>
                <w:noProof/>
                <w:webHidden/>
              </w:rPr>
              <w:instrText xml:space="preserve"> PAGEREF _Toc71709871 \h </w:instrText>
            </w:r>
            <w:r>
              <w:rPr>
                <w:noProof/>
                <w:webHidden/>
              </w:rPr>
            </w:r>
          </w:ins>
          <w:r>
            <w:rPr>
              <w:noProof/>
              <w:webHidden/>
            </w:rPr>
            <w:fldChar w:fldCharType="separate"/>
          </w:r>
          <w:ins w:id="64" w:author="David Conklin" w:date="2021-05-12T11:03:00Z">
            <w:r>
              <w:rPr>
                <w:noProof/>
                <w:webHidden/>
              </w:rPr>
              <w:t>19</w:t>
            </w:r>
            <w:r>
              <w:rPr>
                <w:noProof/>
                <w:webHidden/>
              </w:rPr>
              <w:fldChar w:fldCharType="end"/>
            </w:r>
            <w:r w:rsidRPr="002D2685">
              <w:rPr>
                <w:rStyle w:val="Hyperlink"/>
                <w:noProof/>
              </w:rPr>
              <w:fldChar w:fldCharType="end"/>
            </w:r>
          </w:ins>
        </w:p>
        <w:p w14:paraId="5EE627B2" w14:textId="0164B51F" w:rsidR="00EF6419" w:rsidRDefault="00EF6419">
          <w:pPr>
            <w:pStyle w:val="TOC1"/>
            <w:tabs>
              <w:tab w:val="right" w:leader="dot" w:pos="9350"/>
            </w:tabs>
            <w:rPr>
              <w:ins w:id="65" w:author="David Conklin" w:date="2021-05-12T11:03:00Z"/>
              <w:rFonts w:eastAsiaTheme="minorEastAsia"/>
              <w:noProof/>
            </w:rPr>
          </w:pPr>
          <w:ins w:id="6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Climate data</w:t>
            </w:r>
            <w:r>
              <w:rPr>
                <w:noProof/>
                <w:webHidden/>
              </w:rPr>
              <w:tab/>
            </w:r>
            <w:r>
              <w:rPr>
                <w:noProof/>
                <w:webHidden/>
              </w:rPr>
              <w:fldChar w:fldCharType="begin"/>
            </w:r>
            <w:r>
              <w:rPr>
                <w:noProof/>
                <w:webHidden/>
              </w:rPr>
              <w:instrText xml:space="preserve"> PAGEREF _Toc71709872 \h </w:instrText>
            </w:r>
            <w:r>
              <w:rPr>
                <w:noProof/>
                <w:webHidden/>
              </w:rPr>
            </w:r>
          </w:ins>
          <w:r>
            <w:rPr>
              <w:noProof/>
              <w:webHidden/>
            </w:rPr>
            <w:fldChar w:fldCharType="separate"/>
          </w:r>
          <w:ins w:id="67" w:author="David Conklin" w:date="2021-05-12T11:03:00Z">
            <w:r>
              <w:rPr>
                <w:noProof/>
                <w:webHidden/>
              </w:rPr>
              <w:t>19</w:t>
            </w:r>
            <w:r>
              <w:rPr>
                <w:noProof/>
                <w:webHidden/>
              </w:rPr>
              <w:fldChar w:fldCharType="end"/>
            </w:r>
            <w:r w:rsidRPr="002D2685">
              <w:rPr>
                <w:rStyle w:val="Hyperlink"/>
                <w:noProof/>
              </w:rPr>
              <w:fldChar w:fldCharType="end"/>
            </w:r>
          </w:ins>
        </w:p>
        <w:p w14:paraId="3E8DCC54" w14:textId="2C2E8C2A" w:rsidR="00EF6419" w:rsidRDefault="00EF6419">
          <w:pPr>
            <w:pStyle w:val="TOC2"/>
            <w:tabs>
              <w:tab w:val="right" w:leader="dot" w:pos="9350"/>
            </w:tabs>
            <w:rPr>
              <w:ins w:id="68" w:author="David Conklin" w:date="2021-05-12T11:03:00Z"/>
              <w:rFonts w:eastAsiaTheme="minorEastAsia"/>
              <w:noProof/>
            </w:rPr>
          </w:pPr>
          <w:ins w:id="6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Numbered climate scenarios in the model</w:t>
            </w:r>
            <w:r>
              <w:rPr>
                <w:noProof/>
                <w:webHidden/>
              </w:rPr>
              <w:tab/>
            </w:r>
            <w:r>
              <w:rPr>
                <w:noProof/>
                <w:webHidden/>
              </w:rPr>
              <w:fldChar w:fldCharType="begin"/>
            </w:r>
            <w:r>
              <w:rPr>
                <w:noProof/>
                <w:webHidden/>
              </w:rPr>
              <w:instrText xml:space="preserve"> PAGEREF _Toc71709873 \h </w:instrText>
            </w:r>
            <w:r>
              <w:rPr>
                <w:noProof/>
                <w:webHidden/>
              </w:rPr>
            </w:r>
          </w:ins>
          <w:r>
            <w:rPr>
              <w:noProof/>
              <w:webHidden/>
            </w:rPr>
            <w:fldChar w:fldCharType="separate"/>
          </w:r>
          <w:ins w:id="70" w:author="David Conklin" w:date="2021-05-12T11:03:00Z">
            <w:r>
              <w:rPr>
                <w:noProof/>
                <w:webHidden/>
              </w:rPr>
              <w:t>19</w:t>
            </w:r>
            <w:r>
              <w:rPr>
                <w:noProof/>
                <w:webHidden/>
              </w:rPr>
              <w:fldChar w:fldCharType="end"/>
            </w:r>
            <w:r w:rsidRPr="002D2685">
              <w:rPr>
                <w:rStyle w:val="Hyperlink"/>
                <w:noProof/>
              </w:rPr>
              <w:fldChar w:fldCharType="end"/>
            </w:r>
          </w:ins>
        </w:p>
        <w:p w14:paraId="60E4853C" w14:textId="6A9F6B3E" w:rsidR="00EF6419" w:rsidRDefault="00EF6419">
          <w:pPr>
            <w:pStyle w:val="TOC2"/>
            <w:tabs>
              <w:tab w:val="right" w:leader="dot" w:pos="9350"/>
            </w:tabs>
            <w:rPr>
              <w:ins w:id="71" w:author="David Conklin" w:date="2021-05-12T11:03:00Z"/>
              <w:rFonts w:eastAsiaTheme="minorEastAsia"/>
              <w:noProof/>
            </w:rPr>
          </w:pPr>
          <w:ins w:id="7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Monthly and seasonal weather data</w:t>
            </w:r>
            <w:r>
              <w:rPr>
                <w:noProof/>
                <w:webHidden/>
              </w:rPr>
              <w:tab/>
            </w:r>
            <w:r>
              <w:rPr>
                <w:noProof/>
                <w:webHidden/>
              </w:rPr>
              <w:fldChar w:fldCharType="begin"/>
            </w:r>
            <w:r>
              <w:rPr>
                <w:noProof/>
                <w:webHidden/>
              </w:rPr>
              <w:instrText xml:space="preserve"> PAGEREF _Toc71709874 \h </w:instrText>
            </w:r>
            <w:r>
              <w:rPr>
                <w:noProof/>
                <w:webHidden/>
              </w:rPr>
            </w:r>
          </w:ins>
          <w:r>
            <w:rPr>
              <w:noProof/>
              <w:webHidden/>
            </w:rPr>
            <w:fldChar w:fldCharType="separate"/>
          </w:r>
          <w:ins w:id="73" w:author="David Conklin" w:date="2021-05-12T11:03:00Z">
            <w:r>
              <w:rPr>
                <w:noProof/>
                <w:webHidden/>
              </w:rPr>
              <w:t>20</w:t>
            </w:r>
            <w:r>
              <w:rPr>
                <w:noProof/>
                <w:webHidden/>
              </w:rPr>
              <w:fldChar w:fldCharType="end"/>
            </w:r>
            <w:r w:rsidRPr="002D2685">
              <w:rPr>
                <w:rStyle w:val="Hyperlink"/>
                <w:noProof/>
              </w:rPr>
              <w:fldChar w:fldCharType="end"/>
            </w:r>
          </w:ins>
        </w:p>
        <w:p w14:paraId="39D83D04" w14:textId="65FFD175" w:rsidR="00EF6419" w:rsidRDefault="00EF6419">
          <w:pPr>
            <w:pStyle w:val="TOC2"/>
            <w:tabs>
              <w:tab w:val="right" w:leader="dot" w:pos="9350"/>
            </w:tabs>
            <w:rPr>
              <w:ins w:id="74" w:author="David Conklin" w:date="2021-05-12T11:03:00Z"/>
              <w:rFonts w:eastAsiaTheme="minorEastAsia"/>
              <w:noProof/>
            </w:rPr>
          </w:pPr>
          <w:ins w:id="7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Climate data grids</w:t>
            </w:r>
            <w:r>
              <w:rPr>
                <w:noProof/>
                <w:webHidden/>
              </w:rPr>
              <w:tab/>
            </w:r>
            <w:r>
              <w:rPr>
                <w:noProof/>
                <w:webHidden/>
              </w:rPr>
              <w:fldChar w:fldCharType="begin"/>
            </w:r>
            <w:r>
              <w:rPr>
                <w:noProof/>
                <w:webHidden/>
              </w:rPr>
              <w:instrText xml:space="preserve"> PAGEREF _Toc71709875 \h </w:instrText>
            </w:r>
            <w:r>
              <w:rPr>
                <w:noProof/>
                <w:webHidden/>
              </w:rPr>
            </w:r>
          </w:ins>
          <w:r>
            <w:rPr>
              <w:noProof/>
              <w:webHidden/>
            </w:rPr>
            <w:fldChar w:fldCharType="separate"/>
          </w:r>
          <w:ins w:id="76" w:author="David Conklin" w:date="2021-05-12T11:03:00Z">
            <w:r>
              <w:rPr>
                <w:noProof/>
                <w:webHidden/>
              </w:rPr>
              <w:t>21</w:t>
            </w:r>
            <w:r>
              <w:rPr>
                <w:noProof/>
                <w:webHidden/>
              </w:rPr>
              <w:fldChar w:fldCharType="end"/>
            </w:r>
            <w:r w:rsidRPr="002D2685">
              <w:rPr>
                <w:rStyle w:val="Hyperlink"/>
                <w:noProof/>
              </w:rPr>
              <w:fldChar w:fldCharType="end"/>
            </w:r>
          </w:ins>
        </w:p>
        <w:p w14:paraId="37A9A3B6" w14:textId="4620C84E" w:rsidR="00EF6419" w:rsidRDefault="00EF6419">
          <w:pPr>
            <w:pStyle w:val="TOC3"/>
            <w:tabs>
              <w:tab w:val="right" w:leader="dot" w:pos="9350"/>
            </w:tabs>
            <w:rPr>
              <w:ins w:id="77" w:author="David Conklin" w:date="2021-05-12T11:03:00Z"/>
              <w:rFonts w:eastAsiaTheme="minorEastAsia"/>
              <w:noProof/>
            </w:rPr>
          </w:pPr>
          <w:ins w:id="78" w:author="David Conklin" w:date="2021-05-12T11:03:00Z">
            <w:r w:rsidRPr="002D2685">
              <w:rPr>
                <w:rStyle w:val="Hyperlink"/>
                <w:noProof/>
              </w:rPr>
              <w:lastRenderedPageBreak/>
              <w:fldChar w:fldCharType="begin"/>
            </w:r>
            <w:r w:rsidRPr="002D2685">
              <w:rPr>
                <w:rStyle w:val="Hyperlink"/>
                <w:noProof/>
              </w:rPr>
              <w:instrText xml:space="preserve"> </w:instrText>
            </w:r>
            <w:r>
              <w:rPr>
                <w:noProof/>
              </w:rPr>
              <w:instrText>HYPERLINK \l "_Toc71709876"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WW2100 climate grid</w:t>
            </w:r>
            <w:r>
              <w:rPr>
                <w:noProof/>
                <w:webHidden/>
              </w:rPr>
              <w:tab/>
            </w:r>
            <w:r>
              <w:rPr>
                <w:noProof/>
                <w:webHidden/>
              </w:rPr>
              <w:fldChar w:fldCharType="begin"/>
            </w:r>
            <w:r>
              <w:rPr>
                <w:noProof/>
                <w:webHidden/>
              </w:rPr>
              <w:instrText xml:space="preserve"> PAGEREF _Toc71709876 \h </w:instrText>
            </w:r>
            <w:r>
              <w:rPr>
                <w:noProof/>
                <w:webHidden/>
              </w:rPr>
            </w:r>
          </w:ins>
          <w:r>
            <w:rPr>
              <w:noProof/>
              <w:webHidden/>
            </w:rPr>
            <w:fldChar w:fldCharType="separate"/>
          </w:r>
          <w:ins w:id="79" w:author="David Conklin" w:date="2021-05-12T11:03:00Z">
            <w:r>
              <w:rPr>
                <w:noProof/>
                <w:webHidden/>
              </w:rPr>
              <w:t>21</w:t>
            </w:r>
            <w:r>
              <w:rPr>
                <w:noProof/>
                <w:webHidden/>
              </w:rPr>
              <w:fldChar w:fldCharType="end"/>
            </w:r>
            <w:r w:rsidRPr="002D2685">
              <w:rPr>
                <w:rStyle w:val="Hyperlink"/>
                <w:noProof/>
              </w:rPr>
              <w:fldChar w:fldCharType="end"/>
            </w:r>
          </w:ins>
        </w:p>
        <w:p w14:paraId="01FA4E1E" w14:textId="4F85D6D5" w:rsidR="00EF6419" w:rsidRDefault="00EF6419">
          <w:pPr>
            <w:pStyle w:val="TOC3"/>
            <w:tabs>
              <w:tab w:val="right" w:leader="dot" w:pos="9350"/>
            </w:tabs>
            <w:rPr>
              <w:ins w:id="80" w:author="David Conklin" w:date="2021-05-12T11:03:00Z"/>
              <w:rFonts w:eastAsiaTheme="minorEastAsia"/>
              <w:noProof/>
            </w:rPr>
          </w:pPr>
          <w:ins w:id="8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v2 climate grid</w:t>
            </w:r>
            <w:r>
              <w:rPr>
                <w:noProof/>
                <w:webHidden/>
              </w:rPr>
              <w:tab/>
            </w:r>
            <w:r>
              <w:rPr>
                <w:noProof/>
                <w:webHidden/>
              </w:rPr>
              <w:fldChar w:fldCharType="begin"/>
            </w:r>
            <w:r>
              <w:rPr>
                <w:noProof/>
                <w:webHidden/>
              </w:rPr>
              <w:instrText xml:space="preserve"> PAGEREF _Toc71709877 \h </w:instrText>
            </w:r>
            <w:r>
              <w:rPr>
                <w:noProof/>
                <w:webHidden/>
              </w:rPr>
            </w:r>
          </w:ins>
          <w:r>
            <w:rPr>
              <w:noProof/>
              <w:webHidden/>
            </w:rPr>
            <w:fldChar w:fldCharType="separate"/>
          </w:r>
          <w:ins w:id="82" w:author="David Conklin" w:date="2021-05-12T11:03:00Z">
            <w:r>
              <w:rPr>
                <w:noProof/>
                <w:webHidden/>
              </w:rPr>
              <w:t>22</w:t>
            </w:r>
            <w:r>
              <w:rPr>
                <w:noProof/>
                <w:webHidden/>
              </w:rPr>
              <w:fldChar w:fldCharType="end"/>
            </w:r>
            <w:r w:rsidRPr="002D2685">
              <w:rPr>
                <w:rStyle w:val="Hyperlink"/>
                <w:noProof/>
              </w:rPr>
              <w:fldChar w:fldCharType="end"/>
            </w:r>
          </w:ins>
        </w:p>
        <w:p w14:paraId="7A9395EF" w14:textId="1708F829" w:rsidR="00EF6419" w:rsidRDefault="00EF6419">
          <w:pPr>
            <w:pStyle w:val="TOC2"/>
            <w:tabs>
              <w:tab w:val="right" w:leader="dot" w:pos="9350"/>
            </w:tabs>
            <w:rPr>
              <w:ins w:id="83" w:author="David Conklin" w:date="2021-05-12T11:03:00Z"/>
              <w:rFonts w:eastAsiaTheme="minorEastAsia"/>
              <w:noProof/>
            </w:rPr>
          </w:pPr>
          <w:ins w:id="8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How climate data is looked up</w:t>
            </w:r>
            <w:r>
              <w:rPr>
                <w:noProof/>
                <w:webHidden/>
              </w:rPr>
              <w:tab/>
            </w:r>
            <w:r>
              <w:rPr>
                <w:noProof/>
                <w:webHidden/>
              </w:rPr>
              <w:fldChar w:fldCharType="begin"/>
            </w:r>
            <w:r>
              <w:rPr>
                <w:noProof/>
                <w:webHidden/>
              </w:rPr>
              <w:instrText xml:space="preserve"> PAGEREF _Toc71709878 \h </w:instrText>
            </w:r>
            <w:r>
              <w:rPr>
                <w:noProof/>
                <w:webHidden/>
              </w:rPr>
            </w:r>
          </w:ins>
          <w:r>
            <w:rPr>
              <w:noProof/>
              <w:webHidden/>
            </w:rPr>
            <w:fldChar w:fldCharType="separate"/>
          </w:r>
          <w:ins w:id="85" w:author="David Conklin" w:date="2021-05-12T11:03:00Z">
            <w:r>
              <w:rPr>
                <w:noProof/>
                <w:webHidden/>
              </w:rPr>
              <w:t>22</w:t>
            </w:r>
            <w:r>
              <w:rPr>
                <w:noProof/>
                <w:webHidden/>
              </w:rPr>
              <w:fldChar w:fldCharType="end"/>
            </w:r>
            <w:r w:rsidRPr="002D2685">
              <w:rPr>
                <w:rStyle w:val="Hyperlink"/>
                <w:noProof/>
              </w:rPr>
              <w:fldChar w:fldCharType="end"/>
            </w:r>
          </w:ins>
        </w:p>
        <w:p w14:paraId="0AEBE525" w14:textId="14CB7CBF" w:rsidR="00EF6419" w:rsidRDefault="00EF6419">
          <w:pPr>
            <w:pStyle w:val="TOC2"/>
            <w:tabs>
              <w:tab w:val="right" w:leader="dot" w:pos="9350"/>
            </w:tabs>
            <w:rPr>
              <w:ins w:id="86" w:author="David Conklin" w:date="2021-05-12T11:03:00Z"/>
              <w:rFonts w:eastAsiaTheme="minorEastAsia"/>
              <w:noProof/>
            </w:rPr>
          </w:pPr>
          <w:ins w:id="8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"_Toc71709879"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What is in a climate dataset</w:t>
            </w:r>
            <w:r>
              <w:rPr>
                <w:noProof/>
                <w:webHidden/>
              </w:rPr>
              <w:tab/>
            </w:r>
            <w:r>
              <w:rPr>
                <w:noProof/>
                <w:webHidden/>
              </w:rPr>
              <w:fldChar w:fldCharType="begin"/>
            </w:r>
            <w:r>
              <w:rPr>
                <w:noProof/>
                <w:webHidden/>
              </w:rPr>
              <w:instrText xml:space="preserve"> PAGEREF _Toc71709879 \h </w:instrText>
            </w:r>
            <w:r>
              <w:rPr>
                <w:noProof/>
                <w:webHidden/>
              </w:rPr>
            </w:r>
          </w:ins>
          <w:r>
            <w:rPr>
              <w:noProof/>
              <w:webHidden/>
            </w:rPr>
            <w:fldChar w:fldCharType="separate"/>
          </w:r>
          <w:ins w:id="88" w:author="David Conklin" w:date="2021-05-12T11:03:00Z">
            <w:r>
              <w:rPr>
                <w:noProof/>
                <w:webHidden/>
              </w:rPr>
              <w:t>23</w:t>
            </w:r>
            <w:r>
              <w:rPr>
                <w:noProof/>
                <w:webHidden/>
              </w:rPr>
              <w:fldChar w:fldCharType="end"/>
            </w:r>
            <w:r w:rsidRPr="002D2685">
              <w:rPr>
                <w:rStyle w:val="Hyperlink"/>
                <w:noProof/>
              </w:rPr>
              <w:fldChar w:fldCharType="end"/>
            </w:r>
          </w:ins>
        </w:p>
        <w:p w14:paraId="16C27577" w14:textId="793CF9A4" w:rsidR="00EF6419" w:rsidRDefault="00EF6419">
          <w:pPr>
            <w:pStyle w:val="TOC1"/>
            <w:tabs>
              <w:tab w:val="right" w:leader="dot" w:pos="9350"/>
            </w:tabs>
            <w:rPr>
              <w:ins w:id="89" w:author="David Conklin" w:date="2021-05-12T11:03:00Z"/>
              <w:rFonts w:eastAsiaTheme="minorEastAsia"/>
              <w:noProof/>
            </w:rPr>
          </w:pPr>
          <w:ins w:id="9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Water rights</w:t>
            </w:r>
            <w:r>
              <w:rPr>
                <w:noProof/>
                <w:webHidden/>
              </w:rPr>
              <w:tab/>
            </w:r>
            <w:r>
              <w:rPr>
                <w:noProof/>
                <w:webHidden/>
              </w:rPr>
              <w:fldChar w:fldCharType="begin"/>
            </w:r>
            <w:r>
              <w:rPr>
                <w:noProof/>
                <w:webHidden/>
              </w:rPr>
              <w:instrText xml:space="preserve"> PAGEREF _Toc71709880 \h </w:instrText>
            </w:r>
            <w:r>
              <w:rPr>
                <w:noProof/>
                <w:webHidden/>
              </w:rPr>
            </w:r>
          </w:ins>
          <w:r>
            <w:rPr>
              <w:noProof/>
              <w:webHidden/>
            </w:rPr>
            <w:fldChar w:fldCharType="separate"/>
          </w:r>
          <w:ins w:id="91" w:author="David Conklin" w:date="2021-05-12T11:03:00Z">
            <w:r>
              <w:rPr>
                <w:noProof/>
                <w:webHidden/>
              </w:rPr>
              <w:t>23</w:t>
            </w:r>
            <w:r>
              <w:rPr>
                <w:noProof/>
                <w:webHidden/>
              </w:rPr>
              <w:fldChar w:fldCharType="end"/>
            </w:r>
            <w:r w:rsidRPr="002D2685">
              <w:rPr>
                <w:rStyle w:val="Hyperlink"/>
                <w:noProof/>
              </w:rPr>
              <w:fldChar w:fldCharType="end"/>
            </w:r>
          </w:ins>
        </w:p>
        <w:p w14:paraId="3D211279" w14:textId="6E306519" w:rsidR="00EF6419" w:rsidRDefault="00EF6419">
          <w:pPr>
            <w:pStyle w:val="TOC2"/>
            <w:tabs>
              <w:tab w:val="right" w:leader="dot" w:pos="9350"/>
            </w:tabs>
            <w:rPr>
              <w:ins w:id="92" w:author="David Conklin" w:date="2021-05-12T11:03:00Z"/>
              <w:rFonts w:eastAsiaTheme="minorEastAsia"/>
              <w:noProof/>
            </w:rPr>
          </w:pPr>
          <w:ins w:id="93"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Water rights data</w:t>
            </w:r>
            <w:r>
              <w:rPr>
                <w:noProof/>
                <w:webHidden/>
              </w:rPr>
              <w:tab/>
            </w:r>
            <w:r>
              <w:rPr>
                <w:noProof/>
                <w:webHidden/>
              </w:rPr>
              <w:fldChar w:fldCharType="begin"/>
            </w:r>
            <w:r>
              <w:rPr>
                <w:noProof/>
                <w:webHidden/>
              </w:rPr>
              <w:instrText xml:space="preserve"> PAGEREF _Toc71709881 \h </w:instrText>
            </w:r>
            <w:r>
              <w:rPr>
                <w:noProof/>
                <w:webHidden/>
              </w:rPr>
            </w:r>
          </w:ins>
          <w:r>
            <w:rPr>
              <w:noProof/>
              <w:webHidden/>
            </w:rPr>
            <w:fldChar w:fldCharType="separate"/>
          </w:r>
          <w:ins w:id="94" w:author="David Conklin" w:date="2021-05-12T11:03:00Z">
            <w:r>
              <w:rPr>
                <w:noProof/>
                <w:webHidden/>
              </w:rPr>
              <w:t>23</w:t>
            </w:r>
            <w:r>
              <w:rPr>
                <w:noProof/>
                <w:webHidden/>
              </w:rPr>
              <w:fldChar w:fldCharType="end"/>
            </w:r>
            <w:r w:rsidRPr="002D2685">
              <w:rPr>
                <w:rStyle w:val="Hyperlink"/>
                <w:noProof/>
              </w:rPr>
              <w:fldChar w:fldCharType="end"/>
            </w:r>
          </w:ins>
        </w:p>
        <w:p w14:paraId="38CE874C" w14:textId="3631877E" w:rsidR="00EF6419" w:rsidRDefault="00EF6419">
          <w:pPr>
            <w:pStyle w:val="TOC2"/>
            <w:tabs>
              <w:tab w:val="right" w:leader="dot" w:pos="9350"/>
            </w:tabs>
            <w:rPr>
              <w:ins w:id="95" w:author="David Conklin" w:date="2021-05-12T11:03:00Z"/>
              <w:rFonts w:eastAsiaTheme="minorEastAsia"/>
              <w:noProof/>
            </w:rPr>
          </w:pPr>
          <w:ins w:id="9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wr_pods.csv file</w:t>
            </w:r>
            <w:r>
              <w:rPr>
                <w:noProof/>
                <w:webHidden/>
              </w:rPr>
              <w:tab/>
            </w:r>
            <w:r>
              <w:rPr>
                <w:noProof/>
                <w:webHidden/>
              </w:rPr>
              <w:fldChar w:fldCharType="begin"/>
            </w:r>
            <w:r>
              <w:rPr>
                <w:noProof/>
                <w:webHidden/>
              </w:rPr>
              <w:instrText xml:space="preserve"> PAGEREF _Toc71709882 \h </w:instrText>
            </w:r>
            <w:r>
              <w:rPr>
                <w:noProof/>
                <w:webHidden/>
              </w:rPr>
            </w:r>
          </w:ins>
          <w:r>
            <w:rPr>
              <w:noProof/>
              <w:webHidden/>
            </w:rPr>
            <w:fldChar w:fldCharType="separate"/>
          </w:r>
          <w:ins w:id="97" w:author="David Conklin" w:date="2021-05-12T11:03:00Z">
            <w:r>
              <w:rPr>
                <w:noProof/>
                <w:webHidden/>
              </w:rPr>
              <w:t>24</w:t>
            </w:r>
            <w:r>
              <w:rPr>
                <w:noProof/>
                <w:webHidden/>
              </w:rPr>
              <w:fldChar w:fldCharType="end"/>
            </w:r>
            <w:r w:rsidRPr="002D2685">
              <w:rPr>
                <w:rStyle w:val="Hyperlink"/>
                <w:noProof/>
              </w:rPr>
              <w:fldChar w:fldCharType="end"/>
            </w:r>
          </w:ins>
        </w:p>
        <w:p w14:paraId="66293231" w14:textId="41F5CF8D" w:rsidR="00EF6419" w:rsidRDefault="00EF6419">
          <w:pPr>
            <w:pStyle w:val="TOC2"/>
            <w:tabs>
              <w:tab w:val="right" w:leader="dot" w:pos="9350"/>
            </w:tabs>
            <w:rPr>
              <w:ins w:id="98" w:author="David Conklin" w:date="2021-05-12T11:03:00Z"/>
              <w:rFonts w:eastAsiaTheme="minorEastAsia"/>
              <w:noProof/>
            </w:rPr>
          </w:pPr>
          <w:ins w:id="9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wr_pous.csv file</w:t>
            </w:r>
            <w:r>
              <w:rPr>
                <w:noProof/>
                <w:webHidden/>
              </w:rPr>
              <w:tab/>
            </w:r>
            <w:r>
              <w:rPr>
                <w:noProof/>
                <w:webHidden/>
              </w:rPr>
              <w:fldChar w:fldCharType="begin"/>
            </w:r>
            <w:r>
              <w:rPr>
                <w:noProof/>
                <w:webHidden/>
              </w:rPr>
              <w:instrText xml:space="preserve"> PAGEREF _Toc71709883 \h </w:instrText>
            </w:r>
            <w:r>
              <w:rPr>
                <w:noProof/>
                <w:webHidden/>
              </w:rPr>
            </w:r>
          </w:ins>
          <w:r>
            <w:rPr>
              <w:noProof/>
              <w:webHidden/>
            </w:rPr>
            <w:fldChar w:fldCharType="separate"/>
          </w:r>
          <w:ins w:id="100" w:author="David Conklin" w:date="2021-05-12T11:03:00Z">
            <w:r>
              <w:rPr>
                <w:noProof/>
                <w:webHidden/>
              </w:rPr>
              <w:t>24</w:t>
            </w:r>
            <w:r>
              <w:rPr>
                <w:noProof/>
                <w:webHidden/>
              </w:rPr>
              <w:fldChar w:fldCharType="end"/>
            </w:r>
            <w:r w:rsidRPr="002D2685">
              <w:rPr>
                <w:rStyle w:val="Hyperlink"/>
                <w:noProof/>
              </w:rPr>
              <w:fldChar w:fldCharType="end"/>
            </w:r>
          </w:ins>
        </w:p>
        <w:p w14:paraId="55777BDC" w14:textId="37FDAB45" w:rsidR="00EF6419" w:rsidRDefault="00EF6419">
          <w:pPr>
            <w:pStyle w:val="TOC2"/>
            <w:tabs>
              <w:tab w:val="right" w:leader="dot" w:pos="9350"/>
            </w:tabs>
            <w:rPr>
              <w:ins w:id="101" w:author="David Conklin" w:date="2021-05-12T11:03:00Z"/>
              <w:rFonts w:eastAsiaTheme="minorEastAsia"/>
              <w:noProof/>
            </w:rPr>
          </w:pPr>
          <w:ins w:id="10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Adding a water right</w:t>
            </w:r>
            <w:r>
              <w:rPr>
                <w:noProof/>
                <w:webHidden/>
              </w:rPr>
              <w:tab/>
            </w:r>
            <w:r>
              <w:rPr>
                <w:noProof/>
                <w:webHidden/>
              </w:rPr>
              <w:fldChar w:fldCharType="begin"/>
            </w:r>
            <w:r>
              <w:rPr>
                <w:noProof/>
                <w:webHidden/>
              </w:rPr>
              <w:instrText xml:space="preserve"> PAGEREF _Toc71709884 \h </w:instrText>
            </w:r>
            <w:r>
              <w:rPr>
                <w:noProof/>
                <w:webHidden/>
              </w:rPr>
            </w:r>
          </w:ins>
          <w:r>
            <w:rPr>
              <w:noProof/>
              <w:webHidden/>
            </w:rPr>
            <w:fldChar w:fldCharType="separate"/>
          </w:r>
          <w:ins w:id="103" w:author="David Conklin" w:date="2021-05-12T11:03:00Z">
            <w:r>
              <w:rPr>
                <w:noProof/>
                <w:webHidden/>
              </w:rPr>
              <w:t>25</w:t>
            </w:r>
            <w:r>
              <w:rPr>
                <w:noProof/>
                <w:webHidden/>
              </w:rPr>
              <w:fldChar w:fldCharType="end"/>
            </w:r>
            <w:r w:rsidRPr="002D2685">
              <w:rPr>
                <w:rStyle w:val="Hyperlink"/>
                <w:noProof/>
              </w:rPr>
              <w:fldChar w:fldCharType="end"/>
            </w:r>
          </w:ins>
        </w:p>
        <w:p w14:paraId="63D77CA3" w14:textId="0DC1FA84" w:rsidR="00EF6419" w:rsidRDefault="00EF6419">
          <w:pPr>
            <w:pStyle w:val="TOC1"/>
            <w:tabs>
              <w:tab w:val="right" w:leader="dot" w:pos="9350"/>
            </w:tabs>
            <w:rPr>
              <w:ins w:id="104" w:author="David Conklin" w:date="2021-05-12T11:03:00Z"/>
              <w:rFonts w:eastAsiaTheme="minorEastAsia"/>
              <w:noProof/>
            </w:rPr>
          </w:pPr>
          <w:ins w:id="10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Initial conditions</w:t>
            </w:r>
            <w:r>
              <w:rPr>
                <w:noProof/>
                <w:webHidden/>
              </w:rPr>
              <w:tab/>
            </w:r>
            <w:r>
              <w:rPr>
                <w:noProof/>
                <w:webHidden/>
              </w:rPr>
              <w:fldChar w:fldCharType="begin"/>
            </w:r>
            <w:r>
              <w:rPr>
                <w:noProof/>
                <w:webHidden/>
              </w:rPr>
              <w:instrText xml:space="preserve"> PAGEREF _Toc71709885 \h </w:instrText>
            </w:r>
            <w:r>
              <w:rPr>
                <w:noProof/>
                <w:webHidden/>
              </w:rPr>
            </w:r>
          </w:ins>
          <w:r>
            <w:rPr>
              <w:noProof/>
              <w:webHidden/>
            </w:rPr>
            <w:fldChar w:fldCharType="separate"/>
          </w:r>
          <w:ins w:id="106" w:author="David Conklin" w:date="2021-05-12T11:03:00Z">
            <w:r>
              <w:rPr>
                <w:noProof/>
                <w:webHidden/>
              </w:rPr>
              <w:t>26</w:t>
            </w:r>
            <w:r>
              <w:rPr>
                <w:noProof/>
                <w:webHidden/>
              </w:rPr>
              <w:fldChar w:fldCharType="end"/>
            </w:r>
            <w:r w:rsidRPr="002D2685">
              <w:rPr>
                <w:rStyle w:val="Hyperlink"/>
                <w:noProof/>
              </w:rPr>
              <w:fldChar w:fldCharType="end"/>
            </w:r>
          </w:ins>
        </w:p>
        <w:p w14:paraId="5CD571A0" w14:textId="7E615198" w:rsidR="00EF6419" w:rsidRDefault="00EF6419">
          <w:pPr>
            <w:pStyle w:val="TOC2"/>
            <w:tabs>
              <w:tab w:val="right" w:leader="dot" w:pos="9350"/>
            </w:tabs>
            <w:rPr>
              <w:ins w:id="107" w:author="David Conklin" w:date="2021-05-12T11:03:00Z"/>
              <w:rFonts w:eastAsiaTheme="minorEastAsia"/>
              <w:noProof/>
            </w:rPr>
          </w:pPr>
          <w:ins w:id="108"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State variables</w:t>
            </w:r>
            <w:r>
              <w:rPr>
                <w:noProof/>
                <w:webHidden/>
              </w:rPr>
              <w:tab/>
            </w:r>
            <w:r>
              <w:rPr>
                <w:noProof/>
                <w:webHidden/>
              </w:rPr>
              <w:fldChar w:fldCharType="begin"/>
            </w:r>
            <w:r>
              <w:rPr>
                <w:noProof/>
                <w:webHidden/>
              </w:rPr>
              <w:instrText xml:space="preserve"> PAGEREF _Toc71709886 \h </w:instrText>
            </w:r>
            <w:r>
              <w:rPr>
                <w:noProof/>
                <w:webHidden/>
              </w:rPr>
            </w:r>
          </w:ins>
          <w:r>
            <w:rPr>
              <w:noProof/>
              <w:webHidden/>
            </w:rPr>
            <w:fldChar w:fldCharType="separate"/>
          </w:r>
          <w:ins w:id="109" w:author="David Conklin" w:date="2021-05-12T11:03:00Z">
            <w:r>
              <w:rPr>
                <w:noProof/>
                <w:webHidden/>
              </w:rPr>
              <w:t>26</w:t>
            </w:r>
            <w:r>
              <w:rPr>
                <w:noProof/>
                <w:webHidden/>
              </w:rPr>
              <w:fldChar w:fldCharType="end"/>
            </w:r>
            <w:r w:rsidRPr="002D2685">
              <w:rPr>
                <w:rStyle w:val="Hyperlink"/>
                <w:noProof/>
              </w:rPr>
              <w:fldChar w:fldCharType="end"/>
            </w:r>
          </w:ins>
        </w:p>
        <w:p w14:paraId="0374DCFF" w14:textId="03D23D3F" w:rsidR="00EF6419" w:rsidRDefault="00EF6419">
          <w:pPr>
            <w:pStyle w:val="TOC2"/>
            <w:tabs>
              <w:tab w:val="right" w:leader="dot" w:pos="9350"/>
            </w:tabs>
            <w:rPr>
              <w:ins w:id="110" w:author="David Conklin" w:date="2021-05-12T11:03:00Z"/>
              <w:rFonts w:eastAsiaTheme="minorEastAsia"/>
              <w:noProof/>
            </w:rPr>
          </w:pPr>
          <w:ins w:id="11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_Toc71709887 \h </w:instrText>
            </w:r>
            <w:r>
              <w:rPr>
                <w:noProof/>
                <w:webHidden/>
              </w:rPr>
            </w:r>
          </w:ins>
          <w:r>
            <w:rPr>
              <w:noProof/>
              <w:webHidden/>
            </w:rPr>
            <w:fldChar w:fldCharType="separate"/>
          </w:r>
          <w:ins w:id="112" w:author="David Conklin" w:date="2021-05-12T11:03:00Z">
            <w:r>
              <w:rPr>
                <w:noProof/>
                <w:webHidden/>
              </w:rPr>
              <w:t>26</w:t>
            </w:r>
            <w:r>
              <w:rPr>
                <w:noProof/>
                <w:webHidden/>
              </w:rPr>
              <w:fldChar w:fldCharType="end"/>
            </w:r>
            <w:r w:rsidRPr="002D2685">
              <w:rPr>
                <w:rStyle w:val="Hyperlink"/>
                <w:noProof/>
              </w:rPr>
              <w:fldChar w:fldCharType="end"/>
            </w:r>
          </w:ins>
        </w:p>
        <w:p w14:paraId="354EDC42" w14:textId="5BEA38EC" w:rsidR="00EF6419" w:rsidRDefault="00EF6419">
          <w:pPr>
            <w:pStyle w:val="TOC2"/>
            <w:tabs>
              <w:tab w:val="right" w:leader="dot" w:pos="9350"/>
            </w:tabs>
            <w:rPr>
              <w:ins w:id="113" w:author="David Conklin" w:date="2021-05-12T11:03:00Z"/>
              <w:rFonts w:eastAsiaTheme="minorEastAsia"/>
              <w:noProof/>
            </w:rPr>
          </w:pPr>
          <w:ins w:id="11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Initializing ID numbers: coldstart</w:t>
            </w:r>
            <w:r>
              <w:rPr>
                <w:noProof/>
                <w:webHidden/>
              </w:rPr>
              <w:tab/>
            </w:r>
            <w:r>
              <w:rPr>
                <w:noProof/>
                <w:webHidden/>
              </w:rPr>
              <w:fldChar w:fldCharType="begin"/>
            </w:r>
            <w:r>
              <w:rPr>
                <w:noProof/>
                <w:webHidden/>
              </w:rPr>
              <w:instrText xml:space="preserve"> PAGEREF _Toc71709888 \h </w:instrText>
            </w:r>
            <w:r>
              <w:rPr>
                <w:noProof/>
                <w:webHidden/>
              </w:rPr>
            </w:r>
          </w:ins>
          <w:r>
            <w:rPr>
              <w:noProof/>
              <w:webHidden/>
            </w:rPr>
            <w:fldChar w:fldCharType="separate"/>
          </w:r>
          <w:ins w:id="115" w:author="David Conklin" w:date="2021-05-12T11:03:00Z">
            <w:r>
              <w:rPr>
                <w:noProof/>
                <w:webHidden/>
              </w:rPr>
              <w:t>26</w:t>
            </w:r>
            <w:r>
              <w:rPr>
                <w:noProof/>
                <w:webHidden/>
              </w:rPr>
              <w:fldChar w:fldCharType="end"/>
            </w:r>
            <w:r w:rsidRPr="002D2685">
              <w:rPr>
                <w:rStyle w:val="Hyperlink"/>
                <w:noProof/>
              </w:rPr>
              <w:fldChar w:fldCharType="end"/>
            </w:r>
          </w:ins>
        </w:p>
        <w:p w14:paraId="2D649D9B" w14:textId="48956DD8" w:rsidR="00EF6419" w:rsidRDefault="00EF6419">
          <w:pPr>
            <w:pStyle w:val="TOC2"/>
            <w:tabs>
              <w:tab w:val="right" w:leader="dot" w:pos="9350"/>
            </w:tabs>
            <w:rPr>
              <w:ins w:id="116" w:author="David Conklin" w:date="2021-05-12T11:03:00Z"/>
              <w:rFonts w:eastAsiaTheme="minorEastAsia"/>
              <w:noProof/>
            </w:rPr>
          </w:pPr>
          <w:ins w:id="11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"_Toc71709889"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_Toc71709889 \h </w:instrText>
            </w:r>
            <w:r>
              <w:rPr>
                <w:noProof/>
                <w:webHidden/>
              </w:rPr>
            </w:r>
          </w:ins>
          <w:r>
            <w:rPr>
              <w:noProof/>
              <w:webHidden/>
            </w:rPr>
            <w:fldChar w:fldCharType="separate"/>
          </w:r>
          <w:ins w:id="118" w:author="David Conklin" w:date="2021-05-12T11:03:00Z">
            <w:r>
              <w:rPr>
                <w:noProof/>
                <w:webHidden/>
              </w:rPr>
              <w:t>27</w:t>
            </w:r>
            <w:r>
              <w:rPr>
                <w:noProof/>
                <w:webHidden/>
              </w:rPr>
              <w:fldChar w:fldCharType="end"/>
            </w:r>
            <w:r w:rsidRPr="002D2685">
              <w:rPr>
                <w:rStyle w:val="Hyperlink"/>
                <w:noProof/>
              </w:rPr>
              <w:fldChar w:fldCharType="end"/>
            </w:r>
          </w:ins>
        </w:p>
        <w:p w14:paraId="07FEFDAE" w14:textId="2439CC93" w:rsidR="00EF6419" w:rsidRDefault="00EF6419">
          <w:pPr>
            <w:pStyle w:val="TOC2"/>
            <w:tabs>
              <w:tab w:val="right" w:leader="dot" w:pos="9350"/>
            </w:tabs>
            <w:rPr>
              <w:ins w:id="119" w:author="David Conklin" w:date="2021-05-12T11:03:00Z"/>
              <w:rFonts w:eastAsiaTheme="minorEastAsia"/>
              <w:noProof/>
            </w:rPr>
          </w:pPr>
          <w:ins w:id="12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Initializing HBVCALIB attributes: spinup</w:t>
            </w:r>
            <w:r>
              <w:rPr>
                <w:noProof/>
                <w:webHidden/>
              </w:rPr>
              <w:tab/>
            </w:r>
            <w:r>
              <w:rPr>
                <w:noProof/>
                <w:webHidden/>
              </w:rPr>
              <w:fldChar w:fldCharType="begin"/>
            </w:r>
            <w:r>
              <w:rPr>
                <w:noProof/>
                <w:webHidden/>
              </w:rPr>
              <w:instrText xml:space="preserve"> PAGEREF _Toc71709890 \h </w:instrText>
            </w:r>
            <w:r>
              <w:rPr>
                <w:noProof/>
                <w:webHidden/>
              </w:rPr>
            </w:r>
          </w:ins>
          <w:r>
            <w:rPr>
              <w:noProof/>
              <w:webHidden/>
            </w:rPr>
            <w:fldChar w:fldCharType="separate"/>
          </w:r>
          <w:ins w:id="121" w:author="David Conklin" w:date="2021-05-12T11:03:00Z">
            <w:r>
              <w:rPr>
                <w:noProof/>
                <w:webHidden/>
              </w:rPr>
              <w:t>27</w:t>
            </w:r>
            <w:r>
              <w:rPr>
                <w:noProof/>
                <w:webHidden/>
              </w:rPr>
              <w:fldChar w:fldCharType="end"/>
            </w:r>
            <w:r w:rsidRPr="002D2685">
              <w:rPr>
                <w:rStyle w:val="Hyperlink"/>
                <w:noProof/>
              </w:rPr>
              <w:fldChar w:fldCharType="end"/>
            </w:r>
          </w:ins>
        </w:p>
        <w:p w14:paraId="5C56C2CB" w14:textId="2B3369C3" w:rsidR="00EF6419" w:rsidRDefault="00EF6419">
          <w:pPr>
            <w:pStyle w:val="TOC2"/>
            <w:tabs>
              <w:tab w:val="right" w:leader="dot" w:pos="9350"/>
            </w:tabs>
            <w:rPr>
              <w:ins w:id="122" w:author="David Conklin" w:date="2021-05-12T11:03:00Z"/>
              <w:rFonts w:eastAsiaTheme="minorEastAsia"/>
              <w:noProof/>
            </w:rPr>
          </w:pPr>
          <w:ins w:id="123"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_Toc71709891 \h </w:instrText>
            </w:r>
            <w:r>
              <w:rPr>
                <w:noProof/>
                <w:webHidden/>
              </w:rPr>
            </w:r>
          </w:ins>
          <w:r>
            <w:rPr>
              <w:noProof/>
              <w:webHidden/>
            </w:rPr>
            <w:fldChar w:fldCharType="separate"/>
          </w:r>
          <w:ins w:id="124" w:author="David Conklin" w:date="2021-05-12T11:03:00Z">
            <w:r>
              <w:rPr>
                <w:noProof/>
                <w:webHidden/>
              </w:rPr>
              <w:t>27</w:t>
            </w:r>
            <w:r>
              <w:rPr>
                <w:noProof/>
                <w:webHidden/>
              </w:rPr>
              <w:fldChar w:fldCharType="end"/>
            </w:r>
            <w:r w:rsidRPr="002D2685">
              <w:rPr>
                <w:rStyle w:val="Hyperlink"/>
                <w:noProof/>
              </w:rPr>
              <w:fldChar w:fldCharType="end"/>
            </w:r>
          </w:ins>
        </w:p>
        <w:p w14:paraId="077BC3A3" w14:textId="79E476C0" w:rsidR="00EF6419" w:rsidRDefault="00EF6419">
          <w:pPr>
            <w:pStyle w:val="TOC2"/>
            <w:tabs>
              <w:tab w:val="right" w:leader="dot" w:pos="9350"/>
            </w:tabs>
            <w:rPr>
              <w:ins w:id="125" w:author="David Conklin" w:date="2021-05-12T11:03:00Z"/>
              <w:rFonts w:eastAsiaTheme="minorEastAsia"/>
              <w:noProof/>
            </w:rPr>
          </w:pPr>
          <w:ins w:id="12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What is in the IC file</w:t>
            </w:r>
            <w:r>
              <w:rPr>
                <w:noProof/>
                <w:webHidden/>
              </w:rPr>
              <w:tab/>
            </w:r>
            <w:r>
              <w:rPr>
                <w:noProof/>
                <w:webHidden/>
              </w:rPr>
              <w:fldChar w:fldCharType="begin"/>
            </w:r>
            <w:r>
              <w:rPr>
                <w:noProof/>
                <w:webHidden/>
              </w:rPr>
              <w:instrText xml:space="preserve"> PAGEREF _Toc71709892 \h </w:instrText>
            </w:r>
            <w:r>
              <w:rPr>
                <w:noProof/>
                <w:webHidden/>
              </w:rPr>
            </w:r>
          </w:ins>
          <w:r>
            <w:rPr>
              <w:noProof/>
              <w:webHidden/>
            </w:rPr>
            <w:fldChar w:fldCharType="separate"/>
          </w:r>
          <w:ins w:id="127" w:author="David Conklin" w:date="2021-05-12T11:03:00Z">
            <w:r>
              <w:rPr>
                <w:noProof/>
                <w:webHidden/>
              </w:rPr>
              <w:t>28</w:t>
            </w:r>
            <w:r>
              <w:rPr>
                <w:noProof/>
                <w:webHidden/>
              </w:rPr>
              <w:fldChar w:fldCharType="end"/>
            </w:r>
            <w:r w:rsidRPr="002D2685">
              <w:rPr>
                <w:rStyle w:val="Hyperlink"/>
                <w:noProof/>
              </w:rPr>
              <w:fldChar w:fldCharType="end"/>
            </w:r>
          </w:ins>
        </w:p>
        <w:p w14:paraId="320CE82E" w14:textId="3A2D2A8C" w:rsidR="00EF6419" w:rsidRDefault="00EF6419">
          <w:pPr>
            <w:pStyle w:val="TOC2"/>
            <w:tabs>
              <w:tab w:val="right" w:leader="dot" w:pos="9350"/>
            </w:tabs>
            <w:rPr>
              <w:ins w:id="128" w:author="David Conklin" w:date="2021-05-12T11:03:00Z"/>
              <w:rFonts w:eastAsiaTheme="minorEastAsia"/>
              <w:noProof/>
            </w:rPr>
          </w:pPr>
          <w:ins w:id="12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State variables in the IDU shapefile</w:t>
            </w:r>
            <w:r>
              <w:rPr>
                <w:noProof/>
                <w:webHidden/>
              </w:rPr>
              <w:tab/>
            </w:r>
            <w:r>
              <w:rPr>
                <w:noProof/>
                <w:webHidden/>
              </w:rPr>
              <w:fldChar w:fldCharType="begin"/>
            </w:r>
            <w:r>
              <w:rPr>
                <w:noProof/>
                <w:webHidden/>
              </w:rPr>
              <w:instrText xml:space="preserve"> PAGEREF _Toc71709893 \h </w:instrText>
            </w:r>
            <w:r>
              <w:rPr>
                <w:noProof/>
                <w:webHidden/>
              </w:rPr>
            </w:r>
          </w:ins>
          <w:r>
            <w:rPr>
              <w:noProof/>
              <w:webHidden/>
            </w:rPr>
            <w:fldChar w:fldCharType="separate"/>
          </w:r>
          <w:ins w:id="130" w:author="David Conklin" w:date="2021-05-12T11:03:00Z">
            <w:r>
              <w:rPr>
                <w:noProof/>
                <w:webHidden/>
              </w:rPr>
              <w:t>28</w:t>
            </w:r>
            <w:r>
              <w:rPr>
                <w:noProof/>
                <w:webHidden/>
              </w:rPr>
              <w:fldChar w:fldCharType="end"/>
            </w:r>
            <w:r w:rsidRPr="002D2685">
              <w:rPr>
                <w:rStyle w:val="Hyperlink"/>
                <w:noProof/>
              </w:rPr>
              <w:fldChar w:fldCharType="end"/>
            </w:r>
          </w:ins>
        </w:p>
        <w:p w14:paraId="34340DBE" w14:textId="379644FC" w:rsidR="00EF6419" w:rsidRDefault="00EF6419">
          <w:pPr>
            <w:pStyle w:val="TOC2"/>
            <w:tabs>
              <w:tab w:val="right" w:leader="dot" w:pos="9350"/>
            </w:tabs>
            <w:rPr>
              <w:ins w:id="131" w:author="David Conklin" w:date="2021-05-12T11:03:00Z"/>
              <w:rFonts w:eastAsiaTheme="minorEastAsia"/>
              <w:noProof/>
            </w:rPr>
          </w:pPr>
          <w:ins w:id="13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_Toc71709894 \h </w:instrText>
            </w:r>
            <w:r>
              <w:rPr>
                <w:noProof/>
                <w:webHidden/>
              </w:rPr>
            </w:r>
          </w:ins>
          <w:r>
            <w:rPr>
              <w:noProof/>
              <w:webHidden/>
            </w:rPr>
            <w:fldChar w:fldCharType="separate"/>
          </w:r>
          <w:ins w:id="133" w:author="David Conklin" w:date="2021-05-12T11:03:00Z">
            <w:r>
              <w:rPr>
                <w:noProof/>
                <w:webHidden/>
              </w:rPr>
              <w:t>28</w:t>
            </w:r>
            <w:r>
              <w:rPr>
                <w:noProof/>
                <w:webHidden/>
              </w:rPr>
              <w:fldChar w:fldCharType="end"/>
            </w:r>
            <w:r w:rsidRPr="002D2685">
              <w:rPr>
                <w:rStyle w:val="Hyperlink"/>
                <w:noProof/>
              </w:rPr>
              <w:fldChar w:fldCharType="end"/>
            </w:r>
          </w:ins>
        </w:p>
        <w:p w14:paraId="4C00147B" w14:textId="0CAD4085" w:rsidR="00EF6419" w:rsidRDefault="00EF6419">
          <w:pPr>
            <w:pStyle w:val="TOC2"/>
            <w:tabs>
              <w:tab w:val="right" w:leader="dot" w:pos="9350"/>
            </w:tabs>
            <w:rPr>
              <w:ins w:id="134" w:author="David Conklin" w:date="2021-05-12T11:03:00Z"/>
              <w:rFonts w:eastAsiaTheme="minorEastAsia"/>
              <w:noProof/>
            </w:rPr>
          </w:pPr>
          <w:ins w:id="13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Default values used when the data is incomplete</w:t>
            </w:r>
            <w:r>
              <w:rPr>
                <w:noProof/>
                <w:webHidden/>
              </w:rPr>
              <w:tab/>
            </w:r>
            <w:r>
              <w:rPr>
                <w:noProof/>
                <w:webHidden/>
              </w:rPr>
              <w:fldChar w:fldCharType="begin"/>
            </w:r>
            <w:r>
              <w:rPr>
                <w:noProof/>
                <w:webHidden/>
              </w:rPr>
              <w:instrText xml:space="preserve"> PAGEREF _Toc71709895 \h </w:instrText>
            </w:r>
            <w:r>
              <w:rPr>
                <w:noProof/>
                <w:webHidden/>
              </w:rPr>
            </w:r>
          </w:ins>
          <w:r>
            <w:rPr>
              <w:noProof/>
              <w:webHidden/>
            </w:rPr>
            <w:fldChar w:fldCharType="separate"/>
          </w:r>
          <w:ins w:id="136" w:author="David Conklin" w:date="2021-05-12T11:03:00Z">
            <w:r>
              <w:rPr>
                <w:noProof/>
                <w:webHidden/>
              </w:rPr>
              <w:t>2</w:t>
            </w:r>
            <w:r>
              <w:rPr>
                <w:noProof/>
                <w:webHidden/>
              </w:rPr>
              <w:t>9</w:t>
            </w:r>
            <w:r>
              <w:rPr>
                <w:noProof/>
                <w:webHidden/>
              </w:rPr>
              <w:fldChar w:fldCharType="end"/>
            </w:r>
            <w:r w:rsidRPr="002D2685">
              <w:rPr>
                <w:rStyle w:val="Hyperlink"/>
                <w:noProof/>
              </w:rPr>
              <w:fldChar w:fldCharType="end"/>
            </w:r>
          </w:ins>
        </w:p>
        <w:p w14:paraId="3A1E8016" w14:textId="5D5F3BB6" w:rsidR="00EF6419" w:rsidRDefault="00EF6419">
          <w:pPr>
            <w:pStyle w:val="TOC1"/>
            <w:tabs>
              <w:tab w:val="right" w:leader="dot" w:pos="9350"/>
            </w:tabs>
            <w:rPr>
              <w:ins w:id="137" w:author="David Conklin" w:date="2021-05-12T11:03:00Z"/>
              <w:rFonts w:eastAsiaTheme="minorEastAsia"/>
              <w:noProof/>
            </w:rPr>
          </w:pPr>
          <w:ins w:id="138"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#define NOMINAL_LOW_FLOW_CMS 0.010 /* 10 liters of water per sec */</w:t>
            </w:r>
            <w:r>
              <w:rPr>
                <w:noProof/>
                <w:webHidden/>
              </w:rPr>
              <w:tab/>
            </w:r>
            <w:r>
              <w:rPr>
                <w:noProof/>
                <w:webHidden/>
              </w:rPr>
              <w:fldChar w:fldCharType="begin"/>
            </w:r>
            <w:r>
              <w:rPr>
                <w:noProof/>
                <w:webHidden/>
              </w:rPr>
              <w:instrText xml:space="preserve"> PAGEREF _Toc71709896 \h </w:instrText>
            </w:r>
            <w:r>
              <w:rPr>
                <w:noProof/>
                <w:webHidden/>
              </w:rPr>
            </w:r>
          </w:ins>
          <w:r>
            <w:rPr>
              <w:noProof/>
              <w:webHidden/>
            </w:rPr>
            <w:fldChar w:fldCharType="separate"/>
          </w:r>
          <w:ins w:id="139" w:author="David Conklin" w:date="2021-05-12T11:03:00Z">
            <w:r>
              <w:rPr>
                <w:noProof/>
                <w:webHidden/>
              </w:rPr>
              <w:t>30</w:t>
            </w:r>
            <w:r>
              <w:rPr>
                <w:noProof/>
                <w:webHidden/>
              </w:rPr>
              <w:fldChar w:fldCharType="end"/>
            </w:r>
            <w:r w:rsidRPr="002D2685">
              <w:rPr>
                <w:rStyle w:val="Hyperlink"/>
                <w:noProof/>
              </w:rPr>
              <w:fldChar w:fldCharType="end"/>
            </w:r>
          </w:ins>
        </w:p>
        <w:p w14:paraId="3F2497D2" w14:textId="1F48CCD0" w:rsidR="00EF6419" w:rsidRDefault="00EF6419">
          <w:pPr>
            <w:pStyle w:val="TOC1"/>
            <w:tabs>
              <w:tab w:val="right" w:leader="dot" w:pos="9350"/>
            </w:tabs>
            <w:rPr>
              <w:ins w:id="140" w:author="David Conklin" w:date="2021-05-12T11:03:00Z"/>
              <w:rFonts w:eastAsiaTheme="minorEastAsia"/>
              <w:noProof/>
            </w:rPr>
          </w:pPr>
          <w:ins w:id="14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Stream flow and stream temperature</w:t>
            </w:r>
            <w:r>
              <w:rPr>
                <w:noProof/>
                <w:webHidden/>
              </w:rPr>
              <w:tab/>
            </w:r>
            <w:r>
              <w:rPr>
                <w:noProof/>
                <w:webHidden/>
              </w:rPr>
              <w:fldChar w:fldCharType="begin"/>
            </w:r>
            <w:r>
              <w:rPr>
                <w:noProof/>
                <w:webHidden/>
              </w:rPr>
              <w:instrText xml:space="preserve"> PAGEREF _Toc71709897 \h </w:instrText>
            </w:r>
            <w:r>
              <w:rPr>
                <w:noProof/>
                <w:webHidden/>
              </w:rPr>
            </w:r>
          </w:ins>
          <w:r>
            <w:rPr>
              <w:noProof/>
              <w:webHidden/>
            </w:rPr>
            <w:fldChar w:fldCharType="separate"/>
          </w:r>
          <w:ins w:id="142" w:author="David Conklin" w:date="2021-05-12T11:03:00Z">
            <w:r>
              <w:rPr>
                <w:noProof/>
                <w:webHidden/>
              </w:rPr>
              <w:t>30</w:t>
            </w:r>
            <w:r>
              <w:rPr>
                <w:noProof/>
                <w:webHidden/>
              </w:rPr>
              <w:fldChar w:fldCharType="end"/>
            </w:r>
            <w:r w:rsidRPr="002D2685">
              <w:rPr>
                <w:rStyle w:val="Hyperlink"/>
                <w:noProof/>
              </w:rPr>
              <w:fldChar w:fldCharType="end"/>
            </w:r>
          </w:ins>
        </w:p>
        <w:p w14:paraId="79E1263B" w14:textId="6768F622" w:rsidR="00EF6419" w:rsidRDefault="00EF6419">
          <w:pPr>
            <w:pStyle w:val="TOC2"/>
            <w:tabs>
              <w:tab w:val="right" w:leader="dot" w:pos="9350"/>
            </w:tabs>
            <w:rPr>
              <w:ins w:id="143" w:author="David Conklin" w:date="2021-05-12T11:03:00Z"/>
              <w:rFonts w:eastAsiaTheme="minorEastAsia"/>
              <w:noProof/>
            </w:rPr>
          </w:pPr>
          <w:ins w:id="14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Water parcels</w:t>
            </w:r>
            <w:r>
              <w:rPr>
                <w:noProof/>
                <w:webHidden/>
              </w:rPr>
              <w:tab/>
            </w:r>
            <w:r>
              <w:rPr>
                <w:noProof/>
                <w:webHidden/>
              </w:rPr>
              <w:fldChar w:fldCharType="begin"/>
            </w:r>
            <w:r>
              <w:rPr>
                <w:noProof/>
                <w:webHidden/>
              </w:rPr>
              <w:instrText xml:space="preserve"> PAGEREF _Toc71709898 \h </w:instrText>
            </w:r>
            <w:r>
              <w:rPr>
                <w:noProof/>
                <w:webHidden/>
              </w:rPr>
            </w:r>
          </w:ins>
          <w:r>
            <w:rPr>
              <w:noProof/>
              <w:webHidden/>
            </w:rPr>
            <w:fldChar w:fldCharType="separate"/>
          </w:r>
          <w:ins w:id="145" w:author="David Conklin" w:date="2021-05-12T11:03:00Z">
            <w:r>
              <w:rPr>
                <w:noProof/>
                <w:webHidden/>
              </w:rPr>
              <w:t>30</w:t>
            </w:r>
            <w:r>
              <w:rPr>
                <w:noProof/>
                <w:webHidden/>
              </w:rPr>
              <w:fldChar w:fldCharType="end"/>
            </w:r>
            <w:r w:rsidRPr="002D2685">
              <w:rPr>
                <w:rStyle w:val="Hyperlink"/>
                <w:noProof/>
              </w:rPr>
              <w:fldChar w:fldCharType="end"/>
            </w:r>
          </w:ins>
        </w:p>
        <w:p w14:paraId="4D84A88F" w14:textId="13053EDA" w:rsidR="00EF6419" w:rsidRDefault="00EF6419">
          <w:pPr>
            <w:pStyle w:val="TOC2"/>
            <w:tabs>
              <w:tab w:val="right" w:leader="dot" w:pos="9350"/>
            </w:tabs>
            <w:rPr>
              <w:ins w:id="146" w:author="David Conklin" w:date="2021-05-12T11:03:00Z"/>
              <w:rFonts w:eastAsiaTheme="minorEastAsia"/>
              <w:noProof/>
            </w:rPr>
          </w:pPr>
          <w:ins w:id="14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"_Toc71709899"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Daily water mass and energy balance</w:t>
            </w:r>
            <w:r>
              <w:rPr>
                <w:noProof/>
                <w:webHidden/>
              </w:rPr>
              <w:tab/>
            </w:r>
            <w:r>
              <w:rPr>
                <w:noProof/>
                <w:webHidden/>
              </w:rPr>
              <w:fldChar w:fldCharType="begin"/>
            </w:r>
            <w:r>
              <w:rPr>
                <w:noProof/>
                <w:webHidden/>
              </w:rPr>
              <w:instrText xml:space="preserve"> PAGEREF _Toc71709899 \h </w:instrText>
            </w:r>
            <w:r>
              <w:rPr>
                <w:noProof/>
                <w:webHidden/>
              </w:rPr>
            </w:r>
          </w:ins>
          <w:r>
            <w:rPr>
              <w:noProof/>
              <w:webHidden/>
            </w:rPr>
            <w:fldChar w:fldCharType="separate"/>
          </w:r>
          <w:ins w:id="148" w:author="David Conklin" w:date="2021-05-12T11:03:00Z">
            <w:r>
              <w:rPr>
                <w:noProof/>
                <w:webHidden/>
              </w:rPr>
              <w:t>30</w:t>
            </w:r>
            <w:r>
              <w:rPr>
                <w:noProof/>
                <w:webHidden/>
              </w:rPr>
              <w:fldChar w:fldCharType="end"/>
            </w:r>
            <w:r w:rsidRPr="002D2685">
              <w:rPr>
                <w:rStyle w:val="Hyperlink"/>
                <w:noProof/>
              </w:rPr>
              <w:fldChar w:fldCharType="end"/>
            </w:r>
          </w:ins>
        </w:p>
        <w:p w14:paraId="75434AFD" w14:textId="294EEA16" w:rsidR="00EF6419" w:rsidRDefault="00EF6419">
          <w:pPr>
            <w:pStyle w:val="TOC2"/>
            <w:tabs>
              <w:tab w:val="right" w:leader="dot" w:pos="9350"/>
            </w:tabs>
            <w:rPr>
              <w:ins w:id="149" w:author="David Conklin" w:date="2021-05-12T11:03:00Z"/>
              <w:rFonts w:eastAsiaTheme="minorEastAsia"/>
              <w:noProof/>
            </w:rPr>
          </w:pPr>
          <w:ins w:id="15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Estimating the rate of flow in a stream reach</w:t>
            </w:r>
            <w:r>
              <w:rPr>
                <w:noProof/>
                <w:webHidden/>
              </w:rPr>
              <w:tab/>
            </w:r>
            <w:r>
              <w:rPr>
                <w:noProof/>
                <w:webHidden/>
              </w:rPr>
              <w:fldChar w:fldCharType="begin"/>
            </w:r>
            <w:r>
              <w:rPr>
                <w:noProof/>
                <w:webHidden/>
              </w:rPr>
              <w:instrText xml:space="preserve"> PAGEREF _Toc71709900 \h </w:instrText>
            </w:r>
            <w:r>
              <w:rPr>
                <w:noProof/>
                <w:webHidden/>
              </w:rPr>
            </w:r>
          </w:ins>
          <w:r>
            <w:rPr>
              <w:noProof/>
              <w:webHidden/>
            </w:rPr>
            <w:fldChar w:fldCharType="separate"/>
          </w:r>
          <w:ins w:id="151" w:author="David Conklin" w:date="2021-05-12T11:03:00Z">
            <w:r>
              <w:rPr>
                <w:noProof/>
                <w:webHidden/>
              </w:rPr>
              <w:t>31</w:t>
            </w:r>
            <w:r>
              <w:rPr>
                <w:noProof/>
                <w:webHidden/>
              </w:rPr>
              <w:fldChar w:fldCharType="end"/>
            </w:r>
            <w:r w:rsidRPr="002D2685">
              <w:rPr>
                <w:rStyle w:val="Hyperlink"/>
                <w:noProof/>
              </w:rPr>
              <w:fldChar w:fldCharType="end"/>
            </w:r>
          </w:ins>
        </w:p>
        <w:p w14:paraId="31A0D255" w14:textId="210EAD80" w:rsidR="00EF6419" w:rsidRDefault="00EF6419">
          <w:pPr>
            <w:pStyle w:val="TOC2"/>
            <w:tabs>
              <w:tab w:val="right" w:leader="dot" w:pos="9350"/>
            </w:tabs>
            <w:rPr>
              <w:ins w:id="152" w:author="David Conklin" w:date="2021-05-12T11:03:00Z"/>
              <w:rFonts w:eastAsiaTheme="minorEastAsia"/>
              <w:noProof/>
            </w:rPr>
          </w:pPr>
          <w:ins w:id="153"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_Toc71709901 \h </w:instrText>
            </w:r>
            <w:r>
              <w:rPr>
                <w:noProof/>
                <w:webHidden/>
              </w:rPr>
            </w:r>
          </w:ins>
          <w:r>
            <w:rPr>
              <w:noProof/>
              <w:webHidden/>
            </w:rPr>
            <w:fldChar w:fldCharType="separate"/>
          </w:r>
          <w:ins w:id="154" w:author="David Conklin" w:date="2021-05-12T11:03:00Z">
            <w:r>
              <w:rPr>
                <w:noProof/>
                <w:webHidden/>
              </w:rPr>
              <w:t>34</w:t>
            </w:r>
            <w:r>
              <w:rPr>
                <w:noProof/>
                <w:webHidden/>
              </w:rPr>
              <w:fldChar w:fldCharType="end"/>
            </w:r>
            <w:r w:rsidRPr="002D2685">
              <w:rPr>
                <w:rStyle w:val="Hyperlink"/>
                <w:noProof/>
              </w:rPr>
              <w:fldChar w:fldCharType="end"/>
            </w:r>
          </w:ins>
        </w:p>
        <w:p w14:paraId="01B1DBA0" w14:textId="485B358C" w:rsidR="00EF6419" w:rsidRDefault="00EF6419">
          <w:pPr>
            <w:pStyle w:val="TOC2"/>
            <w:tabs>
              <w:tab w:val="right" w:leader="dot" w:pos="9350"/>
            </w:tabs>
            <w:rPr>
              <w:ins w:id="155" w:author="David Conklin" w:date="2021-05-12T11:03:00Z"/>
              <w:rFonts w:eastAsiaTheme="minorEastAsia"/>
              <w:noProof/>
            </w:rPr>
          </w:pPr>
          <w:ins w:id="15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Water temperature from thermal energy</w:t>
            </w:r>
            <w:r>
              <w:rPr>
                <w:noProof/>
                <w:webHidden/>
              </w:rPr>
              <w:tab/>
            </w:r>
            <w:r>
              <w:rPr>
                <w:noProof/>
                <w:webHidden/>
              </w:rPr>
              <w:fldChar w:fldCharType="begin"/>
            </w:r>
            <w:r>
              <w:rPr>
                <w:noProof/>
                <w:webHidden/>
              </w:rPr>
              <w:instrText xml:space="preserve"> PAGEREF _Toc71709902 \h </w:instrText>
            </w:r>
            <w:r>
              <w:rPr>
                <w:noProof/>
                <w:webHidden/>
              </w:rPr>
            </w:r>
          </w:ins>
          <w:r>
            <w:rPr>
              <w:noProof/>
              <w:webHidden/>
            </w:rPr>
            <w:fldChar w:fldCharType="separate"/>
          </w:r>
          <w:ins w:id="157" w:author="David Conklin" w:date="2021-05-12T11:03:00Z">
            <w:r>
              <w:rPr>
                <w:noProof/>
                <w:webHidden/>
              </w:rPr>
              <w:t>35</w:t>
            </w:r>
            <w:r>
              <w:rPr>
                <w:noProof/>
                <w:webHidden/>
              </w:rPr>
              <w:fldChar w:fldCharType="end"/>
            </w:r>
            <w:r w:rsidRPr="002D2685">
              <w:rPr>
                <w:rStyle w:val="Hyperlink"/>
                <w:noProof/>
              </w:rPr>
              <w:fldChar w:fldCharType="end"/>
            </w:r>
          </w:ins>
        </w:p>
        <w:p w14:paraId="1F434D50" w14:textId="38EAAAA9" w:rsidR="00EF6419" w:rsidRDefault="00EF6419">
          <w:pPr>
            <w:pStyle w:val="TOC2"/>
            <w:tabs>
              <w:tab w:val="right" w:leader="dot" w:pos="9350"/>
            </w:tabs>
            <w:rPr>
              <w:ins w:id="158" w:author="David Conklin" w:date="2021-05-12T11:03:00Z"/>
              <w:rFonts w:eastAsiaTheme="minorEastAsia"/>
              <w:noProof/>
            </w:rPr>
          </w:pPr>
          <w:ins w:id="15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Boundary conditions for stream water temperature</w:t>
            </w:r>
            <w:r>
              <w:rPr>
                <w:noProof/>
                <w:webHidden/>
              </w:rPr>
              <w:tab/>
            </w:r>
            <w:r>
              <w:rPr>
                <w:noProof/>
                <w:webHidden/>
              </w:rPr>
              <w:fldChar w:fldCharType="begin"/>
            </w:r>
            <w:r>
              <w:rPr>
                <w:noProof/>
                <w:webHidden/>
              </w:rPr>
              <w:instrText xml:space="preserve"> PAGEREF _Toc71709903 \h </w:instrText>
            </w:r>
            <w:r>
              <w:rPr>
                <w:noProof/>
                <w:webHidden/>
              </w:rPr>
            </w:r>
          </w:ins>
          <w:r>
            <w:rPr>
              <w:noProof/>
              <w:webHidden/>
            </w:rPr>
            <w:fldChar w:fldCharType="separate"/>
          </w:r>
          <w:ins w:id="160" w:author="David Conklin" w:date="2021-05-12T11:03:00Z">
            <w:r>
              <w:rPr>
                <w:noProof/>
                <w:webHidden/>
              </w:rPr>
              <w:t>35</w:t>
            </w:r>
            <w:r>
              <w:rPr>
                <w:noProof/>
                <w:webHidden/>
              </w:rPr>
              <w:fldChar w:fldCharType="end"/>
            </w:r>
            <w:r w:rsidRPr="002D2685">
              <w:rPr>
                <w:rStyle w:val="Hyperlink"/>
                <w:noProof/>
              </w:rPr>
              <w:fldChar w:fldCharType="end"/>
            </w:r>
          </w:ins>
        </w:p>
        <w:p w14:paraId="73F9B4C7" w14:textId="2E7D0C4A" w:rsidR="00EF6419" w:rsidRDefault="00EF6419">
          <w:pPr>
            <w:pStyle w:val="TOC2"/>
            <w:tabs>
              <w:tab w:val="right" w:leader="dot" w:pos="9350"/>
            </w:tabs>
            <w:rPr>
              <w:ins w:id="161" w:author="David Conklin" w:date="2021-05-12T11:03:00Z"/>
              <w:rFonts w:eastAsiaTheme="minorEastAsia"/>
              <w:noProof/>
            </w:rPr>
          </w:pPr>
          <w:ins w:id="16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Thermal stratification in reservoirs</w:t>
            </w:r>
            <w:r>
              <w:rPr>
                <w:noProof/>
                <w:webHidden/>
              </w:rPr>
              <w:tab/>
            </w:r>
            <w:r>
              <w:rPr>
                <w:noProof/>
                <w:webHidden/>
              </w:rPr>
              <w:fldChar w:fldCharType="begin"/>
            </w:r>
            <w:r>
              <w:rPr>
                <w:noProof/>
                <w:webHidden/>
              </w:rPr>
              <w:instrText xml:space="preserve"> PAGEREF _Toc71709904 \h </w:instrText>
            </w:r>
            <w:r>
              <w:rPr>
                <w:noProof/>
                <w:webHidden/>
              </w:rPr>
            </w:r>
          </w:ins>
          <w:r>
            <w:rPr>
              <w:noProof/>
              <w:webHidden/>
            </w:rPr>
            <w:fldChar w:fldCharType="separate"/>
          </w:r>
          <w:ins w:id="163" w:author="David Conklin" w:date="2021-05-12T11:03:00Z">
            <w:r>
              <w:rPr>
                <w:noProof/>
                <w:webHidden/>
              </w:rPr>
              <w:t>36</w:t>
            </w:r>
            <w:r>
              <w:rPr>
                <w:noProof/>
                <w:webHidden/>
              </w:rPr>
              <w:fldChar w:fldCharType="end"/>
            </w:r>
            <w:r w:rsidRPr="002D2685">
              <w:rPr>
                <w:rStyle w:val="Hyperlink"/>
                <w:noProof/>
              </w:rPr>
              <w:fldChar w:fldCharType="end"/>
            </w:r>
          </w:ins>
        </w:p>
        <w:p w14:paraId="4D992869" w14:textId="03361AF3" w:rsidR="00EF6419" w:rsidRDefault="00EF6419">
          <w:pPr>
            <w:pStyle w:val="TOC2"/>
            <w:tabs>
              <w:tab w:val="right" w:leader="dot" w:pos="9350"/>
            </w:tabs>
            <w:rPr>
              <w:ins w:id="164" w:author="David Conklin" w:date="2021-05-12T11:03:00Z"/>
              <w:rFonts w:eastAsiaTheme="minorEastAsia"/>
              <w:noProof/>
            </w:rPr>
          </w:pPr>
          <w:ins w:id="16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Thermal loading</w:t>
            </w:r>
            <w:r>
              <w:rPr>
                <w:noProof/>
                <w:webHidden/>
              </w:rPr>
              <w:tab/>
            </w:r>
            <w:r>
              <w:rPr>
                <w:noProof/>
                <w:webHidden/>
              </w:rPr>
              <w:fldChar w:fldCharType="begin"/>
            </w:r>
            <w:r>
              <w:rPr>
                <w:noProof/>
                <w:webHidden/>
              </w:rPr>
              <w:instrText xml:space="preserve"> PAGEREF _Toc71709905 \h </w:instrText>
            </w:r>
            <w:r>
              <w:rPr>
                <w:noProof/>
                <w:webHidden/>
              </w:rPr>
            </w:r>
          </w:ins>
          <w:r>
            <w:rPr>
              <w:noProof/>
              <w:webHidden/>
            </w:rPr>
            <w:fldChar w:fldCharType="separate"/>
          </w:r>
          <w:ins w:id="166" w:author="David Conklin" w:date="2021-05-12T11:03:00Z">
            <w:r>
              <w:rPr>
                <w:noProof/>
                <w:webHidden/>
              </w:rPr>
              <w:t>36</w:t>
            </w:r>
            <w:r>
              <w:rPr>
                <w:noProof/>
                <w:webHidden/>
              </w:rPr>
              <w:fldChar w:fldCharType="end"/>
            </w:r>
            <w:r w:rsidRPr="002D2685">
              <w:rPr>
                <w:rStyle w:val="Hyperlink"/>
                <w:noProof/>
              </w:rPr>
              <w:fldChar w:fldCharType="end"/>
            </w:r>
          </w:ins>
        </w:p>
        <w:p w14:paraId="07B01033" w14:textId="7B270D64" w:rsidR="00EF6419" w:rsidRDefault="00EF6419">
          <w:pPr>
            <w:pStyle w:val="TOC1"/>
            <w:tabs>
              <w:tab w:val="right" w:leader="dot" w:pos="9350"/>
            </w:tabs>
            <w:rPr>
              <w:ins w:id="167" w:author="David Conklin" w:date="2021-05-12T11:03:00Z"/>
              <w:rFonts w:eastAsiaTheme="minorEastAsia"/>
              <w:noProof/>
            </w:rPr>
          </w:pPr>
          <w:ins w:id="168"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Reservoirs</w:t>
            </w:r>
            <w:r>
              <w:rPr>
                <w:noProof/>
                <w:webHidden/>
              </w:rPr>
              <w:tab/>
            </w:r>
            <w:r>
              <w:rPr>
                <w:noProof/>
                <w:webHidden/>
              </w:rPr>
              <w:fldChar w:fldCharType="begin"/>
            </w:r>
            <w:r>
              <w:rPr>
                <w:noProof/>
                <w:webHidden/>
              </w:rPr>
              <w:instrText xml:space="preserve"> PAGEREF _Toc71709906 \h </w:instrText>
            </w:r>
            <w:r>
              <w:rPr>
                <w:noProof/>
                <w:webHidden/>
              </w:rPr>
            </w:r>
          </w:ins>
          <w:r>
            <w:rPr>
              <w:noProof/>
              <w:webHidden/>
            </w:rPr>
            <w:fldChar w:fldCharType="separate"/>
          </w:r>
          <w:ins w:id="169" w:author="David Conklin" w:date="2021-05-12T11:03:00Z">
            <w:r>
              <w:rPr>
                <w:noProof/>
                <w:webHidden/>
              </w:rPr>
              <w:t>37</w:t>
            </w:r>
            <w:r>
              <w:rPr>
                <w:noProof/>
                <w:webHidden/>
              </w:rPr>
              <w:fldChar w:fldCharType="end"/>
            </w:r>
            <w:r w:rsidRPr="002D2685">
              <w:rPr>
                <w:rStyle w:val="Hyperlink"/>
                <w:noProof/>
              </w:rPr>
              <w:fldChar w:fldCharType="end"/>
            </w:r>
          </w:ins>
        </w:p>
        <w:p w14:paraId="086A3605" w14:textId="66759060" w:rsidR="00EF6419" w:rsidRDefault="00EF6419">
          <w:pPr>
            <w:pStyle w:val="TOC2"/>
            <w:tabs>
              <w:tab w:val="right" w:leader="dot" w:pos="9350"/>
            </w:tabs>
            <w:rPr>
              <w:ins w:id="170" w:author="David Conklin" w:date="2021-05-12T11:03:00Z"/>
              <w:rFonts w:eastAsiaTheme="minorEastAsia"/>
              <w:noProof/>
            </w:rPr>
          </w:pPr>
          <w:ins w:id="17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Reservoir data</w:t>
            </w:r>
            <w:r>
              <w:rPr>
                <w:noProof/>
                <w:webHidden/>
              </w:rPr>
              <w:tab/>
            </w:r>
            <w:r>
              <w:rPr>
                <w:noProof/>
                <w:webHidden/>
              </w:rPr>
              <w:fldChar w:fldCharType="begin"/>
            </w:r>
            <w:r>
              <w:rPr>
                <w:noProof/>
                <w:webHidden/>
              </w:rPr>
              <w:instrText xml:space="preserve"> PAGEREF _Toc71709907 \h </w:instrText>
            </w:r>
            <w:r>
              <w:rPr>
                <w:noProof/>
                <w:webHidden/>
              </w:rPr>
            </w:r>
          </w:ins>
          <w:r>
            <w:rPr>
              <w:noProof/>
              <w:webHidden/>
            </w:rPr>
            <w:fldChar w:fldCharType="separate"/>
          </w:r>
          <w:ins w:id="172" w:author="David Conklin" w:date="2021-05-12T11:03:00Z">
            <w:r>
              <w:rPr>
                <w:noProof/>
                <w:webHidden/>
              </w:rPr>
              <w:t>38</w:t>
            </w:r>
            <w:r>
              <w:rPr>
                <w:noProof/>
                <w:webHidden/>
              </w:rPr>
              <w:fldChar w:fldCharType="end"/>
            </w:r>
            <w:r w:rsidRPr="002D2685">
              <w:rPr>
                <w:rStyle w:val="Hyperlink"/>
                <w:noProof/>
              </w:rPr>
              <w:fldChar w:fldCharType="end"/>
            </w:r>
          </w:ins>
        </w:p>
        <w:p w14:paraId="6DA707D9" w14:textId="5103E5C9" w:rsidR="00EF6419" w:rsidRDefault="00EF6419">
          <w:pPr>
            <w:pStyle w:val="TOC2"/>
            <w:tabs>
              <w:tab w:val="right" w:leader="dot" w:pos="9350"/>
            </w:tabs>
            <w:rPr>
              <w:ins w:id="173" w:author="David Conklin" w:date="2021-05-12T11:03:00Z"/>
              <w:rFonts w:eastAsiaTheme="minorEastAsia"/>
              <w:noProof/>
            </w:rPr>
          </w:pPr>
          <w:ins w:id="17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Reservoir data sources</w:t>
            </w:r>
            <w:r>
              <w:rPr>
                <w:noProof/>
                <w:webHidden/>
              </w:rPr>
              <w:tab/>
            </w:r>
            <w:r>
              <w:rPr>
                <w:noProof/>
                <w:webHidden/>
              </w:rPr>
              <w:fldChar w:fldCharType="begin"/>
            </w:r>
            <w:r>
              <w:rPr>
                <w:noProof/>
                <w:webHidden/>
              </w:rPr>
              <w:instrText xml:space="preserve"> PAGEREF _Toc71709908 \h </w:instrText>
            </w:r>
            <w:r>
              <w:rPr>
                <w:noProof/>
                <w:webHidden/>
              </w:rPr>
            </w:r>
          </w:ins>
          <w:r>
            <w:rPr>
              <w:noProof/>
              <w:webHidden/>
            </w:rPr>
            <w:fldChar w:fldCharType="separate"/>
          </w:r>
          <w:ins w:id="175" w:author="David Conklin" w:date="2021-05-12T11:03:00Z">
            <w:r>
              <w:rPr>
                <w:noProof/>
                <w:webHidden/>
              </w:rPr>
              <w:t>40</w:t>
            </w:r>
            <w:r>
              <w:rPr>
                <w:noProof/>
                <w:webHidden/>
              </w:rPr>
              <w:fldChar w:fldCharType="end"/>
            </w:r>
            <w:r w:rsidRPr="002D2685">
              <w:rPr>
                <w:rStyle w:val="Hyperlink"/>
                <w:noProof/>
              </w:rPr>
              <w:fldChar w:fldCharType="end"/>
            </w:r>
          </w:ins>
        </w:p>
        <w:p w14:paraId="3BE50C37" w14:textId="49D29E17" w:rsidR="00EF6419" w:rsidRDefault="00EF6419">
          <w:pPr>
            <w:pStyle w:val="TOC1"/>
            <w:tabs>
              <w:tab w:val="right" w:leader="dot" w:pos="9350"/>
            </w:tabs>
            <w:rPr>
              <w:ins w:id="176" w:author="David Conklin" w:date="2021-05-12T11:03:00Z"/>
              <w:rFonts w:eastAsiaTheme="minorEastAsia"/>
              <w:noProof/>
            </w:rPr>
          </w:pPr>
          <w:ins w:id="17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"_Toc71709909"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_Toc71709909 \h </w:instrText>
            </w:r>
            <w:r>
              <w:rPr>
                <w:noProof/>
                <w:webHidden/>
              </w:rPr>
            </w:r>
          </w:ins>
          <w:r>
            <w:rPr>
              <w:noProof/>
              <w:webHidden/>
            </w:rPr>
            <w:fldChar w:fldCharType="separate"/>
          </w:r>
          <w:ins w:id="178" w:author="David Conklin" w:date="2021-05-12T11:03:00Z">
            <w:r>
              <w:rPr>
                <w:noProof/>
                <w:webHidden/>
              </w:rPr>
              <w:t>40</w:t>
            </w:r>
            <w:r>
              <w:rPr>
                <w:noProof/>
                <w:webHidden/>
              </w:rPr>
              <w:fldChar w:fldCharType="end"/>
            </w:r>
            <w:r w:rsidRPr="002D2685">
              <w:rPr>
                <w:rStyle w:val="Hyperlink"/>
                <w:noProof/>
              </w:rPr>
              <w:fldChar w:fldCharType="end"/>
            </w:r>
          </w:ins>
        </w:p>
        <w:p w14:paraId="5D126189" w14:textId="1A40B22F" w:rsidR="00EF6419" w:rsidRDefault="00EF6419">
          <w:pPr>
            <w:pStyle w:val="TOC2"/>
            <w:tabs>
              <w:tab w:val="right" w:leader="dot" w:pos="9350"/>
            </w:tabs>
            <w:rPr>
              <w:ins w:id="179" w:author="David Conklin" w:date="2021-05-12T11:03:00Z"/>
              <w:rFonts w:eastAsiaTheme="minorEastAsia"/>
              <w:noProof/>
            </w:rPr>
          </w:pPr>
          <w:ins w:id="18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Limitations of subbasin simulations</w:t>
            </w:r>
            <w:r>
              <w:rPr>
                <w:noProof/>
                <w:webHidden/>
              </w:rPr>
              <w:tab/>
            </w:r>
            <w:r>
              <w:rPr>
                <w:noProof/>
                <w:webHidden/>
              </w:rPr>
              <w:fldChar w:fldCharType="begin"/>
            </w:r>
            <w:r>
              <w:rPr>
                <w:noProof/>
                <w:webHidden/>
              </w:rPr>
              <w:instrText xml:space="preserve"> PAGEREF _Toc71709910 \h </w:instrText>
            </w:r>
            <w:r>
              <w:rPr>
                <w:noProof/>
                <w:webHidden/>
              </w:rPr>
            </w:r>
          </w:ins>
          <w:r>
            <w:rPr>
              <w:noProof/>
              <w:webHidden/>
            </w:rPr>
            <w:fldChar w:fldCharType="separate"/>
          </w:r>
          <w:ins w:id="181" w:author="David Conklin" w:date="2021-05-12T11:03:00Z">
            <w:r>
              <w:rPr>
                <w:noProof/>
                <w:webHidden/>
              </w:rPr>
              <w:t>42</w:t>
            </w:r>
            <w:r>
              <w:rPr>
                <w:noProof/>
                <w:webHidden/>
              </w:rPr>
              <w:fldChar w:fldCharType="end"/>
            </w:r>
            <w:r w:rsidRPr="002D2685">
              <w:rPr>
                <w:rStyle w:val="Hyperlink"/>
                <w:noProof/>
              </w:rPr>
              <w:fldChar w:fldCharType="end"/>
            </w:r>
          </w:ins>
        </w:p>
        <w:p w14:paraId="2534B085" w14:textId="49DA64D0" w:rsidR="00EF6419" w:rsidRDefault="00EF6419">
          <w:pPr>
            <w:pStyle w:val="TOC1"/>
            <w:tabs>
              <w:tab w:val="right" w:leader="dot" w:pos="9350"/>
            </w:tabs>
            <w:rPr>
              <w:ins w:id="182" w:author="David Conklin" w:date="2021-05-12T11:03:00Z"/>
              <w:rFonts w:eastAsiaTheme="minorEastAsia"/>
              <w:noProof/>
            </w:rPr>
          </w:pPr>
          <w:ins w:id="183" w:author="David Conklin" w:date="2021-05-12T11:03:00Z">
            <w:r w:rsidRPr="002D2685">
              <w:rPr>
                <w:rStyle w:val="Hyperlink"/>
                <w:noProof/>
              </w:rPr>
              <w:lastRenderedPageBreak/>
              <w:fldChar w:fldCharType="begin"/>
            </w:r>
            <w:r w:rsidRPr="002D2685">
              <w:rPr>
                <w:rStyle w:val="Hyperlink"/>
                <w:noProof/>
              </w:rPr>
              <w:instrText xml:space="preserve"> </w:instrText>
            </w:r>
            <w:r>
              <w:rPr>
                <w:noProof/>
              </w:rPr>
              <w:instrText>HYPERLINK \l "_Toc71709911"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Calibration procedure</w:t>
            </w:r>
            <w:r>
              <w:rPr>
                <w:noProof/>
                <w:webHidden/>
              </w:rPr>
              <w:tab/>
            </w:r>
            <w:r>
              <w:rPr>
                <w:noProof/>
                <w:webHidden/>
              </w:rPr>
              <w:fldChar w:fldCharType="begin"/>
            </w:r>
            <w:r>
              <w:rPr>
                <w:noProof/>
                <w:webHidden/>
              </w:rPr>
              <w:instrText xml:space="preserve"> PAGEREF _Toc71709911 \h </w:instrText>
            </w:r>
            <w:r>
              <w:rPr>
                <w:noProof/>
                <w:webHidden/>
              </w:rPr>
            </w:r>
          </w:ins>
          <w:r>
            <w:rPr>
              <w:noProof/>
              <w:webHidden/>
            </w:rPr>
            <w:fldChar w:fldCharType="separate"/>
          </w:r>
          <w:ins w:id="184" w:author="David Conklin" w:date="2021-05-12T11:03:00Z">
            <w:r>
              <w:rPr>
                <w:noProof/>
                <w:webHidden/>
              </w:rPr>
              <w:t>42</w:t>
            </w:r>
            <w:r>
              <w:rPr>
                <w:noProof/>
                <w:webHidden/>
              </w:rPr>
              <w:fldChar w:fldCharType="end"/>
            </w:r>
            <w:r w:rsidRPr="002D2685">
              <w:rPr>
                <w:rStyle w:val="Hyperlink"/>
                <w:noProof/>
              </w:rPr>
              <w:fldChar w:fldCharType="end"/>
            </w:r>
          </w:ins>
        </w:p>
        <w:p w14:paraId="7164996F" w14:textId="7C341985" w:rsidR="00EF6419" w:rsidRDefault="00EF6419">
          <w:pPr>
            <w:pStyle w:val="TOC2"/>
            <w:tabs>
              <w:tab w:val="right" w:leader="dot" w:pos="9350"/>
            </w:tabs>
            <w:rPr>
              <w:ins w:id="185" w:author="David Conklin" w:date="2021-05-12T11:03:00Z"/>
              <w:rFonts w:eastAsiaTheme="minorEastAsia"/>
              <w:noProof/>
            </w:rPr>
          </w:pPr>
          <w:ins w:id="18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Using PEST to determine HBV parameter values</w:t>
            </w:r>
            <w:r>
              <w:rPr>
                <w:noProof/>
                <w:webHidden/>
              </w:rPr>
              <w:tab/>
            </w:r>
            <w:r>
              <w:rPr>
                <w:noProof/>
                <w:webHidden/>
              </w:rPr>
              <w:fldChar w:fldCharType="begin"/>
            </w:r>
            <w:r>
              <w:rPr>
                <w:noProof/>
                <w:webHidden/>
              </w:rPr>
              <w:instrText xml:space="preserve"> PAGEREF _Toc71709912 \h </w:instrText>
            </w:r>
            <w:r>
              <w:rPr>
                <w:noProof/>
                <w:webHidden/>
              </w:rPr>
            </w:r>
          </w:ins>
          <w:r>
            <w:rPr>
              <w:noProof/>
              <w:webHidden/>
            </w:rPr>
            <w:fldChar w:fldCharType="separate"/>
          </w:r>
          <w:ins w:id="187" w:author="David Conklin" w:date="2021-05-12T11:03:00Z">
            <w:r>
              <w:rPr>
                <w:noProof/>
                <w:webHidden/>
              </w:rPr>
              <w:t>43</w:t>
            </w:r>
            <w:r>
              <w:rPr>
                <w:noProof/>
                <w:webHidden/>
              </w:rPr>
              <w:fldChar w:fldCharType="end"/>
            </w:r>
            <w:r w:rsidRPr="002D2685">
              <w:rPr>
                <w:rStyle w:val="Hyperlink"/>
                <w:noProof/>
              </w:rPr>
              <w:fldChar w:fldCharType="end"/>
            </w:r>
          </w:ins>
        </w:p>
        <w:p w14:paraId="3B5F1D3A" w14:textId="462A01A4" w:rsidR="00EF6419" w:rsidRDefault="00EF6419">
          <w:pPr>
            <w:pStyle w:val="TOC2"/>
            <w:tabs>
              <w:tab w:val="right" w:leader="dot" w:pos="9350"/>
            </w:tabs>
            <w:rPr>
              <w:ins w:id="188" w:author="David Conklin" w:date="2021-05-12T11:03:00Z"/>
              <w:rFonts w:eastAsiaTheme="minorEastAsia"/>
              <w:noProof/>
            </w:rPr>
          </w:pPr>
          <w:ins w:id="18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_Toc71709913 \h </w:instrText>
            </w:r>
            <w:r>
              <w:rPr>
                <w:noProof/>
                <w:webHidden/>
              </w:rPr>
            </w:r>
          </w:ins>
          <w:r>
            <w:rPr>
              <w:noProof/>
              <w:webHidden/>
            </w:rPr>
            <w:fldChar w:fldCharType="separate"/>
          </w:r>
          <w:ins w:id="190" w:author="David Conklin" w:date="2021-05-12T11:03:00Z">
            <w:r>
              <w:rPr>
                <w:noProof/>
                <w:webHidden/>
              </w:rPr>
              <w:t>43</w:t>
            </w:r>
            <w:r>
              <w:rPr>
                <w:noProof/>
                <w:webHidden/>
              </w:rPr>
              <w:fldChar w:fldCharType="end"/>
            </w:r>
            <w:r w:rsidRPr="002D2685">
              <w:rPr>
                <w:rStyle w:val="Hyperlink"/>
                <w:noProof/>
              </w:rPr>
              <w:fldChar w:fldCharType="end"/>
            </w:r>
          </w:ins>
        </w:p>
        <w:p w14:paraId="4AF1151C" w14:textId="1B75C270" w:rsidR="00EF6419" w:rsidRDefault="00EF6419">
          <w:pPr>
            <w:pStyle w:val="TOC2"/>
            <w:tabs>
              <w:tab w:val="right" w:leader="dot" w:pos="9350"/>
            </w:tabs>
            <w:rPr>
              <w:ins w:id="191" w:author="David Conklin" w:date="2021-05-12T11:03:00Z"/>
              <w:rFonts w:eastAsiaTheme="minorEastAsia"/>
              <w:noProof/>
            </w:rPr>
          </w:pPr>
          <w:ins w:id="19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Calibrating stream temperatures</w:t>
            </w:r>
            <w:r>
              <w:rPr>
                <w:noProof/>
                <w:webHidden/>
              </w:rPr>
              <w:tab/>
            </w:r>
            <w:r>
              <w:rPr>
                <w:noProof/>
                <w:webHidden/>
              </w:rPr>
              <w:fldChar w:fldCharType="begin"/>
            </w:r>
            <w:r>
              <w:rPr>
                <w:noProof/>
                <w:webHidden/>
              </w:rPr>
              <w:instrText xml:space="preserve"> PAGEREF _Toc71709914 \h </w:instrText>
            </w:r>
            <w:r>
              <w:rPr>
                <w:noProof/>
                <w:webHidden/>
              </w:rPr>
            </w:r>
          </w:ins>
          <w:r>
            <w:rPr>
              <w:noProof/>
              <w:webHidden/>
            </w:rPr>
            <w:fldChar w:fldCharType="separate"/>
          </w:r>
          <w:ins w:id="193" w:author="David Conklin" w:date="2021-05-12T11:03:00Z">
            <w:r>
              <w:rPr>
                <w:noProof/>
                <w:webHidden/>
              </w:rPr>
              <w:t>44</w:t>
            </w:r>
            <w:r>
              <w:rPr>
                <w:noProof/>
                <w:webHidden/>
              </w:rPr>
              <w:fldChar w:fldCharType="end"/>
            </w:r>
            <w:r w:rsidRPr="002D2685">
              <w:rPr>
                <w:rStyle w:val="Hyperlink"/>
                <w:noProof/>
              </w:rPr>
              <w:fldChar w:fldCharType="end"/>
            </w:r>
          </w:ins>
        </w:p>
        <w:p w14:paraId="1DC3A140" w14:textId="7C1D0954" w:rsidR="00EF6419" w:rsidRDefault="00EF6419">
          <w:pPr>
            <w:pStyle w:val="TOC1"/>
            <w:tabs>
              <w:tab w:val="right" w:leader="dot" w:pos="9350"/>
            </w:tabs>
            <w:rPr>
              <w:ins w:id="194" w:author="David Conklin" w:date="2021-05-12T11:03:00Z"/>
              <w:rFonts w:eastAsiaTheme="minorEastAsia"/>
              <w:noProof/>
            </w:rPr>
          </w:pPr>
          <w:ins w:id="19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North Santiam study area</w:t>
            </w:r>
            <w:r>
              <w:rPr>
                <w:noProof/>
                <w:webHidden/>
              </w:rPr>
              <w:tab/>
            </w:r>
            <w:r>
              <w:rPr>
                <w:noProof/>
                <w:webHidden/>
              </w:rPr>
              <w:fldChar w:fldCharType="begin"/>
            </w:r>
            <w:r>
              <w:rPr>
                <w:noProof/>
                <w:webHidden/>
              </w:rPr>
              <w:instrText xml:space="preserve"> PAGEREF _Toc71709915 \h </w:instrText>
            </w:r>
            <w:r>
              <w:rPr>
                <w:noProof/>
                <w:webHidden/>
              </w:rPr>
            </w:r>
          </w:ins>
          <w:r>
            <w:rPr>
              <w:noProof/>
              <w:webHidden/>
            </w:rPr>
            <w:fldChar w:fldCharType="separate"/>
          </w:r>
          <w:ins w:id="196" w:author="David Conklin" w:date="2021-05-12T11:03:00Z">
            <w:r>
              <w:rPr>
                <w:noProof/>
                <w:webHidden/>
              </w:rPr>
              <w:t>45</w:t>
            </w:r>
            <w:r>
              <w:rPr>
                <w:noProof/>
                <w:webHidden/>
              </w:rPr>
              <w:fldChar w:fldCharType="end"/>
            </w:r>
            <w:r w:rsidRPr="002D2685">
              <w:rPr>
                <w:rStyle w:val="Hyperlink"/>
                <w:noProof/>
              </w:rPr>
              <w:fldChar w:fldCharType="end"/>
            </w:r>
          </w:ins>
        </w:p>
        <w:p w14:paraId="750DD210" w14:textId="3F9E2AA5" w:rsidR="00EF6419" w:rsidRDefault="00EF6419">
          <w:pPr>
            <w:pStyle w:val="TOC2"/>
            <w:tabs>
              <w:tab w:val="right" w:leader="dot" w:pos="9350"/>
            </w:tabs>
            <w:rPr>
              <w:ins w:id="197" w:author="David Conklin" w:date="2021-05-12T11:03:00Z"/>
              <w:rFonts w:eastAsiaTheme="minorEastAsia"/>
              <w:noProof/>
            </w:rPr>
          </w:pPr>
          <w:ins w:id="198"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_Toc71709916 \h </w:instrText>
            </w:r>
            <w:r>
              <w:rPr>
                <w:noProof/>
                <w:webHidden/>
              </w:rPr>
            </w:r>
          </w:ins>
          <w:r>
            <w:rPr>
              <w:noProof/>
              <w:webHidden/>
            </w:rPr>
            <w:fldChar w:fldCharType="separate"/>
          </w:r>
          <w:ins w:id="199" w:author="David Conklin" w:date="2021-05-12T11:03:00Z">
            <w:r>
              <w:rPr>
                <w:noProof/>
                <w:webHidden/>
              </w:rPr>
              <w:t>45</w:t>
            </w:r>
            <w:r>
              <w:rPr>
                <w:noProof/>
                <w:webHidden/>
              </w:rPr>
              <w:fldChar w:fldCharType="end"/>
            </w:r>
            <w:r w:rsidRPr="002D2685">
              <w:rPr>
                <w:rStyle w:val="Hyperlink"/>
                <w:noProof/>
              </w:rPr>
              <w:fldChar w:fldCharType="end"/>
            </w:r>
          </w:ins>
        </w:p>
        <w:p w14:paraId="2E40AA66" w14:textId="3D1D5638" w:rsidR="00EF6419" w:rsidRDefault="00EF6419">
          <w:pPr>
            <w:pStyle w:val="TOC2"/>
            <w:tabs>
              <w:tab w:val="right" w:leader="dot" w:pos="9350"/>
            </w:tabs>
            <w:rPr>
              <w:ins w:id="200" w:author="David Conklin" w:date="2021-05-12T11:03:00Z"/>
              <w:rFonts w:eastAsiaTheme="minorEastAsia"/>
              <w:noProof/>
            </w:rPr>
          </w:pPr>
          <w:ins w:id="20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Municipal water rights</w:t>
            </w:r>
            <w:r>
              <w:rPr>
                <w:noProof/>
                <w:webHidden/>
              </w:rPr>
              <w:tab/>
            </w:r>
            <w:r>
              <w:rPr>
                <w:noProof/>
                <w:webHidden/>
              </w:rPr>
              <w:fldChar w:fldCharType="begin"/>
            </w:r>
            <w:r>
              <w:rPr>
                <w:noProof/>
                <w:webHidden/>
              </w:rPr>
              <w:instrText xml:space="preserve"> PAGEREF _Toc71709917 \h </w:instrText>
            </w:r>
            <w:r>
              <w:rPr>
                <w:noProof/>
                <w:webHidden/>
              </w:rPr>
            </w:r>
          </w:ins>
          <w:r>
            <w:rPr>
              <w:noProof/>
              <w:webHidden/>
            </w:rPr>
            <w:fldChar w:fldCharType="separate"/>
          </w:r>
          <w:ins w:id="202" w:author="David Conklin" w:date="2021-05-12T11:03:00Z">
            <w:r>
              <w:rPr>
                <w:noProof/>
                <w:webHidden/>
              </w:rPr>
              <w:t>46</w:t>
            </w:r>
            <w:r>
              <w:rPr>
                <w:noProof/>
                <w:webHidden/>
              </w:rPr>
              <w:fldChar w:fldCharType="end"/>
            </w:r>
            <w:r w:rsidRPr="002D2685">
              <w:rPr>
                <w:rStyle w:val="Hyperlink"/>
                <w:noProof/>
              </w:rPr>
              <w:fldChar w:fldCharType="end"/>
            </w:r>
          </w:ins>
        </w:p>
        <w:p w14:paraId="01D5C4D4" w14:textId="54A5276A" w:rsidR="00EF6419" w:rsidRDefault="00EF6419">
          <w:pPr>
            <w:pStyle w:val="TOC1"/>
            <w:tabs>
              <w:tab w:val="right" w:leader="dot" w:pos="9350"/>
            </w:tabs>
            <w:rPr>
              <w:ins w:id="203" w:author="David Conklin" w:date="2021-05-12T11:03:00Z"/>
              <w:rFonts w:eastAsiaTheme="minorEastAsia"/>
              <w:noProof/>
            </w:rPr>
          </w:pPr>
          <w:ins w:id="20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McKenzie Basin Wetlands Study</w:t>
            </w:r>
            <w:r>
              <w:rPr>
                <w:noProof/>
                <w:webHidden/>
              </w:rPr>
              <w:tab/>
            </w:r>
            <w:r>
              <w:rPr>
                <w:noProof/>
                <w:webHidden/>
              </w:rPr>
              <w:fldChar w:fldCharType="begin"/>
            </w:r>
            <w:r>
              <w:rPr>
                <w:noProof/>
                <w:webHidden/>
              </w:rPr>
              <w:instrText xml:space="preserve"> PAGEREF _Toc71709918 \h </w:instrText>
            </w:r>
            <w:r>
              <w:rPr>
                <w:noProof/>
                <w:webHidden/>
              </w:rPr>
            </w:r>
          </w:ins>
          <w:r>
            <w:rPr>
              <w:noProof/>
              <w:webHidden/>
            </w:rPr>
            <w:fldChar w:fldCharType="separate"/>
          </w:r>
          <w:ins w:id="205" w:author="David Conklin" w:date="2021-05-12T11:03:00Z">
            <w:r>
              <w:rPr>
                <w:noProof/>
                <w:webHidden/>
              </w:rPr>
              <w:t>46</w:t>
            </w:r>
            <w:r>
              <w:rPr>
                <w:noProof/>
                <w:webHidden/>
              </w:rPr>
              <w:fldChar w:fldCharType="end"/>
            </w:r>
            <w:r w:rsidRPr="002D2685">
              <w:rPr>
                <w:rStyle w:val="Hyperlink"/>
                <w:noProof/>
              </w:rPr>
              <w:fldChar w:fldCharType="end"/>
            </w:r>
          </w:ins>
        </w:p>
        <w:p w14:paraId="00ECAE38" w14:textId="6AA6CC80" w:rsidR="00EF6419" w:rsidRDefault="00EF6419">
          <w:pPr>
            <w:pStyle w:val="TOC2"/>
            <w:tabs>
              <w:tab w:val="right" w:leader="dot" w:pos="9350"/>
            </w:tabs>
            <w:rPr>
              <w:ins w:id="206" w:author="David Conklin" w:date="2021-05-12T11:03:00Z"/>
              <w:rFonts w:eastAsiaTheme="minorEastAsia"/>
              <w:noProof/>
            </w:rPr>
          </w:pPr>
          <w:ins w:id="20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"_Toc71709919"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Project Overview</w:t>
            </w:r>
            <w:r>
              <w:rPr>
                <w:noProof/>
                <w:webHidden/>
              </w:rPr>
              <w:tab/>
            </w:r>
            <w:r>
              <w:rPr>
                <w:noProof/>
                <w:webHidden/>
              </w:rPr>
              <w:fldChar w:fldCharType="begin"/>
            </w:r>
            <w:r>
              <w:rPr>
                <w:noProof/>
                <w:webHidden/>
              </w:rPr>
              <w:instrText xml:space="preserve"> PAGEREF _Toc71709919 \h </w:instrText>
            </w:r>
            <w:r>
              <w:rPr>
                <w:noProof/>
                <w:webHidden/>
              </w:rPr>
            </w:r>
          </w:ins>
          <w:r>
            <w:rPr>
              <w:noProof/>
              <w:webHidden/>
            </w:rPr>
            <w:fldChar w:fldCharType="separate"/>
          </w:r>
          <w:ins w:id="208" w:author="David Conklin" w:date="2021-05-12T11:03:00Z">
            <w:r>
              <w:rPr>
                <w:noProof/>
                <w:webHidden/>
              </w:rPr>
              <w:t>46</w:t>
            </w:r>
            <w:r>
              <w:rPr>
                <w:noProof/>
                <w:webHidden/>
              </w:rPr>
              <w:fldChar w:fldCharType="end"/>
            </w:r>
            <w:r w:rsidRPr="002D2685">
              <w:rPr>
                <w:rStyle w:val="Hyperlink"/>
                <w:noProof/>
              </w:rPr>
              <w:fldChar w:fldCharType="end"/>
            </w:r>
          </w:ins>
        </w:p>
        <w:p w14:paraId="12E44C7A" w14:textId="6DB4F7CC" w:rsidR="00EF6419" w:rsidRDefault="00EF6419">
          <w:pPr>
            <w:pStyle w:val="TOC2"/>
            <w:tabs>
              <w:tab w:val="right" w:leader="dot" w:pos="9350"/>
            </w:tabs>
            <w:rPr>
              <w:ins w:id="209" w:author="David Conklin" w:date="2021-05-12T11:03:00Z"/>
              <w:rFonts w:eastAsiaTheme="minorEastAsia"/>
              <w:noProof/>
            </w:rPr>
          </w:pPr>
          <w:ins w:id="21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Model and Simulation Overview</w:t>
            </w:r>
            <w:r>
              <w:rPr>
                <w:noProof/>
                <w:webHidden/>
              </w:rPr>
              <w:tab/>
            </w:r>
            <w:r>
              <w:rPr>
                <w:noProof/>
                <w:webHidden/>
              </w:rPr>
              <w:fldChar w:fldCharType="begin"/>
            </w:r>
            <w:r>
              <w:rPr>
                <w:noProof/>
                <w:webHidden/>
              </w:rPr>
              <w:instrText xml:space="preserve"> PAGEREF _Toc71709920 \h </w:instrText>
            </w:r>
            <w:r>
              <w:rPr>
                <w:noProof/>
                <w:webHidden/>
              </w:rPr>
            </w:r>
          </w:ins>
          <w:r>
            <w:rPr>
              <w:noProof/>
              <w:webHidden/>
            </w:rPr>
            <w:fldChar w:fldCharType="separate"/>
          </w:r>
          <w:ins w:id="211" w:author="David Conklin" w:date="2021-05-12T11:03:00Z">
            <w:r>
              <w:rPr>
                <w:noProof/>
                <w:webHidden/>
              </w:rPr>
              <w:t>49</w:t>
            </w:r>
            <w:r>
              <w:rPr>
                <w:noProof/>
                <w:webHidden/>
              </w:rPr>
              <w:fldChar w:fldCharType="end"/>
            </w:r>
            <w:r w:rsidRPr="002D2685">
              <w:rPr>
                <w:rStyle w:val="Hyperlink"/>
                <w:noProof/>
              </w:rPr>
              <w:fldChar w:fldCharType="end"/>
            </w:r>
          </w:ins>
        </w:p>
        <w:p w14:paraId="5B569C49" w14:textId="6472D30B" w:rsidR="00EF6419" w:rsidRDefault="00EF6419">
          <w:pPr>
            <w:pStyle w:val="TOC2"/>
            <w:tabs>
              <w:tab w:val="right" w:leader="dot" w:pos="9350"/>
            </w:tabs>
            <w:rPr>
              <w:ins w:id="212" w:author="David Conklin" w:date="2021-05-12T11:03:00Z"/>
              <w:rFonts w:eastAsiaTheme="minorEastAsia"/>
              <w:noProof/>
            </w:rPr>
          </w:pPr>
          <w:ins w:id="213"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_Toc71709921 \h </w:instrText>
            </w:r>
            <w:r>
              <w:rPr>
                <w:noProof/>
                <w:webHidden/>
              </w:rPr>
            </w:r>
          </w:ins>
          <w:r>
            <w:rPr>
              <w:noProof/>
              <w:webHidden/>
            </w:rPr>
            <w:fldChar w:fldCharType="separate"/>
          </w:r>
          <w:ins w:id="214" w:author="David Conklin" w:date="2021-05-12T11:03:00Z">
            <w:r>
              <w:rPr>
                <w:noProof/>
                <w:webHidden/>
              </w:rPr>
              <w:t>50</w:t>
            </w:r>
            <w:r>
              <w:rPr>
                <w:noProof/>
                <w:webHidden/>
              </w:rPr>
              <w:fldChar w:fldCharType="end"/>
            </w:r>
            <w:r w:rsidRPr="002D2685">
              <w:rPr>
                <w:rStyle w:val="Hyperlink"/>
                <w:noProof/>
              </w:rPr>
              <w:fldChar w:fldCharType="end"/>
            </w:r>
          </w:ins>
        </w:p>
        <w:p w14:paraId="24B67D89" w14:textId="6531B06F" w:rsidR="00EF6419" w:rsidRDefault="00EF6419">
          <w:pPr>
            <w:pStyle w:val="TOC2"/>
            <w:tabs>
              <w:tab w:val="right" w:leader="dot" w:pos="9350"/>
            </w:tabs>
            <w:rPr>
              <w:ins w:id="215" w:author="David Conklin" w:date="2021-05-12T11:03:00Z"/>
              <w:rFonts w:eastAsiaTheme="minorEastAsia"/>
              <w:noProof/>
            </w:rPr>
          </w:pPr>
          <w:ins w:id="21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Data changes for better representation of wetlands</w:t>
            </w:r>
            <w:r>
              <w:rPr>
                <w:noProof/>
                <w:webHidden/>
              </w:rPr>
              <w:tab/>
            </w:r>
            <w:r>
              <w:rPr>
                <w:noProof/>
                <w:webHidden/>
              </w:rPr>
              <w:fldChar w:fldCharType="begin"/>
            </w:r>
            <w:r>
              <w:rPr>
                <w:noProof/>
                <w:webHidden/>
              </w:rPr>
              <w:instrText xml:space="preserve"> PAGEREF _Toc71709922 \h </w:instrText>
            </w:r>
            <w:r>
              <w:rPr>
                <w:noProof/>
                <w:webHidden/>
              </w:rPr>
            </w:r>
          </w:ins>
          <w:r>
            <w:rPr>
              <w:noProof/>
              <w:webHidden/>
            </w:rPr>
            <w:fldChar w:fldCharType="separate"/>
          </w:r>
          <w:ins w:id="217" w:author="David Conklin" w:date="2021-05-12T11:03:00Z">
            <w:r>
              <w:rPr>
                <w:noProof/>
                <w:webHidden/>
              </w:rPr>
              <w:t>50</w:t>
            </w:r>
            <w:r>
              <w:rPr>
                <w:noProof/>
                <w:webHidden/>
              </w:rPr>
              <w:fldChar w:fldCharType="end"/>
            </w:r>
            <w:r w:rsidRPr="002D2685">
              <w:rPr>
                <w:rStyle w:val="Hyperlink"/>
                <w:noProof/>
              </w:rPr>
              <w:fldChar w:fldCharType="end"/>
            </w:r>
          </w:ins>
        </w:p>
        <w:p w14:paraId="07FAB4BC" w14:textId="70CF6C09" w:rsidR="00EF6419" w:rsidRDefault="00EF6419">
          <w:pPr>
            <w:pStyle w:val="TOC2"/>
            <w:tabs>
              <w:tab w:val="right" w:leader="dot" w:pos="9350"/>
            </w:tabs>
            <w:rPr>
              <w:ins w:id="218" w:author="David Conklin" w:date="2021-05-12T11:03:00Z"/>
              <w:rFonts w:eastAsiaTheme="minorEastAsia"/>
              <w:noProof/>
            </w:rPr>
          </w:pPr>
          <w:ins w:id="21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Projection, Calendar, and Units</w:t>
            </w:r>
            <w:r>
              <w:rPr>
                <w:noProof/>
                <w:webHidden/>
              </w:rPr>
              <w:tab/>
            </w:r>
            <w:r>
              <w:rPr>
                <w:noProof/>
                <w:webHidden/>
              </w:rPr>
              <w:fldChar w:fldCharType="begin"/>
            </w:r>
            <w:r>
              <w:rPr>
                <w:noProof/>
                <w:webHidden/>
              </w:rPr>
              <w:instrText xml:space="preserve"> PAGEREF _Toc71709923 \h </w:instrText>
            </w:r>
            <w:r>
              <w:rPr>
                <w:noProof/>
                <w:webHidden/>
              </w:rPr>
            </w:r>
          </w:ins>
          <w:r>
            <w:rPr>
              <w:noProof/>
              <w:webHidden/>
            </w:rPr>
            <w:fldChar w:fldCharType="separate"/>
          </w:r>
          <w:ins w:id="220" w:author="David Conklin" w:date="2021-05-12T11:03:00Z">
            <w:r>
              <w:rPr>
                <w:noProof/>
                <w:webHidden/>
              </w:rPr>
              <w:t>51</w:t>
            </w:r>
            <w:r>
              <w:rPr>
                <w:noProof/>
                <w:webHidden/>
              </w:rPr>
              <w:fldChar w:fldCharType="end"/>
            </w:r>
            <w:r w:rsidRPr="002D2685">
              <w:rPr>
                <w:rStyle w:val="Hyperlink"/>
                <w:noProof/>
              </w:rPr>
              <w:fldChar w:fldCharType="end"/>
            </w:r>
          </w:ins>
        </w:p>
        <w:p w14:paraId="37F43A1C" w14:textId="2C3A6B2F" w:rsidR="00EF6419" w:rsidRDefault="00EF6419">
          <w:pPr>
            <w:pStyle w:val="TOC2"/>
            <w:tabs>
              <w:tab w:val="right" w:leader="dot" w:pos="9350"/>
            </w:tabs>
            <w:rPr>
              <w:ins w:id="221" w:author="David Conklin" w:date="2021-05-12T11:03:00Z"/>
              <w:rFonts w:eastAsiaTheme="minorEastAsia"/>
              <w:noProof/>
            </w:rPr>
          </w:pPr>
          <w:ins w:id="22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Simulation of changes in wetlands over time</w:t>
            </w:r>
            <w:r>
              <w:rPr>
                <w:noProof/>
                <w:webHidden/>
              </w:rPr>
              <w:tab/>
            </w:r>
            <w:r>
              <w:rPr>
                <w:noProof/>
                <w:webHidden/>
              </w:rPr>
              <w:fldChar w:fldCharType="begin"/>
            </w:r>
            <w:r>
              <w:rPr>
                <w:noProof/>
                <w:webHidden/>
              </w:rPr>
              <w:instrText xml:space="preserve"> PAGEREF _Toc71709924 \h </w:instrText>
            </w:r>
            <w:r>
              <w:rPr>
                <w:noProof/>
                <w:webHidden/>
              </w:rPr>
            </w:r>
          </w:ins>
          <w:r>
            <w:rPr>
              <w:noProof/>
              <w:webHidden/>
            </w:rPr>
            <w:fldChar w:fldCharType="separate"/>
          </w:r>
          <w:ins w:id="223" w:author="David Conklin" w:date="2021-05-12T11:03:00Z">
            <w:r>
              <w:rPr>
                <w:noProof/>
                <w:webHidden/>
              </w:rPr>
              <w:t>51</w:t>
            </w:r>
            <w:r>
              <w:rPr>
                <w:noProof/>
                <w:webHidden/>
              </w:rPr>
              <w:fldChar w:fldCharType="end"/>
            </w:r>
            <w:r w:rsidRPr="002D2685">
              <w:rPr>
                <w:rStyle w:val="Hyperlink"/>
                <w:noProof/>
              </w:rPr>
              <w:fldChar w:fldCharType="end"/>
            </w:r>
          </w:ins>
        </w:p>
        <w:p w14:paraId="2F660549" w14:textId="25B0528C" w:rsidR="00EF6419" w:rsidRDefault="00EF6419">
          <w:pPr>
            <w:pStyle w:val="TOC2"/>
            <w:tabs>
              <w:tab w:val="right" w:leader="dot" w:pos="9350"/>
            </w:tabs>
            <w:rPr>
              <w:ins w:id="224" w:author="David Conklin" w:date="2021-05-12T11:03:00Z"/>
              <w:rFonts w:eastAsiaTheme="minorEastAsia"/>
              <w:noProof/>
            </w:rPr>
          </w:pPr>
          <w:ins w:id="22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How wetlands are represented in the model</w:t>
            </w:r>
            <w:r>
              <w:rPr>
                <w:noProof/>
                <w:webHidden/>
              </w:rPr>
              <w:tab/>
            </w:r>
            <w:r>
              <w:rPr>
                <w:noProof/>
                <w:webHidden/>
              </w:rPr>
              <w:fldChar w:fldCharType="begin"/>
            </w:r>
            <w:r>
              <w:rPr>
                <w:noProof/>
                <w:webHidden/>
              </w:rPr>
              <w:instrText xml:space="preserve"> PAGEREF _Toc71709925 \h </w:instrText>
            </w:r>
            <w:r>
              <w:rPr>
                <w:noProof/>
                <w:webHidden/>
              </w:rPr>
            </w:r>
          </w:ins>
          <w:r>
            <w:rPr>
              <w:noProof/>
              <w:webHidden/>
            </w:rPr>
            <w:fldChar w:fldCharType="separate"/>
          </w:r>
          <w:ins w:id="226" w:author="David Conklin" w:date="2021-05-12T11:03:00Z">
            <w:r>
              <w:rPr>
                <w:noProof/>
                <w:webHidden/>
              </w:rPr>
              <w:t>51</w:t>
            </w:r>
            <w:r>
              <w:rPr>
                <w:noProof/>
                <w:webHidden/>
              </w:rPr>
              <w:fldChar w:fldCharType="end"/>
            </w:r>
            <w:r w:rsidRPr="002D2685">
              <w:rPr>
                <w:rStyle w:val="Hyperlink"/>
                <w:noProof/>
              </w:rPr>
              <w:fldChar w:fldCharType="end"/>
            </w:r>
          </w:ins>
        </w:p>
        <w:p w14:paraId="77E59570" w14:textId="547C284C" w:rsidR="00EF6419" w:rsidRDefault="00EF6419">
          <w:pPr>
            <w:pStyle w:val="TOC2"/>
            <w:tabs>
              <w:tab w:val="right" w:leader="dot" w:pos="9350"/>
            </w:tabs>
            <w:rPr>
              <w:ins w:id="227" w:author="David Conklin" w:date="2021-05-12T11:03:00Z"/>
              <w:rFonts w:eastAsiaTheme="minorEastAsia"/>
              <w:noProof/>
            </w:rPr>
          </w:pPr>
          <w:ins w:id="228"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Wetland class and Wetland objects in the C++ code</w:t>
            </w:r>
            <w:r>
              <w:rPr>
                <w:noProof/>
                <w:webHidden/>
              </w:rPr>
              <w:tab/>
            </w:r>
            <w:r>
              <w:rPr>
                <w:noProof/>
                <w:webHidden/>
              </w:rPr>
              <w:fldChar w:fldCharType="begin"/>
            </w:r>
            <w:r>
              <w:rPr>
                <w:noProof/>
                <w:webHidden/>
              </w:rPr>
              <w:instrText xml:space="preserve"> PAGEREF _Toc71709926 \h </w:instrText>
            </w:r>
            <w:r>
              <w:rPr>
                <w:noProof/>
                <w:webHidden/>
              </w:rPr>
            </w:r>
          </w:ins>
          <w:r>
            <w:rPr>
              <w:noProof/>
              <w:webHidden/>
            </w:rPr>
            <w:fldChar w:fldCharType="separate"/>
          </w:r>
          <w:ins w:id="229" w:author="David Conklin" w:date="2021-05-12T11:03:00Z">
            <w:r>
              <w:rPr>
                <w:noProof/>
                <w:webHidden/>
              </w:rPr>
              <w:t>53</w:t>
            </w:r>
            <w:r>
              <w:rPr>
                <w:noProof/>
                <w:webHidden/>
              </w:rPr>
              <w:fldChar w:fldCharType="end"/>
            </w:r>
            <w:r w:rsidRPr="002D2685">
              <w:rPr>
                <w:rStyle w:val="Hyperlink"/>
                <w:noProof/>
              </w:rPr>
              <w:fldChar w:fldCharType="end"/>
            </w:r>
          </w:ins>
        </w:p>
        <w:p w14:paraId="3DA2D450" w14:textId="69BDCEE2" w:rsidR="00EF6419" w:rsidRDefault="00EF6419">
          <w:pPr>
            <w:pStyle w:val="TOC2"/>
            <w:tabs>
              <w:tab w:val="right" w:leader="dot" w:pos="9350"/>
            </w:tabs>
            <w:rPr>
              <w:ins w:id="230" w:author="David Conklin" w:date="2021-05-12T11:03:00Z"/>
              <w:rFonts w:eastAsiaTheme="minorEastAsia"/>
              <w:noProof/>
            </w:rPr>
          </w:pPr>
          <w:ins w:id="23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Attributes of interest in the wetlands study</w:t>
            </w:r>
            <w:r>
              <w:rPr>
                <w:noProof/>
                <w:webHidden/>
              </w:rPr>
              <w:tab/>
            </w:r>
            <w:r>
              <w:rPr>
                <w:noProof/>
                <w:webHidden/>
              </w:rPr>
              <w:fldChar w:fldCharType="begin"/>
            </w:r>
            <w:r>
              <w:rPr>
                <w:noProof/>
                <w:webHidden/>
              </w:rPr>
              <w:instrText xml:space="preserve"> PAGEREF _Toc71709927 \h </w:instrText>
            </w:r>
            <w:r>
              <w:rPr>
                <w:noProof/>
                <w:webHidden/>
              </w:rPr>
            </w:r>
          </w:ins>
          <w:r>
            <w:rPr>
              <w:noProof/>
              <w:webHidden/>
            </w:rPr>
            <w:fldChar w:fldCharType="separate"/>
          </w:r>
          <w:ins w:id="232" w:author="David Conklin" w:date="2021-05-12T11:03:00Z">
            <w:r>
              <w:rPr>
                <w:noProof/>
                <w:webHidden/>
              </w:rPr>
              <w:t>53</w:t>
            </w:r>
            <w:r>
              <w:rPr>
                <w:noProof/>
                <w:webHidden/>
              </w:rPr>
              <w:fldChar w:fldCharType="end"/>
            </w:r>
            <w:r w:rsidRPr="002D2685">
              <w:rPr>
                <w:rStyle w:val="Hyperlink"/>
                <w:noProof/>
              </w:rPr>
              <w:fldChar w:fldCharType="end"/>
            </w:r>
          </w:ins>
        </w:p>
        <w:p w14:paraId="2AB7C6D3" w14:textId="2C63409F" w:rsidR="00EF6419" w:rsidRDefault="00EF6419">
          <w:pPr>
            <w:pStyle w:val="TOC2"/>
            <w:tabs>
              <w:tab w:val="right" w:leader="dot" w:pos="9350"/>
            </w:tabs>
            <w:rPr>
              <w:ins w:id="233" w:author="David Conklin" w:date="2021-05-12T11:03:00Z"/>
              <w:rFonts w:eastAsiaTheme="minorEastAsia"/>
              <w:noProof/>
            </w:rPr>
          </w:pPr>
          <w:ins w:id="23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A WETNESS attribute</w:t>
            </w:r>
            <w:r>
              <w:rPr>
                <w:noProof/>
                <w:webHidden/>
              </w:rPr>
              <w:tab/>
            </w:r>
            <w:r>
              <w:rPr>
                <w:noProof/>
                <w:webHidden/>
              </w:rPr>
              <w:fldChar w:fldCharType="begin"/>
            </w:r>
            <w:r>
              <w:rPr>
                <w:noProof/>
                <w:webHidden/>
              </w:rPr>
              <w:instrText xml:space="preserve"> PAGEREF _Toc71709928 \h </w:instrText>
            </w:r>
            <w:r>
              <w:rPr>
                <w:noProof/>
                <w:webHidden/>
              </w:rPr>
            </w:r>
          </w:ins>
          <w:r>
            <w:rPr>
              <w:noProof/>
              <w:webHidden/>
            </w:rPr>
            <w:fldChar w:fldCharType="separate"/>
          </w:r>
          <w:ins w:id="235" w:author="David Conklin" w:date="2021-05-12T11:03:00Z">
            <w:r>
              <w:rPr>
                <w:noProof/>
                <w:webHidden/>
              </w:rPr>
              <w:t>53</w:t>
            </w:r>
            <w:r>
              <w:rPr>
                <w:noProof/>
                <w:webHidden/>
              </w:rPr>
              <w:fldChar w:fldCharType="end"/>
            </w:r>
            <w:r w:rsidRPr="002D2685">
              <w:rPr>
                <w:rStyle w:val="Hyperlink"/>
                <w:noProof/>
              </w:rPr>
              <w:fldChar w:fldCharType="end"/>
            </w:r>
          </w:ins>
        </w:p>
        <w:p w14:paraId="6753443F" w14:textId="13C41AB2" w:rsidR="00EF6419" w:rsidRDefault="00EF6419">
          <w:pPr>
            <w:pStyle w:val="TOC2"/>
            <w:tabs>
              <w:tab w:val="right" w:leader="dot" w:pos="9350"/>
            </w:tabs>
            <w:rPr>
              <w:ins w:id="236" w:author="David Conklin" w:date="2021-05-12T11:03:00Z"/>
              <w:rFonts w:eastAsiaTheme="minorEastAsia"/>
              <w:noProof/>
            </w:rPr>
          </w:pPr>
          <w:ins w:id="23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"_Toc71709929"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_Toc71709929 \h </w:instrText>
            </w:r>
            <w:r>
              <w:rPr>
                <w:noProof/>
                <w:webHidden/>
              </w:rPr>
            </w:r>
          </w:ins>
          <w:r>
            <w:rPr>
              <w:noProof/>
              <w:webHidden/>
            </w:rPr>
            <w:fldChar w:fldCharType="separate"/>
          </w:r>
          <w:ins w:id="238" w:author="David Conklin" w:date="2021-05-12T11:03:00Z">
            <w:r>
              <w:rPr>
                <w:noProof/>
                <w:webHidden/>
              </w:rPr>
              <w:t>54</w:t>
            </w:r>
            <w:r>
              <w:rPr>
                <w:noProof/>
                <w:webHidden/>
              </w:rPr>
              <w:fldChar w:fldCharType="end"/>
            </w:r>
            <w:r w:rsidRPr="002D2685">
              <w:rPr>
                <w:rStyle w:val="Hyperlink"/>
                <w:noProof/>
              </w:rPr>
              <w:fldChar w:fldCharType="end"/>
            </w:r>
          </w:ins>
        </w:p>
        <w:p w14:paraId="006E1C8D" w14:textId="30FE3037" w:rsidR="00EF6419" w:rsidRDefault="00EF6419">
          <w:pPr>
            <w:pStyle w:val="TOC3"/>
            <w:tabs>
              <w:tab w:val="right" w:leader="dot" w:pos="9350"/>
            </w:tabs>
            <w:rPr>
              <w:ins w:id="239" w:author="David Conklin" w:date="2021-05-12T11:03:00Z"/>
              <w:rFonts w:eastAsiaTheme="minorEastAsia"/>
              <w:noProof/>
            </w:rPr>
          </w:pPr>
          <w:ins w:id="24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Wetland IDU parameters</w:t>
            </w:r>
            <w:r>
              <w:rPr>
                <w:noProof/>
                <w:webHidden/>
              </w:rPr>
              <w:tab/>
            </w:r>
            <w:r>
              <w:rPr>
                <w:noProof/>
                <w:webHidden/>
              </w:rPr>
              <w:fldChar w:fldCharType="begin"/>
            </w:r>
            <w:r>
              <w:rPr>
                <w:noProof/>
                <w:webHidden/>
              </w:rPr>
              <w:instrText xml:space="preserve"> PAGEREF _Toc71709930 \h </w:instrText>
            </w:r>
            <w:r>
              <w:rPr>
                <w:noProof/>
                <w:webHidden/>
              </w:rPr>
            </w:r>
          </w:ins>
          <w:r>
            <w:rPr>
              <w:noProof/>
              <w:webHidden/>
            </w:rPr>
            <w:fldChar w:fldCharType="separate"/>
          </w:r>
          <w:ins w:id="241" w:author="David Conklin" w:date="2021-05-12T11:03:00Z">
            <w:r>
              <w:rPr>
                <w:noProof/>
                <w:webHidden/>
              </w:rPr>
              <w:t>54</w:t>
            </w:r>
            <w:r>
              <w:rPr>
                <w:noProof/>
                <w:webHidden/>
              </w:rPr>
              <w:fldChar w:fldCharType="end"/>
            </w:r>
            <w:r w:rsidRPr="002D2685">
              <w:rPr>
                <w:rStyle w:val="Hyperlink"/>
                <w:noProof/>
              </w:rPr>
              <w:fldChar w:fldCharType="end"/>
            </w:r>
          </w:ins>
        </w:p>
        <w:p w14:paraId="1B4A03C6" w14:textId="2DBAC1AA" w:rsidR="00EF6419" w:rsidRDefault="00EF6419">
          <w:pPr>
            <w:pStyle w:val="TOC3"/>
            <w:tabs>
              <w:tab w:val="right" w:leader="dot" w:pos="9350"/>
            </w:tabs>
            <w:rPr>
              <w:ins w:id="242" w:author="David Conklin" w:date="2021-05-12T11:03:00Z"/>
              <w:rFonts w:eastAsiaTheme="minorEastAsia"/>
              <w:noProof/>
            </w:rPr>
          </w:pPr>
          <w:ins w:id="243"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Reach parameters</w:t>
            </w:r>
            <w:r>
              <w:rPr>
                <w:noProof/>
                <w:webHidden/>
              </w:rPr>
              <w:tab/>
            </w:r>
            <w:r>
              <w:rPr>
                <w:noProof/>
                <w:webHidden/>
              </w:rPr>
              <w:fldChar w:fldCharType="begin"/>
            </w:r>
            <w:r>
              <w:rPr>
                <w:noProof/>
                <w:webHidden/>
              </w:rPr>
              <w:instrText xml:space="preserve"> PAGEREF _Toc71709931 \h </w:instrText>
            </w:r>
            <w:r>
              <w:rPr>
                <w:noProof/>
                <w:webHidden/>
              </w:rPr>
            </w:r>
          </w:ins>
          <w:r>
            <w:rPr>
              <w:noProof/>
              <w:webHidden/>
            </w:rPr>
            <w:fldChar w:fldCharType="separate"/>
          </w:r>
          <w:ins w:id="244" w:author="David Conklin" w:date="2021-05-12T11:03:00Z">
            <w:r>
              <w:rPr>
                <w:noProof/>
                <w:webHidden/>
              </w:rPr>
              <w:t>54</w:t>
            </w:r>
            <w:r>
              <w:rPr>
                <w:noProof/>
                <w:webHidden/>
              </w:rPr>
              <w:fldChar w:fldCharType="end"/>
            </w:r>
            <w:r w:rsidRPr="002D2685">
              <w:rPr>
                <w:rStyle w:val="Hyperlink"/>
                <w:noProof/>
              </w:rPr>
              <w:fldChar w:fldCharType="end"/>
            </w:r>
          </w:ins>
        </w:p>
        <w:p w14:paraId="017F7F67" w14:textId="36F46563" w:rsidR="00EF6419" w:rsidRDefault="00EF6419">
          <w:pPr>
            <w:pStyle w:val="TOC2"/>
            <w:tabs>
              <w:tab w:val="right" w:leader="dot" w:pos="9350"/>
            </w:tabs>
            <w:rPr>
              <w:ins w:id="245" w:author="David Conklin" w:date="2021-05-12T11:03:00Z"/>
              <w:rFonts w:eastAsiaTheme="minorEastAsia"/>
              <w:noProof/>
            </w:rPr>
          </w:pPr>
          <w:ins w:id="24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_Toc71709932 \h </w:instrText>
            </w:r>
            <w:r>
              <w:rPr>
                <w:noProof/>
                <w:webHidden/>
              </w:rPr>
            </w:r>
          </w:ins>
          <w:r>
            <w:rPr>
              <w:noProof/>
              <w:webHidden/>
            </w:rPr>
            <w:fldChar w:fldCharType="separate"/>
          </w:r>
          <w:ins w:id="247" w:author="David Conklin" w:date="2021-05-12T11:03:00Z">
            <w:r>
              <w:rPr>
                <w:noProof/>
                <w:webHidden/>
              </w:rPr>
              <w:t>55</w:t>
            </w:r>
            <w:r>
              <w:rPr>
                <w:noProof/>
                <w:webHidden/>
              </w:rPr>
              <w:fldChar w:fldCharType="end"/>
            </w:r>
            <w:r w:rsidRPr="002D2685">
              <w:rPr>
                <w:rStyle w:val="Hyperlink"/>
                <w:noProof/>
              </w:rPr>
              <w:fldChar w:fldCharType="end"/>
            </w:r>
          </w:ins>
        </w:p>
        <w:p w14:paraId="13474170" w14:textId="56EF896E" w:rsidR="00EF6419" w:rsidRDefault="00EF6419">
          <w:pPr>
            <w:pStyle w:val="TOC2"/>
            <w:tabs>
              <w:tab w:val="right" w:leader="dot" w:pos="9350"/>
            </w:tabs>
            <w:rPr>
              <w:ins w:id="248" w:author="David Conklin" w:date="2021-05-12T11:03:00Z"/>
              <w:rFonts w:eastAsiaTheme="minorEastAsia"/>
              <w:noProof/>
            </w:rPr>
          </w:pPr>
          <w:ins w:id="24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Standing water temperature</w:t>
            </w:r>
            <w:r>
              <w:rPr>
                <w:noProof/>
                <w:webHidden/>
              </w:rPr>
              <w:tab/>
            </w:r>
            <w:r>
              <w:rPr>
                <w:noProof/>
                <w:webHidden/>
              </w:rPr>
              <w:fldChar w:fldCharType="begin"/>
            </w:r>
            <w:r>
              <w:rPr>
                <w:noProof/>
                <w:webHidden/>
              </w:rPr>
              <w:instrText xml:space="preserve"> PAGEREF _Toc71709933 \h </w:instrText>
            </w:r>
            <w:r>
              <w:rPr>
                <w:noProof/>
                <w:webHidden/>
              </w:rPr>
            </w:r>
          </w:ins>
          <w:r>
            <w:rPr>
              <w:noProof/>
              <w:webHidden/>
            </w:rPr>
            <w:fldChar w:fldCharType="separate"/>
          </w:r>
          <w:ins w:id="250" w:author="David Conklin" w:date="2021-05-12T11:03:00Z">
            <w:r>
              <w:rPr>
                <w:noProof/>
                <w:webHidden/>
              </w:rPr>
              <w:t>57</w:t>
            </w:r>
            <w:r>
              <w:rPr>
                <w:noProof/>
                <w:webHidden/>
              </w:rPr>
              <w:fldChar w:fldCharType="end"/>
            </w:r>
            <w:r w:rsidRPr="002D2685">
              <w:rPr>
                <w:rStyle w:val="Hyperlink"/>
                <w:noProof/>
              </w:rPr>
              <w:fldChar w:fldCharType="end"/>
            </w:r>
          </w:ins>
        </w:p>
        <w:p w14:paraId="2FA62B90" w14:textId="6229044D" w:rsidR="00EF6419" w:rsidRDefault="00EF6419">
          <w:pPr>
            <w:pStyle w:val="TOC2"/>
            <w:tabs>
              <w:tab w:val="right" w:leader="dot" w:pos="9350"/>
            </w:tabs>
            <w:rPr>
              <w:ins w:id="251" w:author="David Conklin" w:date="2021-05-12T11:03:00Z"/>
              <w:rFonts w:eastAsiaTheme="minorEastAsia"/>
              <w:noProof/>
            </w:rPr>
          </w:pPr>
          <w:ins w:id="25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Evapotranspiration from wetlands</w:t>
            </w:r>
            <w:r>
              <w:rPr>
                <w:noProof/>
                <w:webHidden/>
              </w:rPr>
              <w:tab/>
            </w:r>
            <w:r>
              <w:rPr>
                <w:noProof/>
                <w:webHidden/>
              </w:rPr>
              <w:fldChar w:fldCharType="begin"/>
            </w:r>
            <w:r>
              <w:rPr>
                <w:noProof/>
                <w:webHidden/>
              </w:rPr>
              <w:instrText xml:space="preserve"> PAGEREF _Toc71709934 \h </w:instrText>
            </w:r>
            <w:r>
              <w:rPr>
                <w:noProof/>
                <w:webHidden/>
              </w:rPr>
            </w:r>
          </w:ins>
          <w:r>
            <w:rPr>
              <w:noProof/>
              <w:webHidden/>
            </w:rPr>
            <w:fldChar w:fldCharType="separate"/>
          </w:r>
          <w:ins w:id="253" w:author="David Conklin" w:date="2021-05-12T11:03:00Z">
            <w:r>
              <w:rPr>
                <w:noProof/>
                <w:webHidden/>
              </w:rPr>
              <w:t>57</w:t>
            </w:r>
            <w:r>
              <w:rPr>
                <w:noProof/>
                <w:webHidden/>
              </w:rPr>
              <w:fldChar w:fldCharType="end"/>
            </w:r>
            <w:r w:rsidRPr="002D2685">
              <w:rPr>
                <w:rStyle w:val="Hyperlink"/>
                <w:noProof/>
              </w:rPr>
              <w:fldChar w:fldCharType="end"/>
            </w:r>
          </w:ins>
        </w:p>
        <w:p w14:paraId="14E1EDAF" w14:textId="49E42FC2" w:rsidR="00EF6419" w:rsidRDefault="00EF6419">
          <w:pPr>
            <w:pStyle w:val="TOC2"/>
            <w:tabs>
              <w:tab w:val="right" w:leader="dot" w:pos="9350"/>
            </w:tabs>
            <w:rPr>
              <w:ins w:id="254" w:author="David Conklin" w:date="2021-05-12T11:03:00Z"/>
              <w:rFonts w:eastAsiaTheme="minorEastAsia"/>
              <w:noProof/>
            </w:rPr>
          </w:pPr>
          <w:ins w:id="25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Loss (or gain) of wetlands</w:t>
            </w:r>
            <w:r>
              <w:rPr>
                <w:noProof/>
                <w:webHidden/>
              </w:rPr>
              <w:tab/>
            </w:r>
            <w:r>
              <w:rPr>
                <w:noProof/>
                <w:webHidden/>
              </w:rPr>
              <w:fldChar w:fldCharType="begin"/>
            </w:r>
            <w:r>
              <w:rPr>
                <w:noProof/>
                <w:webHidden/>
              </w:rPr>
              <w:instrText xml:space="preserve"> PAGEREF _Toc71709935 \h </w:instrText>
            </w:r>
            <w:r>
              <w:rPr>
                <w:noProof/>
                <w:webHidden/>
              </w:rPr>
            </w:r>
          </w:ins>
          <w:r>
            <w:rPr>
              <w:noProof/>
              <w:webHidden/>
            </w:rPr>
            <w:fldChar w:fldCharType="separate"/>
          </w:r>
          <w:ins w:id="256" w:author="David Conklin" w:date="2021-05-12T11:03:00Z">
            <w:r>
              <w:rPr>
                <w:noProof/>
                <w:webHidden/>
              </w:rPr>
              <w:t>57</w:t>
            </w:r>
            <w:r>
              <w:rPr>
                <w:noProof/>
                <w:webHidden/>
              </w:rPr>
              <w:fldChar w:fldCharType="end"/>
            </w:r>
            <w:r w:rsidRPr="002D2685">
              <w:rPr>
                <w:rStyle w:val="Hyperlink"/>
                <w:noProof/>
              </w:rPr>
              <w:fldChar w:fldCharType="end"/>
            </w:r>
          </w:ins>
        </w:p>
        <w:p w14:paraId="3A681928" w14:textId="3EF08731" w:rsidR="00EF6419" w:rsidRDefault="00EF6419">
          <w:pPr>
            <w:pStyle w:val="TOC2"/>
            <w:tabs>
              <w:tab w:val="right" w:leader="dot" w:pos="9350"/>
            </w:tabs>
            <w:rPr>
              <w:ins w:id="257" w:author="David Conklin" w:date="2021-05-12T11:03:00Z"/>
              <w:rFonts w:eastAsiaTheme="minorEastAsia"/>
              <w:noProof/>
            </w:rPr>
          </w:pPr>
          <w:ins w:id="258"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Reality check</w:t>
            </w:r>
            <w:r>
              <w:rPr>
                <w:noProof/>
                <w:webHidden/>
              </w:rPr>
              <w:tab/>
            </w:r>
            <w:r>
              <w:rPr>
                <w:noProof/>
                <w:webHidden/>
              </w:rPr>
              <w:fldChar w:fldCharType="begin"/>
            </w:r>
            <w:r>
              <w:rPr>
                <w:noProof/>
                <w:webHidden/>
              </w:rPr>
              <w:instrText xml:space="preserve"> PAGEREF _Toc71709936 \h </w:instrText>
            </w:r>
            <w:r>
              <w:rPr>
                <w:noProof/>
                <w:webHidden/>
              </w:rPr>
            </w:r>
          </w:ins>
          <w:r>
            <w:rPr>
              <w:noProof/>
              <w:webHidden/>
            </w:rPr>
            <w:fldChar w:fldCharType="separate"/>
          </w:r>
          <w:ins w:id="259" w:author="David Conklin" w:date="2021-05-12T11:03:00Z">
            <w:r>
              <w:rPr>
                <w:noProof/>
                <w:webHidden/>
              </w:rPr>
              <w:t>58</w:t>
            </w:r>
            <w:r>
              <w:rPr>
                <w:noProof/>
                <w:webHidden/>
              </w:rPr>
              <w:fldChar w:fldCharType="end"/>
            </w:r>
            <w:r w:rsidRPr="002D2685">
              <w:rPr>
                <w:rStyle w:val="Hyperlink"/>
                <w:noProof/>
              </w:rPr>
              <w:fldChar w:fldCharType="end"/>
            </w:r>
          </w:ins>
        </w:p>
        <w:p w14:paraId="4699F16B" w14:textId="48C29EBC" w:rsidR="00EF6419" w:rsidRDefault="00EF6419">
          <w:pPr>
            <w:pStyle w:val="TOC2"/>
            <w:tabs>
              <w:tab w:val="right" w:leader="dot" w:pos="9350"/>
            </w:tabs>
            <w:rPr>
              <w:ins w:id="260" w:author="David Conklin" w:date="2021-05-12T11:03:00Z"/>
              <w:rFonts w:eastAsiaTheme="minorEastAsia"/>
              <w:noProof/>
            </w:rPr>
          </w:pPr>
          <w:ins w:id="26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High Cascades Springs</w:t>
            </w:r>
            <w:r>
              <w:rPr>
                <w:noProof/>
                <w:webHidden/>
              </w:rPr>
              <w:tab/>
            </w:r>
            <w:r>
              <w:rPr>
                <w:noProof/>
                <w:webHidden/>
              </w:rPr>
              <w:fldChar w:fldCharType="begin"/>
            </w:r>
            <w:r>
              <w:rPr>
                <w:noProof/>
                <w:webHidden/>
              </w:rPr>
              <w:instrText xml:space="preserve"> PAGEREF _Toc71709937 \h </w:instrText>
            </w:r>
            <w:r>
              <w:rPr>
                <w:noProof/>
                <w:webHidden/>
              </w:rPr>
            </w:r>
          </w:ins>
          <w:r>
            <w:rPr>
              <w:noProof/>
              <w:webHidden/>
            </w:rPr>
            <w:fldChar w:fldCharType="separate"/>
          </w:r>
          <w:ins w:id="262" w:author="David Conklin" w:date="2021-05-12T11:03:00Z">
            <w:r>
              <w:rPr>
                <w:noProof/>
                <w:webHidden/>
              </w:rPr>
              <w:t>60</w:t>
            </w:r>
            <w:r>
              <w:rPr>
                <w:noProof/>
                <w:webHidden/>
              </w:rPr>
              <w:fldChar w:fldCharType="end"/>
            </w:r>
            <w:r w:rsidRPr="002D2685">
              <w:rPr>
                <w:rStyle w:val="Hyperlink"/>
                <w:noProof/>
              </w:rPr>
              <w:fldChar w:fldCharType="end"/>
            </w:r>
          </w:ins>
        </w:p>
        <w:p w14:paraId="1ACF6034" w14:textId="1890844B" w:rsidR="00EF6419" w:rsidRDefault="00EF6419">
          <w:pPr>
            <w:pStyle w:val="TOC2"/>
            <w:tabs>
              <w:tab w:val="right" w:leader="dot" w:pos="9350"/>
            </w:tabs>
            <w:rPr>
              <w:ins w:id="263" w:author="David Conklin" w:date="2021-05-12T11:03:00Z"/>
              <w:rFonts w:eastAsiaTheme="minorEastAsia"/>
              <w:noProof/>
            </w:rPr>
          </w:pPr>
          <w:ins w:id="264"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"_Toc71709938"</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Calibration and simulation skill</w:t>
            </w:r>
            <w:r>
              <w:rPr>
                <w:noProof/>
                <w:webHidden/>
              </w:rPr>
              <w:tab/>
            </w:r>
            <w:r>
              <w:rPr>
                <w:noProof/>
                <w:webHidden/>
              </w:rPr>
              <w:fldChar w:fldCharType="begin"/>
            </w:r>
            <w:r>
              <w:rPr>
                <w:noProof/>
                <w:webHidden/>
              </w:rPr>
              <w:instrText xml:space="preserve"> PAGEREF _Toc71709938 \h </w:instrText>
            </w:r>
            <w:r>
              <w:rPr>
                <w:noProof/>
                <w:webHidden/>
              </w:rPr>
            </w:r>
          </w:ins>
          <w:r>
            <w:rPr>
              <w:noProof/>
              <w:webHidden/>
            </w:rPr>
            <w:fldChar w:fldCharType="separate"/>
          </w:r>
          <w:ins w:id="265" w:author="David Conklin" w:date="2021-05-12T11:03:00Z">
            <w:r>
              <w:rPr>
                <w:noProof/>
                <w:webHidden/>
              </w:rPr>
              <w:t>61</w:t>
            </w:r>
            <w:r>
              <w:rPr>
                <w:noProof/>
                <w:webHidden/>
              </w:rPr>
              <w:fldChar w:fldCharType="end"/>
            </w:r>
            <w:r w:rsidRPr="002D2685">
              <w:rPr>
                <w:rStyle w:val="Hyperlink"/>
                <w:noProof/>
              </w:rPr>
              <w:fldChar w:fldCharType="end"/>
            </w:r>
          </w:ins>
        </w:p>
        <w:p w14:paraId="20AA6590" w14:textId="0788B24C" w:rsidR="00EF6419" w:rsidRDefault="00EF6419">
          <w:pPr>
            <w:pStyle w:val="TOC2"/>
            <w:tabs>
              <w:tab w:val="right" w:leader="dot" w:pos="9350"/>
            </w:tabs>
            <w:rPr>
              <w:ins w:id="266" w:author="David Conklin" w:date="2021-05-12T11:03:00Z"/>
              <w:rFonts w:eastAsiaTheme="minorEastAsia"/>
              <w:noProof/>
            </w:rPr>
          </w:pPr>
          <w:ins w:id="267"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"_Toc71709939"</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Analysis of locations where the model has low skill</w:t>
            </w:r>
            <w:r>
              <w:rPr>
                <w:noProof/>
                <w:webHidden/>
              </w:rPr>
              <w:tab/>
            </w:r>
            <w:r>
              <w:rPr>
                <w:noProof/>
                <w:webHidden/>
              </w:rPr>
              <w:fldChar w:fldCharType="begin"/>
            </w:r>
            <w:r>
              <w:rPr>
                <w:noProof/>
                <w:webHidden/>
              </w:rPr>
              <w:instrText xml:space="preserve"> PAGEREF _Toc71709939 \h </w:instrText>
            </w:r>
            <w:r>
              <w:rPr>
                <w:noProof/>
                <w:webHidden/>
              </w:rPr>
            </w:r>
          </w:ins>
          <w:r>
            <w:rPr>
              <w:noProof/>
              <w:webHidden/>
            </w:rPr>
            <w:fldChar w:fldCharType="separate"/>
          </w:r>
          <w:ins w:id="268" w:author="David Conklin" w:date="2021-05-12T11:03:00Z">
            <w:r>
              <w:rPr>
                <w:noProof/>
                <w:webHidden/>
              </w:rPr>
              <w:t>64</w:t>
            </w:r>
            <w:r>
              <w:rPr>
                <w:noProof/>
                <w:webHidden/>
              </w:rPr>
              <w:fldChar w:fldCharType="end"/>
            </w:r>
            <w:r w:rsidRPr="002D2685">
              <w:rPr>
                <w:rStyle w:val="Hyperlink"/>
                <w:noProof/>
              </w:rPr>
              <w:fldChar w:fldCharType="end"/>
            </w:r>
          </w:ins>
        </w:p>
        <w:p w14:paraId="44070168" w14:textId="6C4FAA43" w:rsidR="00EF6419" w:rsidRDefault="00EF6419">
          <w:pPr>
            <w:pStyle w:val="TOC2"/>
            <w:tabs>
              <w:tab w:val="right" w:leader="dot" w:pos="9350"/>
            </w:tabs>
            <w:rPr>
              <w:ins w:id="269" w:author="David Conklin" w:date="2021-05-12T11:03:00Z"/>
              <w:rFonts w:eastAsiaTheme="minorEastAsia"/>
              <w:noProof/>
            </w:rPr>
          </w:pPr>
          <w:ins w:id="270"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"_Toc71709940"</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_Toc71709940 \h </w:instrText>
            </w:r>
            <w:r>
              <w:rPr>
                <w:noProof/>
                <w:webHidden/>
              </w:rPr>
            </w:r>
          </w:ins>
          <w:r>
            <w:rPr>
              <w:noProof/>
              <w:webHidden/>
            </w:rPr>
            <w:fldChar w:fldCharType="separate"/>
          </w:r>
          <w:ins w:id="271" w:author="David Conklin" w:date="2021-05-12T11:03:00Z">
            <w:r>
              <w:rPr>
                <w:noProof/>
                <w:webHidden/>
              </w:rPr>
              <w:t>66</w:t>
            </w:r>
            <w:r>
              <w:rPr>
                <w:noProof/>
                <w:webHidden/>
              </w:rPr>
              <w:fldChar w:fldCharType="end"/>
            </w:r>
            <w:r w:rsidRPr="002D2685">
              <w:rPr>
                <w:rStyle w:val="Hyperlink"/>
                <w:noProof/>
              </w:rPr>
              <w:fldChar w:fldCharType="end"/>
            </w:r>
          </w:ins>
        </w:p>
        <w:p w14:paraId="5BCDC02E" w14:textId="4B0528FA" w:rsidR="00EF6419" w:rsidRDefault="00EF6419">
          <w:pPr>
            <w:pStyle w:val="TOC2"/>
            <w:tabs>
              <w:tab w:val="right" w:leader="dot" w:pos="9350"/>
            </w:tabs>
            <w:rPr>
              <w:ins w:id="272" w:author="David Conklin" w:date="2021-05-12T11:03:00Z"/>
              <w:rFonts w:eastAsiaTheme="minorEastAsia"/>
              <w:noProof/>
            </w:rPr>
          </w:pPr>
          <w:ins w:id="273"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"_Toc71709941"</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CW3M v. Shade-a-lator</w:t>
            </w:r>
            <w:r>
              <w:rPr>
                <w:noProof/>
                <w:webHidden/>
              </w:rPr>
              <w:tab/>
            </w:r>
            <w:r>
              <w:rPr>
                <w:noProof/>
                <w:webHidden/>
              </w:rPr>
              <w:fldChar w:fldCharType="begin"/>
            </w:r>
            <w:r>
              <w:rPr>
                <w:noProof/>
                <w:webHidden/>
              </w:rPr>
              <w:instrText xml:space="preserve"> PAGEREF _Toc71709941 \h </w:instrText>
            </w:r>
            <w:r>
              <w:rPr>
                <w:noProof/>
                <w:webHidden/>
              </w:rPr>
            </w:r>
          </w:ins>
          <w:r>
            <w:rPr>
              <w:noProof/>
              <w:webHidden/>
            </w:rPr>
            <w:fldChar w:fldCharType="separate"/>
          </w:r>
          <w:ins w:id="274" w:author="David Conklin" w:date="2021-05-12T11:03:00Z">
            <w:r>
              <w:rPr>
                <w:noProof/>
                <w:webHidden/>
              </w:rPr>
              <w:t>67</w:t>
            </w:r>
            <w:r>
              <w:rPr>
                <w:noProof/>
                <w:webHidden/>
              </w:rPr>
              <w:fldChar w:fldCharType="end"/>
            </w:r>
            <w:r w:rsidRPr="002D2685">
              <w:rPr>
                <w:rStyle w:val="Hyperlink"/>
                <w:noProof/>
              </w:rPr>
              <w:fldChar w:fldCharType="end"/>
            </w:r>
          </w:ins>
        </w:p>
        <w:p w14:paraId="7F5296E6" w14:textId="3310FEAD" w:rsidR="00EF6419" w:rsidRDefault="00EF6419">
          <w:pPr>
            <w:pStyle w:val="TOC2"/>
            <w:tabs>
              <w:tab w:val="right" w:leader="dot" w:pos="9350"/>
            </w:tabs>
            <w:rPr>
              <w:ins w:id="275" w:author="David Conklin" w:date="2021-05-12T11:03:00Z"/>
              <w:rFonts w:eastAsiaTheme="minorEastAsia"/>
              <w:noProof/>
            </w:rPr>
          </w:pPr>
          <w:ins w:id="276"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"_Toc71709942"</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Comparison of CW3M results to Shade-a-lator results</w:t>
            </w:r>
            <w:r>
              <w:rPr>
                <w:noProof/>
                <w:webHidden/>
              </w:rPr>
              <w:tab/>
            </w:r>
            <w:r>
              <w:rPr>
                <w:noProof/>
                <w:webHidden/>
              </w:rPr>
              <w:fldChar w:fldCharType="begin"/>
            </w:r>
            <w:r>
              <w:rPr>
                <w:noProof/>
                <w:webHidden/>
              </w:rPr>
              <w:instrText xml:space="preserve"> PAGEREF _Toc71709942 \h </w:instrText>
            </w:r>
            <w:r>
              <w:rPr>
                <w:noProof/>
                <w:webHidden/>
              </w:rPr>
            </w:r>
          </w:ins>
          <w:r>
            <w:rPr>
              <w:noProof/>
              <w:webHidden/>
            </w:rPr>
            <w:fldChar w:fldCharType="separate"/>
          </w:r>
          <w:ins w:id="277" w:author="David Conklin" w:date="2021-05-12T11:03:00Z">
            <w:r>
              <w:rPr>
                <w:noProof/>
                <w:webHidden/>
              </w:rPr>
              <w:t>69</w:t>
            </w:r>
            <w:r>
              <w:rPr>
                <w:noProof/>
                <w:webHidden/>
              </w:rPr>
              <w:fldChar w:fldCharType="end"/>
            </w:r>
            <w:r w:rsidRPr="002D2685">
              <w:rPr>
                <w:rStyle w:val="Hyperlink"/>
                <w:noProof/>
              </w:rPr>
              <w:fldChar w:fldCharType="end"/>
            </w:r>
          </w:ins>
        </w:p>
        <w:p w14:paraId="1E73EEDE" w14:textId="730AE695" w:rsidR="00EF6419" w:rsidRDefault="00EF6419">
          <w:pPr>
            <w:pStyle w:val="TOC1"/>
            <w:tabs>
              <w:tab w:val="right" w:leader="dot" w:pos="9350"/>
            </w:tabs>
            <w:rPr>
              <w:ins w:id="278" w:author="David Conklin" w:date="2021-05-12T11:03:00Z"/>
              <w:rFonts w:eastAsiaTheme="minorEastAsia"/>
              <w:noProof/>
            </w:rPr>
          </w:pPr>
          <w:ins w:id="279"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"_Toc71709943"</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The Clackamas Basin</w:t>
            </w:r>
            <w:r>
              <w:rPr>
                <w:noProof/>
                <w:webHidden/>
              </w:rPr>
              <w:tab/>
            </w:r>
            <w:r>
              <w:rPr>
                <w:noProof/>
                <w:webHidden/>
              </w:rPr>
              <w:fldChar w:fldCharType="begin"/>
            </w:r>
            <w:r>
              <w:rPr>
                <w:noProof/>
                <w:webHidden/>
              </w:rPr>
              <w:instrText xml:space="preserve"> PAGEREF _Toc71709943 \h </w:instrText>
            </w:r>
            <w:r>
              <w:rPr>
                <w:noProof/>
                <w:webHidden/>
              </w:rPr>
            </w:r>
          </w:ins>
          <w:r>
            <w:rPr>
              <w:noProof/>
              <w:webHidden/>
            </w:rPr>
            <w:fldChar w:fldCharType="separate"/>
          </w:r>
          <w:ins w:id="280" w:author="David Conklin" w:date="2021-05-12T11:03:00Z">
            <w:r>
              <w:rPr>
                <w:noProof/>
                <w:webHidden/>
              </w:rPr>
              <w:t>71</w:t>
            </w:r>
            <w:r>
              <w:rPr>
                <w:noProof/>
                <w:webHidden/>
              </w:rPr>
              <w:fldChar w:fldCharType="end"/>
            </w:r>
            <w:r w:rsidRPr="002D2685">
              <w:rPr>
                <w:rStyle w:val="Hyperlink"/>
                <w:noProof/>
              </w:rPr>
              <w:fldChar w:fldCharType="end"/>
            </w:r>
          </w:ins>
        </w:p>
        <w:p w14:paraId="609F711F" w14:textId="64AE3AD5" w:rsidR="00EF6419" w:rsidRDefault="00EF6419">
          <w:pPr>
            <w:pStyle w:val="TOC1"/>
            <w:tabs>
              <w:tab w:val="right" w:leader="dot" w:pos="9350"/>
            </w:tabs>
            <w:rPr>
              <w:ins w:id="281" w:author="David Conklin" w:date="2021-05-12T11:03:00Z"/>
              <w:rFonts w:eastAsiaTheme="minorEastAsia"/>
              <w:noProof/>
            </w:rPr>
          </w:pPr>
          <w:ins w:id="282"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"_Toc71709944"</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Directory structure and file names</w:t>
            </w:r>
            <w:r>
              <w:rPr>
                <w:noProof/>
                <w:webHidden/>
              </w:rPr>
              <w:tab/>
            </w:r>
            <w:r>
              <w:rPr>
                <w:noProof/>
                <w:webHidden/>
              </w:rPr>
              <w:fldChar w:fldCharType="begin"/>
            </w:r>
            <w:r>
              <w:rPr>
                <w:noProof/>
                <w:webHidden/>
              </w:rPr>
              <w:instrText xml:space="preserve"> PAGEREF _Toc71709944 \h </w:instrText>
            </w:r>
            <w:r>
              <w:rPr>
                <w:noProof/>
                <w:webHidden/>
              </w:rPr>
            </w:r>
          </w:ins>
          <w:r>
            <w:rPr>
              <w:noProof/>
              <w:webHidden/>
            </w:rPr>
            <w:fldChar w:fldCharType="separate"/>
          </w:r>
          <w:ins w:id="283" w:author="David Conklin" w:date="2021-05-12T11:03:00Z">
            <w:r>
              <w:rPr>
                <w:noProof/>
                <w:webHidden/>
              </w:rPr>
              <w:t>72</w:t>
            </w:r>
            <w:r>
              <w:rPr>
                <w:noProof/>
                <w:webHidden/>
              </w:rPr>
              <w:fldChar w:fldCharType="end"/>
            </w:r>
            <w:r w:rsidRPr="002D2685">
              <w:rPr>
                <w:rStyle w:val="Hyperlink"/>
                <w:noProof/>
              </w:rPr>
              <w:fldChar w:fldCharType="end"/>
            </w:r>
          </w:ins>
        </w:p>
        <w:p w14:paraId="5FC38E1F" w14:textId="0932BC47" w:rsidR="00EF6419" w:rsidRDefault="00EF6419">
          <w:pPr>
            <w:pStyle w:val="TOC1"/>
            <w:tabs>
              <w:tab w:val="right" w:leader="dot" w:pos="9350"/>
            </w:tabs>
            <w:rPr>
              <w:ins w:id="284" w:author="David Conklin" w:date="2021-05-12T11:03:00Z"/>
              <w:rFonts w:eastAsiaTheme="minorEastAsia"/>
              <w:noProof/>
            </w:rPr>
          </w:pPr>
          <w:ins w:id="285"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"_Toc71709945"</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Release Log</w:t>
            </w:r>
            <w:r>
              <w:rPr>
                <w:noProof/>
                <w:webHidden/>
              </w:rPr>
              <w:tab/>
            </w:r>
            <w:r>
              <w:rPr>
                <w:noProof/>
                <w:webHidden/>
              </w:rPr>
              <w:fldChar w:fldCharType="begin"/>
            </w:r>
            <w:r>
              <w:rPr>
                <w:noProof/>
                <w:webHidden/>
              </w:rPr>
              <w:instrText xml:space="preserve"> PAGEREF _Toc71709945 \h </w:instrText>
            </w:r>
            <w:r>
              <w:rPr>
                <w:noProof/>
                <w:webHidden/>
              </w:rPr>
            </w:r>
          </w:ins>
          <w:r>
            <w:rPr>
              <w:noProof/>
              <w:webHidden/>
            </w:rPr>
            <w:fldChar w:fldCharType="separate"/>
          </w:r>
          <w:ins w:id="286" w:author="David Conklin" w:date="2021-05-12T11:03:00Z">
            <w:r>
              <w:rPr>
                <w:noProof/>
                <w:webHidden/>
              </w:rPr>
              <w:t>73</w:t>
            </w:r>
            <w:r>
              <w:rPr>
                <w:noProof/>
                <w:webHidden/>
              </w:rPr>
              <w:fldChar w:fldCharType="end"/>
            </w:r>
            <w:r w:rsidRPr="002D2685">
              <w:rPr>
                <w:rStyle w:val="Hyperlink"/>
                <w:noProof/>
              </w:rPr>
              <w:fldChar w:fldCharType="end"/>
            </w:r>
          </w:ins>
        </w:p>
        <w:p w14:paraId="6C302F9F" w14:textId="4AE14052" w:rsidR="00EF6419" w:rsidRDefault="00EF6419">
          <w:pPr>
            <w:pStyle w:val="TOC1"/>
            <w:tabs>
              <w:tab w:val="right" w:leader="dot" w:pos="9350"/>
            </w:tabs>
            <w:rPr>
              <w:ins w:id="287" w:author="David Conklin" w:date="2021-05-12T11:03:00Z"/>
              <w:rFonts w:eastAsiaTheme="minorEastAsia"/>
              <w:noProof/>
            </w:rPr>
          </w:pPr>
          <w:ins w:id="288" w:author="David Conklin" w:date="2021-05-12T11:03:00Z">
            <w:r w:rsidRPr="002D2685">
              <w:rPr>
                <w:rStyle w:val="Hyperlink"/>
                <w:noProof/>
              </w:rPr>
              <w:lastRenderedPageBreak/>
              <w:fldChar w:fldCharType="begin"/>
            </w:r>
            <w:r w:rsidRPr="002D2685">
              <w:rPr>
                <w:rStyle w:val="Hyperlink"/>
                <w:noProof/>
              </w:rPr>
              <w:instrText xml:space="preserve"> </w:instrText>
            </w:r>
            <w:r>
              <w:rPr>
                <w:noProof/>
              </w:rPr>
              <w:instrText>HYPERLINK \l "_Toc71709946"</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References</w:t>
            </w:r>
            <w:r>
              <w:rPr>
                <w:noProof/>
                <w:webHidden/>
              </w:rPr>
              <w:tab/>
            </w:r>
            <w:r>
              <w:rPr>
                <w:noProof/>
                <w:webHidden/>
              </w:rPr>
              <w:fldChar w:fldCharType="begin"/>
            </w:r>
            <w:r>
              <w:rPr>
                <w:noProof/>
                <w:webHidden/>
              </w:rPr>
              <w:instrText xml:space="preserve"> PAGEREF _Toc71709946 \h </w:instrText>
            </w:r>
            <w:r>
              <w:rPr>
                <w:noProof/>
                <w:webHidden/>
              </w:rPr>
            </w:r>
          </w:ins>
          <w:r>
            <w:rPr>
              <w:noProof/>
              <w:webHidden/>
            </w:rPr>
            <w:fldChar w:fldCharType="separate"/>
          </w:r>
          <w:ins w:id="289" w:author="David Conklin" w:date="2021-05-12T11:03:00Z">
            <w:r>
              <w:rPr>
                <w:noProof/>
                <w:webHidden/>
              </w:rPr>
              <w:t>76</w:t>
            </w:r>
            <w:r>
              <w:rPr>
                <w:noProof/>
                <w:webHidden/>
              </w:rPr>
              <w:fldChar w:fldCharType="end"/>
            </w:r>
            <w:r w:rsidRPr="002D2685">
              <w:rPr>
                <w:rStyle w:val="Hyperlink"/>
                <w:noProof/>
              </w:rPr>
              <w:fldChar w:fldCharType="end"/>
            </w:r>
          </w:ins>
        </w:p>
        <w:p w14:paraId="0F9FEA57" w14:textId="1C9CA8F7" w:rsidR="00EF6419" w:rsidRDefault="00EF6419">
          <w:pPr>
            <w:pStyle w:val="TOC1"/>
            <w:tabs>
              <w:tab w:val="right" w:leader="dot" w:pos="9350"/>
            </w:tabs>
            <w:rPr>
              <w:ins w:id="290" w:author="David Conklin" w:date="2021-05-12T11:03:00Z"/>
              <w:rFonts w:eastAsiaTheme="minorEastAsia"/>
              <w:noProof/>
            </w:rPr>
          </w:pPr>
          <w:ins w:id="291" w:author="David Conklin" w:date="2021-05-12T11:03:00Z">
            <w:r w:rsidRPr="002D2685">
              <w:rPr>
                <w:rStyle w:val="Hyperlink"/>
                <w:noProof/>
              </w:rPr>
              <w:fldChar w:fldCharType="begin"/>
            </w:r>
            <w:r w:rsidRPr="002D2685">
              <w:rPr>
                <w:rStyle w:val="Hyperlink"/>
                <w:noProof/>
              </w:rPr>
              <w:instrText xml:space="preserve"> </w:instrText>
            </w:r>
            <w:r>
              <w:rPr>
                <w:noProof/>
              </w:rPr>
              <w:instrText>HYPERLINK \l "_Toc71709947"</w:instrText>
            </w:r>
            <w:r w:rsidRPr="002D2685">
              <w:rPr>
                <w:rStyle w:val="Hyperlink"/>
                <w:noProof/>
              </w:rPr>
              <w:instrText xml:space="preserve"> </w:instrText>
            </w:r>
            <w:r w:rsidRPr="002D2685">
              <w:rPr>
                <w:rStyle w:val="Hyperlink"/>
                <w:noProof/>
              </w:rPr>
            </w:r>
            <w:r w:rsidRPr="002D2685">
              <w:rPr>
                <w:rStyle w:val="Hyperlink"/>
                <w:noProof/>
              </w:rPr>
              <w:fldChar w:fldCharType="separate"/>
            </w:r>
            <w:r w:rsidRPr="002D2685">
              <w:rPr>
                <w:rStyle w:val="Hyperlink"/>
                <w:noProof/>
              </w:rPr>
              <w:t>Acronyms and Abbreviations</w:t>
            </w:r>
            <w:r>
              <w:rPr>
                <w:noProof/>
                <w:webHidden/>
              </w:rPr>
              <w:tab/>
            </w:r>
            <w:r>
              <w:rPr>
                <w:noProof/>
                <w:webHidden/>
              </w:rPr>
              <w:fldChar w:fldCharType="begin"/>
            </w:r>
            <w:r>
              <w:rPr>
                <w:noProof/>
                <w:webHidden/>
              </w:rPr>
              <w:instrText xml:space="preserve"> PAGEREF _Toc71709947 \h </w:instrText>
            </w:r>
            <w:r>
              <w:rPr>
                <w:noProof/>
                <w:webHidden/>
              </w:rPr>
            </w:r>
          </w:ins>
          <w:r>
            <w:rPr>
              <w:noProof/>
              <w:webHidden/>
            </w:rPr>
            <w:fldChar w:fldCharType="separate"/>
          </w:r>
          <w:ins w:id="292" w:author="David Conklin" w:date="2021-05-12T11:03:00Z">
            <w:r>
              <w:rPr>
                <w:noProof/>
                <w:webHidden/>
              </w:rPr>
              <w:t>78</w:t>
            </w:r>
            <w:r>
              <w:rPr>
                <w:noProof/>
                <w:webHidden/>
              </w:rPr>
              <w:fldChar w:fldCharType="end"/>
            </w:r>
            <w:r w:rsidRPr="002D2685">
              <w:rPr>
                <w:rStyle w:val="Hyperlink"/>
                <w:noProof/>
              </w:rPr>
              <w:fldChar w:fldCharType="end"/>
            </w:r>
          </w:ins>
        </w:p>
        <w:p w14:paraId="4DC3E686" w14:textId="2722BE27" w:rsidR="006231D1" w:rsidDel="00EF6419" w:rsidRDefault="006231D1">
          <w:pPr>
            <w:pStyle w:val="TOC1"/>
            <w:tabs>
              <w:tab w:val="right" w:leader="dot" w:pos="9350"/>
            </w:tabs>
            <w:rPr>
              <w:del w:id="293" w:author="David Conklin" w:date="2021-05-12T11:03:00Z"/>
              <w:rFonts w:eastAsiaTheme="minorEastAsia"/>
              <w:noProof/>
            </w:rPr>
          </w:pPr>
          <w:del w:id="29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295" w:author="David Conklin" w:date="2021-05-12T11:03:00Z">
            <w:r w:rsidR="00EF6419">
              <w:rPr>
                <w:rStyle w:val="Hyperlink"/>
                <w:b/>
                <w:bCs/>
                <w:noProof/>
              </w:rPr>
              <w:t>Error! Hyperlink reference not valid.</w:t>
            </w:r>
          </w:ins>
          <w:del w:id="296"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7E0C81BE" w:rsidR="006231D1" w:rsidDel="00EF6419" w:rsidRDefault="006231D1">
          <w:pPr>
            <w:pStyle w:val="TOC1"/>
            <w:tabs>
              <w:tab w:val="right" w:leader="dot" w:pos="9350"/>
            </w:tabs>
            <w:rPr>
              <w:del w:id="297" w:author="David Conklin" w:date="2021-05-12T11:03:00Z"/>
              <w:rFonts w:eastAsiaTheme="minorEastAsia"/>
              <w:noProof/>
            </w:rPr>
          </w:pPr>
          <w:del w:id="29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299" w:author="David Conklin" w:date="2021-05-12T11:03:00Z">
            <w:r w:rsidR="00EF6419">
              <w:rPr>
                <w:rStyle w:val="Hyperlink"/>
                <w:b/>
                <w:bCs/>
                <w:noProof/>
              </w:rPr>
              <w:t>Error! Hyperlink reference not valid.</w:t>
            </w:r>
          </w:ins>
          <w:del w:id="300"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025A035C" w:rsidR="006231D1" w:rsidDel="00EF6419" w:rsidRDefault="006231D1">
          <w:pPr>
            <w:pStyle w:val="TOC2"/>
            <w:tabs>
              <w:tab w:val="right" w:leader="dot" w:pos="9350"/>
            </w:tabs>
            <w:rPr>
              <w:del w:id="301" w:author="David Conklin" w:date="2021-05-12T11:03:00Z"/>
              <w:rFonts w:eastAsiaTheme="minorEastAsia"/>
              <w:noProof/>
            </w:rPr>
          </w:pPr>
          <w:del w:id="30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03" w:author="David Conklin" w:date="2021-05-12T11:03:00Z">
            <w:r w:rsidR="00EF6419">
              <w:rPr>
                <w:rStyle w:val="Hyperlink"/>
                <w:b/>
                <w:bCs/>
                <w:noProof/>
              </w:rPr>
              <w:t>Error! Hyperlink reference not valid.</w:t>
            </w:r>
          </w:ins>
          <w:del w:id="304"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0B30812F" w:rsidR="006231D1" w:rsidDel="00EF6419" w:rsidRDefault="006231D1">
          <w:pPr>
            <w:pStyle w:val="TOC2"/>
            <w:tabs>
              <w:tab w:val="right" w:leader="dot" w:pos="9350"/>
            </w:tabs>
            <w:rPr>
              <w:del w:id="305" w:author="David Conklin" w:date="2021-05-12T11:03:00Z"/>
              <w:rFonts w:eastAsiaTheme="minorEastAsia"/>
              <w:noProof/>
            </w:rPr>
          </w:pPr>
          <w:del w:id="30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07" w:author="David Conklin" w:date="2021-05-12T11:03:00Z">
            <w:r w:rsidR="00EF6419">
              <w:rPr>
                <w:rStyle w:val="Hyperlink"/>
                <w:b/>
                <w:bCs/>
                <w:noProof/>
              </w:rPr>
              <w:t>Error! Hyperlink reference not valid.</w:t>
            </w:r>
          </w:ins>
          <w:del w:id="308"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52A4E825" w:rsidR="006231D1" w:rsidDel="00EF6419" w:rsidRDefault="006231D1">
          <w:pPr>
            <w:pStyle w:val="TOC2"/>
            <w:tabs>
              <w:tab w:val="right" w:leader="dot" w:pos="9350"/>
            </w:tabs>
            <w:rPr>
              <w:del w:id="309" w:author="David Conklin" w:date="2021-05-12T11:03:00Z"/>
              <w:rFonts w:eastAsiaTheme="minorEastAsia"/>
              <w:noProof/>
            </w:rPr>
          </w:pPr>
          <w:del w:id="31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11" w:author="David Conklin" w:date="2021-05-12T11:03:00Z">
            <w:r w:rsidR="00EF6419">
              <w:rPr>
                <w:rStyle w:val="Hyperlink"/>
                <w:b/>
                <w:bCs/>
                <w:noProof/>
              </w:rPr>
              <w:t>Error! Hyperlink reference not valid.</w:t>
            </w:r>
          </w:ins>
          <w:del w:id="312"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001F482F" w:rsidR="006231D1" w:rsidDel="00EF6419" w:rsidRDefault="006231D1">
          <w:pPr>
            <w:pStyle w:val="TOC1"/>
            <w:tabs>
              <w:tab w:val="right" w:leader="dot" w:pos="9350"/>
            </w:tabs>
            <w:rPr>
              <w:del w:id="313" w:author="David Conklin" w:date="2021-05-12T11:03:00Z"/>
              <w:rFonts w:eastAsiaTheme="minorEastAsia"/>
              <w:noProof/>
            </w:rPr>
          </w:pPr>
          <w:del w:id="31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15" w:author="David Conklin" w:date="2021-05-12T11:03:00Z">
            <w:r w:rsidR="00EF6419">
              <w:rPr>
                <w:rStyle w:val="Hyperlink"/>
                <w:b/>
                <w:bCs/>
                <w:noProof/>
              </w:rPr>
              <w:t>Error! Hyperlink reference not valid.</w:t>
            </w:r>
          </w:ins>
          <w:del w:id="316"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7735A8BC" w:rsidR="006231D1" w:rsidDel="00EF6419" w:rsidRDefault="006231D1">
          <w:pPr>
            <w:pStyle w:val="TOC1"/>
            <w:tabs>
              <w:tab w:val="right" w:leader="dot" w:pos="9350"/>
            </w:tabs>
            <w:rPr>
              <w:del w:id="317" w:author="David Conklin" w:date="2021-05-12T11:03:00Z"/>
              <w:rFonts w:eastAsiaTheme="minorEastAsia"/>
              <w:noProof/>
            </w:rPr>
          </w:pPr>
          <w:del w:id="31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19" w:author="David Conklin" w:date="2021-05-12T11:03:00Z">
            <w:r w:rsidR="00EF6419">
              <w:rPr>
                <w:rStyle w:val="Hyperlink"/>
                <w:b/>
                <w:bCs/>
                <w:noProof/>
              </w:rPr>
              <w:t>Error! Hyperlink reference not valid.</w:t>
            </w:r>
          </w:ins>
          <w:del w:id="320"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38C275FA" w:rsidR="006231D1" w:rsidDel="00EF6419" w:rsidRDefault="006231D1">
          <w:pPr>
            <w:pStyle w:val="TOC2"/>
            <w:tabs>
              <w:tab w:val="right" w:leader="dot" w:pos="9350"/>
            </w:tabs>
            <w:rPr>
              <w:del w:id="321" w:author="David Conklin" w:date="2021-05-12T11:03:00Z"/>
              <w:rFonts w:eastAsiaTheme="minorEastAsia"/>
              <w:noProof/>
            </w:rPr>
          </w:pPr>
          <w:del w:id="32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23" w:author="David Conklin" w:date="2021-05-12T11:03:00Z">
            <w:r w:rsidR="00EF6419">
              <w:rPr>
                <w:rStyle w:val="Hyperlink"/>
                <w:b/>
                <w:bCs/>
                <w:noProof/>
              </w:rPr>
              <w:t>Error! Hyperlink reference not valid.</w:t>
            </w:r>
          </w:ins>
          <w:del w:id="324"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5AED86D8" w:rsidR="006231D1" w:rsidDel="00EF6419" w:rsidRDefault="006231D1">
          <w:pPr>
            <w:pStyle w:val="TOC2"/>
            <w:tabs>
              <w:tab w:val="right" w:leader="dot" w:pos="9350"/>
            </w:tabs>
            <w:rPr>
              <w:del w:id="325" w:author="David Conklin" w:date="2021-05-12T11:03:00Z"/>
              <w:rFonts w:eastAsiaTheme="minorEastAsia"/>
              <w:noProof/>
            </w:rPr>
          </w:pPr>
          <w:del w:id="32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27" w:author="David Conklin" w:date="2021-05-12T11:03:00Z">
            <w:r w:rsidR="00EF6419">
              <w:rPr>
                <w:rStyle w:val="Hyperlink"/>
                <w:b/>
                <w:bCs/>
                <w:noProof/>
              </w:rPr>
              <w:t>Error! Hyperlink reference not valid.</w:t>
            </w:r>
          </w:ins>
          <w:del w:id="328"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111C5346" w:rsidR="006231D1" w:rsidDel="00EF6419" w:rsidRDefault="006231D1">
          <w:pPr>
            <w:pStyle w:val="TOC2"/>
            <w:tabs>
              <w:tab w:val="right" w:leader="dot" w:pos="9350"/>
            </w:tabs>
            <w:rPr>
              <w:del w:id="329" w:author="David Conklin" w:date="2021-05-12T11:03:00Z"/>
              <w:rFonts w:eastAsiaTheme="minorEastAsia"/>
              <w:noProof/>
            </w:rPr>
          </w:pPr>
          <w:del w:id="33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31" w:author="David Conklin" w:date="2021-05-12T11:03:00Z">
            <w:r w:rsidR="00EF6419">
              <w:rPr>
                <w:rStyle w:val="Hyperlink"/>
                <w:b/>
                <w:bCs/>
                <w:noProof/>
              </w:rPr>
              <w:t>Error! Hyperlink reference not valid.</w:t>
            </w:r>
          </w:ins>
          <w:del w:id="332"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170749C7" w:rsidR="006231D1" w:rsidDel="00EF6419" w:rsidRDefault="006231D1">
          <w:pPr>
            <w:pStyle w:val="TOC1"/>
            <w:tabs>
              <w:tab w:val="right" w:leader="dot" w:pos="9350"/>
            </w:tabs>
            <w:rPr>
              <w:del w:id="333" w:author="David Conklin" w:date="2021-05-12T11:03:00Z"/>
              <w:rFonts w:eastAsiaTheme="minorEastAsia"/>
              <w:noProof/>
            </w:rPr>
          </w:pPr>
          <w:del w:id="33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35" w:author="David Conklin" w:date="2021-05-12T11:03:00Z">
            <w:r w:rsidR="00EF6419">
              <w:rPr>
                <w:rStyle w:val="Hyperlink"/>
                <w:b/>
                <w:bCs/>
                <w:noProof/>
              </w:rPr>
              <w:t>Error! Hyperlink reference not valid.</w:t>
            </w:r>
          </w:ins>
          <w:del w:id="336"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341D1442" w:rsidR="006231D1" w:rsidDel="00EF6419" w:rsidRDefault="006231D1">
          <w:pPr>
            <w:pStyle w:val="TOC2"/>
            <w:tabs>
              <w:tab w:val="right" w:leader="dot" w:pos="9350"/>
            </w:tabs>
            <w:rPr>
              <w:del w:id="337" w:author="David Conklin" w:date="2021-05-12T11:03:00Z"/>
              <w:rFonts w:eastAsiaTheme="minorEastAsia"/>
              <w:noProof/>
            </w:rPr>
          </w:pPr>
          <w:del w:id="33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39" w:author="David Conklin" w:date="2021-05-12T11:03:00Z">
            <w:r w:rsidR="00EF6419">
              <w:rPr>
                <w:rStyle w:val="Hyperlink"/>
                <w:b/>
                <w:bCs/>
                <w:noProof/>
              </w:rPr>
              <w:t>Error! Hyperlink reference not valid.</w:t>
            </w:r>
          </w:ins>
          <w:del w:id="340"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6A678A71" w:rsidR="006231D1" w:rsidDel="00EF6419" w:rsidRDefault="006231D1">
          <w:pPr>
            <w:pStyle w:val="TOC2"/>
            <w:tabs>
              <w:tab w:val="right" w:leader="dot" w:pos="9350"/>
            </w:tabs>
            <w:rPr>
              <w:del w:id="341" w:author="David Conklin" w:date="2021-05-12T11:03:00Z"/>
              <w:rFonts w:eastAsiaTheme="minorEastAsia"/>
              <w:noProof/>
            </w:rPr>
          </w:pPr>
          <w:del w:id="34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43" w:author="David Conklin" w:date="2021-05-12T11:03:00Z">
            <w:r w:rsidR="00EF6419">
              <w:rPr>
                <w:rStyle w:val="Hyperlink"/>
                <w:b/>
                <w:bCs/>
                <w:noProof/>
              </w:rPr>
              <w:t>Error! Hyperlink reference not valid.</w:t>
            </w:r>
          </w:ins>
          <w:del w:id="344"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641C8232" w:rsidR="006231D1" w:rsidDel="00EF6419" w:rsidRDefault="006231D1">
          <w:pPr>
            <w:pStyle w:val="TOC2"/>
            <w:tabs>
              <w:tab w:val="right" w:leader="dot" w:pos="9350"/>
            </w:tabs>
            <w:rPr>
              <w:del w:id="345" w:author="David Conklin" w:date="2021-05-12T11:03:00Z"/>
              <w:rFonts w:eastAsiaTheme="minorEastAsia"/>
              <w:noProof/>
            </w:rPr>
          </w:pPr>
          <w:del w:id="34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47" w:author="David Conklin" w:date="2021-05-12T11:03:00Z">
            <w:r w:rsidR="00EF6419">
              <w:rPr>
                <w:rStyle w:val="Hyperlink"/>
                <w:b/>
                <w:bCs/>
                <w:noProof/>
              </w:rPr>
              <w:t>Error! Hyperlink reference not valid.</w:t>
            </w:r>
          </w:ins>
          <w:del w:id="348"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728A4518" w:rsidR="006231D1" w:rsidDel="00EF6419" w:rsidRDefault="006231D1">
          <w:pPr>
            <w:pStyle w:val="TOC1"/>
            <w:tabs>
              <w:tab w:val="right" w:leader="dot" w:pos="9350"/>
            </w:tabs>
            <w:rPr>
              <w:del w:id="349" w:author="David Conklin" w:date="2021-05-12T11:03:00Z"/>
              <w:rFonts w:eastAsiaTheme="minorEastAsia"/>
              <w:noProof/>
            </w:rPr>
          </w:pPr>
          <w:del w:id="35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51" w:author="David Conklin" w:date="2021-05-12T11:03:00Z">
            <w:r w:rsidR="00EF6419">
              <w:rPr>
                <w:rStyle w:val="Hyperlink"/>
                <w:b/>
                <w:bCs/>
                <w:noProof/>
              </w:rPr>
              <w:t>Error! Hyperlink reference not valid.</w:t>
            </w:r>
          </w:ins>
          <w:del w:id="352"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4A4FD04E" w:rsidR="006231D1" w:rsidDel="00EF6419" w:rsidRDefault="006231D1">
          <w:pPr>
            <w:pStyle w:val="TOC2"/>
            <w:tabs>
              <w:tab w:val="right" w:leader="dot" w:pos="9350"/>
            </w:tabs>
            <w:rPr>
              <w:del w:id="353" w:author="David Conklin" w:date="2021-05-12T11:03:00Z"/>
              <w:rFonts w:eastAsiaTheme="minorEastAsia"/>
              <w:noProof/>
            </w:rPr>
          </w:pPr>
          <w:del w:id="35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55" w:author="David Conklin" w:date="2021-05-12T11:03:00Z">
            <w:r w:rsidR="00EF6419">
              <w:rPr>
                <w:rStyle w:val="Hyperlink"/>
                <w:b/>
                <w:bCs/>
                <w:noProof/>
              </w:rPr>
              <w:t>Error! Hyperlink reference not valid.</w:t>
            </w:r>
          </w:ins>
          <w:del w:id="356"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5B17D7DC" w:rsidR="006231D1" w:rsidDel="00EF6419" w:rsidRDefault="006231D1">
          <w:pPr>
            <w:pStyle w:val="TOC2"/>
            <w:tabs>
              <w:tab w:val="right" w:leader="dot" w:pos="9350"/>
            </w:tabs>
            <w:rPr>
              <w:del w:id="357" w:author="David Conklin" w:date="2021-05-12T11:03:00Z"/>
              <w:rFonts w:eastAsiaTheme="minorEastAsia"/>
              <w:noProof/>
            </w:rPr>
          </w:pPr>
          <w:del w:id="35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59" w:author="David Conklin" w:date="2021-05-12T11:03:00Z">
            <w:r w:rsidR="00EF6419">
              <w:rPr>
                <w:rStyle w:val="Hyperlink"/>
                <w:b/>
                <w:bCs/>
                <w:noProof/>
              </w:rPr>
              <w:t>Error! Hyperlink reference not valid.</w:t>
            </w:r>
          </w:ins>
          <w:del w:id="360"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4888AB3A" w:rsidR="006231D1" w:rsidDel="00EF6419" w:rsidRDefault="006231D1">
          <w:pPr>
            <w:pStyle w:val="TOC2"/>
            <w:tabs>
              <w:tab w:val="right" w:leader="dot" w:pos="9350"/>
            </w:tabs>
            <w:rPr>
              <w:del w:id="361" w:author="David Conklin" w:date="2021-05-12T11:03:00Z"/>
              <w:rFonts w:eastAsiaTheme="minorEastAsia"/>
              <w:noProof/>
            </w:rPr>
          </w:pPr>
          <w:del w:id="36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63" w:author="David Conklin" w:date="2021-05-12T11:03:00Z">
            <w:r w:rsidR="00EF6419">
              <w:rPr>
                <w:rStyle w:val="Hyperlink"/>
                <w:b/>
                <w:bCs/>
                <w:noProof/>
              </w:rPr>
              <w:t>Error! Hyperlink reference not valid.</w:t>
            </w:r>
          </w:ins>
          <w:del w:id="364"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33FFCFF0" w:rsidR="006231D1" w:rsidDel="00EF6419" w:rsidRDefault="006231D1">
          <w:pPr>
            <w:pStyle w:val="TOC2"/>
            <w:tabs>
              <w:tab w:val="right" w:leader="dot" w:pos="9350"/>
            </w:tabs>
            <w:rPr>
              <w:del w:id="365" w:author="David Conklin" w:date="2021-05-12T11:03:00Z"/>
              <w:rFonts w:eastAsiaTheme="minorEastAsia"/>
              <w:noProof/>
            </w:rPr>
          </w:pPr>
          <w:del w:id="36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67" w:author="David Conklin" w:date="2021-05-12T11:03:00Z">
            <w:r w:rsidR="00EF6419">
              <w:rPr>
                <w:rStyle w:val="Hyperlink"/>
                <w:b/>
                <w:bCs/>
                <w:noProof/>
              </w:rPr>
              <w:t>Error! Hyperlink reference not valid.</w:t>
            </w:r>
          </w:ins>
          <w:del w:id="368"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7698BB06" w:rsidR="006231D1" w:rsidDel="00EF6419" w:rsidRDefault="006231D1">
          <w:pPr>
            <w:pStyle w:val="TOC1"/>
            <w:tabs>
              <w:tab w:val="right" w:leader="dot" w:pos="9350"/>
            </w:tabs>
            <w:rPr>
              <w:del w:id="369" w:author="David Conklin" w:date="2021-05-12T11:03:00Z"/>
              <w:rFonts w:eastAsiaTheme="minorEastAsia"/>
              <w:noProof/>
            </w:rPr>
          </w:pPr>
          <w:del w:id="37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371" w:author="David Conklin" w:date="2021-05-12T11:03:00Z">
            <w:r w:rsidR="00EF6419">
              <w:rPr>
                <w:rStyle w:val="Hyperlink"/>
                <w:b/>
                <w:bCs/>
                <w:noProof/>
              </w:rPr>
              <w:t>Error! Hyperlink reference not valid.</w:t>
            </w:r>
          </w:ins>
          <w:del w:id="372"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7E100339" w:rsidR="006231D1" w:rsidDel="00EF6419" w:rsidRDefault="006231D1">
          <w:pPr>
            <w:pStyle w:val="TOC2"/>
            <w:tabs>
              <w:tab w:val="right" w:leader="dot" w:pos="9350"/>
            </w:tabs>
            <w:rPr>
              <w:del w:id="373" w:author="David Conklin" w:date="2021-05-12T11:03:00Z"/>
              <w:rFonts w:eastAsiaTheme="minorEastAsia"/>
              <w:noProof/>
            </w:rPr>
          </w:pPr>
          <w:del w:id="37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375" w:author="David Conklin" w:date="2021-05-12T11:03:00Z">
            <w:r w:rsidR="00EF6419">
              <w:rPr>
                <w:rStyle w:val="Hyperlink"/>
                <w:b/>
                <w:bCs/>
                <w:noProof/>
              </w:rPr>
              <w:t>Error! Hyperlink reference not valid.</w:t>
            </w:r>
          </w:ins>
          <w:del w:id="376"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04A5A207" w:rsidR="006231D1" w:rsidDel="00EF6419" w:rsidRDefault="006231D1">
          <w:pPr>
            <w:pStyle w:val="TOC1"/>
            <w:tabs>
              <w:tab w:val="right" w:leader="dot" w:pos="9350"/>
            </w:tabs>
            <w:rPr>
              <w:del w:id="377" w:author="David Conklin" w:date="2021-05-12T11:03:00Z"/>
              <w:rFonts w:eastAsiaTheme="minorEastAsia"/>
              <w:noProof/>
            </w:rPr>
          </w:pPr>
          <w:del w:id="37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379" w:author="David Conklin" w:date="2021-05-12T11:03:00Z">
            <w:r w:rsidR="00EF6419">
              <w:rPr>
                <w:rStyle w:val="Hyperlink"/>
                <w:b/>
                <w:bCs/>
                <w:noProof/>
              </w:rPr>
              <w:t>Error! Hyperlink reference not valid.</w:t>
            </w:r>
          </w:ins>
          <w:del w:id="380"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2303307C" w:rsidR="006231D1" w:rsidDel="00EF6419" w:rsidRDefault="006231D1">
          <w:pPr>
            <w:pStyle w:val="TOC2"/>
            <w:tabs>
              <w:tab w:val="right" w:leader="dot" w:pos="9350"/>
            </w:tabs>
            <w:rPr>
              <w:del w:id="381" w:author="David Conklin" w:date="2021-05-12T11:03:00Z"/>
              <w:rFonts w:eastAsiaTheme="minorEastAsia"/>
              <w:noProof/>
            </w:rPr>
          </w:pPr>
          <w:del w:id="38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383" w:author="David Conklin" w:date="2021-05-12T11:03:00Z">
            <w:r w:rsidR="00EF6419">
              <w:rPr>
                <w:rStyle w:val="Hyperlink"/>
                <w:b/>
                <w:bCs/>
                <w:noProof/>
              </w:rPr>
              <w:t>Error! Hyperlink reference not valid.</w:t>
            </w:r>
          </w:ins>
          <w:del w:id="384"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2DF6E67D" w:rsidR="006231D1" w:rsidDel="00EF6419" w:rsidRDefault="006231D1">
          <w:pPr>
            <w:pStyle w:val="TOC2"/>
            <w:tabs>
              <w:tab w:val="right" w:leader="dot" w:pos="9350"/>
            </w:tabs>
            <w:rPr>
              <w:del w:id="385" w:author="David Conklin" w:date="2021-05-12T11:03:00Z"/>
              <w:rFonts w:eastAsiaTheme="minorEastAsia"/>
              <w:noProof/>
            </w:rPr>
          </w:pPr>
          <w:del w:id="38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387" w:author="David Conklin" w:date="2021-05-12T11:03:00Z">
            <w:r w:rsidR="00EF6419">
              <w:rPr>
                <w:rStyle w:val="Hyperlink"/>
                <w:b/>
                <w:bCs/>
                <w:noProof/>
              </w:rPr>
              <w:t>Error! Hyperlink reference not valid.</w:t>
            </w:r>
          </w:ins>
          <w:del w:id="388"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7169B905" w:rsidR="006231D1" w:rsidDel="00EF6419" w:rsidRDefault="006231D1">
          <w:pPr>
            <w:pStyle w:val="TOC2"/>
            <w:tabs>
              <w:tab w:val="right" w:leader="dot" w:pos="9350"/>
            </w:tabs>
            <w:rPr>
              <w:del w:id="389" w:author="David Conklin" w:date="2021-05-12T11:03:00Z"/>
              <w:rFonts w:eastAsiaTheme="minorEastAsia"/>
              <w:noProof/>
            </w:rPr>
          </w:pPr>
          <w:del w:id="39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391" w:author="David Conklin" w:date="2021-05-12T11:03:00Z">
            <w:r w:rsidR="00EF6419">
              <w:rPr>
                <w:rStyle w:val="Hyperlink"/>
                <w:b/>
                <w:bCs/>
                <w:noProof/>
              </w:rPr>
              <w:t>Error! Hyperlink reference not valid.</w:t>
            </w:r>
          </w:ins>
          <w:del w:id="392"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60720C16" w:rsidR="006231D1" w:rsidDel="00EF6419" w:rsidRDefault="006231D1">
          <w:pPr>
            <w:pStyle w:val="TOC3"/>
            <w:tabs>
              <w:tab w:val="right" w:leader="dot" w:pos="9350"/>
            </w:tabs>
            <w:rPr>
              <w:del w:id="393" w:author="David Conklin" w:date="2021-05-12T11:03:00Z"/>
              <w:rFonts w:eastAsiaTheme="minorEastAsia"/>
              <w:noProof/>
            </w:rPr>
          </w:pPr>
          <w:del w:id="39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395" w:author="David Conklin" w:date="2021-05-12T11:03:00Z">
            <w:r w:rsidR="00EF6419">
              <w:rPr>
                <w:rStyle w:val="Hyperlink"/>
                <w:b/>
                <w:bCs/>
                <w:noProof/>
              </w:rPr>
              <w:t>Error! Hyperlink reference not valid.</w:t>
            </w:r>
          </w:ins>
          <w:del w:id="396"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597D1C59" w:rsidR="006231D1" w:rsidDel="00EF6419" w:rsidRDefault="006231D1">
          <w:pPr>
            <w:pStyle w:val="TOC3"/>
            <w:tabs>
              <w:tab w:val="right" w:leader="dot" w:pos="9350"/>
            </w:tabs>
            <w:rPr>
              <w:del w:id="397" w:author="David Conklin" w:date="2021-05-12T11:03:00Z"/>
              <w:rFonts w:eastAsiaTheme="minorEastAsia"/>
              <w:noProof/>
            </w:rPr>
          </w:pPr>
          <w:del w:id="39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399" w:author="David Conklin" w:date="2021-05-12T11:03:00Z">
            <w:r w:rsidR="00EF6419">
              <w:rPr>
                <w:rStyle w:val="Hyperlink"/>
                <w:b/>
                <w:bCs/>
                <w:noProof/>
              </w:rPr>
              <w:t>Error! Hyperlink reference not valid.</w:t>
            </w:r>
          </w:ins>
          <w:del w:id="400"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781D218D" w:rsidR="006231D1" w:rsidDel="00EF6419" w:rsidRDefault="006231D1">
          <w:pPr>
            <w:pStyle w:val="TOC2"/>
            <w:tabs>
              <w:tab w:val="right" w:leader="dot" w:pos="9350"/>
            </w:tabs>
            <w:rPr>
              <w:del w:id="401" w:author="David Conklin" w:date="2021-05-12T11:03:00Z"/>
              <w:rFonts w:eastAsiaTheme="minorEastAsia"/>
              <w:noProof/>
            </w:rPr>
          </w:pPr>
          <w:del w:id="40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03" w:author="David Conklin" w:date="2021-05-12T11:03:00Z">
            <w:r w:rsidR="00EF6419">
              <w:rPr>
                <w:rStyle w:val="Hyperlink"/>
                <w:b/>
                <w:bCs/>
                <w:noProof/>
              </w:rPr>
              <w:t>Error! Hyperlink reference not valid.</w:t>
            </w:r>
          </w:ins>
          <w:del w:id="404"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19BEDF08" w:rsidR="006231D1" w:rsidDel="00EF6419" w:rsidRDefault="006231D1">
          <w:pPr>
            <w:pStyle w:val="TOC2"/>
            <w:tabs>
              <w:tab w:val="right" w:leader="dot" w:pos="9350"/>
            </w:tabs>
            <w:rPr>
              <w:del w:id="405" w:author="David Conklin" w:date="2021-05-12T11:03:00Z"/>
              <w:rFonts w:eastAsiaTheme="minorEastAsia"/>
              <w:noProof/>
            </w:rPr>
          </w:pPr>
          <w:del w:id="40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07" w:author="David Conklin" w:date="2021-05-12T11:03:00Z">
            <w:r w:rsidR="00EF6419">
              <w:rPr>
                <w:rStyle w:val="Hyperlink"/>
                <w:b/>
                <w:bCs/>
                <w:noProof/>
              </w:rPr>
              <w:t>Error! Hyperlink reference not valid.</w:t>
            </w:r>
          </w:ins>
          <w:del w:id="408"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394B3772" w:rsidR="006231D1" w:rsidDel="00EF6419" w:rsidRDefault="006231D1">
          <w:pPr>
            <w:pStyle w:val="TOC1"/>
            <w:tabs>
              <w:tab w:val="right" w:leader="dot" w:pos="9350"/>
            </w:tabs>
            <w:rPr>
              <w:del w:id="409" w:author="David Conklin" w:date="2021-05-12T11:03:00Z"/>
              <w:rFonts w:eastAsiaTheme="minorEastAsia"/>
              <w:noProof/>
            </w:rPr>
          </w:pPr>
          <w:del w:id="41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11" w:author="David Conklin" w:date="2021-05-12T11:03:00Z">
            <w:r w:rsidR="00EF6419">
              <w:rPr>
                <w:rStyle w:val="Hyperlink"/>
                <w:b/>
                <w:bCs/>
                <w:noProof/>
              </w:rPr>
              <w:t>Error! Hyperlink reference not valid.</w:t>
            </w:r>
          </w:ins>
          <w:del w:id="412"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42FB8331" w:rsidR="006231D1" w:rsidDel="00EF6419" w:rsidRDefault="006231D1">
          <w:pPr>
            <w:pStyle w:val="TOC2"/>
            <w:tabs>
              <w:tab w:val="right" w:leader="dot" w:pos="9350"/>
            </w:tabs>
            <w:rPr>
              <w:del w:id="413" w:author="David Conklin" w:date="2021-05-12T11:03:00Z"/>
              <w:rFonts w:eastAsiaTheme="minorEastAsia"/>
              <w:noProof/>
            </w:rPr>
          </w:pPr>
          <w:del w:id="41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15" w:author="David Conklin" w:date="2021-05-12T11:03:00Z">
            <w:r w:rsidR="00EF6419">
              <w:rPr>
                <w:rStyle w:val="Hyperlink"/>
                <w:b/>
                <w:bCs/>
                <w:noProof/>
              </w:rPr>
              <w:t>Error! Hyperlink reference not valid.</w:t>
            </w:r>
          </w:ins>
          <w:del w:id="416"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7989D141" w:rsidR="006231D1" w:rsidDel="00EF6419" w:rsidRDefault="006231D1">
          <w:pPr>
            <w:pStyle w:val="TOC2"/>
            <w:tabs>
              <w:tab w:val="right" w:leader="dot" w:pos="9350"/>
            </w:tabs>
            <w:rPr>
              <w:del w:id="417" w:author="David Conklin" w:date="2021-05-12T11:03:00Z"/>
              <w:rFonts w:eastAsiaTheme="minorEastAsia"/>
              <w:noProof/>
            </w:rPr>
          </w:pPr>
          <w:del w:id="41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19" w:author="David Conklin" w:date="2021-05-12T11:03:00Z">
            <w:r w:rsidR="00EF6419">
              <w:rPr>
                <w:rStyle w:val="Hyperlink"/>
                <w:b/>
                <w:bCs/>
                <w:noProof/>
              </w:rPr>
              <w:t>Error! Hyperlink reference not valid.</w:t>
            </w:r>
          </w:ins>
          <w:del w:id="420"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70FAFACD" w:rsidR="006231D1" w:rsidDel="00EF6419" w:rsidRDefault="006231D1">
          <w:pPr>
            <w:pStyle w:val="TOC2"/>
            <w:tabs>
              <w:tab w:val="right" w:leader="dot" w:pos="9350"/>
            </w:tabs>
            <w:rPr>
              <w:del w:id="421" w:author="David Conklin" w:date="2021-05-12T11:03:00Z"/>
              <w:rFonts w:eastAsiaTheme="minorEastAsia"/>
              <w:noProof/>
            </w:rPr>
          </w:pPr>
          <w:del w:id="42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23" w:author="David Conklin" w:date="2021-05-12T11:03:00Z">
            <w:r w:rsidR="00EF6419">
              <w:rPr>
                <w:rStyle w:val="Hyperlink"/>
                <w:b/>
                <w:bCs/>
                <w:noProof/>
              </w:rPr>
              <w:t>Error! Hyperlink reference not valid.</w:t>
            </w:r>
          </w:ins>
          <w:del w:id="424"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49E36961" w:rsidR="006231D1" w:rsidDel="00EF6419" w:rsidRDefault="006231D1">
          <w:pPr>
            <w:pStyle w:val="TOC2"/>
            <w:tabs>
              <w:tab w:val="right" w:leader="dot" w:pos="9350"/>
            </w:tabs>
            <w:rPr>
              <w:del w:id="425" w:author="David Conklin" w:date="2021-05-12T11:03:00Z"/>
              <w:rFonts w:eastAsiaTheme="minorEastAsia"/>
              <w:noProof/>
            </w:rPr>
          </w:pPr>
          <w:del w:id="42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27" w:author="David Conklin" w:date="2021-05-12T11:03:00Z">
            <w:r w:rsidR="00EF6419">
              <w:rPr>
                <w:rStyle w:val="Hyperlink"/>
                <w:b/>
                <w:bCs/>
                <w:noProof/>
              </w:rPr>
              <w:t>Error! Hyperlink reference not valid.</w:t>
            </w:r>
          </w:ins>
          <w:del w:id="428"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0D956066" w:rsidR="006231D1" w:rsidDel="00EF6419" w:rsidRDefault="006231D1">
          <w:pPr>
            <w:pStyle w:val="TOC1"/>
            <w:tabs>
              <w:tab w:val="right" w:leader="dot" w:pos="9350"/>
            </w:tabs>
            <w:rPr>
              <w:del w:id="429" w:author="David Conklin" w:date="2021-05-12T11:03:00Z"/>
              <w:rFonts w:eastAsiaTheme="minorEastAsia"/>
              <w:noProof/>
            </w:rPr>
          </w:pPr>
          <w:del w:id="43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31" w:author="David Conklin" w:date="2021-05-12T11:03:00Z">
            <w:r w:rsidR="00EF6419">
              <w:rPr>
                <w:rStyle w:val="Hyperlink"/>
                <w:b/>
                <w:bCs/>
                <w:noProof/>
              </w:rPr>
              <w:t>Error! Hyperlink reference not valid.</w:t>
            </w:r>
          </w:ins>
          <w:del w:id="432"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62B54DAC" w:rsidR="006231D1" w:rsidDel="00EF6419" w:rsidRDefault="006231D1">
          <w:pPr>
            <w:pStyle w:val="TOC2"/>
            <w:tabs>
              <w:tab w:val="right" w:leader="dot" w:pos="9350"/>
            </w:tabs>
            <w:rPr>
              <w:del w:id="433" w:author="David Conklin" w:date="2021-05-12T11:03:00Z"/>
              <w:rFonts w:eastAsiaTheme="minorEastAsia"/>
              <w:noProof/>
            </w:rPr>
          </w:pPr>
          <w:del w:id="43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35" w:author="David Conklin" w:date="2021-05-12T11:03:00Z">
            <w:r w:rsidR="00EF6419">
              <w:rPr>
                <w:rStyle w:val="Hyperlink"/>
                <w:b/>
                <w:bCs/>
                <w:noProof/>
              </w:rPr>
              <w:t>Error! Hyperlink reference not valid.</w:t>
            </w:r>
          </w:ins>
          <w:del w:id="436"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r>
            <w:r w:rsidDel="00EF6419">
              <w:rPr>
                <w:noProof/>
                <w:webHidden/>
              </w:rPr>
              <w:fldChar w:fldCharType="separate"/>
            </w:r>
            <w:r w:rsidDel="00EF6419">
              <w:rPr>
                <w:noProof/>
                <w:webHidden/>
              </w:rPr>
              <w:delText>2</w:delText>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25B4730" w14:textId="66E81314" w:rsidR="006231D1" w:rsidDel="00EF6419" w:rsidRDefault="006231D1">
          <w:pPr>
            <w:pStyle w:val="TOC2"/>
            <w:tabs>
              <w:tab w:val="right" w:leader="dot" w:pos="9350"/>
            </w:tabs>
            <w:rPr>
              <w:del w:id="437" w:author="David Conklin" w:date="2021-05-12T11:03:00Z"/>
              <w:rFonts w:eastAsiaTheme="minorEastAsia"/>
              <w:noProof/>
            </w:rPr>
          </w:pPr>
          <w:del w:id="43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39" w:author="David Conklin" w:date="2021-05-12T11:03:00Z">
            <w:r w:rsidR="00EF6419">
              <w:rPr>
                <w:rStyle w:val="Hyperlink"/>
                <w:b/>
                <w:bCs/>
                <w:noProof/>
              </w:rPr>
              <w:t>Error! Hyperlink reference not valid.</w:t>
            </w:r>
          </w:ins>
          <w:del w:id="440"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406CBD46" w:rsidR="006231D1" w:rsidDel="00EF6419" w:rsidRDefault="006231D1">
          <w:pPr>
            <w:pStyle w:val="TOC2"/>
            <w:tabs>
              <w:tab w:val="right" w:leader="dot" w:pos="9350"/>
            </w:tabs>
            <w:rPr>
              <w:del w:id="441" w:author="David Conklin" w:date="2021-05-12T11:03:00Z"/>
              <w:rFonts w:eastAsiaTheme="minorEastAsia"/>
              <w:noProof/>
            </w:rPr>
          </w:pPr>
          <w:del w:id="44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43" w:author="David Conklin" w:date="2021-05-12T11:03:00Z">
            <w:r w:rsidR="00EF6419">
              <w:rPr>
                <w:rStyle w:val="Hyperlink"/>
                <w:b/>
                <w:bCs/>
                <w:noProof/>
              </w:rPr>
              <w:t>Error! Hyperlink reference not valid.</w:t>
            </w:r>
          </w:ins>
          <w:del w:id="444"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49360B5F" w:rsidR="006231D1" w:rsidDel="00EF6419" w:rsidRDefault="006231D1">
          <w:pPr>
            <w:pStyle w:val="TOC2"/>
            <w:tabs>
              <w:tab w:val="right" w:leader="dot" w:pos="9350"/>
            </w:tabs>
            <w:rPr>
              <w:del w:id="445" w:author="David Conklin" w:date="2021-05-12T11:03:00Z"/>
              <w:rFonts w:eastAsiaTheme="minorEastAsia"/>
              <w:noProof/>
            </w:rPr>
          </w:pPr>
          <w:del w:id="44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47" w:author="David Conklin" w:date="2021-05-12T11:03:00Z">
            <w:r w:rsidR="00EF6419">
              <w:rPr>
                <w:rStyle w:val="Hyperlink"/>
                <w:b/>
                <w:bCs/>
                <w:noProof/>
              </w:rPr>
              <w:t>Error! Hyperlink reference not valid.</w:t>
            </w:r>
          </w:ins>
          <w:del w:id="448"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1B3DEA21" w:rsidR="006231D1" w:rsidDel="00EF6419" w:rsidRDefault="006231D1">
          <w:pPr>
            <w:pStyle w:val="TOC2"/>
            <w:tabs>
              <w:tab w:val="right" w:leader="dot" w:pos="9350"/>
            </w:tabs>
            <w:rPr>
              <w:del w:id="449" w:author="David Conklin" w:date="2021-05-12T11:03:00Z"/>
              <w:rFonts w:eastAsiaTheme="minorEastAsia"/>
              <w:noProof/>
            </w:rPr>
          </w:pPr>
          <w:del w:id="45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51" w:author="David Conklin" w:date="2021-05-12T11:03:00Z">
            <w:r w:rsidR="00EF6419">
              <w:rPr>
                <w:rStyle w:val="Hyperlink"/>
                <w:b/>
                <w:bCs/>
                <w:noProof/>
              </w:rPr>
              <w:t>Error! Hyperlink reference not valid.</w:t>
            </w:r>
          </w:ins>
          <w:del w:id="452"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30E51D3E" w:rsidR="006231D1" w:rsidDel="00EF6419" w:rsidRDefault="006231D1">
          <w:pPr>
            <w:pStyle w:val="TOC2"/>
            <w:tabs>
              <w:tab w:val="right" w:leader="dot" w:pos="9350"/>
            </w:tabs>
            <w:rPr>
              <w:del w:id="453" w:author="David Conklin" w:date="2021-05-12T11:03:00Z"/>
              <w:rFonts w:eastAsiaTheme="minorEastAsia"/>
              <w:noProof/>
            </w:rPr>
          </w:pPr>
          <w:del w:id="45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55" w:author="David Conklin" w:date="2021-05-12T11:03:00Z">
            <w:r w:rsidR="00EF6419">
              <w:rPr>
                <w:rStyle w:val="Hyperlink"/>
                <w:b/>
                <w:bCs/>
                <w:noProof/>
              </w:rPr>
              <w:t>Error! Hyperlink reference not valid.</w:t>
            </w:r>
          </w:ins>
          <w:del w:id="456"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78ADFB74" w:rsidR="006231D1" w:rsidDel="00EF6419" w:rsidRDefault="006231D1">
          <w:pPr>
            <w:pStyle w:val="TOC2"/>
            <w:tabs>
              <w:tab w:val="right" w:leader="dot" w:pos="9350"/>
            </w:tabs>
            <w:rPr>
              <w:del w:id="457" w:author="David Conklin" w:date="2021-05-12T11:03:00Z"/>
              <w:rFonts w:eastAsiaTheme="minorEastAsia"/>
              <w:noProof/>
            </w:rPr>
          </w:pPr>
          <w:del w:id="45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59" w:author="David Conklin" w:date="2021-05-12T11:03:00Z">
            <w:r w:rsidR="00EF6419">
              <w:rPr>
                <w:rStyle w:val="Hyperlink"/>
                <w:b/>
                <w:bCs/>
                <w:noProof/>
              </w:rPr>
              <w:t>Error! Hyperlink reference not valid.</w:t>
            </w:r>
          </w:ins>
          <w:del w:id="460"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r>
            <w:r w:rsidDel="00EF6419">
              <w:rPr>
                <w:noProof/>
                <w:webHidden/>
              </w:rPr>
              <w:fldChar w:fldCharType="separate"/>
            </w:r>
            <w:r w:rsidDel="00EF6419">
              <w:rPr>
                <w:noProof/>
                <w:webHidden/>
              </w:rPr>
              <w:delText>2</w:delText>
            </w:r>
            <w:r w:rsidDel="00EF6419">
              <w:rPr>
                <w:noProof/>
                <w:webHidden/>
              </w:rPr>
              <w:delText>5</w:delText>
            </w:r>
            <w:r w:rsidDel="00EF6419">
              <w:rPr>
                <w:noProof/>
                <w:webHidden/>
              </w:rPr>
              <w:fldChar w:fldCharType="end"/>
            </w:r>
            <w:r w:rsidRPr="00DA2E90" w:rsidDel="00EF6419">
              <w:rPr>
                <w:rStyle w:val="Hyperlink"/>
                <w:noProof/>
              </w:rPr>
              <w:fldChar w:fldCharType="end"/>
            </w:r>
          </w:del>
        </w:p>
        <w:p w14:paraId="0B0654B2" w14:textId="284ECBBB" w:rsidR="006231D1" w:rsidDel="00EF6419" w:rsidRDefault="006231D1">
          <w:pPr>
            <w:pStyle w:val="TOC1"/>
            <w:tabs>
              <w:tab w:val="right" w:leader="dot" w:pos="9350"/>
            </w:tabs>
            <w:rPr>
              <w:del w:id="461" w:author="David Conklin" w:date="2021-05-12T11:03:00Z"/>
              <w:rFonts w:eastAsiaTheme="minorEastAsia"/>
              <w:noProof/>
            </w:rPr>
          </w:pPr>
          <w:del w:id="46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63" w:author="David Conklin" w:date="2021-05-12T11:03:00Z">
            <w:r w:rsidR="00EF6419">
              <w:rPr>
                <w:rStyle w:val="Hyperlink"/>
                <w:b/>
                <w:bCs/>
                <w:noProof/>
              </w:rPr>
              <w:t>Error! Hyperlink reference not valid.</w:t>
            </w:r>
          </w:ins>
          <w:del w:id="464"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3312AF09" w:rsidR="006231D1" w:rsidDel="00EF6419" w:rsidRDefault="006231D1">
          <w:pPr>
            <w:pStyle w:val="TOC2"/>
            <w:tabs>
              <w:tab w:val="right" w:leader="dot" w:pos="9350"/>
            </w:tabs>
            <w:rPr>
              <w:del w:id="465" w:author="David Conklin" w:date="2021-05-12T11:03:00Z"/>
              <w:rFonts w:eastAsiaTheme="minorEastAsia"/>
              <w:noProof/>
            </w:rPr>
          </w:pPr>
          <w:del w:id="46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67" w:author="David Conklin" w:date="2021-05-12T11:03:00Z">
            <w:r w:rsidR="00EF6419">
              <w:rPr>
                <w:rStyle w:val="Hyperlink"/>
                <w:b/>
                <w:bCs/>
                <w:noProof/>
              </w:rPr>
              <w:t>Error! Hyperlink reference not valid.</w:t>
            </w:r>
          </w:ins>
          <w:del w:id="468"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791C645A" w:rsidR="006231D1" w:rsidDel="00EF6419" w:rsidRDefault="006231D1">
          <w:pPr>
            <w:pStyle w:val="TOC2"/>
            <w:tabs>
              <w:tab w:val="right" w:leader="dot" w:pos="9350"/>
            </w:tabs>
            <w:rPr>
              <w:del w:id="469" w:author="David Conklin" w:date="2021-05-12T11:03:00Z"/>
              <w:rFonts w:eastAsiaTheme="minorEastAsia"/>
              <w:noProof/>
            </w:rPr>
          </w:pPr>
          <w:del w:id="47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471" w:author="David Conklin" w:date="2021-05-12T11:03:00Z">
            <w:r w:rsidR="00EF6419">
              <w:rPr>
                <w:rStyle w:val="Hyperlink"/>
                <w:b/>
                <w:bCs/>
                <w:noProof/>
              </w:rPr>
              <w:t>Error! Hyperlink reference not valid.</w:t>
            </w:r>
          </w:ins>
          <w:del w:id="472"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1DEA836F" w:rsidR="006231D1" w:rsidDel="00EF6419" w:rsidRDefault="006231D1">
          <w:pPr>
            <w:pStyle w:val="TOC2"/>
            <w:tabs>
              <w:tab w:val="right" w:leader="dot" w:pos="9350"/>
            </w:tabs>
            <w:rPr>
              <w:del w:id="473" w:author="David Conklin" w:date="2021-05-12T11:03:00Z"/>
              <w:rFonts w:eastAsiaTheme="minorEastAsia"/>
              <w:noProof/>
            </w:rPr>
          </w:pPr>
          <w:del w:id="47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475" w:author="David Conklin" w:date="2021-05-12T11:03:00Z">
            <w:r w:rsidR="00EF6419">
              <w:rPr>
                <w:rStyle w:val="Hyperlink"/>
                <w:b/>
                <w:bCs/>
                <w:noProof/>
              </w:rPr>
              <w:t>Error! Hyperlink reference not valid.</w:t>
            </w:r>
          </w:ins>
          <w:del w:id="476"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1DFA9FA5" w:rsidR="006231D1" w:rsidDel="00EF6419" w:rsidRDefault="006231D1">
          <w:pPr>
            <w:pStyle w:val="TOC2"/>
            <w:tabs>
              <w:tab w:val="right" w:leader="dot" w:pos="9350"/>
            </w:tabs>
            <w:rPr>
              <w:del w:id="477" w:author="David Conklin" w:date="2021-05-12T11:03:00Z"/>
              <w:rFonts w:eastAsiaTheme="minorEastAsia"/>
              <w:noProof/>
            </w:rPr>
          </w:pPr>
          <w:del w:id="47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479" w:author="David Conklin" w:date="2021-05-12T11:03:00Z">
            <w:r w:rsidR="00EF6419">
              <w:rPr>
                <w:rStyle w:val="Hyperlink"/>
                <w:b/>
                <w:bCs/>
                <w:noProof/>
              </w:rPr>
              <w:t>Error! Hyperlink reference not valid.</w:t>
            </w:r>
          </w:ins>
          <w:del w:id="480"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74A03AE7" w:rsidR="006231D1" w:rsidDel="00EF6419" w:rsidRDefault="006231D1">
          <w:pPr>
            <w:pStyle w:val="TOC2"/>
            <w:tabs>
              <w:tab w:val="right" w:leader="dot" w:pos="9350"/>
            </w:tabs>
            <w:rPr>
              <w:del w:id="481" w:author="David Conklin" w:date="2021-05-12T11:03:00Z"/>
              <w:rFonts w:eastAsiaTheme="minorEastAsia"/>
              <w:noProof/>
            </w:rPr>
          </w:pPr>
          <w:del w:id="48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483" w:author="David Conklin" w:date="2021-05-12T11:03:00Z">
            <w:r w:rsidR="00EF6419">
              <w:rPr>
                <w:rStyle w:val="Hyperlink"/>
                <w:b/>
                <w:bCs/>
                <w:noProof/>
              </w:rPr>
              <w:t>Error! Hyperlink reference not valid.</w:t>
            </w:r>
          </w:ins>
          <w:del w:id="484"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6D7D0A1D" w:rsidR="006231D1" w:rsidDel="00EF6419" w:rsidRDefault="006231D1">
          <w:pPr>
            <w:pStyle w:val="TOC2"/>
            <w:tabs>
              <w:tab w:val="right" w:leader="dot" w:pos="9350"/>
            </w:tabs>
            <w:rPr>
              <w:del w:id="485" w:author="David Conklin" w:date="2021-05-12T11:03:00Z"/>
              <w:rFonts w:eastAsiaTheme="minorEastAsia"/>
              <w:noProof/>
            </w:rPr>
          </w:pPr>
          <w:del w:id="48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487" w:author="David Conklin" w:date="2021-05-12T11:03:00Z">
            <w:r w:rsidR="00EF6419">
              <w:rPr>
                <w:rStyle w:val="Hyperlink"/>
                <w:b/>
                <w:bCs/>
                <w:noProof/>
              </w:rPr>
              <w:t>Error! Hyperlink reference not valid.</w:t>
            </w:r>
          </w:ins>
          <w:del w:id="488"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2B3C3156" w:rsidR="006231D1" w:rsidDel="00EF6419" w:rsidRDefault="006231D1">
          <w:pPr>
            <w:pStyle w:val="TOC2"/>
            <w:tabs>
              <w:tab w:val="right" w:leader="dot" w:pos="9350"/>
            </w:tabs>
            <w:rPr>
              <w:del w:id="489" w:author="David Conklin" w:date="2021-05-12T11:03:00Z"/>
              <w:rFonts w:eastAsiaTheme="minorEastAsia"/>
              <w:noProof/>
            </w:rPr>
          </w:pPr>
          <w:del w:id="49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491" w:author="David Conklin" w:date="2021-05-12T11:03:00Z">
            <w:r w:rsidR="00EF6419">
              <w:rPr>
                <w:rStyle w:val="Hyperlink"/>
                <w:b/>
                <w:bCs/>
                <w:noProof/>
              </w:rPr>
              <w:t>Error! Hyperlink reference not valid.</w:t>
            </w:r>
          </w:ins>
          <w:del w:id="492"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0C5FACC8" w:rsidR="006231D1" w:rsidDel="00EF6419" w:rsidRDefault="006231D1">
          <w:pPr>
            <w:pStyle w:val="TOC2"/>
            <w:tabs>
              <w:tab w:val="right" w:leader="dot" w:pos="9350"/>
            </w:tabs>
            <w:rPr>
              <w:del w:id="493" w:author="David Conklin" w:date="2021-05-12T11:03:00Z"/>
              <w:rFonts w:eastAsiaTheme="minorEastAsia"/>
              <w:noProof/>
            </w:rPr>
          </w:pPr>
          <w:del w:id="49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495" w:author="David Conklin" w:date="2021-05-12T11:03:00Z">
            <w:r w:rsidR="00EF6419">
              <w:rPr>
                <w:rStyle w:val="Hyperlink"/>
                <w:b/>
                <w:bCs/>
                <w:noProof/>
              </w:rPr>
              <w:t>Error! Hyperlink reference not valid.</w:t>
            </w:r>
          </w:ins>
          <w:del w:id="496"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501EA2A0" w:rsidR="006231D1" w:rsidDel="00EF6419" w:rsidRDefault="006231D1">
          <w:pPr>
            <w:pStyle w:val="TOC1"/>
            <w:tabs>
              <w:tab w:val="right" w:leader="dot" w:pos="9350"/>
            </w:tabs>
            <w:rPr>
              <w:del w:id="497" w:author="David Conklin" w:date="2021-05-12T11:03:00Z"/>
              <w:rFonts w:eastAsiaTheme="minorEastAsia"/>
              <w:noProof/>
            </w:rPr>
          </w:pPr>
          <w:del w:id="49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499" w:author="David Conklin" w:date="2021-05-12T11:03:00Z">
            <w:r w:rsidR="00EF6419">
              <w:rPr>
                <w:rStyle w:val="Hyperlink"/>
                <w:b/>
                <w:bCs/>
                <w:noProof/>
              </w:rPr>
              <w:t>Error! Hyperlink reference not valid.</w:t>
            </w:r>
          </w:ins>
          <w:del w:id="500"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186FB8F8" w:rsidR="006231D1" w:rsidDel="00EF6419" w:rsidRDefault="006231D1">
          <w:pPr>
            <w:pStyle w:val="TOC2"/>
            <w:tabs>
              <w:tab w:val="right" w:leader="dot" w:pos="9350"/>
            </w:tabs>
            <w:rPr>
              <w:del w:id="501" w:author="David Conklin" w:date="2021-05-12T11:03:00Z"/>
              <w:rFonts w:eastAsiaTheme="minorEastAsia"/>
              <w:noProof/>
            </w:rPr>
          </w:pPr>
          <w:del w:id="50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03" w:author="David Conklin" w:date="2021-05-12T11:03:00Z">
            <w:r w:rsidR="00EF6419">
              <w:rPr>
                <w:rStyle w:val="Hyperlink"/>
                <w:b/>
                <w:bCs/>
                <w:noProof/>
              </w:rPr>
              <w:t>Error! Hyperlink reference not valid.</w:t>
            </w:r>
          </w:ins>
          <w:del w:id="504"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2790EC41" w:rsidR="006231D1" w:rsidDel="00EF6419" w:rsidRDefault="006231D1">
          <w:pPr>
            <w:pStyle w:val="TOC2"/>
            <w:tabs>
              <w:tab w:val="right" w:leader="dot" w:pos="9350"/>
            </w:tabs>
            <w:rPr>
              <w:del w:id="505" w:author="David Conklin" w:date="2021-05-12T11:03:00Z"/>
              <w:rFonts w:eastAsiaTheme="minorEastAsia"/>
              <w:noProof/>
            </w:rPr>
          </w:pPr>
          <w:del w:id="50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07" w:author="David Conklin" w:date="2021-05-12T11:03:00Z">
            <w:r w:rsidR="00EF6419">
              <w:rPr>
                <w:rStyle w:val="Hyperlink"/>
                <w:b/>
                <w:bCs/>
                <w:noProof/>
              </w:rPr>
              <w:t>Error! Hyperlink reference not valid.</w:t>
            </w:r>
          </w:ins>
          <w:del w:id="508"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02B95EB9" w:rsidR="006231D1" w:rsidDel="00EF6419" w:rsidRDefault="006231D1">
          <w:pPr>
            <w:pStyle w:val="TOC1"/>
            <w:tabs>
              <w:tab w:val="right" w:leader="dot" w:pos="9350"/>
            </w:tabs>
            <w:rPr>
              <w:del w:id="509" w:author="David Conklin" w:date="2021-05-12T11:03:00Z"/>
              <w:rFonts w:eastAsiaTheme="minorEastAsia"/>
              <w:noProof/>
            </w:rPr>
          </w:pPr>
          <w:del w:id="51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11" w:author="David Conklin" w:date="2021-05-12T11:03:00Z">
            <w:r w:rsidR="00EF6419">
              <w:rPr>
                <w:rStyle w:val="Hyperlink"/>
                <w:b/>
                <w:bCs/>
                <w:noProof/>
              </w:rPr>
              <w:t>Error! Hyperlink reference not valid.</w:t>
            </w:r>
          </w:ins>
          <w:del w:id="512"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04D514E8" w:rsidR="006231D1" w:rsidDel="00EF6419" w:rsidRDefault="006231D1">
          <w:pPr>
            <w:pStyle w:val="TOC2"/>
            <w:tabs>
              <w:tab w:val="right" w:leader="dot" w:pos="9350"/>
            </w:tabs>
            <w:rPr>
              <w:del w:id="513" w:author="David Conklin" w:date="2021-05-12T11:03:00Z"/>
              <w:rFonts w:eastAsiaTheme="minorEastAsia"/>
              <w:noProof/>
            </w:rPr>
          </w:pPr>
          <w:del w:id="51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15" w:author="David Conklin" w:date="2021-05-12T11:03:00Z">
            <w:r w:rsidR="00EF6419">
              <w:rPr>
                <w:rStyle w:val="Hyperlink"/>
                <w:b/>
                <w:bCs/>
                <w:noProof/>
              </w:rPr>
              <w:t>Error! Hyperlink reference not valid.</w:t>
            </w:r>
          </w:ins>
          <w:del w:id="516"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60F32DA9" w:rsidR="006231D1" w:rsidDel="00EF6419" w:rsidRDefault="006231D1">
          <w:pPr>
            <w:pStyle w:val="TOC1"/>
            <w:tabs>
              <w:tab w:val="right" w:leader="dot" w:pos="9350"/>
            </w:tabs>
            <w:rPr>
              <w:del w:id="517" w:author="David Conklin" w:date="2021-05-12T11:03:00Z"/>
              <w:rFonts w:eastAsiaTheme="minorEastAsia"/>
              <w:noProof/>
            </w:rPr>
          </w:pPr>
          <w:del w:id="51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19" w:author="David Conklin" w:date="2021-05-12T11:03:00Z">
            <w:r w:rsidR="00EF6419">
              <w:rPr>
                <w:rStyle w:val="Hyperlink"/>
                <w:b/>
                <w:bCs/>
                <w:noProof/>
              </w:rPr>
              <w:t>Error! Hyperlink reference not valid.</w:t>
            </w:r>
          </w:ins>
          <w:del w:id="520"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5E1A313B" w:rsidR="006231D1" w:rsidDel="00EF6419" w:rsidRDefault="006231D1">
          <w:pPr>
            <w:pStyle w:val="TOC2"/>
            <w:tabs>
              <w:tab w:val="right" w:leader="dot" w:pos="9350"/>
            </w:tabs>
            <w:rPr>
              <w:del w:id="521" w:author="David Conklin" w:date="2021-05-12T11:03:00Z"/>
              <w:rFonts w:eastAsiaTheme="minorEastAsia"/>
              <w:noProof/>
            </w:rPr>
          </w:pPr>
          <w:del w:id="52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23" w:author="David Conklin" w:date="2021-05-12T11:03:00Z">
            <w:r w:rsidR="00EF6419">
              <w:rPr>
                <w:rStyle w:val="Hyperlink"/>
                <w:b/>
                <w:bCs/>
                <w:noProof/>
              </w:rPr>
              <w:t>Error! Hyperlink reference not valid.</w:t>
            </w:r>
          </w:ins>
          <w:del w:id="524"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73DB7A7D" w:rsidR="006231D1" w:rsidDel="00EF6419" w:rsidRDefault="006231D1">
          <w:pPr>
            <w:pStyle w:val="TOC2"/>
            <w:tabs>
              <w:tab w:val="right" w:leader="dot" w:pos="9350"/>
            </w:tabs>
            <w:rPr>
              <w:del w:id="525" w:author="David Conklin" w:date="2021-05-12T11:03:00Z"/>
              <w:rFonts w:eastAsiaTheme="minorEastAsia"/>
              <w:noProof/>
            </w:rPr>
          </w:pPr>
          <w:del w:id="52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27" w:author="David Conklin" w:date="2021-05-12T11:03:00Z">
            <w:r w:rsidR="00EF6419">
              <w:rPr>
                <w:rStyle w:val="Hyperlink"/>
                <w:b/>
                <w:bCs/>
                <w:noProof/>
              </w:rPr>
              <w:t>Error! Hyperlink reference not valid.</w:t>
            </w:r>
          </w:ins>
          <w:del w:id="528"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611A21F3" w:rsidR="006231D1" w:rsidDel="00EF6419" w:rsidRDefault="006231D1">
          <w:pPr>
            <w:pStyle w:val="TOC2"/>
            <w:tabs>
              <w:tab w:val="right" w:leader="dot" w:pos="9350"/>
            </w:tabs>
            <w:rPr>
              <w:del w:id="529" w:author="David Conklin" w:date="2021-05-12T11:03:00Z"/>
              <w:rFonts w:eastAsiaTheme="minorEastAsia"/>
              <w:noProof/>
            </w:rPr>
          </w:pPr>
          <w:del w:id="53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31" w:author="David Conklin" w:date="2021-05-12T11:03:00Z">
            <w:r w:rsidR="00EF6419">
              <w:rPr>
                <w:rStyle w:val="Hyperlink"/>
                <w:b/>
                <w:bCs/>
                <w:noProof/>
              </w:rPr>
              <w:t>Error! Hyperlink reference not valid.</w:t>
            </w:r>
          </w:ins>
          <w:del w:id="532"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07084A18" w:rsidR="006231D1" w:rsidDel="00EF6419" w:rsidRDefault="006231D1">
          <w:pPr>
            <w:pStyle w:val="TOC1"/>
            <w:tabs>
              <w:tab w:val="right" w:leader="dot" w:pos="9350"/>
            </w:tabs>
            <w:rPr>
              <w:del w:id="533" w:author="David Conklin" w:date="2021-05-12T11:03:00Z"/>
              <w:rFonts w:eastAsiaTheme="minorEastAsia"/>
              <w:noProof/>
            </w:rPr>
          </w:pPr>
          <w:del w:id="53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35" w:author="David Conklin" w:date="2021-05-12T11:03:00Z">
            <w:r w:rsidR="00EF6419">
              <w:rPr>
                <w:rStyle w:val="Hyperlink"/>
                <w:b/>
                <w:bCs/>
                <w:noProof/>
              </w:rPr>
              <w:t>Error! Hyperlink reference not valid.</w:t>
            </w:r>
          </w:ins>
          <w:del w:id="536"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6CC19241" w:rsidR="006231D1" w:rsidDel="00EF6419" w:rsidRDefault="006231D1">
          <w:pPr>
            <w:pStyle w:val="TOC2"/>
            <w:tabs>
              <w:tab w:val="right" w:leader="dot" w:pos="9350"/>
            </w:tabs>
            <w:rPr>
              <w:del w:id="537" w:author="David Conklin" w:date="2021-05-12T11:03:00Z"/>
              <w:rFonts w:eastAsiaTheme="minorEastAsia"/>
              <w:noProof/>
            </w:rPr>
          </w:pPr>
          <w:del w:id="53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39" w:author="David Conklin" w:date="2021-05-12T11:03:00Z">
            <w:r w:rsidR="00EF6419">
              <w:rPr>
                <w:rStyle w:val="Hyperlink"/>
                <w:b/>
                <w:bCs/>
                <w:noProof/>
              </w:rPr>
              <w:t>Error! Hyperlink reference not valid.</w:t>
            </w:r>
          </w:ins>
          <w:del w:id="540"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66F3CE88" w:rsidR="006231D1" w:rsidDel="00EF6419" w:rsidRDefault="006231D1">
          <w:pPr>
            <w:pStyle w:val="TOC2"/>
            <w:tabs>
              <w:tab w:val="right" w:leader="dot" w:pos="9350"/>
            </w:tabs>
            <w:rPr>
              <w:del w:id="541" w:author="David Conklin" w:date="2021-05-12T11:03:00Z"/>
              <w:rFonts w:eastAsiaTheme="minorEastAsia"/>
              <w:noProof/>
            </w:rPr>
          </w:pPr>
          <w:del w:id="54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43" w:author="David Conklin" w:date="2021-05-12T11:03:00Z">
            <w:r w:rsidR="00EF6419">
              <w:rPr>
                <w:rStyle w:val="Hyperlink"/>
                <w:b/>
                <w:bCs/>
                <w:noProof/>
              </w:rPr>
              <w:t>Error! Hyperlink reference not valid.</w:t>
            </w:r>
          </w:ins>
          <w:del w:id="544"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73A0BD30" w:rsidR="006231D1" w:rsidDel="00EF6419" w:rsidRDefault="006231D1">
          <w:pPr>
            <w:pStyle w:val="TOC1"/>
            <w:tabs>
              <w:tab w:val="right" w:leader="dot" w:pos="9350"/>
            </w:tabs>
            <w:rPr>
              <w:del w:id="545" w:author="David Conklin" w:date="2021-05-12T11:03:00Z"/>
              <w:rFonts w:eastAsiaTheme="minorEastAsia"/>
              <w:noProof/>
            </w:rPr>
          </w:pPr>
          <w:del w:id="54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47" w:author="David Conklin" w:date="2021-05-12T11:03:00Z">
            <w:r w:rsidR="00EF6419">
              <w:rPr>
                <w:rStyle w:val="Hyperlink"/>
                <w:b/>
                <w:bCs/>
                <w:noProof/>
              </w:rPr>
              <w:t>Error! Hyperlink reference not valid.</w:t>
            </w:r>
          </w:ins>
          <w:del w:id="548"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4BCC96A5" w:rsidR="006231D1" w:rsidDel="00EF6419" w:rsidRDefault="006231D1">
          <w:pPr>
            <w:pStyle w:val="TOC2"/>
            <w:tabs>
              <w:tab w:val="right" w:leader="dot" w:pos="9350"/>
            </w:tabs>
            <w:rPr>
              <w:del w:id="549" w:author="David Conklin" w:date="2021-05-12T11:03:00Z"/>
              <w:rFonts w:eastAsiaTheme="minorEastAsia"/>
              <w:noProof/>
            </w:rPr>
          </w:pPr>
          <w:del w:id="55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51" w:author="David Conklin" w:date="2021-05-12T11:03:00Z">
            <w:r w:rsidR="00EF6419">
              <w:rPr>
                <w:rStyle w:val="Hyperlink"/>
                <w:b/>
                <w:bCs/>
                <w:noProof/>
              </w:rPr>
              <w:t>Error! Hyperlink reference not valid.</w:t>
            </w:r>
          </w:ins>
          <w:del w:id="552"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58FAA506" w:rsidR="006231D1" w:rsidDel="00EF6419" w:rsidRDefault="006231D1">
          <w:pPr>
            <w:pStyle w:val="TOC2"/>
            <w:tabs>
              <w:tab w:val="right" w:leader="dot" w:pos="9350"/>
            </w:tabs>
            <w:rPr>
              <w:del w:id="553" w:author="David Conklin" w:date="2021-05-12T11:03:00Z"/>
              <w:rFonts w:eastAsiaTheme="minorEastAsia"/>
              <w:noProof/>
            </w:rPr>
          </w:pPr>
          <w:del w:id="55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55" w:author="David Conklin" w:date="2021-05-12T11:03:00Z">
            <w:r w:rsidR="00EF6419">
              <w:rPr>
                <w:rStyle w:val="Hyperlink"/>
                <w:b/>
                <w:bCs/>
                <w:noProof/>
              </w:rPr>
              <w:t>Error! Hyperlink reference not valid.</w:t>
            </w:r>
          </w:ins>
          <w:del w:id="556"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2EFB0B8D" w:rsidR="006231D1" w:rsidDel="00EF6419" w:rsidRDefault="006231D1">
          <w:pPr>
            <w:pStyle w:val="TOC2"/>
            <w:tabs>
              <w:tab w:val="right" w:leader="dot" w:pos="9350"/>
            </w:tabs>
            <w:rPr>
              <w:del w:id="557" w:author="David Conklin" w:date="2021-05-12T11:03:00Z"/>
              <w:rFonts w:eastAsiaTheme="minorEastAsia"/>
              <w:noProof/>
            </w:rPr>
          </w:pPr>
          <w:del w:id="55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59" w:author="David Conklin" w:date="2021-05-12T11:03:00Z">
            <w:r w:rsidR="00EF6419">
              <w:rPr>
                <w:rStyle w:val="Hyperlink"/>
                <w:b/>
                <w:bCs/>
                <w:noProof/>
              </w:rPr>
              <w:t>Error! Hyperlink reference not valid.</w:t>
            </w:r>
          </w:ins>
          <w:del w:id="560"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0AEF352E" w:rsidR="006231D1" w:rsidDel="00EF6419" w:rsidRDefault="006231D1">
          <w:pPr>
            <w:pStyle w:val="TOC2"/>
            <w:tabs>
              <w:tab w:val="right" w:leader="dot" w:pos="9350"/>
            </w:tabs>
            <w:rPr>
              <w:del w:id="561" w:author="David Conklin" w:date="2021-05-12T11:03:00Z"/>
              <w:rFonts w:eastAsiaTheme="minorEastAsia"/>
              <w:noProof/>
            </w:rPr>
          </w:pPr>
          <w:del w:id="56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63" w:author="David Conklin" w:date="2021-05-12T11:03:00Z">
            <w:r w:rsidR="00EF6419">
              <w:rPr>
                <w:rStyle w:val="Hyperlink"/>
                <w:b/>
                <w:bCs/>
                <w:noProof/>
              </w:rPr>
              <w:t>Error! Hyperlink reference not valid.</w:t>
            </w:r>
          </w:ins>
          <w:del w:id="564"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334D93E6" w:rsidR="006231D1" w:rsidDel="00EF6419" w:rsidRDefault="006231D1">
          <w:pPr>
            <w:pStyle w:val="TOC2"/>
            <w:tabs>
              <w:tab w:val="right" w:leader="dot" w:pos="9350"/>
            </w:tabs>
            <w:rPr>
              <w:del w:id="565" w:author="David Conklin" w:date="2021-05-12T11:03:00Z"/>
              <w:rFonts w:eastAsiaTheme="minorEastAsia"/>
              <w:noProof/>
            </w:rPr>
          </w:pPr>
          <w:del w:id="56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67" w:author="David Conklin" w:date="2021-05-12T11:03:00Z">
            <w:r w:rsidR="00EF6419">
              <w:rPr>
                <w:rStyle w:val="Hyperlink"/>
                <w:b/>
                <w:bCs/>
                <w:noProof/>
              </w:rPr>
              <w:t>Error! Hyperlink reference not valid.</w:t>
            </w:r>
          </w:ins>
          <w:del w:id="568"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4E02A9D8" w:rsidR="006231D1" w:rsidDel="00EF6419" w:rsidRDefault="006231D1">
          <w:pPr>
            <w:pStyle w:val="TOC2"/>
            <w:tabs>
              <w:tab w:val="right" w:leader="dot" w:pos="9350"/>
            </w:tabs>
            <w:rPr>
              <w:del w:id="569" w:author="David Conklin" w:date="2021-05-12T11:03:00Z"/>
              <w:rFonts w:eastAsiaTheme="minorEastAsia"/>
              <w:noProof/>
            </w:rPr>
          </w:pPr>
          <w:del w:id="57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571" w:author="David Conklin" w:date="2021-05-12T11:03:00Z">
            <w:r w:rsidR="00EF6419">
              <w:rPr>
                <w:rStyle w:val="Hyperlink"/>
                <w:b/>
                <w:bCs/>
                <w:noProof/>
              </w:rPr>
              <w:t>Error! Hyperlink reference not valid.</w:t>
            </w:r>
          </w:ins>
          <w:del w:id="572"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683BE537" w:rsidR="006231D1" w:rsidDel="00EF6419" w:rsidRDefault="006231D1">
          <w:pPr>
            <w:pStyle w:val="TOC2"/>
            <w:tabs>
              <w:tab w:val="right" w:leader="dot" w:pos="9350"/>
            </w:tabs>
            <w:rPr>
              <w:del w:id="573" w:author="David Conklin" w:date="2021-05-12T11:03:00Z"/>
              <w:rFonts w:eastAsiaTheme="minorEastAsia"/>
              <w:noProof/>
            </w:rPr>
          </w:pPr>
          <w:del w:id="57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575" w:author="David Conklin" w:date="2021-05-12T11:03:00Z">
            <w:r w:rsidR="00EF6419">
              <w:rPr>
                <w:rStyle w:val="Hyperlink"/>
                <w:b/>
                <w:bCs/>
                <w:noProof/>
              </w:rPr>
              <w:t>Error! Hyperlink reference not valid.</w:t>
            </w:r>
          </w:ins>
          <w:del w:id="576"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47E39C2B" w:rsidR="006231D1" w:rsidDel="00EF6419" w:rsidRDefault="006231D1">
          <w:pPr>
            <w:pStyle w:val="TOC2"/>
            <w:tabs>
              <w:tab w:val="right" w:leader="dot" w:pos="9350"/>
            </w:tabs>
            <w:rPr>
              <w:del w:id="577" w:author="David Conklin" w:date="2021-05-12T11:03:00Z"/>
              <w:rFonts w:eastAsiaTheme="minorEastAsia"/>
              <w:noProof/>
            </w:rPr>
          </w:pPr>
          <w:del w:id="57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579" w:author="David Conklin" w:date="2021-05-12T11:03:00Z">
            <w:r w:rsidR="00EF6419">
              <w:rPr>
                <w:rStyle w:val="Hyperlink"/>
                <w:b/>
                <w:bCs/>
                <w:noProof/>
              </w:rPr>
              <w:t>Error! Hyperlink reference not valid.</w:t>
            </w:r>
          </w:ins>
          <w:del w:id="580"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29A4B565" w:rsidR="006231D1" w:rsidDel="00EF6419" w:rsidRDefault="006231D1">
          <w:pPr>
            <w:pStyle w:val="TOC2"/>
            <w:tabs>
              <w:tab w:val="right" w:leader="dot" w:pos="9350"/>
            </w:tabs>
            <w:rPr>
              <w:del w:id="581" w:author="David Conklin" w:date="2021-05-12T11:03:00Z"/>
              <w:rFonts w:eastAsiaTheme="minorEastAsia"/>
              <w:noProof/>
            </w:rPr>
          </w:pPr>
          <w:del w:id="58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583" w:author="David Conklin" w:date="2021-05-12T11:03:00Z">
            <w:r w:rsidR="00EF6419">
              <w:rPr>
                <w:rStyle w:val="Hyperlink"/>
                <w:b/>
                <w:bCs/>
                <w:noProof/>
              </w:rPr>
              <w:t>Error! Hyperlink reference not valid.</w:t>
            </w:r>
          </w:ins>
          <w:del w:id="584"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21EF2668" w:rsidR="006231D1" w:rsidDel="00EF6419" w:rsidRDefault="006231D1">
          <w:pPr>
            <w:pStyle w:val="TOC2"/>
            <w:tabs>
              <w:tab w:val="right" w:leader="dot" w:pos="9350"/>
            </w:tabs>
            <w:rPr>
              <w:del w:id="585" w:author="David Conklin" w:date="2021-05-12T11:03:00Z"/>
              <w:rFonts w:eastAsiaTheme="minorEastAsia"/>
              <w:noProof/>
            </w:rPr>
          </w:pPr>
          <w:del w:id="58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587" w:author="David Conklin" w:date="2021-05-12T11:03:00Z">
            <w:r w:rsidR="00EF6419">
              <w:rPr>
                <w:rStyle w:val="Hyperlink"/>
                <w:b/>
                <w:bCs/>
                <w:noProof/>
              </w:rPr>
              <w:t>Error! Hyperlink reference not valid.</w:t>
            </w:r>
          </w:ins>
          <w:del w:id="588"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0530874D" w:rsidR="006231D1" w:rsidDel="00EF6419" w:rsidRDefault="006231D1">
          <w:pPr>
            <w:pStyle w:val="TOC2"/>
            <w:tabs>
              <w:tab w:val="right" w:leader="dot" w:pos="9350"/>
            </w:tabs>
            <w:rPr>
              <w:del w:id="589" w:author="David Conklin" w:date="2021-05-12T11:03:00Z"/>
              <w:rFonts w:eastAsiaTheme="minorEastAsia"/>
              <w:noProof/>
            </w:rPr>
          </w:pPr>
          <w:del w:id="59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591" w:author="David Conklin" w:date="2021-05-12T11:03:00Z">
            <w:r w:rsidR="00EF6419">
              <w:rPr>
                <w:rStyle w:val="Hyperlink"/>
                <w:b/>
                <w:bCs/>
                <w:noProof/>
              </w:rPr>
              <w:t>Error! Hyperlink reference not valid.</w:t>
            </w:r>
          </w:ins>
          <w:del w:id="592"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457B9D19" w:rsidR="006231D1" w:rsidDel="00EF6419" w:rsidRDefault="006231D1">
          <w:pPr>
            <w:pStyle w:val="TOC3"/>
            <w:tabs>
              <w:tab w:val="right" w:leader="dot" w:pos="9350"/>
            </w:tabs>
            <w:rPr>
              <w:del w:id="593" w:author="David Conklin" w:date="2021-05-12T11:03:00Z"/>
              <w:rFonts w:eastAsiaTheme="minorEastAsia"/>
              <w:noProof/>
            </w:rPr>
          </w:pPr>
          <w:del w:id="59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595" w:author="David Conklin" w:date="2021-05-12T11:03:00Z">
            <w:r w:rsidR="00EF6419">
              <w:rPr>
                <w:rStyle w:val="Hyperlink"/>
                <w:b/>
                <w:bCs/>
                <w:noProof/>
              </w:rPr>
              <w:t>Error! Hyperlink reference not valid.</w:t>
            </w:r>
          </w:ins>
          <w:del w:id="596"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75CDA0BA" w:rsidR="006231D1" w:rsidDel="00EF6419" w:rsidRDefault="006231D1">
          <w:pPr>
            <w:pStyle w:val="TOC3"/>
            <w:tabs>
              <w:tab w:val="right" w:leader="dot" w:pos="9350"/>
            </w:tabs>
            <w:rPr>
              <w:del w:id="597" w:author="David Conklin" w:date="2021-05-12T11:03:00Z"/>
              <w:rFonts w:eastAsiaTheme="minorEastAsia"/>
              <w:noProof/>
            </w:rPr>
          </w:pPr>
          <w:del w:id="59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599" w:author="David Conklin" w:date="2021-05-12T11:03:00Z">
            <w:r w:rsidR="00EF6419">
              <w:rPr>
                <w:rStyle w:val="Hyperlink"/>
                <w:b/>
                <w:bCs/>
                <w:noProof/>
              </w:rPr>
              <w:t>Error! Hyperlink reference not valid.</w:t>
            </w:r>
          </w:ins>
          <w:del w:id="600"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3088C42B" w:rsidR="006231D1" w:rsidDel="00EF6419" w:rsidRDefault="006231D1">
          <w:pPr>
            <w:pStyle w:val="TOC2"/>
            <w:tabs>
              <w:tab w:val="right" w:leader="dot" w:pos="9350"/>
            </w:tabs>
            <w:rPr>
              <w:del w:id="601" w:author="David Conklin" w:date="2021-05-12T11:03:00Z"/>
              <w:rFonts w:eastAsiaTheme="minorEastAsia"/>
              <w:noProof/>
            </w:rPr>
          </w:pPr>
          <w:del w:id="60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03" w:author="David Conklin" w:date="2021-05-12T11:03:00Z">
            <w:r w:rsidR="00EF6419">
              <w:rPr>
                <w:rStyle w:val="Hyperlink"/>
                <w:b/>
                <w:bCs/>
                <w:noProof/>
              </w:rPr>
              <w:t>Error! Hyperlink reference not valid.</w:t>
            </w:r>
          </w:ins>
          <w:del w:id="604"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3A6EBB1E" w:rsidR="006231D1" w:rsidDel="00EF6419" w:rsidRDefault="006231D1">
          <w:pPr>
            <w:pStyle w:val="TOC2"/>
            <w:tabs>
              <w:tab w:val="right" w:leader="dot" w:pos="9350"/>
            </w:tabs>
            <w:rPr>
              <w:del w:id="605" w:author="David Conklin" w:date="2021-05-12T11:03:00Z"/>
              <w:rFonts w:eastAsiaTheme="minorEastAsia"/>
              <w:noProof/>
            </w:rPr>
          </w:pPr>
          <w:del w:id="60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07" w:author="David Conklin" w:date="2021-05-12T11:03:00Z">
            <w:r w:rsidR="00EF6419">
              <w:rPr>
                <w:rStyle w:val="Hyperlink"/>
                <w:b/>
                <w:bCs/>
                <w:noProof/>
              </w:rPr>
              <w:t>Error! Hyperlink reference not valid.</w:t>
            </w:r>
          </w:ins>
          <w:del w:id="608"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35705B46" w:rsidR="006231D1" w:rsidDel="00EF6419" w:rsidRDefault="006231D1">
          <w:pPr>
            <w:pStyle w:val="TOC2"/>
            <w:tabs>
              <w:tab w:val="right" w:leader="dot" w:pos="9350"/>
            </w:tabs>
            <w:rPr>
              <w:del w:id="609" w:author="David Conklin" w:date="2021-05-12T11:03:00Z"/>
              <w:rFonts w:eastAsiaTheme="minorEastAsia"/>
              <w:noProof/>
            </w:rPr>
          </w:pPr>
          <w:del w:id="61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11" w:author="David Conklin" w:date="2021-05-12T11:03:00Z">
            <w:r w:rsidR="00EF6419">
              <w:rPr>
                <w:rStyle w:val="Hyperlink"/>
                <w:b/>
                <w:bCs/>
                <w:noProof/>
              </w:rPr>
              <w:t>Error! Hyperlink reference not valid.</w:t>
            </w:r>
          </w:ins>
          <w:del w:id="612"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7DED9F00" w:rsidR="006231D1" w:rsidDel="00EF6419" w:rsidRDefault="006231D1">
          <w:pPr>
            <w:pStyle w:val="TOC2"/>
            <w:tabs>
              <w:tab w:val="right" w:leader="dot" w:pos="9350"/>
            </w:tabs>
            <w:rPr>
              <w:del w:id="613" w:author="David Conklin" w:date="2021-05-12T11:03:00Z"/>
              <w:rFonts w:eastAsiaTheme="minorEastAsia"/>
              <w:noProof/>
            </w:rPr>
          </w:pPr>
          <w:del w:id="61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15" w:author="David Conklin" w:date="2021-05-12T11:03:00Z">
            <w:r w:rsidR="00EF6419">
              <w:rPr>
                <w:rStyle w:val="Hyperlink"/>
                <w:b/>
                <w:bCs/>
                <w:noProof/>
              </w:rPr>
              <w:t>Error! Hyperlink reference not valid.</w:t>
            </w:r>
          </w:ins>
          <w:del w:id="616"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12172049" w:rsidR="006231D1" w:rsidDel="00EF6419" w:rsidRDefault="006231D1">
          <w:pPr>
            <w:pStyle w:val="TOC2"/>
            <w:tabs>
              <w:tab w:val="right" w:leader="dot" w:pos="9350"/>
            </w:tabs>
            <w:rPr>
              <w:del w:id="617" w:author="David Conklin" w:date="2021-05-12T11:03:00Z"/>
              <w:rFonts w:eastAsiaTheme="minorEastAsia"/>
              <w:noProof/>
            </w:rPr>
          </w:pPr>
          <w:del w:id="61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19" w:author="David Conklin" w:date="2021-05-12T11:03:00Z">
            <w:r w:rsidR="00EF6419">
              <w:rPr>
                <w:rStyle w:val="Hyperlink"/>
                <w:b/>
                <w:bCs/>
                <w:noProof/>
              </w:rPr>
              <w:t>Error! Hyperlink reference not valid.</w:t>
            </w:r>
          </w:ins>
          <w:del w:id="620"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4710E8A5" w:rsidR="006231D1" w:rsidDel="00EF6419" w:rsidRDefault="006231D1">
          <w:pPr>
            <w:pStyle w:val="TOC2"/>
            <w:tabs>
              <w:tab w:val="right" w:leader="dot" w:pos="9350"/>
            </w:tabs>
            <w:rPr>
              <w:del w:id="621" w:author="David Conklin" w:date="2021-05-12T11:03:00Z"/>
              <w:rFonts w:eastAsiaTheme="minorEastAsia"/>
              <w:noProof/>
            </w:rPr>
          </w:pPr>
          <w:del w:id="62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23" w:author="David Conklin" w:date="2021-05-12T11:03:00Z">
            <w:r w:rsidR="00EF6419">
              <w:rPr>
                <w:rStyle w:val="Hyperlink"/>
                <w:b/>
                <w:bCs/>
                <w:noProof/>
              </w:rPr>
              <w:t>Error! Hyperlink reference not valid.</w:t>
            </w:r>
          </w:ins>
          <w:del w:id="624"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21B9C3C2" w:rsidR="006231D1" w:rsidDel="00EF6419" w:rsidRDefault="006231D1">
          <w:pPr>
            <w:pStyle w:val="TOC2"/>
            <w:tabs>
              <w:tab w:val="right" w:leader="dot" w:pos="9350"/>
            </w:tabs>
            <w:rPr>
              <w:del w:id="625" w:author="David Conklin" w:date="2021-05-12T11:03:00Z"/>
              <w:rFonts w:eastAsiaTheme="minorEastAsia"/>
              <w:noProof/>
            </w:rPr>
          </w:pPr>
          <w:del w:id="62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27" w:author="David Conklin" w:date="2021-05-12T11:03:00Z">
            <w:r w:rsidR="00EF6419">
              <w:rPr>
                <w:rStyle w:val="Hyperlink"/>
                <w:b/>
                <w:bCs/>
                <w:noProof/>
              </w:rPr>
              <w:t>Error! Hyperlink reference not valid.</w:t>
            </w:r>
          </w:ins>
          <w:del w:id="628"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63CD1B1B" w:rsidR="006231D1" w:rsidDel="00EF6419" w:rsidRDefault="006231D1">
          <w:pPr>
            <w:pStyle w:val="TOC2"/>
            <w:tabs>
              <w:tab w:val="right" w:leader="dot" w:pos="9350"/>
            </w:tabs>
            <w:rPr>
              <w:del w:id="629" w:author="David Conklin" w:date="2021-05-12T11:03:00Z"/>
              <w:rFonts w:eastAsiaTheme="minorEastAsia"/>
              <w:noProof/>
            </w:rPr>
          </w:pPr>
          <w:del w:id="63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31" w:author="David Conklin" w:date="2021-05-12T11:03:00Z">
            <w:r w:rsidR="00EF6419">
              <w:rPr>
                <w:rStyle w:val="Hyperlink"/>
                <w:b/>
                <w:bCs/>
                <w:noProof/>
              </w:rPr>
              <w:t>Error! Hyperlink reference not valid.</w:t>
            </w:r>
          </w:ins>
          <w:del w:id="632"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7F55E454" w:rsidR="006231D1" w:rsidDel="00EF6419" w:rsidRDefault="006231D1">
          <w:pPr>
            <w:pStyle w:val="TOC2"/>
            <w:tabs>
              <w:tab w:val="right" w:leader="dot" w:pos="9350"/>
            </w:tabs>
            <w:rPr>
              <w:del w:id="633" w:author="David Conklin" w:date="2021-05-12T11:03:00Z"/>
              <w:rFonts w:eastAsiaTheme="minorEastAsia"/>
              <w:noProof/>
            </w:rPr>
          </w:pPr>
          <w:del w:id="63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35" w:author="David Conklin" w:date="2021-05-12T11:03:00Z">
            <w:r w:rsidR="00EF6419">
              <w:rPr>
                <w:rStyle w:val="Hyperlink"/>
                <w:b/>
                <w:bCs/>
                <w:noProof/>
              </w:rPr>
              <w:t>Error! Hyperlink reference not valid.</w:t>
            </w:r>
          </w:ins>
          <w:del w:id="636"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34E259B6" w:rsidR="006231D1" w:rsidDel="00EF6419" w:rsidRDefault="006231D1">
          <w:pPr>
            <w:pStyle w:val="TOC2"/>
            <w:tabs>
              <w:tab w:val="right" w:leader="dot" w:pos="9350"/>
            </w:tabs>
            <w:rPr>
              <w:del w:id="637" w:author="David Conklin" w:date="2021-05-12T11:03:00Z"/>
              <w:rFonts w:eastAsiaTheme="minorEastAsia"/>
              <w:noProof/>
            </w:rPr>
          </w:pPr>
          <w:del w:id="63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39" w:author="David Conklin" w:date="2021-05-12T11:03:00Z">
            <w:r w:rsidR="00EF6419">
              <w:rPr>
                <w:rStyle w:val="Hyperlink"/>
                <w:b/>
                <w:bCs/>
                <w:noProof/>
              </w:rPr>
              <w:t>Error! Hyperlink reference not valid.</w:t>
            </w:r>
          </w:ins>
          <w:del w:id="640"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74B6A1B2" w:rsidR="006231D1" w:rsidDel="00EF6419" w:rsidRDefault="006231D1">
          <w:pPr>
            <w:pStyle w:val="TOC2"/>
            <w:tabs>
              <w:tab w:val="right" w:leader="dot" w:pos="9350"/>
            </w:tabs>
            <w:rPr>
              <w:del w:id="641" w:author="David Conklin" w:date="2021-05-12T11:03:00Z"/>
              <w:rFonts w:eastAsiaTheme="minorEastAsia"/>
              <w:noProof/>
            </w:rPr>
          </w:pPr>
          <w:del w:id="64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43" w:author="David Conklin" w:date="2021-05-12T11:03:00Z">
            <w:r w:rsidR="00EF6419">
              <w:rPr>
                <w:rStyle w:val="Hyperlink"/>
                <w:b/>
                <w:bCs/>
                <w:noProof/>
              </w:rPr>
              <w:t>Error! Hyperlink reference not valid.</w:t>
            </w:r>
          </w:ins>
          <w:del w:id="644"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4D18EC3C" w:rsidR="006231D1" w:rsidDel="00EF6419" w:rsidRDefault="006231D1">
          <w:pPr>
            <w:pStyle w:val="TOC1"/>
            <w:tabs>
              <w:tab w:val="right" w:leader="dot" w:pos="9350"/>
            </w:tabs>
            <w:rPr>
              <w:del w:id="645" w:author="David Conklin" w:date="2021-05-12T11:03:00Z"/>
              <w:rFonts w:eastAsiaTheme="minorEastAsia"/>
              <w:noProof/>
            </w:rPr>
          </w:pPr>
          <w:del w:id="64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47" w:author="David Conklin" w:date="2021-05-12T11:03:00Z">
            <w:r w:rsidR="00EF6419">
              <w:rPr>
                <w:rStyle w:val="Hyperlink"/>
                <w:b/>
                <w:bCs/>
                <w:noProof/>
              </w:rPr>
              <w:t>Error! Hyperlink reference not valid.</w:t>
            </w:r>
          </w:ins>
          <w:del w:id="648"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29C4308D" w:rsidR="006231D1" w:rsidDel="00EF6419" w:rsidRDefault="006231D1">
          <w:pPr>
            <w:pStyle w:val="TOC1"/>
            <w:tabs>
              <w:tab w:val="right" w:leader="dot" w:pos="9350"/>
            </w:tabs>
            <w:rPr>
              <w:del w:id="649" w:author="David Conklin" w:date="2021-05-12T11:03:00Z"/>
              <w:rFonts w:eastAsiaTheme="minorEastAsia"/>
              <w:noProof/>
            </w:rPr>
          </w:pPr>
          <w:del w:id="65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51" w:author="David Conklin" w:date="2021-05-12T11:03:00Z">
            <w:r w:rsidR="00EF6419">
              <w:rPr>
                <w:rStyle w:val="Hyperlink"/>
                <w:b/>
                <w:bCs/>
                <w:noProof/>
              </w:rPr>
              <w:t>Error! Hyperlink reference not valid.</w:t>
            </w:r>
          </w:ins>
          <w:del w:id="652"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0366A7D3" w:rsidR="006231D1" w:rsidDel="00EF6419" w:rsidRDefault="006231D1">
          <w:pPr>
            <w:pStyle w:val="TOC1"/>
            <w:tabs>
              <w:tab w:val="right" w:leader="dot" w:pos="9350"/>
            </w:tabs>
            <w:rPr>
              <w:del w:id="653" w:author="David Conklin" w:date="2021-05-12T11:03:00Z"/>
              <w:rFonts w:eastAsiaTheme="minorEastAsia"/>
              <w:noProof/>
            </w:rPr>
          </w:pPr>
          <w:del w:id="65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55" w:author="David Conklin" w:date="2021-05-12T11:03:00Z">
            <w:r w:rsidR="00EF6419">
              <w:rPr>
                <w:rStyle w:val="Hyperlink"/>
                <w:b/>
                <w:bCs/>
                <w:noProof/>
              </w:rPr>
              <w:t>Error! Hyperlink reference not valid.</w:t>
            </w:r>
          </w:ins>
          <w:del w:id="656"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75431879" w:rsidR="006231D1" w:rsidDel="00EF6419" w:rsidRDefault="006231D1">
          <w:pPr>
            <w:pStyle w:val="TOC1"/>
            <w:tabs>
              <w:tab w:val="right" w:leader="dot" w:pos="9350"/>
            </w:tabs>
            <w:rPr>
              <w:del w:id="657" w:author="David Conklin" w:date="2021-05-12T11:03:00Z"/>
              <w:rFonts w:eastAsiaTheme="minorEastAsia"/>
              <w:noProof/>
            </w:rPr>
          </w:pPr>
          <w:del w:id="65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59" w:author="David Conklin" w:date="2021-05-12T11:03:00Z">
            <w:r w:rsidR="00EF6419">
              <w:rPr>
                <w:rStyle w:val="Hyperlink"/>
                <w:b/>
                <w:bCs/>
                <w:noProof/>
              </w:rPr>
              <w:t>Error! Hyperlink reference not valid.</w:t>
            </w:r>
          </w:ins>
          <w:del w:id="660"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43346572" w:rsidR="006231D1" w:rsidDel="00EF6419" w:rsidRDefault="006231D1">
          <w:pPr>
            <w:pStyle w:val="TOC1"/>
            <w:tabs>
              <w:tab w:val="right" w:leader="dot" w:pos="9350"/>
            </w:tabs>
            <w:rPr>
              <w:del w:id="661" w:author="David Conklin" w:date="2021-05-12T11:03:00Z"/>
              <w:rFonts w:eastAsiaTheme="minorEastAsia"/>
              <w:noProof/>
            </w:rPr>
          </w:pPr>
          <w:del w:id="66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63" w:author="David Conklin" w:date="2021-05-12T11:03:00Z">
            <w:r w:rsidR="00EF6419">
              <w:rPr>
                <w:rStyle w:val="Hyperlink"/>
                <w:b/>
                <w:bCs/>
                <w:noProof/>
              </w:rPr>
              <w:t>Error! Hyperlink reference not valid.</w:t>
            </w:r>
          </w:ins>
          <w:del w:id="664"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8F948D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D6752">
          <w:rPr>
            <w:noProof/>
            <w:webHidden/>
          </w:rPr>
          <w:t>11</w:t>
        </w:r>
        <w:r w:rsidR="006A13B7">
          <w:rPr>
            <w:noProof/>
            <w:webHidden/>
          </w:rPr>
          <w:fldChar w:fldCharType="end"/>
        </w:r>
      </w:hyperlink>
    </w:p>
    <w:p w14:paraId="4268C92E" w14:textId="3E6CD1C0" w:rsidR="006A13B7" w:rsidRDefault="006C0136">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2D6752">
          <w:rPr>
            <w:noProof/>
            <w:webHidden/>
          </w:rPr>
          <w:t>12</w:t>
        </w:r>
        <w:r w:rsidR="006A13B7">
          <w:rPr>
            <w:noProof/>
            <w:webHidden/>
          </w:rPr>
          <w:fldChar w:fldCharType="end"/>
        </w:r>
      </w:hyperlink>
    </w:p>
    <w:p w14:paraId="48FAB7CA" w14:textId="6FB79008" w:rsidR="006A13B7" w:rsidRDefault="006C0136">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2D6752">
          <w:rPr>
            <w:noProof/>
            <w:webHidden/>
          </w:rPr>
          <w:t>13</w:t>
        </w:r>
        <w:r w:rsidR="006A13B7">
          <w:rPr>
            <w:noProof/>
            <w:webHidden/>
          </w:rPr>
          <w:fldChar w:fldCharType="end"/>
        </w:r>
      </w:hyperlink>
    </w:p>
    <w:p w14:paraId="556989A9" w14:textId="701D8893" w:rsidR="006A13B7" w:rsidRDefault="006C0136">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2D6752">
          <w:rPr>
            <w:noProof/>
            <w:webHidden/>
          </w:rPr>
          <w:t>14</w:t>
        </w:r>
        <w:r w:rsidR="006A13B7">
          <w:rPr>
            <w:noProof/>
            <w:webHidden/>
          </w:rPr>
          <w:fldChar w:fldCharType="end"/>
        </w:r>
      </w:hyperlink>
    </w:p>
    <w:p w14:paraId="4CD30AF6" w14:textId="380D7167" w:rsidR="006A13B7" w:rsidRDefault="006C0136">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2D6752">
          <w:rPr>
            <w:noProof/>
            <w:webHidden/>
          </w:rPr>
          <w:t>15</w:t>
        </w:r>
        <w:r w:rsidR="006A13B7">
          <w:rPr>
            <w:noProof/>
            <w:webHidden/>
          </w:rPr>
          <w:fldChar w:fldCharType="end"/>
        </w:r>
      </w:hyperlink>
    </w:p>
    <w:p w14:paraId="57584ECA" w14:textId="76C45BF3" w:rsidR="006A13B7" w:rsidRDefault="006C0136">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2D6752">
          <w:rPr>
            <w:noProof/>
            <w:webHidden/>
          </w:rPr>
          <w:t>41</w:t>
        </w:r>
        <w:r w:rsidR="006A13B7">
          <w:rPr>
            <w:noProof/>
            <w:webHidden/>
          </w:rPr>
          <w:fldChar w:fldCharType="end"/>
        </w:r>
      </w:hyperlink>
    </w:p>
    <w:p w14:paraId="71D389E6" w14:textId="660869D1" w:rsidR="006A13B7" w:rsidRDefault="006C0136">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2D6752">
          <w:rPr>
            <w:noProof/>
            <w:webHidden/>
          </w:rPr>
          <w:t>43</w:t>
        </w:r>
        <w:r w:rsidR="006A13B7">
          <w:rPr>
            <w:noProof/>
            <w:webHidden/>
          </w:rPr>
          <w:fldChar w:fldCharType="end"/>
        </w:r>
      </w:hyperlink>
    </w:p>
    <w:p w14:paraId="5B5E39AF" w14:textId="6BD07088" w:rsidR="006A13B7" w:rsidRDefault="006C0136">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2D6752">
          <w:rPr>
            <w:noProof/>
            <w:webHidden/>
          </w:rPr>
          <w:t>44</w:t>
        </w:r>
        <w:r w:rsidR="006A13B7">
          <w:rPr>
            <w:noProof/>
            <w:webHidden/>
          </w:rPr>
          <w:fldChar w:fldCharType="end"/>
        </w:r>
      </w:hyperlink>
    </w:p>
    <w:p w14:paraId="48D7D59A" w14:textId="367A0A0B" w:rsidR="006A13B7" w:rsidRDefault="006C0136">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2D6752">
          <w:rPr>
            <w:noProof/>
            <w:webHidden/>
          </w:rPr>
          <w:t>66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65" w:name="_Toc71709851"/>
      <w:r>
        <w:t>What is a digital handbook?</w:t>
      </w:r>
      <w:bookmarkEnd w:id="66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66" w:name="_Toc71709852"/>
      <w:r>
        <w:t>CW3M c</w:t>
      </w:r>
      <w:r w:rsidR="00C70B81">
        <w:t>oncept</w:t>
      </w:r>
      <w:bookmarkEnd w:id="666"/>
      <w:r>
        <w:t xml:space="preserve"> </w:t>
      </w:r>
    </w:p>
    <w:p w14:paraId="7E41CEB8" w14:textId="77777777" w:rsidR="000D6396" w:rsidRDefault="000D6396" w:rsidP="00A43D30"/>
    <w:p w14:paraId="3DA45CFC" w14:textId="77777777" w:rsidR="000D6396" w:rsidRDefault="00C46F0A" w:rsidP="00C46F0A">
      <w:pPr>
        <w:pStyle w:val="Heading2"/>
      </w:pPr>
      <w:bookmarkStart w:id="667" w:name="_Toc71709853"/>
      <w:r>
        <w:t>A different kind of community model</w:t>
      </w:r>
      <w:bookmarkEnd w:id="66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68" w:name="_Toc71709854"/>
      <w:r>
        <w:t>What CW3M is for</w:t>
      </w:r>
      <w:bookmarkEnd w:id="66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 xml:space="preserve">As of mid 2020, model data files have been set up for 13 study areas: the entire Willamette basin; the smaller basins drained by the Clackamas, Long Tom, </w:t>
      </w:r>
      <w:r w:rsidR="00BD0F8C">
        <w:rPr>
          <w:rFonts w:cstheme="minorHAnsi"/>
        </w:rPr>
        <w:lastRenderedPageBreak/>
        <w:t>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69" w:name="_Toc71709855"/>
      <w:r>
        <w:t>Management and maintenance</w:t>
      </w:r>
      <w:bookmarkEnd w:id="66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70" w:name="_Toc71709856"/>
      <w:r>
        <w:t xml:space="preserve">CW3M – A </w:t>
      </w:r>
      <w:r w:rsidR="007E0920">
        <w:t>“</w:t>
      </w:r>
      <w:r>
        <w:t>first principles</w:t>
      </w:r>
      <w:r w:rsidR="007E0920">
        <w:t>”</w:t>
      </w:r>
      <w:r>
        <w:t xml:space="preserve"> model with tuning knobs</w:t>
      </w:r>
      <w:bookmarkEnd w:id="670"/>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lastRenderedPageBreak/>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71" w:name="_Toc71709857"/>
      <w:r>
        <w:t>The tuning knobs</w:t>
      </w:r>
      <w:bookmarkEnd w:id="671"/>
    </w:p>
    <w:p w14:paraId="357A9712" w14:textId="3B026DD3" w:rsidR="00CF4F65" w:rsidRDefault="00CF4F65" w:rsidP="00CF4F65"/>
    <w:p w14:paraId="386F14D4" w14:textId="7E6DF33D" w:rsidR="00227342" w:rsidRDefault="00CF4F65" w:rsidP="00872B5B">
      <w:pPr>
        <w:pStyle w:val="Heading2"/>
      </w:pPr>
      <w:bookmarkStart w:id="672" w:name="_Toc71709858"/>
      <w:r>
        <w:t xml:space="preserve">ET_MULT </w:t>
      </w:r>
      <w:r w:rsidR="00227342">
        <w:t>– forest evapotranspiration</w:t>
      </w:r>
      <w:bookmarkEnd w:id="672"/>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73" w:name="_Toc71709859"/>
      <w:r>
        <w:t>SOLAR_RADIATION_MULTIPLIER – reservoir insolation</w:t>
      </w:r>
      <w:bookmarkEnd w:id="673"/>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74" w:name="_Toc71709860"/>
      <w:r>
        <w:t>FLOW_CMS – Discharge from High Cascade springs</w:t>
      </w:r>
      <w:bookmarkEnd w:id="674"/>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lastRenderedPageBreak/>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75" w:name="_Toc71709861"/>
      <w:r>
        <w:t>The Envision framework and the GIS Layers</w:t>
      </w:r>
      <w:bookmarkEnd w:id="675"/>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76" w:name="_Toc71709862"/>
      <w:r>
        <w:t>The Reach Layer</w:t>
      </w:r>
      <w:bookmarkEnd w:id="676"/>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677" w:name="_Toc71709863"/>
      <w:r>
        <w:t>Time steps, autonomous processes, and global methods</w:t>
      </w:r>
      <w:bookmarkEnd w:id="677"/>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lastRenderedPageBreak/>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678" w:name="_Toc71709864"/>
      <w:r w:rsidR="00702439">
        <w:t>Some g</w:t>
      </w:r>
      <w:r w:rsidR="00706EE7">
        <w:t>lobal method details</w:t>
      </w:r>
      <w:bookmarkEnd w:id="678"/>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w:t>
      </w:r>
      <w:r>
        <w:lastRenderedPageBreak/>
        <w:t>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79" w:name="_Toc71709865"/>
      <w:r>
        <w:t>Study areas</w:t>
      </w:r>
      <w:bookmarkEnd w:id="679"/>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39F9EB1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D6752">
        <w:t xml:space="preserve">Figure </w:t>
      </w:r>
      <w:r w:rsidR="002D6752">
        <w:rPr>
          <w:noProof/>
        </w:rPr>
        <w:t>1</w:t>
      </w:r>
      <w:r w:rsidR="00064E77">
        <w:fldChar w:fldCharType="end"/>
      </w:r>
      <w:r w:rsidR="00064E77">
        <w:t>)</w:t>
      </w:r>
    </w:p>
    <w:p w14:paraId="03CAE907" w14:textId="2BAFBE1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D6752">
        <w:t xml:space="preserve">Figure </w:t>
      </w:r>
      <w:r w:rsidR="002D6752">
        <w:rPr>
          <w:noProof/>
        </w:rPr>
        <w:t>2</w:t>
      </w:r>
      <w:r w:rsidR="00064E77">
        <w:fldChar w:fldCharType="end"/>
      </w:r>
      <w:r w:rsidR="00064E77">
        <w:t>)</w:t>
      </w:r>
    </w:p>
    <w:p w14:paraId="1A5A767B" w14:textId="2E1750E3"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D6752">
        <w:t xml:space="preserve">Figure </w:t>
      </w:r>
      <w:r w:rsidR="002D6752">
        <w:rPr>
          <w:noProof/>
        </w:rPr>
        <w:t>5</w:t>
      </w:r>
      <w:r w:rsidR="00893F4B">
        <w:fldChar w:fldCharType="end"/>
      </w:r>
      <w:r>
        <w:t>)</w:t>
      </w:r>
    </w:p>
    <w:p w14:paraId="1B80045C" w14:textId="765900C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D6752">
        <w:t xml:space="preserve">Figure </w:t>
      </w:r>
      <w:r w:rsidR="002D6752">
        <w:rPr>
          <w:noProof/>
        </w:rPr>
        <w:t>3</w:t>
      </w:r>
      <w:r w:rsidR="00064E77">
        <w:fldChar w:fldCharType="end"/>
      </w:r>
      <w:r w:rsidR="00064E77">
        <w:t>)</w:t>
      </w:r>
    </w:p>
    <w:p w14:paraId="1933EF54" w14:textId="6050426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D6752">
        <w:t xml:space="preserve">Figure </w:t>
      </w:r>
      <w:r w:rsidR="002D675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80" w:name="_Toc71709866"/>
      <w:r>
        <w:t>Data</w:t>
      </w:r>
      <w:r w:rsidR="00A92F06">
        <w:t>CW3M</w:t>
      </w:r>
      <w:r>
        <w:t xml:space="preserve"> directory structure</w:t>
      </w:r>
      <w:bookmarkEnd w:id="680"/>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lastRenderedPageBreak/>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81" w:name="_Toc71709867"/>
      <w:r>
        <w:t>DataCW3M\ScenarioData directory structure</w:t>
      </w:r>
      <w:bookmarkEnd w:id="681"/>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82" w:name="_Toc71709868"/>
      <w:r>
        <w:t>DataCW3M\ScenarioData\&lt;scenario&gt; folder contents</w:t>
      </w:r>
      <w:bookmarkEnd w:id="682"/>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83" w:name="_Toc71709869"/>
      <w:r>
        <w:lastRenderedPageBreak/>
        <w:t>DataCW3M\&lt;study area&gt; folder contents</w:t>
      </w:r>
      <w:bookmarkEnd w:id="683"/>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B1A2460" w:rsidR="00D37681" w:rsidRDefault="00D37681" w:rsidP="00D37681">
      <w:pPr>
        <w:pStyle w:val="Caption"/>
      </w:pPr>
      <w:bookmarkStart w:id="684" w:name="_Ref529607484"/>
      <w:bookmarkStart w:id="685"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1</w:t>
      </w:r>
      <w:r w:rsidR="006C64CF">
        <w:rPr>
          <w:noProof/>
        </w:rPr>
        <w:fldChar w:fldCharType="end"/>
      </w:r>
      <w:bookmarkEnd w:id="684"/>
      <w:r>
        <w:t xml:space="preserve">. Willamette River basin study area; embedded study areas are </w:t>
      </w:r>
      <w:r w:rsidR="0005603B">
        <w:t>colored</w:t>
      </w:r>
      <w:r w:rsidR="0097392C">
        <w:t xml:space="preserve"> other than gray.  The 2 lighter blues together make up the upper Willamette basin study area.</w:t>
      </w:r>
      <w:bookmarkEnd w:id="685"/>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E93640" w:rsidR="00D37681" w:rsidRDefault="00D37681" w:rsidP="00D37681">
      <w:pPr>
        <w:pStyle w:val="Caption"/>
      </w:pPr>
      <w:bookmarkStart w:id="686" w:name="_Ref529607514"/>
      <w:bookmarkStart w:id="687"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2</w:t>
      </w:r>
      <w:r w:rsidR="006C64CF">
        <w:rPr>
          <w:noProof/>
        </w:rPr>
        <w:fldChar w:fldCharType="end"/>
      </w:r>
      <w:bookmarkEnd w:id="686"/>
      <w:r>
        <w:t>. Tualatin basin study area; Chicken Creek watershed is highlighted.</w:t>
      </w:r>
      <w:bookmarkEnd w:id="687"/>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046D31F" w:rsidR="00D37681" w:rsidRDefault="00064E77" w:rsidP="00064E77">
      <w:pPr>
        <w:pStyle w:val="Caption"/>
      </w:pPr>
      <w:bookmarkStart w:id="688" w:name="_Ref529607587"/>
      <w:bookmarkStart w:id="689"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3</w:t>
      </w:r>
      <w:r w:rsidR="006C64CF">
        <w:rPr>
          <w:noProof/>
        </w:rPr>
        <w:fldChar w:fldCharType="end"/>
      </w:r>
      <w:bookmarkEnd w:id="688"/>
      <w:r>
        <w:t>. North Santiam watershed study area.</w:t>
      </w:r>
      <w:bookmarkEnd w:id="689"/>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C89934C" w:rsidR="00C70B81" w:rsidRDefault="00064E77" w:rsidP="00064E77">
      <w:pPr>
        <w:pStyle w:val="Caption"/>
      </w:pPr>
      <w:bookmarkStart w:id="690" w:name="_Ref529607628"/>
      <w:bookmarkStart w:id="691"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4</w:t>
      </w:r>
      <w:r w:rsidR="006C64CF">
        <w:rPr>
          <w:noProof/>
        </w:rPr>
        <w:fldChar w:fldCharType="end"/>
      </w:r>
      <w:bookmarkEnd w:id="690"/>
      <w:r>
        <w:t>. Upper Willamette study area.</w:t>
      </w:r>
      <w:bookmarkEnd w:id="691"/>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DD340FF" w:rsidR="00E66BC2" w:rsidRDefault="006F30D2" w:rsidP="006F30D2">
      <w:pPr>
        <w:pStyle w:val="Caption"/>
      </w:pPr>
      <w:bookmarkStart w:id="692" w:name="_Ref529611388"/>
      <w:bookmarkStart w:id="693"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5</w:t>
      </w:r>
      <w:r w:rsidR="006C64CF">
        <w:rPr>
          <w:noProof/>
        </w:rPr>
        <w:fldChar w:fldCharType="end"/>
      </w:r>
      <w:bookmarkEnd w:id="692"/>
      <w:r>
        <w:t>. Chicken Creek watershed study area.</w:t>
      </w:r>
      <w:bookmarkEnd w:id="693"/>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94" w:name="_Toc71709870"/>
      <w:r>
        <w:t>Calendar conventions</w:t>
      </w:r>
      <w:bookmarkEnd w:id="694"/>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95" w:name="_Toc71709871"/>
      <w:r>
        <w:t>Water years</w:t>
      </w:r>
      <w:bookmarkEnd w:id="695"/>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96" w:name="_Toc71709872"/>
      <w:r>
        <w:t>Climate data</w:t>
      </w:r>
      <w:bookmarkEnd w:id="696"/>
    </w:p>
    <w:p w14:paraId="4E201698" w14:textId="77777777" w:rsidR="00CB152A" w:rsidRPr="00A06758" w:rsidRDefault="00CB152A" w:rsidP="00A06758"/>
    <w:p w14:paraId="400F9551" w14:textId="77777777" w:rsidR="00CB152A" w:rsidRDefault="00CB152A" w:rsidP="00CB152A">
      <w:pPr>
        <w:pStyle w:val="Heading2"/>
      </w:pPr>
      <w:bookmarkStart w:id="697" w:name="_Toc2858729"/>
      <w:bookmarkStart w:id="698" w:name="_Toc71709873"/>
      <w:r>
        <w:t>Numbered climate scenarios in the model</w:t>
      </w:r>
      <w:bookmarkEnd w:id="697"/>
      <w:bookmarkEnd w:id="698"/>
    </w:p>
    <w:p w14:paraId="30E024EF" w14:textId="77777777" w:rsidR="00823D41" w:rsidRDefault="00823D41" w:rsidP="00823D41">
      <w:pPr>
        <w:pStyle w:val="Body"/>
      </w:pPr>
    </w:p>
    <w:p w14:paraId="21F5BCDE" w14:textId="1E330DDB"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D675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99" w:name="_Ref6032062"/>
      <w:bookmarkStart w:id="700" w:name="_Ref6033311"/>
      <w:bookmarkStart w:id="701" w:name="_Toc6121576"/>
      <w:r>
        <w:t xml:space="preserve">Table </w:t>
      </w:r>
      <w:bookmarkEnd w:id="699"/>
      <w:r>
        <w:t>1. Numbered climate scenarios</w:t>
      </w:r>
      <w:bookmarkEnd w:id="700"/>
      <w:bookmarkEnd w:id="701"/>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02" w:name="_Toc7759621"/>
      <w:bookmarkStart w:id="703" w:name="_Toc71709874"/>
      <w:r>
        <w:t>Monthly and seasonal weather data</w:t>
      </w:r>
      <w:bookmarkEnd w:id="702"/>
      <w:bookmarkEnd w:id="703"/>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04" w:name="_Toc71709875"/>
      <w:r>
        <w:t>Climate data grid</w:t>
      </w:r>
      <w:r w:rsidR="009F132A">
        <w:t>s</w:t>
      </w:r>
      <w:bookmarkEnd w:id="704"/>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05" w:name="_Toc71709876"/>
      <w:r>
        <w:t>The WW2100 climate grid</w:t>
      </w:r>
      <w:bookmarkEnd w:id="705"/>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06" w:name="_Toc71709877"/>
      <w:r>
        <w:t>The v2 climate grid</w:t>
      </w:r>
      <w:bookmarkEnd w:id="706"/>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07" w:name="_Toc71709878"/>
      <w:r>
        <w:t>How climate data is looked up</w:t>
      </w:r>
      <w:bookmarkEnd w:id="707"/>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08" w:name="_Toc71709879"/>
      <w:r>
        <w:t>What is in a climate dataset</w:t>
      </w:r>
      <w:bookmarkEnd w:id="708"/>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709" w:name="_Toc71709880"/>
      <w:r>
        <w:t>Water rights</w:t>
      </w:r>
      <w:bookmarkEnd w:id="709"/>
    </w:p>
    <w:p w14:paraId="7ECEE8A5" w14:textId="77777777" w:rsidR="00D35AF7" w:rsidRDefault="00D35AF7" w:rsidP="00D35AF7">
      <w:pPr>
        <w:pStyle w:val="Heading2"/>
      </w:pPr>
      <w:bookmarkStart w:id="710" w:name="_Toc71709881"/>
      <w:r>
        <w:t>Water rights data</w:t>
      </w:r>
      <w:bookmarkEnd w:id="710"/>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711" w:name="_Toc71709882"/>
      <w:r>
        <w:t>The wr_pods.csv file</w:t>
      </w:r>
      <w:bookmarkEnd w:id="711"/>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712" w:name="_Toc71709883"/>
      <w:r>
        <w:t>The wr_pous.csv file</w:t>
      </w:r>
      <w:bookmarkEnd w:id="712"/>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713" w:name="_Toc71709884"/>
      <w:r>
        <w:t>Adding a water right</w:t>
      </w:r>
      <w:bookmarkEnd w:id="713"/>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080446D"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03CDF1E7" w14:textId="0EC5D867" w:rsidR="00801BD3" w:rsidRDefault="00801BD3" w:rsidP="00EB66B0"/>
    <w:p w14:paraId="570BA4B5" w14:textId="492CC561" w:rsidR="00801BD3" w:rsidRDefault="00801BD3" w:rsidP="00801BD3">
      <w:pPr>
        <w:pStyle w:val="Heading1"/>
      </w:pPr>
      <w:bookmarkStart w:id="714" w:name="_Toc71709885"/>
      <w:r>
        <w:t>Initial conditions</w:t>
      </w:r>
      <w:bookmarkEnd w:id="714"/>
    </w:p>
    <w:p w14:paraId="78EB624C" w14:textId="77777777" w:rsidR="003447B8" w:rsidRPr="00801BD3" w:rsidRDefault="003447B8" w:rsidP="00801BD3"/>
    <w:p w14:paraId="29F93D2E" w14:textId="2882A4C8" w:rsidR="00801BD3" w:rsidRDefault="003447B8" w:rsidP="006231D1">
      <w:pPr>
        <w:pStyle w:val="Heading2"/>
      </w:pPr>
      <w:bookmarkStart w:id="715" w:name="_Toc71709886"/>
      <w:r>
        <w:t>State variables</w:t>
      </w:r>
      <w:bookmarkEnd w:id="71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16" w:name="_Toc71709887"/>
      <w:r>
        <w:t>Reproducibility and the use of random number generators</w:t>
      </w:r>
      <w:bookmarkEnd w:id="71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17" w:name="_Toc71709888"/>
      <w:r>
        <w:t xml:space="preserve">Initializing ID </w:t>
      </w:r>
      <w:r w:rsidR="00D014FA">
        <w:t>numbers: coldstart</w:t>
      </w:r>
      <w:bookmarkEnd w:id="71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w:t>
      </w:r>
      <w:r w:rsidR="005053F2">
        <w:lastRenderedPageBreak/>
        <w:t xml:space="preserve">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718" w:author="David Conklin" w:date="2021-05-10T18:17:00Z"/>
        </w:rPr>
      </w:pPr>
    </w:p>
    <w:p w14:paraId="61B89BFD" w14:textId="77777777" w:rsidR="005446BB" w:rsidRDefault="005446BB" w:rsidP="005446BB">
      <w:pPr>
        <w:pStyle w:val="Heading2"/>
        <w:rPr>
          <w:ins w:id="719" w:author="David Conklin" w:date="2021-05-10T18:17:00Z"/>
        </w:rPr>
      </w:pPr>
      <w:bookmarkStart w:id="720" w:name="_Toc71709889"/>
      <w:ins w:id="721" w:author="David Conklin" w:date="2021-05-10T18:17:00Z">
        <w:r>
          <w:t>Initializing Flow and HBV model state variables: spinup</w:t>
        </w:r>
        <w:bookmarkEnd w:id="720"/>
      </w:ins>
    </w:p>
    <w:p w14:paraId="0245360B" w14:textId="3351D599" w:rsidR="005446BB" w:rsidRDefault="005446BB" w:rsidP="005446BB">
      <w:pPr>
        <w:rPr>
          <w:ins w:id="722" w:author="David Conklin" w:date="2021-05-10T18:24:00Z"/>
        </w:rPr>
      </w:pPr>
      <w:ins w:id="723"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724" w:author="David Conklin" w:date="2021-05-10T18:19:00Z">
        <w:r>
          <w:t>, collectively known as the Flow and HBV model state variables</w:t>
        </w:r>
      </w:ins>
      <w:ins w:id="725" w:author="David Conklin" w:date="2021-05-10T18:17:00Z">
        <w:r>
          <w:t xml:space="preserve">.  </w:t>
        </w:r>
      </w:ins>
      <w:ins w:id="726" w:author="David Conklin" w:date="2021-05-10T18:18:00Z">
        <w:r>
          <w:t>Spinup starts all these state variables</w:t>
        </w:r>
      </w:ins>
      <w:ins w:id="727" w:author="David Conklin" w:date="2021-05-10T18:17:00Z">
        <w:r>
          <w:t xml:space="preserve"> </w:t>
        </w:r>
      </w:ins>
      <w:ins w:id="728" w:author="David Conklin" w:date="2021-05-10T18:19:00Z">
        <w:r>
          <w:t>out at prescribed default va</w:t>
        </w:r>
      </w:ins>
      <w:ins w:id="729" w:author="David Conklin" w:date="2021-05-10T18:20:00Z">
        <w:r>
          <w:t>lues.  The values of the state variables then evolve from one daily</w:t>
        </w:r>
      </w:ins>
      <w:ins w:id="730" w:author="David Conklin" w:date="2021-05-10T18:21:00Z">
        <w:r>
          <w:t xml:space="preserve"> time step to the next.  Current practice</w:t>
        </w:r>
      </w:ins>
      <w:ins w:id="731" w:author="David Conklin" w:date="2021-05-10T18:22:00Z">
        <w:r>
          <w:t xml:space="preserve"> (as of May 2021)</w:t>
        </w:r>
      </w:ins>
      <w:ins w:id="732" w:author="David Conklin" w:date="2021-05-10T18:21:00Z">
        <w:r>
          <w:t xml:space="preserve"> with CW</w:t>
        </w:r>
      </w:ins>
      <w:ins w:id="733" w:author="David Conklin" w:date="2021-05-10T18:22:00Z">
        <w:r>
          <w:t xml:space="preserve">3M is to run a spinup simulation using actual weather data over the ten </w:t>
        </w:r>
      </w:ins>
      <w:ins w:id="734" w:author="David Conklin" w:date="2021-05-10T18:23:00Z">
        <w:r>
          <w:t xml:space="preserve">years 2000-09, and then save the state variables for use in starting additional simulations </w:t>
        </w:r>
      </w:ins>
      <w:ins w:id="735" w:author="David Conklin" w:date="2021-05-10T18:24:00Z">
        <w:r>
          <w:t>in 2010.</w:t>
        </w:r>
      </w:ins>
    </w:p>
    <w:p w14:paraId="657C165D" w14:textId="22725606" w:rsidR="005446BB" w:rsidRPr="00A122F7" w:rsidRDefault="005446BB" w:rsidP="005446BB">
      <w:pPr>
        <w:rPr>
          <w:ins w:id="736" w:author="David Conklin" w:date="2021-05-10T18:17:00Z"/>
        </w:rPr>
      </w:pPr>
      <w:ins w:id="737" w:author="David Conklin" w:date="2021-05-10T18:24:00Z">
        <w:r>
          <w:tab/>
        </w:r>
        <w:r>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738" w:name="_Toc71709890"/>
      <w:r>
        <w:t>Initializing</w:t>
      </w:r>
      <w:r w:rsidR="00F731A1">
        <w:t xml:space="preserve"> HBVCALIB attributes</w:t>
      </w:r>
      <w:ins w:id="739" w:author="David Conklin" w:date="2021-05-10T18:11:00Z">
        <w:r w:rsidR="00AB7E22">
          <w:t xml:space="preserve">: </w:t>
        </w:r>
      </w:ins>
      <w:del w:id="740" w:author="David Conklin" w:date="2021-05-10T18:11:00Z">
        <w:r w:rsidR="00F731A1" w:rsidDel="00AB7E22">
          <w:delText xml:space="preserve"> and Flow state variables: </w:delText>
        </w:r>
      </w:del>
      <w:del w:id="741" w:author="David Conklin" w:date="2021-05-10T18:16:00Z">
        <w:r w:rsidR="00F731A1" w:rsidDel="00AB7E22">
          <w:delText>warmstart</w:delText>
        </w:r>
      </w:del>
      <w:ins w:id="742" w:author="David Conklin" w:date="2021-05-10T18:16:00Z">
        <w:r w:rsidR="00AB7E22">
          <w:t>spinup</w:t>
        </w:r>
      </w:ins>
      <w:bookmarkEnd w:id="738"/>
    </w:p>
    <w:p w14:paraId="082A4C3A" w14:textId="069F4071" w:rsidR="006D0A5F" w:rsidRDefault="006D0A5F" w:rsidP="006D0A5F">
      <w:pPr>
        <w:rPr>
          <w:ins w:id="743" w:author="David Conklin" w:date="2021-05-10T18:30:00Z"/>
        </w:rPr>
      </w:pPr>
      <w:ins w:id="744" w:author="David Conklin" w:date="2021-05-10T18:30:00Z">
        <w:r>
          <w:tab/>
          <w:t>HBVCALIB parameter values</w:t>
        </w:r>
      </w:ins>
      <w:ins w:id="745" w:author="David Conklin" w:date="2021-05-10T18:31:00Z">
        <w:r>
          <w:t>, held in the HBV CSV file,</w:t>
        </w:r>
      </w:ins>
      <w:ins w:id="746"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747" w:author="David Conklin" w:date="2021-05-10T18:27:00Z"/>
        </w:rPr>
      </w:pPr>
      <w:ins w:id="748" w:author="David Conklin" w:date="2021-05-10T18:35:00Z">
        <w:r>
          <w:tab/>
        </w:r>
      </w:ins>
      <w:del w:id="749" w:author="David Conklin" w:date="2021-05-10T18:35:00Z">
        <w:r w:rsidR="00F731A1" w:rsidDel="00E66361">
          <w:tab/>
        </w:r>
        <w:r w:rsidR="005053F2" w:rsidDel="00E66361">
          <w:delText xml:space="preserve"> </w:delText>
        </w:r>
        <w:r w:rsidR="00D014FA" w:rsidDel="00E66361">
          <w:delText xml:space="preserve"> </w:delText>
        </w:r>
      </w:del>
      <w:ins w:id="750" w:author="David Conklin" w:date="2021-05-10T16:14:00Z">
        <w:r w:rsidR="006231D1">
          <w:t>HBVCALIB</w:t>
        </w:r>
      </w:ins>
      <w:ins w:id="751" w:author="David Conklin" w:date="2021-05-10T18:32:00Z">
        <w:r w:rsidR="006D0A5F">
          <w:t>, essentially a row number in the HBV CSV file</w:t>
        </w:r>
      </w:ins>
      <w:ins w:id="752" w:author="David Conklin" w:date="2021-05-10T16:14:00Z">
        <w:r w:rsidR="006231D1">
          <w:t xml:space="preserve">, </w:t>
        </w:r>
      </w:ins>
      <w:ins w:id="753" w:author="David Conklin" w:date="2021-05-10T18:32:00Z">
        <w:r w:rsidR="006D0A5F">
          <w:t>is</w:t>
        </w:r>
      </w:ins>
      <w:ins w:id="754" w:author="David Conklin" w:date="2021-05-10T16:14:00Z">
        <w:r w:rsidR="006231D1">
          <w:t xml:space="preserve"> an attribute of</w:t>
        </w:r>
      </w:ins>
      <w:ins w:id="755" w:author="David Conklin" w:date="2021-05-10T16:15:00Z">
        <w:r w:rsidR="006231D1">
          <w:t xml:space="preserve"> all three GIS layers (IDU, HRU, and Reach)</w:t>
        </w:r>
      </w:ins>
      <w:ins w:id="756" w:author="David Conklin" w:date="2021-05-10T18:32:00Z">
        <w:r w:rsidR="006D0A5F">
          <w:t>.  The HBVCA</w:t>
        </w:r>
      </w:ins>
      <w:ins w:id="757" w:author="David Conklin" w:date="2021-05-10T18:33:00Z">
        <w:r w:rsidR="006D0A5F">
          <w:t>LIB value</w:t>
        </w:r>
      </w:ins>
      <w:ins w:id="758" w:author="David Conklin" w:date="2021-05-10T16:15:00Z">
        <w:r w:rsidR="006231D1">
          <w:t xml:space="preserve"> associates </w:t>
        </w:r>
      </w:ins>
      <w:ins w:id="759" w:author="David Conklin" w:date="2021-05-10T18:33:00Z">
        <w:r w:rsidR="006D0A5F">
          <w:t xml:space="preserve">a specific row of </w:t>
        </w:r>
      </w:ins>
      <w:ins w:id="760" w:author="David Conklin" w:date="2021-05-10T16:15:00Z">
        <w:r w:rsidR="006231D1">
          <w:t>parameter values in the HBV</w:t>
        </w:r>
      </w:ins>
      <w:ins w:id="761" w:author="David Conklin" w:date="2021-05-10T18:33:00Z">
        <w:r w:rsidR="006D0A5F">
          <w:t xml:space="preserve"> CSV</w:t>
        </w:r>
      </w:ins>
      <w:ins w:id="762" w:author="David Conklin" w:date="2021-05-10T16:15:00Z">
        <w:r w:rsidR="006231D1">
          <w:t xml:space="preserve"> file</w:t>
        </w:r>
      </w:ins>
      <w:ins w:id="763" w:author="David Conklin" w:date="2021-05-10T16:16:00Z">
        <w:r w:rsidR="006231D1">
          <w:t xml:space="preserve"> with the particular spatial unit.  </w:t>
        </w:r>
      </w:ins>
      <w:ins w:id="764" w:author="David Conklin" w:date="2021-05-10T18:27:00Z">
        <w:r w:rsidR="005446BB">
          <w:t>The process of setting the HBVCALIB values is</w:t>
        </w:r>
        <w:r w:rsidR="006D0A5F">
          <w:t>, lik</w:t>
        </w:r>
      </w:ins>
      <w:ins w:id="765" w:author="David Conklin" w:date="2021-05-10T18:28:00Z">
        <w:r w:rsidR="006D0A5F">
          <w:t>e the initialization of the Flow and HBV state variables,</w:t>
        </w:r>
      </w:ins>
      <w:ins w:id="766" w:author="David Conklin" w:date="2021-05-10T18:27:00Z">
        <w:r w:rsidR="005446BB">
          <w:t xml:space="preserve"> part of spinup.</w:t>
        </w:r>
      </w:ins>
      <w:ins w:id="767" w:author="David Conklin" w:date="2021-05-10T18:29:00Z">
        <w:r w:rsidR="006D0A5F">
          <w:t xml:space="preserve">  </w:t>
        </w:r>
        <w:r w:rsidR="006D0A5F">
          <w:t>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rsidP="006D0A5F">
      <w:pPr>
        <w:ind w:firstLine="720"/>
        <w:rPr>
          <w:ins w:id="768" w:author="David Conklin" w:date="2021-05-10T16:30:00Z"/>
        </w:rPr>
        <w:pPrChange w:id="769" w:author="David Conklin" w:date="2021-05-10T18:27:00Z">
          <w:pPr/>
        </w:pPrChange>
      </w:pPr>
      <w:ins w:id="770" w:author="David Conklin" w:date="2021-05-10T16:16:00Z">
        <w:r>
          <w:t>The</w:t>
        </w:r>
      </w:ins>
      <w:ins w:id="771" w:author="David Conklin" w:date="2021-05-10T16:17:00Z">
        <w:r>
          <w:t xml:space="preserve"> value of HBVCALIB, a small positive integer, determines which row of the HBV.csv</w:t>
        </w:r>
      </w:ins>
      <w:ins w:id="772" w:author="David Conklin" w:date="2021-05-10T18:25:00Z">
        <w:r w:rsidR="005446BB">
          <w:t xml:space="preserve"> file</w:t>
        </w:r>
      </w:ins>
      <w:ins w:id="773" w:author="David Conklin" w:date="2021-05-10T16:17:00Z">
        <w:r>
          <w:t xml:space="preserve"> hold</w:t>
        </w:r>
      </w:ins>
      <w:ins w:id="774" w:author="David Conklin" w:date="2021-05-10T18:25:00Z">
        <w:r w:rsidR="005446BB">
          <w:t>s</w:t>
        </w:r>
      </w:ins>
      <w:ins w:id="775" w:author="David Conklin" w:date="2021-05-10T16:17:00Z">
        <w:r>
          <w:t xml:space="preserve"> the parameter values for the spatial u</w:t>
        </w:r>
      </w:ins>
      <w:ins w:id="776" w:author="David Conklin" w:date="2021-05-10T16:18:00Z">
        <w:r>
          <w:t xml:space="preserve">nit.  </w:t>
        </w:r>
      </w:ins>
      <w:ins w:id="777" w:author="David Conklin" w:date="2021-05-10T16:19:00Z">
        <w:r>
          <w:t xml:space="preserve">Spatial units with the same HBVCALIB value drain to </w:t>
        </w:r>
      </w:ins>
      <w:ins w:id="778" w:author="David Conklin" w:date="2021-05-10T16:20:00Z">
        <w:r>
          <w:t>the same</w:t>
        </w:r>
      </w:ins>
      <w:ins w:id="779" w:author="David Conklin" w:date="2021-05-10T16:19:00Z">
        <w:r>
          <w:t xml:space="preserve"> pourpoint.</w:t>
        </w:r>
      </w:ins>
      <w:ins w:id="780" w:author="David Conklin" w:date="2021-05-10T16:20:00Z">
        <w:r>
          <w:t xml:space="preserve"> </w:t>
        </w:r>
      </w:ins>
      <w:ins w:id="781" w:author="David Conklin" w:date="2021-05-10T16:22:00Z">
        <w:r>
          <w:t xml:space="preserve"> Areas and portions of the stream network </w:t>
        </w:r>
        <w:r w:rsidR="006073B2">
          <w:t xml:space="preserve">which share a single HBVCALIB </w:t>
        </w:r>
      </w:ins>
      <w:ins w:id="782" w:author="David Conklin" w:date="2021-05-10T16:23:00Z">
        <w:r w:rsidR="006073B2">
          <w:t>value are assigned first at the headwaters and then downward in the stream network to the WRB</w:t>
        </w:r>
      </w:ins>
      <w:ins w:id="783" w:author="David Conklin" w:date="2021-05-10T16:24:00Z">
        <w:r w:rsidR="006073B2">
          <w:t xml:space="preserve"> outlet.  Each HBVCALIB area is either a complete a watershed in itself or is the downstream end of a watershed formed</w:t>
        </w:r>
      </w:ins>
      <w:ins w:id="784" w:author="David Conklin" w:date="2021-05-10T16:25:00Z">
        <w:r w:rsidR="006073B2">
          <w:t xml:space="preserve"> by itself together with one or more upstream HBVCALIB areas.  For example, the DET12 HBVCALIB area</w:t>
        </w:r>
      </w:ins>
      <w:ins w:id="785" w:author="David Conklin" w:date="2021-05-10T16:26:00Z">
        <w:r w:rsidR="006073B2">
          <w:t xml:space="preserve"> plus the Blowout51 HBVCALIB area forms a complete watershed with its pourpoint at the reach </w:t>
        </w:r>
      </w:ins>
      <w:ins w:id="786" w:author="David Conklin" w:date="2021-05-10T16:28:00Z">
        <w:r w:rsidR="006073B2">
          <w:t xml:space="preserve">(COMID 23780511) </w:t>
        </w:r>
      </w:ins>
      <w:ins w:id="787" w:author="David Conklin" w:date="2021-05-10T16:26:00Z">
        <w:r w:rsidR="006073B2">
          <w:t>wher</w:t>
        </w:r>
      </w:ins>
      <w:ins w:id="788" w:author="David Conklin" w:date="2021-05-10T16:27:00Z">
        <w:r w:rsidR="006073B2">
          <w:t>e the Niagara gage</w:t>
        </w:r>
      </w:ins>
      <w:ins w:id="789" w:author="David Conklin" w:date="2021-05-10T16:28:00Z">
        <w:r w:rsidR="006073B2">
          <w:t xml:space="preserve"> (USGS 14181500)</w:t>
        </w:r>
      </w:ins>
      <w:ins w:id="790" w:author="David Conklin" w:date="2021-05-10T16:27:00Z">
        <w:r w:rsidR="006073B2">
          <w:t xml:space="preserve"> is located, downstream of the Detroit dam.</w:t>
        </w:r>
      </w:ins>
      <w:ins w:id="791" w:author="David Conklin" w:date="2021-05-10T16:20:00Z">
        <w:r>
          <w:t xml:space="preserve">  </w:t>
        </w:r>
      </w:ins>
      <w:ins w:id="792" w:author="David Conklin" w:date="2021-05-10T16:29:00Z">
        <w:r w:rsidR="006073B2">
          <w:t xml:space="preserve">DET12 has HBVCALIB value 12.  Blowout51 is the </w:t>
        </w:r>
      </w:ins>
      <w:ins w:id="793" w:author="David Conklin" w:date="2021-05-10T18:26:00Z">
        <w:r w:rsidR="005446BB">
          <w:t xml:space="preserve">complete </w:t>
        </w:r>
      </w:ins>
      <w:ins w:id="794" w:author="David Conklin" w:date="2021-05-10T16:29:00Z">
        <w:r w:rsidR="006073B2">
          <w:t>Blowout Creek watershed, which has HBVCALIB value 51.</w:t>
        </w:r>
      </w:ins>
    </w:p>
    <w:p w14:paraId="5D711F9C" w14:textId="57D67F4F" w:rsidR="00AB7E22" w:rsidRDefault="00AB7E22" w:rsidP="006231D1">
      <w:pPr>
        <w:rPr>
          <w:ins w:id="795" w:author="David Conklin" w:date="2021-05-10T18:12:00Z"/>
        </w:rPr>
      </w:pPr>
    </w:p>
    <w:p w14:paraId="78BDA636" w14:textId="1D267089" w:rsidR="00AB7E22" w:rsidRPr="00EF6419" w:rsidDel="005446BB" w:rsidRDefault="00AB7E22" w:rsidP="00AB7E22">
      <w:pPr>
        <w:rPr>
          <w:del w:id="796" w:author="David Conklin" w:date="2021-05-10T18:17:00Z"/>
        </w:rPr>
        <w:pPrChange w:id="797" w:author="David Conklin" w:date="2021-05-10T18:12:00Z">
          <w:pPr>
            <w:pStyle w:val="Heading2"/>
          </w:pPr>
        </w:pPrChange>
      </w:pPr>
    </w:p>
    <w:p w14:paraId="7FAFDC36" w14:textId="66B7F728" w:rsidR="003447B8" w:rsidRPr="006231D1" w:rsidDel="005446BB" w:rsidRDefault="003447B8" w:rsidP="006231D1">
      <w:pPr>
        <w:rPr>
          <w:del w:id="798" w:author="David Conklin" w:date="2021-05-10T18:17:00Z"/>
        </w:rPr>
      </w:pPr>
    </w:p>
    <w:p w14:paraId="59ACE8E6" w14:textId="57F71933" w:rsidR="00801BD3" w:rsidRDefault="00801BD3" w:rsidP="00801BD3">
      <w:pPr>
        <w:pStyle w:val="Heading2"/>
      </w:pPr>
      <w:bookmarkStart w:id="799" w:name="_Toc71709891"/>
      <w:r>
        <w:t>Initial conditions for Flow: the IC file</w:t>
      </w:r>
      <w:ins w:id="800" w:author="David Conklin" w:date="2021-05-10T18:40:00Z">
        <w:r w:rsidR="0066329B">
          <w:t xml:space="preserve"> and the IDU</w:t>
        </w:r>
      </w:ins>
      <w:ins w:id="801" w:author="David Conklin" w:date="2021-05-10T18:41:00Z">
        <w:r w:rsidR="0066329B">
          <w:t xml:space="preserve">, </w:t>
        </w:r>
      </w:ins>
      <w:ins w:id="802" w:author="David Conklin" w:date="2021-05-10T18:40:00Z">
        <w:r w:rsidR="0066329B">
          <w:t>HRU</w:t>
        </w:r>
      </w:ins>
      <w:ins w:id="803" w:author="David Conklin" w:date="2021-05-10T18:41:00Z">
        <w:r w:rsidR="0066329B">
          <w:t>, and Reach</w:t>
        </w:r>
      </w:ins>
      <w:ins w:id="804" w:author="David Conklin" w:date="2021-05-10T18:40:00Z">
        <w:r w:rsidR="0066329B">
          <w:t xml:space="preserve"> shapefiles</w:t>
        </w:r>
      </w:ins>
      <w:bookmarkEnd w:id="799"/>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805"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806" w:author="David Conklin" w:date="2021-05-10T18:41:00Z"/>
        </w:rPr>
      </w:pPr>
      <w:ins w:id="807" w:author="David Conklin" w:date="2021-05-10T18:38:00Z">
        <w:r>
          <w:lastRenderedPageBreak/>
          <w:t>Except during a spinup, when</w:t>
        </w:r>
      </w:ins>
      <w:del w:id="808" w:author="David Conklin" w:date="2021-05-10T18:38:00Z">
        <w:r w:rsidR="00801BD3" w:rsidDel="0066329B">
          <w:delText>When</w:delText>
        </w:r>
      </w:del>
      <w:r w:rsidR="00801BD3">
        <w:t xml:space="preserve"> the IC file is not specified or cannot be accessed, </w:t>
      </w:r>
      <w:r w:rsidR="00283EA5">
        <w:t>a warning message is issued</w:t>
      </w:r>
      <w:ins w:id="809" w:author="David Conklin" w:date="2021-05-10T18:38:00Z">
        <w:r>
          <w:t xml:space="preserve">.  </w:t>
        </w:r>
      </w:ins>
      <w:ins w:id="810" w:author="David Conklin" w:date="2021-05-10T18:39:00Z">
        <w:r>
          <w:t xml:space="preserve">At the beginning of a spinup and whenever the IC file is inaccessible, </w:t>
        </w:r>
      </w:ins>
      <w:r w:rsidR="00283EA5">
        <w:t xml:space="preserve"> </w:t>
      </w:r>
      <w:del w:id="811"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812" w:author="David Conklin" w:date="2021-05-10T18:42:00Z">
        <w:r>
          <w:t>As of May 2021, t</w:t>
        </w:r>
      </w:ins>
      <w:ins w:id="813" w:author="David Conklin" w:date="2021-05-10T18:41:00Z">
        <w:r>
          <w:t>he Flow and</w:t>
        </w:r>
      </w:ins>
      <w:ins w:id="814" w:author="David Conklin" w:date="2021-05-10T18:42:00Z">
        <w:r>
          <w:t xml:space="preserve"> HBV models have some state variables which are not saved in the IC file; these extra state</w:t>
        </w:r>
      </w:ins>
      <w:ins w:id="815" w:author="David Conklin" w:date="2021-05-10T18:43:00Z">
        <w:r>
          <w:t xml:space="preserve"> variables are, however, present as attributes in the IDU, HRU, and Reach shapefiles.  For that reason</w:t>
        </w:r>
      </w:ins>
      <w:ins w:id="816"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817" w:name="_Toc71709892"/>
      <w:r>
        <w:t>What is in the IC file</w:t>
      </w:r>
      <w:bookmarkEnd w:id="817"/>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818"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819" w:author="David Conklin" w:date="2021-05-11T06:25:00Z"/>
        </w:rPr>
      </w:pPr>
    </w:p>
    <w:p w14:paraId="3172A51E" w14:textId="2C9EC7D7" w:rsidR="00465D0C" w:rsidRDefault="00465D0C" w:rsidP="00465D0C">
      <w:pPr>
        <w:pStyle w:val="Heading2"/>
        <w:rPr>
          <w:ins w:id="820" w:author="David Conklin" w:date="2021-05-11T06:38:00Z"/>
        </w:rPr>
      </w:pPr>
      <w:bookmarkStart w:id="821" w:name="_Toc71709893"/>
      <w:ins w:id="822" w:author="David Conklin" w:date="2021-05-11T06:26:00Z">
        <w:r>
          <w:t>State variables in the IDU</w:t>
        </w:r>
      </w:ins>
      <w:ins w:id="823" w:author="David Conklin" w:date="2021-05-11T06:27:00Z">
        <w:r>
          <w:t xml:space="preserve"> shapefile</w:t>
        </w:r>
      </w:ins>
      <w:bookmarkEnd w:id="821"/>
    </w:p>
    <w:p w14:paraId="6265451E" w14:textId="337C7591" w:rsidR="00490D89" w:rsidRPr="00EF6419" w:rsidRDefault="00490D89" w:rsidP="00490D89">
      <w:pPr>
        <w:rPr>
          <w:ins w:id="824" w:author="David Conklin" w:date="2021-05-11T06:27:00Z"/>
        </w:rPr>
        <w:pPrChange w:id="825" w:author="David Conklin" w:date="2021-05-11T06:38:00Z">
          <w:pPr>
            <w:pStyle w:val="Heading2"/>
          </w:pPr>
        </w:pPrChange>
      </w:pPr>
      <w:ins w:id="826" w:author="David Conklin" w:date="2021-05-11T06:38:00Z">
        <w:r>
          <w:tab/>
        </w:r>
      </w:ins>
      <w:ins w:id="827" w:author="David Conklin" w:date="2021-05-11T06:39:00Z">
        <w:r>
          <w:t>The HBV model has 6 compartments for soil</w:t>
        </w:r>
      </w:ins>
      <w:ins w:id="828" w:author="David Conklin" w:date="2021-05-11T06:40:00Z">
        <w:r>
          <w:t xml:space="preserve"> and surface water.  One compartment is used for 2 pu</w:t>
        </w:r>
      </w:ins>
      <w:ins w:id="829" w:author="David Conklin" w:date="2021-05-11T06:41:00Z">
        <w:r>
          <w:t xml:space="preserve">rposes: to hold the volume of liquid water contained in a snowpack, and to hold the volume of water standing on the surface of </w:t>
        </w:r>
      </w:ins>
      <w:ins w:id="830" w:author="David Conklin" w:date="2021-05-11T06:42:00Z">
        <w:r>
          <w:t>a wetland.</w:t>
        </w:r>
      </w:ins>
      <w:ins w:id="831" w:author="David Conklin" w:date="2021-05-11T06:43:00Z">
        <w:r>
          <w:t xml:space="preserve">  An HRU may have both wetland IDUs with</w:t>
        </w:r>
      </w:ins>
      <w:ins w:id="832" w:author="David Conklin" w:date="2021-05-11T06:44:00Z">
        <w:r>
          <w:t xml:space="preserve"> standing water and non-wetland IDUs with snow, but any single IDU can only </w:t>
        </w:r>
      </w:ins>
      <w:ins w:id="833" w:author="David Conklin" w:date="2021-05-11T06:45:00Z">
        <w:r>
          <w:t>have standing water or snow, or neither; an IDU cannot have both snow and standing water at the same time.  T</w:t>
        </w:r>
      </w:ins>
      <w:ins w:id="834" w:author="David Conklin" w:date="2021-05-11T06:46:00Z">
        <w:r>
          <w:t>he LULC_A attribute determines whether an IDU is a wetland or not.  Wetland IDUs may have standing w</w:t>
        </w:r>
      </w:ins>
      <w:ins w:id="835" w:author="David Conklin" w:date="2021-05-11T06:47:00Z">
        <w:r>
          <w:t>ater or not; the WETNESS attribute value if positive represents the depth of the standing water.</w:t>
        </w:r>
      </w:ins>
      <w:ins w:id="836" w:author="David Conklin" w:date="2021-05-11T06:48:00Z">
        <w:r w:rsidR="007E39D9">
          <w:t xml:space="preserve">  Non-wetland IDUs may have snow or not; th</w:t>
        </w:r>
      </w:ins>
      <w:ins w:id="837" w:author="David Conklin" w:date="2021-05-11T06:49:00Z">
        <w:r w:rsidR="007E39D9">
          <w:t>e H2O_MELT attribute represents the amount of liquid water in the</w:t>
        </w:r>
      </w:ins>
      <w:ins w:id="838" w:author="David Conklin" w:date="2021-05-11T06:50:00Z">
        <w:r w:rsidR="007E39D9">
          <w:t xml:space="preserve"> snow, expressed as a depth.  </w:t>
        </w:r>
      </w:ins>
      <w:ins w:id="839" w:author="David Conklin" w:date="2021-05-11T06:52:00Z">
        <w:r w:rsidR="007E39D9">
          <w:t>The LULC_A, WETNESS, and H2O_MELT attributes</w:t>
        </w:r>
      </w:ins>
      <w:ins w:id="840" w:author="David Conklin" w:date="2021-05-11T06:53:00Z">
        <w:r w:rsidR="007E39D9">
          <w:t xml:space="preserve"> are state variables of the simulation.</w:t>
        </w:r>
      </w:ins>
    </w:p>
    <w:p w14:paraId="0A4D47F0" w14:textId="51CD8AB8" w:rsidR="00465D0C" w:rsidRPr="00465D0C" w:rsidDel="007E39D9" w:rsidRDefault="00465D0C" w:rsidP="00465D0C">
      <w:pPr>
        <w:rPr>
          <w:del w:id="841" w:author="David Conklin" w:date="2021-05-11T06:57:00Z"/>
          <w:rPrChange w:id="842" w:author="David Conklin" w:date="2021-05-11T06:27:00Z">
            <w:rPr>
              <w:del w:id="843" w:author="David Conklin" w:date="2021-05-11T06:57:00Z"/>
            </w:rPr>
          </w:rPrChange>
        </w:rPr>
        <w:pPrChange w:id="844" w:author="David Conklin" w:date="2021-05-11T06:27:00Z">
          <w:pPr/>
        </w:pPrChange>
      </w:pPr>
      <w:ins w:id="845"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846" w:name="_Toc71709894"/>
      <w:r>
        <w:t>Initial conditions for HBV</w:t>
      </w:r>
      <w:r w:rsidR="00FF29F2">
        <w:t>: the IC file and the IDU shapefile</w:t>
      </w:r>
      <w:bookmarkEnd w:id="846"/>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lastRenderedPageBreak/>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847"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848" w:author="David Conklin" w:date="2021-05-12T05:44:00Z"/>
        </w:rPr>
      </w:pPr>
    </w:p>
    <w:p w14:paraId="0724F423" w14:textId="08436E12" w:rsidR="00513510" w:rsidRDefault="00513510" w:rsidP="00513510">
      <w:pPr>
        <w:pStyle w:val="Heading2"/>
        <w:rPr>
          <w:ins w:id="849" w:author="David Conklin" w:date="2021-05-12T05:45:00Z"/>
        </w:rPr>
      </w:pPr>
      <w:bookmarkStart w:id="850" w:name="_Toc71709895"/>
      <w:ins w:id="851" w:author="David Conklin" w:date="2021-05-12T05:45:00Z">
        <w:r>
          <w:t>Default values used when the data is incomplete</w:t>
        </w:r>
        <w:bookmarkEnd w:id="850"/>
      </w:ins>
    </w:p>
    <w:p w14:paraId="1DE24EE8" w14:textId="3198FD7C" w:rsidR="00513510" w:rsidRDefault="00513510" w:rsidP="00513510">
      <w:pPr>
        <w:rPr>
          <w:ins w:id="852" w:author="David Conklin" w:date="2021-05-12T06:06:00Z"/>
        </w:rPr>
      </w:pPr>
      <w:ins w:id="853" w:author="David Conklin" w:date="2021-05-12T05:45:00Z">
        <w:r>
          <w:tab/>
          <w:t>Ideally, the Reach layer would contain</w:t>
        </w:r>
      </w:ins>
      <w:ins w:id="854" w:author="David Conklin" w:date="2021-05-12T05:46:00Z">
        <w:r>
          <w:t xml:space="preserve"> information about the characteristic width and </w:t>
        </w:r>
      </w:ins>
      <w:ins w:id="855" w:author="David Conklin" w:date="2021-05-12T05:58:00Z">
        <w:r w:rsidR="00C517E2">
          <w:t xml:space="preserve">summer low flow </w:t>
        </w:r>
      </w:ins>
      <w:ins w:id="856" w:author="David Conklin" w:date="2021-05-12T05:46:00Z">
        <w:r>
          <w:t>of each reach</w:t>
        </w:r>
      </w:ins>
      <w:ins w:id="857" w:author="David Conklin" w:date="2021-05-12T05:47:00Z">
        <w:r>
          <w:t>, and about the height and density of the streamside vegetation.</w:t>
        </w:r>
      </w:ins>
      <w:ins w:id="858" w:author="David Conklin" w:date="2021-05-12T05:56:00Z">
        <w:r w:rsidR="00C517E2">
          <w:t xml:space="preserve">  These Reach attributes are there to hold that information: WIDTH</w:t>
        </w:r>
      </w:ins>
      <w:ins w:id="859" w:author="David Conklin" w:date="2021-05-12T05:57:00Z">
        <w:r w:rsidR="00C517E2">
          <w:t xml:space="preserve">GIVEN, </w:t>
        </w:r>
      </w:ins>
      <w:ins w:id="860" w:author="David Conklin" w:date="2021-05-12T05:59:00Z">
        <w:r w:rsidR="00C517E2">
          <w:t xml:space="preserve">Q_MIN, </w:t>
        </w:r>
      </w:ins>
      <w:ins w:id="861" w:author="David Conklin" w:date="2021-05-12T06:00:00Z">
        <w:r w:rsidR="00C517E2">
          <w:t xml:space="preserve">VEGHTGIVEN, and VGDNSGIVEN.  For </w:t>
        </w:r>
      </w:ins>
      <w:ins w:id="862" w:author="David Conklin" w:date="2021-05-12T06:01:00Z">
        <w:r w:rsidR="00C517E2">
          <w:t xml:space="preserve">portions of the stream network for which there is Shade-a-lator data available, CW3M can </w:t>
        </w:r>
      </w:ins>
      <w:ins w:id="863" w:author="David Conklin" w:date="2021-05-12T06:03:00Z">
        <w:r w:rsidR="00C517E2">
          <w:t>estimate</w:t>
        </w:r>
      </w:ins>
      <w:ins w:id="864" w:author="David Conklin" w:date="2021-05-12T06:02:00Z">
        <w:r w:rsidR="00C517E2">
          <w:t xml:space="preserve"> the values of WIDTHGIVEN, VEGHTGIVEN, and VGDNSG</w:t>
        </w:r>
      </w:ins>
      <w:ins w:id="865" w:author="David Conklin" w:date="2021-05-12T06:03:00Z">
        <w:r w:rsidR="00C517E2">
          <w:t>IVEN from the Shade-a-lator data.</w:t>
        </w:r>
      </w:ins>
      <w:ins w:id="866" w:author="David Conklin" w:date="2021-05-12T06:04:00Z">
        <w:r w:rsidR="00C517E2">
          <w:t xml:space="preserve">  As of May 2021, Shade-a-lator data is only availab</w:t>
        </w:r>
      </w:ins>
      <w:ins w:id="867" w:author="David Conklin" w:date="2021-05-12T06:05:00Z">
        <w:r w:rsidR="00C517E2">
          <w:t>le in CW3M for a small part of the McKenzie basin</w:t>
        </w:r>
        <w:r w:rsidR="003365BC">
          <w:t>.  Everywhere else, nominal default values are calculated and used</w:t>
        </w:r>
      </w:ins>
      <w:ins w:id="868" w:author="David Conklin" w:date="2021-05-12T06:06:00Z">
        <w:r w:rsidR="003365BC">
          <w:t>.</w:t>
        </w:r>
      </w:ins>
    </w:p>
    <w:p w14:paraId="5541599C" w14:textId="47178E29" w:rsidR="003365BC" w:rsidRDefault="003365BC" w:rsidP="00513510">
      <w:pPr>
        <w:rPr>
          <w:ins w:id="869"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870" w:author="David Conklin" w:date="2021-05-12T06:07:00Z"/>
        </w:trPr>
        <w:tc>
          <w:tcPr>
            <w:tcW w:w="0" w:type="auto"/>
          </w:tcPr>
          <w:p w14:paraId="7BE2BC1E" w14:textId="196B1502" w:rsidR="005323B5" w:rsidRDefault="005323B5" w:rsidP="00513510">
            <w:pPr>
              <w:rPr>
                <w:ins w:id="871" w:author="David Conklin" w:date="2021-05-12T06:07:00Z"/>
              </w:rPr>
            </w:pPr>
            <w:ins w:id="872" w:author="David Conklin" w:date="2021-05-12T06:07:00Z">
              <w:r>
                <w:t xml:space="preserve">attribute </w:t>
              </w:r>
            </w:ins>
            <w:ins w:id="873" w:author="David Conklin" w:date="2021-05-12T06:08:00Z">
              <w:r>
                <w:t>used in the simulation</w:t>
              </w:r>
            </w:ins>
          </w:p>
        </w:tc>
        <w:tc>
          <w:tcPr>
            <w:tcW w:w="0" w:type="auto"/>
          </w:tcPr>
          <w:p w14:paraId="4457D00C" w14:textId="6F782035" w:rsidR="005323B5" w:rsidRDefault="005323B5" w:rsidP="00513510">
            <w:pPr>
              <w:rPr>
                <w:ins w:id="874" w:author="David Conklin" w:date="2021-05-12T06:07:00Z"/>
              </w:rPr>
            </w:pPr>
            <w:ins w:id="875" w:author="David Conklin" w:date="2021-05-12T06:07:00Z">
              <w:r>
                <w:t xml:space="preserve">attribute for </w:t>
              </w:r>
            </w:ins>
            <w:ins w:id="876" w:author="David Conklin" w:date="2021-05-12T06:09:00Z">
              <w:r>
                <w:t>observed</w:t>
              </w:r>
            </w:ins>
            <w:ins w:id="877" w:author="David Conklin" w:date="2021-05-12T06:07:00Z">
              <w:r>
                <w:t xml:space="preserve"> value</w:t>
              </w:r>
            </w:ins>
          </w:p>
        </w:tc>
        <w:tc>
          <w:tcPr>
            <w:tcW w:w="0" w:type="auto"/>
          </w:tcPr>
          <w:p w14:paraId="77D52DA7" w14:textId="34CB73A1" w:rsidR="005323B5" w:rsidRDefault="005323B5" w:rsidP="00513510">
            <w:pPr>
              <w:rPr>
                <w:ins w:id="878" w:author="David Conklin" w:date="2021-05-12T06:07:00Z"/>
              </w:rPr>
            </w:pPr>
            <w:ins w:id="879" w:author="David Conklin" w:date="2021-05-12T06:09:00Z">
              <w:r>
                <w:t>attribute for default value</w:t>
              </w:r>
            </w:ins>
          </w:p>
        </w:tc>
      </w:tr>
      <w:tr w:rsidR="005323B5" w14:paraId="153E6F46" w14:textId="77777777" w:rsidTr="003365BC">
        <w:trPr>
          <w:ins w:id="880" w:author="David Conklin" w:date="2021-05-12T06:07:00Z"/>
        </w:trPr>
        <w:tc>
          <w:tcPr>
            <w:tcW w:w="0" w:type="auto"/>
          </w:tcPr>
          <w:p w14:paraId="72742B44" w14:textId="1151A972" w:rsidR="005323B5" w:rsidRDefault="005323B5" w:rsidP="00513510">
            <w:pPr>
              <w:rPr>
                <w:ins w:id="881" w:author="David Conklin" w:date="2021-05-12T06:07:00Z"/>
              </w:rPr>
            </w:pPr>
            <w:ins w:id="882" w:author="David Conklin" w:date="2021-05-12T06:09:00Z">
              <w:r>
                <w:t>WIDTHREACH</w:t>
              </w:r>
            </w:ins>
          </w:p>
        </w:tc>
        <w:tc>
          <w:tcPr>
            <w:tcW w:w="0" w:type="auto"/>
          </w:tcPr>
          <w:p w14:paraId="6DACCAE2" w14:textId="5E9FBBE9" w:rsidR="005323B5" w:rsidRDefault="005323B5" w:rsidP="00513510">
            <w:pPr>
              <w:rPr>
                <w:ins w:id="883" w:author="David Conklin" w:date="2021-05-12T06:07:00Z"/>
              </w:rPr>
            </w:pPr>
            <w:ins w:id="884" w:author="David Conklin" w:date="2021-05-12T06:09:00Z">
              <w:r>
                <w:t>WIDTHGIVEN</w:t>
              </w:r>
            </w:ins>
          </w:p>
        </w:tc>
        <w:tc>
          <w:tcPr>
            <w:tcW w:w="0" w:type="auto"/>
          </w:tcPr>
          <w:p w14:paraId="18F0319F" w14:textId="232035C9" w:rsidR="005323B5" w:rsidRDefault="005323B5" w:rsidP="00513510">
            <w:pPr>
              <w:rPr>
                <w:ins w:id="885" w:author="David Conklin" w:date="2021-05-12T06:07:00Z"/>
              </w:rPr>
            </w:pPr>
            <w:ins w:id="886" w:author="David Conklin" w:date="2021-05-12T06:09:00Z">
              <w:r>
                <w:t>WIDTH_MIN</w:t>
              </w:r>
            </w:ins>
          </w:p>
        </w:tc>
      </w:tr>
      <w:tr w:rsidR="005323B5" w14:paraId="13C08E5E" w14:textId="77777777" w:rsidTr="003365BC">
        <w:trPr>
          <w:ins w:id="887" w:author="David Conklin" w:date="2021-05-12T06:13:00Z"/>
        </w:trPr>
        <w:tc>
          <w:tcPr>
            <w:tcW w:w="0" w:type="auto"/>
          </w:tcPr>
          <w:p w14:paraId="4D89A4E8" w14:textId="1791ADAE" w:rsidR="005323B5" w:rsidRDefault="005323B5" w:rsidP="00513510">
            <w:pPr>
              <w:rPr>
                <w:ins w:id="888" w:author="David Conklin" w:date="2021-05-12T06:13:00Z"/>
              </w:rPr>
            </w:pPr>
            <w:ins w:id="889" w:author="David Conklin" w:date="2021-05-12T06:14:00Z">
              <w:r>
                <w:t>Q_MIN</w:t>
              </w:r>
            </w:ins>
          </w:p>
        </w:tc>
        <w:tc>
          <w:tcPr>
            <w:tcW w:w="0" w:type="auto"/>
          </w:tcPr>
          <w:p w14:paraId="348830C6" w14:textId="77777777" w:rsidR="005323B5" w:rsidRDefault="005323B5" w:rsidP="00513510">
            <w:pPr>
              <w:rPr>
                <w:ins w:id="890" w:author="David Conklin" w:date="2021-05-12T06:13:00Z"/>
              </w:rPr>
            </w:pPr>
          </w:p>
        </w:tc>
        <w:tc>
          <w:tcPr>
            <w:tcW w:w="0" w:type="auto"/>
          </w:tcPr>
          <w:p w14:paraId="67C3E342" w14:textId="4FD1AB80" w:rsidR="005323B5" w:rsidRDefault="005323B5" w:rsidP="00513510">
            <w:pPr>
              <w:rPr>
                <w:ins w:id="891" w:author="David Conklin" w:date="2021-05-12T06:13:00Z"/>
              </w:rPr>
            </w:pPr>
            <w:ins w:id="892" w:author="David Conklin" w:date="2021-05-12T06:15:00Z">
              <w:r>
                <w:t>Q_MIN</w:t>
              </w:r>
            </w:ins>
          </w:p>
        </w:tc>
      </w:tr>
      <w:tr w:rsidR="005323B5" w14:paraId="3AB638AB" w14:textId="77777777" w:rsidTr="003365BC">
        <w:trPr>
          <w:ins w:id="893" w:author="David Conklin" w:date="2021-05-12T06:10:00Z"/>
        </w:trPr>
        <w:tc>
          <w:tcPr>
            <w:tcW w:w="0" w:type="auto"/>
          </w:tcPr>
          <w:p w14:paraId="0195BC39" w14:textId="526CE41F" w:rsidR="005323B5" w:rsidRDefault="005323B5" w:rsidP="00513510">
            <w:pPr>
              <w:rPr>
                <w:ins w:id="894" w:author="David Conklin" w:date="2021-05-12T06:10:00Z"/>
              </w:rPr>
            </w:pPr>
            <w:ins w:id="895" w:author="David Conklin" w:date="2021-05-12T06:10:00Z">
              <w:r>
                <w:t>VEGHTREACH</w:t>
              </w:r>
            </w:ins>
          </w:p>
        </w:tc>
        <w:tc>
          <w:tcPr>
            <w:tcW w:w="0" w:type="auto"/>
          </w:tcPr>
          <w:p w14:paraId="68628490" w14:textId="16583E28" w:rsidR="005323B5" w:rsidRDefault="005323B5" w:rsidP="00513510">
            <w:pPr>
              <w:rPr>
                <w:ins w:id="896" w:author="David Conklin" w:date="2021-05-12T06:10:00Z"/>
              </w:rPr>
            </w:pPr>
            <w:ins w:id="897" w:author="David Conklin" w:date="2021-05-12T06:10:00Z">
              <w:r>
                <w:t>VEGHTGIVEN</w:t>
              </w:r>
            </w:ins>
          </w:p>
        </w:tc>
        <w:tc>
          <w:tcPr>
            <w:tcW w:w="0" w:type="auto"/>
          </w:tcPr>
          <w:p w14:paraId="26846873" w14:textId="74E016CA" w:rsidR="005323B5" w:rsidRDefault="005323B5" w:rsidP="00513510">
            <w:pPr>
              <w:rPr>
                <w:ins w:id="898" w:author="David Conklin" w:date="2021-05-12T06:10:00Z"/>
              </w:rPr>
            </w:pPr>
            <w:ins w:id="899" w:author="David Conklin" w:date="2021-05-12T06:10:00Z">
              <w:r>
                <w:t>VEGHT_CALC</w:t>
              </w:r>
            </w:ins>
          </w:p>
        </w:tc>
      </w:tr>
      <w:tr w:rsidR="005323B5" w14:paraId="74122FE9" w14:textId="77777777" w:rsidTr="003365BC">
        <w:trPr>
          <w:ins w:id="900" w:author="David Conklin" w:date="2021-05-12T06:10:00Z"/>
        </w:trPr>
        <w:tc>
          <w:tcPr>
            <w:tcW w:w="0" w:type="auto"/>
          </w:tcPr>
          <w:p w14:paraId="0ACF135B" w14:textId="30D27605" w:rsidR="005323B5" w:rsidRDefault="005323B5" w:rsidP="00513510">
            <w:pPr>
              <w:rPr>
                <w:ins w:id="901" w:author="David Conklin" w:date="2021-05-12T06:10:00Z"/>
              </w:rPr>
            </w:pPr>
            <w:ins w:id="902" w:author="David Conklin" w:date="2021-05-12T06:11:00Z">
              <w:r>
                <w:t>VGDNSREACH</w:t>
              </w:r>
            </w:ins>
          </w:p>
        </w:tc>
        <w:tc>
          <w:tcPr>
            <w:tcW w:w="0" w:type="auto"/>
          </w:tcPr>
          <w:p w14:paraId="45262F99" w14:textId="0A8E6843" w:rsidR="005323B5" w:rsidRDefault="005323B5" w:rsidP="00513510">
            <w:pPr>
              <w:rPr>
                <w:ins w:id="903" w:author="David Conklin" w:date="2021-05-12T06:10:00Z"/>
              </w:rPr>
            </w:pPr>
            <w:ins w:id="904" w:author="David Conklin" w:date="2021-05-12T06:11:00Z">
              <w:r>
                <w:t>VGDNSGIVEN</w:t>
              </w:r>
            </w:ins>
          </w:p>
        </w:tc>
        <w:tc>
          <w:tcPr>
            <w:tcW w:w="0" w:type="auto"/>
          </w:tcPr>
          <w:p w14:paraId="64FCDA7E" w14:textId="4B82480A" w:rsidR="005323B5" w:rsidRDefault="005323B5" w:rsidP="00513510">
            <w:pPr>
              <w:rPr>
                <w:ins w:id="905" w:author="David Conklin" w:date="2021-05-12T06:10:00Z"/>
              </w:rPr>
            </w:pPr>
            <w:ins w:id="906" w:author="David Conklin" w:date="2021-05-12T06:16:00Z">
              <w:r>
                <w:t>LAI</w:t>
              </w:r>
            </w:ins>
          </w:p>
        </w:tc>
      </w:tr>
    </w:tbl>
    <w:p w14:paraId="6DB5A896" w14:textId="12132836" w:rsidR="003365BC" w:rsidRDefault="003365BC" w:rsidP="00513510">
      <w:pPr>
        <w:rPr>
          <w:ins w:id="907" w:author="David Conklin" w:date="2021-05-12T06:18:00Z"/>
        </w:rPr>
      </w:pPr>
    </w:p>
    <w:p w14:paraId="51C9592C" w14:textId="77777777" w:rsidR="00330575" w:rsidRDefault="00330575" w:rsidP="00513510">
      <w:pPr>
        <w:rPr>
          <w:ins w:id="908" w:author="David Conklin" w:date="2021-05-12T06:21:00Z"/>
        </w:rPr>
      </w:pPr>
      <w:ins w:id="909" w:author="David Conklin" w:date="2021-05-12T06:18:00Z">
        <w:r>
          <w:t>The default value for WIDTH_MIN</w:t>
        </w:r>
      </w:ins>
      <w:ins w:id="910" w:author="David Conklin" w:date="2021-05-12T06:19:00Z">
        <w:r>
          <w:t xml:space="preserve"> in meters</w:t>
        </w:r>
      </w:ins>
      <w:ins w:id="911" w:author="David Conklin" w:date="2021-05-12T06:18:00Z">
        <w:r>
          <w:t xml:space="preserve"> is </w:t>
        </w:r>
      </w:ins>
      <w:ins w:id="912" w:author="David Conklin" w:date="2021-05-12T06:19:00Z">
        <w:r>
          <w:t>the square of the order of the reach (headwat</w:t>
        </w:r>
      </w:ins>
      <w:ins w:id="913" w:author="David Conklin" w:date="2021-05-12T06:20:00Z">
        <w:r>
          <w:t>er reaches have order 1, and order increases going downstream).</w:t>
        </w:r>
      </w:ins>
    </w:p>
    <w:p w14:paraId="19E531C8" w14:textId="77777777" w:rsidR="00330575" w:rsidRDefault="00330575" w:rsidP="00513510">
      <w:pPr>
        <w:rPr>
          <w:ins w:id="914" w:author="David Conklin" w:date="2021-05-12T06:21:00Z"/>
        </w:rPr>
      </w:pPr>
    </w:p>
    <w:p w14:paraId="04AABF38" w14:textId="77777777" w:rsidR="00330575" w:rsidRDefault="00330575" w:rsidP="00513510">
      <w:pPr>
        <w:rPr>
          <w:ins w:id="915" w:author="David Conklin" w:date="2021-05-12T06:22:00Z"/>
        </w:rPr>
      </w:pPr>
      <w:ins w:id="916" w:author="David Conklin" w:date="2021-05-12T06:22:00Z">
        <w:r>
          <w:t>There is a symbol defined for the minimum flow in the smallest reaches:</w:t>
        </w:r>
      </w:ins>
    </w:p>
    <w:p w14:paraId="03FA4FF3" w14:textId="300E8801" w:rsidR="00330575" w:rsidDel="00330575" w:rsidRDefault="00330575" w:rsidP="00330575">
      <w:pPr>
        <w:rPr>
          <w:del w:id="917" w:author="David Conklin" w:date="2021-05-12T06:23:00Z"/>
        </w:rPr>
      </w:pPr>
      <w:bookmarkStart w:id="918" w:name="_Toc71709896"/>
      <w:ins w:id="919" w:author="David Conklin" w:date="2021-05-12T06:23:00Z">
        <w:r w:rsidRPr="00330575">
          <w:lastRenderedPageBreak/>
          <w:t>#define NOMINAL_LOW_FLOW_CMS 0.010 /* 10 liters of water per sec */</w:t>
        </w:r>
      </w:ins>
      <w:bookmarkEnd w:id="918"/>
    </w:p>
    <w:p w14:paraId="38844D3B" w14:textId="11B71B9F" w:rsidR="00330575" w:rsidRDefault="00330575" w:rsidP="002D2159">
      <w:pPr>
        <w:pStyle w:val="Heading1"/>
        <w:rPr>
          <w:ins w:id="920" w:author="David Conklin" w:date="2021-05-12T06:24:00Z"/>
          <w:rFonts w:asciiTheme="minorHAnsi" w:eastAsiaTheme="minorHAnsi" w:hAnsiTheme="minorHAnsi" w:cstheme="minorBidi"/>
          <w:color w:val="auto"/>
          <w:sz w:val="22"/>
          <w:szCs w:val="22"/>
        </w:rPr>
      </w:pPr>
    </w:p>
    <w:p w14:paraId="38AB7050" w14:textId="22E2A7BF" w:rsidR="00330575" w:rsidRDefault="00330575" w:rsidP="00330575">
      <w:pPr>
        <w:rPr>
          <w:ins w:id="921" w:author="David Conklin" w:date="2021-05-12T06:30:00Z"/>
        </w:rPr>
      </w:pPr>
      <w:ins w:id="922" w:author="David Conklin" w:date="2021-05-12T06:24:00Z">
        <w:r>
          <w:t xml:space="preserve">This value was chosen </w:t>
        </w:r>
      </w:ins>
      <w:ins w:id="923" w:author="David Conklin" w:date="2021-05-12T06:26:00Z">
        <w:r w:rsidR="00124AAC">
          <w:t xml:space="preserve">partly </w:t>
        </w:r>
      </w:ins>
      <w:ins w:id="924" w:author="David Conklin" w:date="2021-05-12T06:24:00Z">
        <w:r>
          <w:t xml:space="preserve">so as to </w:t>
        </w:r>
      </w:ins>
      <w:ins w:id="925" w:author="David Conklin" w:date="2021-05-12T06:25:00Z">
        <w:r>
          <w:t xml:space="preserve">prevent </w:t>
        </w:r>
        <w:r w:rsidR="00124AAC">
          <w:t>mathematical issues in the flow calculations</w:t>
        </w:r>
      </w:ins>
      <w:ins w:id="926" w:author="David Conklin" w:date="2021-05-12T06:26:00Z">
        <w:r w:rsidR="00124AAC">
          <w:t>.</w:t>
        </w:r>
      </w:ins>
      <w:ins w:id="927" w:author="David Conklin" w:date="2021-05-12T06:27:00Z">
        <w:r w:rsidR="00124AAC">
          <w:t xml:space="preserve">  For re</w:t>
        </w:r>
      </w:ins>
      <w:ins w:id="928" w:author="David Conklin" w:date="2021-05-12T06:28:00Z">
        <w:r w:rsidR="00124AAC">
          <w:t xml:space="preserve">aches of order 2 and larger, the Q_MIN value in cms defaults to </w:t>
        </w:r>
      </w:ins>
      <w:ins w:id="929" w:author="David Conklin" w:date="2021-05-12T06:29:00Z">
        <w:r w:rsidR="00124AAC">
          <w:t>(order – 1)</w:t>
        </w:r>
        <w:r w:rsidR="00124AAC">
          <w:rPr>
            <w:vertAlign w:val="superscript"/>
          </w:rPr>
          <w:t>3</w:t>
        </w:r>
      </w:ins>
      <w:ins w:id="930" w:author="David Conklin" w:date="2021-05-12T06:30:00Z">
        <w:r w:rsidR="00124AAC">
          <w:t>.</w:t>
        </w:r>
      </w:ins>
    </w:p>
    <w:p w14:paraId="6C4A0CC5" w14:textId="6FD8DF38" w:rsidR="00124AAC" w:rsidRDefault="00124AAC" w:rsidP="00330575">
      <w:pPr>
        <w:rPr>
          <w:ins w:id="931" w:author="David Conklin" w:date="2021-05-12T06:30:00Z"/>
        </w:rPr>
      </w:pPr>
    </w:p>
    <w:p w14:paraId="545FE987" w14:textId="7C52A08F" w:rsidR="003F72D6" w:rsidRDefault="003F72D6" w:rsidP="003F72D6">
      <w:pPr>
        <w:rPr>
          <w:ins w:id="932" w:author="David Conklin" w:date="2021-05-12T06:35:00Z"/>
          <w:rFonts w:ascii="Calibri" w:eastAsia="Times New Roman" w:hAnsi="Calibri" w:cs="Calibri"/>
        </w:rPr>
      </w:pPr>
      <w:ins w:id="933" w:author="David Conklin" w:date="2021-05-12T06:32:00Z">
        <w:r>
          <w:t>VEGHT_CALC</w:t>
        </w:r>
      </w:ins>
      <w:ins w:id="934"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935" w:author="David Conklin" w:date="2021-05-12T06:34:00Z">
        <w:r>
          <w:rPr>
            <w:rFonts w:ascii="Calibri" w:eastAsia="Times New Roman" w:hAnsi="Calibri" w:cs="Calibri"/>
          </w:rPr>
          <w:t>.</w:t>
        </w:r>
      </w:ins>
    </w:p>
    <w:p w14:paraId="08E680F8" w14:textId="0DEE56AE" w:rsidR="003F72D6" w:rsidRDefault="003F72D6" w:rsidP="003F72D6">
      <w:pPr>
        <w:rPr>
          <w:ins w:id="936" w:author="David Conklin" w:date="2021-05-12T06:35:00Z"/>
          <w:rFonts w:ascii="Calibri" w:eastAsia="Times New Roman" w:hAnsi="Calibri" w:cs="Calibri"/>
        </w:rPr>
      </w:pPr>
    </w:p>
    <w:p w14:paraId="0B80079D" w14:textId="276B1F12" w:rsidR="003F72D6" w:rsidRDefault="003F72D6" w:rsidP="003F72D6">
      <w:pPr>
        <w:rPr>
          <w:ins w:id="937" w:author="David Conklin" w:date="2021-05-12T06:38:00Z"/>
          <w:rFonts w:ascii="Calibri" w:eastAsia="Times New Roman" w:hAnsi="Calibri" w:cs="Calibri"/>
        </w:rPr>
      </w:pPr>
      <w:ins w:id="938"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939" w:author="David Conklin" w:date="2021-05-12T06:36:00Z">
        <w:r w:rsidR="005323B5">
          <w:rPr>
            <w:rFonts w:ascii="Calibri" w:eastAsia="Times New Roman" w:hAnsi="Calibri" w:cs="Calibri"/>
          </w:rPr>
          <w:t>sed on the LAI attributes of the streamside IDUs.  Beers Law is used to calculate vegetation density from the lea</w:t>
        </w:r>
      </w:ins>
      <w:ins w:id="940" w:author="David Conklin" w:date="2021-05-12T06:37:00Z">
        <w:r w:rsidR="005323B5">
          <w:rPr>
            <w:rFonts w:ascii="Calibri" w:eastAsia="Times New Roman" w:hAnsi="Calibri" w:cs="Calibri"/>
          </w:rPr>
          <w:t>f area index.</w:t>
        </w:r>
      </w:ins>
      <w:ins w:id="941"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942" w:author="David Conklin" w:date="2021-05-12T11:04:00Z"/>
          <w:rFonts w:ascii="Calibri" w:eastAsia="Times New Roman" w:hAnsi="Calibri" w:cs="Calibri"/>
        </w:rPr>
      </w:pPr>
      <w:ins w:id="943"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944" w:author="David Conklin" w:date="2021-05-12T11:04:00Z"/>
          <w:rFonts w:ascii="Calibri" w:eastAsia="Times New Roman" w:hAnsi="Calibri" w:cs="Calibri"/>
        </w:rPr>
      </w:pPr>
    </w:p>
    <w:p w14:paraId="0A33370C" w14:textId="717DFF45" w:rsidR="00EF6419" w:rsidRPr="005323B5" w:rsidRDefault="00EF6419" w:rsidP="00330575">
      <w:pPr>
        <w:rPr>
          <w:ins w:id="945" w:author="David Conklin" w:date="2021-05-12T06:24:00Z"/>
          <w:rFonts w:ascii="Calibri" w:eastAsia="Times New Roman" w:hAnsi="Calibri" w:cs="Calibri"/>
          <w:rPrChange w:id="946" w:author="David Conklin" w:date="2021-05-12T06:40:00Z">
            <w:rPr>
              <w:ins w:id="947" w:author="David Conklin" w:date="2021-05-12T06:24:00Z"/>
              <w:rFonts w:asciiTheme="minorHAnsi" w:eastAsiaTheme="minorHAnsi" w:hAnsiTheme="minorHAnsi" w:cstheme="minorBidi"/>
              <w:color w:val="auto"/>
              <w:sz w:val="22"/>
              <w:szCs w:val="22"/>
            </w:rPr>
          </w:rPrChange>
        </w:rPr>
        <w:pPrChange w:id="948" w:author="David Conklin" w:date="2021-05-12T06:24:00Z">
          <w:pPr>
            <w:pStyle w:val="Heading1"/>
          </w:pPr>
        </w:pPrChange>
      </w:pPr>
      <w:ins w:id="949" w:author="David Conklin" w:date="2021-05-12T11:04:00Z">
        <w:r>
          <w:rPr>
            <w:rFonts w:ascii="Calibri" w:eastAsia="Times New Roman" w:hAnsi="Calibri" w:cs="Calibri"/>
          </w:rPr>
          <w:t xml:space="preserve">As of May 2021, </w:t>
        </w:r>
      </w:ins>
      <w:ins w:id="950" w:author="David Conklin" w:date="2021-05-12T11:05:00Z">
        <w:r>
          <w:rPr>
            <w:rFonts w:ascii="Calibri" w:eastAsia="Times New Roman" w:hAnsi="Calibri" w:cs="Calibri"/>
          </w:rPr>
          <w:t>there are 11 Reach attributes</w:t>
        </w:r>
      </w:ins>
      <w:ins w:id="951" w:author="David Conklin" w:date="2021-05-12T11:06:00Z">
        <w:r>
          <w:rPr>
            <w:rFonts w:ascii="Calibri" w:eastAsia="Times New Roman" w:hAnsi="Calibri" w:cs="Calibri"/>
          </w:rPr>
          <w:t xml:space="preserve"> which are initialized during spinup to a non-physical token value</w:t>
        </w:r>
      </w:ins>
      <w:ins w:id="952" w:author="David Conklin" w:date="2021-05-12T11:07:00Z">
        <w:r>
          <w:rPr>
            <w:rFonts w:ascii="Calibri" w:eastAsia="Times New Roman" w:hAnsi="Calibri" w:cs="Calibri"/>
          </w:rPr>
          <w:t xml:space="preserve"> (-1), to indicate that observational data is not available: DEPTH_MIN, </w:t>
        </w:r>
      </w:ins>
      <w:ins w:id="953" w:author="David Conklin" w:date="2021-05-12T11:08:00Z">
        <w:r>
          <w:rPr>
            <w:rFonts w:ascii="Calibri" w:eastAsia="Times New Roman" w:hAnsi="Calibri" w:cs="Calibri"/>
          </w:rPr>
          <w:t xml:space="preserve">WIDTH_MIN, WIDTHGIVEN, VGDNSGIVEN, VEGHTGIVEN, VEG_HT_L, VEG_HT_R, TOPOELEV_E, TOPOELEV_S, TOPOELEV_W, and </w:t>
        </w:r>
      </w:ins>
      <w:ins w:id="954" w:author="David Conklin" w:date="2021-05-12T11:09:00Z">
        <w:r>
          <w:rPr>
            <w:rFonts w:ascii="Calibri" w:eastAsia="Times New Roman" w:hAnsi="Calibri" w:cs="Calibri"/>
          </w:rPr>
          <w:t>RADSWGIVEN.</w:t>
        </w:r>
      </w:ins>
    </w:p>
    <w:p w14:paraId="4A35B099" w14:textId="77777777" w:rsidR="00330575" w:rsidRPr="00EF6419" w:rsidRDefault="00330575" w:rsidP="00330575">
      <w:pPr>
        <w:rPr>
          <w:ins w:id="955" w:author="David Conklin" w:date="2021-05-12T06:23:00Z"/>
        </w:rPr>
        <w:pPrChange w:id="956" w:author="David Conklin" w:date="2021-05-12T06:23:00Z">
          <w:pPr/>
        </w:pPrChange>
      </w:pPr>
    </w:p>
    <w:p w14:paraId="6D87310E" w14:textId="1899533E" w:rsidR="00BD69AE" w:rsidRDefault="00BD69AE" w:rsidP="002D2159">
      <w:pPr>
        <w:pStyle w:val="Heading1"/>
      </w:pPr>
      <w:bookmarkStart w:id="957" w:name="_Toc71709897"/>
      <w:r>
        <w:t>Stream flow and stream temperature</w:t>
      </w:r>
      <w:bookmarkEnd w:id="957"/>
    </w:p>
    <w:p w14:paraId="224B0981" w14:textId="77777777" w:rsidR="008C7362" w:rsidRDefault="008C7362" w:rsidP="008C7362">
      <w:pPr>
        <w:pStyle w:val="Heading2"/>
      </w:pPr>
      <w:bookmarkStart w:id="958" w:name="_Toc50800503"/>
      <w:bookmarkStart w:id="959" w:name="_Toc54090937"/>
      <w:bookmarkStart w:id="960" w:name="_Toc71709898"/>
      <w:r>
        <w:t>Water parcels</w:t>
      </w:r>
      <w:bookmarkEnd w:id="958"/>
      <w:bookmarkEnd w:id="959"/>
      <w:bookmarkEnd w:id="96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961" w:name="_Toc71709899"/>
      <w:r>
        <w:t>Daily water mass and energy balance</w:t>
      </w:r>
      <w:bookmarkEnd w:id="96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62" w:name="_Toc71709900"/>
      <w:r>
        <w:t>Estimating the rate of flow</w:t>
      </w:r>
      <w:r w:rsidR="006A13B7">
        <w:t xml:space="preserve"> </w:t>
      </w:r>
      <w:r>
        <w:t>in a stream reach</w:t>
      </w:r>
      <w:bookmarkEnd w:id="96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w:t>
      </w:r>
      <w:r w:rsidR="00E45E68">
        <w:lastRenderedPageBreak/>
        <w:t>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lastRenderedPageBreak/>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w:t>
      </w:r>
      <w:r>
        <w:lastRenderedPageBreak/>
        <w:t>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63" w:name="_Toc71709901"/>
      <w:r>
        <w:t>Estimating the surface area of the water in a subreach</w:t>
      </w:r>
      <w:bookmarkEnd w:id="963"/>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64" w:name="_Toc71709902"/>
      <w:r>
        <w:lastRenderedPageBreak/>
        <w:t>Water temperature from thermal energy</w:t>
      </w:r>
      <w:bookmarkEnd w:id="96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65" w:name="_Toc71709903"/>
      <w:r>
        <w:t>Boundary conditions for stream water temperature</w:t>
      </w:r>
      <w:bookmarkEnd w:id="96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lastRenderedPageBreak/>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66" w:name="_Toc71709904"/>
      <w:r>
        <w:t>Thermal stratification in reservoirs</w:t>
      </w:r>
      <w:bookmarkEnd w:id="96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67" w:name="_Toc71709905"/>
      <w:r>
        <w:t>Thermal loading</w:t>
      </w:r>
      <w:bookmarkEnd w:id="96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w:t>
      </w:r>
      <w:r>
        <w:lastRenderedPageBreak/>
        <w:t>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68" w:name="_Toc71709906"/>
      <w:r>
        <w:t>Reservoirs</w:t>
      </w:r>
      <w:bookmarkEnd w:id="96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lastRenderedPageBreak/>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69" w:name="_Toc71709907"/>
      <w:r>
        <w:t>Reservoir data</w:t>
      </w:r>
      <w:bookmarkEnd w:id="96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w:t>
      </w:r>
      <w:r w:rsidR="009F2CF4">
        <w:lastRenderedPageBreak/>
        <w:t>{ScenarioName}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70" w:name="_Toc71709908"/>
      <w:r>
        <w:lastRenderedPageBreak/>
        <w:t>Reservoir data sources</w:t>
      </w:r>
      <w:bookmarkEnd w:id="97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71" w:name="_Toc71709909"/>
      <w:r>
        <w:t>Creating a new study area</w:t>
      </w:r>
      <w:r w:rsidR="00A55502">
        <w:t xml:space="preserve"> from a watershed within the WRB</w:t>
      </w:r>
      <w:bookmarkEnd w:id="97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29DBC5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D6752">
        <w:t xml:space="preserve">Figure </w:t>
      </w:r>
      <w:r w:rsidR="002D675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72" w:name="_Toc71709910"/>
      <w:r>
        <w:t>Limitations of subbasin simulations</w:t>
      </w:r>
      <w:bookmarkEnd w:id="97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73" w:name="_Toc71709911"/>
      <w:r>
        <w:t>Calibration procedure</w:t>
      </w:r>
      <w:bookmarkEnd w:id="973"/>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74" w:name="_Toc71709912"/>
      <w:r>
        <w:t>Using PEST to determine HBV parameter values</w:t>
      </w:r>
      <w:bookmarkEnd w:id="97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75" w:name="_Toc71709913"/>
      <w:r>
        <w:t>Calibrating streamflows using stream gage measurements</w:t>
      </w:r>
      <w:bookmarkEnd w:id="97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76" w:name="_Toc71709914"/>
      <w:r>
        <w:t>Calibrating stream temperatures</w:t>
      </w:r>
      <w:bookmarkEnd w:id="97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77" w:name="_Toc71709915"/>
      <w:r>
        <w:lastRenderedPageBreak/>
        <w:t>North Santiam study area</w:t>
      </w:r>
      <w:bookmarkEnd w:id="977"/>
    </w:p>
    <w:p w14:paraId="24DE991F" w14:textId="77777777" w:rsidR="000C5A18" w:rsidRDefault="000C5A18" w:rsidP="000C5A18"/>
    <w:p w14:paraId="0AA4F828" w14:textId="7B5D572B"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D6752">
        <w:t xml:space="preserve">Figure </w:t>
      </w:r>
      <w:r w:rsidR="002D6752">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78" w:name="_Toc71709916"/>
      <w:r>
        <w:rPr>
          <w:rFonts w:eastAsia="Times New Roman"/>
        </w:rPr>
        <w:t>Instream water rights</w:t>
      </w:r>
      <w:bookmarkEnd w:id="97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03CBB0A4" w:rsidR="00AE364B" w:rsidRDefault="005C1A69" w:rsidP="005C1A69">
      <w:pPr>
        <w:pStyle w:val="Caption"/>
      </w:pPr>
      <w:bookmarkStart w:id="97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D6752">
        <w:rPr>
          <w:noProof/>
        </w:rPr>
        <w:t>6</w:t>
      </w:r>
      <w:r w:rsidR="000B183E">
        <w:rPr>
          <w:noProof/>
        </w:rPr>
        <w:fldChar w:fldCharType="end"/>
      </w:r>
      <w:r>
        <w:t xml:space="preserve">. Instream water rights in </w:t>
      </w:r>
      <w:r w:rsidR="00077987">
        <w:t>the North Santiam watershed</w:t>
      </w:r>
      <w:bookmarkEnd w:id="979"/>
    </w:p>
    <w:p w14:paraId="0FD5899C" w14:textId="77777777" w:rsidR="0092040E" w:rsidRDefault="0092040E" w:rsidP="0092040E"/>
    <w:p w14:paraId="0E0CDFE5" w14:textId="77777777" w:rsidR="00B91F45" w:rsidRDefault="00B47486" w:rsidP="00B91F45">
      <w:pPr>
        <w:pStyle w:val="Heading2"/>
      </w:pPr>
      <w:bookmarkStart w:id="980" w:name="_Toc71709917"/>
      <w:r>
        <w:t xml:space="preserve">Municipal </w:t>
      </w:r>
      <w:r w:rsidR="00057A5D">
        <w:t>w</w:t>
      </w:r>
      <w:r>
        <w:t xml:space="preserve">ater </w:t>
      </w:r>
      <w:r w:rsidR="00D97755">
        <w:t>r</w:t>
      </w:r>
      <w:r>
        <w:t>ights</w:t>
      </w:r>
      <w:bookmarkEnd w:id="980"/>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981" w:name="_Toc71709918"/>
      <w:r>
        <w:t>McKenzie Basin Wetlands Study</w:t>
      </w:r>
      <w:bookmarkEnd w:id="981"/>
    </w:p>
    <w:p w14:paraId="79498AD8" w14:textId="77777777" w:rsidR="00736461" w:rsidRPr="00D97CDA" w:rsidRDefault="00736461" w:rsidP="00A8214A"/>
    <w:p w14:paraId="2403DDA0" w14:textId="063D759E" w:rsidR="00275338" w:rsidRDefault="003613A1" w:rsidP="00A8214A">
      <w:pPr>
        <w:pStyle w:val="Heading2"/>
      </w:pPr>
      <w:bookmarkStart w:id="982" w:name="_Toc71709919"/>
      <w:r>
        <w:t xml:space="preserve">Project </w:t>
      </w:r>
      <w:r w:rsidR="00DC262D">
        <w:t>Overview</w:t>
      </w:r>
      <w:bookmarkEnd w:id="982"/>
    </w:p>
    <w:p w14:paraId="6C66CC56" w14:textId="2BB084DA"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D6752">
        <w:t xml:space="preserve">Figure </w:t>
      </w:r>
      <w:r w:rsidR="002D6752">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685563A" w:rsidR="00275338" w:rsidRDefault="009767A5" w:rsidP="00A8214A">
      <w:pPr>
        <w:pStyle w:val="Caption"/>
      </w:pPr>
      <w:bookmarkStart w:id="983" w:name="_Ref48282850"/>
      <w:bookmarkStart w:id="984" w:name="_Toc53219839"/>
      <w:r>
        <w:t xml:space="preserve">Figure </w:t>
      </w:r>
      <w:fldSimple w:instr=" SEQ Figure \* ARABIC ">
        <w:r w:rsidR="002D6752">
          <w:rPr>
            <w:noProof/>
          </w:rPr>
          <w:t>7</w:t>
        </w:r>
      </w:fldSimple>
      <w:bookmarkEnd w:id="983"/>
      <w:r>
        <w:t>. McKenzie basin in CW3M screen capture</w:t>
      </w:r>
      <w:bookmarkEnd w:id="98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5F1D0A4B" w:rsidR="004D33B7" w:rsidRDefault="009767A5" w:rsidP="00A8214A">
      <w:pPr>
        <w:pStyle w:val="Caption"/>
      </w:pPr>
      <w:bookmarkStart w:id="985" w:name="_Ref48282776"/>
      <w:bookmarkStart w:id="986" w:name="_Ref48282732"/>
      <w:bookmarkStart w:id="987" w:name="_Toc53219840"/>
      <w:r>
        <w:t xml:space="preserve">Figure </w:t>
      </w:r>
      <w:fldSimple w:instr=" SEQ Figure \* ARABIC ">
        <w:r w:rsidR="002D6752">
          <w:rPr>
            <w:noProof/>
          </w:rPr>
          <w:t>8</w:t>
        </w:r>
      </w:fldSimple>
      <w:bookmarkEnd w:id="985"/>
      <w:r>
        <w:t>. Wetlands in the lower McKenzie basin, with their WETL_ID attribute values</w:t>
      </w:r>
      <w:bookmarkEnd w:id="986"/>
      <w:bookmarkEnd w:id="987"/>
    </w:p>
    <w:p w14:paraId="364BDC9E" w14:textId="77777777" w:rsidR="004D33B7" w:rsidRDefault="004D33B7" w:rsidP="00275338"/>
    <w:p w14:paraId="6EF95807" w14:textId="5E566C26" w:rsidR="003613A1" w:rsidRDefault="003613A1" w:rsidP="00A8214A">
      <w:pPr>
        <w:pStyle w:val="Heading2"/>
      </w:pPr>
      <w:bookmarkStart w:id="988" w:name="_Toc71709920"/>
      <w:r>
        <w:t>Model and Simulation Overview</w:t>
      </w:r>
      <w:bookmarkEnd w:id="988"/>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89" w:name="_Toc71709921"/>
      <w:r>
        <w:t>McKenzie wetlands in the initial versions of the IDU, HRU, and Reach data layers</w:t>
      </w:r>
      <w:bookmarkEnd w:id="989"/>
    </w:p>
    <w:p w14:paraId="79661602" w14:textId="1076F6A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D6752">
        <w:t xml:space="preserve">Figure </w:t>
      </w:r>
      <w:r w:rsidR="002D675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90" w:name="_Toc49175988"/>
      <w:bookmarkStart w:id="991" w:name="_Toc71709922"/>
      <w:r>
        <w:t>Data changes for better representation of wetlands</w:t>
      </w:r>
      <w:bookmarkEnd w:id="990"/>
      <w:bookmarkEnd w:id="99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92" w:name="_Toc71709923"/>
      <w:r>
        <w:t xml:space="preserve">Projection, </w:t>
      </w:r>
      <w:r w:rsidR="006F174A">
        <w:t>Calendar</w:t>
      </w:r>
      <w:r>
        <w:t>,</w:t>
      </w:r>
      <w:r w:rsidR="006F174A">
        <w:t xml:space="preserve"> and </w:t>
      </w:r>
      <w:r w:rsidR="009D540F">
        <w:t>Units</w:t>
      </w:r>
      <w:bookmarkEnd w:id="99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93" w:name="_Toc71709924"/>
      <w:r>
        <w:t>Simulation of changes in wetlands over time</w:t>
      </w:r>
      <w:bookmarkEnd w:id="99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94" w:name="_Toc71709925"/>
      <w:r>
        <w:t xml:space="preserve">How wetlands </w:t>
      </w:r>
      <w:r w:rsidR="000806A1">
        <w:t>are</w:t>
      </w:r>
      <w:r>
        <w:t xml:space="preserve"> represented</w:t>
      </w:r>
      <w:r w:rsidR="006D6388">
        <w:t xml:space="preserve"> in the model</w:t>
      </w:r>
      <w:bookmarkEnd w:id="99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95" w:name="_Toc71709926"/>
      <w:r>
        <w:t xml:space="preserve">The Wetland class and </w:t>
      </w:r>
      <w:r w:rsidR="00875B17">
        <w:t>Wetland objects in the C++ code</w:t>
      </w:r>
      <w:bookmarkEnd w:id="995"/>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996" w:name="_Toc71709927"/>
      <w:r>
        <w:t>Attributes of interest in the wetlands study</w:t>
      </w:r>
      <w:bookmarkEnd w:id="99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97" w:name="_Toc71709928"/>
      <w:r>
        <w:t>A WETNESS attribute</w:t>
      </w:r>
      <w:bookmarkEnd w:id="99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98" w:name="_Toc71709929"/>
      <w:r>
        <w:t>Calculating the exchange of water between the wetland and the reach</w:t>
      </w:r>
      <w:bookmarkEnd w:id="998"/>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99" w:name="_Toc71709930"/>
      <w:r>
        <w:t xml:space="preserve">Wetland </w:t>
      </w:r>
      <w:r w:rsidR="007A55EC">
        <w:t xml:space="preserve">IDU </w:t>
      </w:r>
      <w:r>
        <w:t>parameters</w:t>
      </w:r>
      <w:bookmarkEnd w:id="99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000" w:name="_Toc71709931"/>
      <w:r>
        <w:t>Reach parameters</w:t>
      </w:r>
      <w:bookmarkEnd w:id="1000"/>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001" w:name="_Toc71709932"/>
      <w:r>
        <w:t>Implementation of the exchange of water between the wetland and the reach</w:t>
      </w:r>
      <w:bookmarkEnd w:id="1001"/>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002" w:name="_Toc71709933"/>
      <w:r>
        <w:t>Standing water temperature</w:t>
      </w:r>
      <w:bookmarkEnd w:id="1002"/>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1003" w:name="_Toc71709934"/>
      <w:r>
        <w:t>Evapotranspiration from wetlands</w:t>
      </w:r>
      <w:bookmarkEnd w:id="1003"/>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004" w:name="_Toc71709935"/>
      <w:r>
        <w:t>Loss (or gain) of wetlands</w:t>
      </w:r>
      <w:bookmarkEnd w:id="1004"/>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05" w:name="_Toc71709936"/>
      <w:r>
        <w:t>Reality check</w:t>
      </w:r>
      <w:bookmarkEnd w:id="1005"/>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06" w:name="_Toc71709937"/>
      <w:r>
        <w:lastRenderedPageBreak/>
        <w:t>High Cascades Springs</w:t>
      </w:r>
      <w:bookmarkEnd w:id="1006"/>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07" w:name="_Toc71709938"/>
      <w:r>
        <w:t>Calibration</w:t>
      </w:r>
      <w:r w:rsidR="00B06ED6">
        <w:t xml:space="preserve"> and simulation skill</w:t>
      </w:r>
      <w:bookmarkEnd w:id="1007"/>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008" w:name="_Toc71709939"/>
      <w:r>
        <w:t>Analysis of</w:t>
      </w:r>
      <w:r w:rsidR="003024C9">
        <w:t xml:space="preserve"> locations where the model has low skill</w:t>
      </w:r>
      <w:bookmarkEnd w:id="100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009" w:name="_Toc71709940"/>
      <w:r>
        <w:t>Simulated McKenzie basin water budget</w:t>
      </w:r>
      <w:r w:rsidR="00334ED8">
        <w:t xml:space="preserve"> and thermal energy budget</w:t>
      </w:r>
      <w:bookmarkEnd w:id="1009"/>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010" w:name="_Toc71709941"/>
      <w:r>
        <w:t>CW3M v. Shade-a-lator</w:t>
      </w:r>
      <w:bookmarkEnd w:id="101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011" w:name="_Toc71709942"/>
      <w:r>
        <w:t>Comparison of CW3M results to Shade-a-lator results</w:t>
      </w:r>
      <w:bookmarkEnd w:id="1011"/>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3171B74" w:rsidR="005C537E" w:rsidRDefault="005C537E" w:rsidP="005C537E">
      <w:pPr>
        <w:pStyle w:val="Caption"/>
      </w:pPr>
      <w:bookmarkStart w:id="1012" w:name="_Ref48286765"/>
      <w:bookmarkStart w:id="1013" w:name="_Toc53219841"/>
      <w:r>
        <w:t xml:space="preserve">Figure </w:t>
      </w:r>
      <w:fldSimple w:instr=" SEQ Figure \* ARABIC ">
        <w:r w:rsidR="002D6752">
          <w:rPr>
            <w:noProof/>
          </w:rPr>
          <w:t>9</w:t>
        </w:r>
      </w:fldSimple>
      <w:bookmarkEnd w:id="1012"/>
      <w:r>
        <w:t>. Clackamas basin in CW3M screen capture</w:t>
      </w:r>
      <w:bookmarkEnd w:id="101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14" w:name="_Toc71709943"/>
      <w:r>
        <w:t>The Clackamas Basin</w:t>
      </w:r>
      <w:bookmarkEnd w:id="1014"/>
    </w:p>
    <w:p w14:paraId="4A96B042" w14:textId="77777777" w:rsidR="005C537E" w:rsidRPr="000E6A65" w:rsidRDefault="005C537E" w:rsidP="005C537E"/>
    <w:p w14:paraId="11F4A966" w14:textId="2FB89A4C"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D6752">
        <w:t xml:space="preserve">Figure </w:t>
      </w:r>
      <w:r w:rsidR="002D675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015" w:name="_Toc71709944"/>
      <w:r>
        <w:t>Directory structure and file names</w:t>
      </w:r>
      <w:bookmarkEnd w:id="101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16" w:name="_Toc71709945"/>
      <w:r>
        <w:lastRenderedPageBreak/>
        <w:t xml:space="preserve">Release </w:t>
      </w:r>
      <w:r w:rsidR="00E735F4">
        <w:t>Log</w:t>
      </w:r>
      <w:bookmarkEnd w:id="101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017" w:name="_Toc71709946"/>
      <w:r>
        <w:t>References</w:t>
      </w:r>
      <w:bookmarkEnd w:id="101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018" w:name="_Toc71709947"/>
      <w:r>
        <w:rPr>
          <w:rFonts w:eastAsiaTheme="minorHAnsi"/>
        </w:rPr>
        <w:t>Acronyms</w:t>
      </w:r>
      <w:r w:rsidR="009D540F">
        <w:rPr>
          <w:rFonts w:eastAsiaTheme="minorHAnsi"/>
        </w:rPr>
        <w:t xml:space="preserve"> and Abbreviations</w:t>
      </w:r>
      <w:bookmarkEnd w:id="1018"/>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9470D" w14:textId="77777777" w:rsidR="00F21D31" w:rsidRDefault="00F21D31" w:rsidP="00064E77">
      <w:r>
        <w:separator/>
      </w:r>
    </w:p>
  </w:endnote>
  <w:endnote w:type="continuationSeparator" w:id="0">
    <w:p w14:paraId="6D9E0B12" w14:textId="77777777" w:rsidR="00F21D31" w:rsidRDefault="00F21D3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C34B2" w14:textId="77777777" w:rsidR="00F21D31" w:rsidRDefault="00F21D31" w:rsidP="00064E77">
      <w:r>
        <w:separator/>
      </w:r>
    </w:p>
  </w:footnote>
  <w:footnote w:type="continuationSeparator" w:id="0">
    <w:p w14:paraId="4B1107D5" w14:textId="77777777" w:rsidR="00F21D31" w:rsidRDefault="00F21D3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24AAC"/>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2C41"/>
    <w:rsid w:val="00263AF4"/>
    <w:rsid w:val="00264293"/>
    <w:rsid w:val="002659AB"/>
    <w:rsid w:val="002659EF"/>
    <w:rsid w:val="00267FD4"/>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D6"/>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4028D"/>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C1D"/>
    <w:rsid w:val="00613CE3"/>
    <w:rsid w:val="006176DA"/>
    <w:rsid w:val="006200EB"/>
    <w:rsid w:val="006231D1"/>
    <w:rsid w:val="00625C55"/>
    <w:rsid w:val="006313A1"/>
    <w:rsid w:val="00632DCA"/>
    <w:rsid w:val="0064217D"/>
    <w:rsid w:val="00645753"/>
    <w:rsid w:val="00647F96"/>
    <w:rsid w:val="00650CEA"/>
    <w:rsid w:val="006510D4"/>
    <w:rsid w:val="0065490A"/>
    <w:rsid w:val="00655BC7"/>
    <w:rsid w:val="006569CE"/>
    <w:rsid w:val="00660C8F"/>
    <w:rsid w:val="0066329B"/>
    <w:rsid w:val="006636CC"/>
    <w:rsid w:val="0066715F"/>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D96"/>
    <w:rsid w:val="006E3BFF"/>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57E25"/>
    <w:rsid w:val="00B6190A"/>
    <w:rsid w:val="00B62984"/>
    <w:rsid w:val="00B64193"/>
    <w:rsid w:val="00B65B7C"/>
    <w:rsid w:val="00B707C3"/>
    <w:rsid w:val="00B70EF0"/>
    <w:rsid w:val="00B729F3"/>
    <w:rsid w:val="00B7410E"/>
    <w:rsid w:val="00B74387"/>
    <w:rsid w:val="00B752C4"/>
    <w:rsid w:val="00B764D6"/>
    <w:rsid w:val="00B76B73"/>
    <w:rsid w:val="00B81710"/>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17E2"/>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4C46"/>
    <w:rsid w:val="00CB4C77"/>
    <w:rsid w:val="00CB55F8"/>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14FA"/>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31DF"/>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127133</TotalTime>
  <Pages>77</Pages>
  <Words>29176</Words>
  <Characters>166309</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523</cp:revision>
  <cp:lastPrinted>2021-04-18T16:57:00Z</cp:lastPrinted>
  <dcterms:created xsi:type="dcterms:W3CDTF">2018-11-09T13:56:00Z</dcterms:created>
  <dcterms:modified xsi:type="dcterms:W3CDTF">2021-05-12T18:22:00Z</dcterms:modified>
</cp:coreProperties>
</file>