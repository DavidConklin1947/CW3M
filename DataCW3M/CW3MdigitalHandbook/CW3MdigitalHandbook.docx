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DB97E01" w:rsidR="00064E77" w:rsidRPr="00064E77" w:rsidRDefault="0000027B" w:rsidP="00484223">
      <w:pPr>
        <w:pStyle w:val="Subtitle"/>
        <w:tabs>
          <w:tab w:val="left" w:pos="7950"/>
          <w:tab w:val="right" w:pos="9360"/>
        </w:tabs>
      </w:pPr>
      <w:r>
        <w:t>5/10</w:t>
      </w:r>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77FB4C59" w:rsidR="006231D1" w:rsidRDefault="00801BD3">
      <w:pPr>
        <w:ind w:left="288" w:hanging="288"/>
        <w:rPr>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DC3E686" w14:textId="65CB2012" w:rsidR="006231D1"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55619" w:history="1">
            <w:r w:rsidR="006231D1" w:rsidRPr="00DA2E90">
              <w:rPr>
                <w:rStyle w:val="Hyperlink"/>
                <w:noProof/>
              </w:rPr>
              <w:t>What is a digital handbook?</w:t>
            </w:r>
            <w:r w:rsidR="006231D1">
              <w:rPr>
                <w:noProof/>
                <w:webHidden/>
              </w:rPr>
              <w:tab/>
            </w:r>
            <w:r w:rsidR="006231D1">
              <w:rPr>
                <w:noProof/>
                <w:webHidden/>
              </w:rPr>
              <w:fldChar w:fldCharType="begin"/>
            </w:r>
            <w:r w:rsidR="006231D1">
              <w:rPr>
                <w:noProof/>
                <w:webHidden/>
              </w:rPr>
              <w:instrText xml:space="preserve"> PAGEREF _Toc71555619 \h </w:instrText>
            </w:r>
            <w:r w:rsidR="006231D1">
              <w:rPr>
                <w:noProof/>
                <w:webHidden/>
              </w:rPr>
            </w:r>
            <w:r w:rsidR="006231D1">
              <w:rPr>
                <w:noProof/>
                <w:webHidden/>
              </w:rPr>
              <w:fldChar w:fldCharType="separate"/>
            </w:r>
            <w:r w:rsidR="006231D1">
              <w:rPr>
                <w:noProof/>
                <w:webHidden/>
              </w:rPr>
              <w:t>4</w:t>
            </w:r>
            <w:r w:rsidR="006231D1">
              <w:rPr>
                <w:noProof/>
                <w:webHidden/>
              </w:rPr>
              <w:fldChar w:fldCharType="end"/>
            </w:r>
          </w:hyperlink>
        </w:p>
        <w:p w14:paraId="6F6F8788" w14:textId="499A0F83" w:rsidR="006231D1" w:rsidRDefault="006231D1">
          <w:pPr>
            <w:pStyle w:val="TOC1"/>
            <w:tabs>
              <w:tab w:val="right" w:leader="dot" w:pos="9350"/>
            </w:tabs>
            <w:rPr>
              <w:rFonts w:eastAsiaTheme="minorEastAsia"/>
              <w:noProof/>
            </w:rPr>
          </w:pPr>
          <w:hyperlink w:anchor="_Toc71555620" w:history="1">
            <w:r w:rsidRPr="00DA2E90">
              <w:rPr>
                <w:rStyle w:val="Hyperlink"/>
                <w:noProof/>
              </w:rPr>
              <w:t>CW3M concept</w:t>
            </w:r>
            <w:r>
              <w:rPr>
                <w:noProof/>
                <w:webHidden/>
              </w:rPr>
              <w:tab/>
            </w:r>
            <w:r>
              <w:rPr>
                <w:noProof/>
                <w:webHidden/>
              </w:rPr>
              <w:fldChar w:fldCharType="begin"/>
            </w:r>
            <w:r>
              <w:rPr>
                <w:noProof/>
                <w:webHidden/>
              </w:rPr>
              <w:instrText xml:space="preserve"> PAGEREF _Toc71555620 \h </w:instrText>
            </w:r>
            <w:r>
              <w:rPr>
                <w:noProof/>
                <w:webHidden/>
              </w:rPr>
            </w:r>
            <w:r>
              <w:rPr>
                <w:noProof/>
                <w:webHidden/>
              </w:rPr>
              <w:fldChar w:fldCharType="separate"/>
            </w:r>
            <w:r>
              <w:rPr>
                <w:noProof/>
                <w:webHidden/>
              </w:rPr>
              <w:t>4</w:t>
            </w:r>
            <w:r>
              <w:rPr>
                <w:noProof/>
                <w:webHidden/>
              </w:rPr>
              <w:fldChar w:fldCharType="end"/>
            </w:r>
          </w:hyperlink>
        </w:p>
        <w:p w14:paraId="24AF58FB" w14:textId="7E0FDB4D" w:rsidR="006231D1" w:rsidRDefault="006231D1">
          <w:pPr>
            <w:pStyle w:val="TOC2"/>
            <w:tabs>
              <w:tab w:val="right" w:leader="dot" w:pos="9350"/>
            </w:tabs>
            <w:rPr>
              <w:rFonts w:eastAsiaTheme="minorEastAsia"/>
              <w:noProof/>
            </w:rPr>
          </w:pPr>
          <w:hyperlink w:anchor="_Toc71555621" w:history="1">
            <w:r w:rsidRPr="00DA2E90">
              <w:rPr>
                <w:rStyle w:val="Hyperlink"/>
                <w:noProof/>
              </w:rPr>
              <w:t>A different kind of community model</w:t>
            </w:r>
            <w:r>
              <w:rPr>
                <w:noProof/>
                <w:webHidden/>
              </w:rPr>
              <w:tab/>
            </w:r>
            <w:r>
              <w:rPr>
                <w:noProof/>
                <w:webHidden/>
              </w:rPr>
              <w:fldChar w:fldCharType="begin"/>
            </w:r>
            <w:r>
              <w:rPr>
                <w:noProof/>
                <w:webHidden/>
              </w:rPr>
              <w:instrText xml:space="preserve"> PAGEREF _Toc71555621 \h </w:instrText>
            </w:r>
            <w:r>
              <w:rPr>
                <w:noProof/>
                <w:webHidden/>
              </w:rPr>
            </w:r>
            <w:r>
              <w:rPr>
                <w:noProof/>
                <w:webHidden/>
              </w:rPr>
              <w:fldChar w:fldCharType="separate"/>
            </w:r>
            <w:r>
              <w:rPr>
                <w:noProof/>
                <w:webHidden/>
              </w:rPr>
              <w:t>4</w:t>
            </w:r>
            <w:r>
              <w:rPr>
                <w:noProof/>
                <w:webHidden/>
              </w:rPr>
              <w:fldChar w:fldCharType="end"/>
            </w:r>
          </w:hyperlink>
        </w:p>
        <w:p w14:paraId="75F5504D" w14:textId="338A2A7C" w:rsidR="006231D1" w:rsidRDefault="006231D1">
          <w:pPr>
            <w:pStyle w:val="TOC2"/>
            <w:tabs>
              <w:tab w:val="right" w:leader="dot" w:pos="9350"/>
            </w:tabs>
            <w:rPr>
              <w:rFonts w:eastAsiaTheme="minorEastAsia"/>
              <w:noProof/>
            </w:rPr>
          </w:pPr>
          <w:hyperlink w:anchor="_Toc71555622" w:history="1">
            <w:r w:rsidRPr="00DA2E90">
              <w:rPr>
                <w:rStyle w:val="Hyperlink"/>
                <w:noProof/>
              </w:rPr>
              <w:t>What CW3M is for</w:t>
            </w:r>
            <w:r>
              <w:rPr>
                <w:noProof/>
                <w:webHidden/>
              </w:rPr>
              <w:tab/>
            </w:r>
            <w:r>
              <w:rPr>
                <w:noProof/>
                <w:webHidden/>
              </w:rPr>
              <w:fldChar w:fldCharType="begin"/>
            </w:r>
            <w:r>
              <w:rPr>
                <w:noProof/>
                <w:webHidden/>
              </w:rPr>
              <w:instrText xml:space="preserve"> PAGEREF _Toc71555622 \h </w:instrText>
            </w:r>
            <w:r>
              <w:rPr>
                <w:noProof/>
                <w:webHidden/>
              </w:rPr>
            </w:r>
            <w:r>
              <w:rPr>
                <w:noProof/>
                <w:webHidden/>
              </w:rPr>
              <w:fldChar w:fldCharType="separate"/>
            </w:r>
            <w:r>
              <w:rPr>
                <w:noProof/>
                <w:webHidden/>
              </w:rPr>
              <w:t>4</w:t>
            </w:r>
            <w:r>
              <w:rPr>
                <w:noProof/>
                <w:webHidden/>
              </w:rPr>
              <w:fldChar w:fldCharType="end"/>
            </w:r>
          </w:hyperlink>
        </w:p>
        <w:p w14:paraId="5F167FE0" w14:textId="754EDEEB" w:rsidR="006231D1" w:rsidRDefault="006231D1">
          <w:pPr>
            <w:pStyle w:val="TOC2"/>
            <w:tabs>
              <w:tab w:val="right" w:leader="dot" w:pos="9350"/>
            </w:tabs>
            <w:rPr>
              <w:rFonts w:eastAsiaTheme="minorEastAsia"/>
              <w:noProof/>
            </w:rPr>
          </w:pPr>
          <w:hyperlink w:anchor="_Toc71555623" w:history="1">
            <w:r w:rsidRPr="00DA2E90">
              <w:rPr>
                <w:rStyle w:val="Hyperlink"/>
                <w:noProof/>
              </w:rPr>
              <w:t>Management and maintenance</w:t>
            </w:r>
            <w:r>
              <w:rPr>
                <w:noProof/>
                <w:webHidden/>
              </w:rPr>
              <w:tab/>
            </w:r>
            <w:r>
              <w:rPr>
                <w:noProof/>
                <w:webHidden/>
              </w:rPr>
              <w:fldChar w:fldCharType="begin"/>
            </w:r>
            <w:r>
              <w:rPr>
                <w:noProof/>
                <w:webHidden/>
              </w:rPr>
              <w:instrText xml:space="preserve"> PAGEREF _Toc71555623 \h </w:instrText>
            </w:r>
            <w:r>
              <w:rPr>
                <w:noProof/>
                <w:webHidden/>
              </w:rPr>
            </w:r>
            <w:r>
              <w:rPr>
                <w:noProof/>
                <w:webHidden/>
              </w:rPr>
              <w:fldChar w:fldCharType="separate"/>
            </w:r>
            <w:r>
              <w:rPr>
                <w:noProof/>
                <w:webHidden/>
              </w:rPr>
              <w:t>5</w:t>
            </w:r>
            <w:r>
              <w:rPr>
                <w:noProof/>
                <w:webHidden/>
              </w:rPr>
              <w:fldChar w:fldCharType="end"/>
            </w:r>
          </w:hyperlink>
        </w:p>
        <w:p w14:paraId="7D348F69" w14:textId="11BEF336" w:rsidR="006231D1" w:rsidRDefault="006231D1">
          <w:pPr>
            <w:pStyle w:val="TOC1"/>
            <w:tabs>
              <w:tab w:val="right" w:leader="dot" w:pos="9350"/>
            </w:tabs>
            <w:rPr>
              <w:rFonts w:eastAsiaTheme="minorEastAsia"/>
              <w:noProof/>
            </w:rPr>
          </w:pPr>
          <w:hyperlink w:anchor="_Toc71555624" w:history="1">
            <w:r w:rsidRPr="00DA2E90">
              <w:rPr>
                <w:rStyle w:val="Hyperlink"/>
                <w:noProof/>
              </w:rPr>
              <w:t>CW3M – A “first principles” model with tuning knobs</w:t>
            </w:r>
            <w:r>
              <w:rPr>
                <w:noProof/>
                <w:webHidden/>
              </w:rPr>
              <w:tab/>
            </w:r>
            <w:r>
              <w:rPr>
                <w:noProof/>
                <w:webHidden/>
              </w:rPr>
              <w:fldChar w:fldCharType="begin"/>
            </w:r>
            <w:r>
              <w:rPr>
                <w:noProof/>
                <w:webHidden/>
              </w:rPr>
              <w:instrText xml:space="preserve"> PAGEREF _Toc71555624 \h </w:instrText>
            </w:r>
            <w:r>
              <w:rPr>
                <w:noProof/>
                <w:webHidden/>
              </w:rPr>
            </w:r>
            <w:r>
              <w:rPr>
                <w:noProof/>
                <w:webHidden/>
              </w:rPr>
              <w:fldChar w:fldCharType="separate"/>
            </w:r>
            <w:r>
              <w:rPr>
                <w:noProof/>
                <w:webHidden/>
              </w:rPr>
              <w:t>5</w:t>
            </w:r>
            <w:r>
              <w:rPr>
                <w:noProof/>
                <w:webHidden/>
              </w:rPr>
              <w:fldChar w:fldCharType="end"/>
            </w:r>
          </w:hyperlink>
        </w:p>
        <w:p w14:paraId="646EA395" w14:textId="07812B35" w:rsidR="006231D1" w:rsidRDefault="006231D1">
          <w:pPr>
            <w:pStyle w:val="TOC1"/>
            <w:tabs>
              <w:tab w:val="right" w:leader="dot" w:pos="9350"/>
            </w:tabs>
            <w:rPr>
              <w:rFonts w:eastAsiaTheme="minorEastAsia"/>
              <w:noProof/>
            </w:rPr>
          </w:pPr>
          <w:hyperlink w:anchor="_Toc71555625" w:history="1">
            <w:r w:rsidRPr="00DA2E90">
              <w:rPr>
                <w:rStyle w:val="Hyperlink"/>
                <w:noProof/>
              </w:rPr>
              <w:t>The tuning knobs</w:t>
            </w:r>
            <w:r>
              <w:rPr>
                <w:noProof/>
                <w:webHidden/>
              </w:rPr>
              <w:tab/>
            </w:r>
            <w:r>
              <w:rPr>
                <w:noProof/>
                <w:webHidden/>
              </w:rPr>
              <w:fldChar w:fldCharType="begin"/>
            </w:r>
            <w:r>
              <w:rPr>
                <w:noProof/>
                <w:webHidden/>
              </w:rPr>
              <w:instrText xml:space="preserve"> PAGEREF _Toc71555625 \h </w:instrText>
            </w:r>
            <w:r>
              <w:rPr>
                <w:noProof/>
                <w:webHidden/>
              </w:rPr>
            </w:r>
            <w:r>
              <w:rPr>
                <w:noProof/>
                <w:webHidden/>
              </w:rPr>
              <w:fldChar w:fldCharType="separate"/>
            </w:r>
            <w:r>
              <w:rPr>
                <w:noProof/>
                <w:webHidden/>
              </w:rPr>
              <w:t>6</w:t>
            </w:r>
            <w:r>
              <w:rPr>
                <w:noProof/>
                <w:webHidden/>
              </w:rPr>
              <w:fldChar w:fldCharType="end"/>
            </w:r>
          </w:hyperlink>
        </w:p>
        <w:p w14:paraId="03866F76" w14:textId="5250A015" w:rsidR="006231D1" w:rsidRDefault="006231D1">
          <w:pPr>
            <w:pStyle w:val="TOC2"/>
            <w:tabs>
              <w:tab w:val="right" w:leader="dot" w:pos="9350"/>
            </w:tabs>
            <w:rPr>
              <w:rFonts w:eastAsiaTheme="minorEastAsia"/>
              <w:noProof/>
            </w:rPr>
          </w:pPr>
          <w:hyperlink w:anchor="_Toc71555626" w:history="1">
            <w:r w:rsidRPr="00DA2E90">
              <w:rPr>
                <w:rStyle w:val="Hyperlink"/>
                <w:noProof/>
              </w:rPr>
              <w:t>ET_MULT – forest evapotranspiration</w:t>
            </w:r>
            <w:r>
              <w:rPr>
                <w:noProof/>
                <w:webHidden/>
              </w:rPr>
              <w:tab/>
            </w:r>
            <w:r>
              <w:rPr>
                <w:noProof/>
                <w:webHidden/>
              </w:rPr>
              <w:fldChar w:fldCharType="begin"/>
            </w:r>
            <w:r>
              <w:rPr>
                <w:noProof/>
                <w:webHidden/>
              </w:rPr>
              <w:instrText xml:space="preserve"> PAGEREF _Toc71555626 \h </w:instrText>
            </w:r>
            <w:r>
              <w:rPr>
                <w:noProof/>
                <w:webHidden/>
              </w:rPr>
            </w:r>
            <w:r>
              <w:rPr>
                <w:noProof/>
                <w:webHidden/>
              </w:rPr>
              <w:fldChar w:fldCharType="separate"/>
            </w:r>
            <w:r>
              <w:rPr>
                <w:noProof/>
                <w:webHidden/>
              </w:rPr>
              <w:t>6</w:t>
            </w:r>
            <w:r>
              <w:rPr>
                <w:noProof/>
                <w:webHidden/>
              </w:rPr>
              <w:fldChar w:fldCharType="end"/>
            </w:r>
          </w:hyperlink>
        </w:p>
        <w:p w14:paraId="576EBDA9" w14:textId="71428170" w:rsidR="006231D1" w:rsidRDefault="006231D1">
          <w:pPr>
            <w:pStyle w:val="TOC2"/>
            <w:tabs>
              <w:tab w:val="right" w:leader="dot" w:pos="9350"/>
            </w:tabs>
            <w:rPr>
              <w:rFonts w:eastAsiaTheme="minorEastAsia"/>
              <w:noProof/>
            </w:rPr>
          </w:pPr>
          <w:hyperlink w:anchor="_Toc71555627" w:history="1">
            <w:r w:rsidRPr="00DA2E90">
              <w:rPr>
                <w:rStyle w:val="Hyperlink"/>
                <w:noProof/>
              </w:rPr>
              <w:t>SOLAR_RADIATION_MULTIPLIER – reservoir insolation</w:t>
            </w:r>
            <w:r>
              <w:rPr>
                <w:noProof/>
                <w:webHidden/>
              </w:rPr>
              <w:tab/>
            </w:r>
            <w:r>
              <w:rPr>
                <w:noProof/>
                <w:webHidden/>
              </w:rPr>
              <w:fldChar w:fldCharType="begin"/>
            </w:r>
            <w:r>
              <w:rPr>
                <w:noProof/>
                <w:webHidden/>
              </w:rPr>
              <w:instrText xml:space="preserve"> PAGEREF _Toc71555627 \h </w:instrText>
            </w:r>
            <w:r>
              <w:rPr>
                <w:noProof/>
                <w:webHidden/>
              </w:rPr>
            </w:r>
            <w:r>
              <w:rPr>
                <w:noProof/>
                <w:webHidden/>
              </w:rPr>
              <w:fldChar w:fldCharType="separate"/>
            </w:r>
            <w:r>
              <w:rPr>
                <w:noProof/>
                <w:webHidden/>
              </w:rPr>
              <w:t>6</w:t>
            </w:r>
            <w:r>
              <w:rPr>
                <w:noProof/>
                <w:webHidden/>
              </w:rPr>
              <w:fldChar w:fldCharType="end"/>
            </w:r>
          </w:hyperlink>
        </w:p>
        <w:p w14:paraId="4E6ED449" w14:textId="637169A2" w:rsidR="006231D1" w:rsidRDefault="006231D1">
          <w:pPr>
            <w:pStyle w:val="TOC2"/>
            <w:tabs>
              <w:tab w:val="right" w:leader="dot" w:pos="9350"/>
            </w:tabs>
            <w:rPr>
              <w:rFonts w:eastAsiaTheme="minorEastAsia"/>
              <w:noProof/>
            </w:rPr>
          </w:pPr>
          <w:hyperlink w:anchor="_Toc71555628" w:history="1">
            <w:r w:rsidRPr="00DA2E90">
              <w:rPr>
                <w:rStyle w:val="Hyperlink"/>
                <w:noProof/>
              </w:rPr>
              <w:t>FLOW_CMS – Discharge from High Cascade springs</w:t>
            </w:r>
            <w:r>
              <w:rPr>
                <w:noProof/>
                <w:webHidden/>
              </w:rPr>
              <w:tab/>
            </w:r>
            <w:r>
              <w:rPr>
                <w:noProof/>
                <w:webHidden/>
              </w:rPr>
              <w:fldChar w:fldCharType="begin"/>
            </w:r>
            <w:r>
              <w:rPr>
                <w:noProof/>
                <w:webHidden/>
              </w:rPr>
              <w:instrText xml:space="preserve"> PAGEREF _Toc71555628 \h </w:instrText>
            </w:r>
            <w:r>
              <w:rPr>
                <w:noProof/>
                <w:webHidden/>
              </w:rPr>
            </w:r>
            <w:r>
              <w:rPr>
                <w:noProof/>
                <w:webHidden/>
              </w:rPr>
              <w:fldChar w:fldCharType="separate"/>
            </w:r>
            <w:r>
              <w:rPr>
                <w:noProof/>
                <w:webHidden/>
              </w:rPr>
              <w:t>6</w:t>
            </w:r>
            <w:r>
              <w:rPr>
                <w:noProof/>
                <w:webHidden/>
              </w:rPr>
              <w:fldChar w:fldCharType="end"/>
            </w:r>
          </w:hyperlink>
        </w:p>
        <w:p w14:paraId="0CD2D0D6" w14:textId="2AA01730" w:rsidR="006231D1" w:rsidRDefault="006231D1">
          <w:pPr>
            <w:pStyle w:val="TOC1"/>
            <w:tabs>
              <w:tab w:val="right" w:leader="dot" w:pos="9350"/>
            </w:tabs>
            <w:rPr>
              <w:rFonts w:eastAsiaTheme="minorEastAsia"/>
              <w:noProof/>
            </w:rPr>
          </w:pPr>
          <w:hyperlink w:anchor="_Toc71555629" w:history="1">
            <w:r w:rsidRPr="00DA2E90">
              <w:rPr>
                <w:rStyle w:val="Hyperlink"/>
                <w:noProof/>
              </w:rPr>
              <w:t>The Envision framework and the GIS Layers</w:t>
            </w:r>
            <w:r>
              <w:rPr>
                <w:noProof/>
                <w:webHidden/>
              </w:rPr>
              <w:tab/>
            </w:r>
            <w:r>
              <w:rPr>
                <w:noProof/>
                <w:webHidden/>
              </w:rPr>
              <w:fldChar w:fldCharType="begin"/>
            </w:r>
            <w:r>
              <w:rPr>
                <w:noProof/>
                <w:webHidden/>
              </w:rPr>
              <w:instrText xml:space="preserve"> PAGEREF _Toc71555629 \h </w:instrText>
            </w:r>
            <w:r>
              <w:rPr>
                <w:noProof/>
                <w:webHidden/>
              </w:rPr>
            </w:r>
            <w:r>
              <w:rPr>
                <w:noProof/>
                <w:webHidden/>
              </w:rPr>
              <w:fldChar w:fldCharType="separate"/>
            </w:r>
            <w:r>
              <w:rPr>
                <w:noProof/>
                <w:webHidden/>
              </w:rPr>
              <w:t>7</w:t>
            </w:r>
            <w:r>
              <w:rPr>
                <w:noProof/>
                <w:webHidden/>
              </w:rPr>
              <w:fldChar w:fldCharType="end"/>
            </w:r>
          </w:hyperlink>
        </w:p>
        <w:p w14:paraId="0EA24CD4" w14:textId="28AED3EB" w:rsidR="006231D1" w:rsidRDefault="006231D1">
          <w:pPr>
            <w:pStyle w:val="TOC2"/>
            <w:tabs>
              <w:tab w:val="right" w:leader="dot" w:pos="9350"/>
            </w:tabs>
            <w:rPr>
              <w:rFonts w:eastAsiaTheme="minorEastAsia"/>
              <w:noProof/>
            </w:rPr>
          </w:pPr>
          <w:hyperlink w:anchor="_Toc71555630" w:history="1">
            <w:r w:rsidRPr="00DA2E90">
              <w:rPr>
                <w:rStyle w:val="Hyperlink"/>
                <w:noProof/>
              </w:rPr>
              <w:t>The Reach Layer</w:t>
            </w:r>
            <w:r>
              <w:rPr>
                <w:noProof/>
                <w:webHidden/>
              </w:rPr>
              <w:tab/>
            </w:r>
            <w:r>
              <w:rPr>
                <w:noProof/>
                <w:webHidden/>
              </w:rPr>
              <w:fldChar w:fldCharType="begin"/>
            </w:r>
            <w:r>
              <w:rPr>
                <w:noProof/>
                <w:webHidden/>
              </w:rPr>
              <w:instrText xml:space="preserve"> PAGEREF _Toc71555630 \h </w:instrText>
            </w:r>
            <w:r>
              <w:rPr>
                <w:noProof/>
                <w:webHidden/>
              </w:rPr>
            </w:r>
            <w:r>
              <w:rPr>
                <w:noProof/>
                <w:webHidden/>
              </w:rPr>
              <w:fldChar w:fldCharType="separate"/>
            </w:r>
            <w:r>
              <w:rPr>
                <w:noProof/>
                <w:webHidden/>
              </w:rPr>
              <w:t>7</w:t>
            </w:r>
            <w:r>
              <w:rPr>
                <w:noProof/>
                <w:webHidden/>
              </w:rPr>
              <w:fldChar w:fldCharType="end"/>
            </w:r>
          </w:hyperlink>
        </w:p>
        <w:p w14:paraId="036A2581" w14:textId="67E53A33" w:rsidR="006231D1" w:rsidRDefault="006231D1">
          <w:pPr>
            <w:pStyle w:val="TOC2"/>
            <w:tabs>
              <w:tab w:val="right" w:leader="dot" w:pos="9350"/>
            </w:tabs>
            <w:rPr>
              <w:rFonts w:eastAsiaTheme="minorEastAsia"/>
              <w:noProof/>
            </w:rPr>
          </w:pPr>
          <w:hyperlink w:anchor="_Toc71555631" w:history="1">
            <w:r w:rsidRPr="00DA2E90">
              <w:rPr>
                <w:rStyle w:val="Hyperlink"/>
                <w:noProof/>
              </w:rPr>
              <w:t>Time steps, autonomous processes, and global methods</w:t>
            </w:r>
            <w:r>
              <w:rPr>
                <w:noProof/>
                <w:webHidden/>
              </w:rPr>
              <w:tab/>
            </w:r>
            <w:r>
              <w:rPr>
                <w:noProof/>
                <w:webHidden/>
              </w:rPr>
              <w:fldChar w:fldCharType="begin"/>
            </w:r>
            <w:r>
              <w:rPr>
                <w:noProof/>
                <w:webHidden/>
              </w:rPr>
              <w:instrText xml:space="preserve"> PAGEREF _Toc71555631 \h </w:instrText>
            </w:r>
            <w:r>
              <w:rPr>
                <w:noProof/>
                <w:webHidden/>
              </w:rPr>
            </w:r>
            <w:r>
              <w:rPr>
                <w:noProof/>
                <w:webHidden/>
              </w:rPr>
              <w:fldChar w:fldCharType="separate"/>
            </w:r>
            <w:r>
              <w:rPr>
                <w:noProof/>
                <w:webHidden/>
              </w:rPr>
              <w:t>7</w:t>
            </w:r>
            <w:r>
              <w:rPr>
                <w:noProof/>
                <w:webHidden/>
              </w:rPr>
              <w:fldChar w:fldCharType="end"/>
            </w:r>
          </w:hyperlink>
        </w:p>
        <w:p w14:paraId="1A2D7A17" w14:textId="725FEDF9" w:rsidR="006231D1" w:rsidRDefault="006231D1">
          <w:pPr>
            <w:pStyle w:val="TOC2"/>
            <w:tabs>
              <w:tab w:val="right" w:leader="dot" w:pos="9350"/>
            </w:tabs>
            <w:rPr>
              <w:rFonts w:eastAsiaTheme="minorEastAsia"/>
              <w:noProof/>
            </w:rPr>
          </w:pPr>
          <w:hyperlink w:anchor="_Toc71555632" w:history="1">
            <w:r w:rsidRPr="00DA2E90">
              <w:rPr>
                <w:rStyle w:val="Hyperlink"/>
                <w:noProof/>
              </w:rPr>
              <w:t>Some global method details</w:t>
            </w:r>
            <w:r>
              <w:rPr>
                <w:noProof/>
                <w:webHidden/>
              </w:rPr>
              <w:tab/>
            </w:r>
            <w:r>
              <w:rPr>
                <w:noProof/>
                <w:webHidden/>
              </w:rPr>
              <w:fldChar w:fldCharType="begin"/>
            </w:r>
            <w:r>
              <w:rPr>
                <w:noProof/>
                <w:webHidden/>
              </w:rPr>
              <w:instrText xml:space="preserve"> PAGEREF _Toc71555632 \h </w:instrText>
            </w:r>
            <w:r>
              <w:rPr>
                <w:noProof/>
                <w:webHidden/>
              </w:rPr>
            </w:r>
            <w:r>
              <w:rPr>
                <w:noProof/>
                <w:webHidden/>
              </w:rPr>
              <w:fldChar w:fldCharType="separate"/>
            </w:r>
            <w:r>
              <w:rPr>
                <w:noProof/>
                <w:webHidden/>
              </w:rPr>
              <w:t>8</w:t>
            </w:r>
            <w:r>
              <w:rPr>
                <w:noProof/>
                <w:webHidden/>
              </w:rPr>
              <w:fldChar w:fldCharType="end"/>
            </w:r>
          </w:hyperlink>
        </w:p>
        <w:p w14:paraId="5DB18EFC" w14:textId="2333FA9C" w:rsidR="006231D1" w:rsidRDefault="006231D1">
          <w:pPr>
            <w:pStyle w:val="TOC1"/>
            <w:tabs>
              <w:tab w:val="right" w:leader="dot" w:pos="9350"/>
            </w:tabs>
            <w:rPr>
              <w:rFonts w:eastAsiaTheme="minorEastAsia"/>
              <w:noProof/>
            </w:rPr>
          </w:pPr>
          <w:hyperlink w:anchor="_Toc71555633" w:history="1">
            <w:r w:rsidRPr="00DA2E90">
              <w:rPr>
                <w:rStyle w:val="Hyperlink"/>
                <w:noProof/>
              </w:rPr>
              <w:t>Study areas</w:t>
            </w:r>
            <w:r>
              <w:rPr>
                <w:noProof/>
                <w:webHidden/>
              </w:rPr>
              <w:tab/>
            </w:r>
            <w:r>
              <w:rPr>
                <w:noProof/>
                <w:webHidden/>
              </w:rPr>
              <w:fldChar w:fldCharType="begin"/>
            </w:r>
            <w:r>
              <w:rPr>
                <w:noProof/>
                <w:webHidden/>
              </w:rPr>
              <w:instrText xml:space="preserve"> PAGEREF _Toc71555633 \h </w:instrText>
            </w:r>
            <w:r>
              <w:rPr>
                <w:noProof/>
                <w:webHidden/>
              </w:rPr>
            </w:r>
            <w:r>
              <w:rPr>
                <w:noProof/>
                <w:webHidden/>
              </w:rPr>
              <w:fldChar w:fldCharType="separate"/>
            </w:r>
            <w:r>
              <w:rPr>
                <w:noProof/>
                <w:webHidden/>
              </w:rPr>
              <w:t>9</w:t>
            </w:r>
            <w:r>
              <w:rPr>
                <w:noProof/>
                <w:webHidden/>
              </w:rPr>
              <w:fldChar w:fldCharType="end"/>
            </w:r>
          </w:hyperlink>
        </w:p>
        <w:p w14:paraId="7FC73016" w14:textId="559392E6" w:rsidR="006231D1" w:rsidRDefault="006231D1">
          <w:pPr>
            <w:pStyle w:val="TOC2"/>
            <w:tabs>
              <w:tab w:val="right" w:leader="dot" w:pos="9350"/>
            </w:tabs>
            <w:rPr>
              <w:rFonts w:eastAsiaTheme="minorEastAsia"/>
              <w:noProof/>
            </w:rPr>
          </w:pPr>
          <w:hyperlink w:anchor="_Toc71555634" w:history="1">
            <w:r w:rsidRPr="00DA2E90">
              <w:rPr>
                <w:rStyle w:val="Hyperlink"/>
                <w:noProof/>
              </w:rPr>
              <w:t>DataCW3M directory structure</w:t>
            </w:r>
            <w:r>
              <w:rPr>
                <w:noProof/>
                <w:webHidden/>
              </w:rPr>
              <w:tab/>
            </w:r>
            <w:r>
              <w:rPr>
                <w:noProof/>
                <w:webHidden/>
              </w:rPr>
              <w:fldChar w:fldCharType="begin"/>
            </w:r>
            <w:r>
              <w:rPr>
                <w:noProof/>
                <w:webHidden/>
              </w:rPr>
              <w:instrText xml:space="preserve"> PAGEREF _Toc71555634 \h </w:instrText>
            </w:r>
            <w:r>
              <w:rPr>
                <w:noProof/>
                <w:webHidden/>
              </w:rPr>
            </w:r>
            <w:r>
              <w:rPr>
                <w:noProof/>
                <w:webHidden/>
              </w:rPr>
              <w:fldChar w:fldCharType="separate"/>
            </w:r>
            <w:r>
              <w:rPr>
                <w:noProof/>
                <w:webHidden/>
              </w:rPr>
              <w:t>9</w:t>
            </w:r>
            <w:r>
              <w:rPr>
                <w:noProof/>
                <w:webHidden/>
              </w:rPr>
              <w:fldChar w:fldCharType="end"/>
            </w:r>
          </w:hyperlink>
        </w:p>
        <w:p w14:paraId="178CB454" w14:textId="5257FDD2" w:rsidR="006231D1" w:rsidRDefault="006231D1">
          <w:pPr>
            <w:pStyle w:val="TOC2"/>
            <w:tabs>
              <w:tab w:val="right" w:leader="dot" w:pos="9350"/>
            </w:tabs>
            <w:rPr>
              <w:rFonts w:eastAsiaTheme="minorEastAsia"/>
              <w:noProof/>
            </w:rPr>
          </w:pPr>
          <w:hyperlink w:anchor="_Toc71555635" w:history="1">
            <w:r w:rsidRPr="00DA2E90">
              <w:rPr>
                <w:rStyle w:val="Hyperlink"/>
                <w:noProof/>
              </w:rPr>
              <w:t>DataCW3M\ScenarioData directory structure</w:t>
            </w:r>
            <w:r>
              <w:rPr>
                <w:noProof/>
                <w:webHidden/>
              </w:rPr>
              <w:tab/>
            </w:r>
            <w:r>
              <w:rPr>
                <w:noProof/>
                <w:webHidden/>
              </w:rPr>
              <w:fldChar w:fldCharType="begin"/>
            </w:r>
            <w:r>
              <w:rPr>
                <w:noProof/>
                <w:webHidden/>
              </w:rPr>
              <w:instrText xml:space="preserve"> PAGEREF _Toc71555635 \h </w:instrText>
            </w:r>
            <w:r>
              <w:rPr>
                <w:noProof/>
                <w:webHidden/>
              </w:rPr>
            </w:r>
            <w:r>
              <w:rPr>
                <w:noProof/>
                <w:webHidden/>
              </w:rPr>
              <w:fldChar w:fldCharType="separate"/>
            </w:r>
            <w:r>
              <w:rPr>
                <w:noProof/>
                <w:webHidden/>
              </w:rPr>
              <w:t>10</w:t>
            </w:r>
            <w:r>
              <w:rPr>
                <w:noProof/>
                <w:webHidden/>
              </w:rPr>
              <w:fldChar w:fldCharType="end"/>
            </w:r>
          </w:hyperlink>
        </w:p>
        <w:p w14:paraId="0BEEC992" w14:textId="7B66E462" w:rsidR="006231D1" w:rsidRDefault="006231D1">
          <w:pPr>
            <w:pStyle w:val="TOC2"/>
            <w:tabs>
              <w:tab w:val="right" w:leader="dot" w:pos="9350"/>
            </w:tabs>
            <w:rPr>
              <w:rFonts w:eastAsiaTheme="minorEastAsia"/>
              <w:noProof/>
            </w:rPr>
          </w:pPr>
          <w:hyperlink w:anchor="_Toc71555636" w:history="1">
            <w:r w:rsidRPr="00DA2E90">
              <w:rPr>
                <w:rStyle w:val="Hyperlink"/>
                <w:noProof/>
              </w:rPr>
              <w:t>DataCW3M\ScenarioData\&lt;scenario&gt; folder contents</w:t>
            </w:r>
            <w:r>
              <w:rPr>
                <w:noProof/>
                <w:webHidden/>
              </w:rPr>
              <w:tab/>
            </w:r>
            <w:r>
              <w:rPr>
                <w:noProof/>
                <w:webHidden/>
              </w:rPr>
              <w:fldChar w:fldCharType="begin"/>
            </w:r>
            <w:r>
              <w:rPr>
                <w:noProof/>
                <w:webHidden/>
              </w:rPr>
              <w:instrText xml:space="preserve"> PAGEREF _Toc71555636 \h </w:instrText>
            </w:r>
            <w:r>
              <w:rPr>
                <w:noProof/>
                <w:webHidden/>
              </w:rPr>
            </w:r>
            <w:r>
              <w:rPr>
                <w:noProof/>
                <w:webHidden/>
              </w:rPr>
              <w:fldChar w:fldCharType="separate"/>
            </w:r>
            <w:r>
              <w:rPr>
                <w:noProof/>
                <w:webHidden/>
              </w:rPr>
              <w:t>10</w:t>
            </w:r>
            <w:r>
              <w:rPr>
                <w:noProof/>
                <w:webHidden/>
              </w:rPr>
              <w:fldChar w:fldCharType="end"/>
            </w:r>
          </w:hyperlink>
        </w:p>
        <w:p w14:paraId="62B78B5A" w14:textId="6D8B619F" w:rsidR="006231D1" w:rsidRDefault="006231D1">
          <w:pPr>
            <w:pStyle w:val="TOC2"/>
            <w:tabs>
              <w:tab w:val="right" w:leader="dot" w:pos="9350"/>
            </w:tabs>
            <w:rPr>
              <w:rFonts w:eastAsiaTheme="minorEastAsia"/>
              <w:noProof/>
            </w:rPr>
          </w:pPr>
          <w:hyperlink w:anchor="_Toc71555637" w:history="1">
            <w:r w:rsidRPr="00DA2E90">
              <w:rPr>
                <w:rStyle w:val="Hyperlink"/>
                <w:noProof/>
              </w:rPr>
              <w:t>DataCW3M\&lt;study area&gt; folder contents</w:t>
            </w:r>
            <w:r>
              <w:rPr>
                <w:noProof/>
                <w:webHidden/>
              </w:rPr>
              <w:tab/>
            </w:r>
            <w:r>
              <w:rPr>
                <w:noProof/>
                <w:webHidden/>
              </w:rPr>
              <w:fldChar w:fldCharType="begin"/>
            </w:r>
            <w:r>
              <w:rPr>
                <w:noProof/>
                <w:webHidden/>
              </w:rPr>
              <w:instrText xml:space="preserve"> PAGEREF _Toc71555637 \h </w:instrText>
            </w:r>
            <w:r>
              <w:rPr>
                <w:noProof/>
                <w:webHidden/>
              </w:rPr>
            </w:r>
            <w:r>
              <w:rPr>
                <w:noProof/>
                <w:webHidden/>
              </w:rPr>
              <w:fldChar w:fldCharType="separate"/>
            </w:r>
            <w:r>
              <w:rPr>
                <w:noProof/>
                <w:webHidden/>
              </w:rPr>
              <w:t>10</w:t>
            </w:r>
            <w:r>
              <w:rPr>
                <w:noProof/>
                <w:webHidden/>
              </w:rPr>
              <w:fldChar w:fldCharType="end"/>
            </w:r>
          </w:hyperlink>
        </w:p>
        <w:p w14:paraId="3669E712" w14:textId="6BF8765C" w:rsidR="006231D1" w:rsidRDefault="006231D1">
          <w:pPr>
            <w:pStyle w:val="TOC1"/>
            <w:tabs>
              <w:tab w:val="right" w:leader="dot" w:pos="9350"/>
            </w:tabs>
            <w:rPr>
              <w:rFonts w:eastAsiaTheme="minorEastAsia"/>
              <w:noProof/>
            </w:rPr>
          </w:pPr>
          <w:hyperlink w:anchor="_Toc71555638" w:history="1">
            <w:r w:rsidRPr="00DA2E90">
              <w:rPr>
                <w:rStyle w:val="Hyperlink"/>
                <w:noProof/>
              </w:rPr>
              <w:t>Calendar conventions</w:t>
            </w:r>
            <w:r>
              <w:rPr>
                <w:noProof/>
                <w:webHidden/>
              </w:rPr>
              <w:tab/>
            </w:r>
            <w:r>
              <w:rPr>
                <w:noProof/>
                <w:webHidden/>
              </w:rPr>
              <w:fldChar w:fldCharType="begin"/>
            </w:r>
            <w:r>
              <w:rPr>
                <w:noProof/>
                <w:webHidden/>
              </w:rPr>
              <w:instrText xml:space="preserve"> PAGEREF _Toc71555638 \h </w:instrText>
            </w:r>
            <w:r>
              <w:rPr>
                <w:noProof/>
                <w:webHidden/>
              </w:rPr>
            </w:r>
            <w:r>
              <w:rPr>
                <w:noProof/>
                <w:webHidden/>
              </w:rPr>
              <w:fldChar w:fldCharType="separate"/>
            </w:r>
            <w:r>
              <w:rPr>
                <w:noProof/>
                <w:webHidden/>
              </w:rPr>
              <w:t>17</w:t>
            </w:r>
            <w:r>
              <w:rPr>
                <w:noProof/>
                <w:webHidden/>
              </w:rPr>
              <w:fldChar w:fldCharType="end"/>
            </w:r>
          </w:hyperlink>
        </w:p>
        <w:p w14:paraId="17D25C2F" w14:textId="1D325FB1" w:rsidR="006231D1" w:rsidRDefault="006231D1">
          <w:pPr>
            <w:pStyle w:val="TOC2"/>
            <w:tabs>
              <w:tab w:val="right" w:leader="dot" w:pos="9350"/>
            </w:tabs>
            <w:rPr>
              <w:rFonts w:eastAsiaTheme="minorEastAsia"/>
              <w:noProof/>
            </w:rPr>
          </w:pPr>
          <w:hyperlink w:anchor="_Toc71555639" w:history="1">
            <w:r w:rsidRPr="00DA2E90">
              <w:rPr>
                <w:rStyle w:val="Hyperlink"/>
                <w:noProof/>
              </w:rPr>
              <w:t>Water years</w:t>
            </w:r>
            <w:r>
              <w:rPr>
                <w:noProof/>
                <w:webHidden/>
              </w:rPr>
              <w:tab/>
            </w:r>
            <w:r>
              <w:rPr>
                <w:noProof/>
                <w:webHidden/>
              </w:rPr>
              <w:fldChar w:fldCharType="begin"/>
            </w:r>
            <w:r>
              <w:rPr>
                <w:noProof/>
                <w:webHidden/>
              </w:rPr>
              <w:instrText xml:space="preserve"> PAGEREF _Toc71555639 \h </w:instrText>
            </w:r>
            <w:r>
              <w:rPr>
                <w:noProof/>
                <w:webHidden/>
              </w:rPr>
            </w:r>
            <w:r>
              <w:rPr>
                <w:noProof/>
                <w:webHidden/>
              </w:rPr>
              <w:fldChar w:fldCharType="separate"/>
            </w:r>
            <w:r>
              <w:rPr>
                <w:noProof/>
                <w:webHidden/>
              </w:rPr>
              <w:t>17</w:t>
            </w:r>
            <w:r>
              <w:rPr>
                <w:noProof/>
                <w:webHidden/>
              </w:rPr>
              <w:fldChar w:fldCharType="end"/>
            </w:r>
          </w:hyperlink>
        </w:p>
        <w:p w14:paraId="7C2724DA" w14:textId="2967D7E6" w:rsidR="006231D1" w:rsidRDefault="006231D1">
          <w:pPr>
            <w:pStyle w:val="TOC1"/>
            <w:tabs>
              <w:tab w:val="right" w:leader="dot" w:pos="9350"/>
            </w:tabs>
            <w:rPr>
              <w:rFonts w:eastAsiaTheme="minorEastAsia"/>
              <w:noProof/>
            </w:rPr>
          </w:pPr>
          <w:hyperlink w:anchor="_Toc71555640" w:history="1">
            <w:r w:rsidRPr="00DA2E90">
              <w:rPr>
                <w:rStyle w:val="Hyperlink"/>
                <w:noProof/>
              </w:rPr>
              <w:t>Climate data</w:t>
            </w:r>
            <w:r>
              <w:rPr>
                <w:noProof/>
                <w:webHidden/>
              </w:rPr>
              <w:tab/>
            </w:r>
            <w:r>
              <w:rPr>
                <w:noProof/>
                <w:webHidden/>
              </w:rPr>
              <w:fldChar w:fldCharType="begin"/>
            </w:r>
            <w:r>
              <w:rPr>
                <w:noProof/>
                <w:webHidden/>
              </w:rPr>
              <w:instrText xml:space="preserve"> PAGEREF _Toc71555640 \h </w:instrText>
            </w:r>
            <w:r>
              <w:rPr>
                <w:noProof/>
                <w:webHidden/>
              </w:rPr>
            </w:r>
            <w:r>
              <w:rPr>
                <w:noProof/>
                <w:webHidden/>
              </w:rPr>
              <w:fldChar w:fldCharType="separate"/>
            </w:r>
            <w:r>
              <w:rPr>
                <w:noProof/>
                <w:webHidden/>
              </w:rPr>
              <w:t>17</w:t>
            </w:r>
            <w:r>
              <w:rPr>
                <w:noProof/>
                <w:webHidden/>
              </w:rPr>
              <w:fldChar w:fldCharType="end"/>
            </w:r>
          </w:hyperlink>
        </w:p>
        <w:p w14:paraId="04BDBEBA" w14:textId="180D5ABB" w:rsidR="006231D1" w:rsidRDefault="006231D1">
          <w:pPr>
            <w:pStyle w:val="TOC2"/>
            <w:tabs>
              <w:tab w:val="right" w:leader="dot" w:pos="9350"/>
            </w:tabs>
            <w:rPr>
              <w:rFonts w:eastAsiaTheme="minorEastAsia"/>
              <w:noProof/>
            </w:rPr>
          </w:pPr>
          <w:hyperlink w:anchor="_Toc71555641" w:history="1">
            <w:r w:rsidRPr="00DA2E90">
              <w:rPr>
                <w:rStyle w:val="Hyperlink"/>
                <w:noProof/>
              </w:rPr>
              <w:t>Numbered climate scenarios in the model</w:t>
            </w:r>
            <w:r>
              <w:rPr>
                <w:noProof/>
                <w:webHidden/>
              </w:rPr>
              <w:tab/>
            </w:r>
            <w:r>
              <w:rPr>
                <w:noProof/>
                <w:webHidden/>
              </w:rPr>
              <w:fldChar w:fldCharType="begin"/>
            </w:r>
            <w:r>
              <w:rPr>
                <w:noProof/>
                <w:webHidden/>
              </w:rPr>
              <w:instrText xml:space="preserve"> PAGEREF _Toc71555641 \h </w:instrText>
            </w:r>
            <w:r>
              <w:rPr>
                <w:noProof/>
                <w:webHidden/>
              </w:rPr>
            </w:r>
            <w:r>
              <w:rPr>
                <w:noProof/>
                <w:webHidden/>
              </w:rPr>
              <w:fldChar w:fldCharType="separate"/>
            </w:r>
            <w:r>
              <w:rPr>
                <w:noProof/>
                <w:webHidden/>
              </w:rPr>
              <w:t>17</w:t>
            </w:r>
            <w:r>
              <w:rPr>
                <w:noProof/>
                <w:webHidden/>
              </w:rPr>
              <w:fldChar w:fldCharType="end"/>
            </w:r>
          </w:hyperlink>
        </w:p>
        <w:p w14:paraId="7E4A9F09" w14:textId="25580F66" w:rsidR="006231D1" w:rsidRDefault="006231D1">
          <w:pPr>
            <w:pStyle w:val="TOC2"/>
            <w:tabs>
              <w:tab w:val="right" w:leader="dot" w:pos="9350"/>
            </w:tabs>
            <w:rPr>
              <w:rFonts w:eastAsiaTheme="minorEastAsia"/>
              <w:noProof/>
            </w:rPr>
          </w:pPr>
          <w:hyperlink w:anchor="_Toc71555642" w:history="1">
            <w:r w:rsidRPr="00DA2E90">
              <w:rPr>
                <w:rStyle w:val="Hyperlink"/>
                <w:noProof/>
              </w:rPr>
              <w:t>Monthly and seasonal weather data</w:t>
            </w:r>
            <w:r>
              <w:rPr>
                <w:noProof/>
                <w:webHidden/>
              </w:rPr>
              <w:tab/>
            </w:r>
            <w:r>
              <w:rPr>
                <w:noProof/>
                <w:webHidden/>
              </w:rPr>
              <w:fldChar w:fldCharType="begin"/>
            </w:r>
            <w:r>
              <w:rPr>
                <w:noProof/>
                <w:webHidden/>
              </w:rPr>
              <w:instrText xml:space="preserve"> PAGEREF _Toc71555642 \h </w:instrText>
            </w:r>
            <w:r>
              <w:rPr>
                <w:noProof/>
                <w:webHidden/>
              </w:rPr>
            </w:r>
            <w:r>
              <w:rPr>
                <w:noProof/>
                <w:webHidden/>
              </w:rPr>
              <w:fldChar w:fldCharType="separate"/>
            </w:r>
            <w:r>
              <w:rPr>
                <w:noProof/>
                <w:webHidden/>
              </w:rPr>
              <w:t>18</w:t>
            </w:r>
            <w:r>
              <w:rPr>
                <w:noProof/>
                <w:webHidden/>
              </w:rPr>
              <w:fldChar w:fldCharType="end"/>
            </w:r>
          </w:hyperlink>
        </w:p>
        <w:p w14:paraId="0FC428B0" w14:textId="355B1DF1" w:rsidR="006231D1" w:rsidRDefault="006231D1">
          <w:pPr>
            <w:pStyle w:val="TOC2"/>
            <w:tabs>
              <w:tab w:val="right" w:leader="dot" w:pos="9350"/>
            </w:tabs>
            <w:rPr>
              <w:rFonts w:eastAsiaTheme="minorEastAsia"/>
              <w:noProof/>
            </w:rPr>
          </w:pPr>
          <w:hyperlink w:anchor="_Toc71555643" w:history="1">
            <w:r w:rsidRPr="00DA2E90">
              <w:rPr>
                <w:rStyle w:val="Hyperlink"/>
                <w:noProof/>
              </w:rPr>
              <w:t>Climate data grids</w:t>
            </w:r>
            <w:r>
              <w:rPr>
                <w:noProof/>
                <w:webHidden/>
              </w:rPr>
              <w:tab/>
            </w:r>
            <w:r>
              <w:rPr>
                <w:noProof/>
                <w:webHidden/>
              </w:rPr>
              <w:fldChar w:fldCharType="begin"/>
            </w:r>
            <w:r>
              <w:rPr>
                <w:noProof/>
                <w:webHidden/>
              </w:rPr>
              <w:instrText xml:space="preserve"> PAGEREF _Toc71555643 \h </w:instrText>
            </w:r>
            <w:r>
              <w:rPr>
                <w:noProof/>
                <w:webHidden/>
              </w:rPr>
            </w:r>
            <w:r>
              <w:rPr>
                <w:noProof/>
                <w:webHidden/>
              </w:rPr>
              <w:fldChar w:fldCharType="separate"/>
            </w:r>
            <w:r>
              <w:rPr>
                <w:noProof/>
                <w:webHidden/>
              </w:rPr>
              <w:t>19</w:t>
            </w:r>
            <w:r>
              <w:rPr>
                <w:noProof/>
                <w:webHidden/>
              </w:rPr>
              <w:fldChar w:fldCharType="end"/>
            </w:r>
          </w:hyperlink>
        </w:p>
        <w:p w14:paraId="7359AAB2" w14:textId="2CC0C9C6" w:rsidR="006231D1" w:rsidRDefault="006231D1">
          <w:pPr>
            <w:pStyle w:val="TOC3"/>
            <w:tabs>
              <w:tab w:val="right" w:leader="dot" w:pos="9350"/>
            </w:tabs>
            <w:rPr>
              <w:rFonts w:eastAsiaTheme="minorEastAsia"/>
              <w:noProof/>
            </w:rPr>
          </w:pPr>
          <w:hyperlink w:anchor="_Toc71555644" w:history="1">
            <w:r w:rsidRPr="00DA2E90">
              <w:rPr>
                <w:rStyle w:val="Hyperlink"/>
                <w:noProof/>
              </w:rPr>
              <w:t>The WW2100 climate grid</w:t>
            </w:r>
            <w:r>
              <w:rPr>
                <w:noProof/>
                <w:webHidden/>
              </w:rPr>
              <w:tab/>
            </w:r>
            <w:r>
              <w:rPr>
                <w:noProof/>
                <w:webHidden/>
              </w:rPr>
              <w:fldChar w:fldCharType="begin"/>
            </w:r>
            <w:r>
              <w:rPr>
                <w:noProof/>
                <w:webHidden/>
              </w:rPr>
              <w:instrText xml:space="preserve"> PAGEREF _Toc71555644 \h </w:instrText>
            </w:r>
            <w:r>
              <w:rPr>
                <w:noProof/>
                <w:webHidden/>
              </w:rPr>
            </w:r>
            <w:r>
              <w:rPr>
                <w:noProof/>
                <w:webHidden/>
              </w:rPr>
              <w:fldChar w:fldCharType="separate"/>
            </w:r>
            <w:r>
              <w:rPr>
                <w:noProof/>
                <w:webHidden/>
              </w:rPr>
              <w:t>19</w:t>
            </w:r>
            <w:r>
              <w:rPr>
                <w:noProof/>
                <w:webHidden/>
              </w:rPr>
              <w:fldChar w:fldCharType="end"/>
            </w:r>
          </w:hyperlink>
        </w:p>
        <w:p w14:paraId="51F668CC" w14:textId="67914D2A" w:rsidR="006231D1" w:rsidRDefault="006231D1">
          <w:pPr>
            <w:pStyle w:val="TOC3"/>
            <w:tabs>
              <w:tab w:val="right" w:leader="dot" w:pos="9350"/>
            </w:tabs>
            <w:rPr>
              <w:rFonts w:eastAsiaTheme="minorEastAsia"/>
              <w:noProof/>
            </w:rPr>
          </w:pPr>
          <w:hyperlink w:anchor="_Toc71555645" w:history="1">
            <w:r w:rsidRPr="00DA2E90">
              <w:rPr>
                <w:rStyle w:val="Hyperlink"/>
                <w:noProof/>
              </w:rPr>
              <w:t>The v2 climate grid</w:t>
            </w:r>
            <w:r>
              <w:rPr>
                <w:noProof/>
                <w:webHidden/>
              </w:rPr>
              <w:tab/>
            </w:r>
            <w:r>
              <w:rPr>
                <w:noProof/>
                <w:webHidden/>
              </w:rPr>
              <w:fldChar w:fldCharType="begin"/>
            </w:r>
            <w:r>
              <w:rPr>
                <w:noProof/>
                <w:webHidden/>
              </w:rPr>
              <w:instrText xml:space="preserve"> PAGEREF _Toc71555645 \h </w:instrText>
            </w:r>
            <w:r>
              <w:rPr>
                <w:noProof/>
                <w:webHidden/>
              </w:rPr>
            </w:r>
            <w:r>
              <w:rPr>
                <w:noProof/>
                <w:webHidden/>
              </w:rPr>
              <w:fldChar w:fldCharType="separate"/>
            </w:r>
            <w:r>
              <w:rPr>
                <w:noProof/>
                <w:webHidden/>
              </w:rPr>
              <w:t>20</w:t>
            </w:r>
            <w:r>
              <w:rPr>
                <w:noProof/>
                <w:webHidden/>
              </w:rPr>
              <w:fldChar w:fldCharType="end"/>
            </w:r>
          </w:hyperlink>
        </w:p>
        <w:p w14:paraId="751F36F1" w14:textId="2C5DC7F9" w:rsidR="006231D1" w:rsidRDefault="006231D1">
          <w:pPr>
            <w:pStyle w:val="TOC2"/>
            <w:tabs>
              <w:tab w:val="right" w:leader="dot" w:pos="9350"/>
            </w:tabs>
            <w:rPr>
              <w:rFonts w:eastAsiaTheme="minorEastAsia"/>
              <w:noProof/>
            </w:rPr>
          </w:pPr>
          <w:hyperlink w:anchor="_Toc71555646" w:history="1">
            <w:r w:rsidRPr="00DA2E90">
              <w:rPr>
                <w:rStyle w:val="Hyperlink"/>
                <w:noProof/>
              </w:rPr>
              <w:t>How climate data is looked up</w:t>
            </w:r>
            <w:r>
              <w:rPr>
                <w:noProof/>
                <w:webHidden/>
              </w:rPr>
              <w:tab/>
            </w:r>
            <w:r>
              <w:rPr>
                <w:noProof/>
                <w:webHidden/>
              </w:rPr>
              <w:fldChar w:fldCharType="begin"/>
            </w:r>
            <w:r>
              <w:rPr>
                <w:noProof/>
                <w:webHidden/>
              </w:rPr>
              <w:instrText xml:space="preserve"> PAGEREF _Toc71555646 \h </w:instrText>
            </w:r>
            <w:r>
              <w:rPr>
                <w:noProof/>
                <w:webHidden/>
              </w:rPr>
            </w:r>
            <w:r>
              <w:rPr>
                <w:noProof/>
                <w:webHidden/>
              </w:rPr>
              <w:fldChar w:fldCharType="separate"/>
            </w:r>
            <w:r>
              <w:rPr>
                <w:noProof/>
                <w:webHidden/>
              </w:rPr>
              <w:t>20</w:t>
            </w:r>
            <w:r>
              <w:rPr>
                <w:noProof/>
                <w:webHidden/>
              </w:rPr>
              <w:fldChar w:fldCharType="end"/>
            </w:r>
          </w:hyperlink>
        </w:p>
        <w:p w14:paraId="498BBDC7" w14:textId="290E2F22" w:rsidR="006231D1" w:rsidRDefault="006231D1">
          <w:pPr>
            <w:pStyle w:val="TOC2"/>
            <w:tabs>
              <w:tab w:val="right" w:leader="dot" w:pos="9350"/>
            </w:tabs>
            <w:rPr>
              <w:rFonts w:eastAsiaTheme="minorEastAsia"/>
              <w:noProof/>
            </w:rPr>
          </w:pPr>
          <w:hyperlink w:anchor="_Toc71555647" w:history="1">
            <w:r w:rsidRPr="00DA2E90">
              <w:rPr>
                <w:rStyle w:val="Hyperlink"/>
                <w:noProof/>
              </w:rPr>
              <w:t>What is in a climate dataset</w:t>
            </w:r>
            <w:r>
              <w:rPr>
                <w:noProof/>
                <w:webHidden/>
              </w:rPr>
              <w:tab/>
            </w:r>
            <w:r>
              <w:rPr>
                <w:noProof/>
                <w:webHidden/>
              </w:rPr>
              <w:fldChar w:fldCharType="begin"/>
            </w:r>
            <w:r>
              <w:rPr>
                <w:noProof/>
                <w:webHidden/>
              </w:rPr>
              <w:instrText xml:space="preserve"> PAGEREF _Toc71555647 \h </w:instrText>
            </w:r>
            <w:r>
              <w:rPr>
                <w:noProof/>
                <w:webHidden/>
              </w:rPr>
            </w:r>
            <w:r>
              <w:rPr>
                <w:noProof/>
                <w:webHidden/>
              </w:rPr>
              <w:fldChar w:fldCharType="separate"/>
            </w:r>
            <w:r>
              <w:rPr>
                <w:noProof/>
                <w:webHidden/>
              </w:rPr>
              <w:t>21</w:t>
            </w:r>
            <w:r>
              <w:rPr>
                <w:noProof/>
                <w:webHidden/>
              </w:rPr>
              <w:fldChar w:fldCharType="end"/>
            </w:r>
          </w:hyperlink>
        </w:p>
        <w:p w14:paraId="10FC4972" w14:textId="6001A72B" w:rsidR="006231D1" w:rsidRDefault="006231D1">
          <w:pPr>
            <w:pStyle w:val="TOC1"/>
            <w:tabs>
              <w:tab w:val="right" w:leader="dot" w:pos="9350"/>
            </w:tabs>
            <w:rPr>
              <w:rFonts w:eastAsiaTheme="minorEastAsia"/>
              <w:noProof/>
            </w:rPr>
          </w:pPr>
          <w:hyperlink w:anchor="_Toc71555648" w:history="1">
            <w:r w:rsidRPr="00DA2E90">
              <w:rPr>
                <w:rStyle w:val="Hyperlink"/>
                <w:noProof/>
              </w:rPr>
              <w:t>Water rights</w:t>
            </w:r>
            <w:r>
              <w:rPr>
                <w:noProof/>
                <w:webHidden/>
              </w:rPr>
              <w:tab/>
            </w:r>
            <w:r>
              <w:rPr>
                <w:noProof/>
                <w:webHidden/>
              </w:rPr>
              <w:fldChar w:fldCharType="begin"/>
            </w:r>
            <w:r>
              <w:rPr>
                <w:noProof/>
                <w:webHidden/>
              </w:rPr>
              <w:instrText xml:space="preserve"> PAGEREF _Toc71555648 \h </w:instrText>
            </w:r>
            <w:r>
              <w:rPr>
                <w:noProof/>
                <w:webHidden/>
              </w:rPr>
            </w:r>
            <w:r>
              <w:rPr>
                <w:noProof/>
                <w:webHidden/>
              </w:rPr>
              <w:fldChar w:fldCharType="separate"/>
            </w:r>
            <w:r>
              <w:rPr>
                <w:noProof/>
                <w:webHidden/>
              </w:rPr>
              <w:t>21</w:t>
            </w:r>
            <w:r>
              <w:rPr>
                <w:noProof/>
                <w:webHidden/>
              </w:rPr>
              <w:fldChar w:fldCharType="end"/>
            </w:r>
          </w:hyperlink>
        </w:p>
        <w:p w14:paraId="399A5F33" w14:textId="29699CA4" w:rsidR="006231D1" w:rsidRDefault="006231D1">
          <w:pPr>
            <w:pStyle w:val="TOC2"/>
            <w:tabs>
              <w:tab w:val="right" w:leader="dot" w:pos="9350"/>
            </w:tabs>
            <w:rPr>
              <w:rFonts w:eastAsiaTheme="minorEastAsia"/>
              <w:noProof/>
            </w:rPr>
          </w:pPr>
          <w:hyperlink w:anchor="_Toc71555649" w:history="1">
            <w:r w:rsidRPr="00DA2E90">
              <w:rPr>
                <w:rStyle w:val="Hyperlink"/>
                <w:noProof/>
              </w:rPr>
              <w:t>Water rights data</w:t>
            </w:r>
            <w:r>
              <w:rPr>
                <w:noProof/>
                <w:webHidden/>
              </w:rPr>
              <w:tab/>
            </w:r>
            <w:r>
              <w:rPr>
                <w:noProof/>
                <w:webHidden/>
              </w:rPr>
              <w:fldChar w:fldCharType="begin"/>
            </w:r>
            <w:r>
              <w:rPr>
                <w:noProof/>
                <w:webHidden/>
              </w:rPr>
              <w:instrText xml:space="preserve"> PAGEREF _Toc71555649 \h </w:instrText>
            </w:r>
            <w:r>
              <w:rPr>
                <w:noProof/>
                <w:webHidden/>
              </w:rPr>
            </w:r>
            <w:r>
              <w:rPr>
                <w:noProof/>
                <w:webHidden/>
              </w:rPr>
              <w:fldChar w:fldCharType="separate"/>
            </w:r>
            <w:r>
              <w:rPr>
                <w:noProof/>
                <w:webHidden/>
              </w:rPr>
              <w:t>21</w:t>
            </w:r>
            <w:r>
              <w:rPr>
                <w:noProof/>
                <w:webHidden/>
              </w:rPr>
              <w:fldChar w:fldCharType="end"/>
            </w:r>
          </w:hyperlink>
        </w:p>
        <w:p w14:paraId="7242F79F" w14:textId="768101E5" w:rsidR="006231D1" w:rsidRDefault="006231D1">
          <w:pPr>
            <w:pStyle w:val="TOC2"/>
            <w:tabs>
              <w:tab w:val="right" w:leader="dot" w:pos="9350"/>
            </w:tabs>
            <w:rPr>
              <w:rFonts w:eastAsiaTheme="minorEastAsia"/>
              <w:noProof/>
            </w:rPr>
          </w:pPr>
          <w:hyperlink w:anchor="_Toc71555650" w:history="1">
            <w:r w:rsidRPr="00DA2E90">
              <w:rPr>
                <w:rStyle w:val="Hyperlink"/>
                <w:noProof/>
              </w:rPr>
              <w:t>The wr_pods.csv file</w:t>
            </w:r>
            <w:r>
              <w:rPr>
                <w:noProof/>
                <w:webHidden/>
              </w:rPr>
              <w:tab/>
            </w:r>
            <w:r>
              <w:rPr>
                <w:noProof/>
                <w:webHidden/>
              </w:rPr>
              <w:fldChar w:fldCharType="begin"/>
            </w:r>
            <w:r>
              <w:rPr>
                <w:noProof/>
                <w:webHidden/>
              </w:rPr>
              <w:instrText xml:space="preserve"> PAGEREF _Toc71555650 \h </w:instrText>
            </w:r>
            <w:r>
              <w:rPr>
                <w:noProof/>
                <w:webHidden/>
              </w:rPr>
            </w:r>
            <w:r>
              <w:rPr>
                <w:noProof/>
                <w:webHidden/>
              </w:rPr>
              <w:fldChar w:fldCharType="separate"/>
            </w:r>
            <w:r>
              <w:rPr>
                <w:noProof/>
                <w:webHidden/>
              </w:rPr>
              <w:t>22</w:t>
            </w:r>
            <w:r>
              <w:rPr>
                <w:noProof/>
                <w:webHidden/>
              </w:rPr>
              <w:fldChar w:fldCharType="end"/>
            </w:r>
          </w:hyperlink>
        </w:p>
        <w:p w14:paraId="0E2295A3" w14:textId="29F5C2C4" w:rsidR="006231D1" w:rsidRDefault="006231D1">
          <w:pPr>
            <w:pStyle w:val="TOC2"/>
            <w:tabs>
              <w:tab w:val="right" w:leader="dot" w:pos="9350"/>
            </w:tabs>
            <w:rPr>
              <w:rFonts w:eastAsiaTheme="minorEastAsia"/>
              <w:noProof/>
            </w:rPr>
          </w:pPr>
          <w:hyperlink w:anchor="_Toc71555651" w:history="1">
            <w:r w:rsidRPr="00DA2E90">
              <w:rPr>
                <w:rStyle w:val="Hyperlink"/>
                <w:noProof/>
              </w:rPr>
              <w:t>The wr_pous.csv file</w:t>
            </w:r>
            <w:r>
              <w:rPr>
                <w:noProof/>
                <w:webHidden/>
              </w:rPr>
              <w:tab/>
            </w:r>
            <w:r>
              <w:rPr>
                <w:noProof/>
                <w:webHidden/>
              </w:rPr>
              <w:fldChar w:fldCharType="begin"/>
            </w:r>
            <w:r>
              <w:rPr>
                <w:noProof/>
                <w:webHidden/>
              </w:rPr>
              <w:instrText xml:space="preserve"> PAGEREF _Toc71555651 \h </w:instrText>
            </w:r>
            <w:r>
              <w:rPr>
                <w:noProof/>
                <w:webHidden/>
              </w:rPr>
            </w:r>
            <w:r>
              <w:rPr>
                <w:noProof/>
                <w:webHidden/>
              </w:rPr>
              <w:fldChar w:fldCharType="separate"/>
            </w:r>
            <w:r>
              <w:rPr>
                <w:noProof/>
                <w:webHidden/>
              </w:rPr>
              <w:t>22</w:t>
            </w:r>
            <w:r>
              <w:rPr>
                <w:noProof/>
                <w:webHidden/>
              </w:rPr>
              <w:fldChar w:fldCharType="end"/>
            </w:r>
          </w:hyperlink>
        </w:p>
        <w:p w14:paraId="5FD33FE4" w14:textId="2F8A956E" w:rsidR="006231D1" w:rsidRDefault="006231D1">
          <w:pPr>
            <w:pStyle w:val="TOC2"/>
            <w:tabs>
              <w:tab w:val="right" w:leader="dot" w:pos="9350"/>
            </w:tabs>
            <w:rPr>
              <w:rFonts w:eastAsiaTheme="minorEastAsia"/>
              <w:noProof/>
            </w:rPr>
          </w:pPr>
          <w:hyperlink w:anchor="_Toc71555652" w:history="1">
            <w:r w:rsidRPr="00DA2E90">
              <w:rPr>
                <w:rStyle w:val="Hyperlink"/>
                <w:noProof/>
              </w:rPr>
              <w:t>Adding a water right</w:t>
            </w:r>
            <w:r>
              <w:rPr>
                <w:noProof/>
                <w:webHidden/>
              </w:rPr>
              <w:tab/>
            </w:r>
            <w:r>
              <w:rPr>
                <w:noProof/>
                <w:webHidden/>
              </w:rPr>
              <w:fldChar w:fldCharType="begin"/>
            </w:r>
            <w:r>
              <w:rPr>
                <w:noProof/>
                <w:webHidden/>
              </w:rPr>
              <w:instrText xml:space="preserve"> PAGEREF _Toc71555652 \h </w:instrText>
            </w:r>
            <w:r>
              <w:rPr>
                <w:noProof/>
                <w:webHidden/>
              </w:rPr>
            </w:r>
            <w:r>
              <w:rPr>
                <w:noProof/>
                <w:webHidden/>
              </w:rPr>
              <w:fldChar w:fldCharType="separate"/>
            </w:r>
            <w:r>
              <w:rPr>
                <w:noProof/>
                <w:webHidden/>
              </w:rPr>
              <w:t>23</w:t>
            </w:r>
            <w:r>
              <w:rPr>
                <w:noProof/>
                <w:webHidden/>
              </w:rPr>
              <w:fldChar w:fldCharType="end"/>
            </w:r>
          </w:hyperlink>
        </w:p>
        <w:p w14:paraId="4646F814" w14:textId="48E70416" w:rsidR="006231D1" w:rsidRDefault="006231D1">
          <w:pPr>
            <w:pStyle w:val="TOC1"/>
            <w:tabs>
              <w:tab w:val="right" w:leader="dot" w:pos="9350"/>
            </w:tabs>
            <w:rPr>
              <w:rFonts w:eastAsiaTheme="minorEastAsia"/>
              <w:noProof/>
            </w:rPr>
          </w:pPr>
          <w:hyperlink w:anchor="_Toc71555653" w:history="1">
            <w:r w:rsidRPr="00DA2E90">
              <w:rPr>
                <w:rStyle w:val="Hyperlink"/>
                <w:noProof/>
              </w:rPr>
              <w:t>Initial conditions</w:t>
            </w:r>
            <w:r>
              <w:rPr>
                <w:noProof/>
                <w:webHidden/>
              </w:rPr>
              <w:tab/>
            </w:r>
            <w:r>
              <w:rPr>
                <w:noProof/>
                <w:webHidden/>
              </w:rPr>
              <w:fldChar w:fldCharType="begin"/>
            </w:r>
            <w:r>
              <w:rPr>
                <w:noProof/>
                <w:webHidden/>
              </w:rPr>
              <w:instrText xml:space="preserve"> PAGEREF _Toc71555653 \h </w:instrText>
            </w:r>
            <w:r>
              <w:rPr>
                <w:noProof/>
                <w:webHidden/>
              </w:rPr>
            </w:r>
            <w:r>
              <w:rPr>
                <w:noProof/>
                <w:webHidden/>
              </w:rPr>
              <w:fldChar w:fldCharType="separate"/>
            </w:r>
            <w:r>
              <w:rPr>
                <w:noProof/>
                <w:webHidden/>
              </w:rPr>
              <w:t>24</w:t>
            </w:r>
            <w:r>
              <w:rPr>
                <w:noProof/>
                <w:webHidden/>
              </w:rPr>
              <w:fldChar w:fldCharType="end"/>
            </w:r>
          </w:hyperlink>
        </w:p>
        <w:p w14:paraId="2BA7E079" w14:textId="4D5C6341" w:rsidR="006231D1" w:rsidRDefault="006231D1">
          <w:pPr>
            <w:pStyle w:val="TOC2"/>
            <w:tabs>
              <w:tab w:val="right" w:leader="dot" w:pos="9350"/>
            </w:tabs>
            <w:rPr>
              <w:rFonts w:eastAsiaTheme="minorEastAsia"/>
              <w:noProof/>
            </w:rPr>
          </w:pPr>
          <w:hyperlink w:anchor="_Toc71555654" w:history="1">
            <w:r w:rsidRPr="00DA2E90">
              <w:rPr>
                <w:rStyle w:val="Hyperlink"/>
                <w:noProof/>
              </w:rPr>
              <w:t>State variables</w:t>
            </w:r>
            <w:r>
              <w:rPr>
                <w:noProof/>
                <w:webHidden/>
              </w:rPr>
              <w:tab/>
            </w:r>
            <w:r>
              <w:rPr>
                <w:noProof/>
                <w:webHidden/>
              </w:rPr>
              <w:fldChar w:fldCharType="begin"/>
            </w:r>
            <w:r>
              <w:rPr>
                <w:noProof/>
                <w:webHidden/>
              </w:rPr>
              <w:instrText xml:space="preserve"> PAGEREF _Toc71555654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14:paraId="625B4730" w14:textId="7AFE1B2E" w:rsidR="006231D1" w:rsidRDefault="006231D1">
          <w:pPr>
            <w:pStyle w:val="TOC2"/>
            <w:tabs>
              <w:tab w:val="right" w:leader="dot" w:pos="9350"/>
            </w:tabs>
            <w:rPr>
              <w:rFonts w:eastAsiaTheme="minorEastAsia"/>
              <w:noProof/>
            </w:rPr>
          </w:pPr>
          <w:hyperlink w:anchor="_Toc71555655" w:history="1">
            <w:r w:rsidRPr="00DA2E90">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_Toc71555655 \h </w:instrText>
            </w:r>
            <w:r>
              <w:rPr>
                <w:noProof/>
                <w:webHidden/>
              </w:rPr>
            </w:r>
            <w:r>
              <w:rPr>
                <w:noProof/>
                <w:webHidden/>
              </w:rPr>
              <w:fldChar w:fldCharType="separate"/>
            </w:r>
            <w:r>
              <w:rPr>
                <w:noProof/>
                <w:webHidden/>
              </w:rPr>
              <w:t>24</w:t>
            </w:r>
            <w:r>
              <w:rPr>
                <w:noProof/>
                <w:webHidden/>
              </w:rPr>
              <w:fldChar w:fldCharType="end"/>
            </w:r>
          </w:hyperlink>
        </w:p>
        <w:p w14:paraId="62C6F658" w14:textId="15B280EC" w:rsidR="006231D1" w:rsidRDefault="006231D1">
          <w:pPr>
            <w:pStyle w:val="TOC2"/>
            <w:tabs>
              <w:tab w:val="right" w:leader="dot" w:pos="9350"/>
            </w:tabs>
            <w:rPr>
              <w:rFonts w:eastAsiaTheme="minorEastAsia"/>
              <w:noProof/>
            </w:rPr>
          </w:pPr>
          <w:hyperlink w:anchor="_Toc71555656" w:history="1">
            <w:r w:rsidRPr="00DA2E90">
              <w:rPr>
                <w:rStyle w:val="Hyperlink"/>
                <w:noProof/>
              </w:rPr>
              <w:t>Initializing ID numbers: coldstart</w:t>
            </w:r>
            <w:r>
              <w:rPr>
                <w:noProof/>
                <w:webHidden/>
              </w:rPr>
              <w:tab/>
            </w:r>
            <w:r>
              <w:rPr>
                <w:noProof/>
                <w:webHidden/>
              </w:rPr>
              <w:fldChar w:fldCharType="begin"/>
            </w:r>
            <w:r>
              <w:rPr>
                <w:noProof/>
                <w:webHidden/>
              </w:rPr>
              <w:instrText xml:space="preserve"> PAGEREF _Toc71555656 \h </w:instrText>
            </w:r>
            <w:r>
              <w:rPr>
                <w:noProof/>
                <w:webHidden/>
              </w:rPr>
            </w:r>
            <w:r>
              <w:rPr>
                <w:noProof/>
                <w:webHidden/>
              </w:rPr>
              <w:fldChar w:fldCharType="separate"/>
            </w:r>
            <w:r>
              <w:rPr>
                <w:noProof/>
                <w:webHidden/>
              </w:rPr>
              <w:t>24</w:t>
            </w:r>
            <w:r>
              <w:rPr>
                <w:noProof/>
                <w:webHidden/>
              </w:rPr>
              <w:fldChar w:fldCharType="end"/>
            </w:r>
          </w:hyperlink>
        </w:p>
        <w:p w14:paraId="05E57C1E" w14:textId="2E47421F" w:rsidR="006231D1" w:rsidRDefault="006231D1">
          <w:pPr>
            <w:pStyle w:val="TOC2"/>
            <w:tabs>
              <w:tab w:val="right" w:leader="dot" w:pos="9350"/>
            </w:tabs>
            <w:rPr>
              <w:rFonts w:eastAsiaTheme="minorEastAsia"/>
              <w:noProof/>
            </w:rPr>
          </w:pPr>
          <w:hyperlink w:anchor="_Toc71555657" w:history="1">
            <w:r w:rsidRPr="00DA2E90">
              <w:rPr>
                <w:rStyle w:val="Hyperlink"/>
                <w:noProof/>
              </w:rPr>
              <w:t>Initializing HBVCALIB attributes and Flow state variables: warmstart</w:t>
            </w:r>
            <w:r>
              <w:rPr>
                <w:noProof/>
                <w:webHidden/>
              </w:rPr>
              <w:tab/>
            </w:r>
            <w:r>
              <w:rPr>
                <w:noProof/>
                <w:webHidden/>
              </w:rPr>
              <w:fldChar w:fldCharType="begin"/>
            </w:r>
            <w:r>
              <w:rPr>
                <w:noProof/>
                <w:webHidden/>
              </w:rPr>
              <w:instrText xml:space="preserve"> PAGEREF _Toc71555657 \h </w:instrText>
            </w:r>
            <w:r>
              <w:rPr>
                <w:noProof/>
                <w:webHidden/>
              </w:rPr>
            </w:r>
            <w:r>
              <w:rPr>
                <w:noProof/>
                <w:webHidden/>
              </w:rPr>
              <w:fldChar w:fldCharType="separate"/>
            </w:r>
            <w:r>
              <w:rPr>
                <w:noProof/>
                <w:webHidden/>
              </w:rPr>
              <w:t>25</w:t>
            </w:r>
            <w:r>
              <w:rPr>
                <w:noProof/>
                <w:webHidden/>
              </w:rPr>
              <w:fldChar w:fldCharType="end"/>
            </w:r>
          </w:hyperlink>
        </w:p>
        <w:p w14:paraId="4FD73ED3" w14:textId="1E425460" w:rsidR="006231D1" w:rsidRDefault="006231D1">
          <w:pPr>
            <w:pStyle w:val="TOC2"/>
            <w:tabs>
              <w:tab w:val="right" w:leader="dot" w:pos="9350"/>
            </w:tabs>
            <w:rPr>
              <w:rFonts w:eastAsiaTheme="minorEastAsia"/>
              <w:noProof/>
            </w:rPr>
          </w:pPr>
          <w:hyperlink w:anchor="_Toc71555658" w:history="1">
            <w:r w:rsidRPr="00DA2E90">
              <w:rPr>
                <w:rStyle w:val="Hyperlink"/>
                <w:noProof/>
              </w:rPr>
              <w:t>Initial conditions for Flow: the IC file</w:t>
            </w:r>
            <w:r>
              <w:rPr>
                <w:noProof/>
                <w:webHidden/>
              </w:rPr>
              <w:tab/>
            </w:r>
            <w:r>
              <w:rPr>
                <w:noProof/>
                <w:webHidden/>
              </w:rPr>
              <w:fldChar w:fldCharType="begin"/>
            </w:r>
            <w:r>
              <w:rPr>
                <w:noProof/>
                <w:webHidden/>
              </w:rPr>
              <w:instrText xml:space="preserve"> PAGEREF _Toc71555658 \h </w:instrText>
            </w:r>
            <w:r>
              <w:rPr>
                <w:noProof/>
                <w:webHidden/>
              </w:rPr>
            </w:r>
            <w:r>
              <w:rPr>
                <w:noProof/>
                <w:webHidden/>
              </w:rPr>
              <w:fldChar w:fldCharType="separate"/>
            </w:r>
            <w:r>
              <w:rPr>
                <w:noProof/>
                <w:webHidden/>
              </w:rPr>
              <w:t>25</w:t>
            </w:r>
            <w:r>
              <w:rPr>
                <w:noProof/>
                <w:webHidden/>
              </w:rPr>
              <w:fldChar w:fldCharType="end"/>
            </w:r>
          </w:hyperlink>
        </w:p>
        <w:p w14:paraId="0F91F9C6" w14:textId="1F21C1E8" w:rsidR="006231D1" w:rsidRDefault="006231D1">
          <w:pPr>
            <w:pStyle w:val="TOC2"/>
            <w:tabs>
              <w:tab w:val="right" w:leader="dot" w:pos="9350"/>
            </w:tabs>
            <w:rPr>
              <w:rFonts w:eastAsiaTheme="minorEastAsia"/>
              <w:noProof/>
            </w:rPr>
          </w:pPr>
          <w:hyperlink w:anchor="_Toc71555659" w:history="1">
            <w:r w:rsidRPr="00DA2E90">
              <w:rPr>
                <w:rStyle w:val="Hyperlink"/>
                <w:noProof/>
              </w:rPr>
              <w:t>What is in the IC file</w:t>
            </w:r>
            <w:r>
              <w:rPr>
                <w:noProof/>
                <w:webHidden/>
              </w:rPr>
              <w:tab/>
            </w:r>
            <w:r>
              <w:rPr>
                <w:noProof/>
                <w:webHidden/>
              </w:rPr>
              <w:fldChar w:fldCharType="begin"/>
            </w:r>
            <w:r>
              <w:rPr>
                <w:noProof/>
                <w:webHidden/>
              </w:rPr>
              <w:instrText xml:space="preserve"> PAGEREF _Toc71555659 \h </w:instrText>
            </w:r>
            <w:r>
              <w:rPr>
                <w:noProof/>
                <w:webHidden/>
              </w:rPr>
            </w:r>
            <w:r>
              <w:rPr>
                <w:noProof/>
                <w:webHidden/>
              </w:rPr>
              <w:fldChar w:fldCharType="separate"/>
            </w:r>
            <w:r>
              <w:rPr>
                <w:noProof/>
                <w:webHidden/>
              </w:rPr>
              <w:t>25</w:t>
            </w:r>
            <w:r>
              <w:rPr>
                <w:noProof/>
                <w:webHidden/>
              </w:rPr>
              <w:fldChar w:fldCharType="end"/>
            </w:r>
          </w:hyperlink>
        </w:p>
        <w:p w14:paraId="6E27E197" w14:textId="694F6218" w:rsidR="006231D1" w:rsidRDefault="006231D1">
          <w:pPr>
            <w:pStyle w:val="TOC2"/>
            <w:tabs>
              <w:tab w:val="right" w:leader="dot" w:pos="9350"/>
            </w:tabs>
            <w:rPr>
              <w:rFonts w:eastAsiaTheme="minorEastAsia"/>
              <w:noProof/>
            </w:rPr>
          </w:pPr>
          <w:hyperlink w:anchor="_Toc71555660" w:history="1">
            <w:r w:rsidRPr="00DA2E90">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_Toc71555660 \h </w:instrText>
            </w:r>
            <w:r>
              <w:rPr>
                <w:noProof/>
                <w:webHidden/>
              </w:rPr>
            </w:r>
            <w:r>
              <w:rPr>
                <w:noProof/>
                <w:webHidden/>
              </w:rPr>
              <w:fldChar w:fldCharType="separate"/>
            </w:r>
            <w:r>
              <w:rPr>
                <w:noProof/>
                <w:webHidden/>
              </w:rPr>
              <w:t>25</w:t>
            </w:r>
            <w:r>
              <w:rPr>
                <w:noProof/>
                <w:webHidden/>
              </w:rPr>
              <w:fldChar w:fldCharType="end"/>
            </w:r>
          </w:hyperlink>
        </w:p>
        <w:p w14:paraId="0B0654B2" w14:textId="074B8320" w:rsidR="006231D1" w:rsidRDefault="006231D1">
          <w:pPr>
            <w:pStyle w:val="TOC1"/>
            <w:tabs>
              <w:tab w:val="right" w:leader="dot" w:pos="9350"/>
            </w:tabs>
            <w:rPr>
              <w:rFonts w:eastAsiaTheme="minorEastAsia"/>
              <w:noProof/>
            </w:rPr>
          </w:pPr>
          <w:hyperlink w:anchor="_Toc71555661" w:history="1">
            <w:r w:rsidRPr="00DA2E90">
              <w:rPr>
                <w:rStyle w:val="Hyperlink"/>
                <w:noProof/>
              </w:rPr>
              <w:t>Stream flow and stream temperature</w:t>
            </w:r>
            <w:r>
              <w:rPr>
                <w:noProof/>
                <w:webHidden/>
              </w:rPr>
              <w:tab/>
            </w:r>
            <w:r>
              <w:rPr>
                <w:noProof/>
                <w:webHidden/>
              </w:rPr>
              <w:fldChar w:fldCharType="begin"/>
            </w:r>
            <w:r>
              <w:rPr>
                <w:noProof/>
                <w:webHidden/>
              </w:rPr>
              <w:instrText xml:space="preserve"> PAGEREF _Toc71555661 \h </w:instrText>
            </w:r>
            <w:r>
              <w:rPr>
                <w:noProof/>
                <w:webHidden/>
              </w:rPr>
            </w:r>
            <w:r>
              <w:rPr>
                <w:noProof/>
                <w:webHidden/>
              </w:rPr>
              <w:fldChar w:fldCharType="separate"/>
            </w:r>
            <w:r>
              <w:rPr>
                <w:noProof/>
                <w:webHidden/>
              </w:rPr>
              <w:t>26</w:t>
            </w:r>
            <w:r>
              <w:rPr>
                <w:noProof/>
                <w:webHidden/>
              </w:rPr>
              <w:fldChar w:fldCharType="end"/>
            </w:r>
          </w:hyperlink>
        </w:p>
        <w:p w14:paraId="0CEBE771" w14:textId="345F0D19" w:rsidR="006231D1" w:rsidRDefault="006231D1">
          <w:pPr>
            <w:pStyle w:val="TOC2"/>
            <w:tabs>
              <w:tab w:val="right" w:leader="dot" w:pos="9350"/>
            </w:tabs>
            <w:rPr>
              <w:rFonts w:eastAsiaTheme="minorEastAsia"/>
              <w:noProof/>
            </w:rPr>
          </w:pPr>
          <w:hyperlink w:anchor="_Toc71555662" w:history="1">
            <w:r w:rsidRPr="00DA2E90">
              <w:rPr>
                <w:rStyle w:val="Hyperlink"/>
                <w:noProof/>
              </w:rPr>
              <w:t>Water parcels</w:t>
            </w:r>
            <w:r>
              <w:rPr>
                <w:noProof/>
                <w:webHidden/>
              </w:rPr>
              <w:tab/>
            </w:r>
            <w:r>
              <w:rPr>
                <w:noProof/>
                <w:webHidden/>
              </w:rPr>
              <w:fldChar w:fldCharType="begin"/>
            </w:r>
            <w:r>
              <w:rPr>
                <w:noProof/>
                <w:webHidden/>
              </w:rPr>
              <w:instrText xml:space="preserve"> PAGEREF _Toc71555662 \h </w:instrText>
            </w:r>
            <w:r>
              <w:rPr>
                <w:noProof/>
                <w:webHidden/>
              </w:rPr>
            </w:r>
            <w:r>
              <w:rPr>
                <w:noProof/>
                <w:webHidden/>
              </w:rPr>
              <w:fldChar w:fldCharType="separate"/>
            </w:r>
            <w:r>
              <w:rPr>
                <w:noProof/>
                <w:webHidden/>
              </w:rPr>
              <w:t>26</w:t>
            </w:r>
            <w:r>
              <w:rPr>
                <w:noProof/>
                <w:webHidden/>
              </w:rPr>
              <w:fldChar w:fldCharType="end"/>
            </w:r>
          </w:hyperlink>
        </w:p>
        <w:p w14:paraId="511A850F" w14:textId="260169AB" w:rsidR="006231D1" w:rsidRDefault="006231D1">
          <w:pPr>
            <w:pStyle w:val="TOC2"/>
            <w:tabs>
              <w:tab w:val="right" w:leader="dot" w:pos="9350"/>
            </w:tabs>
            <w:rPr>
              <w:rFonts w:eastAsiaTheme="minorEastAsia"/>
              <w:noProof/>
            </w:rPr>
          </w:pPr>
          <w:hyperlink w:anchor="_Toc71555663" w:history="1">
            <w:r w:rsidRPr="00DA2E90">
              <w:rPr>
                <w:rStyle w:val="Hyperlink"/>
                <w:noProof/>
              </w:rPr>
              <w:t>Daily water mass and energy balance</w:t>
            </w:r>
            <w:r>
              <w:rPr>
                <w:noProof/>
                <w:webHidden/>
              </w:rPr>
              <w:tab/>
            </w:r>
            <w:r>
              <w:rPr>
                <w:noProof/>
                <w:webHidden/>
              </w:rPr>
              <w:fldChar w:fldCharType="begin"/>
            </w:r>
            <w:r>
              <w:rPr>
                <w:noProof/>
                <w:webHidden/>
              </w:rPr>
              <w:instrText xml:space="preserve"> PAGEREF _Toc71555663 \h </w:instrText>
            </w:r>
            <w:r>
              <w:rPr>
                <w:noProof/>
                <w:webHidden/>
              </w:rPr>
            </w:r>
            <w:r>
              <w:rPr>
                <w:noProof/>
                <w:webHidden/>
              </w:rPr>
              <w:fldChar w:fldCharType="separate"/>
            </w:r>
            <w:r>
              <w:rPr>
                <w:noProof/>
                <w:webHidden/>
              </w:rPr>
              <w:t>26</w:t>
            </w:r>
            <w:r>
              <w:rPr>
                <w:noProof/>
                <w:webHidden/>
              </w:rPr>
              <w:fldChar w:fldCharType="end"/>
            </w:r>
          </w:hyperlink>
        </w:p>
        <w:p w14:paraId="016F7455" w14:textId="2FB5630F" w:rsidR="006231D1" w:rsidRDefault="006231D1">
          <w:pPr>
            <w:pStyle w:val="TOC2"/>
            <w:tabs>
              <w:tab w:val="right" w:leader="dot" w:pos="9350"/>
            </w:tabs>
            <w:rPr>
              <w:rFonts w:eastAsiaTheme="minorEastAsia"/>
              <w:noProof/>
            </w:rPr>
          </w:pPr>
          <w:hyperlink w:anchor="_Toc71555664" w:history="1">
            <w:r w:rsidRPr="00DA2E90">
              <w:rPr>
                <w:rStyle w:val="Hyperlink"/>
                <w:noProof/>
              </w:rPr>
              <w:t>Estimating the rate of flow in a stream reach</w:t>
            </w:r>
            <w:r>
              <w:rPr>
                <w:noProof/>
                <w:webHidden/>
              </w:rPr>
              <w:tab/>
            </w:r>
            <w:r>
              <w:rPr>
                <w:noProof/>
                <w:webHidden/>
              </w:rPr>
              <w:fldChar w:fldCharType="begin"/>
            </w:r>
            <w:r>
              <w:rPr>
                <w:noProof/>
                <w:webHidden/>
              </w:rPr>
              <w:instrText xml:space="preserve"> PAGEREF _Toc71555664 \h </w:instrText>
            </w:r>
            <w:r>
              <w:rPr>
                <w:noProof/>
                <w:webHidden/>
              </w:rPr>
            </w:r>
            <w:r>
              <w:rPr>
                <w:noProof/>
                <w:webHidden/>
              </w:rPr>
              <w:fldChar w:fldCharType="separate"/>
            </w:r>
            <w:r>
              <w:rPr>
                <w:noProof/>
                <w:webHidden/>
              </w:rPr>
              <w:t>28</w:t>
            </w:r>
            <w:r>
              <w:rPr>
                <w:noProof/>
                <w:webHidden/>
              </w:rPr>
              <w:fldChar w:fldCharType="end"/>
            </w:r>
          </w:hyperlink>
        </w:p>
        <w:p w14:paraId="2BCE993A" w14:textId="52F7FF3A" w:rsidR="006231D1" w:rsidRDefault="006231D1">
          <w:pPr>
            <w:pStyle w:val="TOC2"/>
            <w:tabs>
              <w:tab w:val="right" w:leader="dot" w:pos="9350"/>
            </w:tabs>
            <w:rPr>
              <w:rFonts w:eastAsiaTheme="minorEastAsia"/>
              <w:noProof/>
            </w:rPr>
          </w:pPr>
          <w:hyperlink w:anchor="_Toc71555665" w:history="1">
            <w:r w:rsidRPr="00DA2E90">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_Toc71555665 \h </w:instrText>
            </w:r>
            <w:r>
              <w:rPr>
                <w:noProof/>
                <w:webHidden/>
              </w:rPr>
            </w:r>
            <w:r>
              <w:rPr>
                <w:noProof/>
                <w:webHidden/>
              </w:rPr>
              <w:fldChar w:fldCharType="separate"/>
            </w:r>
            <w:r>
              <w:rPr>
                <w:noProof/>
                <w:webHidden/>
              </w:rPr>
              <w:t>30</w:t>
            </w:r>
            <w:r>
              <w:rPr>
                <w:noProof/>
                <w:webHidden/>
              </w:rPr>
              <w:fldChar w:fldCharType="end"/>
            </w:r>
          </w:hyperlink>
        </w:p>
        <w:p w14:paraId="2FD91054" w14:textId="25A6D2F2" w:rsidR="006231D1" w:rsidRDefault="006231D1">
          <w:pPr>
            <w:pStyle w:val="TOC2"/>
            <w:tabs>
              <w:tab w:val="right" w:leader="dot" w:pos="9350"/>
            </w:tabs>
            <w:rPr>
              <w:rFonts w:eastAsiaTheme="minorEastAsia"/>
              <w:noProof/>
            </w:rPr>
          </w:pPr>
          <w:hyperlink w:anchor="_Toc71555666" w:history="1">
            <w:r w:rsidRPr="00DA2E90">
              <w:rPr>
                <w:rStyle w:val="Hyperlink"/>
                <w:noProof/>
              </w:rPr>
              <w:t>Water temperature from thermal energy</w:t>
            </w:r>
            <w:r>
              <w:rPr>
                <w:noProof/>
                <w:webHidden/>
              </w:rPr>
              <w:tab/>
            </w:r>
            <w:r>
              <w:rPr>
                <w:noProof/>
                <w:webHidden/>
              </w:rPr>
              <w:fldChar w:fldCharType="begin"/>
            </w:r>
            <w:r>
              <w:rPr>
                <w:noProof/>
                <w:webHidden/>
              </w:rPr>
              <w:instrText xml:space="preserve"> PAGEREF _Toc71555666 \h </w:instrText>
            </w:r>
            <w:r>
              <w:rPr>
                <w:noProof/>
                <w:webHidden/>
              </w:rPr>
            </w:r>
            <w:r>
              <w:rPr>
                <w:noProof/>
                <w:webHidden/>
              </w:rPr>
              <w:fldChar w:fldCharType="separate"/>
            </w:r>
            <w:r>
              <w:rPr>
                <w:noProof/>
                <w:webHidden/>
              </w:rPr>
              <w:t>31</w:t>
            </w:r>
            <w:r>
              <w:rPr>
                <w:noProof/>
                <w:webHidden/>
              </w:rPr>
              <w:fldChar w:fldCharType="end"/>
            </w:r>
          </w:hyperlink>
        </w:p>
        <w:p w14:paraId="355425B8" w14:textId="14D3CE6A" w:rsidR="006231D1" w:rsidRDefault="006231D1">
          <w:pPr>
            <w:pStyle w:val="TOC2"/>
            <w:tabs>
              <w:tab w:val="right" w:leader="dot" w:pos="9350"/>
            </w:tabs>
            <w:rPr>
              <w:rFonts w:eastAsiaTheme="minorEastAsia"/>
              <w:noProof/>
            </w:rPr>
          </w:pPr>
          <w:hyperlink w:anchor="_Toc71555667" w:history="1">
            <w:r w:rsidRPr="00DA2E90">
              <w:rPr>
                <w:rStyle w:val="Hyperlink"/>
                <w:noProof/>
              </w:rPr>
              <w:t>Boundary conditions for stream water temperature</w:t>
            </w:r>
            <w:r>
              <w:rPr>
                <w:noProof/>
                <w:webHidden/>
              </w:rPr>
              <w:tab/>
            </w:r>
            <w:r>
              <w:rPr>
                <w:noProof/>
                <w:webHidden/>
              </w:rPr>
              <w:fldChar w:fldCharType="begin"/>
            </w:r>
            <w:r>
              <w:rPr>
                <w:noProof/>
                <w:webHidden/>
              </w:rPr>
              <w:instrText xml:space="preserve"> PAGEREF _Toc71555667 \h </w:instrText>
            </w:r>
            <w:r>
              <w:rPr>
                <w:noProof/>
                <w:webHidden/>
              </w:rPr>
            </w:r>
            <w:r>
              <w:rPr>
                <w:noProof/>
                <w:webHidden/>
              </w:rPr>
              <w:fldChar w:fldCharType="separate"/>
            </w:r>
            <w:r>
              <w:rPr>
                <w:noProof/>
                <w:webHidden/>
              </w:rPr>
              <w:t>31</w:t>
            </w:r>
            <w:r>
              <w:rPr>
                <w:noProof/>
                <w:webHidden/>
              </w:rPr>
              <w:fldChar w:fldCharType="end"/>
            </w:r>
          </w:hyperlink>
        </w:p>
        <w:p w14:paraId="7837D2B4" w14:textId="09D75293" w:rsidR="006231D1" w:rsidRDefault="006231D1">
          <w:pPr>
            <w:pStyle w:val="TOC2"/>
            <w:tabs>
              <w:tab w:val="right" w:leader="dot" w:pos="9350"/>
            </w:tabs>
            <w:rPr>
              <w:rFonts w:eastAsiaTheme="minorEastAsia"/>
              <w:noProof/>
            </w:rPr>
          </w:pPr>
          <w:hyperlink w:anchor="_Toc71555668" w:history="1">
            <w:r w:rsidRPr="00DA2E90">
              <w:rPr>
                <w:rStyle w:val="Hyperlink"/>
                <w:noProof/>
              </w:rPr>
              <w:t>Thermal stratification in reservoirs</w:t>
            </w:r>
            <w:r>
              <w:rPr>
                <w:noProof/>
                <w:webHidden/>
              </w:rPr>
              <w:tab/>
            </w:r>
            <w:r>
              <w:rPr>
                <w:noProof/>
                <w:webHidden/>
              </w:rPr>
              <w:fldChar w:fldCharType="begin"/>
            </w:r>
            <w:r>
              <w:rPr>
                <w:noProof/>
                <w:webHidden/>
              </w:rPr>
              <w:instrText xml:space="preserve"> PAGEREF _Toc71555668 \h </w:instrText>
            </w:r>
            <w:r>
              <w:rPr>
                <w:noProof/>
                <w:webHidden/>
              </w:rPr>
            </w:r>
            <w:r>
              <w:rPr>
                <w:noProof/>
                <w:webHidden/>
              </w:rPr>
              <w:fldChar w:fldCharType="separate"/>
            </w:r>
            <w:r>
              <w:rPr>
                <w:noProof/>
                <w:webHidden/>
              </w:rPr>
              <w:t>32</w:t>
            </w:r>
            <w:r>
              <w:rPr>
                <w:noProof/>
                <w:webHidden/>
              </w:rPr>
              <w:fldChar w:fldCharType="end"/>
            </w:r>
          </w:hyperlink>
        </w:p>
        <w:p w14:paraId="109B3732" w14:textId="3392EFF5" w:rsidR="006231D1" w:rsidRDefault="006231D1">
          <w:pPr>
            <w:pStyle w:val="TOC2"/>
            <w:tabs>
              <w:tab w:val="right" w:leader="dot" w:pos="9350"/>
            </w:tabs>
            <w:rPr>
              <w:rFonts w:eastAsiaTheme="minorEastAsia"/>
              <w:noProof/>
            </w:rPr>
          </w:pPr>
          <w:hyperlink w:anchor="_Toc71555669" w:history="1">
            <w:r w:rsidRPr="00DA2E90">
              <w:rPr>
                <w:rStyle w:val="Hyperlink"/>
                <w:noProof/>
              </w:rPr>
              <w:t>Thermal loading</w:t>
            </w:r>
            <w:r>
              <w:rPr>
                <w:noProof/>
                <w:webHidden/>
              </w:rPr>
              <w:tab/>
            </w:r>
            <w:r>
              <w:rPr>
                <w:noProof/>
                <w:webHidden/>
              </w:rPr>
              <w:fldChar w:fldCharType="begin"/>
            </w:r>
            <w:r>
              <w:rPr>
                <w:noProof/>
                <w:webHidden/>
              </w:rPr>
              <w:instrText xml:space="preserve"> PAGEREF _Toc71555669 \h </w:instrText>
            </w:r>
            <w:r>
              <w:rPr>
                <w:noProof/>
                <w:webHidden/>
              </w:rPr>
            </w:r>
            <w:r>
              <w:rPr>
                <w:noProof/>
                <w:webHidden/>
              </w:rPr>
              <w:fldChar w:fldCharType="separate"/>
            </w:r>
            <w:r>
              <w:rPr>
                <w:noProof/>
                <w:webHidden/>
              </w:rPr>
              <w:t>32</w:t>
            </w:r>
            <w:r>
              <w:rPr>
                <w:noProof/>
                <w:webHidden/>
              </w:rPr>
              <w:fldChar w:fldCharType="end"/>
            </w:r>
          </w:hyperlink>
        </w:p>
        <w:p w14:paraId="2DA13555" w14:textId="102673AB" w:rsidR="006231D1" w:rsidRDefault="006231D1">
          <w:pPr>
            <w:pStyle w:val="TOC1"/>
            <w:tabs>
              <w:tab w:val="right" w:leader="dot" w:pos="9350"/>
            </w:tabs>
            <w:rPr>
              <w:rFonts w:eastAsiaTheme="minorEastAsia"/>
              <w:noProof/>
            </w:rPr>
          </w:pPr>
          <w:hyperlink w:anchor="_Toc71555670" w:history="1">
            <w:r w:rsidRPr="00DA2E90">
              <w:rPr>
                <w:rStyle w:val="Hyperlink"/>
                <w:noProof/>
              </w:rPr>
              <w:t>Reservoirs</w:t>
            </w:r>
            <w:r>
              <w:rPr>
                <w:noProof/>
                <w:webHidden/>
              </w:rPr>
              <w:tab/>
            </w:r>
            <w:r>
              <w:rPr>
                <w:noProof/>
                <w:webHidden/>
              </w:rPr>
              <w:fldChar w:fldCharType="begin"/>
            </w:r>
            <w:r>
              <w:rPr>
                <w:noProof/>
                <w:webHidden/>
              </w:rPr>
              <w:instrText xml:space="preserve"> PAGEREF _Toc71555670 \h </w:instrText>
            </w:r>
            <w:r>
              <w:rPr>
                <w:noProof/>
                <w:webHidden/>
              </w:rPr>
            </w:r>
            <w:r>
              <w:rPr>
                <w:noProof/>
                <w:webHidden/>
              </w:rPr>
              <w:fldChar w:fldCharType="separate"/>
            </w:r>
            <w:r>
              <w:rPr>
                <w:noProof/>
                <w:webHidden/>
              </w:rPr>
              <w:t>33</w:t>
            </w:r>
            <w:r>
              <w:rPr>
                <w:noProof/>
                <w:webHidden/>
              </w:rPr>
              <w:fldChar w:fldCharType="end"/>
            </w:r>
          </w:hyperlink>
        </w:p>
        <w:p w14:paraId="1C87D240" w14:textId="227B2A6D" w:rsidR="006231D1" w:rsidRDefault="006231D1">
          <w:pPr>
            <w:pStyle w:val="TOC2"/>
            <w:tabs>
              <w:tab w:val="right" w:leader="dot" w:pos="9350"/>
            </w:tabs>
            <w:rPr>
              <w:rFonts w:eastAsiaTheme="minorEastAsia"/>
              <w:noProof/>
            </w:rPr>
          </w:pPr>
          <w:hyperlink w:anchor="_Toc71555671" w:history="1">
            <w:r w:rsidRPr="00DA2E90">
              <w:rPr>
                <w:rStyle w:val="Hyperlink"/>
                <w:noProof/>
              </w:rPr>
              <w:t>Reservoir data</w:t>
            </w:r>
            <w:r>
              <w:rPr>
                <w:noProof/>
                <w:webHidden/>
              </w:rPr>
              <w:tab/>
            </w:r>
            <w:r>
              <w:rPr>
                <w:noProof/>
                <w:webHidden/>
              </w:rPr>
              <w:fldChar w:fldCharType="begin"/>
            </w:r>
            <w:r>
              <w:rPr>
                <w:noProof/>
                <w:webHidden/>
              </w:rPr>
              <w:instrText xml:space="preserve"> PAGEREF _Toc71555671 \h </w:instrText>
            </w:r>
            <w:r>
              <w:rPr>
                <w:noProof/>
                <w:webHidden/>
              </w:rPr>
            </w:r>
            <w:r>
              <w:rPr>
                <w:noProof/>
                <w:webHidden/>
              </w:rPr>
              <w:fldChar w:fldCharType="separate"/>
            </w:r>
            <w:r>
              <w:rPr>
                <w:noProof/>
                <w:webHidden/>
              </w:rPr>
              <w:t>34</w:t>
            </w:r>
            <w:r>
              <w:rPr>
                <w:noProof/>
                <w:webHidden/>
              </w:rPr>
              <w:fldChar w:fldCharType="end"/>
            </w:r>
          </w:hyperlink>
        </w:p>
        <w:p w14:paraId="2199A8F5" w14:textId="66F488BA" w:rsidR="006231D1" w:rsidRDefault="006231D1">
          <w:pPr>
            <w:pStyle w:val="TOC2"/>
            <w:tabs>
              <w:tab w:val="right" w:leader="dot" w:pos="9350"/>
            </w:tabs>
            <w:rPr>
              <w:rFonts w:eastAsiaTheme="minorEastAsia"/>
              <w:noProof/>
            </w:rPr>
          </w:pPr>
          <w:hyperlink w:anchor="_Toc71555672" w:history="1">
            <w:r w:rsidRPr="00DA2E90">
              <w:rPr>
                <w:rStyle w:val="Hyperlink"/>
                <w:noProof/>
              </w:rPr>
              <w:t>Reservoir data sources</w:t>
            </w:r>
            <w:r>
              <w:rPr>
                <w:noProof/>
                <w:webHidden/>
              </w:rPr>
              <w:tab/>
            </w:r>
            <w:r>
              <w:rPr>
                <w:noProof/>
                <w:webHidden/>
              </w:rPr>
              <w:fldChar w:fldCharType="begin"/>
            </w:r>
            <w:r>
              <w:rPr>
                <w:noProof/>
                <w:webHidden/>
              </w:rPr>
              <w:instrText xml:space="preserve"> PAGEREF _Toc71555672 \h </w:instrText>
            </w:r>
            <w:r>
              <w:rPr>
                <w:noProof/>
                <w:webHidden/>
              </w:rPr>
            </w:r>
            <w:r>
              <w:rPr>
                <w:noProof/>
                <w:webHidden/>
              </w:rPr>
              <w:fldChar w:fldCharType="separate"/>
            </w:r>
            <w:r>
              <w:rPr>
                <w:noProof/>
                <w:webHidden/>
              </w:rPr>
              <w:t>36</w:t>
            </w:r>
            <w:r>
              <w:rPr>
                <w:noProof/>
                <w:webHidden/>
              </w:rPr>
              <w:fldChar w:fldCharType="end"/>
            </w:r>
          </w:hyperlink>
        </w:p>
        <w:p w14:paraId="1EF39254" w14:textId="3D7F9FD3" w:rsidR="006231D1" w:rsidRDefault="006231D1">
          <w:pPr>
            <w:pStyle w:val="TOC1"/>
            <w:tabs>
              <w:tab w:val="right" w:leader="dot" w:pos="9350"/>
            </w:tabs>
            <w:rPr>
              <w:rFonts w:eastAsiaTheme="minorEastAsia"/>
              <w:noProof/>
            </w:rPr>
          </w:pPr>
          <w:hyperlink w:anchor="_Toc71555673" w:history="1">
            <w:r w:rsidRPr="00DA2E90">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_Toc71555673 \h </w:instrText>
            </w:r>
            <w:r>
              <w:rPr>
                <w:noProof/>
                <w:webHidden/>
              </w:rPr>
            </w:r>
            <w:r>
              <w:rPr>
                <w:noProof/>
                <w:webHidden/>
              </w:rPr>
              <w:fldChar w:fldCharType="separate"/>
            </w:r>
            <w:r>
              <w:rPr>
                <w:noProof/>
                <w:webHidden/>
              </w:rPr>
              <w:t>36</w:t>
            </w:r>
            <w:r>
              <w:rPr>
                <w:noProof/>
                <w:webHidden/>
              </w:rPr>
              <w:fldChar w:fldCharType="end"/>
            </w:r>
          </w:hyperlink>
        </w:p>
        <w:p w14:paraId="01415365" w14:textId="3D8A5085" w:rsidR="006231D1" w:rsidRDefault="006231D1">
          <w:pPr>
            <w:pStyle w:val="TOC2"/>
            <w:tabs>
              <w:tab w:val="right" w:leader="dot" w:pos="9350"/>
            </w:tabs>
            <w:rPr>
              <w:rFonts w:eastAsiaTheme="minorEastAsia"/>
              <w:noProof/>
            </w:rPr>
          </w:pPr>
          <w:hyperlink w:anchor="_Toc71555674" w:history="1">
            <w:r w:rsidRPr="00DA2E90">
              <w:rPr>
                <w:rStyle w:val="Hyperlink"/>
                <w:noProof/>
              </w:rPr>
              <w:t>Limitations of subbasin simulations</w:t>
            </w:r>
            <w:r>
              <w:rPr>
                <w:noProof/>
                <w:webHidden/>
              </w:rPr>
              <w:tab/>
            </w:r>
            <w:r>
              <w:rPr>
                <w:noProof/>
                <w:webHidden/>
              </w:rPr>
              <w:fldChar w:fldCharType="begin"/>
            </w:r>
            <w:r>
              <w:rPr>
                <w:noProof/>
                <w:webHidden/>
              </w:rPr>
              <w:instrText xml:space="preserve"> PAGEREF _Toc71555674 \h </w:instrText>
            </w:r>
            <w:r>
              <w:rPr>
                <w:noProof/>
                <w:webHidden/>
              </w:rPr>
            </w:r>
            <w:r>
              <w:rPr>
                <w:noProof/>
                <w:webHidden/>
              </w:rPr>
              <w:fldChar w:fldCharType="separate"/>
            </w:r>
            <w:r>
              <w:rPr>
                <w:noProof/>
                <w:webHidden/>
              </w:rPr>
              <w:t>38</w:t>
            </w:r>
            <w:r>
              <w:rPr>
                <w:noProof/>
                <w:webHidden/>
              </w:rPr>
              <w:fldChar w:fldCharType="end"/>
            </w:r>
          </w:hyperlink>
        </w:p>
        <w:p w14:paraId="422909FB" w14:textId="3F4FD3D2" w:rsidR="006231D1" w:rsidRDefault="006231D1">
          <w:pPr>
            <w:pStyle w:val="TOC1"/>
            <w:tabs>
              <w:tab w:val="right" w:leader="dot" w:pos="9350"/>
            </w:tabs>
            <w:rPr>
              <w:rFonts w:eastAsiaTheme="minorEastAsia"/>
              <w:noProof/>
            </w:rPr>
          </w:pPr>
          <w:hyperlink w:anchor="_Toc71555675" w:history="1">
            <w:r w:rsidRPr="00DA2E90">
              <w:rPr>
                <w:rStyle w:val="Hyperlink"/>
                <w:noProof/>
              </w:rPr>
              <w:t>Calibration procedure</w:t>
            </w:r>
            <w:r>
              <w:rPr>
                <w:noProof/>
                <w:webHidden/>
              </w:rPr>
              <w:tab/>
            </w:r>
            <w:r>
              <w:rPr>
                <w:noProof/>
                <w:webHidden/>
              </w:rPr>
              <w:fldChar w:fldCharType="begin"/>
            </w:r>
            <w:r>
              <w:rPr>
                <w:noProof/>
                <w:webHidden/>
              </w:rPr>
              <w:instrText xml:space="preserve"> PAGEREF _Toc71555675 \h </w:instrText>
            </w:r>
            <w:r>
              <w:rPr>
                <w:noProof/>
                <w:webHidden/>
              </w:rPr>
            </w:r>
            <w:r>
              <w:rPr>
                <w:noProof/>
                <w:webHidden/>
              </w:rPr>
              <w:fldChar w:fldCharType="separate"/>
            </w:r>
            <w:r>
              <w:rPr>
                <w:noProof/>
                <w:webHidden/>
              </w:rPr>
              <w:t>38</w:t>
            </w:r>
            <w:r>
              <w:rPr>
                <w:noProof/>
                <w:webHidden/>
              </w:rPr>
              <w:fldChar w:fldCharType="end"/>
            </w:r>
          </w:hyperlink>
        </w:p>
        <w:p w14:paraId="3B70B62E" w14:textId="53E9317C" w:rsidR="006231D1" w:rsidRDefault="006231D1">
          <w:pPr>
            <w:pStyle w:val="TOC2"/>
            <w:tabs>
              <w:tab w:val="right" w:leader="dot" w:pos="9350"/>
            </w:tabs>
            <w:rPr>
              <w:rFonts w:eastAsiaTheme="minorEastAsia"/>
              <w:noProof/>
            </w:rPr>
          </w:pPr>
          <w:hyperlink w:anchor="_Toc71555676" w:history="1">
            <w:r w:rsidRPr="00DA2E90">
              <w:rPr>
                <w:rStyle w:val="Hyperlink"/>
                <w:noProof/>
              </w:rPr>
              <w:t>Using PEST to determine HBV parameter values</w:t>
            </w:r>
            <w:r>
              <w:rPr>
                <w:noProof/>
                <w:webHidden/>
              </w:rPr>
              <w:tab/>
            </w:r>
            <w:r>
              <w:rPr>
                <w:noProof/>
                <w:webHidden/>
              </w:rPr>
              <w:fldChar w:fldCharType="begin"/>
            </w:r>
            <w:r>
              <w:rPr>
                <w:noProof/>
                <w:webHidden/>
              </w:rPr>
              <w:instrText xml:space="preserve"> PAGEREF _Toc71555676 \h </w:instrText>
            </w:r>
            <w:r>
              <w:rPr>
                <w:noProof/>
                <w:webHidden/>
              </w:rPr>
            </w:r>
            <w:r>
              <w:rPr>
                <w:noProof/>
                <w:webHidden/>
              </w:rPr>
              <w:fldChar w:fldCharType="separate"/>
            </w:r>
            <w:r>
              <w:rPr>
                <w:noProof/>
                <w:webHidden/>
              </w:rPr>
              <w:t>39</w:t>
            </w:r>
            <w:r>
              <w:rPr>
                <w:noProof/>
                <w:webHidden/>
              </w:rPr>
              <w:fldChar w:fldCharType="end"/>
            </w:r>
          </w:hyperlink>
        </w:p>
        <w:p w14:paraId="6E09D967" w14:textId="05F5F2B4" w:rsidR="006231D1" w:rsidRDefault="006231D1">
          <w:pPr>
            <w:pStyle w:val="TOC2"/>
            <w:tabs>
              <w:tab w:val="right" w:leader="dot" w:pos="9350"/>
            </w:tabs>
            <w:rPr>
              <w:rFonts w:eastAsiaTheme="minorEastAsia"/>
              <w:noProof/>
            </w:rPr>
          </w:pPr>
          <w:hyperlink w:anchor="_Toc71555677" w:history="1">
            <w:r w:rsidRPr="00DA2E90">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_Toc71555677 \h </w:instrText>
            </w:r>
            <w:r>
              <w:rPr>
                <w:noProof/>
                <w:webHidden/>
              </w:rPr>
            </w:r>
            <w:r>
              <w:rPr>
                <w:noProof/>
                <w:webHidden/>
              </w:rPr>
              <w:fldChar w:fldCharType="separate"/>
            </w:r>
            <w:r>
              <w:rPr>
                <w:noProof/>
                <w:webHidden/>
              </w:rPr>
              <w:t>39</w:t>
            </w:r>
            <w:r>
              <w:rPr>
                <w:noProof/>
                <w:webHidden/>
              </w:rPr>
              <w:fldChar w:fldCharType="end"/>
            </w:r>
          </w:hyperlink>
        </w:p>
        <w:p w14:paraId="0AE62454" w14:textId="1E6A9F27" w:rsidR="006231D1" w:rsidRDefault="006231D1">
          <w:pPr>
            <w:pStyle w:val="TOC2"/>
            <w:tabs>
              <w:tab w:val="right" w:leader="dot" w:pos="9350"/>
            </w:tabs>
            <w:rPr>
              <w:rFonts w:eastAsiaTheme="minorEastAsia"/>
              <w:noProof/>
            </w:rPr>
          </w:pPr>
          <w:hyperlink w:anchor="_Toc71555678" w:history="1">
            <w:r w:rsidRPr="00DA2E90">
              <w:rPr>
                <w:rStyle w:val="Hyperlink"/>
                <w:noProof/>
              </w:rPr>
              <w:t>Calibrating stream temperatures</w:t>
            </w:r>
            <w:r>
              <w:rPr>
                <w:noProof/>
                <w:webHidden/>
              </w:rPr>
              <w:tab/>
            </w:r>
            <w:r>
              <w:rPr>
                <w:noProof/>
                <w:webHidden/>
              </w:rPr>
              <w:fldChar w:fldCharType="begin"/>
            </w:r>
            <w:r>
              <w:rPr>
                <w:noProof/>
                <w:webHidden/>
              </w:rPr>
              <w:instrText xml:space="preserve"> PAGEREF _Toc71555678 \h </w:instrText>
            </w:r>
            <w:r>
              <w:rPr>
                <w:noProof/>
                <w:webHidden/>
              </w:rPr>
            </w:r>
            <w:r>
              <w:rPr>
                <w:noProof/>
                <w:webHidden/>
              </w:rPr>
              <w:fldChar w:fldCharType="separate"/>
            </w:r>
            <w:r>
              <w:rPr>
                <w:noProof/>
                <w:webHidden/>
              </w:rPr>
              <w:t>40</w:t>
            </w:r>
            <w:r>
              <w:rPr>
                <w:noProof/>
                <w:webHidden/>
              </w:rPr>
              <w:fldChar w:fldCharType="end"/>
            </w:r>
          </w:hyperlink>
        </w:p>
        <w:p w14:paraId="3A0C712C" w14:textId="4886034D" w:rsidR="006231D1" w:rsidRDefault="006231D1">
          <w:pPr>
            <w:pStyle w:val="TOC1"/>
            <w:tabs>
              <w:tab w:val="right" w:leader="dot" w:pos="9350"/>
            </w:tabs>
            <w:rPr>
              <w:rFonts w:eastAsiaTheme="minorEastAsia"/>
              <w:noProof/>
            </w:rPr>
          </w:pPr>
          <w:hyperlink w:anchor="_Toc71555679" w:history="1">
            <w:r w:rsidRPr="00DA2E90">
              <w:rPr>
                <w:rStyle w:val="Hyperlink"/>
                <w:noProof/>
              </w:rPr>
              <w:t>North Santiam study area</w:t>
            </w:r>
            <w:r>
              <w:rPr>
                <w:noProof/>
                <w:webHidden/>
              </w:rPr>
              <w:tab/>
            </w:r>
            <w:r>
              <w:rPr>
                <w:noProof/>
                <w:webHidden/>
              </w:rPr>
              <w:fldChar w:fldCharType="begin"/>
            </w:r>
            <w:r>
              <w:rPr>
                <w:noProof/>
                <w:webHidden/>
              </w:rPr>
              <w:instrText xml:space="preserve"> PAGEREF _Toc71555679 \h </w:instrText>
            </w:r>
            <w:r>
              <w:rPr>
                <w:noProof/>
                <w:webHidden/>
              </w:rPr>
            </w:r>
            <w:r>
              <w:rPr>
                <w:noProof/>
                <w:webHidden/>
              </w:rPr>
              <w:fldChar w:fldCharType="separate"/>
            </w:r>
            <w:r>
              <w:rPr>
                <w:noProof/>
                <w:webHidden/>
              </w:rPr>
              <w:t>41</w:t>
            </w:r>
            <w:r>
              <w:rPr>
                <w:noProof/>
                <w:webHidden/>
              </w:rPr>
              <w:fldChar w:fldCharType="end"/>
            </w:r>
          </w:hyperlink>
        </w:p>
        <w:p w14:paraId="0A5E89D7" w14:textId="38CEC7E1" w:rsidR="006231D1" w:rsidRDefault="006231D1">
          <w:pPr>
            <w:pStyle w:val="TOC2"/>
            <w:tabs>
              <w:tab w:val="right" w:leader="dot" w:pos="9350"/>
            </w:tabs>
            <w:rPr>
              <w:rFonts w:eastAsiaTheme="minorEastAsia"/>
              <w:noProof/>
            </w:rPr>
          </w:pPr>
          <w:hyperlink w:anchor="_Toc71555680" w:history="1">
            <w:r w:rsidRPr="00DA2E90">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_Toc71555680 \h </w:instrText>
            </w:r>
            <w:r>
              <w:rPr>
                <w:noProof/>
                <w:webHidden/>
              </w:rPr>
            </w:r>
            <w:r>
              <w:rPr>
                <w:noProof/>
                <w:webHidden/>
              </w:rPr>
              <w:fldChar w:fldCharType="separate"/>
            </w:r>
            <w:r>
              <w:rPr>
                <w:noProof/>
                <w:webHidden/>
              </w:rPr>
              <w:t>41</w:t>
            </w:r>
            <w:r>
              <w:rPr>
                <w:noProof/>
                <w:webHidden/>
              </w:rPr>
              <w:fldChar w:fldCharType="end"/>
            </w:r>
          </w:hyperlink>
        </w:p>
        <w:p w14:paraId="67DAC350" w14:textId="769EA5B4" w:rsidR="006231D1" w:rsidRDefault="006231D1">
          <w:pPr>
            <w:pStyle w:val="TOC2"/>
            <w:tabs>
              <w:tab w:val="right" w:leader="dot" w:pos="9350"/>
            </w:tabs>
            <w:rPr>
              <w:rFonts w:eastAsiaTheme="minorEastAsia"/>
              <w:noProof/>
            </w:rPr>
          </w:pPr>
          <w:hyperlink w:anchor="_Toc71555681" w:history="1">
            <w:r w:rsidRPr="00DA2E90">
              <w:rPr>
                <w:rStyle w:val="Hyperlink"/>
                <w:noProof/>
              </w:rPr>
              <w:t>Municipal water rights</w:t>
            </w:r>
            <w:r>
              <w:rPr>
                <w:noProof/>
                <w:webHidden/>
              </w:rPr>
              <w:tab/>
            </w:r>
            <w:r>
              <w:rPr>
                <w:noProof/>
                <w:webHidden/>
              </w:rPr>
              <w:fldChar w:fldCharType="begin"/>
            </w:r>
            <w:r>
              <w:rPr>
                <w:noProof/>
                <w:webHidden/>
              </w:rPr>
              <w:instrText xml:space="preserve"> PAGEREF _Toc71555681 \h </w:instrText>
            </w:r>
            <w:r>
              <w:rPr>
                <w:noProof/>
                <w:webHidden/>
              </w:rPr>
            </w:r>
            <w:r>
              <w:rPr>
                <w:noProof/>
                <w:webHidden/>
              </w:rPr>
              <w:fldChar w:fldCharType="separate"/>
            </w:r>
            <w:r>
              <w:rPr>
                <w:noProof/>
                <w:webHidden/>
              </w:rPr>
              <w:t>42</w:t>
            </w:r>
            <w:r>
              <w:rPr>
                <w:noProof/>
                <w:webHidden/>
              </w:rPr>
              <w:fldChar w:fldCharType="end"/>
            </w:r>
          </w:hyperlink>
        </w:p>
        <w:p w14:paraId="4E83B578" w14:textId="10D578B5" w:rsidR="006231D1" w:rsidRDefault="006231D1">
          <w:pPr>
            <w:pStyle w:val="TOC1"/>
            <w:tabs>
              <w:tab w:val="right" w:leader="dot" w:pos="9350"/>
            </w:tabs>
            <w:rPr>
              <w:rFonts w:eastAsiaTheme="minorEastAsia"/>
              <w:noProof/>
            </w:rPr>
          </w:pPr>
          <w:hyperlink w:anchor="_Toc71555682" w:history="1">
            <w:r w:rsidRPr="00DA2E90">
              <w:rPr>
                <w:rStyle w:val="Hyperlink"/>
                <w:noProof/>
              </w:rPr>
              <w:t>McKenzie Basin Wetlands Study</w:t>
            </w:r>
            <w:r>
              <w:rPr>
                <w:noProof/>
                <w:webHidden/>
              </w:rPr>
              <w:tab/>
            </w:r>
            <w:r>
              <w:rPr>
                <w:noProof/>
                <w:webHidden/>
              </w:rPr>
              <w:fldChar w:fldCharType="begin"/>
            </w:r>
            <w:r>
              <w:rPr>
                <w:noProof/>
                <w:webHidden/>
              </w:rPr>
              <w:instrText xml:space="preserve"> PAGEREF _Toc71555682 \h </w:instrText>
            </w:r>
            <w:r>
              <w:rPr>
                <w:noProof/>
                <w:webHidden/>
              </w:rPr>
            </w:r>
            <w:r>
              <w:rPr>
                <w:noProof/>
                <w:webHidden/>
              </w:rPr>
              <w:fldChar w:fldCharType="separate"/>
            </w:r>
            <w:r>
              <w:rPr>
                <w:noProof/>
                <w:webHidden/>
              </w:rPr>
              <w:t>42</w:t>
            </w:r>
            <w:r>
              <w:rPr>
                <w:noProof/>
                <w:webHidden/>
              </w:rPr>
              <w:fldChar w:fldCharType="end"/>
            </w:r>
          </w:hyperlink>
        </w:p>
        <w:p w14:paraId="2DD59B88" w14:textId="6D480849" w:rsidR="006231D1" w:rsidRDefault="006231D1">
          <w:pPr>
            <w:pStyle w:val="TOC2"/>
            <w:tabs>
              <w:tab w:val="right" w:leader="dot" w:pos="9350"/>
            </w:tabs>
            <w:rPr>
              <w:rFonts w:eastAsiaTheme="minorEastAsia"/>
              <w:noProof/>
            </w:rPr>
          </w:pPr>
          <w:hyperlink w:anchor="_Toc71555683" w:history="1">
            <w:r w:rsidRPr="00DA2E90">
              <w:rPr>
                <w:rStyle w:val="Hyperlink"/>
                <w:noProof/>
              </w:rPr>
              <w:t>Project Overview</w:t>
            </w:r>
            <w:r>
              <w:rPr>
                <w:noProof/>
                <w:webHidden/>
              </w:rPr>
              <w:tab/>
            </w:r>
            <w:r>
              <w:rPr>
                <w:noProof/>
                <w:webHidden/>
              </w:rPr>
              <w:fldChar w:fldCharType="begin"/>
            </w:r>
            <w:r>
              <w:rPr>
                <w:noProof/>
                <w:webHidden/>
              </w:rPr>
              <w:instrText xml:space="preserve"> PAGEREF _Toc71555683 \h </w:instrText>
            </w:r>
            <w:r>
              <w:rPr>
                <w:noProof/>
                <w:webHidden/>
              </w:rPr>
            </w:r>
            <w:r>
              <w:rPr>
                <w:noProof/>
                <w:webHidden/>
              </w:rPr>
              <w:fldChar w:fldCharType="separate"/>
            </w:r>
            <w:r>
              <w:rPr>
                <w:noProof/>
                <w:webHidden/>
              </w:rPr>
              <w:t>42</w:t>
            </w:r>
            <w:r>
              <w:rPr>
                <w:noProof/>
                <w:webHidden/>
              </w:rPr>
              <w:fldChar w:fldCharType="end"/>
            </w:r>
          </w:hyperlink>
        </w:p>
        <w:p w14:paraId="76BC6933" w14:textId="33AEA330" w:rsidR="006231D1" w:rsidRDefault="006231D1">
          <w:pPr>
            <w:pStyle w:val="TOC2"/>
            <w:tabs>
              <w:tab w:val="right" w:leader="dot" w:pos="9350"/>
            </w:tabs>
            <w:rPr>
              <w:rFonts w:eastAsiaTheme="minorEastAsia"/>
              <w:noProof/>
            </w:rPr>
          </w:pPr>
          <w:hyperlink w:anchor="_Toc71555684" w:history="1">
            <w:r w:rsidRPr="00DA2E90">
              <w:rPr>
                <w:rStyle w:val="Hyperlink"/>
                <w:noProof/>
              </w:rPr>
              <w:t>Model and Simulation Overview</w:t>
            </w:r>
            <w:r>
              <w:rPr>
                <w:noProof/>
                <w:webHidden/>
              </w:rPr>
              <w:tab/>
            </w:r>
            <w:r>
              <w:rPr>
                <w:noProof/>
                <w:webHidden/>
              </w:rPr>
              <w:fldChar w:fldCharType="begin"/>
            </w:r>
            <w:r>
              <w:rPr>
                <w:noProof/>
                <w:webHidden/>
              </w:rPr>
              <w:instrText xml:space="preserve"> PAGEREF _Toc71555684 \h </w:instrText>
            </w:r>
            <w:r>
              <w:rPr>
                <w:noProof/>
                <w:webHidden/>
              </w:rPr>
            </w:r>
            <w:r>
              <w:rPr>
                <w:noProof/>
                <w:webHidden/>
              </w:rPr>
              <w:fldChar w:fldCharType="separate"/>
            </w:r>
            <w:r>
              <w:rPr>
                <w:noProof/>
                <w:webHidden/>
              </w:rPr>
              <w:t>45</w:t>
            </w:r>
            <w:r>
              <w:rPr>
                <w:noProof/>
                <w:webHidden/>
              </w:rPr>
              <w:fldChar w:fldCharType="end"/>
            </w:r>
          </w:hyperlink>
        </w:p>
        <w:p w14:paraId="351CBD98" w14:textId="47263BFB" w:rsidR="006231D1" w:rsidRDefault="006231D1">
          <w:pPr>
            <w:pStyle w:val="TOC2"/>
            <w:tabs>
              <w:tab w:val="right" w:leader="dot" w:pos="9350"/>
            </w:tabs>
            <w:rPr>
              <w:rFonts w:eastAsiaTheme="minorEastAsia"/>
              <w:noProof/>
            </w:rPr>
          </w:pPr>
          <w:hyperlink w:anchor="_Toc71555685" w:history="1">
            <w:r w:rsidRPr="00DA2E90">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_Toc71555685 \h </w:instrText>
            </w:r>
            <w:r>
              <w:rPr>
                <w:noProof/>
                <w:webHidden/>
              </w:rPr>
            </w:r>
            <w:r>
              <w:rPr>
                <w:noProof/>
                <w:webHidden/>
              </w:rPr>
              <w:fldChar w:fldCharType="separate"/>
            </w:r>
            <w:r>
              <w:rPr>
                <w:noProof/>
                <w:webHidden/>
              </w:rPr>
              <w:t>46</w:t>
            </w:r>
            <w:r>
              <w:rPr>
                <w:noProof/>
                <w:webHidden/>
              </w:rPr>
              <w:fldChar w:fldCharType="end"/>
            </w:r>
          </w:hyperlink>
        </w:p>
        <w:p w14:paraId="2AA231A2" w14:textId="5E6CACB8" w:rsidR="006231D1" w:rsidRDefault="006231D1">
          <w:pPr>
            <w:pStyle w:val="TOC2"/>
            <w:tabs>
              <w:tab w:val="right" w:leader="dot" w:pos="9350"/>
            </w:tabs>
            <w:rPr>
              <w:rFonts w:eastAsiaTheme="minorEastAsia"/>
              <w:noProof/>
            </w:rPr>
          </w:pPr>
          <w:hyperlink w:anchor="_Toc71555686" w:history="1">
            <w:r w:rsidRPr="00DA2E90">
              <w:rPr>
                <w:rStyle w:val="Hyperlink"/>
                <w:noProof/>
              </w:rPr>
              <w:t>Data changes for better representation of wetlands</w:t>
            </w:r>
            <w:r>
              <w:rPr>
                <w:noProof/>
                <w:webHidden/>
              </w:rPr>
              <w:tab/>
            </w:r>
            <w:r>
              <w:rPr>
                <w:noProof/>
                <w:webHidden/>
              </w:rPr>
              <w:fldChar w:fldCharType="begin"/>
            </w:r>
            <w:r>
              <w:rPr>
                <w:noProof/>
                <w:webHidden/>
              </w:rPr>
              <w:instrText xml:space="preserve"> PAGEREF _Toc71555686 \h </w:instrText>
            </w:r>
            <w:r>
              <w:rPr>
                <w:noProof/>
                <w:webHidden/>
              </w:rPr>
            </w:r>
            <w:r>
              <w:rPr>
                <w:noProof/>
                <w:webHidden/>
              </w:rPr>
              <w:fldChar w:fldCharType="separate"/>
            </w:r>
            <w:r>
              <w:rPr>
                <w:noProof/>
                <w:webHidden/>
              </w:rPr>
              <w:t>46</w:t>
            </w:r>
            <w:r>
              <w:rPr>
                <w:noProof/>
                <w:webHidden/>
              </w:rPr>
              <w:fldChar w:fldCharType="end"/>
            </w:r>
          </w:hyperlink>
        </w:p>
        <w:p w14:paraId="2B56DD48" w14:textId="27320D09" w:rsidR="006231D1" w:rsidRDefault="006231D1">
          <w:pPr>
            <w:pStyle w:val="TOC2"/>
            <w:tabs>
              <w:tab w:val="right" w:leader="dot" w:pos="9350"/>
            </w:tabs>
            <w:rPr>
              <w:rFonts w:eastAsiaTheme="minorEastAsia"/>
              <w:noProof/>
            </w:rPr>
          </w:pPr>
          <w:hyperlink w:anchor="_Toc71555687" w:history="1">
            <w:r w:rsidRPr="00DA2E90">
              <w:rPr>
                <w:rStyle w:val="Hyperlink"/>
                <w:noProof/>
              </w:rPr>
              <w:t>Projection, Calendar, and Units</w:t>
            </w:r>
            <w:r>
              <w:rPr>
                <w:noProof/>
                <w:webHidden/>
              </w:rPr>
              <w:tab/>
            </w:r>
            <w:r>
              <w:rPr>
                <w:noProof/>
                <w:webHidden/>
              </w:rPr>
              <w:fldChar w:fldCharType="begin"/>
            </w:r>
            <w:r>
              <w:rPr>
                <w:noProof/>
                <w:webHidden/>
              </w:rPr>
              <w:instrText xml:space="preserve"> PAGEREF _Toc71555687 \h </w:instrText>
            </w:r>
            <w:r>
              <w:rPr>
                <w:noProof/>
                <w:webHidden/>
              </w:rPr>
            </w:r>
            <w:r>
              <w:rPr>
                <w:noProof/>
                <w:webHidden/>
              </w:rPr>
              <w:fldChar w:fldCharType="separate"/>
            </w:r>
            <w:r>
              <w:rPr>
                <w:noProof/>
                <w:webHidden/>
              </w:rPr>
              <w:t>47</w:t>
            </w:r>
            <w:r>
              <w:rPr>
                <w:noProof/>
                <w:webHidden/>
              </w:rPr>
              <w:fldChar w:fldCharType="end"/>
            </w:r>
          </w:hyperlink>
        </w:p>
        <w:p w14:paraId="3E73ED4C" w14:textId="74CB53D4" w:rsidR="006231D1" w:rsidRDefault="006231D1">
          <w:pPr>
            <w:pStyle w:val="TOC2"/>
            <w:tabs>
              <w:tab w:val="right" w:leader="dot" w:pos="9350"/>
            </w:tabs>
            <w:rPr>
              <w:rFonts w:eastAsiaTheme="minorEastAsia"/>
              <w:noProof/>
            </w:rPr>
          </w:pPr>
          <w:hyperlink w:anchor="_Toc71555688" w:history="1">
            <w:r w:rsidRPr="00DA2E90">
              <w:rPr>
                <w:rStyle w:val="Hyperlink"/>
                <w:noProof/>
              </w:rPr>
              <w:t>Simulation of changes in wetlands over time</w:t>
            </w:r>
            <w:r>
              <w:rPr>
                <w:noProof/>
                <w:webHidden/>
              </w:rPr>
              <w:tab/>
            </w:r>
            <w:r>
              <w:rPr>
                <w:noProof/>
                <w:webHidden/>
              </w:rPr>
              <w:fldChar w:fldCharType="begin"/>
            </w:r>
            <w:r>
              <w:rPr>
                <w:noProof/>
                <w:webHidden/>
              </w:rPr>
              <w:instrText xml:space="preserve"> PAGEREF _Toc71555688 \h </w:instrText>
            </w:r>
            <w:r>
              <w:rPr>
                <w:noProof/>
                <w:webHidden/>
              </w:rPr>
            </w:r>
            <w:r>
              <w:rPr>
                <w:noProof/>
                <w:webHidden/>
              </w:rPr>
              <w:fldChar w:fldCharType="separate"/>
            </w:r>
            <w:r>
              <w:rPr>
                <w:noProof/>
                <w:webHidden/>
              </w:rPr>
              <w:t>47</w:t>
            </w:r>
            <w:r>
              <w:rPr>
                <w:noProof/>
                <w:webHidden/>
              </w:rPr>
              <w:fldChar w:fldCharType="end"/>
            </w:r>
          </w:hyperlink>
        </w:p>
        <w:p w14:paraId="006343CC" w14:textId="2E62FFB5" w:rsidR="006231D1" w:rsidRDefault="006231D1">
          <w:pPr>
            <w:pStyle w:val="TOC2"/>
            <w:tabs>
              <w:tab w:val="right" w:leader="dot" w:pos="9350"/>
            </w:tabs>
            <w:rPr>
              <w:rFonts w:eastAsiaTheme="minorEastAsia"/>
              <w:noProof/>
            </w:rPr>
          </w:pPr>
          <w:hyperlink w:anchor="_Toc71555689" w:history="1">
            <w:r w:rsidRPr="00DA2E90">
              <w:rPr>
                <w:rStyle w:val="Hyperlink"/>
                <w:noProof/>
              </w:rPr>
              <w:t>How wetlands are represented in the model</w:t>
            </w:r>
            <w:r>
              <w:rPr>
                <w:noProof/>
                <w:webHidden/>
              </w:rPr>
              <w:tab/>
            </w:r>
            <w:r>
              <w:rPr>
                <w:noProof/>
                <w:webHidden/>
              </w:rPr>
              <w:fldChar w:fldCharType="begin"/>
            </w:r>
            <w:r>
              <w:rPr>
                <w:noProof/>
                <w:webHidden/>
              </w:rPr>
              <w:instrText xml:space="preserve"> PAGEREF _Toc71555689 \h </w:instrText>
            </w:r>
            <w:r>
              <w:rPr>
                <w:noProof/>
                <w:webHidden/>
              </w:rPr>
            </w:r>
            <w:r>
              <w:rPr>
                <w:noProof/>
                <w:webHidden/>
              </w:rPr>
              <w:fldChar w:fldCharType="separate"/>
            </w:r>
            <w:r>
              <w:rPr>
                <w:noProof/>
                <w:webHidden/>
              </w:rPr>
              <w:t>47</w:t>
            </w:r>
            <w:r>
              <w:rPr>
                <w:noProof/>
                <w:webHidden/>
              </w:rPr>
              <w:fldChar w:fldCharType="end"/>
            </w:r>
          </w:hyperlink>
        </w:p>
        <w:p w14:paraId="7B2C8BA6" w14:textId="270FCCFF" w:rsidR="006231D1" w:rsidRDefault="006231D1">
          <w:pPr>
            <w:pStyle w:val="TOC2"/>
            <w:tabs>
              <w:tab w:val="right" w:leader="dot" w:pos="9350"/>
            </w:tabs>
            <w:rPr>
              <w:rFonts w:eastAsiaTheme="minorEastAsia"/>
              <w:noProof/>
            </w:rPr>
          </w:pPr>
          <w:hyperlink w:anchor="_Toc71555690" w:history="1">
            <w:r w:rsidRPr="00DA2E90">
              <w:rPr>
                <w:rStyle w:val="Hyperlink"/>
                <w:noProof/>
              </w:rPr>
              <w:t>The Wetland class and Wetland objects in the C++ code</w:t>
            </w:r>
            <w:r>
              <w:rPr>
                <w:noProof/>
                <w:webHidden/>
              </w:rPr>
              <w:tab/>
            </w:r>
            <w:r>
              <w:rPr>
                <w:noProof/>
                <w:webHidden/>
              </w:rPr>
              <w:fldChar w:fldCharType="begin"/>
            </w:r>
            <w:r>
              <w:rPr>
                <w:noProof/>
                <w:webHidden/>
              </w:rPr>
              <w:instrText xml:space="preserve"> PAGEREF _Toc71555690 \h </w:instrText>
            </w:r>
            <w:r>
              <w:rPr>
                <w:noProof/>
                <w:webHidden/>
              </w:rPr>
            </w:r>
            <w:r>
              <w:rPr>
                <w:noProof/>
                <w:webHidden/>
              </w:rPr>
              <w:fldChar w:fldCharType="separate"/>
            </w:r>
            <w:r>
              <w:rPr>
                <w:noProof/>
                <w:webHidden/>
              </w:rPr>
              <w:t>49</w:t>
            </w:r>
            <w:r>
              <w:rPr>
                <w:noProof/>
                <w:webHidden/>
              </w:rPr>
              <w:fldChar w:fldCharType="end"/>
            </w:r>
          </w:hyperlink>
        </w:p>
        <w:p w14:paraId="76F65564" w14:textId="5D9F0D5E" w:rsidR="006231D1" w:rsidRDefault="006231D1">
          <w:pPr>
            <w:pStyle w:val="TOC2"/>
            <w:tabs>
              <w:tab w:val="right" w:leader="dot" w:pos="9350"/>
            </w:tabs>
            <w:rPr>
              <w:rFonts w:eastAsiaTheme="minorEastAsia"/>
              <w:noProof/>
            </w:rPr>
          </w:pPr>
          <w:hyperlink w:anchor="_Toc71555691" w:history="1">
            <w:r w:rsidRPr="00DA2E90">
              <w:rPr>
                <w:rStyle w:val="Hyperlink"/>
                <w:noProof/>
              </w:rPr>
              <w:t>Attributes of interest in the wetlands study</w:t>
            </w:r>
            <w:r>
              <w:rPr>
                <w:noProof/>
                <w:webHidden/>
              </w:rPr>
              <w:tab/>
            </w:r>
            <w:r>
              <w:rPr>
                <w:noProof/>
                <w:webHidden/>
              </w:rPr>
              <w:fldChar w:fldCharType="begin"/>
            </w:r>
            <w:r>
              <w:rPr>
                <w:noProof/>
                <w:webHidden/>
              </w:rPr>
              <w:instrText xml:space="preserve"> PAGEREF _Toc71555691 \h </w:instrText>
            </w:r>
            <w:r>
              <w:rPr>
                <w:noProof/>
                <w:webHidden/>
              </w:rPr>
            </w:r>
            <w:r>
              <w:rPr>
                <w:noProof/>
                <w:webHidden/>
              </w:rPr>
              <w:fldChar w:fldCharType="separate"/>
            </w:r>
            <w:r>
              <w:rPr>
                <w:noProof/>
                <w:webHidden/>
              </w:rPr>
              <w:t>49</w:t>
            </w:r>
            <w:r>
              <w:rPr>
                <w:noProof/>
                <w:webHidden/>
              </w:rPr>
              <w:fldChar w:fldCharType="end"/>
            </w:r>
          </w:hyperlink>
        </w:p>
        <w:p w14:paraId="6336CFBE" w14:textId="084A518F" w:rsidR="006231D1" w:rsidRDefault="006231D1">
          <w:pPr>
            <w:pStyle w:val="TOC2"/>
            <w:tabs>
              <w:tab w:val="right" w:leader="dot" w:pos="9350"/>
            </w:tabs>
            <w:rPr>
              <w:rFonts w:eastAsiaTheme="minorEastAsia"/>
              <w:noProof/>
            </w:rPr>
          </w:pPr>
          <w:hyperlink w:anchor="_Toc71555692" w:history="1">
            <w:r w:rsidRPr="00DA2E90">
              <w:rPr>
                <w:rStyle w:val="Hyperlink"/>
                <w:noProof/>
              </w:rPr>
              <w:t>A WETNESS attribute</w:t>
            </w:r>
            <w:r>
              <w:rPr>
                <w:noProof/>
                <w:webHidden/>
              </w:rPr>
              <w:tab/>
            </w:r>
            <w:r>
              <w:rPr>
                <w:noProof/>
                <w:webHidden/>
              </w:rPr>
              <w:fldChar w:fldCharType="begin"/>
            </w:r>
            <w:r>
              <w:rPr>
                <w:noProof/>
                <w:webHidden/>
              </w:rPr>
              <w:instrText xml:space="preserve"> PAGEREF _Toc71555692 \h </w:instrText>
            </w:r>
            <w:r>
              <w:rPr>
                <w:noProof/>
                <w:webHidden/>
              </w:rPr>
            </w:r>
            <w:r>
              <w:rPr>
                <w:noProof/>
                <w:webHidden/>
              </w:rPr>
              <w:fldChar w:fldCharType="separate"/>
            </w:r>
            <w:r>
              <w:rPr>
                <w:noProof/>
                <w:webHidden/>
              </w:rPr>
              <w:t>49</w:t>
            </w:r>
            <w:r>
              <w:rPr>
                <w:noProof/>
                <w:webHidden/>
              </w:rPr>
              <w:fldChar w:fldCharType="end"/>
            </w:r>
          </w:hyperlink>
        </w:p>
        <w:p w14:paraId="48CC93F3" w14:textId="007F2B65" w:rsidR="006231D1" w:rsidRDefault="006231D1">
          <w:pPr>
            <w:pStyle w:val="TOC2"/>
            <w:tabs>
              <w:tab w:val="right" w:leader="dot" w:pos="9350"/>
            </w:tabs>
            <w:rPr>
              <w:rFonts w:eastAsiaTheme="minorEastAsia"/>
              <w:noProof/>
            </w:rPr>
          </w:pPr>
          <w:hyperlink w:anchor="_Toc71555693" w:history="1">
            <w:r w:rsidRPr="00DA2E90">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_Toc71555693 \h </w:instrText>
            </w:r>
            <w:r>
              <w:rPr>
                <w:noProof/>
                <w:webHidden/>
              </w:rPr>
            </w:r>
            <w:r>
              <w:rPr>
                <w:noProof/>
                <w:webHidden/>
              </w:rPr>
              <w:fldChar w:fldCharType="separate"/>
            </w:r>
            <w:r>
              <w:rPr>
                <w:noProof/>
                <w:webHidden/>
              </w:rPr>
              <w:t>50</w:t>
            </w:r>
            <w:r>
              <w:rPr>
                <w:noProof/>
                <w:webHidden/>
              </w:rPr>
              <w:fldChar w:fldCharType="end"/>
            </w:r>
          </w:hyperlink>
        </w:p>
        <w:p w14:paraId="6B54A8A4" w14:textId="6C7277C5" w:rsidR="006231D1" w:rsidRDefault="006231D1">
          <w:pPr>
            <w:pStyle w:val="TOC3"/>
            <w:tabs>
              <w:tab w:val="right" w:leader="dot" w:pos="9350"/>
            </w:tabs>
            <w:rPr>
              <w:rFonts w:eastAsiaTheme="minorEastAsia"/>
              <w:noProof/>
            </w:rPr>
          </w:pPr>
          <w:hyperlink w:anchor="_Toc71555694" w:history="1">
            <w:r w:rsidRPr="00DA2E90">
              <w:rPr>
                <w:rStyle w:val="Hyperlink"/>
                <w:noProof/>
              </w:rPr>
              <w:t>Wetland IDU parameters</w:t>
            </w:r>
            <w:r>
              <w:rPr>
                <w:noProof/>
                <w:webHidden/>
              </w:rPr>
              <w:tab/>
            </w:r>
            <w:r>
              <w:rPr>
                <w:noProof/>
                <w:webHidden/>
              </w:rPr>
              <w:fldChar w:fldCharType="begin"/>
            </w:r>
            <w:r>
              <w:rPr>
                <w:noProof/>
                <w:webHidden/>
              </w:rPr>
              <w:instrText xml:space="preserve"> PAGEREF _Toc71555694 \h </w:instrText>
            </w:r>
            <w:r>
              <w:rPr>
                <w:noProof/>
                <w:webHidden/>
              </w:rPr>
            </w:r>
            <w:r>
              <w:rPr>
                <w:noProof/>
                <w:webHidden/>
              </w:rPr>
              <w:fldChar w:fldCharType="separate"/>
            </w:r>
            <w:r>
              <w:rPr>
                <w:noProof/>
                <w:webHidden/>
              </w:rPr>
              <w:t>50</w:t>
            </w:r>
            <w:r>
              <w:rPr>
                <w:noProof/>
                <w:webHidden/>
              </w:rPr>
              <w:fldChar w:fldCharType="end"/>
            </w:r>
          </w:hyperlink>
        </w:p>
        <w:p w14:paraId="29D693D7" w14:textId="1A07986F" w:rsidR="006231D1" w:rsidRDefault="006231D1">
          <w:pPr>
            <w:pStyle w:val="TOC3"/>
            <w:tabs>
              <w:tab w:val="right" w:leader="dot" w:pos="9350"/>
            </w:tabs>
            <w:rPr>
              <w:rFonts w:eastAsiaTheme="minorEastAsia"/>
              <w:noProof/>
            </w:rPr>
          </w:pPr>
          <w:hyperlink w:anchor="_Toc71555695" w:history="1">
            <w:r w:rsidRPr="00DA2E90">
              <w:rPr>
                <w:rStyle w:val="Hyperlink"/>
                <w:noProof/>
              </w:rPr>
              <w:t>Reach parameters</w:t>
            </w:r>
            <w:r>
              <w:rPr>
                <w:noProof/>
                <w:webHidden/>
              </w:rPr>
              <w:tab/>
            </w:r>
            <w:r>
              <w:rPr>
                <w:noProof/>
                <w:webHidden/>
              </w:rPr>
              <w:fldChar w:fldCharType="begin"/>
            </w:r>
            <w:r>
              <w:rPr>
                <w:noProof/>
                <w:webHidden/>
              </w:rPr>
              <w:instrText xml:space="preserve"> PAGEREF _Toc71555695 \h </w:instrText>
            </w:r>
            <w:r>
              <w:rPr>
                <w:noProof/>
                <w:webHidden/>
              </w:rPr>
            </w:r>
            <w:r>
              <w:rPr>
                <w:noProof/>
                <w:webHidden/>
              </w:rPr>
              <w:fldChar w:fldCharType="separate"/>
            </w:r>
            <w:r>
              <w:rPr>
                <w:noProof/>
                <w:webHidden/>
              </w:rPr>
              <w:t>50</w:t>
            </w:r>
            <w:r>
              <w:rPr>
                <w:noProof/>
                <w:webHidden/>
              </w:rPr>
              <w:fldChar w:fldCharType="end"/>
            </w:r>
          </w:hyperlink>
        </w:p>
        <w:p w14:paraId="27F2671D" w14:textId="4A538EE0" w:rsidR="006231D1" w:rsidRDefault="006231D1">
          <w:pPr>
            <w:pStyle w:val="TOC2"/>
            <w:tabs>
              <w:tab w:val="right" w:leader="dot" w:pos="9350"/>
            </w:tabs>
            <w:rPr>
              <w:rFonts w:eastAsiaTheme="minorEastAsia"/>
              <w:noProof/>
            </w:rPr>
          </w:pPr>
          <w:hyperlink w:anchor="_Toc71555696" w:history="1">
            <w:r w:rsidRPr="00DA2E90">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_Toc71555696 \h </w:instrText>
            </w:r>
            <w:r>
              <w:rPr>
                <w:noProof/>
                <w:webHidden/>
              </w:rPr>
            </w:r>
            <w:r>
              <w:rPr>
                <w:noProof/>
                <w:webHidden/>
              </w:rPr>
              <w:fldChar w:fldCharType="separate"/>
            </w:r>
            <w:r>
              <w:rPr>
                <w:noProof/>
                <w:webHidden/>
              </w:rPr>
              <w:t>51</w:t>
            </w:r>
            <w:r>
              <w:rPr>
                <w:noProof/>
                <w:webHidden/>
              </w:rPr>
              <w:fldChar w:fldCharType="end"/>
            </w:r>
          </w:hyperlink>
        </w:p>
        <w:p w14:paraId="196A8C5E" w14:textId="6C75FAD4" w:rsidR="006231D1" w:rsidRDefault="006231D1">
          <w:pPr>
            <w:pStyle w:val="TOC2"/>
            <w:tabs>
              <w:tab w:val="right" w:leader="dot" w:pos="9350"/>
            </w:tabs>
            <w:rPr>
              <w:rFonts w:eastAsiaTheme="minorEastAsia"/>
              <w:noProof/>
            </w:rPr>
          </w:pPr>
          <w:hyperlink w:anchor="_Toc71555697" w:history="1">
            <w:r w:rsidRPr="00DA2E90">
              <w:rPr>
                <w:rStyle w:val="Hyperlink"/>
                <w:noProof/>
              </w:rPr>
              <w:t>Standing water temperature</w:t>
            </w:r>
            <w:r>
              <w:rPr>
                <w:noProof/>
                <w:webHidden/>
              </w:rPr>
              <w:tab/>
            </w:r>
            <w:r>
              <w:rPr>
                <w:noProof/>
                <w:webHidden/>
              </w:rPr>
              <w:fldChar w:fldCharType="begin"/>
            </w:r>
            <w:r>
              <w:rPr>
                <w:noProof/>
                <w:webHidden/>
              </w:rPr>
              <w:instrText xml:space="preserve"> PAGEREF _Toc71555697 \h </w:instrText>
            </w:r>
            <w:r>
              <w:rPr>
                <w:noProof/>
                <w:webHidden/>
              </w:rPr>
            </w:r>
            <w:r>
              <w:rPr>
                <w:noProof/>
                <w:webHidden/>
              </w:rPr>
              <w:fldChar w:fldCharType="separate"/>
            </w:r>
            <w:r>
              <w:rPr>
                <w:noProof/>
                <w:webHidden/>
              </w:rPr>
              <w:t>53</w:t>
            </w:r>
            <w:r>
              <w:rPr>
                <w:noProof/>
                <w:webHidden/>
              </w:rPr>
              <w:fldChar w:fldCharType="end"/>
            </w:r>
          </w:hyperlink>
        </w:p>
        <w:p w14:paraId="2797BAE8" w14:textId="01650B00" w:rsidR="006231D1" w:rsidRDefault="006231D1">
          <w:pPr>
            <w:pStyle w:val="TOC2"/>
            <w:tabs>
              <w:tab w:val="right" w:leader="dot" w:pos="9350"/>
            </w:tabs>
            <w:rPr>
              <w:rFonts w:eastAsiaTheme="minorEastAsia"/>
              <w:noProof/>
            </w:rPr>
          </w:pPr>
          <w:hyperlink w:anchor="_Toc71555698" w:history="1">
            <w:r w:rsidRPr="00DA2E90">
              <w:rPr>
                <w:rStyle w:val="Hyperlink"/>
                <w:noProof/>
              </w:rPr>
              <w:t>Evapotranspiration from wetlands</w:t>
            </w:r>
            <w:r>
              <w:rPr>
                <w:noProof/>
                <w:webHidden/>
              </w:rPr>
              <w:tab/>
            </w:r>
            <w:r>
              <w:rPr>
                <w:noProof/>
                <w:webHidden/>
              </w:rPr>
              <w:fldChar w:fldCharType="begin"/>
            </w:r>
            <w:r>
              <w:rPr>
                <w:noProof/>
                <w:webHidden/>
              </w:rPr>
              <w:instrText xml:space="preserve"> PAGEREF _Toc71555698 \h </w:instrText>
            </w:r>
            <w:r>
              <w:rPr>
                <w:noProof/>
                <w:webHidden/>
              </w:rPr>
            </w:r>
            <w:r>
              <w:rPr>
                <w:noProof/>
                <w:webHidden/>
              </w:rPr>
              <w:fldChar w:fldCharType="separate"/>
            </w:r>
            <w:r>
              <w:rPr>
                <w:noProof/>
                <w:webHidden/>
              </w:rPr>
              <w:t>53</w:t>
            </w:r>
            <w:r>
              <w:rPr>
                <w:noProof/>
                <w:webHidden/>
              </w:rPr>
              <w:fldChar w:fldCharType="end"/>
            </w:r>
          </w:hyperlink>
        </w:p>
        <w:p w14:paraId="02EA1813" w14:textId="5859C6A7" w:rsidR="006231D1" w:rsidRDefault="006231D1">
          <w:pPr>
            <w:pStyle w:val="TOC2"/>
            <w:tabs>
              <w:tab w:val="right" w:leader="dot" w:pos="9350"/>
            </w:tabs>
            <w:rPr>
              <w:rFonts w:eastAsiaTheme="minorEastAsia"/>
              <w:noProof/>
            </w:rPr>
          </w:pPr>
          <w:hyperlink w:anchor="_Toc71555699" w:history="1">
            <w:r w:rsidRPr="00DA2E90">
              <w:rPr>
                <w:rStyle w:val="Hyperlink"/>
                <w:noProof/>
              </w:rPr>
              <w:t>Loss (or gain) of wetlands</w:t>
            </w:r>
            <w:r>
              <w:rPr>
                <w:noProof/>
                <w:webHidden/>
              </w:rPr>
              <w:tab/>
            </w:r>
            <w:r>
              <w:rPr>
                <w:noProof/>
                <w:webHidden/>
              </w:rPr>
              <w:fldChar w:fldCharType="begin"/>
            </w:r>
            <w:r>
              <w:rPr>
                <w:noProof/>
                <w:webHidden/>
              </w:rPr>
              <w:instrText xml:space="preserve"> PAGEREF _Toc71555699 \h </w:instrText>
            </w:r>
            <w:r>
              <w:rPr>
                <w:noProof/>
                <w:webHidden/>
              </w:rPr>
            </w:r>
            <w:r>
              <w:rPr>
                <w:noProof/>
                <w:webHidden/>
              </w:rPr>
              <w:fldChar w:fldCharType="separate"/>
            </w:r>
            <w:r>
              <w:rPr>
                <w:noProof/>
                <w:webHidden/>
              </w:rPr>
              <w:t>53</w:t>
            </w:r>
            <w:r>
              <w:rPr>
                <w:noProof/>
                <w:webHidden/>
              </w:rPr>
              <w:fldChar w:fldCharType="end"/>
            </w:r>
          </w:hyperlink>
        </w:p>
        <w:p w14:paraId="69AA3072" w14:textId="693BBAF0" w:rsidR="006231D1" w:rsidRDefault="006231D1">
          <w:pPr>
            <w:pStyle w:val="TOC2"/>
            <w:tabs>
              <w:tab w:val="right" w:leader="dot" w:pos="9350"/>
            </w:tabs>
            <w:rPr>
              <w:rFonts w:eastAsiaTheme="minorEastAsia"/>
              <w:noProof/>
            </w:rPr>
          </w:pPr>
          <w:hyperlink w:anchor="_Toc71555700" w:history="1">
            <w:r w:rsidRPr="00DA2E90">
              <w:rPr>
                <w:rStyle w:val="Hyperlink"/>
                <w:noProof/>
              </w:rPr>
              <w:t>Reality check</w:t>
            </w:r>
            <w:r>
              <w:rPr>
                <w:noProof/>
                <w:webHidden/>
              </w:rPr>
              <w:tab/>
            </w:r>
            <w:r>
              <w:rPr>
                <w:noProof/>
                <w:webHidden/>
              </w:rPr>
              <w:fldChar w:fldCharType="begin"/>
            </w:r>
            <w:r>
              <w:rPr>
                <w:noProof/>
                <w:webHidden/>
              </w:rPr>
              <w:instrText xml:space="preserve"> PAGEREF _Toc71555700 \h </w:instrText>
            </w:r>
            <w:r>
              <w:rPr>
                <w:noProof/>
                <w:webHidden/>
              </w:rPr>
            </w:r>
            <w:r>
              <w:rPr>
                <w:noProof/>
                <w:webHidden/>
              </w:rPr>
              <w:fldChar w:fldCharType="separate"/>
            </w:r>
            <w:r>
              <w:rPr>
                <w:noProof/>
                <w:webHidden/>
              </w:rPr>
              <w:t>54</w:t>
            </w:r>
            <w:r>
              <w:rPr>
                <w:noProof/>
                <w:webHidden/>
              </w:rPr>
              <w:fldChar w:fldCharType="end"/>
            </w:r>
          </w:hyperlink>
        </w:p>
        <w:p w14:paraId="41117150" w14:textId="106F0AF9" w:rsidR="006231D1" w:rsidRDefault="006231D1">
          <w:pPr>
            <w:pStyle w:val="TOC2"/>
            <w:tabs>
              <w:tab w:val="right" w:leader="dot" w:pos="9350"/>
            </w:tabs>
            <w:rPr>
              <w:rFonts w:eastAsiaTheme="minorEastAsia"/>
              <w:noProof/>
            </w:rPr>
          </w:pPr>
          <w:hyperlink w:anchor="_Toc71555701" w:history="1">
            <w:r w:rsidRPr="00DA2E90">
              <w:rPr>
                <w:rStyle w:val="Hyperlink"/>
                <w:noProof/>
              </w:rPr>
              <w:t>High Cascades Springs</w:t>
            </w:r>
            <w:r>
              <w:rPr>
                <w:noProof/>
                <w:webHidden/>
              </w:rPr>
              <w:tab/>
            </w:r>
            <w:r>
              <w:rPr>
                <w:noProof/>
                <w:webHidden/>
              </w:rPr>
              <w:fldChar w:fldCharType="begin"/>
            </w:r>
            <w:r>
              <w:rPr>
                <w:noProof/>
                <w:webHidden/>
              </w:rPr>
              <w:instrText xml:space="preserve"> PAGEREF _Toc71555701 \h </w:instrText>
            </w:r>
            <w:r>
              <w:rPr>
                <w:noProof/>
                <w:webHidden/>
              </w:rPr>
            </w:r>
            <w:r>
              <w:rPr>
                <w:noProof/>
                <w:webHidden/>
              </w:rPr>
              <w:fldChar w:fldCharType="separate"/>
            </w:r>
            <w:r>
              <w:rPr>
                <w:noProof/>
                <w:webHidden/>
              </w:rPr>
              <w:t>56</w:t>
            </w:r>
            <w:r>
              <w:rPr>
                <w:noProof/>
                <w:webHidden/>
              </w:rPr>
              <w:fldChar w:fldCharType="end"/>
            </w:r>
          </w:hyperlink>
        </w:p>
        <w:p w14:paraId="5534EA1F" w14:textId="6596F0CE" w:rsidR="006231D1" w:rsidRDefault="006231D1">
          <w:pPr>
            <w:pStyle w:val="TOC2"/>
            <w:tabs>
              <w:tab w:val="right" w:leader="dot" w:pos="9350"/>
            </w:tabs>
            <w:rPr>
              <w:rFonts w:eastAsiaTheme="minorEastAsia"/>
              <w:noProof/>
            </w:rPr>
          </w:pPr>
          <w:hyperlink w:anchor="_Toc71555702" w:history="1">
            <w:r w:rsidRPr="00DA2E90">
              <w:rPr>
                <w:rStyle w:val="Hyperlink"/>
                <w:noProof/>
              </w:rPr>
              <w:t>Calibration and simulation skill</w:t>
            </w:r>
            <w:r>
              <w:rPr>
                <w:noProof/>
                <w:webHidden/>
              </w:rPr>
              <w:tab/>
            </w:r>
            <w:r>
              <w:rPr>
                <w:noProof/>
                <w:webHidden/>
              </w:rPr>
              <w:fldChar w:fldCharType="begin"/>
            </w:r>
            <w:r>
              <w:rPr>
                <w:noProof/>
                <w:webHidden/>
              </w:rPr>
              <w:instrText xml:space="preserve"> PAGEREF _Toc71555702 \h </w:instrText>
            </w:r>
            <w:r>
              <w:rPr>
                <w:noProof/>
                <w:webHidden/>
              </w:rPr>
            </w:r>
            <w:r>
              <w:rPr>
                <w:noProof/>
                <w:webHidden/>
              </w:rPr>
              <w:fldChar w:fldCharType="separate"/>
            </w:r>
            <w:r>
              <w:rPr>
                <w:noProof/>
                <w:webHidden/>
              </w:rPr>
              <w:t>57</w:t>
            </w:r>
            <w:r>
              <w:rPr>
                <w:noProof/>
                <w:webHidden/>
              </w:rPr>
              <w:fldChar w:fldCharType="end"/>
            </w:r>
          </w:hyperlink>
        </w:p>
        <w:p w14:paraId="6A067BDB" w14:textId="646C618C" w:rsidR="006231D1" w:rsidRDefault="006231D1">
          <w:pPr>
            <w:pStyle w:val="TOC2"/>
            <w:tabs>
              <w:tab w:val="right" w:leader="dot" w:pos="9350"/>
            </w:tabs>
            <w:rPr>
              <w:rFonts w:eastAsiaTheme="minorEastAsia"/>
              <w:noProof/>
            </w:rPr>
          </w:pPr>
          <w:hyperlink w:anchor="_Toc71555703" w:history="1">
            <w:r w:rsidRPr="00DA2E90">
              <w:rPr>
                <w:rStyle w:val="Hyperlink"/>
                <w:noProof/>
              </w:rPr>
              <w:t>Analysis of locations where the model has low skill</w:t>
            </w:r>
            <w:r>
              <w:rPr>
                <w:noProof/>
                <w:webHidden/>
              </w:rPr>
              <w:tab/>
            </w:r>
            <w:r>
              <w:rPr>
                <w:noProof/>
                <w:webHidden/>
              </w:rPr>
              <w:fldChar w:fldCharType="begin"/>
            </w:r>
            <w:r>
              <w:rPr>
                <w:noProof/>
                <w:webHidden/>
              </w:rPr>
              <w:instrText xml:space="preserve"> PAGEREF _Toc71555703 \h </w:instrText>
            </w:r>
            <w:r>
              <w:rPr>
                <w:noProof/>
                <w:webHidden/>
              </w:rPr>
            </w:r>
            <w:r>
              <w:rPr>
                <w:noProof/>
                <w:webHidden/>
              </w:rPr>
              <w:fldChar w:fldCharType="separate"/>
            </w:r>
            <w:r>
              <w:rPr>
                <w:noProof/>
                <w:webHidden/>
              </w:rPr>
              <w:t>60</w:t>
            </w:r>
            <w:r>
              <w:rPr>
                <w:noProof/>
                <w:webHidden/>
              </w:rPr>
              <w:fldChar w:fldCharType="end"/>
            </w:r>
          </w:hyperlink>
        </w:p>
        <w:p w14:paraId="15CA5D2C" w14:textId="10B8B6E2" w:rsidR="006231D1" w:rsidRDefault="006231D1">
          <w:pPr>
            <w:pStyle w:val="TOC2"/>
            <w:tabs>
              <w:tab w:val="right" w:leader="dot" w:pos="9350"/>
            </w:tabs>
            <w:rPr>
              <w:rFonts w:eastAsiaTheme="minorEastAsia"/>
              <w:noProof/>
            </w:rPr>
          </w:pPr>
          <w:hyperlink w:anchor="_Toc71555704" w:history="1">
            <w:r w:rsidRPr="00DA2E90">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_Toc71555704 \h </w:instrText>
            </w:r>
            <w:r>
              <w:rPr>
                <w:noProof/>
                <w:webHidden/>
              </w:rPr>
            </w:r>
            <w:r>
              <w:rPr>
                <w:noProof/>
                <w:webHidden/>
              </w:rPr>
              <w:fldChar w:fldCharType="separate"/>
            </w:r>
            <w:r>
              <w:rPr>
                <w:noProof/>
                <w:webHidden/>
              </w:rPr>
              <w:t>62</w:t>
            </w:r>
            <w:r>
              <w:rPr>
                <w:noProof/>
                <w:webHidden/>
              </w:rPr>
              <w:fldChar w:fldCharType="end"/>
            </w:r>
          </w:hyperlink>
        </w:p>
        <w:p w14:paraId="0F6527F2" w14:textId="56A5F535" w:rsidR="006231D1" w:rsidRDefault="006231D1">
          <w:pPr>
            <w:pStyle w:val="TOC2"/>
            <w:tabs>
              <w:tab w:val="right" w:leader="dot" w:pos="9350"/>
            </w:tabs>
            <w:rPr>
              <w:rFonts w:eastAsiaTheme="minorEastAsia"/>
              <w:noProof/>
            </w:rPr>
          </w:pPr>
          <w:hyperlink w:anchor="_Toc71555705" w:history="1">
            <w:r w:rsidRPr="00DA2E90">
              <w:rPr>
                <w:rStyle w:val="Hyperlink"/>
                <w:noProof/>
              </w:rPr>
              <w:t>CW3M v. Shade-a-lator</w:t>
            </w:r>
            <w:r>
              <w:rPr>
                <w:noProof/>
                <w:webHidden/>
              </w:rPr>
              <w:tab/>
            </w:r>
            <w:r>
              <w:rPr>
                <w:noProof/>
                <w:webHidden/>
              </w:rPr>
              <w:fldChar w:fldCharType="begin"/>
            </w:r>
            <w:r>
              <w:rPr>
                <w:noProof/>
                <w:webHidden/>
              </w:rPr>
              <w:instrText xml:space="preserve"> PAGEREF _Toc71555705 \h </w:instrText>
            </w:r>
            <w:r>
              <w:rPr>
                <w:noProof/>
                <w:webHidden/>
              </w:rPr>
            </w:r>
            <w:r>
              <w:rPr>
                <w:noProof/>
                <w:webHidden/>
              </w:rPr>
              <w:fldChar w:fldCharType="separate"/>
            </w:r>
            <w:r>
              <w:rPr>
                <w:noProof/>
                <w:webHidden/>
              </w:rPr>
              <w:t>63</w:t>
            </w:r>
            <w:r>
              <w:rPr>
                <w:noProof/>
                <w:webHidden/>
              </w:rPr>
              <w:fldChar w:fldCharType="end"/>
            </w:r>
          </w:hyperlink>
        </w:p>
        <w:p w14:paraId="36BA22EA" w14:textId="3852A7BB" w:rsidR="006231D1" w:rsidRDefault="006231D1">
          <w:pPr>
            <w:pStyle w:val="TOC2"/>
            <w:tabs>
              <w:tab w:val="right" w:leader="dot" w:pos="9350"/>
            </w:tabs>
            <w:rPr>
              <w:rFonts w:eastAsiaTheme="minorEastAsia"/>
              <w:noProof/>
            </w:rPr>
          </w:pPr>
          <w:hyperlink w:anchor="_Toc71555706" w:history="1">
            <w:r w:rsidRPr="00DA2E90">
              <w:rPr>
                <w:rStyle w:val="Hyperlink"/>
                <w:noProof/>
              </w:rPr>
              <w:t>Comparison of CW3M results to Shade-a-lator results</w:t>
            </w:r>
            <w:r>
              <w:rPr>
                <w:noProof/>
                <w:webHidden/>
              </w:rPr>
              <w:tab/>
            </w:r>
            <w:r>
              <w:rPr>
                <w:noProof/>
                <w:webHidden/>
              </w:rPr>
              <w:fldChar w:fldCharType="begin"/>
            </w:r>
            <w:r>
              <w:rPr>
                <w:noProof/>
                <w:webHidden/>
              </w:rPr>
              <w:instrText xml:space="preserve"> PAGEREF _Toc71555706 \h </w:instrText>
            </w:r>
            <w:r>
              <w:rPr>
                <w:noProof/>
                <w:webHidden/>
              </w:rPr>
            </w:r>
            <w:r>
              <w:rPr>
                <w:noProof/>
                <w:webHidden/>
              </w:rPr>
              <w:fldChar w:fldCharType="separate"/>
            </w:r>
            <w:r>
              <w:rPr>
                <w:noProof/>
                <w:webHidden/>
              </w:rPr>
              <w:t>65</w:t>
            </w:r>
            <w:r>
              <w:rPr>
                <w:noProof/>
                <w:webHidden/>
              </w:rPr>
              <w:fldChar w:fldCharType="end"/>
            </w:r>
          </w:hyperlink>
        </w:p>
        <w:p w14:paraId="1DDA4719" w14:textId="7ACF73F7" w:rsidR="006231D1" w:rsidRDefault="006231D1">
          <w:pPr>
            <w:pStyle w:val="TOC1"/>
            <w:tabs>
              <w:tab w:val="right" w:leader="dot" w:pos="9350"/>
            </w:tabs>
            <w:rPr>
              <w:rFonts w:eastAsiaTheme="minorEastAsia"/>
              <w:noProof/>
            </w:rPr>
          </w:pPr>
          <w:hyperlink w:anchor="_Toc71555707" w:history="1">
            <w:r w:rsidRPr="00DA2E90">
              <w:rPr>
                <w:rStyle w:val="Hyperlink"/>
                <w:noProof/>
              </w:rPr>
              <w:t>The Clackamas Basin</w:t>
            </w:r>
            <w:r>
              <w:rPr>
                <w:noProof/>
                <w:webHidden/>
              </w:rPr>
              <w:tab/>
            </w:r>
            <w:r>
              <w:rPr>
                <w:noProof/>
                <w:webHidden/>
              </w:rPr>
              <w:fldChar w:fldCharType="begin"/>
            </w:r>
            <w:r>
              <w:rPr>
                <w:noProof/>
                <w:webHidden/>
              </w:rPr>
              <w:instrText xml:space="preserve"> PAGEREF _Toc71555707 \h </w:instrText>
            </w:r>
            <w:r>
              <w:rPr>
                <w:noProof/>
                <w:webHidden/>
              </w:rPr>
            </w:r>
            <w:r>
              <w:rPr>
                <w:noProof/>
                <w:webHidden/>
              </w:rPr>
              <w:fldChar w:fldCharType="separate"/>
            </w:r>
            <w:r>
              <w:rPr>
                <w:noProof/>
                <w:webHidden/>
              </w:rPr>
              <w:t>67</w:t>
            </w:r>
            <w:r>
              <w:rPr>
                <w:noProof/>
                <w:webHidden/>
              </w:rPr>
              <w:fldChar w:fldCharType="end"/>
            </w:r>
          </w:hyperlink>
        </w:p>
        <w:p w14:paraId="59E6469F" w14:textId="34D18937" w:rsidR="006231D1" w:rsidRDefault="006231D1">
          <w:pPr>
            <w:pStyle w:val="TOC1"/>
            <w:tabs>
              <w:tab w:val="right" w:leader="dot" w:pos="9350"/>
            </w:tabs>
            <w:rPr>
              <w:rFonts w:eastAsiaTheme="minorEastAsia"/>
              <w:noProof/>
            </w:rPr>
          </w:pPr>
          <w:hyperlink w:anchor="_Toc71555708" w:history="1">
            <w:r w:rsidRPr="00DA2E90">
              <w:rPr>
                <w:rStyle w:val="Hyperlink"/>
                <w:noProof/>
              </w:rPr>
              <w:t>Directory structure and file names</w:t>
            </w:r>
            <w:r>
              <w:rPr>
                <w:noProof/>
                <w:webHidden/>
              </w:rPr>
              <w:tab/>
            </w:r>
            <w:r>
              <w:rPr>
                <w:noProof/>
                <w:webHidden/>
              </w:rPr>
              <w:fldChar w:fldCharType="begin"/>
            </w:r>
            <w:r>
              <w:rPr>
                <w:noProof/>
                <w:webHidden/>
              </w:rPr>
              <w:instrText xml:space="preserve"> PAGEREF _Toc71555708 \h </w:instrText>
            </w:r>
            <w:r>
              <w:rPr>
                <w:noProof/>
                <w:webHidden/>
              </w:rPr>
            </w:r>
            <w:r>
              <w:rPr>
                <w:noProof/>
                <w:webHidden/>
              </w:rPr>
              <w:fldChar w:fldCharType="separate"/>
            </w:r>
            <w:r>
              <w:rPr>
                <w:noProof/>
                <w:webHidden/>
              </w:rPr>
              <w:t>68</w:t>
            </w:r>
            <w:r>
              <w:rPr>
                <w:noProof/>
                <w:webHidden/>
              </w:rPr>
              <w:fldChar w:fldCharType="end"/>
            </w:r>
          </w:hyperlink>
        </w:p>
        <w:p w14:paraId="723038F8" w14:textId="200BD836" w:rsidR="006231D1" w:rsidRDefault="006231D1">
          <w:pPr>
            <w:pStyle w:val="TOC1"/>
            <w:tabs>
              <w:tab w:val="right" w:leader="dot" w:pos="9350"/>
            </w:tabs>
            <w:rPr>
              <w:rFonts w:eastAsiaTheme="minorEastAsia"/>
              <w:noProof/>
            </w:rPr>
          </w:pPr>
          <w:hyperlink w:anchor="_Toc71555709" w:history="1">
            <w:r w:rsidRPr="00DA2E90">
              <w:rPr>
                <w:rStyle w:val="Hyperlink"/>
                <w:noProof/>
              </w:rPr>
              <w:t>Release Log</w:t>
            </w:r>
            <w:r>
              <w:rPr>
                <w:noProof/>
                <w:webHidden/>
              </w:rPr>
              <w:tab/>
            </w:r>
            <w:r>
              <w:rPr>
                <w:noProof/>
                <w:webHidden/>
              </w:rPr>
              <w:fldChar w:fldCharType="begin"/>
            </w:r>
            <w:r>
              <w:rPr>
                <w:noProof/>
                <w:webHidden/>
              </w:rPr>
              <w:instrText xml:space="preserve"> PAGEREF _Toc71555709 \h </w:instrText>
            </w:r>
            <w:r>
              <w:rPr>
                <w:noProof/>
                <w:webHidden/>
              </w:rPr>
            </w:r>
            <w:r>
              <w:rPr>
                <w:noProof/>
                <w:webHidden/>
              </w:rPr>
              <w:fldChar w:fldCharType="separate"/>
            </w:r>
            <w:r>
              <w:rPr>
                <w:noProof/>
                <w:webHidden/>
              </w:rPr>
              <w:t>69</w:t>
            </w:r>
            <w:r>
              <w:rPr>
                <w:noProof/>
                <w:webHidden/>
              </w:rPr>
              <w:fldChar w:fldCharType="end"/>
            </w:r>
          </w:hyperlink>
        </w:p>
        <w:p w14:paraId="3F0681EC" w14:textId="266E06AE" w:rsidR="006231D1" w:rsidRDefault="006231D1">
          <w:pPr>
            <w:pStyle w:val="TOC1"/>
            <w:tabs>
              <w:tab w:val="right" w:leader="dot" w:pos="9350"/>
            </w:tabs>
            <w:rPr>
              <w:rFonts w:eastAsiaTheme="minorEastAsia"/>
              <w:noProof/>
            </w:rPr>
          </w:pPr>
          <w:hyperlink w:anchor="_Toc71555710" w:history="1">
            <w:r w:rsidRPr="00DA2E90">
              <w:rPr>
                <w:rStyle w:val="Hyperlink"/>
                <w:noProof/>
              </w:rPr>
              <w:t>References</w:t>
            </w:r>
            <w:r>
              <w:rPr>
                <w:noProof/>
                <w:webHidden/>
              </w:rPr>
              <w:tab/>
            </w:r>
            <w:r>
              <w:rPr>
                <w:noProof/>
                <w:webHidden/>
              </w:rPr>
              <w:fldChar w:fldCharType="begin"/>
            </w:r>
            <w:r>
              <w:rPr>
                <w:noProof/>
                <w:webHidden/>
              </w:rPr>
              <w:instrText xml:space="preserve"> PAGEREF _Toc71555710 \h </w:instrText>
            </w:r>
            <w:r>
              <w:rPr>
                <w:noProof/>
                <w:webHidden/>
              </w:rPr>
            </w:r>
            <w:r>
              <w:rPr>
                <w:noProof/>
                <w:webHidden/>
              </w:rPr>
              <w:fldChar w:fldCharType="separate"/>
            </w:r>
            <w:r>
              <w:rPr>
                <w:noProof/>
                <w:webHidden/>
              </w:rPr>
              <w:t>72</w:t>
            </w:r>
            <w:r>
              <w:rPr>
                <w:noProof/>
                <w:webHidden/>
              </w:rPr>
              <w:fldChar w:fldCharType="end"/>
            </w:r>
          </w:hyperlink>
        </w:p>
        <w:p w14:paraId="77B31013" w14:textId="5B6FC349" w:rsidR="006231D1" w:rsidRDefault="006231D1">
          <w:pPr>
            <w:pStyle w:val="TOC1"/>
            <w:tabs>
              <w:tab w:val="right" w:leader="dot" w:pos="9350"/>
            </w:tabs>
            <w:rPr>
              <w:rFonts w:eastAsiaTheme="minorEastAsia"/>
              <w:noProof/>
            </w:rPr>
          </w:pPr>
          <w:hyperlink w:anchor="_Toc71555711" w:history="1">
            <w:r w:rsidRPr="00DA2E90">
              <w:rPr>
                <w:rStyle w:val="Hyperlink"/>
                <w:noProof/>
              </w:rPr>
              <w:t>Acronyms and Abbreviations</w:t>
            </w:r>
            <w:r>
              <w:rPr>
                <w:noProof/>
                <w:webHidden/>
              </w:rPr>
              <w:tab/>
            </w:r>
            <w:r>
              <w:rPr>
                <w:noProof/>
                <w:webHidden/>
              </w:rPr>
              <w:fldChar w:fldCharType="begin"/>
            </w:r>
            <w:r>
              <w:rPr>
                <w:noProof/>
                <w:webHidden/>
              </w:rPr>
              <w:instrText xml:space="preserve"> PAGEREF _Toc71555711 \h </w:instrText>
            </w:r>
            <w:r>
              <w:rPr>
                <w:noProof/>
                <w:webHidden/>
              </w:rPr>
            </w:r>
            <w:r>
              <w:rPr>
                <w:noProof/>
                <w:webHidden/>
              </w:rPr>
              <w:fldChar w:fldCharType="separate"/>
            </w:r>
            <w:r>
              <w:rPr>
                <w:noProof/>
                <w:webHidden/>
              </w:rPr>
              <w:t>74</w:t>
            </w:r>
            <w:r>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8F948D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D6752">
          <w:rPr>
            <w:noProof/>
            <w:webHidden/>
          </w:rPr>
          <w:t>11</w:t>
        </w:r>
        <w:r w:rsidR="006A13B7">
          <w:rPr>
            <w:noProof/>
            <w:webHidden/>
          </w:rPr>
          <w:fldChar w:fldCharType="end"/>
        </w:r>
      </w:hyperlink>
    </w:p>
    <w:p w14:paraId="4268C92E" w14:textId="3E6CD1C0" w:rsidR="006A13B7" w:rsidRDefault="006C013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2D6752">
          <w:rPr>
            <w:noProof/>
            <w:webHidden/>
          </w:rPr>
          <w:t>12</w:t>
        </w:r>
        <w:r w:rsidR="006A13B7">
          <w:rPr>
            <w:noProof/>
            <w:webHidden/>
          </w:rPr>
          <w:fldChar w:fldCharType="end"/>
        </w:r>
      </w:hyperlink>
    </w:p>
    <w:p w14:paraId="48FAB7CA" w14:textId="6FB79008" w:rsidR="006A13B7" w:rsidRDefault="006C013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2D6752">
          <w:rPr>
            <w:noProof/>
            <w:webHidden/>
          </w:rPr>
          <w:t>13</w:t>
        </w:r>
        <w:r w:rsidR="006A13B7">
          <w:rPr>
            <w:noProof/>
            <w:webHidden/>
          </w:rPr>
          <w:fldChar w:fldCharType="end"/>
        </w:r>
      </w:hyperlink>
    </w:p>
    <w:p w14:paraId="556989A9" w14:textId="701D8893" w:rsidR="006A13B7" w:rsidRDefault="006C013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2D6752">
          <w:rPr>
            <w:noProof/>
            <w:webHidden/>
          </w:rPr>
          <w:t>14</w:t>
        </w:r>
        <w:r w:rsidR="006A13B7">
          <w:rPr>
            <w:noProof/>
            <w:webHidden/>
          </w:rPr>
          <w:fldChar w:fldCharType="end"/>
        </w:r>
      </w:hyperlink>
    </w:p>
    <w:p w14:paraId="4CD30AF6" w14:textId="380D7167" w:rsidR="006A13B7" w:rsidRDefault="006C013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2D6752">
          <w:rPr>
            <w:noProof/>
            <w:webHidden/>
          </w:rPr>
          <w:t>15</w:t>
        </w:r>
        <w:r w:rsidR="006A13B7">
          <w:rPr>
            <w:noProof/>
            <w:webHidden/>
          </w:rPr>
          <w:fldChar w:fldCharType="end"/>
        </w:r>
      </w:hyperlink>
    </w:p>
    <w:p w14:paraId="57584ECA" w14:textId="76C45BF3" w:rsidR="006A13B7" w:rsidRDefault="006C013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2D6752">
          <w:rPr>
            <w:noProof/>
            <w:webHidden/>
          </w:rPr>
          <w:t>41</w:t>
        </w:r>
        <w:r w:rsidR="006A13B7">
          <w:rPr>
            <w:noProof/>
            <w:webHidden/>
          </w:rPr>
          <w:fldChar w:fldCharType="end"/>
        </w:r>
      </w:hyperlink>
    </w:p>
    <w:p w14:paraId="71D389E6" w14:textId="660869D1" w:rsidR="006A13B7" w:rsidRDefault="006C013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2D6752">
          <w:rPr>
            <w:noProof/>
            <w:webHidden/>
          </w:rPr>
          <w:t>43</w:t>
        </w:r>
        <w:r w:rsidR="006A13B7">
          <w:rPr>
            <w:noProof/>
            <w:webHidden/>
          </w:rPr>
          <w:fldChar w:fldCharType="end"/>
        </w:r>
      </w:hyperlink>
    </w:p>
    <w:p w14:paraId="5B5E39AF" w14:textId="6BD07088" w:rsidR="006A13B7" w:rsidRDefault="006C013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2D6752">
          <w:rPr>
            <w:noProof/>
            <w:webHidden/>
          </w:rPr>
          <w:t>44</w:t>
        </w:r>
        <w:r w:rsidR="006A13B7">
          <w:rPr>
            <w:noProof/>
            <w:webHidden/>
          </w:rPr>
          <w:fldChar w:fldCharType="end"/>
        </w:r>
      </w:hyperlink>
    </w:p>
    <w:p w14:paraId="48D7D59A" w14:textId="367A0A0B" w:rsidR="006A13B7" w:rsidRDefault="006C013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2D6752">
          <w:rPr>
            <w:noProof/>
            <w:webHidden/>
          </w:rPr>
          <w:t>66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71555619"/>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71555620"/>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71555621"/>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71555622"/>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lastRenderedPageBreak/>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71555623"/>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71555624"/>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lastRenderedPageBreak/>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71555625"/>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71555626"/>
      <w:r>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71555627"/>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71555628"/>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lastRenderedPageBreak/>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0" w:name="_Toc71555629"/>
      <w:r>
        <w:t>The Envision framework and the GIS Layers</w:t>
      </w:r>
      <w:bookmarkEnd w:id="1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1" w:name="_Toc71555630"/>
      <w:r>
        <w:t>The Reach Layer</w:t>
      </w:r>
      <w:bookmarkEnd w:id="1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12" w:name="_Toc71555631"/>
      <w:r>
        <w:t>Time steps, autonomous processes, and global methods</w:t>
      </w:r>
      <w:bookmarkEnd w:id="1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lastRenderedPageBreak/>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3" w:name="_Toc71555632"/>
      <w:r w:rsidR="00702439">
        <w:t>Some g</w:t>
      </w:r>
      <w:r w:rsidR="00706EE7">
        <w:t>lobal method details</w:t>
      </w:r>
      <w:bookmarkEnd w:id="1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lastRenderedPageBreak/>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4" w:name="_Toc71555633"/>
      <w:r>
        <w:t>Study areas</w:t>
      </w:r>
      <w:bookmarkEnd w:id="1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9F9EB1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D6752">
        <w:t xml:space="preserve">Figure </w:t>
      </w:r>
      <w:r w:rsidR="002D6752">
        <w:rPr>
          <w:noProof/>
        </w:rPr>
        <w:t>1</w:t>
      </w:r>
      <w:r w:rsidR="00064E77">
        <w:fldChar w:fldCharType="end"/>
      </w:r>
      <w:r w:rsidR="00064E77">
        <w:t>)</w:t>
      </w:r>
    </w:p>
    <w:p w14:paraId="03CAE907" w14:textId="2BAFBE1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D6752">
        <w:t xml:space="preserve">Figure </w:t>
      </w:r>
      <w:r w:rsidR="002D6752">
        <w:rPr>
          <w:noProof/>
        </w:rPr>
        <w:t>2</w:t>
      </w:r>
      <w:r w:rsidR="00064E77">
        <w:fldChar w:fldCharType="end"/>
      </w:r>
      <w:r w:rsidR="00064E77">
        <w:t>)</w:t>
      </w:r>
    </w:p>
    <w:p w14:paraId="1A5A767B" w14:textId="2E1750E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D6752">
        <w:t xml:space="preserve">Figure </w:t>
      </w:r>
      <w:r w:rsidR="002D6752">
        <w:rPr>
          <w:noProof/>
        </w:rPr>
        <w:t>5</w:t>
      </w:r>
      <w:r w:rsidR="00893F4B">
        <w:fldChar w:fldCharType="end"/>
      </w:r>
      <w:r>
        <w:t>)</w:t>
      </w:r>
    </w:p>
    <w:p w14:paraId="1B80045C" w14:textId="765900C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D6752">
        <w:t xml:space="preserve">Figure </w:t>
      </w:r>
      <w:r w:rsidR="002D6752">
        <w:rPr>
          <w:noProof/>
        </w:rPr>
        <w:t>3</w:t>
      </w:r>
      <w:r w:rsidR="00064E77">
        <w:fldChar w:fldCharType="end"/>
      </w:r>
      <w:r w:rsidR="00064E77">
        <w:t>)</w:t>
      </w:r>
    </w:p>
    <w:p w14:paraId="1933EF54" w14:textId="6050426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D6752">
        <w:t xml:space="preserve">Figure </w:t>
      </w:r>
      <w:r w:rsidR="002D675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5" w:name="_Toc71555634"/>
      <w:r>
        <w:t>Data</w:t>
      </w:r>
      <w:r w:rsidR="00A92F06">
        <w:t>CW3M</w:t>
      </w:r>
      <w:r>
        <w:t xml:space="preserve"> directory structure</w:t>
      </w:r>
      <w:bookmarkEnd w:id="1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lastRenderedPageBreak/>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6" w:name="_Toc71555635"/>
      <w:r>
        <w:t>DataCW3M\ScenarioData directory structure</w:t>
      </w:r>
      <w:bookmarkEnd w:id="1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 w:name="_Toc71555636"/>
      <w:r>
        <w:t>DataCW3M\ScenarioData\&lt;scenario&gt; folder contents</w:t>
      </w:r>
      <w:bookmarkEnd w:id="1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8" w:name="_Toc71555637"/>
      <w:r>
        <w:t>DataCW3M\&lt;study area&gt; folder contents</w:t>
      </w:r>
      <w:bookmarkEnd w:id="1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w:t>
      </w:r>
      <w:r w:rsidR="005C2F4A">
        <w:lastRenderedPageBreak/>
        <w:t>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B1A2460" w:rsidR="00D37681" w:rsidRDefault="00D37681" w:rsidP="00D37681">
      <w:pPr>
        <w:pStyle w:val="Caption"/>
      </w:pPr>
      <w:bookmarkStart w:id="19" w:name="_Ref529607484"/>
      <w:bookmarkStart w:id="2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1</w:t>
      </w:r>
      <w:r w:rsidR="006C64CF">
        <w:rPr>
          <w:noProof/>
        </w:rPr>
        <w:fldChar w:fldCharType="end"/>
      </w:r>
      <w:bookmarkEnd w:id="19"/>
      <w:r>
        <w:t xml:space="preserve">. Willamette River basin study area; embedded study areas are </w:t>
      </w:r>
      <w:r w:rsidR="0005603B">
        <w:t>colored</w:t>
      </w:r>
      <w:r w:rsidR="0097392C">
        <w:t xml:space="preserve"> other than gray.  The 2 lighter blues together make up the upper Willamette basin study area.</w:t>
      </w:r>
      <w:bookmarkEnd w:id="2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E93640" w:rsidR="00D37681" w:rsidRDefault="00D37681" w:rsidP="00D37681">
      <w:pPr>
        <w:pStyle w:val="Caption"/>
      </w:pPr>
      <w:bookmarkStart w:id="21" w:name="_Ref529607514"/>
      <w:bookmarkStart w:id="2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2</w:t>
      </w:r>
      <w:r w:rsidR="006C64CF">
        <w:rPr>
          <w:noProof/>
        </w:rPr>
        <w:fldChar w:fldCharType="end"/>
      </w:r>
      <w:bookmarkEnd w:id="21"/>
      <w:r>
        <w:t>. Tualatin basin study area; Chicken Creek watershed is highlighted.</w:t>
      </w:r>
      <w:bookmarkEnd w:id="2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046D31F" w:rsidR="00D37681" w:rsidRDefault="00064E77" w:rsidP="00064E77">
      <w:pPr>
        <w:pStyle w:val="Caption"/>
      </w:pPr>
      <w:bookmarkStart w:id="23" w:name="_Ref529607587"/>
      <w:bookmarkStart w:id="2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3</w:t>
      </w:r>
      <w:r w:rsidR="006C64CF">
        <w:rPr>
          <w:noProof/>
        </w:rPr>
        <w:fldChar w:fldCharType="end"/>
      </w:r>
      <w:bookmarkEnd w:id="23"/>
      <w:r>
        <w:t>. North Santiam watershed study area.</w:t>
      </w:r>
      <w:bookmarkEnd w:id="2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C89934C" w:rsidR="00C70B81" w:rsidRDefault="00064E77" w:rsidP="00064E77">
      <w:pPr>
        <w:pStyle w:val="Caption"/>
      </w:pPr>
      <w:bookmarkStart w:id="25" w:name="_Ref529607628"/>
      <w:bookmarkStart w:id="2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4</w:t>
      </w:r>
      <w:r w:rsidR="006C64CF">
        <w:rPr>
          <w:noProof/>
        </w:rPr>
        <w:fldChar w:fldCharType="end"/>
      </w:r>
      <w:bookmarkEnd w:id="25"/>
      <w:r>
        <w:t>. Upper Willamette study area.</w:t>
      </w:r>
      <w:bookmarkEnd w:id="2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DD340FF" w:rsidR="00E66BC2" w:rsidRDefault="006F30D2" w:rsidP="006F30D2">
      <w:pPr>
        <w:pStyle w:val="Caption"/>
      </w:pPr>
      <w:bookmarkStart w:id="27" w:name="_Ref529611388"/>
      <w:bookmarkStart w:id="2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5</w:t>
      </w:r>
      <w:r w:rsidR="006C64CF">
        <w:rPr>
          <w:noProof/>
        </w:rPr>
        <w:fldChar w:fldCharType="end"/>
      </w:r>
      <w:bookmarkEnd w:id="27"/>
      <w:r>
        <w:t>. Chicken Creek watershed study area.</w:t>
      </w:r>
      <w:bookmarkEnd w:id="2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9" w:name="_Toc71555638"/>
      <w:r>
        <w:t>Calendar conventions</w:t>
      </w:r>
      <w:bookmarkEnd w:id="2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0" w:name="_Toc71555639"/>
      <w:r>
        <w:t>Water years</w:t>
      </w:r>
      <w:bookmarkEnd w:id="3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1" w:name="_Toc71555640"/>
      <w:r>
        <w:t>Climate data</w:t>
      </w:r>
      <w:bookmarkEnd w:id="31"/>
    </w:p>
    <w:p w14:paraId="4E201698" w14:textId="77777777" w:rsidR="00CB152A" w:rsidRPr="00A06758" w:rsidRDefault="00CB152A" w:rsidP="00A06758"/>
    <w:p w14:paraId="400F9551" w14:textId="77777777" w:rsidR="00CB152A" w:rsidRDefault="00CB152A" w:rsidP="00CB152A">
      <w:pPr>
        <w:pStyle w:val="Heading2"/>
      </w:pPr>
      <w:bookmarkStart w:id="32" w:name="_Toc2858729"/>
      <w:bookmarkStart w:id="33" w:name="_Toc71555641"/>
      <w:r>
        <w:t>Numbered climate scenarios in the model</w:t>
      </w:r>
      <w:bookmarkEnd w:id="32"/>
      <w:bookmarkEnd w:id="33"/>
    </w:p>
    <w:p w14:paraId="30E024EF" w14:textId="77777777" w:rsidR="00823D41" w:rsidRDefault="00823D41" w:rsidP="00823D41">
      <w:pPr>
        <w:pStyle w:val="Body"/>
      </w:pPr>
    </w:p>
    <w:p w14:paraId="21F5BCDE" w14:textId="1E330DD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D675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4" w:name="_Ref6032062"/>
      <w:bookmarkStart w:id="35" w:name="_Ref6033311"/>
      <w:bookmarkStart w:id="36" w:name="_Toc6121576"/>
      <w:r>
        <w:t xml:space="preserve">Table </w:t>
      </w:r>
      <w:bookmarkEnd w:id="34"/>
      <w:r>
        <w:t>1. Numbered climate scenarios</w:t>
      </w:r>
      <w:bookmarkEnd w:id="35"/>
      <w:bookmarkEnd w:id="3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7" w:name="_Toc7759621"/>
      <w:bookmarkStart w:id="38" w:name="_Toc71555642"/>
      <w:r>
        <w:t>Monthly and seasonal weather data</w:t>
      </w:r>
      <w:bookmarkEnd w:id="37"/>
      <w:bookmarkEnd w:id="3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9" w:name="_Toc71555643"/>
      <w:r>
        <w:t>Climate data grid</w:t>
      </w:r>
      <w:r w:rsidR="009F132A">
        <w:t>s</w:t>
      </w:r>
      <w:bookmarkEnd w:id="3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0" w:name="_Toc71555644"/>
      <w:r>
        <w:t>The WW2100 climate grid</w:t>
      </w:r>
      <w:bookmarkEnd w:id="4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1" w:name="_Toc71555645"/>
      <w:r>
        <w:t>The v2 climate grid</w:t>
      </w:r>
      <w:bookmarkEnd w:id="4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2" w:name="_Toc71555646"/>
      <w:r>
        <w:t>How climate data is looked up</w:t>
      </w:r>
      <w:bookmarkEnd w:id="4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3" w:name="_Toc71555647"/>
      <w:r>
        <w:t>What is in a climate dataset</w:t>
      </w:r>
      <w:bookmarkEnd w:id="4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44" w:name="_Toc71555648"/>
      <w:r>
        <w:t>Water rights</w:t>
      </w:r>
      <w:bookmarkEnd w:id="44"/>
    </w:p>
    <w:p w14:paraId="7ECEE8A5" w14:textId="77777777" w:rsidR="00D35AF7" w:rsidRDefault="00D35AF7" w:rsidP="00D35AF7">
      <w:pPr>
        <w:pStyle w:val="Heading2"/>
      </w:pPr>
      <w:bookmarkStart w:id="45" w:name="_Toc71555649"/>
      <w:r>
        <w:t>Water rights data</w:t>
      </w:r>
      <w:bookmarkEnd w:id="45"/>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6" w:name="_Toc71555650"/>
      <w:r>
        <w:t>The wr_pods.csv file</w:t>
      </w:r>
      <w:bookmarkEnd w:id="46"/>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7" w:name="_Toc71555651"/>
      <w:r>
        <w:t>The wr_pous.csv file</w:t>
      </w:r>
      <w:bookmarkEnd w:id="47"/>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8" w:name="_Toc71555652"/>
      <w:r>
        <w:t>Adding a water right</w:t>
      </w:r>
      <w:bookmarkEnd w:id="48"/>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080446D"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03CDF1E7" w14:textId="0EC5D867" w:rsidR="00801BD3" w:rsidRDefault="00801BD3" w:rsidP="00EB66B0"/>
    <w:p w14:paraId="570BA4B5" w14:textId="492CC561" w:rsidR="00801BD3" w:rsidRDefault="00801BD3" w:rsidP="00801BD3">
      <w:pPr>
        <w:pStyle w:val="Heading1"/>
      </w:pPr>
      <w:bookmarkStart w:id="49" w:name="_Toc71555653"/>
      <w:r>
        <w:t>Initial conditions</w:t>
      </w:r>
      <w:bookmarkEnd w:id="49"/>
    </w:p>
    <w:p w14:paraId="78EB624C" w14:textId="77777777" w:rsidR="003447B8" w:rsidRPr="00801BD3" w:rsidRDefault="003447B8" w:rsidP="00801BD3"/>
    <w:p w14:paraId="29F93D2E" w14:textId="2882A4C8" w:rsidR="00801BD3" w:rsidRDefault="003447B8" w:rsidP="006231D1">
      <w:pPr>
        <w:pStyle w:val="Heading2"/>
      </w:pPr>
      <w:bookmarkStart w:id="50" w:name="_Toc71555654"/>
      <w:r>
        <w:t>State variables</w:t>
      </w:r>
      <w:bookmarkEnd w:id="50"/>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1" w:name="_Toc71555655"/>
      <w:r>
        <w:t>Reproducibility and the use of random number generators</w:t>
      </w:r>
      <w:bookmarkEnd w:id="51"/>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2" w:name="_Toc71555656"/>
      <w:r>
        <w:t xml:space="preserve">Initializing ID </w:t>
      </w:r>
      <w:r w:rsidR="00D014FA">
        <w:t>numbers: coldstart</w:t>
      </w:r>
      <w:bookmarkEnd w:id="52"/>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w:t>
      </w:r>
      <w:r w:rsidR="005053F2">
        <w:lastRenderedPageBreak/>
        <w:t xml:space="preserve">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53" w:author="David Conklin" w:date="2021-05-10T18:17:00Z"/>
        </w:rPr>
      </w:pPr>
    </w:p>
    <w:p w14:paraId="61B89BFD" w14:textId="77777777" w:rsidR="005446BB" w:rsidRDefault="005446BB" w:rsidP="005446BB">
      <w:pPr>
        <w:pStyle w:val="Heading2"/>
        <w:rPr>
          <w:ins w:id="54" w:author="David Conklin" w:date="2021-05-10T18:17:00Z"/>
        </w:rPr>
      </w:pPr>
      <w:ins w:id="55" w:author="David Conklin" w:date="2021-05-10T18:17:00Z">
        <w:r>
          <w:t>Initializing Flow and HBV model state variables: spinup</w:t>
        </w:r>
      </w:ins>
    </w:p>
    <w:p w14:paraId="0245360B" w14:textId="3351D599" w:rsidR="005446BB" w:rsidRDefault="005446BB" w:rsidP="005446BB">
      <w:pPr>
        <w:rPr>
          <w:ins w:id="56" w:author="David Conklin" w:date="2021-05-10T18:24:00Z"/>
        </w:rPr>
      </w:pPr>
      <w:ins w:id="57"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58" w:author="David Conklin" w:date="2021-05-10T18:19:00Z">
        <w:r>
          <w:t>, collectively known as the Flow and HBV model state variables</w:t>
        </w:r>
      </w:ins>
      <w:ins w:id="59" w:author="David Conklin" w:date="2021-05-10T18:17:00Z">
        <w:r>
          <w:t xml:space="preserve">.  </w:t>
        </w:r>
      </w:ins>
      <w:ins w:id="60" w:author="David Conklin" w:date="2021-05-10T18:18:00Z">
        <w:r>
          <w:t>Spinup starts all these state variables</w:t>
        </w:r>
      </w:ins>
      <w:ins w:id="61" w:author="David Conklin" w:date="2021-05-10T18:17:00Z">
        <w:r>
          <w:t xml:space="preserve"> </w:t>
        </w:r>
      </w:ins>
      <w:ins w:id="62" w:author="David Conklin" w:date="2021-05-10T18:19:00Z">
        <w:r>
          <w:t>out at prescribed default va</w:t>
        </w:r>
      </w:ins>
      <w:ins w:id="63" w:author="David Conklin" w:date="2021-05-10T18:20:00Z">
        <w:r>
          <w:t>lues.  The values of the state variables then evolve from one daily</w:t>
        </w:r>
      </w:ins>
      <w:ins w:id="64" w:author="David Conklin" w:date="2021-05-10T18:21:00Z">
        <w:r>
          <w:t xml:space="preserve"> time step to the next.  Current practice</w:t>
        </w:r>
      </w:ins>
      <w:ins w:id="65" w:author="David Conklin" w:date="2021-05-10T18:22:00Z">
        <w:r>
          <w:t xml:space="preserve"> (as of May 2021)</w:t>
        </w:r>
      </w:ins>
      <w:ins w:id="66" w:author="David Conklin" w:date="2021-05-10T18:21:00Z">
        <w:r>
          <w:t xml:space="preserve"> with CW</w:t>
        </w:r>
      </w:ins>
      <w:ins w:id="67" w:author="David Conklin" w:date="2021-05-10T18:22:00Z">
        <w:r>
          <w:t xml:space="preserve">3M is to run a spinup simulation using actual weather data over the ten </w:t>
        </w:r>
      </w:ins>
      <w:ins w:id="68" w:author="David Conklin" w:date="2021-05-10T18:23:00Z">
        <w:r>
          <w:t xml:space="preserve">years 2000-09, and then save the state variables for use in starting additional simulations </w:t>
        </w:r>
      </w:ins>
      <w:ins w:id="69" w:author="David Conklin" w:date="2021-05-10T18:24:00Z">
        <w:r>
          <w:t>in 2010.</w:t>
        </w:r>
      </w:ins>
    </w:p>
    <w:p w14:paraId="657C165D" w14:textId="22725606" w:rsidR="005446BB" w:rsidRPr="00A122F7" w:rsidRDefault="005446BB" w:rsidP="005446BB">
      <w:pPr>
        <w:rPr>
          <w:ins w:id="70" w:author="David Conklin" w:date="2021-05-10T18:17:00Z"/>
        </w:rPr>
      </w:pPr>
      <w:ins w:id="71" w:author="David Conklin" w:date="2021-05-10T18:24:00Z">
        <w:r>
          <w:tab/>
        </w:r>
        <w:r>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72" w:name="_Toc71555657"/>
      <w:r>
        <w:t>Initializing</w:t>
      </w:r>
      <w:r w:rsidR="00F731A1">
        <w:t xml:space="preserve"> HBVCALIB attributes</w:t>
      </w:r>
      <w:ins w:id="73" w:author="David Conklin" w:date="2021-05-10T18:11:00Z">
        <w:r w:rsidR="00AB7E22">
          <w:t xml:space="preserve">: </w:t>
        </w:r>
      </w:ins>
      <w:del w:id="74" w:author="David Conklin" w:date="2021-05-10T18:11:00Z">
        <w:r w:rsidR="00F731A1" w:rsidDel="00AB7E22">
          <w:delText xml:space="preserve"> and Flow state variables: </w:delText>
        </w:r>
      </w:del>
      <w:del w:id="75" w:author="David Conklin" w:date="2021-05-10T18:16:00Z">
        <w:r w:rsidR="00F731A1" w:rsidDel="00AB7E22">
          <w:delText>warmstart</w:delText>
        </w:r>
      </w:del>
      <w:bookmarkEnd w:id="72"/>
      <w:ins w:id="76" w:author="David Conklin" w:date="2021-05-10T18:16:00Z">
        <w:r w:rsidR="00AB7E22">
          <w:t>spinup</w:t>
        </w:r>
      </w:ins>
    </w:p>
    <w:p w14:paraId="082A4C3A" w14:textId="069F4071" w:rsidR="006D0A5F" w:rsidRDefault="006D0A5F" w:rsidP="006D0A5F">
      <w:pPr>
        <w:rPr>
          <w:ins w:id="77" w:author="David Conklin" w:date="2021-05-10T18:30:00Z"/>
        </w:rPr>
      </w:pPr>
      <w:ins w:id="78" w:author="David Conklin" w:date="2021-05-10T18:30:00Z">
        <w:r>
          <w:tab/>
          <w:t>HBVCALIB parameter values</w:t>
        </w:r>
      </w:ins>
      <w:ins w:id="79" w:author="David Conklin" w:date="2021-05-10T18:31:00Z">
        <w:r>
          <w:t>, held in the HBV CSV file,</w:t>
        </w:r>
      </w:ins>
      <w:ins w:id="80"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81" w:author="David Conklin" w:date="2021-05-10T18:27:00Z"/>
        </w:rPr>
      </w:pPr>
      <w:ins w:id="82" w:author="David Conklin" w:date="2021-05-10T18:35:00Z">
        <w:r>
          <w:tab/>
        </w:r>
      </w:ins>
      <w:del w:id="83" w:author="David Conklin" w:date="2021-05-10T18:35:00Z">
        <w:r w:rsidR="00F731A1" w:rsidDel="00E66361">
          <w:tab/>
        </w:r>
        <w:r w:rsidR="005053F2" w:rsidDel="00E66361">
          <w:delText xml:space="preserve"> </w:delText>
        </w:r>
        <w:r w:rsidR="00D014FA" w:rsidDel="00E66361">
          <w:delText xml:space="preserve"> </w:delText>
        </w:r>
      </w:del>
      <w:ins w:id="84" w:author="David Conklin" w:date="2021-05-10T16:14:00Z">
        <w:r w:rsidR="006231D1">
          <w:t>HBVCALIB</w:t>
        </w:r>
      </w:ins>
      <w:ins w:id="85" w:author="David Conklin" w:date="2021-05-10T18:32:00Z">
        <w:r w:rsidR="006D0A5F">
          <w:t>, essentially a row number in the HBV CSV file</w:t>
        </w:r>
      </w:ins>
      <w:ins w:id="86" w:author="David Conklin" w:date="2021-05-10T16:14:00Z">
        <w:r w:rsidR="006231D1">
          <w:t xml:space="preserve">, </w:t>
        </w:r>
      </w:ins>
      <w:ins w:id="87" w:author="David Conklin" w:date="2021-05-10T18:32:00Z">
        <w:r w:rsidR="006D0A5F">
          <w:t>is</w:t>
        </w:r>
      </w:ins>
      <w:ins w:id="88" w:author="David Conklin" w:date="2021-05-10T16:14:00Z">
        <w:r w:rsidR="006231D1">
          <w:t xml:space="preserve"> an attribute of</w:t>
        </w:r>
      </w:ins>
      <w:ins w:id="89" w:author="David Conklin" w:date="2021-05-10T16:15:00Z">
        <w:r w:rsidR="006231D1">
          <w:t xml:space="preserve"> all three GIS layers (IDU, HRU, and Reach)</w:t>
        </w:r>
      </w:ins>
      <w:ins w:id="90" w:author="David Conklin" w:date="2021-05-10T18:32:00Z">
        <w:r w:rsidR="006D0A5F">
          <w:t>.  The HBVCA</w:t>
        </w:r>
      </w:ins>
      <w:ins w:id="91" w:author="David Conklin" w:date="2021-05-10T18:33:00Z">
        <w:r w:rsidR="006D0A5F">
          <w:t>LIB value</w:t>
        </w:r>
      </w:ins>
      <w:ins w:id="92" w:author="David Conklin" w:date="2021-05-10T16:15:00Z">
        <w:r w:rsidR="006231D1">
          <w:t xml:space="preserve"> associates </w:t>
        </w:r>
      </w:ins>
      <w:ins w:id="93" w:author="David Conklin" w:date="2021-05-10T18:33:00Z">
        <w:r w:rsidR="006D0A5F">
          <w:t xml:space="preserve">a specific row of </w:t>
        </w:r>
      </w:ins>
      <w:ins w:id="94" w:author="David Conklin" w:date="2021-05-10T16:15:00Z">
        <w:r w:rsidR="006231D1">
          <w:t>parameter values in the HBV</w:t>
        </w:r>
      </w:ins>
      <w:ins w:id="95" w:author="David Conklin" w:date="2021-05-10T18:33:00Z">
        <w:r w:rsidR="006D0A5F">
          <w:t xml:space="preserve"> CSV</w:t>
        </w:r>
      </w:ins>
      <w:ins w:id="96" w:author="David Conklin" w:date="2021-05-10T16:15:00Z">
        <w:r w:rsidR="006231D1">
          <w:t xml:space="preserve"> file</w:t>
        </w:r>
      </w:ins>
      <w:ins w:id="97" w:author="David Conklin" w:date="2021-05-10T16:16:00Z">
        <w:r w:rsidR="006231D1">
          <w:t xml:space="preserve"> with the particular spatial unit.  </w:t>
        </w:r>
      </w:ins>
      <w:ins w:id="98" w:author="David Conklin" w:date="2021-05-10T18:27:00Z">
        <w:r w:rsidR="005446BB">
          <w:t>The process of setting the HBVCALIB values is</w:t>
        </w:r>
        <w:r w:rsidR="006D0A5F">
          <w:t>, lik</w:t>
        </w:r>
      </w:ins>
      <w:ins w:id="99" w:author="David Conklin" w:date="2021-05-10T18:28:00Z">
        <w:r w:rsidR="006D0A5F">
          <w:t>e the initialization of the Flow and HBV state variables,</w:t>
        </w:r>
      </w:ins>
      <w:ins w:id="100" w:author="David Conklin" w:date="2021-05-10T18:27:00Z">
        <w:r w:rsidR="005446BB">
          <w:t xml:space="preserve"> part of spinup.</w:t>
        </w:r>
      </w:ins>
      <w:ins w:id="101" w:author="David Conklin" w:date="2021-05-10T18:29:00Z">
        <w:r w:rsidR="006D0A5F">
          <w:t xml:space="preserve">  </w:t>
        </w:r>
        <w:r w:rsidR="006D0A5F">
          <w:t>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rsidP="006D0A5F">
      <w:pPr>
        <w:ind w:firstLine="720"/>
        <w:rPr>
          <w:ins w:id="102" w:author="David Conklin" w:date="2021-05-10T16:30:00Z"/>
        </w:rPr>
        <w:pPrChange w:id="103" w:author="David Conklin" w:date="2021-05-10T18:27:00Z">
          <w:pPr/>
        </w:pPrChange>
      </w:pPr>
      <w:ins w:id="104" w:author="David Conklin" w:date="2021-05-10T16:16:00Z">
        <w:r>
          <w:t>The</w:t>
        </w:r>
      </w:ins>
      <w:ins w:id="105" w:author="David Conklin" w:date="2021-05-10T16:17:00Z">
        <w:r>
          <w:t xml:space="preserve"> value of HBVCALIB, a small positive integer, determines which row of the HBV.csv</w:t>
        </w:r>
      </w:ins>
      <w:ins w:id="106" w:author="David Conklin" w:date="2021-05-10T18:25:00Z">
        <w:r w:rsidR="005446BB">
          <w:t xml:space="preserve"> file</w:t>
        </w:r>
      </w:ins>
      <w:ins w:id="107" w:author="David Conklin" w:date="2021-05-10T16:17:00Z">
        <w:r>
          <w:t xml:space="preserve"> hold</w:t>
        </w:r>
      </w:ins>
      <w:ins w:id="108" w:author="David Conklin" w:date="2021-05-10T18:25:00Z">
        <w:r w:rsidR="005446BB">
          <w:t>s</w:t>
        </w:r>
      </w:ins>
      <w:ins w:id="109" w:author="David Conklin" w:date="2021-05-10T16:17:00Z">
        <w:r>
          <w:t xml:space="preserve"> the parameter values for the spatial u</w:t>
        </w:r>
      </w:ins>
      <w:ins w:id="110" w:author="David Conklin" w:date="2021-05-10T16:18:00Z">
        <w:r>
          <w:t xml:space="preserve">nit.  </w:t>
        </w:r>
      </w:ins>
      <w:ins w:id="111" w:author="David Conklin" w:date="2021-05-10T16:19:00Z">
        <w:r>
          <w:t xml:space="preserve">Spatial units with the same HBVCALIB value drain to </w:t>
        </w:r>
      </w:ins>
      <w:ins w:id="112" w:author="David Conklin" w:date="2021-05-10T16:20:00Z">
        <w:r>
          <w:t>the same</w:t>
        </w:r>
      </w:ins>
      <w:ins w:id="113" w:author="David Conklin" w:date="2021-05-10T16:19:00Z">
        <w:r>
          <w:t xml:space="preserve"> pourpoint.</w:t>
        </w:r>
      </w:ins>
      <w:ins w:id="114" w:author="David Conklin" w:date="2021-05-10T16:20:00Z">
        <w:r>
          <w:t xml:space="preserve"> </w:t>
        </w:r>
      </w:ins>
      <w:ins w:id="115" w:author="David Conklin" w:date="2021-05-10T16:22:00Z">
        <w:r>
          <w:t xml:space="preserve"> Areas and portions of the stream network </w:t>
        </w:r>
        <w:r w:rsidR="006073B2">
          <w:t xml:space="preserve">which share a single HBVCALIB </w:t>
        </w:r>
      </w:ins>
      <w:ins w:id="116" w:author="David Conklin" w:date="2021-05-10T16:23:00Z">
        <w:r w:rsidR="006073B2">
          <w:t>value are assigned first at the headwaters and then downward in the stream network to the WRB</w:t>
        </w:r>
      </w:ins>
      <w:ins w:id="117" w:author="David Conklin" w:date="2021-05-10T16:24:00Z">
        <w:r w:rsidR="006073B2">
          <w:t xml:space="preserve"> outlet.  Each HBVCALIB area is either a complete a watershed in itself or is the downstream end of a watershed formed</w:t>
        </w:r>
      </w:ins>
      <w:ins w:id="118" w:author="David Conklin" w:date="2021-05-10T16:25:00Z">
        <w:r w:rsidR="006073B2">
          <w:t xml:space="preserve"> by itself together with one or more upstream HBVCALIB areas.  For example, the DET12 HBVCALIB area</w:t>
        </w:r>
      </w:ins>
      <w:ins w:id="119" w:author="David Conklin" w:date="2021-05-10T16:26:00Z">
        <w:r w:rsidR="006073B2">
          <w:t xml:space="preserve"> plus the Blowout51 HBVCALIB area forms a complete watershed with its pourpoint at the reach </w:t>
        </w:r>
      </w:ins>
      <w:ins w:id="120" w:author="David Conklin" w:date="2021-05-10T16:28:00Z">
        <w:r w:rsidR="006073B2">
          <w:t xml:space="preserve">(COMID 23780511) </w:t>
        </w:r>
      </w:ins>
      <w:ins w:id="121" w:author="David Conklin" w:date="2021-05-10T16:26:00Z">
        <w:r w:rsidR="006073B2">
          <w:t>wher</w:t>
        </w:r>
      </w:ins>
      <w:ins w:id="122" w:author="David Conklin" w:date="2021-05-10T16:27:00Z">
        <w:r w:rsidR="006073B2">
          <w:t>e the Niagara gage</w:t>
        </w:r>
      </w:ins>
      <w:ins w:id="123" w:author="David Conklin" w:date="2021-05-10T16:28:00Z">
        <w:r w:rsidR="006073B2">
          <w:t xml:space="preserve"> (USGS 14181500)</w:t>
        </w:r>
      </w:ins>
      <w:ins w:id="124" w:author="David Conklin" w:date="2021-05-10T16:27:00Z">
        <w:r w:rsidR="006073B2">
          <w:t xml:space="preserve"> is located, downstream of the Detroit dam.</w:t>
        </w:r>
      </w:ins>
      <w:ins w:id="125" w:author="David Conklin" w:date="2021-05-10T16:20:00Z">
        <w:r>
          <w:t xml:space="preserve">  </w:t>
        </w:r>
      </w:ins>
      <w:ins w:id="126" w:author="David Conklin" w:date="2021-05-10T16:29:00Z">
        <w:r w:rsidR="006073B2">
          <w:t xml:space="preserve">DET12 has HBVCALIB value 12.  Blowout51 is the </w:t>
        </w:r>
      </w:ins>
      <w:ins w:id="127" w:author="David Conklin" w:date="2021-05-10T18:26:00Z">
        <w:r w:rsidR="005446BB">
          <w:t xml:space="preserve">complete </w:t>
        </w:r>
      </w:ins>
      <w:ins w:id="128" w:author="David Conklin" w:date="2021-05-10T16:29:00Z">
        <w:r w:rsidR="006073B2">
          <w:t>Blowout Creek watershed, which has HBVCALIB value 51.</w:t>
        </w:r>
      </w:ins>
    </w:p>
    <w:p w14:paraId="5D711F9C" w14:textId="57D67F4F" w:rsidR="00AB7E22" w:rsidRDefault="00AB7E22" w:rsidP="006231D1">
      <w:pPr>
        <w:rPr>
          <w:ins w:id="129" w:author="David Conklin" w:date="2021-05-10T18:12:00Z"/>
        </w:rPr>
      </w:pPr>
    </w:p>
    <w:p w14:paraId="78BDA636" w14:textId="1D267089" w:rsidR="00AB7E22" w:rsidRPr="00AB7E22" w:rsidDel="005446BB" w:rsidRDefault="00AB7E22" w:rsidP="00AB7E22">
      <w:pPr>
        <w:rPr>
          <w:del w:id="130" w:author="David Conklin" w:date="2021-05-10T18:17:00Z"/>
          <w:rPrChange w:id="131" w:author="David Conklin" w:date="2021-05-10T18:12:00Z">
            <w:rPr>
              <w:del w:id="132" w:author="David Conklin" w:date="2021-05-10T18:17:00Z"/>
            </w:rPr>
          </w:rPrChange>
        </w:rPr>
        <w:pPrChange w:id="133" w:author="David Conklin" w:date="2021-05-10T18:12:00Z">
          <w:pPr>
            <w:pStyle w:val="Heading2"/>
          </w:pPr>
        </w:pPrChange>
      </w:pPr>
    </w:p>
    <w:p w14:paraId="7FAFDC36" w14:textId="66B7F728" w:rsidR="003447B8" w:rsidRPr="006231D1" w:rsidDel="005446BB" w:rsidRDefault="003447B8" w:rsidP="006231D1">
      <w:pPr>
        <w:rPr>
          <w:del w:id="134" w:author="David Conklin" w:date="2021-05-10T18:17:00Z"/>
        </w:rPr>
      </w:pPr>
    </w:p>
    <w:p w14:paraId="59ACE8E6" w14:textId="57F71933" w:rsidR="00801BD3" w:rsidRDefault="00801BD3" w:rsidP="00801BD3">
      <w:pPr>
        <w:pStyle w:val="Heading2"/>
      </w:pPr>
      <w:bookmarkStart w:id="135" w:name="_Toc71555658"/>
      <w:r>
        <w:t>Initial conditions for Flow: the IC file</w:t>
      </w:r>
      <w:bookmarkEnd w:id="135"/>
      <w:ins w:id="136" w:author="David Conklin" w:date="2021-05-10T18:40:00Z">
        <w:r w:rsidR="0066329B">
          <w:t xml:space="preserve"> and the IDU</w:t>
        </w:r>
      </w:ins>
      <w:ins w:id="137" w:author="David Conklin" w:date="2021-05-10T18:41:00Z">
        <w:r w:rsidR="0066329B">
          <w:t xml:space="preserve">, </w:t>
        </w:r>
      </w:ins>
      <w:ins w:id="138" w:author="David Conklin" w:date="2021-05-10T18:40:00Z">
        <w:r w:rsidR="0066329B">
          <w:t>HRU</w:t>
        </w:r>
      </w:ins>
      <w:ins w:id="139" w:author="David Conklin" w:date="2021-05-10T18:41:00Z">
        <w:r w:rsidR="0066329B">
          <w:t>, and Reach</w:t>
        </w:r>
      </w:ins>
      <w:ins w:id="140" w:author="David Conklin" w:date="2021-05-10T18:40:00Z">
        <w:r w:rsidR="0066329B">
          <w:t xml:space="preserve"> shapefiles</w:t>
        </w:r>
      </w:ins>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41"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42" w:author="David Conklin" w:date="2021-05-10T18:41:00Z"/>
        </w:rPr>
      </w:pPr>
      <w:ins w:id="143" w:author="David Conklin" w:date="2021-05-10T18:38:00Z">
        <w:r>
          <w:lastRenderedPageBreak/>
          <w:t>Except during a spinup, when</w:t>
        </w:r>
      </w:ins>
      <w:del w:id="144" w:author="David Conklin" w:date="2021-05-10T18:38:00Z">
        <w:r w:rsidR="00801BD3" w:rsidDel="0066329B">
          <w:delText>When</w:delText>
        </w:r>
      </w:del>
      <w:r w:rsidR="00801BD3">
        <w:t xml:space="preserve"> the IC file is not specified or cannot be accessed, </w:t>
      </w:r>
      <w:r w:rsidR="00283EA5">
        <w:t>a warning message is issued</w:t>
      </w:r>
      <w:ins w:id="145" w:author="David Conklin" w:date="2021-05-10T18:38:00Z">
        <w:r>
          <w:t xml:space="preserve">.  </w:t>
        </w:r>
      </w:ins>
      <w:ins w:id="146" w:author="David Conklin" w:date="2021-05-10T18:39:00Z">
        <w:r>
          <w:t xml:space="preserve">At the beginning of a spinup and whenever the IC file is inaccessible, </w:t>
        </w:r>
      </w:ins>
      <w:r w:rsidR="00283EA5">
        <w:t xml:space="preserve"> </w:t>
      </w:r>
      <w:del w:id="147"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48" w:author="David Conklin" w:date="2021-05-10T18:42:00Z">
        <w:r>
          <w:t>As of May 2021, t</w:t>
        </w:r>
      </w:ins>
      <w:ins w:id="149" w:author="David Conklin" w:date="2021-05-10T18:41:00Z">
        <w:r>
          <w:t>he Flow and</w:t>
        </w:r>
      </w:ins>
      <w:ins w:id="150" w:author="David Conklin" w:date="2021-05-10T18:42:00Z">
        <w:r>
          <w:t xml:space="preserve"> HBV models have some state variables which are not saved in the IC file; these extra state</w:t>
        </w:r>
      </w:ins>
      <w:ins w:id="151" w:author="David Conklin" w:date="2021-05-10T18:43:00Z">
        <w:r>
          <w:t xml:space="preserve"> variables are, however, present as attributes in the IDU, HRU, and Reach shapefiles.  For that reason</w:t>
        </w:r>
      </w:ins>
      <w:ins w:id="152"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53" w:name="_Toc71555659"/>
      <w:r>
        <w:t>What is in the IC file</w:t>
      </w:r>
      <w:bookmarkEnd w:id="15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B9AA417" w:rsidR="00EE13DE" w:rsidRP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3D76C122" w14:textId="77777777" w:rsidR="006D4D31" w:rsidRPr="006D4D31" w:rsidRDefault="006D4D31" w:rsidP="006231D1"/>
    <w:p w14:paraId="2C6B306B" w14:textId="43EC57A6" w:rsidR="00283EA5" w:rsidRDefault="00283EA5" w:rsidP="00283EA5">
      <w:pPr>
        <w:pStyle w:val="Heading2"/>
      </w:pPr>
      <w:bookmarkStart w:id="154" w:name="_Toc71555660"/>
      <w:r>
        <w:t>Initial conditions for HBV</w:t>
      </w:r>
      <w:r w:rsidR="00FF29F2">
        <w:t>: the IC file and the IDU shapefile</w:t>
      </w:r>
      <w:bookmarkEnd w:id="154"/>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w:t>
      </w:r>
      <w:r w:rsidR="0066715F">
        <w:lastRenderedPageBreak/>
        <w:t>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29EC8920"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6D87310E" w14:textId="1899533E" w:rsidR="00BD69AE" w:rsidRDefault="00BD69AE" w:rsidP="002D2159">
      <w:pPr>
        <w:pStyle w:val="Heading1"/>
      </w:pPr>
      <w:bookmarkStart w:id="155" w:name="_Toc71555661"/>
      <w:r>
        <w:t>Stream flow and stream temperature</w:t>
      </w:r>
      <w:bookmarkEnd w:id="155"/>
    </w:p>
    <w:p w14:paraId="224B0981" w14:textId="77777777" w:rsidR="008C7362" w:rsidRDefault="008C7362" w:rsidP="008C7362">
      <w:pPr>
        <w:pStyle w:val="Heading2"/>
      </w:pPr>
      <w:bookmarkStart w:id="156" w:name="_Toc50800503"/>
      <w:bookmarkStart w:id="157" w:name="_Toc54090937"/>
      <w:bookmarkStart w:id="158" w:name="_Toc71555662"/>
      <w:r>
        <w:t>Water parcels</w:t>
      </w:r>
      <w:bookmarkEnd w:id="156"/>
      <w:bookmarkEnd w:id="157"/>
      <w:bookmarkEnd w:id="15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59" w:name="_Toc71555663"/>
      <w:r>
        <w:t>Daily water mass and energy balance</w:t>
      </w:r>
      <w:bookmarkEnd w:id="15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60" w:name="_Toc71555664"/>
      <w:r>
        <w:t>Estimating the rate of flow</w:t>
      </w:r>
      <w:r w:rsidR="006A13B7">
        <w:t xml:space="preserve"> </w:t>
      </w:r>
      <w:r>
        <w:t>in a stream reach</w:t>
      </w:r>
      <w:bookmarkEnd w:id="16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61" w:name="_Toc71555665"/>
      <w:r>
        <w:t>Estimating the surface area of the water in a subreach</w:t>
      </w:r>
      <w:bookmarkEnd w:id="16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62" w:name="_Toc71555666"/>
      <w:r>
        <w:lastRenderedPageBreak/>
        <w:t>Water temperature from thermal energy</w:t>
      </w:r>
      <w:bookmarkEnd w:id="16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63" w:name="_Toc71555667"/>
      <w:r>
        <w:t>Boundary conditions for stream water temperature</w:t>
      </w:r>
      <w:bookmarkEnd w:id="16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lastRenderedPageBreak/>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64" w:name="_Toc71555668"/>
      <w:r>
        <w:t>Thermal stratification in reservoirs</w:t>
      </w:r>
      <w:bookmarkEnd w:id="16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65" w:name="_Toc71555669"/>
      <w:r>
        <w:t>Thermal loading</w:t>
      </w:r>
      <w:bookmarkEnd w:id="16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w:t>
      </w:r>
      <w:r>
        <w:lastRenderedPageBreak/>
        <w:t>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66" w:name="_Toc71555670"/>
      <w:r>
        <w:t>Reservoirs</w:t>
      </w:r>
      <w:bookmarkEnd w:id="16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lastRenderedPageBreak/>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67" w:name="_Toc71555671"/>
      <w:r>
        <w:t>Reservoir data</w:t>
      </w:r>
      <w:bookmarkEnd w:id="16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w:t>
      </w:r>
      <w:r w:rsidR="009F2CF4">
        <w:lastRenderedPageBreak/>
        <w:t>{ScenarioName}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68" w:name="_Toc71555672"/>
      <w:r>
        <w:lastRenderedPageBreak/>
        <w:t>Reservoir data sources</w:t>
      </w:r>
      <w:bookmarkEnd w:id="16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69" w:name="_Toc71555673"/>
      <w:r>
        <w:t>Creating a new study area</w:t>
      </w:r>
      <w:r w:rsidR="00A55502">
        <w:t xml:space="preserve"> from a watershed within the WRB</w:t>
      </w:r>
      <w:bookmarkEnd w:id="16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29DBC5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D6752">
        <w:t xml:space="preserve">Figure </w:t>
      </w:r>
      <w:r w:rsidR="002D675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70" w:name="_Toc71555674"/>
      <w:r>
        <w:t>Limitations of subbasin simulations</w:t>
      </w:r>
      <w:bookmarkEnd w:id="17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71" w:name="_Toc71555675"/>
      <w:r>
        <w:t>Calibration procedure</w:t>
      </w:r>
      <w:bookmarkEnd w:id="17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72" w:name="_Toc71555676"/>
      <w:r>
        <w:t>Using PEST to determine HBV parameter values</w:t>
      </w:r>
      <w:bookmarkEnd w:id="17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73" w:name="_Toc71555677"/>
      <w:r>
        <w:t>Calibrating streamflows using stream gage measurements</w:t>
      </w:r>
      <w:bookmarkEnd w:id="17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74" w:name="_Toc71555678"/>
      <w:r>
        <w:t>Calibrating stream temperatures</w:t>
      </w:r>
      <w:bookmarkEnd w:id="17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75" w:name="_Toc71555679"/>
      <w:r>
        <w:lastRenderedPageBreak/>
        <w:t>North Santiam study area</w:t>
      </w:r>
      <w:bookmarkEnd w:id="175"/>
    </w:p>
    <w:p w14:paraId="24DE991F" w14:textId="77777777" w:rsidR="000C5A18" w:rsidRDefault="000C5A18" w:rsidP="000C5A18"/>
    <w:p w14:paraId="0AA4F828" w14:textId="7B5D572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D6752">
        <w:t xml:space="preserve">Figure </w:t>
      </w:r>
      <w:r w:rsidR="002D675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76" w:name="_Toc71555680"/>
      <w:r>
        <w:rPr>
          <w:rFonts w:eastAsia="Times New Roman"/>
        </w:rPr>
        <w:t>Instream water rights</w:t>
      </w:r>
      <w:bookmarkEnd w:id="17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03CBB0A4" w:rsidR="00AE364B" w:rsidRDefault="005C1A69" w:rsidP="005C1A69">
      <w:pPr>
        <w:pStyle w:val="Caption"/>
      </w:pPr>
      <w:bookmarkStart w:id="177"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D6752">
        <w:rPr>
          <w:noProof/>
        </w:rPr>
        <w:t>6</w:t>
      </w:r>
      <w:r w:rsidR="000B183E">
        <w:rPr>
          <w:noProof/>
        </w:rPr>
        <w:fldChar w:fldCharType="end"/>
      </w:r>
      <w:r>
        <w:t xml:space="preserve">. Instream water rights in </w:t>
      </w:r>
      <w:r w:rsidR="00077987">
        <w:t>the North Santiam watershed</w:t>
      </w:r>
      <w:bookmarkEnd w:id="177"/>
    </w:p>
    <w:p w14:paraId="0FD5899C" w14:textId="77777777" w:rsidR="0092040E" w:rsidRDefault="0092040E" w:rsidP="0092040E"/>
    <w:p w14:paraId="0E0CDFE5" w14:textId="77777777" w:rsidR="00B91F45" w:rsidRDefault="00B47486" w:rsidP="00B91F45">
      <w:pPr>
        <w:pStyle w:val="Heading2"/>
      </w:pPr>
      <w:bookmarkStart w:id="178" w:name="_Toc71555681"/>
      <w:r>
        <w:t xml:space="preserve">Municipal </w:t>
      </w:r>
      <w:r w:rsidR="00057A5D">
        <w:t>w</w:t>
      </w:r>
      <w:r>
        <w:t xml:space="preserve">ater </w:t>
      </w:r>
      <w:r w:rsidR="00D97755">
        <w:t>r</w:t>
      </w:r>
      <w:r>
        <w:t>ights</w:t>
      </w:r>
      <w:bookmarkEnd w:id="178"/>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79" w:name="_Toc71555682"/>
      <w:r>
        <w:t>McKenzie Basin Wetlands Study</w:t>
      </w:r>
      <w:bookmarkEnd w:id="179"/>
    </w:p>
    <w:p w14:paraId="79498AD8" w14:textId="77777777" w:rsidR="00736461" w:rsidRPr="00D97CDA" w:rsidRDefault="00736461" w:rsidP="00A8214A"/>
    <w:p w14:paraId="2403DDA0" w14:textId="063D759E" w:rsidR="00275338" w:rsidRDefault="003613A1" w:rsidP="00A8214A">
      <w:pPr>
        <w:pStyle w:val="Heading2"/>
      </w:pPr>
      <w:bookmarkStart w:id="180" w:name="_Toc71555683"/>
      <w:r>
        <w:t xml:space="preserve">Project </w:t>
      </w:r>
      <w:r w:rsidR="00DC262D">
        <w:t>Overview</w:t>
      </w:r>
      <w:bookmarkEnd w:id="180"/>
    </w:p>
    <w:p w14:paraId="6C66CC56" w14:textId="2BB084D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D6752">
        <w:t xml:space="preserve">Figure </w:t>
      </w:r>
      <w:r w:rsidR="002D6752">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685563A" w:rsidR="00275338" w:rsidRDefault="009767A5" w:rsidP="00A8214A">
      <w:pPr>
        <w:pStyle w:val="Caption"/>
      </w:pPr>
      <w:bookmarkStart w:id="181" w:name="_Ref48282850"/>
      <w:bookmarkStart w:id="182" w:name="_Toc53219839"/>
      <w:r>
        <w:t xml:space="preserve">Figure </w:t>
      </w:r>
      <w:fldSimple w:instr=" SEQ Figure \* ARABIC ">
        <w:r w:rsidR="002D6752">
          <w:rPr>
            <w:noProof/>
          </w:rPr>
          <w:t>7</w:t>
        </w:r>
      </w:fldSimple>
      <w:bookmarkEnd w:id="181"/>
      <w:r>
        <w:t>. McKenzie basin in CW3M screen capture</w:t>
      </w:r>
      <w:bookmarkEnd w:id="182"/>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F1D0A4B" w:rsidR="004D33B7" w:rsidRDefault="009767A5" w:rsidP="00A8214A">
      <w:pPr>
        <w:pStyle w:val="Caption"/>
      </w:pPr>
      <w:bookmarkStart w:id="183" w:name="_Ref48282776"/>
      <w:bookmarkStart w:id="184" w:name="_Ref48282732"/>
      <w:bookmarkStart w:id="185" w:name="_Toc53219840"/>
      <w:r>
        <w:t xml:space="preserve">Figure </w:t>
      </w:r>
      <w:fldSimple w:instr=" SEQ Figure \* ARABIC ">
        <w:r w:rsidR="002D6752">
          <w:rPr>
            <w:noProof/>
          </w:rPr>
          <w:t>8</w:t>
        </w:r>
      </w:fldSimple>
      <w:bookmarkEnd w:id="183"/>
      <w:r>
        <w:t>. Wetlands in the lower McKenzie basin, with their WETL_ID attribute values</w:t>
      </w:r>
      <w:bookmarkEnd w:id="184"/>
      <w:bookmarkEnd w:id="185"/>
    </w:p>
    <w:p w14:paraId="364BDC9E" w14:textId="77777777" w:rsidR="004D33B7" w:rsidRDefault="004D33B7" w:rsidP="00275338"/>
    <w:p w14:paraId="6EF95807" w14:textId="5E566C26" w:rsidR="003613A1" w:rsidRDefault="003613A1" w:rsidP="00A8214A">
      <w:pPr>
        <w:pStyle w:val="Heading2"/>
      </w:pPr>
      <w:bookmarkStart w:id="186" w:name="_Toc71555684"/>
      <w:r>
        <w:t>Model and Simulation Overview</w:t>
      </w:r>
      <w:bookmarkEnd w:id="186"/>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87" w:name="_Toc71555685"/>
      <w:r>
        <w:t>McKenzie wetlands in the initial versions of the IDU, HRU, and Reach data layers</w:t>
      </w:r>
      <w:bookmarkEnd w:id="187"/>
    </w:p>
    <w:p w14:paraId="79661602" w14:textId="1076F6A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D6752">
        <w:t xml:space="preserve">Figure </w:t>
      </w:r>
      <w:r w:rsidR="002D675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88" w:name="_Toc49175988"/>
      <w:bookmarkStart w:id="189" w:name="_Toc71555686"/>
      <w:r>
        <w:t>Data changes for better representation of wetlands</w:t>
      </w:r>
      <w:bookmarkEnd w:id="188"/>
      <w:bookmarkEnd w:id="18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90" w:name="_Toc71555687"/>
      <w:r>
        <w:t xml:space="preserve">Projection, </w:t>
      </w:r>
      <w:r w:rsidR="006F174A">
        <w:t>Calendar</w:t>
      </w:r>
      <w:r>
        <w:t>,</w:t>
      </w:r>
      <w:r w:rsidR="006F174A">
        <w:t xml:space="preserve"> and </w:t>
      </w:r>
      <w:r w:rsidR="009D540F">
        <w:t>Units</w:t>
      </w:r>
      <w:bookmarkEnd w:id="190"/>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91" w:name="_Toc71555688"/>
      <w:r>
        <w:t>Simulation of changes in wetlands over time</w:t>
      </w:r>
      <w:bookmarkEnd w:id="191"/>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92" w:name="_Toc71555689"/>
      <w:r>
        <w:t xml:space="preserve">How wetlands </w:t>
      </w:r>
      <w:r w:rsidR="000806A1">
        <w:t>are</w:t>
      </w:r>
      <w:r>
        <w:t xml:space="preserve"> represented</w:t>
      </w:r>
      <w:r w:rsidR="006D6388">
        <w:t xml:space="preserve"> in the model</w:t>
      </w:r>
      <w:bookmarkEnd w:id="192"/>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93" w:name="_Toc71555690"/>
      <w:r>
        <w:t xml:space="preserve">The Wetland class and </w:t>
      </w:r>
      <w:r w:rsidR="00875B17">
        <w:t>Wetland objects in the C++ code</w:t>
      </w:r>
      <w:bookmarkEnd w:id="193"/>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94" w:name="_Toc71555691"/>
      <w:r>
        <w:t>Attributes of interest in the wetlands study</w:t>
      </w:r>
      <w:bookmarkEnd w:id="19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95" w:name="_Toc71555692"/>
      <w:r>
        <w:t>A WETNESS attribute</w:t>
      </w:r>
      <w:bookmarkEnd w:id="195"/>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96" w:name="_Toc71555693"/>
      <w:r>
        <w:t>Calculating the exchange of water between the wetland and the reach</w:t>
      </w:r>
      <w:bookmarkEnd w:id="196"/>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97" w:name="_Toc71555694"/>
      <w:r>
        <w:t xml:space="preserve">Wetland </w:t>
      </w:r>
      <w:r w:rsidR="007A55EC">
        <w:t xml:space="preserve">IDU </w:t>
      </w:r>
      <w:r>
        <w:t>parameters</w:t>
      </w:r>
      <w:bookmarkEnd w:id="19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98" w:name="_Toc71555695"/>
      <w:r>
        <w:t>Reach parameters</w:t>
      </w:r>
      <w:bookmarkEnd w:id="198"/>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99" w:name="_Toc71555696"/>
      <w:r>
        <w:t>Implementation of the exchange of water between the wetland and the reach</w:t>
      </w:r>
      <w:bookmarkEnd w:id="199"/>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00" w:name="_Toc71555697"/>
      <w:r>
        <w:t>Standing water temperature</w:t>
      </w:r>
      <w:bookmarkEnd w:id="200"/>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01" w:name="_Toc71555698"/>
      <w:r>
        <w:t>Evapotranspiration from wetlands</w:t>
      </w:r>
      <w:bookmarkEnd w:id="201"/>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02" w:name="_Toc71555699"/>
      <w:r>
        <w:t>Loss (or gain) of wetlands</w:t>
      </w:r>
      <w:bookmarkEnd w:id="202"/>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03" w:name="_Toc71555700"/>
      <w:r>
        <w:t>Reality check</w:t>
      </w:r>
      <w:bookmarkEnd w:id="203"/>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04" w:name="_Toc71555701"/>
      <w:r>
        <w:lastRenderedPageBreak/>
        <w:t>High Cascades Springs</w:t>
      </w:r>
      <w:bookmarkEnd w:id="204"/>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05" w:name="_Toc71555702"/>
      <w:r>
        <w:t>Calibration</w:t>
      </w:r>
      <w:r w:rsidR="00B06ED6">
        <w:t xml:space="preserve"> and simulation skill</w:t>
      </w:r>
      <w:bookmarkEnd w:id="205"/>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206" w:name="_Toc71555703"/>
      <w:r>
        <w:t>Analysis of</w:t>
      </w:r>
      <w:r w:rsidR="003024C9">
        <w:t xml:space="preserve"> locations where the model has low skill</w:t>
      </w:r>
      <w:bookmarkEnd w:id="20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207" w:name="_Toc71555704"/>
      <w:r>
        <w:t>Simulated McKenzie basin water budget</w:t>
      </w:r>
      <w:r w:rsidR="00334ED8">
        <w:t xml:space="preserve"> and thermal energy budget</w:t>
      </w:r>
      <w:bookmarkEnd w:id="207"/>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08" w:name="_Toc71555705"/>
      <w:r>
        <w:t>CW3M v. Shade-a-lator</w:t>
      </w:r>
      <w:bookmarkEnd w:id="20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09" w:name="_Toc71555706"/>
      <w:r>
        <w:t>Comparison of CW3M results to Shade-a-lator results</w:t>
      </w:r>
      <w:bookmarkEnd w:id="209"/>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3171B74" w:rsidR="005C537E" w:rsidRDefault="005C537E" w:rsidP="005C537E">
      <w:pPr>
        <w:pStyle w:val="Caption"/>
      </w:pPr>
      <w:bookmarkStart w:id="210" w:name="_Ref48286765"/>
      <w:bookmarkStart w:id="211" w:name="_Toc53219841"/>
      <w:r>
        <w:t xml:space="preserve">Figure </w:t>
      </w:r>
      <w:fldSimple w:instr=" SEQ Figure \* ARABIC ">
        <w:r w:rsidR="002D6752">
          <w:rPr>
            <w:noProof/>
          </w:rPr>
          <w:t>9</w:t>
        </w:r>
      </w:fldSimple>
      <w:bookmarkEnd w:id="210"/>
      <w:r>
        <w:t>. Clackamas basin in CW3M screen capture</w:t>
      </w:r>
      <w:bookmarkEnd w:id="21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12" w:name="_Toc71555707"/>
      <w:r>
        <w:t>The Clackamas Basin</w:t>
      </w:r>
      <w:bookmarkEnd w:id="212"/>
    </w:p>
    <w:p w14:paraId="4A96B042" w14:textId="77777777" w:rsidR="005C537E" w:rsidRPr="000E6A65" w:rsidRDefault="005C537E" w:rsidP="005C537E"/>
    <w:p w14:paraId="11F4A966" w14:textId="2FB89A4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D6752">
        <w:t xml:space="preserve">Figure </w:t>
      </w:r>
      <w:r w:rsidR="002D675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13" w:name="_Toc71555708"/>
      <w:r>
        <w:t>Directory structure and file names</w:t>
      </w:r>
      <w:bookmarkEnd w:id="21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14" w:name="_Toc71555709"/>
      <w:r>
        <w:lastRenderedPageBreak/>
        <w:t xml:space="preserve">Release </w:t>
      </w:r>
      <w:r w:rsidR="00E735F4">
        <w:t>Log</w:t>
      </w:r>
      <w:bookmarkEnd w:id="21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15" w:name="_Toc71555710"/>
      <w:r>
        <w:t>References</w:t>
      </w:r>
      <w:bookmarkEnd w:id="21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16" w:name="_Toc71555711"/>
      <w:r>
        <w:rPr>
          <w:rFonts w:eastAsiaTheme="minorHAnsi"/>
        </w:rPr>
        <w:t>Acronyms</w:t>
      </w:r>
      <w:r w:rsidR="009D540F">
        <w:rPr>
          <w:rFonts w:eastAsiaTheme="minorHAnsi"/>
        </w:rPr>
        <w:t xml:space="preserve"> and Abbreviations</w:t>
      </w:r>
      <w:bookmarkEnd w:id="216"/>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92861" w14:textId="77777777" w:rsidR="00064CCC" w:rsidRDefault="00064CCC" w:rsidP="00064E77">
      <w:r>
        <w:separator/>
      </w:r>
    </w:p>
  </w:endnote>
  <w:endnote w:type="continuationSeparator" w:id="0">
    <w:p w14:paraId="430EBBC7" w14:textId="77777777" w:rsidR="00064CCC" w:rsidRDefault="00064CC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9B8E1" w14:textId="77777777" w:rsidR="00064CCC" w:rsidRDefault="00064CCC" w:rsidP="00064E77">
      <w:r>
        <w:separator/>
      </w:r>
    </w:p>
  </w:footnote>
  <w:footnote w:type="continuationSeparator" w:id="0">
    <w:p w14:paraId="2234BEFE" w14:textId="77777777" w:rsidR="00064CCC" w:rsidRDefault="00064CC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CCC"/>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47B8"/>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14FA"/>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125371</TotalTime>
  <Pages>76</Pages>
  <Words>26805</Words>
  <Characters>152793</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519</cp:revision>
  <cp:lastPrinted>2021-04-18T16:57:00Z</cp:lastPrinted>
  <dcterms:created xsi:type="dcterms:W3CDTF">2018-11-09T13:56:00Z</dcterms:created>
  <dcterms:modified xsi:type="dcterms:W3CDTF">2021-05-11T01:45:00Z</dcterms:modified>
</cp:coreProperties>
</file>