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5DD38BE8" w:rsidR="00064E77" w:rsidRPr="00064E77" w:rsidRDefault="007B1928" w:rsidP="00064E77">
      <w:pPr>
        <w:pStyle w:val="Subtitle"/>
      </w:pPr>
      <w:r>
        <w:t>1</w:t>
      </w:r>
      <w:r w:rsidR="00B40657">
        <w:t>/</w:t>
      </w:r>
      <w:ins w:id="0" w:author="David Conklin" w:date="2021-01-30T16:16:00Z">
        <w:r w:rsidR="002E2334">
          <w:t>30</w:t>
        </w:r>
      </w:ins>
      <w:del w:id="1" w:author="David Conklin" w:date="2021-01-30T16:16:00Z">
        <w:r w:rsidR="00105FE0" w:rsidDel="002E2334">
          <w:delText>2</w:delText>
        </w:r>
      </w:del>
      <w:del w:id="2"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3" w:author="David Conklin" w:date="2021-01-22T08:00:00Z">
        <w:r w:rsidR="00872B5B" w:rsidDel="003F1515">
          <w:rPr>
            <w:rStyle w:val="Hyperlink"/>
            <w:color w:val="auto"/>
          </w:rPr>
          <w:delText>2/21</w:delText>
        </w:r>
      </w:del>
      <w:r w:rsidR="00176FFA">
        <w:rPr>
          <w:rStyle w:val="Hyperlink"/>
          <w:color w:val="auto"/>
        </w:rPr>
        <w:t>/20</w:t>
      </w:r>
      <w:ins w:id="4"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rsidP="00C63B9F">
      <w:pPr>
        <w:ind w:left="288" w:hanging="288"/>
        <w:rPr>
          <w:del w:id="5" w:author="David Conklin" w:date="2021-01-22T08:00:00Z"/>
          <w:rStyle w:val="Hyperlink"/>
          <w:color w:val="auto"/>
          <w:u w:val="none"/>
        </w:rPr>
      </w:pPr>
      <w:del w:id="6"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rsidP="00C63B9F">
      <w:pPr>
        <w:ind w:left="288" w:hanging="288"/>
        <w:rPr>
          <w:del w:id="7" w:author="David Conklin" w:date="2021-01-22T08:00:00Z"/>
          <w:rFonts w:cs="Times New Roman"/>
          <w:szCs w:val="24"/>
        </w:rPr>
      </w:pPr>
      <w:del w:id="8"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rsidP="00C63B9F">
      <w:pPr>
        <w:ind w:left="288" w:hanging="288"/>
        <w:rPr>
          <w:del w:id="9" w:author="David Conklin" w:date="2021-01-22T08:00:00Z"/>
        </w:rPr>
      </w:pPr>
      <w:del w:id="10"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rsidP="00C63B9F">
      <w:pPr>
        <w:ind w:left="288" w:hanging="288"/>
        <w:rPr>
          <w:del w:id="11" w:author="David Conklin" w:date="2021-01-22T08:00:00Z"/>
        </w:rPr>
      </w:pPr>
      <w:del w:id="12" w:author="David Conklin" w:date="2021-01-22T08:00:00Z">
        <w:r w:rsidDel="003F1515">
          <w:delText>Added “Simulated McKenzie basin stream thermal energy budget</w:delText>
        </w:r>
        <w:r w:rsidR="00CC2A40" w:rsidDel="003F1515">
          <w:delText>” section.</w:delText>
        </w:r>
      </w:del>
    </w:p>
    <w:p w14:paraId="5112E5F1" w14:textId="17AB2717" w:rsidR="003F7628" w:rsidRDefault="00E3419D" w:rsidP="00C63B9F">
      <w:pPr>
        <w:rPr>
          <w:ins w:id="13" w:author="David Conklin" w:date="2021-01-30T16:16:00Z"/>
          <w:rStyle w:val="Hyperlink"/>
          <w:color w:val="auto"/>
          <w:u w:val="none"/>
        </w:rPr>
      </w:pPr>
      <w:del w:id="14" w:author="David Conklin" w:date="2021-01-22T08:00:00Z">
        <w:r w:rsidDel="003F1515">
          <w:delText>Remove the “Clackamas wetlands v. McKenzie wetlands” section.</w:delText>
        </w:r>
      </w:del>
      <w:ins w:id="15" w:author="David Conklin" w:date="2021-01-22T08:00:00Z">
        <w:r w:rsidR="003F1515">
          <w:rPr>
            <w:rStyle w:val="Hyperlink"/>
            <w:color w:val="auto"/>
            <w:u w:val="none"/>
          </w:rPr>
          <w:t xml:space="preserve">Added the </w:t>
        </w:r>
      </w:ins>
      <w:ins w:id="16" w:author="David Conklin" w:date="2021-01-22T08:01:00Z">
        <w:r w:rsidR="003F1515">
          <w:rPr>
            <w:rStyle w:val="Hyperlink"/>
            <w:color w:val="auto"/>
            <w:u w:val="none"/>
          </w:rPr>
          <w:t>“</w:t>
        </w:r>
      </w:ins>
      <w:ins w:id="17" w:author="David Conklin" w:date="2021-01-22T08:00:00Z">
        <w:r w:rsidR="003F1515">
          <w:rPr>
            <w:rStyle w:val="Hyperlink"/>
            <w:color w:val="auto"/>
            <w:u w:val="none"/>
          </w:rPr>
          <w:t xml:space="preserve">McKenzie Basin Wetlands </w:t>
        </w:r>
      </w:ins>
      <w:ins w:id="18" w:author="David Conklin" w:date="2021-01-22T08:01:00Z">
        <w:r w:rsidR="003F1515">
          <w:rPr>
            <w:rStyle w:val="Hyperlink"/>
            <w:color w:val="auto"/>
            <w:u w:val="none"/>
          </w:rPr>
          <w:t>Study/CW3M v. Shade-a-lator” section.</w:t>
        </w:r>
      </w:ins>
    </w:p>
    <w:p w14:paraId="1C074EBC" w14:textId="64BFD368" w:rsidR="002E2334" w:rsidRDefault="002E2334" w:rsidP="00C63B9F">
      <w:pPr>
        <w:rPr>
          <w:ins w:id="19" w:author="David Conklin" w:date="2021-01-22T07:59:00Z"/>
        </w:rPr>
      </w:pPr>
      <w:ins w:id="20" w:author="David Conklin" w:date="2021-01-30T16:16:00Z">
        <w:r>
          <w:rPr>
            <w:rStyle w:val="Hyperlink"/>
            <w:color w:val="auto"/>
            <w:u w:val="none"/>
          </w:rPr>
          <w:t>Added release</w:t>
        </w:r>
      </w:ins>
      <w:ins w:id="21" w:author="David Conklin" w:date="2021-01-30T16:17:00Z">
        <w:r>
          <w:rPr>
            <w:rStyle w:val="Hyperlink"/>
            <w:color w:val="auto"/>
            <w:u w:val="none"/>
          </w:rPr>
          <w:t xml:space="preserve"> notes for 0.4.7.</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24004E7" w14:textId="7489E4B4" w:rsidR="0080365E" w:rsidRDefault="006636CC">
          <w:pPr>
            <w:pStyle w:val="TOC1"/>
            <w:tabs>
              <w:tab w:val="right" w:leader="dot" w:pos="9350"/>
            </w:tabs>
            <w:rPr>
              <w:ins w:id="22" w:author="David Conklin" w:date="2021-01-30T16:34:00Z"/>
              <w:rFonts w:eastAsiaTheme="minorEastAsia"/>
              <w:noProof/>
            </w:rPr>
          </w:pPr>
          <w:r>
            <w:fldChar w:fldCharType="begin"/>
          </w:r>
          <w:r>
            <w:instrText xml:space="preserve"> TOC \o "1-3" \h \z \u </w:instrText>
          </w:r>
          <w:r>
            <w:fldChar w:fldCharType="separate"/>
          </w:r>
          <w:ins w:id="23" w:author="David Conklin" w:date="2021-01-30T16:34:00Z">
            <w:r w:rsidR="0080365E" w:rsidRPr="0075534E">
              <w:rPr>
                <w:rStyle w:val="Hyperlink"/>
                <w:noProof/>
              </w:rPr>
              <w:fldChar w:fldCharType="begin"/>
            </w:r>
            <w:r w:rsidR="0080365E" w:rsidRPr="0075534E">
              <w:rPr>
                <w:rStyle w:val="Hyperlink"/>
                <w:noProof/>
              </w:rPr>
              <w:instrText xml:space="preserve"> </w:instrText>
            </w:r>
            <w:r w:rsidR="0080365E">
              <w:rPr>
                <w:noProof/>
              </w:rPr>
              <w:instrText>HYPERLINK \l "_Toc62916892"</w:instrText>
            </w:r>
            <w:r w:rsidR="0080365E" w:rsidRPr="0075534E">
              <w:rPr>
                <w:rStyle w:val="Hyperlink"/>
                <w:noProof/>
              </w:rPr>
              <w:instrText xml:space="preserve"> </w:instrText>
            </w:r>
            <w:r w:rsidR="0080365E" w:rsidRPr="0075534E">
              <w:rPr>
                <w:rStyle w:val="Hyperlink"/>
                <w:noProof/>
              </w:rPr>
            </w:r>
            <w:r w:rsidR="0080365E" w:rsidRPr="0075534E">
              <w:rPr>
                <w:rStyle w:val="Hyperlink"/>
                <w:noProof/>
              </w:rPr>
              <w:fldChar w:fldCharType="separate"/>
            </w:r>
            <w:r w:rsidR="0080365E" w:rsidRPr="0075534E">
              <w:rPr>
                <w:rStyle w:val="Hyperlink"/>
                <w:noProof/>
              </w:rPr>
              <w:t>What is a digital handbook?</w:t>
            </w:r>
            <w:r w:rsidR="0080365E">
              <w:rPr>
                <w:noProof/>
                <w:webHidden/>
              </w:rPr>
              <w:tab/>
            </w:r>
            <w:r w:rsidR="0080365E">
              <w:rPr>
                <w:noProof/>
                <w:webHidden/>
              </w:rPr>
              <w:fldChar w:fldCharType="begin"/>
            </w:r>
            <w:r w:rsidR="0080365E">
              <w:rPr>
                <w:noProof/>
                <w:webHidden/>
              </w:rPr>
              <w:instrText xml:space="preserve"> PAGEREF _Toc62916892 \h </w:instrText>
            </w:r>
            <w:r w:rsidR="0080365E">
              <w:rPr>
                <w:noProof/>
                <w:webHidden/>
              </w:rPr>
            </w:r>
          </w:ins>
          <w:r w:rsidR="0080365E">
            <w:rPr>
              <w:noProof/>
              <w:webHidden/>
            </w:rPr>
            <w:fldChar w:fldCharType="separate"/>
          </w:r>
          <w:ins w:id="24" w:author="David Conklin" w:date="2021-01-30T16:34:00Z">
            <w:r w:rsidR="0080365E">
              <w:rPr>
                <w:noProof/>
                <w:webHidden/>
              </w:rPr>
              <w:t>3</w:t>
            </w:r>
            <w:r w:rsidR="0080365E">
              <w:rPr>
                <w:noProof/>
                <w:webHidden/>
              </w:rPr>
              <w:fldChar w:fldCharType="end"/>
            </w:r>
            <w:r w:rsidR="0080365E" w:rsidRPr="0075534E">
              <w:rPr>
                <w:rStyle w:val="Hyperlink"/>
                <w:noProof/>
              </w:rPr>
              <w:fldChar w:fldCharType="end"/>
            </w:r>
          </w:ins>
        </w:p>
        <w:p w14:paraId="6D08D188" w14:textId="39A5F93C" w:rsidR="0080365E" w:rsidRDefault="0080365E">
          <w:pPr>
            <w:pStyle w:val="TOC1"/>
            <w:tabs>
              <w:tab w:val="right" w:leader="dot" w:pos="9350"/>
            </w:tabs>
            <w:rPr>
              <w:ins w:id="25" w:author="David Conklin" w:date="2021-01-30T16:34:00Z"/>
              <w:rFonts w:eastAsiaTheme="minorEastAsia"/>
              <w:noProof/>
            </w:rPr>
          </w:pPr>
          <w:ins w:id="2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"_Toc62916893"</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CW3M concept</w:t>
            </w:r>
            <w:r>
              <w:rPr>
                <w:noProof/>
                <w:webHidden/>
              </w:rPr>
              <w:tab/>
            </w:r>
            <w:r>
              <w:rPr>
                <w:noProof/>
                <w:webHidden/>
              </w:rPr>
              <w:fldChar w:fldCharType="begin"/>
            </w:r>
            <w:r>
              <w:rPr>
                <w:noProof/>
                <w:webHidden/>
              </w:rPr>
              <w:instrText xml:space="preserve"> PAGEREF _Toc62916893 \h </w:instrText>
            </w:r>
            <w:r>
              <w:rPr>
                <w:noProof/>
                <w:webHidden/>
              </w:rPr>
            </w:r>
          </w:ins>
          <w:r>
            <w:rPr>
              <w:noProof/>
              <w:webHidden/>
            </w:rPr>
            <w:fldChar w:fldCharType="separate"/>
          </w:r>
          <w:ins w:id="27" w:author="David Conklin" w:date="2021-01-30T16:34:00Z">
            <w:r>
              <w:rPr>
                <w:noProof/>
                <w:webHidden/>
              </w:rPr>
              <w:t>4</w:t>
            </w:r>
            <w:r>
              <w:rPr>
                <w:noProof/>
                <w:webHidden/>
              </w:rPr>
              <w:fldChar w:fldCharType="end"/>
            </w:r>
            <w:r w:rsidRPr="0075534E">
              <w:rPr>
                <w:rStyle w:val="Hyperlink"/>
                <w:noProof/>
              </w:rPr>
              <w:fldChar w:fldCharType="end"/>
            </w:r>
          </w:ins>
        </w:p>
        <w:p w14:paraId="065B306B" w14:textId="7E5CEAAC" w:rsidR="0080365E" w:rsidRDefault="0080365E">
          <w:pPr>
            <w:pStyle w:val="TOC2"/>
            <w:tabs>
              <w:tab w:val="right" w:leader="dot" w:pos="9350"/>
            </w:tabs>
            <w:rPr>
              <w:ins w:id="28" w:author="David Conklin" w:date="2021-01-30T16:34:00Z"/>
              <w:rFonts w:eastAsiaTheme="minorEastAsia"/>
              <w:noProof/>
            </w:rPr>
          </w:pPr>
          <w:ins w:id="29"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"_Toc62916894"</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A different kind of community model</w:t>
            </w:r>
            <w:r>
              <w:rPr>
                <w:noProof/>
                <w:webHidden/>
              </w:rPr>
              <w:tab/>
            </w:r>
            <w:r>
              <w:rPr>
                <w:noProof/>
                <w:webHidden/>
              </w:rPr>
              <w:fldChar w:fldCharType="begin"/>
            </w:r>
            <w:r>
              <w:rPr>
                <w:noProof/>
                <w:webHidden/>
              </w:rPr>
              <w:instrText xml:space="preserve"> PAGEREF _Toc62916894 \h </w:instrText>
            </w:r>
            <w:r>
              <w:rPr>
                <w:noProof/>
                <w:webHidden/>
              </w:rPr>
            </w:r>
          </w:ins>
          <w:r>
            <w:rPr>
              <w:noProof/>
              <w:webHidden/>
            </w:rPr>
            <w:fldChar w:fldCharType="separate"/>
          </w:r>
          <w:ins w:id="30" w:author="David Conklin" w:date="2021-01-30T16:34:00Z">
            <w:r>
              <w:rPr>
                <w:noProof/>
                <w:webHidden/>
              </w:rPr>
              <w:t>4</w:t>
            </w:r>
            <w:r>
              <w:rPr>
                <w:noProof/>
                <w:webHidden/>
              </w:rPr>
              <w:fldChar w:fldCharType="end"/>
            </w:r>
            <w:r w:rsidRPr="0075534E">
              <w:rPr>
                <w:rStyle w:val="Hyperlink"/>
                <w:noProof/>
              </w:rPr>
              <w:fldChar w:fldCharType="end"/>
            </w:r>
          </w:ins>
        </w:p>
        <w:p w14:paraId="735D338A" w14:textId="792A7771" w:rsidR="0080365E" w:rsidRDefault="0080365E">
          <w:pPr>
            <w:pStyle w:val="TOC2"/>
            <w:tabs>
              <w:tab w:val="right" w:leader="dot" w:pos="9350"/>
            </w:tabs>
            <w:rPr>
              <w:ins w:id="31" w:author="David Conklin" w:date="2021-01-30T16:34:00Z"/>
              <w:rFonts w:eastAsiaTheme="minorEastAsia"/>
              <w:noProof/>
            </w:rPr>
          </w:pPr>
          <w:ins w:id="3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"_Toc62916895"</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What CW3M is for</w:t>
            </w:r>
            <w:r>
              <w:rPr>
                <w:noProof/>
                <w:webHidden/>
              </w:rPr>
              <w:tab/>
            </w:r>
            <w:r>
              <w:rPr>
                <w:noProof/>
                <w:webHidden/>
              </w:rPr>
              <w:fldChar w:fldCharType="begin"/>
            </w:r>
            <w:r>
              <w:rPr>
                <w:noProof/>
                <w:webHidden/>
              </w:rPr>
              <w:instrText xml:space="preserve"> PAGEREF _Toc62916895 \h </w:instrText>
            </w:r>
            <w:r>
              <w:rPr>
                <w:noProof/>
                <w:webHidden/>
              </w:rPr>
            </w:r>
          </w:ins>
          <w:r>
            <w:rPr>
              <w:noProof/>
              <w:webHidden/>
            </w:rPr>
            <w:fldChar w:fldCharType="separate"/>
          </w:r>
          <w:ins w:id="33" w:author="David Conklin" w:date="2021-01-30T16:34:00Z">
            <w:r>
              <w:rPr>
                <w:noProof/>
                <w:webHidden/>
              </w:rPr>
              <w:t>4</w:t>
            </w:r>
            <w:r>
              <w:rPr>
                <w:noProof/>
                <w:webHidden/>
              </w:rPr>
              <w:fldChar w:fldCharType="end"/>
            </w:r>
            <w:r w:rsidRPr="0075534E">
              <w:rPr>
                <w:rStyle w:val="Hyperlink"/>
                <w:noProof/>
              </w:rPr>
              <w:fldChar w:fldCharType="end"/>
            </w:r>
          </w:ins>
        </w:p>
        <w:p w14:paraId="598F1796" w14:textId="105A9DEB" w:rsidR="0080365E" w:rsidRDefault="0080365E">
          <w:pPr>
            <w:pStyle w:val="TOC2"/>
            <w:tabs>
              <w:tab w:val="right" w:leader="dot" w:pos="9350"/>
            </w:tabs>
            <w:rPr>
              <w:ins w:id="34" w:author="David Conklin" w:date="2021-01-30T16:34:00Z"/>
              <w:rFonts w:eastAsiaTheme="minorEastAsia"/>
              <w:noProof/>
            </w:rPr>
          </w:pPr>
          <w:ins w:id="35"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"_Toc62916896"</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Management and maintenance</w:t>
            </w:r>
            <w:r>
              <w:rPr>
                <w:noProof/>
                <w:webHidden/>
              </w:rPr>
              <w:tab/>
            </w:r>
            <w:r>
              <w:rPr>
                <w:noProof/>
                <w:webHidden/>
              </w:rPr>
              <w:fldChar w:fldCharType="begin"/>
            </w:r>
            <w:r>
              <w:rPr>
                <w:noProof/>
                <w:webHidden/>
              </w:rPr>
              <w:instrText xml:space="preserve"> PAGEREF _Toc62916896 \h </w:instrText>
            </w:r>
            <w:r>
              <w:rPr>
                <w:noProof/>
                <w:webHidden/>
              </w:rPr>
            </w:r>
          </w:ins>
          <w:r>
            <w:rPr>
              <w:noProof/>
              <w:webHidden/>
            </w:rPr>
            <w:fldChar w:fldCharType="separate"/>
          </w:r>
          <w:ins w:id="36" w:author="David Conklin" w:date="2021-01-30T16:34:00Z">
            <w:r>
              <w:rPr>
                <w:noProof/>
                <w:webHidden/>
              </w:rPr>
              <w:t>4</w:t>
            </w:r>
            <w:r>
              <w:rPr>
                <w:noProof/>
                <w:webHidden/>
              </w:rPr>
              <w:fldChar w:fldCharType="end"/>
            </w:r>
            <w:r w:rsidRPr="0075534E">
              <w:rPr>
                <w:rStyle w:val="Hyperlink"/>
                <w:noProof/>
              </w:rPr>
              <w:fldChar w:fldCharType="end"/>
            </w:r>
          </w:ins>
        </w:p>
        <w:p w14:paraId="6188C968" w14:textId="374ED73A" w:rsidR="0080365E" w:rsidRDefault="0080365E">
          <w:pPr>
            <w:pStyle w:val="TOC1"/>
            <w:tabs>
              <w:tab w:val="right" w:leader="dot" w:pos="9350"/>
            </w:tabs>
            <w:rPr>
              <w:ins w:id="37" w:author="David Conklin" w:date="2021-01-30T16:34:00Z"/>
              <w:rFonts w:eastAsiaTheme="minorEastAsia"/>
              <w:noProof/>
            </w:rPr>
          </w:pPr>
          <w:ins w:id="3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"_Toc62916897"</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CW3M – A “first principles” model with tuning knobs</w:t>
            </w:r>
            <w:r>
              <w:rPr>
                <w:noProof/>
                <w:webHidden/>
              </w:rPr>
              <w:tab/>
            </w:r>
            <w:r>
              <w:rPr>
                <w:noProof/>
                <w:webHidden/>
              </w:rPr>
              <w:fldChar w:fldCharType="begin"/>
            </w:r>
            <w:r>
              <w:rPr>
                <w:noProof/>
                <w:webHidden/>
              </w:rPr>
              <w:instrText xml:space="preserve"> PAGEREF _Toc62916897 \h </w:instrText>
            </w:r>
            <w:r>
              <w:rPr>
                <w:noProof/>
                <w:webHidden/>
              </w:rPr>
            </w:r>
          </w:ins>
          <w:r>
            <w:rPr>
              <w:noProof/>
              <w:webHidden/>
            </w:rPr>
            <w:fldChar w:fldCharType="separate"/>
          </w:r>
          <w:ins w:id="39" w:author="David Conklin" w:date="2021-01-30T16:34:00Z">
            <w:r>
              <w:rPr>
                <w:noProof/>
                <w:webHidden/>
              </w:rPr>
              <w:t>5</w:t>
            </w:r>
            <w:r>
              <w:rPr>
                <w:noProof/>
                <w:webHidden/>
              </w:rPr>
              <w:fldChar w:fldCharType="end"/>
            </w:r>
            <w:r w:rsidRPr="0075534E">
              <w:rPr>
                <w:rStyle w:val="Hyperlink"/>
                <w:noProof/>
              </w:rPr>
              <w:fldChar w:fldCharType="end"/>
            </w:r>
          </w:ins>
        </w:p>
        <w:p w14:paraId="57A3748B" w14:textId="77009C1A" w:rsidR="0080365E" w:rsidRDefault="0080365E">
          <w:pPr>
            <w:pStyle w:val="TOC1"/>
            <w:tabs>
              <w:tab w:val="right" w:leader="dot" w:pos="9350"/>
            </w:tabs>
            <w:rPr>
              <w:ins w:id="40" w:author="David Conklin" w:date="2021-01-30T16:34:00Z"/>
              <w:rFonts w:eastAsiaTheme="minorEastAsia"/>
              <w:noProof/>
            </w:rPr>
          </w:pPr>
          <w:ins w:id="41"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"_Toc62916898"</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The tuning knobs</w:t>
            </w:r>
            <w:r>
              <w:rPr>
                <w:noProof/>
                <w:webHidden/>
              </w:rPr>
              <w:tab/>
            </w:r>
            <w:r>
              <w:rPr>
                <w:noProof/>
                <w:webHidden/>
              </w:rPr>
              <w:fldChar w:fldCharType="begin"/>
            </w:r>
            <w:r>
              <w:rPr>
                <w:noProof/>
                <w:webHidden/>
              </w:rPr>
              <w:instrText xml:space="preserve"> PAGEREF _Toc62916898 \h </w:instrText>
            </w:r>
            <w:r>
              <w:rPr>
                <w:noProof/>
                <w:webHidden/>
              </w:rPr>
            </w:r>
          </w:ins>
          <w:r>
            <w:rPr>
              <w:noProof/>
              <w:webHidden/>
            </w:rPr>
            <w:fldChar w:fldCharType="separate"/>
          </w:r>
          <w:ins w:id="42" w:author="David Conklin" w:date="2021-01-30T16:34:00Z">
            <w:r>
              <w:rPr>
                <w:noProof/>
                <w:webHidden/>
              </w:rPr>
              <w:t>5</w:t>
            </w:r>
            <w:r>
              <w:rPr>
                <w:noProof/>
                <w:webHidden/>
              </w:rPr>
              <w:fldChar w:fldCharType="end"/>
            </w:r>
            <w:r w:rsidRPr="0075534E">
              <w:rPr>
                <w:rStyle w:val="Hyperlink"/>
                <w:noProof/>
              </w:rPr>
              <w:fldChar w:fldCharType="end"/>
            </w:r>
          </w:ins>
        </w:p>
        <w:p w14:paraId="34BAE990" w14:textId="3B1AE841" w:rsidR="0080365E" w:rsidRDefault="0080365E">
          <w:pPr>
            <w:pStyle w:val="TOC2"/>
            <w:tabs>
              <w:tab w:val="right" w:leader="dot" w:pos="9350"/>
            </w:tabs>
            <w:rPr>
              <w:ins w:id="43" w:author="David Conklin" w:date="2021-01-30T16:34:00Z"/>
              <w:rFonts w:eastAsiaTheme="minorEastAsia"/>
              <w:noProof/>
            </w:rPr>
          </w:pPr>
          <w:ins w:id="4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"_Toc62916899"</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ET_MULT – forest evapotranspiration</w:t>
            </w:r>
            <w:r>
              <w:rPr>
                <w:noProof/>
                <w:webHidden/>
              </w:rPr>
              <w:tab/>
            </w:r>
            <w:r>
              <w:rPr>
                <w:noProof/>
                <w:webHidden/>
              </w:rPr>
              <w:fldChar w:fldCharType="begin"/>
            </w:r>
            <w:r>
              <w:rPr>
                <w:noProof/>
                <w:webHidden/>
              </w:rPr>
              <w:instrText xml:space="preserve"> PAGEREF _Toc62916899 \h </w:instrText>
            </w:r>
            <w:r>
              <w:rPr>
                <w:noProof/>
                <w:webHidden/>
              </w:rPr>
            </w:r>
          </w:ins>
          <w:r>
            <w:rPr>
              <w:noProof/>
              <w:webHidden/>
            </w:rPr>
            <w:fldChar w:fldCharType="separate"/>
          </w:r>
          <w:ins w:id="45" w:author="David Conklin" w:date="2021-01-30T16:34:00Z">
            <w:r>
              <w:rPr>
                <w:noProof/>
                <w:webHidden/>
              </w:rPr>
              <w:t>6</w:t>
            </w:r>
            <w:r>
              <w:rPr>
                <w:noProof/>
                <w:webHidden/>
              </w:rPr>
              <w:fldChar w:fldCharType="end"/>
            </w:r>
            <w:r w:rsidRPr="0075534E">
              <w:rPr>
                <w:rStyle w:val="Hyperlink"/>
                <w:noProof/>
              </w:rPr>
              <w:fldChar w:fldCharType="end"/>
            </w:r>
          </w:ins>
        </w:p>
        <w:p w14:paraId="019F16D4" w14:textId="3E952758" w:rsidR="0080365E" w:rsidRDefault="0080365E">
          <w:pPr>
            <w:pStyle w:val="TOC2"/>
            <w:tabs>
              <w:tab w:val="right" w:leader="dot" w:pos="9350"/>
            </w:tabs>
            <w:rPr>
              <w:ins w:id="46" w:author="David Conklin" w:date="2021-01-30T16:34:00Z"/>
              <w:rFonts w:eastAsiaTheme="minorEastAsia"/>
              <w:noProof/>
            </w:rPr>
          </w:pPr>
          <w:ins w:id="47"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"_Toc62916900"</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SOLAR_RADIATION_MULTIPLIER – reservoir insolation</w:t>
            </w:r>
            <w:r>
              <w:rPr>
                <w:noProof/>
                <w:webHidden/>
              </w:rPr>
              <w:tab/>
            </w:r>
            <w:r>
              <w:rPr>
                <w:noProof/>
                <w:webHidden/>
              </w:rPr>
              <w:fldChar w:fldCharType="begin"/>
            </w:r>
            <w:r>
              <w:rPr>
                <w:noProof/>
                <w:webHidden/>
              </w:rPr>
              <w:instrText xml:space="preserve"> PAGEREF _Toc62916900 \h </w:instrText>
            </w:r>
            <w:r>
              <w:rPr>
                <w:noProof/>
                <w:webHidden/>
              </w:rPr>
            </w:r>
          </w:ins>
          <w:r>
            <w:rPr>
              <w:noProof/>
              <w:webHidden/>
            </w:rPr>
            <w:fldChar w:fldCharType="separate"/>
          </w:r>
          <w:ins w:id="48" w:author="David Conklin" w:date="2021-01-30T16:34:00Z">
            <w:r>
              <w:rPr>
                <w:noProof/>
                <w:webHidden/>
              </w:rPr>
              <w:t>6</w:t>
            </w:r>
            <w:r>
              <w:rPr>
                <w:noProof/>
                <w:webHidden/>
              </w:rPr>
              <w:fldChar w:fldCharType="end"/>
            </w:r>
            <w:r w:rsidRPr="0075534E">
              <w:rPr>
                <w:rStyle w:val="Hyperlink"/>
                <w:noProof/>
              </w:rPr>
              <w:fldChar w:fldCharType="end"/>
            </w:r>
          </w:ins>
        </w:p>
        <w:p w14:paraId="4F3B6A81" w14:textId="196B5ADF" w:rsidR="0080365E" w:rsidRDefault="0080365E">
          <w:pPr>
            <w:pStyle w:val="TOC2"/>
            <w:tabs>
              <w:tab w:val="right" w:leader="dot" w:pos="9350"/>
            </w:tabs>
            <w:rPr>
              <w:ins w:id="49" w:author="David Conklin" w:date="2021-01-30T16:34:00Z"/>
              <w:rFonts w:eastAsiaTheme="minorEastAsia"/>
              <w:noProof/>
            </w:rPr>
          </w:pPr>
          <w:ins w:id="5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"_Toc62916901"</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FLOW_CMS – Discharge from High Cascade springs</w:t>
            </w:r>
            <w:r>
              <w:rPr>
                <w:noProof/>
                <w:webHidden/>
              </w:rPr>
              <w:tab/>
            </w:r>
            <w:r>
              <w:rPr>
                <w:noProof/>
                <w:webHidden/>
              </w:rPr>
              <w:fldChar w:fldCharType="begin"/>
            </w:r>
            <w:r>
              <w:rPr>
                <w:noProof/>
                <w:webHidden/>
              </w:rPr>
              <w:instrText xml:space="preserve"> PAGEREF _Toc62916901 \h </w:instrText>
            </w:r>
            <w:r>
              <w:rPr>
                <w:noProof/>
                <w:webHidden/>
              </w:rPr>
            </w:r>
          </w:ins>
          <w:r>
            <w:rPr>
              <w:noProof/>
              <w:webHidden/>
            </w:rPr>
            <w:fldChar w:fldCharType="separate"/>
          </w:r>
          <w:ins w:id="51" w:author="David Conklin" w:date="2021-01-30T16:34:00Z">
            <w:r>
              <w:rPr>
                <w:noProof/>
                <w:webHidden/>
              </w:rPr>
              <w:t>6</w:t>
            </w:r>
            <w:r>
              <w:rPr>
                <w:noProof/>
                <w:webHidden/>
              </w:rPr>
              <w:fldChar w:fldCharType="end"/>
            </w:r>
            <w:r w:rsidRPr="0075534E">
              <w:rPr>
                <w:rStyle w:val="Hyperlink"/>
                <w:noProof/>
              </w:rPr>
              <w:fldChar w:fldCharType="end"/>
            </w:r>
          </w:ins>
        </w:p>
        <w:p w14:paraId="3571A624" w14:textId="428DE8AC" w:rsidR="0080365E" w:rsidRDefault="0080365E">
          <w:pPr>
            <w:pStyle w:val="TOC1"/>
            <w:tabs>
              <w:tab w:val="right" w:leader="dot" w:pos="9350"/>
            </w:tabs>
            <w:rPr>
              <w:ins w:id="52" w:author="David Conklin" w:date="2021-01-30T16:34:00Z"/>
              <w:rFonts w:eastAsiaTheme="minorEastAsia"/>
              <w:noProof/>
            </w:rPr>
          </w:pPr>
          <w:ins w:id="53"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"_Toc62916902"</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Study areas</w:t>
            </w:r>
            <w:r>
              <w:rPr>
                <w:noProof/>
                <w:webHidden/>
              </w:rPr>
              <w:tab/>
            </w:r>
            <w:r>
              <w:rPr>
                <w:noProof/>
                <w:webHidden/>
              </w:rPr>
              <w:fldChar w:fldCharType="begin"/>
            </w:r>
            <w:r>
              <w:rPr>
                <w:noProof/>
                <w:webHidden/>
              </w:rPr>
              <w:instrText xml:space="preserve"> PAGEREF _Toc62916902 \h </w:instrText>
            </w:r>
            <w:r>
              <w:rPr>
                <w:noProof/>
                <w:webHidden/>
              </w:rPr>
            </w:r>
          </w:ins>
          <w:r>
            <w:rPr>
              <w:noProof/>
              <w:webHidden/>
            </w:rPr>
            <w:fldChar w:fldCharType="separate"/>
          </w:r>
          <w:ins w:id="54" w:author="David Conklin" w:date="2021-01-30T16:34:00Z">
            <w:r>
              <w:rPr>
                <w:noProof/>
                <w:webHidden/>
              </w:rPr>
              <w:t>6</w:t>
            </w:r>
            <w:r>
              <w:rPr>
                <w:noProof/>
                <w:webHidden/>
              </w:rPr>
              <w:fldChar w:fldCharType="end"/>
            </w:r>
            <w:r w:rsidRPr="0075534E">
              <w:rPr>
                <w:rStyle w:val="Hyperlink"/>
                <w:noProof/>
              </w:rPr>
              <w:fldChar w:fldCharType="end"/>
            </w:r>
          </w:ins>
        </w:p>
        <w:p w14:paraId="63FF78C2" w14:textId="6FCE9351" w:rsidR="0080365E" w:rsidRDefault="0080365E">
          <w:pPr>
            <w:pStyle w:val="TOC2"/>
            <w:tabs>
              <w:tab w:val="right" w:leader="dot" w:pos="9350"/>
            </w:tabs>
            <w:rPr>
              <w:ins w:id="55" w:author="David Conklin" w:date="2021-01-30T16:34:00Z"/>
              <w:rFonts w:eastAsiaTheme="minorEastAsia"/>
              <w:noProof/>
            </w:rPr>
          </w:pPr>
          <w:ins w:id="5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"_Toc62916903"</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DataCW3M directory structure</w:t>
            </w:r>
            <w:r>
              <w:rPr>
                <w:noProof/>
                <w:webHidden/>
              </w:rPr>
              <w:tab/>
            </w:r>
            <w:r>
              <w:rPr>
                <w:noProof/>
                <w:webHidden/>
              </w:rPr>
              <w:fldChar w:fldCharType="begin"/>
            </w:r>
            <w:r>
              <w:rPr>
                <w:noProof/>
                <w:webHidden/>
              </w:rPr>
              <w:instrText xml:space="preserve"> PAGEREF _Toc62916903 \h </w:instrText>
            </w:r>
            <w:r>
              <w:rPr>
                <w:noProof/>
                <w:webHidden/>
              </w:rPr>
            </w:r>
          </w:ins>
          <w:r>
            <w:rPr>
              <w:noProof/>
              <w:webHidden/>
            </w:rPr>
            <w:fldChar w:fldCharType="separate"/>
          </w:r>
          <w:ins w:id="57" w:author="David Conklin" w:date="2021-01-30T16:34:00Z">
            <w:r>
              <w:rPr>
                <w:noProof/>
                <w:webHidden/>
              </w:rPr>
              <w:t>7</w:t>
            </w:r>
            <w:r>
              <w:rPr>
                <w:noProof/>
                <w:webHidden/>
              </w:rPr>
              <w:fldChar w:fldCharType="end"/>
            </w:r>
            <w:r w:rsidRPr="0075534E">
              <w:rPr>
                <w:rStyle w:val="Hyperlink"/>
                <w:noProof/>
              </w:rPr>
              <w:fldChar w:fldCharType="end"/>
            </w:r>
          </w:ins>
        </w:p>
        <w:p w14:paraId="5AC8A7D5" w14:textId="25A313FB" w:rsidR="0080365E" w:rsidRDefault="0080365E">
          <w:pPr>
            <w:pStyle w:val="TOC2"/>
            <w:tabs>
              <w:tab w:val="right" w:leader="dot" w:pos="9350"/>
            </w:tabs>
            <w:rPr>
              <w:ins w:id="58" w:author="David Conklin" w:date="2021-01-30T16:34:00Z"/>
              <w:rFonts w:eastAsiaTheme="minorEastAsia"/>
              <w:noProof/>
            </w:rPr>
          </w:pPr>
          <w:ins w:id="59"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"_Toc62916904"</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DataCW3M\ScenarioData directory structure</w:t>
            </w:r>
            <w:r>
              <w:rPr>
                <w:noProof/>
                <w:webHidden/>
              </w:rPr>
              <w:tab/>
            </w:r>
            <w:r>
              <w:rPr>
                <w:noProof/>
                <w:webHidden/>
              </w:rPr>
              <w:fldChar w:fldCharType="begin"/>
            </w:r>
            <w:r>
              <w:rPr>
                <w:noProof/>
                <w:webHidden/>
              </w:rPr>
              <w:instrText xml:space="preserve"> PAGEREF _Toc62916904 \h </w:instrText>
            </w:r>
            <w:r>
              <w:rPr>
                <w:noProof/>
                <w:webHidden/>
              </w:rPr>
            </w:r>
          </w:ins>
          <w:r>
            <w:rPr>
              <w:noProof/>
              <w:webHidden/>
            </w:rPr>
            <w:fldChar w:fldCharType="separate"/>
          </w:r>
          <w:ins w:id="60" w:author="David Conklin" w:date="2021-01-30T16:34:00Z">
            <w:r>
              <w:rPr>
                <w:noProof/>
                <w:webHidden/>
              </w:rPr>
              <w:t>7</w:t>
            </w:r>
            <w:r>
              <w:rPr>
                <w:noProof/>
                <w:webHidden/>
              </w:rPr>
              <w:fldChar w:fldCharType="end"/>
            </w:r>
            <w:r w:rsidRPr="0075534E">
              <w:rPr>
                <w:rStyle w:val="Hyperlink"/>
                <w:noProof/>
              </w:rPr>
              <w:fldChar w:fldCharType="end"/>
            </w:r>
          </w:ins>
        </w:p>
        <w:p w14:paraId="5EDB6BCC" w14:textId="40BBFD9F" w:rsidR="0080365E" w:rsidRDefault="0080365E">
          <w:pPr>
            <w:pStyle w:val="TOC2"/>
            <w:tabs>
              <w:tab w:val="right" w:leader="dot" w:pos="9350"/>
            </w:tabs>
            <w:rPr>
              <w:ins w:id="61" w:author="David Conklin" w:date="2021-01-30T16:34:00Z"/>
              <w:rFonts w:eastAsiaTheme="minorEastAsia"/>
              <w:noProof/>
            </w:rPr>
          </w:pPr>
          <w:ins w:id="6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"_Toc62916905"</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DataCW3M\ScenarioData\&lt;scenario&gt; folder contents</w:t>
            </w:r>
            <w:r>
              <w:rPr>
                <w:noProof/>
                <w:webHidden/>
              </w:rPr>
              <w:tab/>
            </w:r>
            <w:r>
              <w:rPr>
                <w:noProof/>
                <w:webHidden/>
              </w:rPr>
              <w:fldChar w:fldCharType="begin"/>
            </w:r>
            <w:r>
              <w:rPr>
                <w:noProof/>
                <w:webHidden/>
              </w:rPr>
              <w:instrText xml:space="preserve"> PAGEREF _Toc62916905 \h </w:instrText>
            </w:r>
            <w:r>
              <w:rPr>
                <w:noProof/>
                <w:webHidden/>
              </w:rPr>
            </w:r>
          </w:ins>
          <w:r>
            <w:rPr>
              <w:noProof/>
              <w:webHidden/>
            </w:rPr>
            <w:fldChar w:fldCharType="separate"/>
          </w:r>
          <w:ins w:id="63" w:author="David Conklin" w:date="2021-01-30T16:34:00Z">
            <w:r>
              <w:rPr>
                <w:noProof/>
                <w:webHidden/>
              </w:rPr>
              <w:t>8</w:t>
            </w:r>
            <w:r>
              <w:rPr>
                <w:noProof/>
                <w:webHidden/>
              </w:rPr>
              <w:fldChar w:fldCharType="end"/>
            </w:r>
            <w:r w:rsidRPr="0075534E">
              <w:rPr>
                <w:rStyle w:val="Hyperlink"/>
                <w:noProof/>
              </w:rPr>
              <w:fldChar w:fldCharType="end"/>
            </w:r>
          </w:ins>
        </w:p>
        <w:p w14:paraId="22C34DA6" w14:textId="5EC41C80" w:rsidR="0080365E" w:rsidRDefault="0080365E">
          <w:pPr>
            <w:pStyle w:val="TOC2"/>
            <w:tabs>
              <w:tab w:val="right" w:leader="dot" w:pos="9350"/>
            </w:tabs>
            <w:rPr>
              <w:ins w:id="64" w:author="David Conklin" w:date="2021-01-30T16:34:00Z"/>
              <w:rFonts w:eastAsiaTheme="minorEastAsia"/>
              <w:noProof/>
            </w:rPr>
          </w:pPr>
          <w:ins w:id="65"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"_Toc62916906"</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DataCW3M\&lt;study area&gt; folder contents</w:t>
            </w:r>
            <w:r>
              <w:rPr>
                <w:noProof/>
                <w:webHidden/>
              </w:rPr>
              <w:tab/>
            </w:r>
            <w:r>
              <w:rPr>
                <w:noProof/>
                <w:webHidden/>
              </w:rPr>
              <w:fldChar w:fldCharType="begin"/>
            </w:r>
            <w:r>
              <w:rPr>
                <w:noProof/>
                <w:webHidden/>
              </w:rPr>
              <w:instrText xml:space="preserve"> PAGEREF _Toc62916906 \h </w:instrText>
            </w:r>
            <w:r>
              <w:rPr>
                <w:noProof/>
                <w:webHidden/>
              </w:rPr>
            </w:r>
          </w:ins>
          <w:r>
            <w:rPr>
              <w:noProof/>
              <w:webHidden/>
            </w:rPr>
            <w:fldChar w:fldCharType="separate"/>
          </w:r>
          <w:ins w:id="66" w:author="David Conklin" w:date="2021-01-30T16:34:00Z">
            <w:r>
              <w:rPr>
                <w:noProof/>
                <w:webHidden/>
              </w:rPr>
              <w:t>8</w:t>
            </w:r>
            <w:r>
              <w:rPr>
                <w:noProof/>
                <w:webHidden/>
              </w:rPr>
              <w:fldChar w:fldCharType="end"/>
            </w:r>
            <w:r w:rsidRPr="0075534E">
              <w:rPr>
                <w:rStyle w:val="Hyperlink"/>
                <w:noProof/>
              </w:rPr>
              <w:fldChar w:fldCharType="end"/>
            </w:r>
          </w:ins>
        </w:p>
        <w:p w14:paraId="3986994B" w14:textId="00AB891B" w:rsidR="0080365E" w:rsidRDefault="0080365E">
          <w:pPr>
            <w:pStyle w:val="TOC1"/>
            <w:tabs>
              <w:tab w:val="right" w:leader="dot" w:pos="9350"/>
            </w:tabs>
            <w:rPr>
              <w:ins w:id="67" w:author="David Conklin" w:date="2021-01-30T16:34:00Z"/>
              <w:rFonts w:eastAsiaTheme="minorEastAsia"/>
              <w:noProof/>
            </w:rPr>
          </w:pPr>
          <w:ins w:id="6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"_Toc62916907"</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Calendar conventions</w:t>
            </w:r>
            <w:r>
              <w:rPr>
                <w:noProof/>
                <w:webHidden/>
              </w:rPr>
              <w:tab/>
            </w:r>
            <w:r>
              <w:rPr>
                <w:noProof/>
                <w:webHidden/>
              </w:rPr>
              <w:fldChar w:fldCharType="begin"/>
            </w:r>
            <w:r>
              <w:rPr>
                <w:noProof/>
                <w:webHidden/>
              </w:rPr>
              <w:instrText xml:space="preserve"> PAGEREF _Toc62916907 \h </w:instrText>
            </w:r>
            <w:r>
              <w:rPr>
                <w:noProof/>
                <w:webHidden/>
              </w:rPr>
            </w:r>
          </w:ins>
          <w:r>
            <w:rPr>
              <w:noProof/>
              <w:webHidden/>
            </w:rPr>
            <w:fldChar w:fldCharType="separate"/>
          </w:r>
          <w:ins w:id="69" w:author="David Conklin" w:date="2021-01-30T16:34:00Z">
            <w:r>
              <w:rPr>
                <w:noProof/>
                <w:webHidden/>
              </w:rPr>
              <w:t>14</w:t>
            </w:r>
            <w:r>
              <w:rPr>
                <w:noProof/>
                <w:webHidden/>
              </w:rPr>
              <w:fldChar w:fldCharType="end"/>
            </w:r>
            <w:r w:rsidRPr="0075534E">
              <w:rPr>
                <w:rStyle w:val="Hyperlink"/>
                <w:noProof/>
              </w:rPr>
              <w:fldChar w:fldCharType="end"/>
            </w:r>
          </w:ins>
        </w:p>
        <w:p w14:paraId="7BB3B0BA" w14:textId="12B7BD3E" w:rsidR="0080365E" w:rsidRDefault="0080365E">
          <w:pPr>
            <w:pStyle w:val="TOC2"/>
            <w:tabs>
              <w:tab w:val="right" w:leader="dot" w:pos="9350"/>
            </w:tabs>
            <w:rPr>
              <w:ins w:id="70" w:author="David Conklin" w:date="2021-01-30T16:34:00Z"/>
              <w:rFonts w:eastAsiaTheme="minorEastAsia"/>
              <w:noProof/>
            </w:rPr>
          </w:pPr>
          <w:ins w:id="71"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"_Toc62916908"</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Water years</w:t>
            </w:r>
            <w:r>
              <w:rPr>
                <w:noProof/>
                <w:webHidden/>
              </w:rPr>
              <w:tab/>
            </w:r>
            <w:r>
              <w:rPr>
                <w:noProof/>
                <w:webHidden/>
              </w:rPr>
              <w:fldChar w:fldCharType="begin"/>
            </w:r>
            <w:r>
              <w:rPr>
                <w:noProof/>
                <w:webHidden/>
              </w:rPr>
              <w:instrText xml:space="preserve"> PAGEREF _Toc62916908 \h </w:instrText>
            </w:r>
            <w:r>
              <w:rPr>
                <w:noProof/>
                <w:webHidden/>
              </w:rPr>
            </w:r>
          </w:ins>
          <w:r>
            <w:rPr>
              <w:noProof/>
              <w:webHidden/>
            </w:rPr>
            <w:fldChar w:fldCharType="separate"/>
          </w:r>
          <w:ins w:id="72" w:author="David Conklin" w:date="2021-01-30T16:34:00Z">
            <w:r>
              <w:rPr>
                <w:noProof/>
                <w:webHidden/>
              </w:rPr>
              <w:t>14</w:t>
            </w:r>
            <w:r>
              <w:rPr>
                <w:noProof/>
                <w:webHidden/>
              </w:rPr>
              <w:fldChar w:fldCharType="end"/>
            </w:r>
            <w:r w:rsidRPr="0075534E">
              <w:rPr>
                <w:rStyle w:val="Hyperlink"/>
                <w:noProof/>
              </w:rPr>
              <w:fldChar w:fldCharType="end"/>
            </w:r>
          </w:ins>
        </w:p>
        <w:p w14:paraId="378FD1A6" w14:textId="645D284F" w:rsidR="0080365E" w:rsidRDefault="0080365E">
          <w:pPr>
            <w:pStyle w:val="TOC1"/>
            <w:tabs>
              <w:tab w:val="right" w:leader="dot" w:pos="9350"/>
            </w:tabs>
            <w:rPr>
              <w:ins w:id="73" w:author="David Conklin" w:date="2021-01-30T16:34:00Z"/>
              <w:rFonts w:eastAsiaTheme="minorEastAsia"/>
              <w:noProof/>
            </w:rPr>
          </w:pPr>
          <w:ins w:id="7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"_Toc62916909"</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Climate data</w:t>
            </w:r>
            <w:r>
              <w:rPr>
                <w:noProof/>
                <w:webHidden/>
              </w:rPr>
              <w:tab/>
            </w:r>
            <w:r>
              <w:rPr>
                <w:noProof/>
                <w:webHidden/>
              </w:rPr>
              <w:fldChar w:fldCharType="begin"/>
            </w:r>
            <w:r>
              <w:rPr>
                <w:noProof/>
                <w:webHidden/>
              </w:rPr>
              <w:instrText xml:space="preserve"> PAGEREF _Toc62916909 \h </w:instrText>
            </w:r>
            <w:r>
              <w:rPr>
                <w:noProof/>
                <w:webHidden/>
              </w:rPr>
            </w:r>
          </w:ins>
          <w:r>
            <w:rPr>
              <w:noProof/>
              <w:webHidden/>
            </w:rPr>
            <w:fldChar w:fldCharType="separate"/>
          </w:r>
          <w:ins w:id="75" w:author="David Conklin" w:date="2021-01-30T16:34:00Z">
            <w:r>
              <w:rPr>
                <w:noProof/>
                <w:webHidden/>
              </w:rPr>
              <w:t>14</w:t>
            </w:r>
            <w:r>
              <w:rPr>
                <w:noProof/>
                <w:webHidden/>
              </w:rPr>
              <w:fldChar w:fldCharType="end"/>
            </w:r>
            <w:r w:rsidRPr="0075534E">
              <w:rPr>
                <w:rStyle w:val="Hyperlink"/>
                <w:noProof/>
              </w:rPr>
              <w:fldChar w:fldCharType="end"/>
            </w:r>
          </w:ins>
        </w:p>
        <w:p w14:paraId="236A8D5F" w14:textId="69811609" w:rsidR="0080365E" w:rsidRDefault="0080365E">
          <w:pPr>
            <w:pStyle w:val="TOC2"/>
            <w:tabs>
              <w:tab w:val="right" w:leader="dot" w:pos="9350"/>
            </w:tabs>
            <w:rPr>
              <w:ins w:id="76" w:author="David Conklin" w:date="2021-01-30T16:34:00Z"/>
              <w:rFonts w:eastAsiaTheme="minorEastAsia"/>
              <w:noProof/>
            </w:rPr>
          </w:pPr>
          <w:ins w:id="77"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"_Toc62916910"</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Numbered climate scenarios in the model</w:t>
            </w:r>
            <w:r>
              <w:rPr>
                <w:noProof/>
                <w:webHidden/>
              </w:rPr>
              <w:tab/>
            </w:r>
            <w:r>
              <w:rPr>
                <w:noProof/>
                <w:webHidden/>
              </w:rPr>
              <w:fldChar w:fldCharType="begin"/>
            </w:r>
            <w:r>
              <w:rPr>
                <w:noProof/>
                <w:webHidden/>
              </w:rPr>
              <w:instrText xml:space="preserve"> PAGEREF _Toc62916910 \h </w:instrText>
            </w:r>
            <w:r>
              <w:rPr>
                <w:noProof/>
                <w:webHidden/>
              </w:rPr>
            </w:r>
          </w:ins>
          <w:r>
            <w:rPr>
              <w:noProof/>
              <w:webHidden/>
            </w:rPr>
            <w:fldChar w:fldCharType="separate"/>
          </w:r>
          <w:ins w:id="78" w:author="David Conklin" w:date="2021-01-30T16:34:00Z">
            <w:r>
              <w:rPr>
                <w:noProof/>
                <w:webHidden/>
              </w:rPr>
              <w:t>14</w:t>
            </w:r>
            <w:r>
              <w:rPr>
                <w:noProof/>
                <w:webHidden/>
              </w:rPr>
              <w:fldChar w:fldCharType="end"/>
            </w:r>
            <w:r w:rsidRPr="0075534E">
              <w:rPr>
                <w:rStyle w:val="Hyperlink"/>
                <w:noProof/>
              </w:rPr>
              <w:fldChar w:fldCharType="end"/>
            </w:r>
          </w:ins>
        </w:p>
        <w:p w14:paraId="49BE349A" w14:textId="21FEC7B7" w:rsidR="0080365E" w:rsidRDefault="0080365E">
          <w:pPr>
            <w:pStyle w:val="TOC2"/>
            <w:tabs>
              <w:tab w:val="right" w:leader="dot" w:pos="9350"/>
            </w:tabs>
            <w:rPr>
              <w:ins w:id="79" w:author="David Conklin" w:date="2021-01-30T16:34:00Z"/>
              <w:rFonts w:eastAsiaTheme="minorEastAsia"/>
              <w:noProof/>
            </w:rPr>
          </w:pPr>
          <w:ins w:id="8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"_Toc62916911"</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Monthly and seasonal weather data</w:t>
            </w:r>
            <w:r>
              <w:rPr>
                <w:noProof/>
                <w:webHidden/>
              </w:rPr>
              <w:tab/>
            </w:r>
            <w:r>
              <w:rPr>
                <w:noProof/>
                <w:webHidden/>
              </w:rPr>
              <w:fldChar w:fldCharType="begin"/>
            </w:r>
            <w:r>
              <w:rPr>
                <w:noProof/>
                <w:webHidden/>
              </w:rPr>
              <w:instrText xml:space="preserve"> PAGEREF _Toc62916911 \h </w:instrText>
            </w:r>
            <w:r>
              <w:rPr>
                <w:noProof/>
                <w:webHidden/>
              </w:rPr>
            </w:r>
          </w:ins>
          <w:r>
            <w:rPr>
              <w:noProof/>
              <w:webHidden/>
            </w:rPr>
            <w:fldChar w:fldCharType="separate"/>
          </w:r>
          <w:ins w:id="81" w:author="David Conklin" w:date="2021-01-30T16:34:00Z">
            <w:r>
              <w:rPr>
                <w:noProof/>
                <w:webHidden/>
              </w:rPr>
              <w:t>15</w:t>
            </w:r>
            <w:r>
              <w:rPr>
                <w:noProof/>
                <w:webHidden/>
              </w:rPr>
              <w:fldChar w:fldCharType="end"/>
            </w:r>
            <w:r w:rsidRPr="0075534E">
              <w:rPr>
                <w:rStyle w:val="Hyperlink"/>
                <w:noProof/>
              </w:rPr>
              <w:fldChar w:fldCharType="end"/>
            </w:r>
          </w:ins>
        </w:p>
        <w:p w14:paraId="20F4CF8A" w14:textId="71B14DDF" w:rsidR="0080365E" w:rsidRDefault="0080365E">
          <w:pPr>
            <w:pStyle w:val="TOC2"/>
            <w:tabs>
              <w:tab w:val="right" w:leader="dot" w:pos="9350"/>
            </w:tabs>
            <w:rPr>
              <w:ins w:id="82" w:author="David Conklin" w:date="2021-01-30T16:34:00Z"/>
              <w:rFonts w:eastAsiaTheme="minorEastAsia"/>
              <w:noProof/>
            </w:rPr>
          </w:pPr>
          <w:ins w:id="83"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"_Toc62916912"</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Climate data grids</w:t>
            </w:r>
            <w:r>
              <w:rPr>
                <w:noProof/>
                <w:webHidden/>
              </w:rPr>
              <w:tab/>
            </w:r>
            <w:r>
              <w:rPr>
                <w:noProof/>
                <w:webHidden/>
              </w:rPr>
              <w:fldChar w:fldCharType="begin"/>
            </w:r>
            <w:r>
              <w:rPr>
                <w:noProof/>
                <w:webHidden/>
              </w:rPr>
              <w:instrText xml:space="preserve"> PAGEREF _Toc62916912 \h </w:instrText>
            </w:r>
            <w:r>
              <w:rPr>
                <w:noProof/>
                <w:webHidden/>
              </w:rPr>
            </w:r>
          </w:ins>
          <w:r>
            <w:rPr>
              <w:noProof/>
              <w:webHidden/>
            </w:rPr>
            <w:fldChar w:fldCharType="separate"/>
          </w:r>
          <w:ins w:id="84" w:author="David Conklin" w:date="2021-01-30T16:34:00Z">
            <w:r>
              <w:rPr>
                <w:noProof/>
                <w:webHidden/>
              </w:rPr>
              <w:t>16</w:t>
            </w:r>
            <w:r>
              <w:rPr>
                <w:noProof/>
                <w:webHidden/>
              </w:rPr>
              <w:fldChar w:fldCharType="end"/>
            </w:r>
            <w:r w:rsidRPr="0075534E">
              <w:rPr>
                <w:rStyle w:val="Hyperlink"/>
                <w:noProof/>
              </w:rPr>
              <w:fldChar w:fldCharType="end"/>
            </w:r>
          </w:ins>
        </w:p>
        <w:p w14:paraId="6ACAA192" w14:textId="00D007EB" w:rsidR="0080365E" w:rsidRDefault="0080365E">
          <w:pPr>
            <w:pStyle w:val="TOC3"/>
            <w:tabs>
              <w:tab w:val="right" w:leader="dot" w:pos="9350"/>
            </w:tabs>
            <w:rPr>
              <w:ins w:id="85" w:author="David Conklin" w:date="2021-01-30T16:34:00Z"/>
              <w:rFonts w:eastAsiaTheme="minorEastAsia"/>
              <w:noProof/>
            </w:rPr>
          </w:pPr>
          <w:ins w:id="8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"_Toc62916913"</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The WW2100 climate grid</w:t>
            </w:r>
            <w:r>
              <w:rPr>
                <w:noProof/>
                <w:webHidden/>
              </w:rPr>
              <w:tab/>
            </w:r>
            <w:r>
              <w:rPr>
                <w:noProof/>
                <w:webHidden/>
              </w:rPr>
              <w:fldChar w:fldCharType="begin"/>
            </w:r>
            <w:r>
              <w:rPr>
                <w:noProof/>
                <w:webHidden/>
              </w:rPr>
              <w:instrText xml:space="preserve"> PAGEREF _Toc62916913 \h </w:instrText>
            </w:r>
            <w:r>
              <w:rPr>
                <w:noProof/>
                <w:webHidden/>
              </w:rPr>
            </w:r>
          </w:ins>
          <w:r>
            <w:rPr>
              <w:noProof/>
              <w:webHidden/>
            </w:rPr>
            <w:fldChar w:fldCharType="separate"/>
          </w:r>
          <w:ins w:id="87" w:author="David Conklin" w:date="2021-01-30T16:34:00Z">
            <w:r>
              <w:rPr>
                <w:noProof/>
                <w:webHidden/>
              </w:rPr>
              <w:t>16</w:t>
            </w:r>
            <w:r>
              <w:rPr>
                <w:noProof/>
                <w:webHidden/>
              </w:rPr>
              <w:fldChar w:fldCharType="end"/>
            </w:r>
            <w:r w:rsidRPr="0075534E">
              <w:rPr>
                <w:rStyle w:val="Hyperlink"/>
                <w:noProof/>
              </w:rPr>
              <w:fldChar w:fldCharType="end"/>
            </w:r>
          </w:ins>
        </w:p>
        <w:p w14:paraId="7AA53FF8" w14:textId="5D000545" w:rsidR="0080365E" w:rsidRDefault="0080365E">
          <w:pPr>
            <w:pStyle w:val="TOC3"/>
            <w:tabs>
              <w:tab w:val="right" w:leader="dot" w:pos="9350"/>
            </w:tabs>
            <w:rPr>
              <w:ins w:id="88" w:author="David Conklin" w:date="2021-01-30T16:34:00Z"/>
              <w:rFonts w:eastAsiaTheme="minorEastAsia"/>
              <w:noProof/>
            </w:rPr>
          </w:pPr>
          <w:ins w:id="89"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"_Toc62916914"</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The v2 climate grid</w:t>
            </w:r>
            <w:r>
              <w:rPr>
                <w:noProof/>
                <w:webHidden/>
              </w:rPr>
              <w:tab/>
            </w:r>
            <w:r>
              <w:rPr>
                <w:noProof/>
                <w:webHidden/>
              </w:rPr>
              <w:fldChar w:fldCharType="begin"/>
            </w:r>
            <w:r>
              <w:rPr>
                <w:noProof/>
                <w:webHidden/>
              </w:rPr>
              <w:instrText xml:space="preserve"> PAGEREF _Toc62916914 \h </w:instrText>
            </w:r>
            <w:r>
              <w:rPr>
                <w:noProof/>
                <w:webHidden/>
              </w:rPr>
            </w:r>
          </w:ins>
          <w:r>
            <w:rPr>
              <w:noProof/>
              <w:webHidden/>
            </w:rPr>
            <w:fldChar w:fldCharType="separate"/>
          </w:r>
          <w:ins w:id="90" w:author="David Conklin" w:date="2021-01-30T16:34:00Z">
            <w:r>
              <w:rPr>
                <w:noProof/>
                <w:webHidden/>
              </w:rPr>
              <w:t>17</w:t>
            </w:r>
            <w:r>
              <w:rPr>
                <w:noProof/>
                <w:webHidden/>
              </w:rPr>
              <w:fldChar w:fldCharType="end"/>
            </w:r>
            <w:r w:rsidRPr="0075534E">
              <w:rPr>
                <w:rStyle w:val="Hyperlink"/>
                <w:noProof/>
              </w:rPr>
              <w:fldChar w:fldCharType="end"/>
            </w:r>
          </w:ins>
        </w:p>
        <w:p w14:paraId="3093F685" w14:textId="03A561FA" w:rsidR="0080365E" w:rsidRDefault="0080365E">
          <w:pPr>
            <w:pStyle w:val="TOC2"/>
            <w:tabs>
              <w:tab w:val="right" w:leader="dot" w:pos="9350"/>
            </w:tabs>
            <w:rPr>
              <w:ins w:id="91" w:author="David Conklin" w:date="2021-01-30T16:34:00Z"/>
              <w:rFonts w:eastAsiaTheme="minorEastAsia"/>
              <w:noProof/>
            </w:rPr>
          </w:pPr>
          <w:ins w:id="92" w:author="David Conklin" w:date="2021-01-30T16:34:00Z">
            <w:r w:rsidRPr="0075534E">
              <w:rPr>
                <w:rStyle w:val="Hyperlink"/>
                <w:noProof/>
              </w:rPr>
              <w:lastRenderedPageBreak/>
              <w:fldChar w:fldCharType="begin"/>
            </w:r>
            <w:r w:rsidRPr="0075534E">
              <w:rPr>
                <w:rStyle w:val="Hyperlink"/>
                <w:noProof/>
              </w:rPr>
              <w:instrText xml:space="preserve"> </w:instrText>
            </w:r>
            <w:r>
              <w:rPr>
                <w:noProof/>
              </w:rPr>
              <w:instrText>HYPERLINK \l "_Toc62916915"</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How climate data is looked up</w:t>
            </w:r>
            <w:r>
              <w:rPr>
                <w:noProof/>
                <w:webHidden/>
              </w:rPr>
              <w:tab/>
            </w:r>
            <w:r>
              <w:rPr>
                <w:noProof/>
                <w:webHidden/>
              </w:rPr>
              <w:fldChar w:fldCharType="begin"/>
            </w:r>
            <w:r>
              <w:rPr>
                <w:noProof/>
                <w:webHidden/>
              </w:rPr>
              <w:instrText xml:space="preserve"> PAGEREF _Toc62916915 \h </w:instrText>
            </w:r>
            <w:r>
              <w:rPr>
                <w:noProof/>
                <w:webHidden/>
              </w:rPr>
            </w:r>
          </w:ins>
          <w:r>
            <w:rPr>
              <w:noProof/>
              <w:webHidden/>
            </w:rPr>
            <w:fldChar w:fldCharType="separate"/>
          </w:r>
          <w:ins w:id="93" w:author="David Conklin" w:date="2021-01-30T16:34:00Z">
            <w:r>
              <w:rPr>
                <w:noProof/>
                <w:webHidden/>
              </w:rPr>
              <w:t>17</w:t>
            </w:r>
            <w:r>
              <w:rPr>
                <w:noProof/>
                <w:webHidden/>
              </w:rPr>
              <w:fldChar w:fldCharType="end"/>
            </w:r>
            <w:r w:rsidRPr="0075534E">
              <w:rPr>
                <w:rStyle w:val="Hyperlink"/>
                <w:noProof/>
              </w:rPr>
              <w:fldChar w:fldCharType="end"/>
            </w:r>
          </w:ins>
        </w:p>
        <w:p w14:paraId="376515AC" w14:textId="451F5B66" w:rsidR="0080365E" w:rsidRDefault="0080365E">
          <w:pPr>
            <w:pStyle w:val="TOC2"/>
            <w:tabs>
              <w:tab w:val="right" w:leader="dot" w:pos="9350"/>
            </w:tabs>
            <w:rPr>
              <w:ins w:id="94" w:author="David Conklin" w:date="2021-01-30T16:34:00Z"/>
              <w:rFonts w:eastAsiaTheme="minorEastAsia"/>
              <w:noProof/>
            </w:rPr>
          </w:pPr>
          <w:ins w:id="95"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"_Toc62916916"</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What is in a climate dataset</w:t>
            </w:r>
            <w:r>
              <w:rPr>
                <w:noProof/>
                <w:webHidden/>
              </w:rPr>
              <w:tab/>
            </w:r>
            <w:r>
              <w:rPr>
                <w:noProof/>
                <w:webHidden/>
              </w:rPr>
              <w:fldChar w:fldCharType="begin"/>
            </w:r>
            <w:r>
              <w:rPr>
                <w:noProof/>
                <w:webHidden/>
              </w:rPr>
              <w:instrText xml:space="preserve"> PAGEREF _Toc62916916 \h </w:instrText>
            </w:r>
            <w:r>
              <w:rPr>
                <w:noProof/>
                <w:webHidden/>
              </w:rPr>
            </w:r>
          </w:ins>
          <w:r>
            <w:rPr>
              <w:noProof/>
              <w:webHidden/>
            </w:rPr>
            <w:fldChar w:fldCharType="separate"/>
          </w:r>
          <w:ins w:id="96" w:author="David Conklin" w:date="2021-01-30T16:34:00Z">
            <w:r>
              <w:rPr>
                <w:noProof/>
                <w:webHidden/>
              </w:rPr>
              <w:t>18</w:t>
            </w:r>
            <w:r>
              <w:rPr>
                <w:noProof/>
                <w:webHidden/>
              </w:rPr>
              <w:fldChar w:fldCharType="end"/>
            </w:r>
            <w:r w:rsidRPr="0075534E">
              <w:rPr>
                <w:rStyle w:val="Hyperlink"/>
                <w:noProof/>
              </w:rPr>
              <w:fldChar w:fldCharType="end"/>
            </w:r>
          </w:ins>
        </w:p>
        <w:p w14:paraId="3BFD3AA8" w14:textId="0002BD49" w:rsidR="0080365E" w:rsidRDefault="0080365E">
          <w:pPr>
            <w:pStyle w:val="TOC1"/>
            <w:tabs>
              <w:tab w:val="right" w:leader="dot" w:pos="9350"/>
            </w:tabs>
            <w:rPr>
              <w:ins w:id="97" w:author="David Conklin" w:date="2021-01-30T16:34:00Z"/>
              <w:rFonts w:eastAsiaTheme="minorEastAsia"/>
              <w:noProof/>
            </w:rPr>
          </w:pPr>
          <w:ins w:id="9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"_Toc62916917"</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Water rights</w:t>
            </w:r>
            <w:r>
              <w:rPr>
                <w:noProof/>
                <w:webHidden/>
              </w:rPr>
              <w:tab/>
            </w:r>
            <w:r>
              <w:rPr>
                <w:noProof/>
                <w:webHidden/>
              </w:rPr>
              <w:fldChar w:fldCharType="begin"/>
            </w:r>
            <w:r>
              <w:rPr>
                <w:noProof/>
                <w:webHidden/>
              </w:rPr>
              <w:instrText xml:space="preserve"> PAGEREF _Toc62916917 \h </w:instrText>
            </w:r>
            <w:r>
              <w:rPr>
                <w:noProof/>
                <w:webHidden/>
              </w:rPr>
            </w:r>
          </w:ins>
          <w:r>
            <w:rPr>
              <w:noProof/>
              <w:webHidden/>
            </w:rPr>
            <w:fldChar w:fldCharType="separate"/>
          </w:r>
          <w:ins w:id="99" w:author="David Conklin" w:date="2021-01-30T16:34:00Z">
            <w:r>
              <w:rPr>
                <w:noProof/>
                <w:webHidden/>
              </w:rPr>
              <w:t>18</w:t>
            </w:r>
            <w:r>
              <w:rPr>
                <w:noProof/>
                <w:webHidden/>
              </w:rPr>
              <w:fldChar w:fldCharType="end"/>
            </w:r>
            <w:r w:rsidRPr="0075534E">
              <w:rPr>
                <w:rStyle w:val="Hyperlink"/>
                <w:noProof/>
              </w:rPr>
              <w:fldChar w:fldCharType="end"/>
            </w:r>
          </w:ins>
        </w:p>
        <w:p w14:paraId="7CC00A55" w14:textId="07C69633" w:rsidR="0080365E" w:rsidRDefault="0080365E">
          <w:pPr>
            <w:pStyle w:val="TOC2"/>
            <w:tabs>
              <w:tab w:val="right" w:leader="dot" w:pos="9350"/>
            </w:tabs>
            <w:rPr>
              <w:ins w:id="100" w:author="David Conklin" w:date="2021-01-30T16:34:00Z"/>
              <w:rFonts w:eastAsiaTheme="minorEastAsia"/>
              <w:noProof/>
            </w:rPr>
          </w:pPr>
          <w:ins w:id="101"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"_Toc62916918"</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Water rights data</w:t>
            </w:r>
            <w:r>
              <w:rPr>
                <w:noProof/>
                <w:webHidden/>
              </w:rPr>
              <w:tab/>
            </w:r>
            <w:r>
              <w:rPr>
                <w:noProof/>
                <w:webHidden/>
              </w:rPr>
              <w:fldChar w:fldCharType="begin"/>
            </w:r>
            <w:r>
              <w:rPr>
                <w:noProof/>
                <w:webHidden/>
              </w:rPr>
              <w:instrText xml:space="preserve"> PAGEREF _Toc62916918 \h </w:instrText>
            </w:r>
            <w:r>
              <w:rPr>
                <w:noProof/>
                <w:webHidden/>
              </w:rPr>
            </w:r>
          </w:ins>
          <w:r>
            <w:rPr>
              <w:noProof/>
              <w:webHidden/>
            </w:rPr>
            <w:fldChar w:fldCharType="separate"/>
          </w:r>
          <w:ins w:id="102" w:author="David Conklin" w:date="2021-01-30T16:34:00Z">
            <w:r>
              <w:rPr>
                <w:noProof/>
                <w:webHidden/>
              </w:rPr>
              <w:t>18</w:t>
            </w:r>
            <w:r>
              <w:rPr>
                <w:noProof/>
                <w:webHidden/>
              </w:rPr>
              <w:fldChar w:fldCharType="end"/>
            </w:r>
            <w:r w:rsidRPr="0075534E">
              <w:rPr>
                <w:rStyle w:val="Hyperlink"/>
                <w:noProof/>
              </w:rPr>
              <w:fldChar w:fldCharType="end"/>
            </w:r>
          </w:ins>
        </w:p>
        <w:p w14:paraId="6E594DC5" w14:textId="4B111AC2" w:rsidR="0080365E" w:rsidRDefault="0080365E">
          <w:pPr>
            <w:pStyle w:val="TOC2"/>
            <w:tabs>
              <w:tab w:val="right" w:leader="dot" w:pos="9350"/>
            </w:tabs>
            <w:rPr>
              <w:ins w:id="103" w:author="David Conklin" w:date="2021-01-30T16:34:00Z"/>
              <w:rFonts w:eastAsiaTheme="minorEastAsia"/>
              <w:noProof/>
            </w:rPr>
          </w:pPr>
          <w:ins w:id="10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"_Toc62916919"</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The wr_pods.csv file</w:t>
            </w:r>
            <w:r>
              <w:rPr>
                <w:noProof/>
                <w:webHidden/>
              </w:rPr>
              <w:tab/>
            </w:r>
            <w:r>
              <w:rPr>
                <w:noProof/>
                <w:webHidden/>
              </w:rPr>
              <w:fldChar w:fldCharType="begin"/>
            </w:r>
            <w:r>
              <w:rPr>
                <w:noProof/>
                <w:webHidden/>
              </w:rPr>
              <w:instrText xml:space="preserve"> PAGEREF _Toc62916919 \h </w:instrText>
            </w:r>
            <w:r>
              <w:rPr>
                <w:noProof/>
                <w:webHidden/>
              </w:rPr>
            </w:r>
          </w:ins>
          <w:r>
            <w:rPr>
              <w:noProof/>
              <w:webHidden/>
            </w:rPr>
            <w:fldChar w:fldCharType="separate"/>
          </w:r>
          <w:ins w:id="105" w:author="David Conklin" w:date="2021-01-30T16:34:00Z">
            <w:r>
              <w:rPr>
                <w:noProof/>
                <w:webHidden/>
              </w:rPr>
              <w:t>19</w:t>
            </w:r>
            <w:r>
              <w:rPr>
                <w:noProof/>
                <w:webHidden/>
              </w:rPr>
              <w:fldChar w:fldCharType="end"/>
            </w:r>
            <w:r w:rsidRPr="0075534E">
              <w:rPr>
                <w:rStyle w:val="Hyperlink"/>
                <w:noProof/>
              </w:rPr>
              <w:fldChar w:fldCharType="end"/>
            </w:r>
          </w:ins>
        </w:p>
        <w:p w14:paraId="7309782C" w14:textId="5F776036" w:rsidR="0080365E" w:rsidRDefault="0080365E">
          <w:pPr>
            <w:pStyle w:val="TOC2"/>
            <w:tabs>
              <w:tab w:val="right" w:leader="dot" w:pos="9350"/>
            </w:tabs>
            <w:rPr>
              <w:ins w:id="106" w:author="David Conklin" w:date="2021-01-30T16:34:00Z"/>
              <w:rFonts w:eastAsiaTheme="minorEastAsia"/>
              <w:noProof/>
            </w:rPr>
          </w:pPr>
          <w:ins w:id="107"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"_Toc62916920"</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The wr_pous.csv file</w:t>
            </w:r>
            <w:r>
              <w:rPr>
                <w:noProof/>
                <w:webHidden/>
              </w:rPr>
              <w:tab/>
            </w:r>
            <w:r>
              <w:rPr>
                <w:noProof/>
                <w:webHidden/>
              </w:rPr>
              <w:fldChar w:fldCharType="begin"/>
            </w:r>
            <w:r>
              <w:rPr>
                <w:noProof/>
                <w:webHidden/>
              </w:rPr>
              <w:instrText xml:space="preserve"> PAGEREF _Toc62916920 \h </w:instrText>
            </w:r>
            <w:r>
              <w:rPr>
                <w:noProof/>
                <w:webHidden/>
              </w:rPr>
            </w:r>
          </w:ins>
          <w:r>
            <w:rPr>
              <w:noProof/>
              <w:webHidden/>
            </w:rPr>
            <w:fldChar w:fldCharType="separate"/>
          </w:r>
          <w:ins w:id="108" w:author="David Conklin" w:date="2021-01-30T16:34:00Z">
            <w:r>
              <w:rPr>
                <w:noProof/>
                <w:webHidden/>
              </w:rPr>
              <w:t>19</w:t>
            </w:r>
            <w:r>
              <w:rPr>
                <w:noProof/>
                <w:webHidden/>
              </w:rPr>
              <w:fldChar w:fldCharType="end"/>
            </w:r>
            <w:r w:rsidRPr="0075534E">
              <w:rPr>
                <w:rStyle w:val="Hyperlink"/>
                <w:noProof/>
              </w:rPr>
              <w:fldChar w:fldCharType="end"/>
            </w:r>
          </w:ins>
        </w:p>
        <w:p w14:paraId="4D5428B2" w14:textId="76E130FF" w:rsidR="0080365E" w:rsidRDefault="0080365E">
          <w:pPr>
            <w:pStyle w:val="TOC2"/>
            <w:tabs>
              <w:tab w:val="right" w:leader="dot" w:pos="9350"/>
            </w:tabs>
            <w:rPr>
              <w:ins w:id="109" w:author="David Conklin" w:date="2021-01-30T16:34:00Z"/>
              <w:rFonts w:eastAsiaTheme="minorEastAsia"/>
              <w:noProof/>
            </w:rPr>
          </w:pPr>
          <w:ins w:id="11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"_Toc62916921"</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Adding a water right</w:t>
            </w:r>
            <w:r>
              <w:rPr>
                <w:noProof/>
                <w:webHidden/>
              </w:rPr>
              <w:tab/>
            </w:r>
            <w:r>
              <w:rPr>
                <w:noProof/>
                <w:webHidden/>
              </w:rPr>
              <w:fldChar w:fldCharType="begin"/>
            </w:r>
            <w:r>
              <w:rPr>
                <w:noProof/>
                <w:webHidden/>
              </w:rPr>
              <w:instrText xml:space="preserve"> PAGEREF _Toc62916921 \h </w:instrText>
            </w:r>
            <w:r>
              <w:rPr>
                <w:noProof/>
                <w:webHidden/>
              </w:rPr>
            </w:r>
          </w:ins>
          <w:r>
            <w:rPr>
              <w:noProof/>
              <w:webHidden/>
            </w:rPr>
            <w:fldChar w:fldCharType="separate"/>
          </w:r>
          <w:ins w:id="111" w:author="David Conklin" w:date="2021-01-30T16:34:00Z">
            <w:r>
              <w:rPr>
                <w:noProof/>
                <w:webHidden/>
              </w:rPr>
              <w:t>20</w:t>
            </w:r>
            <w:r>
              <w:rPr>
                <w:noProof/>
                <w:webHidden/>
              </w:rPr>
              <w:fldChar w:fldCharType="end"/>
            </w:r>
            <w:r w:rsidRPr="0075534E">
              <w:rPr>
                <w:rStyle w:val="Hyperlink"/>
                <w:noProof/>
              </w:rPr>
              <w:fldChar w:fldCharType="end"/>
            </w:r>
          </w:ins>
        </w:p>
        <w:p w14:paraId="30AA001E" w14:textId="1F3465F1" w:rsidR="0080365E" w:rsidRDefault="0080365E">
          <w:pPr>
            <w:pStyle w:val="TOC1"/>
            <w:tabs>
              <w:tab w:val="right" w:leader="dot" w:pos="9350"/>
            </w:tabs>
            <w:rPr>
              <w:ins w:id="112" w:author="David Conklin" w:date="2021-01-30T16:34:00Z"/>
              <w:rFonts w:eastAsiaTheme="minorEastAsia"/>
              <w:noProof/>
            </w:rPr>
          </w:pPr>
          <w:ins w:id="113"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"_Toc62916922"</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Stream flow and stream temperature</w:t>
            </w:r>
            <w:r>
              <w:rPr>
                <w:noProof/>
                <w:webHidden/>
              </w:rPr>
              <w:tab/>
            </w:r>
            <w:r>
              <w:rPr>
                <w:noProof/>
                <w:webHidden/>
              </w:rPr>
              <w:fldChar w:fldCharType="begin"/>
            </w:r>
            <w:r>
              <w:rPr>
                <w:noProof/>
                <w:webHidden/>
              </w:rPr>
              <w:instrText xml:space="preserve"> PAGEREF _Toc62916922 \h </w:instrText>
            </w:r>
            <w:r>
              <w:rPr>
                <w:noProof/>
                <w:webHidden/>
              </w:rPr>
            </w:r>
          </w:ins>
          <w:r>
            <w:rPr>
              <w:noProof/>
              <w:webHidden/>
            </w:rPr>
            <w:fldChar w:fldCharType="separate"/>
          </w:r>
          <w:ins w:id="114" w:author="David Conklin" w:date="2021-01-30T16:34:00Z">
            <w:r>
              <w:rPr>
                <w:noProof/>
                <w:webHidden/>
              </w:rPr>
              <w:t>21</w:t>
            </w:r>
            <w:r>
              <w:rPr>
                <w:noProof/>
                <w:webHidden/>
              </w:rPr>
              <w:fldChar w:fldCharType="end"/>
            </w:r>
            <w:r w:rsidRPr="0075534E">
              <w:rPr>
                <w:rStyle w:val="Hyperlink"/>
                <w:noProof/>
              </w:rPr>
              <w:fldChar w:fldCharType="end"/>
            </w:r>
          </w:ins>
        </w:p>
        <w:p w14:paraId="04D3555F" w14:textId="5DB99CE9" w:rsidR="0080365E" w:rsidRDefault="0080365E">
          <w:pPr>
            <w:pStyle w:val="TOC2"/>
            <w:tabs>
              <w:tab w:val="right" w:leader="dot" w:pos="9350"/>
            </w:tabs>
            <w:rPr>
              <w:ins w:id="115" w:author="David Conklin" w:date="2021-01-30T16:34:00Z"/>
              <w:rFonts w:eastAsiaTheme="minorEastAsia"/>
              <w:noProof/>
            </w:rPr>
          </w:pPr>
          <w:ins w:id="11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"_Toc62916923"</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Water parcels</w:t>
            </w:r>
            <w:r>
              <w:rPr>
                <w:noProof/>
                <w:webHidden/>
              </w:rPr>
              <w:tab/>
            </w:r>
            <w:r>
              <w:rPr>
                <w:noProof/>
                <w:webHidden/>
              </w:rPr>
              <w:fldChar w:fldCharType="begin"/>
            </w:r>
            <w:r>
              <w:rPr>
                <w:noProof/>
                <w:webHidden/>
              </w:rPr>
              <w:instrText xml:space="preserve"> PAGEREF _Toc62916923 \h </w:instrText>
            </w:r>
            <w:r>
              <w:rPr>
                <w:noProof/>
                <w:webHidden/>
              </w:rPr>
            </w:r>
          </w:ins>
          <w:r>
            <w:rPr>
              <w:noProof/>
              <w:webHidden/>
            </w:rPr>
            <w:fldChar w:fldCharType="separate"/>
          </w:r>
          <w:ins w:id="117" w:author="David Conklin" w:date="2021-01-30T16:34:00Z">
            <w:r>
              <w:rPr>
                <w:noProof/>
                <w:webHidden/>
              </w:rPr>
              <w:t>21</w:t>
            </w:r>
            <w:r>
              <w:rPr>
                <w:noProof/>
                <w:webHidden/>
              </w:rPr>
              <w:fldChar w:fldCharType="end"/>
            </w:r>
            <w:r w:rsidRPr="0075534E">
              <w:rPr>
                <w:rStyle w:val="Hyperlink"/>
                <w:noProof/>
              </w:rPr>
              <w:fldChar w:fldCharType="end"/>
            </w:r>
          </w:ins>
        </w:p>
        <w:p w14:paraId="3A7EC227" w14:textId="23098610" w:rsidR="0080365E" w:rsidRDefault="0080365E">
          <w:pPr>
            <w:pStyle w:val="TOC2"/>
            <w:tabs>
              <w:tab w:val="right" w:leader="dot" w:pos="9350"/>
            </w:tabs>
            <w:rPr>
              <w:ins w:id="118" w:author="David Conklin" w:date="2021-01-30T16:34:00Z"/>
              <w:rFonts w:eastAsiaTheme="minorEastAsia"/>
              <w:noProof/>
            </w:rPr>
          </w:pPr>
          <w:ins w:id="119"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"_Toc62916924"</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Daily water mass and energy balance</w:t>
            </w:r>
            <w:r>
              <w:rPr>
                <w:noProof/>
                <w:webHidden/>
              </w:rPr>
              <w:tab/>
            </w:r>
            <w:r>
              <w:rPr>
                <w:noProof/>
                <w:webHidden/>
              </w:rPr>
              <w:fldChar w:fldCharType="begin"/>
            </w:r>
            <w:r>
              <w:rPr>
                <w:noProof/>
                <w:webHidden/>
              </w:rPr>
              <w:instrText xml:space="preserve"> PAGEREF _Toc62916924 \h </w:instrText>
            </w:r>
            <w:r>
              <w:rPr>
                <w:noProof/>
                <w:webHidden/>
              </w:rPr>
            </w:r>
          </w:ins>
          <w:r>
            <w:rPr>
              <w:noProof/>
              <w:webHidden/>
            </w:rPr>
            <w:fldChar w:fldCharType="separate"/>
          </w:r>
          <w:ins w:id="120" w:author="David Conklin" w:date="2021-01-30T16:34:00Z">
            <w:r>
              <w:rPr>
                <w:noProof/>
                <w:webHidden/>
              </w:rPr>
              <w:t>21</w:t>
            </w:r>
            <w:r>
              <w:rPr>
                <w:noProof/>
                <w:webHidden/>
              </w:rPr>
              <w:fldChar w:fldCharType="end"/>
            </w:r>
            <w:r w:rsidRPr="0075534E">
              <w:rPr>
                <w:rStyle w:val="Hyperlink"/>
                <w:noProof/>
              </w:rPr>
              <w:fldChar w:fldCharType="end"/>
            </w:r>
          </w:ins>
        </w:p>
        <w:p w14:paraId="2BEB2531" w14:textId="39D7A0B7" w:rsidR="0080365E" w:rsidRDefault="0080365E">
          <w:pPr>
            <w:pStyle w:val="TOC2"/>
            <w:tabs>
              <w:tab w:val="right" w:leader="dot" w:pos="9350"/>
            </w:tabs>
            <w:rPr>
              <w:ins w:id="121" w:author="David Conklin" w:date="2021-01-30T16:34:00Z"/>
              <w:rFonts w:eastAsiaTheme="minorEastAsia"/>
              <w:noProof/>
            </w:rPr>
          </w:pPr>
          <w:ins w:id="12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"_Toc62916925"</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Estimating the rate of flow in a stream reach</w:t>
            </w:r>
            <w:r>
              <w:rPr>
                <w:noProof/>
                <w:webHidden/>
              </w:rPr>
              <w:tab/>
            </w:r>
            <w:r>
              <w:rPr>
                <w:noProof/>
                <w:webHidden/>
              </w:rPr>
              <w:fldChar w:fldCharType="begin"/>
            </w:r>
            <w:r>
              <w:rPr>
                <w:noProof/>
                <w:webHidden/>
              </w:rPr>
              <w:instrText xml:space="preserve"> PAGEREF _Toc62916925 \h </w:instrText>
            </w:r>
            <w:r>
              <w:rPr>
                <w:noProof/>
                <w:webHidden/>
              </w:rPr>
            </w:r>
          </w:ins>
          <w:r>
            <w:rPr>
              <w:noProof/>
              <w:webHidden/>
            </w:rPr>
            <w:fldChar w:fldCharType="separate"/>
          </w:r>
          <w:ins w:id="123" w:author="David Conklin" w:date="2021-01-30T16:34:00Z">
            <w:r>
              <w:rPr>
                <w:noProof/>
                <w:webHidden/>
              </w:rPr>
              <w:t>22</w:t>
            </w:r>
            <w:r>
              <w:rPr>
                <w:noProof/>
                <w:webHidden/>
              </w:rPr>
              <w:fldChar w:fldCharType="end"/>
            </w:r>
            <w:r w:rsidRPr="0075534E">
              <w:rPr>
                <w:rStyle w:val="Hyperlink"/>
                <w:noProof/>
              </w:rPr>
              <w:fldChar w:fldCharType="end"/>
            </w:r>
          </w:ins>
        </w:p>
        <w:p w14:paraId="76FE862A" w14:textId="1F99FA0A" w:rsidR="0080365E" w:rsidRDefault="0080365E">
          <w:pPr>
            <w:pStyle w:val="TOC2"/>
            <w:tabs>
              <w:tab w:val="right" w:leader="dot" w:pos="9350"/>
            </w:tabs>
            <w:rPr>
              <w:ins w:id="124" w:author="David Conklin" w:date="2021-01-30T16:34:00Z"/>
              <w:rFonts w:eastAsiaTheme="minorEastAsia"/>
              <w:noProof/>
            </w:rPr>
          </w:pPr>
          <w:ins w:id="125"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"_Toc62916926"</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_Toc62916926 \h </w:instrText>
            </w:r>
            <w:r>
              <w:rPr>
                <w:noProof/>
                <w:webHidden/>
              </w:rPr>
            </w:r>
          </w:ins>
          <w:r>
            <w:rPr>
              <w:noProof/>
              <w:webHidden/>
            </w:rPr>
            <w:fldChar w:fldCharType="separate"/>
          </w:r>
          <w:ins w:id="126" w:author="David Conklin" w:date="2021-01-30T16:34:00Z">
            <w:r>
              <w:rPr>
                <w:noProof/>
                <w:webHidden/>
              </w:rPr>
              <w:t>25</w:t>
            </w:r>
            <w:r>
              <w:rPr>
                <w:noProof/>
                <w:webHidden/>
              </w:rPr>
              <w:fldChar w:fldCharType="end"/>
            </w:r>
            <w:r w:rsidRPr="0075534E">
              <w:rPr>
                <w:rStyle w:val="Hyperlink"/>
                <w:noProof/>
              </w:rPr>
              <w:fldChar w:fldCharType="end"/>
            </w:r>
          </w:ins>
        </w:p>
        <w:p w14:paraId="1D6DF065" w14:textId="783D0951" w:rsidR="0080365E" w:rsidRDefault="0080365E">
          <w:pPr>
            <w:pStyle w:val="TOC2"/>
            <w:tabs>
              <w:tab w:val="right" w:leader="dot" w:pos="9350"/>
            </w:tabs>
            <w:rPr>
              <w:ins w:id="127" w:author="David Conklin" w:date="2021-01-30T16:34:00Z"/>
              <w:rFonts w:eastAsiaTheme="minorEastAsia"/>
              <w:noProof/>
            </w:rPr>
          </w:pPr>
          <w:ins w:id="12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"_Toc62916927"</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Water temperature from thermal energy</w:t>
            </w:r>
            <w:r>
              <w:rPr>
                <w:noProof/>
                <w:webHidden/>
              </w:rPr>
              <w:tab/>
            </w:r>
            <w:r>
              <w:rPr>
                <w:noProof/>
                <w:webHidden/>
              </w:rPr>
              <w:fldChar w:fldCharType="begin"/>
            </w:r>
            <w:r>
              <w:rPr>
                <w:noProof/>
                <w:webHidden/>
              </w:rPr>
              <w:instrText xml:space="preserve"> PAGEREF _Toc62916927 \h </w:instrText>
            </w:r>
            <w:r>
              <w:rPr>
                <w:noProof/>
                <w:webHidden/>
              </w:rPr>
            </w:r>
          </w:ins>
          <w:r>
            <w:rPr>
              <w:noProof/>
              <w:webHidden/>
            </w:rPr>
            <w:fldChar w:fldCharType="separate"/>
          </w:r>
          <w:ins w:id="129" w:author="David Conklin" w:date="2021-01-30T16:34:00Z">
            <w:r>
              <w:rPr>
                <w:noProof/>
                <w:webHidden/>
              </w:rPr>
              <w:t>25</w:t>
            </w:r>
            <w:r>
              <w:rPr>
                <w:noProof/>
                <w:webHidden/>
              </w:rPr>
              <w:fldChar w:fldCharType="end"/>
            </w:r>
            <w:r w:rsidRPr="0075534E">
              <w:rPr>
                <w:rStyle w:val="Hyperlink"/>
                <w:noProof/>
              </w:rPr>
              <w:fldChar w:fldCharType="end"/>
            </w:r>
          </w:ins>
        </w:p>
        <w:p w14:paraId="1DAC2557" w14:textId="2184202B" w:rsidR="0080365E" w:rsidRDefault="0080365E">
          <w:pPr>
            <w:pStyle w:val="TOC2"/>
            <w:tabs>
              <w:tab w:val="right" w:leader="dot" w:pos="9350"/>
            </w:tabs>
            <w:rPr>
              <w:ins w:id="130" w:author="David Conklin" w:date="2021-01-30T16:34:00Z"/>
              <w:rFonts w:eastAsiaTheme="minorEastAsia"/>
              <w:noProof/>
            </w:rPr>
          </w:pPr>
          <w:ins w:id="131"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"_Toc62916928"</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Initial conditions for Flow: the IC file</w:t>
            </w:r>
            <w:r>
              <w:rPr>
                <w:noProof/>
                <w:webHidden/>
              </w:rPr>
              <w:tab/>
            </w:r>
            <w:r>
              <w:rPr>
                <w:noProof/>
                <w:webHidden/>
              </w:rPr>
              <w:fldChar w:fldCharType="begin"/>
            </w:r>
            <w:r>
              <w:rPr>
                <w:noProof/>
                <w:webHidden/>
              </w:rPr>
              <w:instrText xml:space="preserve"> PAGEREF _Toc62916928 \h </w:instrText>
            </w:r>
            <w:r>
              <w:rPr>
                <w:noProof/>
                <w:webHidden/>
              </w:rPr>
            </w:r>
          </w:ins>
          <w:r>
            <w:rPr>
              <w:noProof/>
              <w:webHidden/>
            </w:rPr>
            <w:fldChar w:fldCharType="separate"/>
          </w:r>
          <w:ins w:id="132" w:author="David Conklin" w:date="2021-01-30T16:34:00Z">
            <w:r>
              <w:rPr>
                <w:noProof/>
                <w:webHidden/>
              </w:rPr>
              <w:t>26</w:t>
            </w:r>
            <w:r>
              <w:rPr>
                <w:noProof/>
                <w:webHidden/>
              </w:rPr>
              <w:fldChar w:fldCharType="end"/>
            </w:r>
            <w:r w:rsidRPr="0075534E">
              <w:rPr>
                <w:rStyle w:val="Hyperlink"/>
                <w:noProof/>
              </w:rPr>
              <w:fldChar w:fldCharType="end"/>
            </w:r>
          </w:ins>
        </w:p>
        <w:p w14:paraId="70213B7E" w14:textId="48DAA252" w:rsidR="0080365E" w:rsidRDefault="0080365E">
          <w:pPr>
            <w:pStyle w:val="TOC2"/>
            <w:tabs>
              <w:tab w:val="right" w:leader="dot" w:pos="9350"/>
            </w:tabs>
            <w:rPr>
              <w:ins w:id="133" w:author="David Conklin" w:date="2021-01-30T16:34:00Z"/>
              <w:rFonts w:eastAsiaTheme="minorEastAsia"/>
              <w:noProof/>
            </w:rPr>
          </w:pPr>
          <w:ins w:id="13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"_Toc62916929"</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Boundary conditions for stream water temperature</w:t>
            </w:r>
            <w:r>
              <w:rPr>
                <w:noProof/>
                <w:webHidden/>
              </w:rPr>
              <w:tab/>
            </w:r>
            <w:r>
              <w:rPr>
                <w:noProof/>
                <w:webHidden/>
              </w:rPr>
              <w:fldChar w:fldCharType="begin"/>
            </w:r>
            <w:r>
              <w:rPr>
                <w:noProof/>
                <w:webHidden/>
              </w:rPr>
              <w:instrText xml:space="preserve"> PAGEREF _Toc62916929 \h </w:instrText>
            </w:r>
            <w:r>
              <w:rPr>
                <w:noProof/>
                <w:webHidden/>
              </w:rPr>
            </w:r>
          </w:ins>
          <w:r>
            <w:rPr>
              <w:noProof/>
              <w:webHidden/>
            </w:rPr>
            <w:fldChar w:fldCharType="separate"/>
          </w:r>
          <w:ins w:id="135" w:author="David Conklin" w:date="2021-01-30T16:34:00Z">
            <w:r>
              <w:rPr>
                <w:noProof/>
                <w:webHidden/>
              </w:rPr>
              <w:t>26</w:t>
            </w:r>
            <w:r>
              <w:rPr>
                <w:noProof/>
                <w:webHidden/>
              </w:rPr>
              <w:fldChar w:fldCharType="end"/>
            </w:r>
            <w:r w:rsidRPr="0075534E">
              <w:rPr>
                <w:rStyle w:val="Hyperlink"/>
                <w:noProof/>
              </w:rPr>
              <w:fldChar w:fldCharType="end"/>
            </w:r>
          </w:ins>
        </w:p>
        <w:p w14:paraId="45F43627" w14:textId="68450679" w:rsidR="0080365E" w:rsidRDefault="0080365E">
          <w:pPr>
            <w:pStyle w:val="TOC2"/>
            <w:tabs>
              <w:tab w:val="right" w:leader="dot" w:pos="9350"/>
            </w:tabs>
            <w:rPr>
              <w:ins w:id="136" w:author="David Conklin" w:date="2021-01-30T16:34:00Z"/>
              <w:rFonts w:eastAsiaTheme="minorEastAsia"/>
              <w:noProof/>
            </w:rPr>
          </w:pPr>
          <w:ins w:id="137"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"_Toc62916930"</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Thermal stratification in reservoirs</w:t>
            </w:r>
            <w:r>
              <w:rPr>
                <w:noProof/>
                <w:webHidden/>
              </w:rPr>
              <w:tab/>
            </w:r>
            <w:r>
              <w:rPr>
                <w:noProof/>
                <w:webHidden/>
              </w:rPr>
              <w:fldChar w:fldCharType="begin"/>
            </w:r>
            <w:r>
              <w:rPr>
                <w:noProof/>
                <w:webHidden/>
              </w:rPr>
              <w:instrText xml:space="preserve"> PAGEREF _Toc62916930 \h </w:instrText>
            </w:r>
            <w:r>
              <w:rPr>
                <w:noProof/>
                <w:webHidden/>
              </w:rPr>
            </w:r>
          </w:ins>
          <w:r>
            <w:rPr>
              <w:noProof/>
              <w:webHidden/>
            </w:rPr>
            <w:fldChar w:fldCharType="separate"/>
          </w:r>
          <w:ins w:id="138" w:author="David Conklin" w:date="2021-01-30T16:34:00Z">
            <w:r>
              <w:rPr>
                <w:noProof/>
                <w:webHidden/>
              </w:rPr>
              <w:t>27</w:t>
            </w:r>
            <w:r>
              <w:rPr>
                <w:noProof/>
                <w:webHidden/>
              </w:rPr>
              <w:fldChar w:fldCharType="end"/>
            </w:r>
            <w:r w:rsidRPr="0075534E">
              <w:rPr>
                <w:rStyle w:val="Hyperlink"/>
                <w:noProof/>
              </w:rPr>
              <w:fldChar w:fldCharType="end"/>
            </w:r>
          </w:ins>
        </w:p>
        <w:p w14:paraId="44CE46DE" w14:textId="27427E81" w:rsidR="0080365E" w:rsidRDefault="0080365E">
          <w:pPr>
            <w:pStyle w:val="TOC2"/>
            <w:tabs>
              <w:tab w:val="right" w:leader="dot" w:pos="9350"/>
            </w:tabs>
            <w:rPr>
              <w:ins w:id="139" w:author="David Conklin" w:date="2021-01-30T16:34:00Z"/>
              <w:rFonts w:eastAsiaTheme="minorEastAsia"/>
              <w:noProof/>
            </w:rPr>
          </w:pPr>
          <w:ins w:id="14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"_Toc62916931"</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Thermal loading</w:t>
            </w:r>
            <w:r>
              <w:rPr>
                <w:noProof/>
                <w:webHidden/>
              </w:rPr>
              <w:tab/>
            </w:r>
            <w:r>
              <w:rPr>
                <w:noProof/>
                <w:webHidden/>
              </w:rPr>
              <w:fldChar w:fldCharType="begin"/>
            </w:r>
            <w:r>
              <w:rPr>
                <w:noProof/>
                <w:webHidden/>
              </w:rPr>
              <w:instrText xml:space="preserve"> PAGEREF _Toc62916931 \h </w:instrText>
            </w:r>
            <w:r>
              <w:rPr>
                <w:noProof/>
                <w:webHidden/>
              </w:rPr>
            </w:r>
          </w:ins>
          <w:r>
            <w:rPr>
              <w:noProof/>
              <w:webHidden/>
            </w:rPr>
            <w:fldChar w:fldCharType="separate"/>
          </w:r>
          <w:ins w:id="141" w:author="David Conklin" w:date="2021-01-30T16:34:00Z">
            <w:r>
              <w:rPr>
                <w:noProof/>
                <w:webHidden/>
              </w:rPr>
              <w:t>27</w:t>
            </w:r>
            <w:r>
              <w:rPr>
                <w:noProof/>
                <w:webHidden/>
              </w:rPr>
              <w:fldChar w:fldCharType="end"/>
            </w:r>
            <w:r w:rsidRPr="0075534E">
              <w:rPr>
                <w:rStyle w:val="Hyperlink"/>
                <w:noProof/>
              </w:rPr>
              <w:fldChar w:fldCharType="end"/>
            </w:r>
          </w:ins>
        </w:p>
        <w:p w14:paraId="38817E2D" w14:textId="3DED5C45" w:rsidR="0080365E" w:rsidRDefault="0080365E">
          <w:pPr>
            <w:pStyle w:val="TOC1"/>
            <w:tabs>
              <w:tab w:val="right" w:leader="dot" w:pos="9350"/>
            </w:tabs>
            <w:rPr>
              <w:ins w:id="142" w:author="David Conklin" w:date="2021-01-30T16:34:00Z"/>
              <w:rFonts w:eastAsiaTheme="minorEastAsia"/>
              <w:noProof/>
            </w:rPr>
          </w:pPr>
          <w:ins w:id="143"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"_Toc62916932"</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Reservoirs</w:t>
            </w:r>
            <w:r>
              <w:rPr>
                <w:noProof/>
                <w:webHidden/>
              </w:rPr>
              <w:tab/>
            </w:r>
            <w:r>
              <w:rPr>
                <w:noProof/>
                <w:webHidden/>
              </w:rPr>
              <w:fldChar w:fldCharType="begin"/>
            </w:r>
            <w:r>
              <w:rPr>
                <w:noProof/>
                <w:webHidden/>
              </w:rPr>
              <w:instrText xml:space="preserve"> PAGEREF _Toc62916932 \h </w:instrText>
            </w:r>
            <w:r>
              <w:rPr>
                <w:noProof/>
                <w:webHidden/>
              </w:rPr>
            </w:r>
          </w:ins>
          <w:r>
            <w:rPr>
              <w:noProof/>
              <w:webHidden/>
            </w:rPr>
            <w:fldChar w:fldCharType="separate"/>
          </w:r>
          <w:ins w:id="144" w:author="David Conklin" w:date="2021-01-30T16:34:00Z">
            <w:r>
              <w:rPr>
                <w:noProof/>
                <w:webHidden/>
              </w:rPr>
              <w:t>28</w:t>
            </w:r>
            <w:r>
              <w:rPr>
                <w:noProof/>
                <w:webHidden/>
              </w:rPr>
              <w:fldChar w:fldCharType="end"/>
            </w:r>
            <w:r w:rsidRPr="0075534E">
              <w:rPr>
                <w:rStyle w:val="Hyperlink"/>
                <w:noProof/>
              </w:rPr>
              <w:fldChar w:fldCharType="end"/>
            </w:r>
          </w:ins>
        </w:p>
        <w:p w14:paraId="5AD261C8" w14:textId="2E715A28" w:rsidR="0080365E" w:rsidRDefault="0080365E">
          <w:pPr>
            <w:pStyle w:val="TOC2"/>
            <w:tabs>
              <w:tab w:val="right" w:leader="dot" w:pos="9350"/>
            </w:tabs>
            <w:rPr>
              <w:ins w:id="145" w:author="David Conklin" w:date="2021-01-30T16:34:00Z"/>
              <w:rFonts w:eastAsiaTheme="minorEastAsia"/>
              <w:noProof/>
            </w:rPr>
          </w:pPr>
          <w:ins w:id="14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"_Toc62916933"</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Reservoir data</w:t>
            </w:r>
            <w:r>
              <w:rPr>
                <w:noProof/>
                <w:webHidden/>
              </w:rPr>
              <w:tab/>
            </w:r>
            <w:r>
              <w:rPr>
                <w:noProof/>
                <w:webHidden/>
              </w:rPr>
              <w:fldChar w:fldCharType="begin"/>
            </w:r>
            <w:r>
              <w:rPr>
                <w:noProof/>
                <w:webHidden/>
              </w:rPr>
              <w:instrText xml:space="preserve"> PAGEREF _Toc62916933 \h </w:instrText>
            </w:r>
            <w:r>
              <w:rPr>
                <w:noProof/>
                <w:webHidden/>
              </w:rPr>
            </w:r>
          </w:ins>
          <w:r>
            <w:rPr>
              <w:noProof/>
              <w:webHidden/>
            </w:rPr>
            <w:fldChar w:fldCharType="separate"/>
          </w:r>
          <w:ins w:id="147" w:author="David Conklin" w:date="2021-01-30T16:34:00Z">
            <w:r>
              <w:rPr>
                <w:noProof/>
                <w:webHidden/>
              </w:rPr>
              <w:t>29</w:t>
            </w:r>
            <w:r>
              <w:rPr>
                <w:noProof/>
                <w:webHidden/>
              </w:rPr>
              <w:fldChar w:fldCharType="end"/>
            </w:r>
            <w:r w:rsidRPr="0075534E">
              <w:rPr>
                <w:rStyle w:val="Hyperlink"/>
                <w:noProof/>
              </w:rPr>
              <w:fldChar w:fldCharType="end"/>
            </w:r>
          </w:ins>
        </w:p>
        <w:p w14:paraId="53FE22E7" w14:textId="0F243639" w:rsidR="0080365E" w:rsidRDefault="0080365E">
          <w:pPr>
            <w:pStyle w:val="TOC2"/>
            <w:tabs>
              <w:tab w:val="right" w:leader="dot" w:pos="9350"/>
            </w:tabs>
            <w:rPr>
              <w:ins w:id="148" w:author="David Conklin" w:date="2021-01-30T16:34:00Z"/>
              <w:rFonts w:eastAsiaTheme="minorEastAsia"/>
              <w:noProof/>
            </w:rPr>
          </w:pPr>
          <w:ins w:id="149"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"_Toc62916934"</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Reservoir data sources</w:t>
            </w:r>
            <w:r>
              <w:rPr>
                <w:noProof/>
                <w:webHidden/>
              </w:rPr>
              <w:tab/>
            </w:r>
            <w:r>
              <w:rPr>
                <w:noProof/>
                <w:webHidden/>
              </w:rPr>
              <w:fldChar w:fldCharType="begin"/>
            </w:r>
            <w:r>
              <w:rPr>
                <w:noProof/>
                <w:webHidden/>
              </w:rPr>
              <w:instrText xml:space="preserve"> PAGEREF _Toc62916934 \h </w:instrText>
            </w:r>
            <w:r>
              <w:rPr>
                <w:noProof/>
                <w:webHidden/>
              </w:rPr>
            </w:r>
          </w:ins>
          <w:r>
            <w:rPr>
              <w:noProof/>
              <w:webHidden/>
            </w:rPr>
            <w:fldChar w:fldCharType="separate"/>
          </w:r>
          <w:ins w:id="150" w:author="David Conklin" w:date="2021-01-30T16:34:00Z">
            <w:r>
              <w:rPr>
                <w:noProof/>
                <w:webHidden/>
              </w:rPr>
              <w:t>31</w:t>
            </w:r>
            <w:r>
              <w:rPr>
                <w:noProof/>
                <w:webHidden/>
              </w:rPr>
              <w:fldChar w:fldCharType="end"/>
            </w:r>
            <w:r w:rsidRPr="0075534E">
              <w:rPr>
                <w:rStyle w:val="Hyperlink"/>
                <w:noProof/>
              </w:rPr>
              <w:fldChar w:fldCharType="end"/>
            </w:r>
          </w:ins>
        </w:p>
        <w:p w14:paraId="578DCB50" w14:textId="1808776C" w:rsidR="0080365E" w:rsidRDefault="0080365E">
          <w:pPr>
            <w:pStyle w:val="TOC1"/>
            <w:tabs>
              <w:tab w:val="right" w:leader="dot" w:pos="9350"/>
            </w:tabs>
            <w:rPr>
              <w:ins w:id="151" w:author="David Conklin" w:date="2021-01-30T16:34:00Z"/>
              <w:rFonts w:eastAsiaTheme="minorEastAsia"/>
              <w:noProof/>
            </w:rPr>
          </w:pPr>
          <w:ins w:id="15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"_Toc62916935"</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_Toc62916935 \h </w:instrText>
            </w:r>
            <w:r>
              <w:rPr>
                <w:noProof/>
                <w:webHidden/>
              </w:rPr>
            </w:r>
          </w:ins>
          <w:r>
            <w:rPr>
              <w:noProof/>
              <w:webHidden/>
            </w:rPr>
            <w:fldChar w:fldCharType="separate"/>
          </w:r>
          <w:ins w:id="153" w:author="David Conklin" w:date="2021-01-30T16:34:00Z">
            <w:r>
              <w:rPr>
                <w:noProof/>
                <w:webHidden/>
              </w:rPr>
              <w:t>31</w:t>
            </w:r>
            <w:r>
              <w:rPr>
                <w:noProof/>
                <w:webHidden/>
              </w:rPr>
              <w:fldChar w:fldCharType="end"/>
            </w:r>
            <w:r w:rsidRPr="0075534E">
              <w:rPr>
                <w:rStyle w:val="Hyperlink"/>
                <w:noProof/>
              </w:rPr>
              <w:fldChar w:fldCharType="end"/>
            </w:r>
          </w:ins>
        </w:p>
        <w:p w14:paraId="75BD9C44" w14:textId="6E5DD7FA" w:rsidR="0080365E" w:rsidRDefault="0080365E">
          <w:pPr>
            <w:pStyle w:val="TOC2"/>
            <w:tabs>
              <w:tab w:val="right" w:leader="dot" w:pos="9350"/>
            </w:tabs>
            <w:rPr>
              <w:ins w:id="154" w:author="David Conklin" w:date="2021-01-30T16:34:00Z"/>
              <w:rFonts w:eastAsiaTheme="minorEastAsia"/>
              <w:noProof/>
            </w:rPr>
          </w:pPr>
          <w:ins w:id="155"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"_Toc62916936"</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Limitations of subbasin simulations</w:t>
            </w:r>
            <w:r>
              <w:rPr>
                <w:noProof/>
                <w:webHidden/>
              </w:rPr>
              <w:tab/>
            </w:r>
            <w:r>
              <w:rPr>
                <w:noProof/>
                <w:webHidden/>
              </w:rPr>
              <w:fldChar w:fldCharType="begin"/>
            </w:r>
            <w:r>
              <w:rPr>
                <w:noProof/>
                <w:webHidden/>
              </w:rPr>
              <w:instrText xml:space="preserve"> PAGEREF _Toc62916936 \h </w:instrText>
            </w:r>
            <w:r>
              <w:rPr>
                <w:noProof/>
                <w:webHidden/>
              </w:rPr>
            </w:r>
          </w:ins>
          <w:r>
            <w:rPr>
              <w:noProof/>
              <w:webHidden/>
            </w:rPr>
            <w:fldChar w:fldCharType="separate"/>
          </w:r>
          <w:ins w:id="156" w:author="David Conklin" w:date="2021-01-30T16:34:00Z">
            <w:r>
              <w:rPr>
                <w:noProof/>
                <w:webHidden/>
              </w:rPr>
              <w:t>33</w:t>
            </w:r>
            <w:r>
              <w:rPr>
                <w:noProof/>
                <w:webHidden/>
              </w:rPr>
              <w:fldChar w:fldCharType="end"/>
            </w:r>
            <w:r w:rsidRPr="0075534E">
              <w:rPr>
                <w:rStyle w:val="Hyperlink"/>
                <w:noProof/>
              </w:rPr>
              <w:fldChar w:fldCharType="end"/>
            </w:r>
          </w:ins>
        </w:p>
        <w:p w14:paraId="0620E59A" w14:textId="3AE03D82" w:rsidR="0080365E" w:rsidRDefault="0080365E">
          <w:pPr>
            <w:pStyle w:val="TOC1"/>
            <w:tabs>
              <w:tab w:val="right" w:leader="dot" w:pos="9350"/>
            </w:tabs>
            <w:rPr>
              <w:ins w:id="157" w:author="David Conklin" w:date="2021-01-30T16:34:00Z"/>
              <w:rFonts w:eastAsiaTheme="minorEastAsia"/>
              <w:noProof/>
            </w:rPr>
          </w:pPr>
          <w:ins w:id="15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"_Toc62916937"</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Calibration procedure</w:t>
            </w:r>
            <w:r>
              <w:rPr>
                <w:noProof/>
                <w:webHidden/>
              </w:rPr>
              <w:tab/>
            </w:r>
            <w:r>
              <w:rPr>
                <w:noProof/>
                <w:webHidden/>
              </w:rPr>
              <w:fldChar w:fldCharType="begin"/>
            </w:r>
            <w:r>
              <w:rPr>
                <w:noProof/>
                <w:webHidden/>
              </w:rPr>
              <w:instrText xml:space="preserve"> PAGEREF _Toc62916937 \h </w:instrText>
            </w:r>
            <w:r>
              <w:rPr>
                <w:noProof/>
                <w:webHidden/>
              </w:rPr>
            </w:r>
          </w:ins>
          <w:r>
            <w:rPr>
              <w:noProof/>
              <w:webHidden/>
            </w:rPr>
            <w:fldChar w:fldCharType="separate"/>
          </w:r>
          <w:ins w:id="159" w:author="David Conklin" w:date="2021-01-30T16:34:00Z">
            <w:r>
              <w:rPr>
                <w:noProof/>
                <w:webHidden/>
              </w:rPr>
              <w:t>33</w:t>
            </w:r>
            <w:r>
              <w:rPr>
                <w:noProof/>
                <w:webHidden/>
              </w:rPr>
              <w:fldChar w:fldCharType="end"/>
            </w:r>
            <w:r w:rsidRPr="0075534E">
              <w:rPr>
                <w:rStyle w:val="Hyperlink"/>
                <w:noProof/>
              </w:rPr>
              <w:fldChar w:fldCharType="end"/>
            </w:r>
          </w:ins>
        </w:p>
        <w:p w14:paraId="3714F307" w14:textId="7CBEFC65" w:rsidR="0080365E" w:rsidRDefault="0080365E">
          <w:pPr>
            <w:pStyle w:val="TOC2"/>
            <w:tabs>
              <w:tab w:val="right" w:leader="dot" w:pos="9350"/>
            </w:tabs>
            <w:rPr>
              <w:ins w:id="160" w:author="David Conklin" w:date="2021-01-30T16:34:00Z"/>
              <w:rFonts w:eastAsiaTheme="minorEastAsia"/>
              <w:noProof/>
            </w:rPr>
          </w:pPr>
          <w:ins w:id="161"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"_Toc62916938"</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Using PEST to determine HBV parameter values</w:t>
            </w:r>
            <w:r>
              <w:rPr>
                <w:noProof/>
                <w:webHidden/>
              </w:rPr>
              <w:tab/>
            </w:r>
            <w:r>
              <w:rPr>
                <w:noProof/>
                <w:webHidden/>
              </w:rPr>
              <w:fldChar w:fldCharType="begin"/>
            </w:r>
            <w:r>
              <w:rPr>
                <w:noProof/>
                <w:webHidden/>
              </w:rPr>
              <w:instrText xml:space="preserve"> PAGEREF _Toc62916938 \h </w:instrText>
            </w:r>
            <w:r>
              <w:rPr>
                <w:noProof/>
                <w:webHidden/>
              </w:rPr>
            </w:r>
          </w:ins>
          <w:r>
            <w:rPr>
              <w:noProof/>
              <w:webHidden/>
            </w:rPr>
            <w:fldChar w:fldCharType="separate"/>
          </w:r>
          <w:ins w:id="162" w:author="David Conklin" w:date="2021-01-30T16:34:00Z">
            <w:r>
              <w:rPr>
                <w:noProof/>
                <w:webHidden/>
              </w:rPr>
              <w:t>34</w:t>
            </w:r>
            <w:r>
              <w:rPr>
                <w:noProof/>
                <w:webHidden/>
              </w:rPr>
              <w:fldChar w:fldCharType="end"/>
            </w:r>
            <w:r w:rsidRPr="0075534E">
              <w:rPr>
                <w:rStyle w:val="Hyperlink"/>
                <w:noProof/>
              </w:rPr>
              <w:fldChar w:fldCharType="end"/>
            </w:r>
          </w:ins>
        </w:p>
        <w:p w14:paraId="39BC2238" w14:textId="4A79E2CB" w:rsidR="0080365E" w:rsidRDefault="0080365E">
          <w:pPr>
            <w:pStyle w:val="TOC2"/>
            <w:tabs>
              <w:tab w:val="right" w:leader="dot" w:pos="9350"/>
            </w:tabs>
            <w:rPr>
              <w:ins w:id="163" w:author="David Conklin" w:date="2021-01-30T16:34:00Z"/>
              <w:rFonts w:eastAsiaTheme="minorEastAsia"/>
              <w:noProof/>
            </w:rPr>
          </w:pPr>
          <w:ins w:id="16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"_Toc62916939"</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_Toc62916939 \h </w:instrText>
            </w:r>
            <w:r>
              <w:rPr>
                <w:noProof/>
                <w:webHidden/>
              </w:rPr>
            </w:r>
          </w:ins>
          <w:r>
            <w:rPr>
              <w:noProof/>
              <w:webHidden/>
            </w:rPr>
            <w:fldChar w:fldCharType="separate"/>
          </w:r>
          <w:ins w:id="165" w:author="David Conklin" w:date="2021-01-30T16:34:00Z">
            <w:r>
              <w:rPr>
                <w:noProof/>
                <w:webHidden/>
              </w:rPr>
              <w:t>34</w:t>
            </w:r>
            <w:r>
              <w:rPr>
                <w:noProof/>
                <w:webHidden/>
              </w:rPr>
              <w:fldChar w:fldCharType="end"/>
            </w:r>
            <w:r w:rsidRPr="0075534E">
              <w:rPr>
                <w:rStyle w:val="Hyperlink"/>
                <w:noProof/>
              </w:rPr>
              <w:fldChar w:fldCharType="end"/>
            </w:r>
          </w:ins>
        </w:p>
        <w:p w14:paraId="01798D8C" w14:textId="66B8B204" w:rsidR="0080365E" w:rsidRDefault="0080365E">
          <w:pPr>
            <w:pStyle w:val="TOC2"/>
            <w:tabs>
              <w:tab w:val="right" w:leader="dot" w:pos="9350"/>
            </w:tabs>
            <w:rPr>
              <w:ins w:id="166" w:author="David Conklin" w:date="2021-01-30T16:34:00Z"/>
              <w:rFonts w:eastAsiaTheme="minorEastAsia"/>
              <w:noProof/>
            </w:rPr>
          </w:pPr>
          <w:ins w:id="167"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"_Toc62916940"</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Calibrating stream temperatures</w:t>
            </w:r>
            <w:r>
              <w:rPr>
                <w:noProof/>
                <w:webHidden/>
              </w:rPr>
              <w:tab/>
            </w:r>
            <w:r>
              <w:rPr>
                <w:noProof/>
                <w:webHidden/>
              </w:rPr>
              <w:fldChar w:fldCharType="begin"/>
            </w:r>
            <w:r>
              <w:rPr>
                <w:noProof/>
                <w:webHidden/>
              </w:rPr>
              <w:instrText xml:space="preserve"> PAGEREF _Toc62916940 \h </w:instrText>
            </w:r>
            <w:r>
              <w:rPr>
                <w:noProof/>
                <w:webHidden/>
              </w:rPr>
            </w:r>
          </w:ins>
          <w:r>
            <w:rPr>
              <w:noProof/>
              <w:webHidden/>
            </w:rPr>
            <w:fldChar w:fldCharType="separate"/>
          </w:r>
          <w:ins w:id="168" w:author="David Conklin" w:date="2021-01-30T16:34:00Z">
            <w:r>
              <w:rPr>
                <w:noProof/>
                <w:webHidden/>
              </w:rPr>
              <w:t>35</w:t>
            </w:r>
            <w:r>
              <w:rPr>
                <w:noProof/>
                <w:webHidden/>
              </w:rPr>
              <w:fldChar w:fldCharType="end"/>
            </w:r>
            <w:r w:rsidRPr="0075534E">
              <w:rPr>
                <w:rStyle w:val="Hyperlink"/>
                <w:noProof/>
              </w:rPr>
              <w:fldChar w:fldCharType="end"/>
            </w:r>
          </w:ins>
        </w:p>
        <w:p w14:paraId="2F37E71D" w14:textId="1DFFABCB" w:rsidR="0080365E" w:rsidRDefault="0080365E">
          <w:pPr>
            <w:pStyle w:val="TOC1"/>
            <w:tabs>
              <w:tab w:val="right" w:leader="dot" w:pos="9350"/>
            </w:tabs>
            <w:rPr>
              <w:ins w:id="169" w:author="David Conklin" w:date="2021-01-30T16:34:00Z"/>
              <w:rFonts w:eastAsiaTheme="minorEastAsia"/>
              <w:noProof/>
            </w:rPr>
          </w:pPr>
          <w:ins w:id="17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"_Toc62916941"</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North Santiam study area</w:t>
            </w:r>
            <w:r>
              <w:rPr>
                <w:noProof/>
                <w:webHidden/>
              </w:rPr>
              <w:tab/>
            </w:r>
            <w:r>
              <w:rPr>
                <w:noProof/>
                <w:webHidden/>
              </w:rPr>
              <w:fldChar w:fldCharType="begin"/>
            </w:r>
            <w:r>
              <w:rPr>
                <w:noProof/>
                <w:webHidden/>
              </w:rPr>
              <w:instrText xml:space="preserve"> PAGEREF _Toc62916941 \h </w:instrText>
            </w:r>
            <w:r>
              <w:rPr>
                <w:noProof/>
                <w:webHidden/>
              </w:rPr>
            </w:r>
          </w:ins>
          <w:r>
            <w:rPr>
              <w:noProof/>
              <w:webHidden/>
            </w:rPr>
            <w:fldChar w:fldCharType="separate"/>
          </w:r>
          <w:ins w:id="171" w:author="David Conklin" w:date="2021-01-30T16:34:00Z">
            <w:r>
              <w:rPr>
                <w:noProof/>
                <w:webHidden/>
              </w:rPr>
              <w:t>35</w:t>
            </w:r>
            <w:r>
              <w:rPr>
                <w:noProof/>
                <w:webHidden/>
              </w:rPr>
              <w:fldChar w:fldCharType="end"/>
            </w:r>
            <w:r w:rsidRPr="0075534E">
              <w:rPr>
                <w:rStyle w:val="Hyperlink"/>
                <w:noProof/>
              </w:rPr>
              <w:fldChar w:fldCharType="end"/>
            </w:r>
          </w:ins>
        </w:p>
        <w:p w14:paraId="0EAA004E" w14:textId="33686925" w:rsidR="0080365E" w:rsidRDefault="0080365E">
          <w:pPr>
            <w:pStyle w:val="TOC2"/>
            <w:tabs>
              <w:tab w:val="right" w:leader="dot" w:pos="9350"/>
            </w:tabs>
            <w:rPr>
              <w:ins w:id="172" w:author="David Conklin" w:date="2021-01-30T16:34:00Z"/>
              <w:rFonts w:eastAsiaTheme="minorEastAsia"/>
              <w:noProof/>
            </w:rPr>
          </w:pPr>
          <w:ins w:id="173"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"_Toc62916942"</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_Toc62916942 \h </w:instrText>
            </w:r>
            <w:r>
              <w:rPr>
                <w:noProof/>
                <w:webHidden/>
              </w:rPr>
            </w:r>
          </w:ins>
          <w:r>
            <w:rPr>
              <w:noProof/>
              <w:webHidden/>
            </w:rPr>
            <w:fldChar w:fldCharType="separate"/>
          </w:r>
          <w:ins w:id="174" w:author="David Conklin" w:date="2021-01-30T16:34:00Z">
            <w:r>
              <w:rPr>
                <w:noProof/>
                <w:webHidden/>
              </w:rPr>
              <w:t>36</w:t>
            </w:r>
            <w:r>
              <w:rPr>
                <w:noProof/>
                <w:webHidden/>
              </w:rPr>
              <w:fldChar w:fldCharType="end"/>
            </w:r>
            <w:r w:rsidRPr="0075534E">
              <w:rPr>
                <w:rStyle w:val="Hyperlink"/>
                <w:noProof/>
              </w:rPr>
              <w:fldChar w:fldCharType="end"/>
            </w:r>
          </w:ins>
        </w:p>
        <w:p w14:paraId="2ADA7B3A" w14:textId="187ACA14" w:rsidR="0080365E" w:rsidRDefault="0080365E">
          <w:pPr>
            <w:pStyle w:val="TOC2"/>
            <w:tabs>
              <w:tab w:val="right" w:leader="dot" w:pos="9350"/>
            </w:tabs>
            <w:rPr>
              <w:ins w:id="175" w:author="David Conklin" w:date="2021-01-30T16:34:00Z"/>
              <w:rFonts w:eastAsiaTheme="minorEastAsia"/>
              <w:noProof/>
            </w:rPr>
          </w:pPr>
          <w:ins w:id="17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"_Toc62916943"</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Municipal water rights</w:t>
            </w:r>
            <w:r>
              <w:rPr>
                <w:noProof/>
                <w:webHidden/>
              </w:rPr>
              <w:tab/>
            </w:r>
            <w:r>
              <w:rPr>
                <w:noProof/>
                <w:webHidden/>
              </w:rPr>
              <w:fldChar w:fldCharType="begin"/>
            </w:r>
            <w:r>
              <w:rPr>
                <w:noProof/>
                <w:webHidden/>
              </w:rPr>
              <w:instrText xml:space="preserve"> PAGEREF _Toc62916943 \h </w:instrText>
            </w:r>
            <w:r>
              <w:rPr>
                <w:noProof/>
                <w:webHidden/>
              </w:rPr>
            </w:r>
          </w:ins>
          <w:r>
            <w:rPr>
              <w:noProof/>
              <w:webHidden/>
            </w:rPr>
            <w:fldChar w:fldCharType="separate"/>
          </w:r>
          <w:ins w:id="177" w:author="David Conklin" w:date="2021-01-30T16:34:00Z">
            <w:r>
              <w:rPr>
                <w:noProof/>
                <w:webHidden/>
              </w:rPr>
              <w:t>37</w:t>
            </w:r>
            <w:r>
              <w:rPr>
                <w:noProof/>
                <w:webHidden/>
              </w:rPr>
              <w:fldChar w:fldCharType="end"/>
            </w:r>
            <w:r w:rsidRPr="0075534E">
              <w:rPr>
                <w:rStyle w:val="Hyperlink"/>
                <w:noProof/>
              </w:rPr>
              <w:fldChar w:fldCharType="end"/>
            </w:r>
          </w:ins>
        </w:p>
        <w:p w14:paraId="1AB63BD3" w14:textId="5508E8A6" w:rsidR="0080365E" w:rsidRDefault="0080365E">
          <w:pPr>
            <w:pStyle w:val="TOC1"/>
            <w:tabs>
              <w:tab w:val="right" w:leader="dot" w:pos="9350"/>
            </w:tabs>
            <w:rPr>
              <w:ins w:id="178" w:author="David Conklin" w:date="2021-01-30T16:34:00Z"/>
              <w:rFonts w:eastAsiaTheme="minorEastAsia"/>
              <w:noProof/>
            </w:rPr>
          </w:pPr>
          <w:ins w:id="179"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"_Toc62916944"</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McKenzie Basin Wetlands Study</w:t>
            </w:r>
            <w:r>
              <w:rPr>
                <w:noProof/>
                <w:webHidden/>
              </w:rPr>
              <w:tab/>
            </w:r>
            <w:r>
              <w:rPr>
                <w:noProof/>
                <w:webHidden/>
              </w:rPr>
              <w:fldChar w:fldCharType="begin"/>
            </w:r>
            <w:r>
              <w:rPr>
                <w:noProof/>
                <w:webHidden/>
              </w:rPr>
              <w:instrText xml:space="preserve"> PAGEREF _Toc62916944 \h </w:instrText>
            </w:r>
            <w:r>
              <w:rPr>
                <w:noProof/>
                <w:webHidden/>
              </w:rPr>
            </w:r>
          </w:ins>
          <w:r>
            <w:rPr>
              <w:noProof/>
              <w:webHidden/>
            </w:rPr>
            <w:fldChar w:fldCharType="separate"/>
          </w:r>
          <w:ins w:id="180" w:author="David Conklin" w:date="2021-01-30T16:34:00Z">
            <w:r>
              <w:rPr>
                <w:noProof/>
                <w:webHidden/>
              </w:rPr>
              <w:t>37</w:t>
            </w:r>
            <w:r>
              <w:rPr>
                <w:noProof/>
                <w:webHidden/>
              </w:rPr>
              <w:fldChar w:fldCharType="end"/>
            </w:r>
            <w:r w:rsidRPr="0075534E">
              <w:rPr>
                <w:rStyle w:val="Hyperlink"/>
                <w:noProof/>
              </w:rPr>
              <w:fldChar w:fldCharType="end"/>
            </w:r>
          </w:ins>
        </w:p>
        <w:p w14:paraId="5C21BE04" w14:textId="53A92242" w:rsidR="0080365E" w:rsidRDefault="0080365E">
          <w:pPr>
            <w:pStyle w:val="TOC2"/>
            <w:tabs>
              <w:tab w:val="right" w:leader="dot" w:pos="9350"/>
            </w:tabs>
            <w:rPr>
              <w:ins w:id="181" w:author="David Conklin" w:date="2021-01-30T16:34:00Z"/>
              <w:rFonts w:eastAsiaTheme="minorEastAsia"/>
              <w:noProof/>
            </w:rPr>
          </w:pPr>
          <w:ins w:id="18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"_Toc62916945"</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Project Overview</w:t>
            </w:r>
            <w:r>
              <w:rPr>
                <w:noProof/>
                <w:webHidden/>
              </w:rPr>
              <w:tab/>
            </w:r>
            <w:r>
              <w:rPr>
                <w:noProof/>
                <w:webHidden/>
              </w:rPr>
              <w:fldChar w:fldCharType="begin"/>
            </w:r>
            <w:r>
              <w:rPr>
                <w:noProof/>
                <w:webHidden/>
              </w:rPr>
              <w:instrText xml:space="preserve"> PAGEREF _Toc62916945 \h </w:instrText>
            </w:r>
            <w:r>
              <w:rPr>
                <w:noProof/>
                <w:webHidden/>
              </w:rPr>
            </w:r>
          </w:ins>
          <w:r>
            <w:rPr>
              <w:noProof/>
              <w:webHidden/>
            </w:rPr>
            <w:fldChar w:fldCharType="separate"/>
          </w:r>
          <w:ins w:id="183" w:author="David Conklin" w:date="2021-01-30T16:34:00Z">
            <w:r>
              <w:rPr>
                <w:noProof/>
                <w:webHidden/>
              </w:rPr>
              <w:t>37</w:t>
            </w:r>
            <w:r>
              <w:rPr>
                <w:noProof/>
                <w:webHidden/>
              </w:rPr>
              <w:fldChar w:fldCharType="end"/>
            </w:r>
            <w:r w:rsidRPr="0075534E">
              <w:rPr>
                <w:rStyle w:val="Hyperlink"/>
                <w:noProof/>
              </w:rPr>
              <w:fldChar w:fldCharType="end"/>
            </w:r>
          </w:ins>
        </w:p>
        <w:p w14:paraId="15839608" w14:textId="60F007EF" w:rsidR="0080365E" w:rsidRDefault="0080365E">
          <w:pPr>
            <w:pStyle w:val="TOC2"/>
            <w:tabs>
              <w:tab w:val="right" w:leader="dot" w:pos="9350"/>
            </w:tabs>
            <w:rPr>
              <w:ins w:id="184" w:author="David Conklin" w:date="2021-01-30T16:34:00Z"/>
              <w:rFonts w:eastAsiaTheme="minorEastAsia"/>
              <w:noProof/>
            </w:rPr>
          </w:pPr>
          <w:ins w:id="185"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"_Toc62916946"</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Model and Simulation Overview</w:t>
            </w:r>
            <w:r>
              <w:rPr>
                <w:noProof/>
                <w:webHidden/>
              </w:rPr>
              <w:tab/>
            </w:r>
            <w:r>
              <w:rPr>
                <w:noProof/>
                <w:webHidden/>
              </w:rPr>
              <w:fldChar w:fldCharType="begin"/>
            </w:r>
            <w:r>
              <w:rPr>
                <w:noProof/>
                <w:webHidden/>
              </w:rPr>
              <w:instrText xml:space="preserve"> PAGEREF _Toc62916946 \h </w:instrText>
            </w:r>
            <w:r>
              <w:rPr>
                <w:noProof/>
                <w:webHidden/>
              </w:rPr>
            </w:r>
          </w:ins>
          <w:r>
            <w:rPr>
              <w:noProof/>
              <w:webHidden/>
            </w:rPr>
            <w:fldChar w:fldCharType="separate"/>
          </w:r>
          <w:ins w:id="186" w:author="David Conklin" w:date="2021-01-30T16:34:00Z">
            <w:r>
              <w:rPr>
                <w:noProof/>
                <w:webHidden/>
              </w:rPr>
              <w:t>40</w:t>
            </w:r>
            <w:r>
              <w:rPr>
                <w:noProof/>
                <w:webHidden/>
              </w:rPr>
              <w:fldChar w:fldCharType="end"/>
            </w:r>
            <w:r w:rsidRPr="0075534E">
              <w:rPr>
                <w:rStyle w:val="Hyperlink"/>
                <w:noProof/>
              </w:rPr>
              <w:fldChar w:fldCharType="end"/>
            </w:r>
          </w:ins>
        </w:p>
        <w:p w14:paraId="741F625B" w14:textId="685DBAF7" w:rsidR="0080365E" w:rsidRDefault="0080365E">
          <w:pPr>
            <w:pStyle w:val="TOC2"/>
            <w:tabs>
              <w:tab w:val="right" w:leader="dot" w:pos="9350"/>
            </w:tabs>
            <w:rPr>
              <w:ins w:id="187" w:author="David Conklin" w:date="2021-01-30T16:34:00Z"/>
              <w:rFonts w:eastAsiaTheme="minorEastAsia"/>
              <w:noProof/>
            </w:rPr>
          </w:pPr>
          <w:ins w:id="18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"_Toc62916947"</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_Toc62916947 \h </w:instrText>
            </w:r>
            <w:r>
              <w:rPr>
                <w:noProof/>
                <w:webHidden/>
              </w:rPr>
            </w:r>
          </w:ins>
          <w:r>
            <w:rPr>
              <w:noProof/>
              <w:webHidden/>
            </w:rPr>
            <w:fldChar w:fldCharType="separate"/>
          </w:r>
          <w:ins w:id="189" w:author="David Conklin" w:date="2021-01-30T16:34:00Z">
            <w:r>
              <w:rPr>
                <w:noProof/>
                <w:webHidden/>
              </w:rPr>
              <w:t>41</w:t>
            </w:r>
            <w:r>
              <w:rPr>
                <w:noProof/>
                <w:webHidden/>
              </w:rPr>
              <w:fldChar w:fldCharType="end"/>
            </w:r>
            <w:r w:rsidRPr="0075534E">
              <w:rPr>
                <w:rStyle w:val="Hyperlink"/>
                <w:noProof/>
              </w:rPr>
              <w:fldChar w:fldCharType="end"/>
            </w:r>
          </w:ins>
        </w:p>
        <w:p w14:paraId="730D38C3" w14:textId="6C704885" w:rsidR="0080365E" w:rsidRDefault="0080365E">
          <w:pPr>
            <w:pStyle w:val="TOC2"/>
            <w:tabs>
              <w:tab w:val="right" w:leader="dot" w:pos="9350"/>
            </w:tabs>
            <w:rPr>
              <w:ins w:id="190" w:author="David Conklin" w:date="2021-01-30T16:34:00Z"/>
              <w:rFonts w:eastAsiaTheme="minorEastAsia"/>
              <w:noProof/>
            </w:rPr>
          </w:pPr>
          <w:ins w:id="191"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"_Toc62916948"</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Data changes for better representation of wetlands</w:t>
            </w:r>
            <w:r>
              <w:rPr>
                <w:noProof/>
                <w:webHidden/>
              </w:rPr>
              <w:tab/>
            </w:r>
            <w:r>
              <w:rPr>
                <w:noProof/>
                <w:webHidden/>
              </w:rPr>
              <w:fldChar w:fldCharType="begin"/>
            </w:r>
            <w:r>
              <w:rPr>
                <w:noProof/>
                <w:webHidden/>
              </w:rPr>
              <w:instrText xml:space="preserve"> PAGEREF _Toc62916948 \h </w:instrText>
            </w:r>
            <w:r>
              <w:rPr>
                <w:noProof/>
                <w:webHidden/>
              </w:rPr>
            </w:r>
          </w:ins>
          <w:r>
            <w:rPr>
              <w:noProof/>
              <w:webHidden/>
            </w:rPr>
            <w:fldChar w:fldCharType="separate"/>
          </w:r>
          <w:ins w:id="192" w:author="David Conklin" w:date="2021-01-30T16:34:00Z">
            <w:r>
              <w:rPr>
                <w:noProof/>
                <w:webHidden/>
              </w:rPr>
              <w:t>41</w:t>
            </w:r>
            <w:r>
              <w:rPr>
                <w:noProof/>
                <w:webHidden/>
              </w:rPr>
              <w:fldChar w:fldCharType="end"/>
            </w:r>
            <w:r w:rsidRPr="0075534E">
              <w:rPr>
                <w:rStyle w:val="Hyperlink"/>
                <w:noProof/>
              </w:rPr>
              <w:fldChar w:fldCharType="end"/>
            </w:r>
          </w:ins>
        </w:p>
        <w:p w14:paraId="5D478CD8" w14:textId="578A4EE5" w:rsidR="0080365E" w:rsidRDefault="0080365E">
          <w:pPr>
            <w:pStyle w:val="TOC2"/>
            <w:tabs>
              <w:tab w:val="right" w:leader="dot" w:pos="9350"/>
            </w:tabs>
            <w:rPr>
              <w:ins w:id="193" w:author="David Conklin" w:date="2021-01-30T16:34:00Z"/>
              <w:rFonts w:eastAsiaTheme="minorEastAsia"/>
              <w:noProof/>
            </w:rPr>
          </w:pPr>
          <w:ins w:id="19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"_Toc62916949"</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Projection, Calendar, and Units</w:t>
            </w:r>
            <w:r>
              <w:rPr>
                <w:noProof/>
                <w:webHidden/>
              </w:rPr>
              <w:tab/>
            </w:r>
            <w:r>
              <w:rPr>
                <w:noProof/>
                <w:webHidden/>
              </w:rPr>
              <w:fldChar w:fldCharType="begin"/>
            </w:r>
            <w:r>
              <w:rPr>
                <w:noProof/>
                <w:webHidden/>
              </w:rPr>
              <w:instrText xml:space="preserve"> PAGEREF _Toc62916949 \h </w:instrText>
            </w:r>
            <w:r>
              <w:rPr>
                <w:noProof/>
                <w:webHidden/>
              </w:rPr>
            </w:r>
          </w:ins>
          <w:r>
            <w:rPr>
              <w:noProof/>
              <w:webHidden/>
            </w:rPr>
            <w:fldChar w:fldCharType="separate"/>
          </w:r>
          <w:ins w:id="195" w:author="David Conklin" w:date="2021-01-30T16:34:00Z">
            <w:r>
              <w:rPr>
                <w:noProof/>
                <w:webHidden/>
              </w:rPr>
              <w:t>42</w:t>
            </w:r>
            <w:r>
              <w:rPr>
                <w:noProof/>
                <w:webHidden/>
              </w:rPr>
              <w:fldChar w:fldCharType="end"/>
            </w:r>
            <w:r w:rsidRPr="0075534E">
              <w:rPr>
                <w:rStyle w:val="Hyperlink"/>
                <w:noProof/>
              </w:rPr>
              <w:fldChar w:fldCharType="end"/>
            </w:r>
          </w:ins>
        </w:p>
        <w:p w14:paraId="1CF32BFD" w14:textId="757A3D2F" w:rsidR="0080365E" w:rsidRDefault="0080365E">
          <w:pPr>
            <w:pStyle w:val="TOC2"/>
            <w:tabs>
              <w:tab w:val="right" w:leader="dot" w:pos="9350"/>
            </w:tabs>
            <w:rPr>
              <w:ins w:id="196" w:author="David Conklin" w:date="2021-01-30T16:34:00Z"/>
              <w:rFonts w:eastAsiaTheme="minorEastAsia"/>
              <w:noProof/>
            </w:rPr>
          </w:pPr>
          <w:ins w:id="197" w:author="David Conklin" w:date="2021-01-30T16:34:00Z">
            <w:r w:rsidRPr="0075534E">
              <w:rPr>
                <w:rStyle w:val="Hyperlink"/>
                <w:noProof/>
              </w:rPr>
              <w:lastRenderedPageBreak/>
              <w:fldChar w:fldCharType="begin"/>
            </w:r>
            <w:r w:rsidRPr="0075534E">
              <w:rPr>
                <w:rStyle w:val="Hyperlink"/>
                <w:noProof/>
              </w:rPr>
              <w:instrText xml:space="preserve"> </w:instrText>
            </w:r>
            <w:r>
              <w:rPr>
                <w:noProof/>
              </w:rPr>
              <w:instrText>HYPERLINK \l "_Toc62916950"</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Simulation of changes in wetlands over time</w:t>
            </w:r>
            <w:r>
              <w:rPr>
                <w:noProof/>
                <w:webHidden/>
              </w:rPr>
              <w:tab/>
            </w:r>
            <w:r>
              <w:rPr>
                <w:noProof/>
                <w:webHidden/>
              </w:rPr>
              <w:fldChar w:fldCharType="begin"/>
            </w:r>
            <w:r>
              <w:rPr>
                <w:noProof/>
                <w:webHidden/>
              </w:rPr>
              <w:instrText xml:space="preserve"> PAGEREF _Toc62916950 \h </w:instrText>
            </w:r>
            <w:r>
              <w:rPr>
                <w:noProof/>
                <w:webHidden/>
              </w:rPr>
            </w:r>
          </w:ins>
          <w:r>
            <w:rPr>
              <w:noProof/>
              <w:webHidden/>
            </w:rPr>
            <w:fldChar w:fldCharType="separate"/>
          </w:r>
          <w:ins w:id="198" w:author="David Conklin" w:date="2021-01-30T16:34:00Z">
            <w:r>
              <w:rPr>
                <w:noProof/>
                <w:webHidden/>
              </w:rPr>
              <w:t>42</w:t>
            </w:r>
            <w:r>
              <w:rPr>
                <w:noProof/>
                <w:webHidden/>
              </w:rPr>
              <w:fldChar w:fldCharType="end"/>
            </w:r>
            <w:r w:rsidRPr="0075534E">
              <w:rPr>
                <w:rStyle w:val="Hyperlink"/>
                <w:noProof/>
              </w:rPr>
              <w:fldChar w:fldCharType="end"/>
            </w:r>
          </w:ins>
        </w:p>
        <w:p w14:paraId="37EB4381" w14:textId="4D109D14" w:rsidR="0080365E" w:rsidRDefault="0080365E">
          <w:pPr>
            <w:pStyle w:val="TOC2"/>
            <w:tabs>
              <w:tab w:val="right" w:leader="dot" w:pos="9350"/>
            </w:tabs>
            <w:rPr>
              <w:ins w:id="199" w:author="David Conklin" w:date="2021-01-30T16:34:00Z"/>
              <w:rFonts w:eastAsiaTheme="minorEastAsia"/>
              <w:noProof/>
            </w:rPr>
          </w:pPr>
          <w:ins w:id="20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"_Toc62916951"</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How wetlands are represented in the model</w:t>
            </w:r>
            <w:r>
              <w:rPr>
                <w:noProof/>
                <w:webHidden/>
              </w:rPr>
              <w:tab/>
            </w:r>
            <w:r>
              <w:rPr>
                <w:noProof/>
                <w:webHidden/>
              </w:rPr>
              <w:fldChar w:fldCharType="begin"/>
            </w:r>
            <w:r>
              <w:rPr>
                <w:noProof/>
                <w:webHidden/>
              </w:rPr>
              <w:instrText xml:space="preserve"> PAGEREF _Toc62916951 \h </w:instrText>
            </w:r>
            <w:r>
              <w:rPr>
                <w:noProof/>
                <w:webHidden/>
              </w:rPr>
            </w:r>
          </w:ins>
          <w:r>
            <w:rPr>
              <w:noProof/>
              <w:webHidden/>
            </w:rPr>
            <w:fldChar w:fldCharType="separate"/>
          </w:r>
          <w:ins w:id="201" w:author="David Conklin" w:date="2021-01-30T16:34:00Z">
            <w:r>
              <w:rPr>
                <w:noProof/>
                <w:webHidden/>
              </w:rPr>
              <w:t>42</w:t>
            </w:r>
            <w:r>
              <w:rPr>
                <w:noProof/>
                <w:webHidden/>
              </w:rPr>
              <w:fldChar w:fldCharType="end"/>
            </w:r>
            <w:r w:rsidRPr="0075534E">
              <w:rPr>
                <w:rStyle w:val="Hyperlink"/>
                <w:noProof/>
              </w:rPr>
              <w:fldChar w:fldCharType="end"/>
            </w:r>
          </w:ins>
        </w:p>
        <w:p w14:paraId="5789875A" w14:textId="42E40987" w:rsidR="0080365E" w:rsidRDefault="0080365E">
          <w:pPr>
            <w:pStyle w:val="TOC2"/>
            <w:tabs>
              <w:tab w:val="right" w:leader="dot" w:pos="9350"/>
            </w:tabs>
            <w:rPr>
              <w:ins w:id="202" w:author="David Conklin" w:date="2021-01-30T16:34:00Z"/>
              <w:rFonts w:eastAsiaTheme="minorEastAsia"/>
              <w:noProof/>
            </w:rPr>
          </w:pPr>
          <w:ins w:id="203"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"_Toc62916952"</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Attributes of interest in the wetlands study</w:t>
            </w:r>
            <w:r>
              <w:rPr>
                <w:noProof/>
                <w:webHidden/>
              </w:rPr>
              <w:tab/>
            </w:r>
            <w:r>
              <w:rPr>
                <w:noProof/>
                <w:webHidden/>
              </w:rPr>
              <w:fldChar w:fldCharType="begin"/>
            </w:r>
            <w:r>
              <w:rPr>
                <w:noProof/>
                <w:webHidden/>
              </w:rPr>
              <w:instrText xml:space="preserve"> PAGEREF _Toc62916952 \h </w:instrText>
            </w:r>
            <w:r>
              <w:rPr>
                <w:noProof/>
                <w:webHidden/>
              </w:rPr>
            </w:r>
          </w:ins>
          <w:r>
            <w:rPr>
              <w:noProof/>
              <w:webHidden/>
            </w:rPr>
            <w:fldChar w:fldCharType="separate"/>
          </w:r>
          <w:ins w:id="204" w:author="David Conklin" w:date="2021-01-30T16:34:00Z">
            <w:r>
              <w:rPr>
                <w:noProof/>
                <w:webHidden/>
              </w:rPr>
              <w:t>44</w:t>
            </w:r>
            <w:r>
              <w:rPr>
                <w:noProof/>
                <w:webHidden/>
              </w:rPr>
              <w:fldChar w:fldCharType="end"/>
            </w:r>
            <w:r w:rsidRPr="0075534E">
              <w:rPr>
                <w:rStyle w:val="Hyperlink"/>
                <w:noProof/>
              </w:rPr>
              <w:fldChar w:fldCharType="end"/>
            </w:r>
          </w:ins>
        </w:p>
        <w:p w14:paraId="521A5937" w14:textId="60EF843B" w:rsidR="0080365E" w:rsidRDefault="0080365E">
          <w:pPr>
            <w:pStyle w:val="TOC2"/>
            <w:tabs>
              <w:tab w:val="right" w:leader="dot" w:pos="9350"/>
            </w:tabs>
            <w:rPr>
              <w:ins w:id="205" w:author="David Conklin" w:date="2021-01-30T16:34:00Z"/>
              <w:rFonts w:eastAsiaTheme="minorEastAsia"/>
              <w:noProof/>
            </w:rPr>
          </w:pPr>
          <w:ins w:id="20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"_Toc62916953"</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A WETNESS attribute</w:t>
            </w:r>
            <w:r>
              <w:rPr>
                <w:noProof/>
                <w:webHidden/>
              </w:rPr>
              <w:tab/>
            </w:r>
            <w:r>
              <w:rPr>
                <w:noProof/>
                <w:webHidden/>
              </w:rPr>
              <w:fldChar w:fldCharType="begin"/>
            </w:r>
            <w:r>
              <w:rPr>
                <w:noProof/>
                <w:webHidden/>
              </w:rPr>
              <w:instrText xml:space="preserve"> PAGEREF _Toc62916953 \h </w:instrText>
            </w:r>
            <w:r>
              <w:rPr>
                <w:noProof/>
                <w:webHidden/>
              </w:rPr>
            </w:r>
          </w:ins>
          <w:r>
            <w:rPr>
              <w:noProof/>
              <w:webHidden/>
            </w:rPr>
            <w:fldChar w:fldCharType="separate"/>
          </w:r>
          <w:ins w:id="207" w:author="David Conklin" w:date="2021-01-30T16:34:00Z">
            <w:r>
              <w:rPr>
                <w:noProof/>
                <w:webHidden/>
              </w:rPr>
              <w:t>44</w:t>
            </w:r>
            <w:r>
              <w:rPr>
                <w:noProof/>
                <w:webHidden/>
              </w:rPr>
              <w:fldChar w:fldCharType="end"/>
            </w:r>
            <w:r w:rsidRPr="0075534E">
              <w:rPr>
                <w:rStyle w:val="Hyperlink"/>
                <w:noProof/>
              </w:rPr>
              <w:fldChar w:fldCharType="end"/>
            </w:r>
          </w:ins>
        </w:p>
        <w:p w14:paraId="57DD84CC" w14:textId="7036C5A1" w:rsidR="0080365E" w:rsidRDefault="0080365E">
          <w:pPr>
            <w:pStyle w:val="TOC2"/>
            <w:tabs>
              <w:tab w:val="right" w:leader="dot" w:pos="9350"/>
            </w:tabs>
            <w:rPr>
              <w:ins w:id="208" w:author="David Conklin" w:date="2021-01-30T16:34:00Z"/>
              <w:rFonts w:eastAsiaTheme="minorEastAsia"/>
              <w:noProof/>
            </w:rPr>
          </w:pPr>
          <w:ins w:id="209"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"_Toc62916954"</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_Toc62916954 \h </w:instrText>
            </w:r>
            <w:r>
              <w:rPr>
                <w:noProof/>
                <w:webHidden/>
              </w:rPr>
            </w:r>
          </w:ins>
          <w:r>
            <w:rPr>
              <w:noProof/>
              <w:webHidden/>
            </w:rPr>
            <w:fldChar w:fldCharType="separate"/>
          </w:r>
          <w:ins w:id="210" w:author="David Conklin" w:date="2021-01-30T16:34:00Z">
            <w:r>
              <w:rPr>
                <w:noProof/>
                <w:webHidden/>
              </w:rPr>
              <w:t>45</w:t>
            </w:r>
            <w:r>
              <w:rPr>
                <w:noProof/>
                <w:webHidden/>
              </w:rPr>
              <w:fldChar w:fldCharType="end"/>
            </w:r>
            <w:r w:rsidRPr="0075534E">
              <w:rPr>
                <w:rStyle w:val="Hyperlink"/>
                <w:noProof/>
              </w:rPr>
              <w:fldChar w:fldCharType="end"/>
            </w:r>
          </w:ins>
        </w:p>
        <w:p w14:paraId="683C5C93" w14:textId="6E0D2DFE" w:rsidR="0080365E" w:rsidRDefault="0080365E">
          <w:pPr>
            <w:pStyle w:val="TOC3"/>
            <w:tabs>
              <w:tab w:val="right" w:leader="dot" w:pos="9350"/>
            </w:tabs>
            <w:rPr>
              <w:ins w:id="211" w:author="David Conklin" w:date="2021-01-30T16:34:00Z"/>
              <w:rFonts w:eastAsiaTheme="minorEastAsia"/>
              <w:noProof/>
            </w:rPr>
          </w:pPr>
          <w:ins w:id="21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"_Toc62916955"</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Wetland IDU parameters</w:t>
            </w:r>
            <w:r>
              <w:rPr>
                <w:noProof/>
                <w:webHidden/>
              </w:rPr>
              <w:tab/>
            </w:r>
            <w:r>
              <w:rPr>
                <w:noProof/>
                <w:webHidden/>
              </w:rPr>
              <w:fldChar w:fldCharType="begin"/>
            </w:r>
            <w:r>
              <w:rPr>
                <w:noProof/>
                <w:webHidden/>
              </w:rPr>
              <w:instrText xml:space="preserve"> PAGEREF _Toc62916955 \h </w:instrText>
            </w:r>
            <w:r>
              <w:rPr>
                <w:noProof/>
                <w:webHidden/>
              </w:rPr>
            </w:r>
          </w:ins>
          <w:r>
            <w:rPr>
              <w:noProof/>
              <w:webHidden/>
            </w:rPr>
            <w:fldChar w:fldCharType="separate"/>
          </w:r>
          <w:ins w:id="213" w:author="David Conklin" w:date="2021-01-30T16:34:00Z">
            <w:r>
              <w:rPr>
                <w:noProof/>
                <w:webHidden/>
              </w:rPr>
              <w:t>45</w:t>
            </w:r>
            <w:r>
              <w:rPr>
                <w:noProof/>
                <w:webHidden/>
              </w:rPr>
              <w:fldChar w:fldCharType="end"/>
            </w:r>
            <w:r w:rsidRPr="0075534E">
              <w:rPr>
                <w:rStyle w:val="Hyperlink"/>
                <w:noProof/>
              </w:rPr>
              <w:fldChar w:fldCharType="end"/>
            </w:r>
          </w:ins>
        </w:p>
        <w:p w14:paraId="6EB864C4" w14:textId="3088BF93" w:rsidR="0080365E" w:rsidRDefault="0080365E">
          <w:pPr>
            <w:pStyle w:val="TOC3"/>
            <w:tabs>
              <w:tab w:val="right" w:leader="dot" w:pos="9350"/>
            </w:tabs>
            <w:rPr>
              <w:ins w:id="214" w:author="David Conklin" w:date="2021-01-30T16:34:00Z"/>
              <w:rFonts w:eastAsiaTheme="minorEastAsia"/>
              <w:noProof/>
            </w:rPr>
          </w:pPr>
          <w:ins w:id="215"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"_Toc62916956"</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Reach parameters</w:t>
            </w:r>
            <w:r>
              <w:rPr>
                <w:noProof/>
                <w:webHidden/>
              </w:rPr>
              <w:tab/>
            </w:r>
            <w:r>
              <w:rPr>
                <w:noProof/>
                <w:webHidden/>
              </w:rPr>
              <w:fldChar w:fldCharType="begin"/>
            </w:r>
            <w:r>
              <w:rPr>
                <w:noProof/>
                <w:webHidden/>
              </w:rPr>
              <w:instrText xml:space="preserve"> PAGEREF _Toc62916956 \h </w:instrText>
            </w:r>
            <w:r>
              <w:rPr>
                <w:noProof/>
                <w:webHidden/>
              </w:rPr>
            </w:r>
          </w:ins>
          <w:r>
            <w:rPr>
              <w:noProof/>
              <w:webHidden/>
            </w:rPr>
            <w:fldChar w:fldCharType="separate"/>
          </w:r>
          <w:ins w:id="216" w:author="David Conklin" w:date="2021-01-30T16:34:00Z">
            <w:r>
              <w:rPr>
                <w:noProof/>
                <w:webHidden/>
              </w:rPr>
              <w:t>45</w:t>
            </w:r>
            <w:r>
              <w:rPr>
                <w:noProof/>
                <w:webHidden/>
              </w:rPr>
              <w:fldChar w:fldCharType="end"/>
            </w:r>
            <w:r w:rsidRPr="0075534E">
              <w:rPr>
                <w:rStyle w:val="Hyperlink"/>
                <w:noProof/>
              </w:rPr>
              <w:fldChar w:fldCharType="end"/>
            </w:r>
          </w:ins>
        </w:p>
        <w:p w14:paraId="32FEAC97" w14:textId="04954F92" w:rsidR="0080365E" w:rsidRDefault="0080365E">
          <w:pPr>
            <w:pStyle w:val="TOC2"/>
            <w:tabs>
              <w:tab w:val="right" w:leader="dot" w:pos="9350"/>
            </w:tabs>
            <w:rPr>
              <w:ins w:id="217" w:author="David Conklin" w:date="2021-01-30T16:34:00Z"/>
              <w:rFonts w:eastAsiaTheme="minorEastAsia"/>
              <w:noProof/>
            </w:rPr>
          </w:pPr>
          <w:ins w:id="21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"_Toc62916957"</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Loss (or gain) of wetlands</w:t>
            </w:r>
            <w:r>
              <w:rPr>
                <w:noProof/>
                <w:webHidden/>
              </w:rPr>
              <w:tab/>
            </w:r>
            <w:r>
              <w:rPr>
                <w:noProof/>
                <w:webHidden/>
              </w:rPr>
              <w:fldChar w:fldCharType="begin"/>
            </w:r>
            <w:r>
              <w:rPr>
                <w:noProof/>
                <w:webHidden/>
              </w:rPr>
              <w:instrText xml:space="preserve"> PAGEREF _Toc62916957 \h </w:instrText>
            </w:r>
            <w:r>
              <w:rPr>
                <w:noProof/>
                <w:webHidden/>
              </w:rPr>
            </w:r>
          </w:ins>
          <w:r>
            <w:rPr>
              <w:noProof/>
              <w:webHidden/>
            </w:rPr>
            <w:fldChar w:fldCharType="separate"/>
          </w:r>
          <w:ins w:id="219" w:author="David Conklin" w:date="2021-01-30T16:34:00Z">
            <w:r>
              <w:rPr>
                <w:noProof/>
                <w:webHidden/>
              </w:rPr>
              <w:t>46</w:t>
            </w:r>
            <w:r>
              <w:rPr>
                <w:noProof/>
                <w:webHidden/>
              </w:rPr>
              <w:fldChar w:fldCharType="end"/>
            </w:r>
            <w:r w:rsidRPr="0075534E">
              <w:rPr>
                <w:rStyle w:val="Hyperlink"/>
                <w:noProof/>
              </w:rPr>
              <w:fldChar w:fldCharType="end"/>
            </w:r>
          </w:ins>
        </w:p>
        <w:p w14:paraId="6F2FDA38" w14:textId="27E8E749" w:rsidR="0080365E" w:rsidRDefault="0080365E">
          <w:pPr>
            <w:pStyle w:val="TOC2"/>
            <w:tabs>
              <w:tab w:val="right" w:leader="dot" w:pos="9350"/>
            </w:tabs>
            <w:rPr>
              <w:ins w:id="220" w:author="David Conklin" w:date="2021-01-30T16:34:00Z"/>
              <w:rFonts w:eastAsiaTheme="minorEastAsia"/>
              <w:noProof/>
            </w:rPr>
          </w:pPr>
          <w:ins w:id="221"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"_Toc62916958"</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Reality check</w:t>
            </w:r>
            <w:r>
              <w:rPr>
                <w:noProof/>
                <w:webHidden/>
              </w:rPr>
              <w:tab/>
            </w:r>
            <w:r>
              <w:rPr>
                <w:noProof/>
                <w:webHidden/>
              </w:rPr>
              <w:fldChar w:fldCharType="begin"/>
            </w:r>
            <w:r>
              <w:rPr>
                <w:noProof/>
                <w:webHidden/>
              </w:rPr>
              <w:instrText xml:space="preserve"> PAGEREF _Toc62916958 \h </w:instrText>
            </w:r>
            <w:r>
              <w:rPr>
                <w:noProof/>
                <w:webHidden/>
              </w:rPr>
            </w:r>
          </w:ins>
          <w:r>
            <w:rPr>
              <w:noProof/>
              <w:webHidden/>
            </w:rPr>
            <w:fldChar w:fldCharType="separate"/>
          </w:r>
          <w:ins w:id="222" w:author="David Conklin" w:date="2021-01-30T16:34:00Z">
            <w:r>
              <w:rPr>
                <w:noProof/>
                <w:webHidden/>
              </w:rPr>
              <w:t>46</w:t>
            </w:r>
            <w:r>
              <w:rPr>
                <w:noProof/>
                <w:webHidden/>
              </w:rPr>
              <w:fldChar w:fldCharType="end"/>
            </w:r>
            <w:r w:rsidRPr="0075534E">
              <w:rPr>
                <w:rStyle w:val="Hyperlink"/>
                <w:noProof/>
              </w:rPr>
              <w:fldChar w:fldCharType="end"/>
            </w:r>
          </w:ins>
        </w:p>
        <w:p w14:paraId="19D38D7B" w14:textId="58962441" w:rsidR="0080365E" w:rsidRDefault="0080365E">
          <w:pPr>
            <w:pStyle w:val="TOC2"/>
            <w:tabs>
              <w:tab w:val="right" w:leader="dot" w:pos="9350"/>
            </w:tabs>
            <w:rPr>
              <w:ins w:id="223" w:author="David Conklin" w:date="2021-01-30T16:34:00Z"/>
              <w:rFonts w:eastAsiaTheme="minorEastAsia"/>
              <w:noProof/>
            </w:rPr>
          </w:pPr>
          <w:ins w:id="224"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"_Toc62916959"</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High Cascades Springs</w:t>
            </w:r>
            <w:r>
              <w:rPr>
                <w:noProof/>
                <w:webHidden/>
              </w:rPr>
              <w:tab/>
            </w:r>
            <w:r>
              <w:rPr>
                <w:noProof/>
                <w:webHidden/>
              </w:rPr>
              <w:fldChar w:fldCharType="begin"/>
            </w:r>
            <w:r>
              <w:rPr>
                <w:noProof/>
                <w:webHidden/>
              </w:rPr>
              <w:instrText xml:space="preserve"> PAGEREF _Toc62916959 \h </w:instrText>
            </w:r>
            <w:r>
              <w:rPr>
                <w:noProof/>
                <w:webHidden/>
              </w:rPr>
            </w:r>
          </w:ins>
          <w:r>
            <w:rPr>
              <w:noProof/>
              <w:webHidden/>
            </w:rPr>
            <w:fldChar w:fldCharType="separate"/>
          </w:r>
          <w:ins w:id="225" w:author="David Conklin" w:date="2021-01-30T16:34:00Z">
            <w:r>
              <w:rPr>
                <w:noProof/>
                <w:webHidden/>
              </w:rPr>
              <w:t>48</w:t>
            </w:r>
            <w:r>
              <w:rPr>
                <w:noProof/>
                <w:webHidden/>
              </w:rPr>
              <w:fldChar w:fldCharType="end"/>
            </w:r>
            <w:r w:rsidRPr="0075534E">
              <w:rPr>
                <w:rStyle w:val="Hyperlink"/>
                <w:noProof/>
              </w:rPr>
              <w:fldChar w:fldCharType="end"/>
            </w:r>
          </w:ins>
        </w:p>
        <w:p w14:paraId="63E77A54" w14:textId="75F577FF" w:rsidR="0080365E" w:rsidRDefault="0080365E">
          <w:pPr>
            <w:pStyle w:val="TOC2"/>
            <w:tabs>
              <w:tab w:val="right" w:leader="dot" w:pos="9350"/>
            </w:tabs>
            <w:rPr>
              <w:ins w:id="226" w:author="David Conklin" w:date="2021-01-30T16:34:00Z"/>
              <w:rFonts w:eastAsiaTheme="minorEastAsia"/>
              <w:noProof/>
            </w:rPr>
          </w:pPr>
          <w:ins w:id="227"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"_Toc62916960"</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Calibration and simulation skill</w:t>
            </w:r>
            <w:r>
              <w:rPr>
                <w:noProof/>
                <w:webHidden/>
              </w:rPr>
              <w:tab/>
            </w:r>
            <w:r>
              <w:rPr>
                <w:noProof/>
                <w:webHidden/>
              </w:rPr>
              <w:fldChar w:fldCharType="begin"/>
            </w:r>
            <w:r>
              <w:rPr>
                <w:noProof/>
                <w:webHidden/>
              </w:rPr>
              <w:instrText xml:space="preserve"> PAGEREF _Toc62916960 \h </w:instrText>
            </w:r>
            <w:r>
              <w:rPr>
                <w:noProof/>
                <w:webHidden/>
              </w:rPr>
            </w:r>
          </w:ins>
          <w:r>
            <w:rPr>
              <w:noProof/>
              <w:webHidden/>
            </w:rPr>
            <w:fldChar w:fldCharType="separate"/>
          </w:r>
          <w:ins w:id="228" w:author="David Conklin" w:date="2021-01-30T16:34:00Z">
            <w:r>
              <w:rPr>
                <w:noProof/>
                <w:webHidden/>
              </w:rPr>
              <w:t>49</w:t>
            </w:r>
            <w:r>
              <w:rPr>
                <w:noProof/>
                <w:webHidden/>
              </w:rPr>
              <w:fldChar w:fldCharType="end"/>
            </w:r>
            <w:r w:rsidRPr="0075534E">
              <w:rPr>
                <w:rStyle w:val="Hyperlink"/>
                <w:noProof/>
              </w:rPr>
              <w:fldChar w:fldCharType="end"/>
            </w:r>
          </w:ins>
        </w:p>
        <w:p w14:paraId="424CCFC4" w14:textId="06D80AE4" w:rsidR="0080365E" w:rsidRDefault="0080365E">
          <w:pPr>
            <w:pStyle w:val="TOC2"/>
            <w:tabs>
              <w:tab w:val="right" w:leader="dot" w:pos="9350"/>
            </w:tabs>
            <w:rPr>
              <w:ins w:id="229" w:author="David Conklin" w:date="2021-01-30T16:34:00Z"/>
              <w:rFonts w:eastAsiaTheme="minorEastAsia"/>
              <w:noProof/>
            </w:rPr>
          </w:pPr>
          <w:ins w:id="230"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"_Toc62916961"</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Analysis of locations where the model has low skill</w:t>
            </w:r>
            <w:r>
              <w:rPr>
                <w:noProof/>
                <w:webHidden/>
              </w:rPr>
              <w:tab/>
            </w:r>
            <w:r>
              <w:rPr>
                <w:noProof/>
                <w:webHidden/>
              </w:rPr>
              <w:fldChar w:fldCharType="begin"/>
            </w:r>
            <w:r>
              <w:rPr>
                <w:noProof/>
                <w:webHidden/>
              </w:rPr>
              <w:instrText xml:space="preserve"> PAGEREF _Toc62916961 \h </w:instrText>
            </w:r>
            <w:r>
              <w:rPr>
                <w:noProof/>
                <w:webHidden/>
              </w:rPr>
            </w:r>
          </w:ins>
          <w:r>
            <w:rPr>
              <w:noProof/>
              <w:webHidden/>
            </w:rPr>
            <w:fldChar w:fldCharType="separate"/>
          </w:r>
          <w:ins w:id="231" w:author="David Conklin" w:date="2021-01-30T16:34:00Z">
            <w:r>
              <w:rPr>
                <w:noProof/>
                <w:webHidden/>
              </w:rPr>
              <w:t>53</w:t>
            </w:r>
            <w:r>
              <w:rPr>
                <w:noProof/>
                <w:webHidden/>
              </w:rPr>
              <w:fldChar w:fldCharType="end"/>
            </w:r>
            <w:r w:rsidRPr="0075534E">
              <w:rPr>
                <w:rStyle w:val="Hyperlink"/>
                <w:noProof/>
              </w:rPr>
              <w:fldChar w:fldCharType="end"/>
            </w:r>
          </w:ins>
        </w:p>
        <w:p w14:paraId="17CB7795" w14:textId="3F628056" w:rsidR="0080365E" w:rsidRDefault="0080365E">
          <w:pPr>
            <w:pStyle w:val="TOC2"/>
            <w:tabs>
              <w:tab w:val="right" w:leader="dot" w:pos="9350"/>
            </w:tabs>
            <w:rPr>
              <w:ins w:id="232" w:author="David Conklin" w:date="2021-01-30T16:34:00Z"/>
              <w:rFonts w:eastAsiaTheme="minorEastAsia"/>
              <w:noProof/>
            </w:rPr>
          </w:pPr>
          <w:ins w:id="233"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"_Toc62916962"</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_Toc62916962 \h </w:instrText>
            </w:r>
            <w:r>
              <w:rPr>
                <w:noProof/>
                <w:webHidden/>
              </w:rPr>
            </w:r>
          </w:ins>
          <w:r>
            <w:rPr>
              <w:noProof/>
              <w:webHidden/>
            </w:rPr>
            <w:fldChar w:fldCharType="separate"/>
          </w:r>
          <w:ins w:id="234" w:author="David Conklin" w:date="2021-01-30T16:34:00Z">
            <w:r>
              <w:rPr>
                <w:noProof/>
                <w:webHidden/>
              </w:rPr>
              <w:t>54</w:t>
            </w:r>
            <w:r>
              <w:rPr>
                <w:noProof/>
                <w:webHidden/>
              </w:rPr>
              <w:fldChar w:fldCharType="end"/>
            </w:r>
            <w:r w:rsidRPr="0075534E">
              <w:rPr>
                <w:rStyle w:val="Hyperlink"/>
                <w:noProof/>
              </w:rPr>
              <w:fldChar w:fldCharType="end"/>
            </w:r>
          </w:ins>
        </w:p>
        <w:p w14:paraId="73B75FC0" w14:textId="18B296B5" w:rsidR="0080365E" w:rsidRDefault="0080365E">
          <w:pPr>
            <w:pStyle w:val="TOC2"/>
            <w:tabs>
              <w:tab w:val="right" w:leader="dot" w:pos="9350"/>
            </w:tabs>
            <w:rPr>
              <w:ins w:id="235" w:author="David Conklin" w:date="2021-01-30T16:34:00Z"/>
              <w:rFonts w:eastAsiaTheme="minorEastAsia"/>
              <w:noProof/>
            </w:rPr>
          </w:pPr>
          <w:ins w:id="236"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"_Toc62916963"</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CW3M v. Shade-a-lator</w:t>
            </w:r>
            <w:r>
              <w:rPr>
                <w:noProof/>
                <w:webHidden/>
              </w:rPr>
              <w:tab/>
            </w:r>
            <w:r>
              <w:rPr>
                <w:noProof/>
                <w:webHidden/>
              </w:rPr>
              <w:fldChar w:fldCharType="begin"/>
            </w:r>
            <w:r>
              <w:rPr>
                <w:noProof/>
                <w:webHidden/>
              </w:rPr>
              <w:instrText xml:space="preserve"> PAGEREF _Toc62916963 \h </w:instrText>
            </w:r>
            <w:r>
              <w:rPr>
                <w:noProof/>
                <w:webHidden/>
              </w:rPr>
            </w:r>
          </w:ins>
          <w:r>
            <w:rPr>
              <w:noProof/>
              <w:webHidden/>
            </w:rPr>
            <w:fldChar w:fldCharType="separate"/>
          </w:r>
          <w:ins w:id="237" w:author="David Conklin" w:date="2021-01-30T16:34:00Z">
            <w:r>
              <w:rPr>
                <w:noProof/>
                <w:webHidden/>
              </w:rPr>
              <w:t>55</w:t>
            </w:r>
            <w:r>
              <w:rPr>
                <w:noProof/>
                <w:webHidden/>
              </w:rPr>
              <w:fldChar w:fldCharType="end"/>
            </w:r>
            <w:r w:rsidRPr="0075534E">
              <w:rPr>
                <w:rStyle w:val="Hyperlink"/>
                <w:noProof/>
              </w:rPr>
              <w:fldChar w:fldCharType="end"/>
            </w:r>
          </w:ins>
        </w:p>
        <w:p w14:paraId="5CE133AC" w14:textId="4913A326" w:rsidR="0080365E" w:rsidRDefault="0080365E">
          <w:pPr>
            <w:pStyle w:val="TOC1"/>
            <w:tabs>
              <w:tab w:val="right" w:leader="dot" w:pos="9350"/>
            </w:tabs>
            <w:rPr>
              <w:ins w:id="238" w:author="David Conklin" w:date="2021-01-30T16:34:00Z"/>
              <w:rFonts w:eastAsiaTheme="minorEastAsia"/>
              <w:noProof/>
            </w:rPr>
          </w:pPr>
          <w:ins w:id="239"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"_Toc62916964"</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The Clackamas Basin</w:t>
            </w:r>
            <w:r>
              <w:rPr>
                <w:noProof/>
                <w:webHidden/>
              </w:rPr>
              <w:tab/>
            </w:r>
            <w:r>
              <w:rPr>
                <w:noProof/>
                <w:webHidden/>
              </w:rPr>
              <w:fldChar w:fldCharType="begin"/>
            </w:r>
            <w:r>
              <w:rPr>
                <w:noProof/>
                <w:webHidden/>
              </w:rPr>
              <w:instrText xml:space="preserve"> PAGEREF _Toc62916964 \h </w:instrText>
            </w:r>
            <w:r>
              <w:rPr>
                <w:noProof/>
                <w:webHidden/>
              </w:rPr>
            </w:r>
          </w:ins>
          <w:r>
            <w:rPr>
              <w:noProof/>
              <w:webHidden/>
            </w:rPr>
            <w:fldChar w:fldCharType="separate"/>
          </w:r>
          <w:ins w:id="240" w:author="David Conklin" w:date="2021-01-30T16:34:00Z">
            <w:r>
              <w:rPr>
                <w:noProof/>
                <w:webHidden/>
              </w:rPr>
              <w:t>59</w:t>
            </w:r>
            <w:r>
              <w:rPr>
                <w:noProof/>
                <w:webHidden/>
              </w:rPr>
              <w:fldChar w:fldCharType="end"/>
            </w:r>
            <w:r w:rsidRPr="0075534E">
              <w:rPr>
                <w:rStyle w:val="Hyperlink"/>
                <w:noProof/>
              </w:rPr>
              <w:fldChar w:fldCharType="end"/>
            </w:r>
          </w:ins>
        </w:p>
        <w:p w14:paraId="46882F1E" w14:textId="6EFC3C6F" w:rsidR="0080365E" w:rsidRDefault="0080365E">
          <w:pPr>
            <w:pStyle w:val="TOC1"/>
            <w:tabs>
              <w:tab w:val="right" w:leader="dot" w:pos="9350"/>
            </w:tabs>
            <w:rPr>
              <w:ins w:id="241" w:author="David Conklin" w:date="2021-01-30T16:34:00Z"/>
              <w:rFonts w:eastAsiaTheme="minorEastAsia"/>
              <w:noProof/>
            </w:rPr>
          </w:pPr>
          <w:ins w:id="242"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"_Toc62916965"</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Directory structure and file names</w:t>
            </w:r>
            <w:r>
              <w:rPr>
                <w:noProof/>
                <w:webHidden/>
              </w:rPr>
              <w:tab/>
            </w:r>
            <w:r>
              <w:rPr>
                <w:noProof/>
                <w:webHidden/>
              </w:rPr>
              <w:fldChar w:fldCharType="begin"/>
            </w:r>
            <w:r>
              <w:rPr>
                <w:noProof/>
                <w:webHidden/>
              </w:rPr>
              <w:instrText xml:space="preserve"> PAGEREF _Toc62916965 \h </w:instrText>
            </w:r>
            <w:r>
              <w:rPr>
                <w:noProof/>
                <w:webHidden/>
              </w:rPr>
            </w:r>
          </w:ins>
          <w:r>
            <w:rPr>
              <w:noProof/>
              <w:webHidden/>
            </w:rPr>
            <w:fldChar w:fldCharType="separate"/>
          </w:r>
          <w:ins w:id="243" w:author="David Conklin" w:date="2021-01-30T16:34:00Z">
            <w:r>
              <w:rPr>
                <w:noProof/>
                <w:webHidden/>
              </w:rPr>
              <w:t>60</w:t>
            </w:r>
            <w:r>
              <w:rPr>
                <w:noProof/>
                <w:webHidden/>
              </w:rPr>
              <w:fldChar w:fldCharType="end"/>
            </w:r>
            <w:r w:rsidRPr="0075534E">
              <w:rPr>
                <w:rStyle w:val="Hyperlink"/>
                <w:noProof/>
              </w:rPr>
              <w:fldChar w:fldCharType="end"/>
            </w:r>
          </w:ins>
        </w:p>
        <w:p w14:paraId="71845F5F" w14:textId="1B03A903" w:rsidR="0080365E" w:rsidRDefault="0080365E">
          <w:pPr>
            <w:pStyle w:val="TOC1"/>
            <w:tabs>
              <w:tab w:val="right" w:leader="dot" w:pos="9350"/>
            </w:tabs>
            <w:rPr>
              <w:ins w:id="244" w:author="David Conklin" w:date="2021-01-30T16:34:00Z"/>
              <w:rFonts w:eastAsiaTheme="minorEastAsia"/>
              <w:noProof/>
            </w:rPr>
          </w:pPr>
          <w:ins w:id="245"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"_Toc62916966"</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Release Log</w:t>
            </w:r>
            <w:r>
              <w:rPr>
                <w:noProof/>
                <w:webHidden/>
              </w:rPr>
              <w:tab/>
            </w:r>
            <w:r>
              <w:rPr>
                <w:noProof/>
                <w:webHidden/>
              </w:rPr>
              <w:fldChar w:fldCharType="begin"/>
            </w:r>
            <w:r>
              <w:rPr>
                <w:noProof/>
                <w:webHidden/>
              </w:rPr>
              <w:instrText xml:space="preserve"> PAGEREF _Toc62916966 \h </w:instrText>
            </w:r>
            <w:r>
              <w:rPr>
                <w:noProof/>
                <w:webHidden/>
              </w:rPr>
            </w:r>
          </w:ins>
          <w:r>
            <w:rPr>
              <w:noProof/>
              <w:webHidden/>
            </w:rPr>
            <w:fldChar w:fldCharType="separate"/>
          </w:r>
          <w:ins w:id="246" w:author="David Conklin" w:date="2021-01-30T16:34:00Z">
            <w:r>
              <w:rPr>
                <w:noProof/>
                <w:webHidden/>
              </w:rPr>
              <w:t>61</w:t>
            </w:r>
            <w:r>
              <w:rPr>
                <w:noProof/>
                <w:webHidden/>
              </w:rPr>
              <w:fldChar w:fldCharType="end"/>
            </w:r>
            <w:r w:rsidRPr="0075534E">
              <w:rPr>
                <w:rStyle w:val="Hyperlink"/>
                <w:noProof/>
              </w:rPr>
              <w:fldChar w:fldCharType="end"/>
            </w:r>
          </w:ins>
        </w:p>
        <w:p w14:paraId="7E4BB8AB" w14:textId="3DA88021" w:rsidR="0080365E" w:rsidRDefault="0080365E">
          <w:pPr>
            <w:pStyle w:val="TOC1"/>
            <w:tabs>
              <w:tab w:val="right" w:leader="dot" w:pos="9350"/>
            </w:tabs>
            <w:rPr>
              <w:ins w:id="247" w:author="David Conklin" w:date="2021-01-30T16:34:00Z"/>
              <w:rFonts w:eastAsiaTheme="minorEastAsia"/>
              <w:noProof/>
            </w:rPr>
          </w:pPr>
          <w:ins w:id="248"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"_Toc62916967"</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References</w:t>
            </w:r>
            <w:r>
              <w:rPr>
                <w:noProof/>
                <w:webHidden/>
              </w:rPr>
              <w:tab/>
            </w:r>
            <w:r>
              <w:rPr>
                <w:noProof/>
                <w:webHidden/>
              </w:rPr>
              <w:fldChar w:fldCharType="begin"/>
            </w:r>
            <w:r>
              <w:rPr>
                <w:noProof/>
                <w:webHidden/>
              </w:rPr>
              <w:instrText xml:space="preserve"> PAGEREF _Toc62916967 \h </w:instrText>
            </w:r>
            <w:r>
              <w:rPr>
                <w:noProof/>
                <w:webHidden/>
              </w:rPr>
            </w:r>
          </w:ins>
          <w:r>
            <w:rPr>
              <w:noProof/>
              <w:webHidden/>
            </w:rPr>
            <w:fldChar w:fldCharType="separate"/>
          </w:r>
          <w:ins w:id="249" w:author="David Conklin" w:date="2021-01-30T16:34:00Z">
            <w:r>
              <w:rPr>
                <w:noProof/>
                <w:webHidden/>
              </w:rPr>
              <w:t>64</w:t>
            </w:r>
            <w:r>
              <w:rPr>
                <w:noProof/>
                <w:webHidden/>
              </w:rPr>
              <w:fldChar w:fldCharType="end"/>
            </w:r>
            <w:r w:rsidRPr="0075534E">
              <w:rPr>
                <w:rStyle w:val="Hyperlink"/>
                <w:noProof/>
              </w:rPr>
              <w:fldChar w:fldCharType="end"/>
            </w:r>
          </w:ins>
        </w:p>
        <w:p w14:paraId="39F86D62" w14:textId="3A94E87A" w:rsidR="0080365E" w:rsidRDefault="0080365E">
          <w:pPr>
            <w:pStyle w:val="TOC1"/>
            <w:tabs>
              <w:tab w:val="right" w:leader="dot" w:pos="9350"/>
            </w:tabs>
            <w:rPr>
              <w:ins w:id="250" w:author="David Conklin" w:date="2021-01-30T16:34:00Z"/>
              <w:rFonts w:eastAsiaTheme="minorEastAsia"/>
              <w:noProof/>
            </w:rPr>
          </w:pPr>
          <w:ins w:id="251" w:author="David Conklin" w:date="2021-01-30T16:34:00Z">
            <w:r w:rsidRPr="0075534E">
              <w:rPr>
                <w:rStyle w:val="Hyperlink"/>
                <w:noProof/>
              </w:rPr>
              <w:fldChar w:fldCharType="begin"/>
            </w:r>
            <w:r w:rsidRPr="0075534E">
              <w:rPr>
                <w:rStyle w:val="Hyperlink"/>
                <w:noProof/>
              </w:rPr>
              <w:instrText xml:space="preserve"> </w:instrText>
            </w:r>
            <w:r>
              <w:rPr>
                <w:noProof/>
              </w:rPr>
              <w:instrText>HYPERLINK \l "_Toc62916968"</w:instrText>
            </w:r>
            <w:r w:rsidRPr="0075534E">
              <w:rPr>
                <w:rStyle w:val="Hyperlink"/>
                <w:noProof/>
              </w:rPr>
              <w:instrText xml:space="preserve"> </w:instrText>
            </w:r>
            <w:r w:rsidRPr="0075534E">
              <w:rPr>
                <w:rStyle w:val="Hyperlink"/>
                <w:noProof/>
              </w:rPr>
            </w:r>
            <w:r w:rsidRPr="0075534E">
              <w:rPr>
                <w:rStyle w:val="Hyperlink"/>
                <w:noProof/>
              </w:rPr>
              <w:fldChar w:fldCharType="separate"/>
            </w:r>
            <w:r w:rsidRPr="0075534E">
              <w:rPr>
                <w:rStyle w:val="Hyperlink"/>
                <w:noProof/>
              </w:rPr>
              <w:t>Acronyms and Abbreviations</w:t>
            </w:r>
            <w:r>
              <w:rPr>
                <w:noProof/>
                <w:webHidden/>
              </w:rPr>
              <w:tab/>
            </w:r>
            <w:r>
              <w:rPr>
                <w:noProof/>
                <w:webHidden/>
              </w:rPr>
              <w:fldChar w:fldCharType="begin"/>
            </w:r>
            <w:r>
              <w:rPr>
                <w:noProof/>
                <w:webHidden/>
              </w:rPr>
              <w:instrText xml:space="preserve"> PAGEREF _Toc62916968 \h </w:instrText>
            </w:r>
            <w:r>
              <w:rPr>
                <w:noProof/>
                <w:webHidden/>
              </w:rPr>
            </w:r>
          </w:ins>
          <w:r>
            <w:rPr>
              <w:noProof/>
              <w:webHidden/>
            </w:rPr>
            <w:fldChar w:fldCharType="separate"/>
          </w:r>
          <w:ins w:id="252" w:author="David Conklin" w:date="2021-01-30T16:34:00Z">
            <w:r>
              <w:rPr>
                <w:noProof/>
                <w:webHidden/>
              </w:rPr>
              <w:t>65</w:t>
            </w:r>
            <w:r>
              <w:rPr>
                <w:noProof/>
                <w:webHidden/>
              </w:rPr>
              <w:fldChar w:fldCharType="end"/>
            </w:r>
            <w:r w:rsidRPr="0075534E">
              <w:rPr>
                <w:rStyle w:val="Hyperlink"/>
                <w:noProof/>
              </w:rPr>
              <w:fldChar w:fldCharType="end"/>
            </w:r>
          </w:ins>
        </w:p>
        <w:p w14:paraId="19A449D0" w14:textId="1AFC746E" w:rsidR="00C63B9F" w:rsidDel="0080365E" w:rsidRDefault="008051F2">
          <w:pPr>
            <w:pStyle w:val="TOC1"/>
            <w:tabs>
              <w:tab w:val="right" w:leader="dot" w:pos="9350"/>
            </w:tabs>
            <w:rPr>
              <w:del w:id="253" w:author="David Conklin" w:date="2021-01-30T16:34:00Z"/>
              <w:rFonts w:eastAsiaTheme="minorEastAsia"/>
              <w:noProof/>
            </w:rPr>
          </w:pPr>
          <w:del w:id="254"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255" w:author="David Conklin" w:date="2021-01-30T16:34:00Z">
            <w:r w:rsidR="0080365E">
              <w:rPr>
                <w:b/>
                <w:bCs/>
                <w:noProof/>
              </w:rPr>
              <w:t>Error! Hyperlink reference not valid.</w:t>
            </w:r>
          </w:ins>
          <w:del w:id="256"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6ABD1CA1" w:rsidR="00C63B9F" w:rsidDel="0080365E" w:rsidRDefault="008051F2">
          <w:pPr>
            <w:pStyle w:val="TOC1"/>
            <w:tabs>
              <w:tab w:val="right" w:leader="dot" w:pos="9350"/>
            </w:tabs>
            <w:rPr>
              <w:del w:id="257" w:author="David Conklin" w:date="2021-01-30T16:34:00Z"/>
              <w:rFonts w:eastAsiaTheme="minorEastAsia"/>
              <w:noProof/>
            </w:rPr>
          </w:pPr>
          <w:del w:id="258" w:author="David Conklin" w:date="2021-01-30T16:34:00Z">
            <w:r w:rsidDel="0080365E">
              <w:rPr>
                <w:noProof/>
              </w:rPr>
              <w:fldChar w:fldCharType="begin"/>
            </w:r>
            <w:r w:rsidDel="0080365E">
              <w:rPr>
                <w:noProof/>
              </w:rPr>
              <w:delInstrText xml:space="preserve"> HYP</w:delInstrText>
            </w:r>
            <w:r w:rsidDel="0080365E">
              <w:rPr>
                <w:noProof/>
              </w:rPr>
              <w:delInstrText xml:space="preserve">ERLINK \l "_Toc62040908" </w:delInstrText>
            </w:r>
            <w:r w:rsidDel="0080365E">
              <w:rPr>
                <w:noProof/>
              </w:rPr>
              <w:fldChar w:fldCharType="separate"/>
            </w:r>
          </w:del>
          <w:ins w:id="259" w:author="David Conklin" w:date="2021-01-30T16:34:00Z">
            <w:r w:rsidR="0080365E">
              <w:rPr>
                <w:b/>
                <w:bCs/>
                <w:noProof/>
              </w:rPr>
              <w:t>Error! Hyperlink reference not valid.</w:t>
            </w:r>
          </w:ins>
          <w:del w:id="260"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478E5660" w:rsidR="00C63B9F" w:rsidDel="0080365E" w:rsidRDefault="008051F2">
          <w:pPr>
            <w:pStyle w:val="TOC2"/>
            <w:tabs>
              <w:tab w:val="right" w:leader="dot" w:pos="9350"/>
            </w:tabs>
            <w:rPr>
              <w:del w:id="261" w:author="David Conklin" w:date="2021-01-30T16:34:00Z"/>
              <w:rFonts w:eastAsiaTheme="minorEastAsia"/>
              <w:noProof/>
            </w:rPr>
          </w:pPr>
          <w:del w:id="262"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263" w:author="David Conklin" w:date="2021-01-30T16:34:00Z">
            <w:r w:rsidR="0080365E">
              <w:rPr>
                <w:b/>
                <w:bCs/>
                <w:noProof/>
              </w:rPr>
              <w:t>Error! Hyperlink reference not valid.</w:t>
            </w:r>
          </w:ins>
          <w:del w:id="264"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6AB0AD1E" w:rsidR="00C63B9F" w:rsidDel="0080365E" w:rsidRDefault="008051F2">
          <w:pPr>
            <w:pStyle w:val="TOC2"/>
            <w:tabs>
              <w:tab w:val="right" w:leader="dot" w:pos="9350"/>
            </w:tabs>
            <w:rPr>
              <w:del w:id="265" w:author="David Conklin" w:date="2021-01-30T16:34:00Z"/>
              <w:rFonts w:eastAsiaTheme="minorEastAsia"/>
              <w:noProof/>
            </w:rPr>
          </w:pPr>
          <w:del w:id="266"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267" w:author="David Conklin" w:date="2021-01-30T16:34:00Z">
            <w:r w:rsidR="0080365E">
              <w:rPr>
                <w:b/>
                <w:bCs/>
                <w:noProof/>
              </w:rPr>
              <w:t>Error! Hyperlink reference not valid.</w:t>
            </w:r>
          </w:ins>
          <w:del w:id="268"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51016BC1" w:rsidR="00C63B9F" w:rsidDel="0080365E" w:rsidRDefault="008051F2">
          <w:pPr>
            <w:pStyle w:val="TOC2"/>
            <w:tabs>
              <w:tab w:val="right" w:leader="dot" w:pos="9350"/>
            </w:tabs>
            <w:rPr>
              <w:del w:id="269" w:author="David Conklin" w:date="2021-01-30T16:34:00Z"/>
              <w:rFonts w:eastAsiaTheme="minorEastAsia"/>
              <w:noProof/>
            </w:rPr>
          </w:pPr>
          <w:del w:id="270"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271" w:author="David Conklin" w:date="2021-01-30T16:34:00Z">
            <w:r w:rsidR="0080365E">
              <w:rPr>
                <w:b/>
                <w:bCs/>
                <w:noProof/>
              </w:rPr>
              <w:t>Error! Hyperlink reference not valid.</w:t>
            </w:r>
          </w:ins>
          <w:del w:id="272"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28D76962" w:rsidR="00C63B9F" w:rsidDel="0080365E" w:rsidRDefault="008051F2">
          <w:pPr>
            <w:pStyle w:val="TOC1"/>
            <w:tabs>
              <w:tab w:val="right" w:leader="dot" w:pos="9350"/>
            </w:tabs>
            <w:rPr>
              <w:del w:id="273" w:author="David Conklin" w:date="2021-01-30T16:34:00Z"/>
              <w:rFonts w:eastAsiaTheme="minorEastAsia"/>
              <w:noProof/>
            </w:rPr>
          </w:pPr>
          <w:del w:id="274"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275" w:author="David Conklin" w:date="2021-01-30T16:34:00Z">
            <w:r w:rsidR="0080365E">
              <w:rPr>
                <w:b/>
                <w:bCs/>
                <w:noProof/>
              </w:rPr>
              <w:t>Error! Hyperlink reference not valid.</w:t>
            </w:r>
          </w:ins>
          <w:del w:id="276"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76C568A4" w:rsidR="00C63B9F" w:rsidDel="0080365E" w:rsidRDefault="008051F2">
          <w:pPr>
            <w:pStyle w:val="TOC1"/>
            <w:tabs>
              <w:tab w:val="right" w:leader="dot" w:pos="9350"/>
            </w:tabs>
            <w:rPr>
              <w:del w:id="277" w:author="David Conklin" w:date="2021-01-30T16:34:00Z"/>
              <w:rFonts w:eastAsiaTheme="minorEastAsia"/>
              <w:noProof/>
            </w:rPr>
          </w:pPr>
          <w:del w:id="278"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279" w:author="David Conklin" w:date="2021-01-30T16:34:00Z">
            <w:r w:rsidR="0080365E">
              <w:rPr>
                <w:b/>
                <w:bCs/>
                <w:noProof/>
              </w:rPr>
              <w:t>Error! Hyperlink reference not valid.</w:t>
            </w:r>
          </w:ins>
          <w:del w:id="280"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1F44FD9E" w:rsidR="00C63B9F" w:rsidDel="0080365E" w:rsidRDefault="008051F2">
          <w:pPr>
            <w:pStyle w:val="TOC2"/>
            <w:tabs>
              <w:tab w:val="right" w:leader="dot" w:pos="9350"/>
            </w:tabs>
            <w:rPr>
              <w:del w:id="281" w:author="David Conklin" w:date="2021-01-30T16:34:00Z"/>
              <w:rFonts w:eastAsiaTheme="minorEastAsia"/>
              <w:noProof/>
            </w:rPr>
          </w:pPr>
          <w:del w:id="282"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283" w:author="David Conklin" w:date="2021-01-30T16:34:00Z">
            <w:r w:rsidR="0080365E">
              <w:rPr>
                <w:b/>
                <w:bCs/>
                <w:noProof/>
              </w:rPr>
              <w:t>Error! Hyperlink reference not valid.</w:t>
            </w:r>
          </w:ins>
          <w:del w:id="284"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1E05F7A0" w:rsidR="00C63B9F" w:rsidDel="0080365E" w:rsidRDefault="008051F2">
          <w:pPr>
            <w:pStyle w:val="TOC2"/>
            <w:tabs>
              <w:tab w:val="right" w:leader="dot" w:pos="9350"/>
            </w:tabs>
            <w:rPr>
              <w:del w:id="285" w:author="David Conklin" w:date="2021-01-30T16:34:00Z"/>
              <w:rFonts w:eastAsiaTheme="minorEastAsia"/>
              <w:noProof/>
            </w:rPr>
          </w:pPr>
          <w:del w:id="286"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287" w:author="David Conklin" w:date="2021-01-30T16:34:00Z">
            <w:r w:rsidR="0080365E">
              <w:rPr>
                <w:b/>
                <w:bCs/>
                <w:noProof/>
              </w:rPr>
              <w:t>Error! Hyperlink reference not valid.</w:t>
            </w:r>
          </w:ins>
          <w:del w:id="288"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2E2B76BA" w:rsidR="00C63B9F" w:rsidDel="0080365E" w:rsidRDefault="008051F2">
          <w:pPr>
            <w:pStyle w:val="TOC2"/>
            <w:tabs>
              <w:tab w:val="right" w:leader="dot" w:pos="9350"/>
            </w:tabs>
            <w:rPr>
              <w:del w:id="289" w:author="David Conklin" w:date="2021-01-30T16:34:00Z"/>
              <w:rFonts w:eastAsiaTheme="minorEastAsia"/>
              <w:noProof/>
            </w:rPr>
          </w:pPr>
          <w:del w:id="290"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291" w:author="David Conklin" w:date="2021-01-30T16:34:00Z">
            <w:r w:rsidR="0080365E">
              <w:rPr>
                <w:b/>
                <w:bCs/>
                <w:noProof/>
              </w:rPr>
              <w:t>Error! Hyperlink reference not valid.</w:t>
            </w:r>
          </w:ins>
          <w:del w:id="292"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64760A7F" w:rsidR="00C63B9F" w:rsidDel="0080365E" w:rsidRDefault="008051F2">
          <w:pPr>
            <w:pStyle w:val="TOC1"/>
            <w:tabs>
              <w:tab w:val="right" w:leader="dot" w:pos="9350"/>
            </w:tabs>
            <w:rPr>
              <w:del w:id="293" w:author="David Conklin" w:date="2021-01-30T16:34:00Z"/>
              <w:rFonts w:eastAsiaTheme="minorEastAsia"/>
              <w:noProof/>
            </w:rPr>
          </w:pPr>
          <w:del w:id="294" w:author="David Conklin" w:date="2021-01-30T16:34:00Z">
            <w:r w:rsidDel="0080365E">
              <w:rPr>
                <w:noProof/>
              </w:rPr>
              <w:fldChar w:fldCharType="begin"/>
            </w:r>
            <w:r w:rsidDel="0080365E">
              <w:rPr>
                <w:noProof/>
              </w:rPr>
              <w:delInstrText xml:space="preserve"> HYPERLINK \l "_To</w:delInstrText>
            </w:r>
            <w:r w:rsidDel="0080365E">
              <w:rPr>
                <w:noProof/>
              </w:rPr>
              <w:delInstrText xml:space="preserve">c62040917" </w:delInstrText>
            </w:r>
            <w:r w:rsidDel="0080365E">
              <w:rPr>
                <w:noProof/>
              </w:rPr>
              <w:fldChar w:fldCharType="separate"/>
            </w:r>
          </w:del>
          <w:ins w:id="295" w:author="David Conklin" w:date="2021-01-30T16:34:00Z">
            <w:r w:rsidR="0080365E">
              <w:rPr>
                <w:b/>
                <w:bCs/>
                <w:noProof/>
              </w:rPr>
              <w:t>Error! Hyperlink reference not valid.</w:t>
            </w:r>
          </w:ins>
          <w:del w:id="296"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2F732604" w:rsidR="00C63B9F" w:rsidDel="0080365E" w:rsidRDefault="008051F2">
          <w:pPr>
            <w:pStyle w:val="TOC2"/>
            <w:tabs>
              <w:tab w:val="right" w:leader="dot" w:pos="9350"/>
            </w:tabs>
            <w:rPr>
              <w:del w:id="297" w:author="David Conklin" w:date="2021-01-30T16:34:00Z"/>
              <w:rFonts w:eastAsiaTheme="minorEastAsia"/>
              <w:noProof/>
            </w:rPr>
          </w:pPr>
          <w:del w:id="298"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299" w:author="David Conklin" w:date="2021-01-30T16:34:00Z">
            <w:r w:rsidR="0080365E">
              <w:rPr>
                <w:b/>
                <w:bCs/>
                <w:noProof/>
              </w:rPr>
              <w:t>Error! Hyperlink reference not valid.</w:t>
            </w:r>
          </w:ins>
          <w:del w:id="300"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r>
            <w:r w:rsidR="00C63B9F" w:rsidDel="0080365E">
              <w:rPr>
                <w:noProof/>
                <w:webHidden/>
              </w:rPr>
              <w:fldChar w:fldCharType="separate"/>
            </w:r>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0B83D76E" w:rsidR="00C63B9F" w:rsidDel="0080365E" w:rsidRDefault="008051F2">
          <w:pPr>
            <w:pStyle w:val="TOC2"/>
            <w:tabs>
              <w:tab w:val="right" w:leader="dot" w:pos="9350"/>
            </w:tabs>
            <w:rPr>
              <w:del w:id="301" w:author="David Conklin" w:date="2021-01-30T16:34:00Z"/>
              <w:rFonts w:eastAsiaTheme="minorEastAsia"/>
              <w:noProof/>
            </w:rPr>
          </w:pPr>
          <w:del w:id="302"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303" w:author="David Conklin" w:date="2021-01-30T16:34:00Z">
            <w:r w:rsidR="0080365E">
              <w:rPr>
                <w:b/>
                <w:bCs/>
                <w:noProof/>
              </w:rPr>
              <w:t>Error! Hyperlink reference not valid.</w:t>
            </w:r>
          </w:ins>
          <w:del w:id="304"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161B17E4" w:rsidR="00C63B9F" w:rsidDel="0080365E" w:rsidRDefault="008051F2">
          <w:pPr>
            <w:pStyle w:val="TOC2"/>
            <w:tabs>
              <w:tab w:val="right" w:leader="dot" w:pos="9350"/>
            </w:tabs>
            <w:rPr>
              <w:del w:id="305" w:author="David Conklin" w:date="2021-01-30T16:34:00Z"/>
              <w:rFonts w:eastAsiaTheme="minorEastAsia"/>
              <w:noProof/>
            </w:rPr>
          </w:pPr>
          <w:del w:id="306"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307" w:author="David Conklin" w:date="2021-01-30T16:34:00Z">
            <w:r w:rsidR="0080365E">
              <w:rPr>
                <w:b/>
                <w:bCs/>
                <w:noProof/>
              </w:rPr>
              <w:t>Error! Hyperlink reference not valid.</w:t>
            </w:r>
          </w:ins>
          <w:del w:id="308"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785288F7" w:rsidR="00C63B9F" w:rsidDel="0080365E" w:rsidRDefault="008051F2">
          <w:pPr>
            <w:pStyle w:val="TOC2"/>
            <w:tabs>
              <w:tab w:val="right" w:leader="dot" w:pos="9350"/>
            </w:tabs>
            <w:rPr>
              <w:del w:id="309" w:author="David Conklin" w:date="2021-01-30T16:34:00Z"/>
              <w:rFonts w:eastAsiaTheme="minorEastAsia"/>
              <w:noProof/>
            </w:rPr>
          </w:pPr>
          <w:del w:id="310"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311" w:author="David Conklin" w:date="2021-01-30T16:34:00Z">
            <w:r w:rsidR="0080365E">
              <w:rPr>
                <w:b/>
                <w:bCs/>
                <w:noProof/>
              </w:rPr>
              <w:t>Error! Hyperlink reference not valid.</w:t>
            </w:r>
          </w:ins>
          <w:del w:id="312"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468CD262" w:rsidR="00C63B9F" w:rsidDel="0080365E" w:rsidRDefault="008051F2">
          <w:pPr>
            <w:pStyle w:val="TOC1"/>
            <w:tabs>
              <w:tab w:val="right" w:leader="dot" w:pos="9350"/>
            </w:tabs>
            <w:rPr>
              <w:del w:id="313" w:author="David Conklin" w:date="2021-01-30T16:34:00Z"/>
              <w:rFonts w:eastAsiaTheme="minorEastAsia"/>
              <w:noProof/>
            </w:rPr>
          </w:pPr>
          <w:del w:id="314"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315" w:author="David Conklin" w:date="2021-01-30T16:34:00Z">
            <w:r w:rsidR="0080365E">
              <w:rPr>
                <w:b/>
                <w:bCs/>
                <w:noProof/>
              </w:rPr>
              <w:t>Error! Hyperlink reference not valid.</w:t>
            </w:r>
          </w:ins>
          <w:del w:id="316"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14D5BECD" w:rsidR="00C63B9F" w:rsidDel="0080365E" w:rsidRDefault="008051F2">
          <w:pPr>
            <w:pStyle w:val="TOC2"/>
            <w:tabs>
              <w:tab w:val="right" w:leader="dot" w:pos="9350"/>
            </w:tabs>
            <w:rPr>
              <w:del w:id="317" w:author="David Conklin" w:date="2021-01-30T16:34:00Z"/>
              <w:rFonts w:eastAsiaTheme="minorEastAsia"/>
              <w:noProof/>
            </w:rPr>
          </w:pPr>
          <w:del w:id="318"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319" w:author="David Conklin" w:date="2021-01-30T16:34:00Z">
            <w:r w:rsidR="0080365E">
              <w:rPr>
                <w:b/>
                <w:bCs/>
                <w:noProof/>
              </w:rPr>
              <w:t>Error! Hyperlink reference not valid.</w:t>
            </w:r>
          </w:ins>
          <w:del w:id="320"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5A4142CC" w:rsidR="00C63B9F" w:rsidDel="0080365E" w:rsidRDefault="008051F2">
          <w:pPr>
            <w:pStyle w:val="TOC1"/>
            <w:tabs>
              <w:tab w:val="right" w:leader="dot" w:pos="9350"/>
            </w:tabs>
            <w:rPr>
              <w:del w:id="321" w:author="David Conklin" w:date="2021-01-30T16:34:00Z"/>
              <w:rFonts w:eastAsiaTheme="minorEastAsia"/>
              <w:noProof/>
            </w:rPr>
          </w:pPr>
          <w:del w:id="322"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323" w:author="David Conklin" w:date="2021-01-30T16:34:00Z">
            <w:r w:rsidR="0080365E">
              <w:rPr>
                <w:b/>
                <w:bCs/>
                <w:noProof/>
              </w:rPr>
              <w:t>Error! Hyperlink reference not valid.</w:t>
            </w:r>
          </w:ins>
          <w:del w:id="324"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3687B92A" w:rsidR="00C63B9F" w:rsidDel="0080365E" w:rsidRDefault="008051F2">
          <w:pPr>
            <w:pStyle w:val="TOC2"/>
            <w:tabs>
              <w:tab w:val="right" w:leader="dot" w:pos="9350"/>
            </w:tabs>
            <w:rPr>
              <w:del w:id="325" w:author="David Conklin" w:date="2021-01-30T16:34:00Z"/>
              <w:rFonts w:eastAsiaTheme="minorEastAsia"/>
              <w:noProof/>
            </w:rPr>
          </w:pPr>
          <w:del w:id="326"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327" w:author="David Conklin" w:date="2021-01-30T16:34:00Z">
            <w:r w:rsidR="0080365E">
              <w:rPr>
                <w:b/>
                <w:bCs/>
                <w:noProof/>
              </w:rPr>
              <w:t>Error! Hyperlink reference not valid.</w:t>
            </w:r>
          </w:ins>
          <w:del w:id="328"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5116005E" w:rsidR="00C63B9F" w:rsidDel="0080365E" w:rsidRDefault="008051F2">
          <w:pPr>
            <w:pStyle w:val="TOC2"/>
            <w:tabs>
              <w:tab w:val="right" w:leader="dot" w:pos="9350"/>
            </w:tabs>
            <w:rPr>
              <w:del w:id="329" w:author="David Conklin" w:date="2021-01-30T16:34:00Z"/>
              <w:rFonts w:eastAsiaTheme="minorEastAsia"/>
              <w:noProof/>
            </w:rPr>
          </w:pPr>
          <w:del w:id="330"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331" w:author="David Conklin" w:date="2021-01-30T16:34:00Z">
            <w:r w:rsidR="0080365E">
              <w:rPr>
                <w:b/>
                <w:bCs/>
                <w:noProof/>
              </w:rPr>
              <w:t>Error! Hyperlink reference not valid.</w:t>
            </w:r>
          </w:ins>
          <w:del w:id="332"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r>
            <w:r w:rsidR="00C63B9F" w:rsidDel="0080365E">
              <w:rPr>
                <w:noProof/>
                <w:webHidden/>
              </w:rPr>
              <w:fldChar w:fldCharType="separate"/>
            </w:r>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5F1CC7A7" w:rsidR="00C63B9F" w:rsidDel="0080365E" w:rsidRDefault="008051F2">
          <w:pPr>
            <w:pStyle w:val="TOC2"/>
            <w:tabs>
              <w:tab w:val="right" w:leader="dot" w:pos="9350"/>
            </w:tabs>
            <w:rPr>
              <w:del w:id="333" w:author="David Conklin" w:date="2021-01-30T16:34:00Z"/>
              <w:rFonts w:eastAsiaTheme="minorEastAsia"/>
              <w:noProof/>
            </w:rPr>
          </w:pPr>
          <w:del w:id="334"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335" w:author="David Conklin" w:date="2021-01-30T16:34:00Z">
            <w:r w:rsidR="0080365E">
              <w:rPr>
                <w:b/>
                <w:bCs/>
                <w:noProof/>
              </w:rPr>
              <w:t>Error! Hyperlink reference not valid.</w:t>
            </w:r>
          </w:ins>
          <w:del w:id="336"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0068E094" w:rsidR="00C63B9F" w:rsidDel="0080365E" w:rsidRDefault="008051F2">
          <w:pPr>
            <w:pStyle w:val="TOC3"/>
            <w:tabs>
              <w:tab w:val="right" w:leader="dot" w:pos="9350"/>
            </w:tabs>
            <w:rPr>
              <w:del w:id="337" w:author="David Conklin" w:date="2021-01-30T16:34:00Z"/>
              <w:rFonts w:eastAsiaTheme="minorEastAsia"/>
              <w:noProof/>
            </w:rPr>
          </w:pPr>
          <w:del w:id="338"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339" w:author="David Conklin" w:date="2021-01-30T16:34:00Z">
            <w:r w:rsidR="0080365E">
              <w:rPr>
                <w:b/>
                <w:bCs/>
                <w:noProof/>
              </w:rPr>
              <w:t>Error! Hyperlink reference not valid.</w:t>
            </w:r>
          </w:ins>
          <w:del w:id="340"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03E578F1" w:rsidR="00C63B9F" w:rsidDel="0080365E" w:rsidRDefault="008051F2">
          <w:pPr>
            <w:pStyle w:val="TOC3"/>
            <w:tabs>
              <w:tab w:val="right" w:leader="dot" w:pos="9350"/>
            </w:tabs>
            <w:rPr>
              <w:del w:id="341" w:author="David Conklin" w:date="2021-01-30T16:34:00Z"/>
              <w:rFonts w:eastAsiaTheme="minorEastAsia"/>
              <w:noProof/>
            </w:rPr>
          </w:pPr>
          <w:del w:id="342"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343" w:author="David Conklin" w:date="2021-01-30T16:34:00Z">
            <w:r w:rsidR="0080365E">
              <w:rPr>
                <w:b/>
                <w:bCs/>
                <w:noProof/>
              </w:rPr>
              <w:t>Error! Hyperlink reference not valid.</w:t>
            </w:r>
          </w:ins>
          <w:del w:id="344"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3C6D7963" w:rsidR="00C63B9F" w:rsidDel="0080365E" w:rsidRDefault="008051F2">
          <w:pPr>
            <w:pStyle w:val="TOC2"/>
            <w:tabs>
              <w:tab w:val="right" w:leader="dot" w:pos="9350"/>
            </w:tabs>
            <w:rPr>
              <w:del w:id="345" w:author="David Conklin" w:date="2021-01-30T16:34:00Z"/>
              <w:rFonts w:eastAsiaTheme="minorEastAsia"/>
              <w:noProof/>
            </w:rPr>
          </w:pPr>
          <w:del w:id="346"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347" w:author="David Conklin" w:date="2021-01-30T16:34:00Z">
            <w:r w:rsidR="0080365E">
              <w:rPr>
                <w:b/>
                <w:bCs/>
                <w:noProof/>
              </w:rPr>
              <w:t>Error! Hyperlink reference not valid.</w:t>
            </w:r>
          </w:ins>
          <w:del w:id="348"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1A7A9026" w:rsidR="00C63B9F" w:rsidDel="0080365E" w:rsidRDefault="008051F2">
          <w:pPr>
            <w:pStyle w:val="TOC2"/>
            <w:tabs>
              <w:tab w:val="right" w:leader="dot" w:pos="9350"/>
            </w:tabs>
            <w:rPr>
              <w:del w:id="349" w:author="David Conklin" w:date="2021-01-30T16:34:00Z"/>
              <w:rFonts w:eastAsiaTheme="minorEastAsia"/>
              <w:noProof/>
            </w:rPr>
          </w:pPr>
          <w:del w:id="350"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351" w:author="David Conklin" w:date="2021-01-30T16:34:00Z">
            <w:r w:rsidR="0080365E">
              <w:rPr>
                <w:b/>
                <w:bCs/>
                <w:noProof/>
              </w:rPr>
              <w:t>Error! Hyperlink reference not valid.</w:t>
            </w:r>
          </w:ins>
          <w:del w:id="352"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6615315F" w:rsidR="00C63B9F" w:rsidDel="0080365E" w:rsidRDefault="008051F2">
          <w:pPr>
            <w:pStyle w:val="TOC1"/>
            <w:tabs>
              <w:tab w:val="right" w:leader="dot" w:pos="9350"/>
            </w:tabs>
            <w:rPr>
              <w:del w:id="353" w:author="David Conklin" w:date="2021-01-30T16:34:00Z"/>
              <w:rFonts w:eastAsiaTheme="minorEastAsia"/>
              <w:noProof/>
            </w:rPr>
          </w:pPr>
          <w:del w:id="354"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355" w:author="David Conklin" w:date="2021-01-30T16:34:00Z">
            <w:r w:rsidR="0080365E">
              <w:rPr>
                <w:b/>
                <w:bCs/>
                <w:noProof/>
              </w:rPr>
              <w:t>Error! Hyperlink reference not valid.</w:t>
            </w:r>
          </w:ins>
          <w:del w:id="356"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593009E0" w:rsidR="00C63B9F" w:rsidDel="0080365E" w:rsidRDefault="008051F2">
          <w:pPr>
            <w:pStyle w:val="TOC2"/>
            <w:tabs>
              <w:tab w:val="right" w:leader="dot" w:pos="9350"/>
            </w:tabs>
            <w:rPr>
              <w:del w:id="357" w:author="David Conklin" w:date="2021-01-30T16:34:00Z"/>
              <w:rFonts w:eastAsiaTheme="minorEastAsia"/>
              <w:noProof/>
            </w:rPr>
          </w:pPr>
          <w:del w:id="358"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359" w:author="David Conklin" w:date="2021-01-30T16:34:00Z">
            <w:r w:rsidR="0080365E">
              <w:rPr>
                <w:b/>
                <w:bCs/>
                <w:noProof/>
              </w:rPr>
              <w:t>Error! Hyperlink reference not valid.</w:t>
            </w:r>
          </w:ins>
          <w:del w:id="360"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167D19A2" w:rsidR="00C63B9F" w:rsidDel="0080365E" w:rsidRDefault="008051F2">
          <w:pPr>
            <w:pStyle w:val="TOC2"/>
            <w:tabs>
              <w:tab w:val="right" w:leader="dot" w:pos="9350"/>
            </w:tabs>
            <w:rPr>
              <w:del w:id="361" w:author="David Conklin" w:date="2021-01-30T16:34:00Z"/>
              <w:rFonts w:eastAsiaTheme="minorEastAsia"/>
              <w:noProof/>
            </w:rPr>
          </w:pPr>
          <w:del w:id="362"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363" w:author="David Conklin" w:date="2021-01-30T16:34:00Z">
            <w:r w:rsidR="0080365E">
              <w:rPr>
                <w:b/>
                <w:bCs/>
                <w:noProof/>
              </w:rPr>
              <w:t>Error! Hyperlink reference not valid.</w:t>
            </w:r>
          </w:ins>
          <w:del w:id="364"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21A7C04A" w:rsidR="00C63B9F" w:rsidDel="0080365E" w:rsidRDefault="008051F2">
          <w:pPr>
            <w:pStyle w:val="TOC2"/>
            <w:tabs>
              <w:tab w:val="right" w:leader="dot" w:pos="9350"/>
            </w:tabs>
            <w:rPr>
              <w:del w:id="365" w:author="David Conklin" w:date="2021-01-30T16:34:00Z"/>
              <w:rFonts w:eastAsiaTheme="minorEastAsia"/>
              <w:noProof/>
            </w:rPr>
          </w:pPr>
          <w:del w:id="366"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367" w:author="David Conklin" w:date="2021-01-30T16:34:00Z">
            <w:r w:rsidR="0080365E">
              <w:rPr>
                <w:b/>
                <w:bCs/>
                <w:noProof/>
              </w:rPr>
              <w:t>Error! Hyperlink reference not valid.</w:t>
            </w:r>
          </w:ins>
          <w:del w:id="368"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03E5526C" w:rsidR="00C63B9F" w:rsidDel="0080365E" w:rsidRDefault="008051F2">
          <w:pPr>
            <w:pStyle w:val="TOC2"/>
            <w:tabs>
              <w:tab w:val="right" w:leader="dot" w:pos="9350"/>
            </w:tabs>
            <w:rPr>
              <w:del w:id="369" w:author="David Conklin" w:date="2021-01-30T16:34:00Z"/>
              <w:rFonts w:eastAsiaTheme="minorEastAsia"/>
              <w:noProof/>
            </w:rPr>
          </w:pPr>
          <w:del w:id="370"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371" w:author="David Conklin" w:date="2021-01-30T16:34:00Z">
            <w:r w:rsidR="0080365E">
              <w:rPr>
                <w:b/>
                <w:bCs/>
                <w:noProof/>
              </w:rPr>
              <w:t>Error! Hyperlink reference not valid.</w:t>
            </w:r>
          </w:ins>
          <w:del w:id="372"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r>
            <w:r w:rsidR="00C63B9F" w:rsidDel="0080365E">
              <w:rPr>
                <w:noProof/>
                <w:webHidden/>
              </w:rPr>
              <w:fldChar w:fldCharType="separate"/>
            </w:r>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4623324F" w:rsidR="00C63B9F" w:rsidDel="0080365E" w:rsidRDefault="008051F2">
          <w:pPr>
            <w:pStyle w:val="TOC1"/>
            <w:tabs>
              <w:tab w:val="right" w:leader="dot" w:pos="9350"/>
            </w:tabs>
            <w:rPr>
              <w:del w:id="373" w:author="David Conklin" w:date="2021-01-30T16:34:00Z"/>
              <w:rFonts w:eastAsiaTheme="minorEastAsia"/>
              <w:noProof/>
            </w:rPr>
          </w:pPr>
          <w:del w:id="374"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375" w:author="David Conklin" w:date="2021-01-30T16:34:00Z">
            <w:r w:rsidR="0080365E">
              <w:rPr>
                <w:b/>
                <w:bCs/>
                <w:noProof/>
              </w:rPr>
              <w:t>Error! Hyperlink reference not valid.</w:t>
            </w:r>
          </w:ins>
          <w:del w:id="376"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7AB9DB4C" w:rsidR="00C63B9F" w:rsidDel="0080365E" w:rsidRDefault="008051F2">
          <w:pPr>
            <w:pStyle w:val="TOC2"/>
            <w:tabs>
              <w:tab w:val="right" w:leader="dot" w:pos="9350"/>
            </w:tabs>
            <w:rPr>
              <w:del w:id="377" w:author="David Conklin" w:date="2021-01-30T16:34:00Z"/>
              <w:rFonts w:eastAsiaTheme="minorEastAsia"/>
              <w:noProof/>
            </w:rPr>
          </w:pPr>
          <w:del w:id="378"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379" w:author="David Conklin" w:date="2021-01-30T16:34:00Z">
            <w:r w:rsidR="0080365E">
              <w:rPr>
                <w:b/>
                <w:bCs/>
                <w:noProof/>
              </w:rPr>
              <w:t>Error! Hyperlink reference not valid.</w:t>
            </w:r>
          </w:ins>
          <w:del w:id="380"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0B0AD3A8" w:rsidR="00C63B9F" w:rsidDel="0080365E" w:rsidRDefault="008051F2">
          <w:pPr>
            <w:pStyle w:val="TOC2"/>
            <w:tabs>
              <w:tab w:val="right" w:leader="dot" w:pos="9350"/>
            </w:tabs>
            <w:rPr>
              <w:del w:id="381" w:author="David Conklin" w:date="2021-01-30T16:34:00Z"/>
              <w:rFonts w:eastAsiaTheme="minorEastAsia"/>
              <w:noProof/>
            </w:rPr>
          </w:pPr>
          <w:del w:id="382"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383" w:author="David Conklin" w:date="2021-01-30T16:34:00Z">
            <w:r w:rsidR="0080365E">
              <w:rPr>
                <w:b/>
                <w:bCs/>
                <w:noProof/>
              </w:rPr>
              <w:t>Error! Hyperlink reference not valid.</w:t>
            </w:r>
          </w:ins>
          <w:del w:id="384"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2C808260" w:rsidR="00C63B9F" w:rsidDel="0080365E" w:rsidRDefault="008051F2">
          <w:pPr>
            <w:pStyle w:val="TOC2"/>
            <w:tabs>
              <w:tab w:val="right" w:leader="dot" w:pos="9350"/>
            </w:tabs>
            <w:rPr>
              <w:del w:id="385" w:author="David Conklin" w:date="2021-01-30T16:34:00Z"/>
              <w:rFonts w:eastAsiaTheme="minorEastAsia"/>
              <w:noProof/>
            </w:rPr>
          </w:pPr>
          <w:del w:id="386"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387" w:author="David Conklin" w:date="2021-01-30T16:34:00Z">
            <w:r w:rsidR="0080365E">
              <w:rPr>
                <w:b/>
                <w:bCs/>
                <w:noProof/>
              </w:rPr>
              <w:t>Error! Hyperlink reference not valid.</w:t>
            </w:r>
          </w:ins>
          <w:del w:id="388"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r>
            <w:r w:rsidR="00C63B9F" w:rsidDel="0080365E">
              <w:rPr>
                <w:noProof/>
                <w:webHidden/>
              </w:rPr>
              <w:fldChar w:fldCharType="separate"/>
            </w:r>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4C0C10B7" w:rsidR="00C63B9F" w:rsidDel="0080365E" w:rsidRDefault="008051F2">
          <w:pPr>
            <w:pStyle w:val="TOC2"/>
            <w:tabs>
              <w:tab w:val="right" w:leader="dot" w:pos="9350"/>
            </w:tabs>
            <w:rPr>
              <w:del w:id="389" w:author="David Conklin" w:date="2021-01-30T16:34:00Z"/>
              <w:rFonts w:eastAsiaTheme="minorEastAsia"/>
              <w:noProof/>
            </w:rPr>
          </w:pPr>
          <w:del w:id="390"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391" w:author="David Conklin" w:date="2021-01-30T16:34:00Z">
            <w:r w:rsidR="0080365E">
              <w:rPr>
                <w:b/>
                <w:bCs/>
                <w:noProof/>
              </w:rPr>
              <w:t>Error! Hyperlink reference not valid.</w:t>
            </w:r>
          </w:ins>
          <w:del w:id="392"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00CBB4F0" w:rsidR="00C63B9F" w:rsidDel="0080365E" w:rsidRDefault="008051F2">
          <w:pPr>
            <w:pStyle w:val="TOC2"/>
            <w:tabs>
              <w:tab w:val="right" w:leader="dot" w:pos="9350"/>
            </w:tabs>
            <w:rPr>
              <w:del w:id="393" w:author="David Conklin" w:date="2021-01-30T16:34:00Z"/>
              <w:rFonts w:eastAsiaTheme="minorEastAsia"/>
              <w:noProof/>
            </w:rPr>
          </w:pPr>
          <w:del w:id="394"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395" w:author="David Conklin" w:date="2021-01-30T16:34:00Z">
            <w:r w:rsidR="0080365E">
              <w:rPr>
                <w:b/>
                <w:bCs/>
                <w:noProof/>
              </w:rPr>
              <w:t>Error! Hyperlink reference not valid.</w:t>
            </w:r>
          </w:ins>
          <w:del w:id="396"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0634B24E" w:rsidR="00C63B9F" w:rsidDel="0080365E" w:rsidRDefault="008051F2">
          <w:pPr>
            <w:pStyle w:val="TOC2"/>
            <w:tabs>
              <w:tab w:val="right" w:leader="dot" w:pos="9350"/>
            </w:tabs>
            <w:rPr>
              <w:del w:id="397" w:author="David Conklin" w:date="2021-01-30T16:34:00Z"/>
              <w:rFonts w:eastAsiaTheme="minorEastAsia"/>
              <w:noProof/>
            </w:rPr>
          </w:pPr>
          <w:del w:id="398"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399" w:author="David Conklin" w:date="2021-01-30T16:34:00Z">
            <w:r w:rsidR="0080365E">
              <w:rPr>
                <w:b/>
                <w:bCs/>
                <w:noProof/>
              </w:rPr>
              <w:t>Error! Hyperlink reference not valid.</w:t>
            </w:r>
          </w:ins>
          <w:del w:id="400"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24E738CB" w:rsidR="00C63B9F" w:rsidDel="0080365E" w:rsidRDefault="008051F2">
          <w:pPr>
            <w:pStyle w:val="TOC2"/>
            <w:tabs>
              <w:tab w:val="right" w:leader="dot" w:pos="9350"/>
            </w:tabs>
            <w:rPr>
              <w:del w:id="401" w:author="David Conklin" w:date="2021-01-30T16:34:00Z"/>
              <w:rFonts w:eastAsiaTheme="minorEastAsia"/>
              <w:noProof/>
            </w:rPr>
          </w:pPr>
          <w:del w:id="402"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403" w:author="David Conklin" w:date="2021-01-30T16:34:00Z">
            <w:r w:rsidR="0080365E">
              <w:rPr>
                <w:b/>
                <w:bCs/>
                <w:noProof/>
              </w:rPr>
              <w:t>Error! Hyperlink reference not valid.</w:t>
            </w:r>
          </w:ins>
          <w:del w:id="404"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5B6E0B90" w:rsidR="00C63B9F" w:rsidDel="0080365E" w:rsidRDefault="008051F2">
          <w:pPr>
            <w:pStyle w:val="TOC2"/>
            <w:tabs>
              <w:tab w:val="right" w:leader="dot" w:pos="9350"/>
            </w:tabs>
            <w:rPr>
              <w:del w:id="405" w:author="David Conklin" w:date="2021-01-30T16:34:00Z"/>
              <w:rFonts w:eastAsiaTheme="minorEastAsia"/>
              <w:noProof/>
            </w:rPr>
          </w:pPr>
          <w:del w:id="406"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407" w:author="David Conklin" w:date="2021-01-30T16:34:00Z">
            <w:r w:rsidR="0080365E">
              <w:rPr>
                <w:b/>
                <w:bCs/>
                <w:noProof/>
              </w:rPr>
              <w:t>Error! Hyperlink reference not valid.</w:t>
            </w:r>
          </w:ins>
          <w:del w:id="408"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54116D6D" w:rsidR="00C63B9F" w:rsidDel="0080365E" w:rsidRDefault="008051F2">
          <w:pPr>
            <w:pStyle w:val="TOC2"/>
            <w:tabs>
              <w:tab w:val="right" w:leader="dot" w:pos="9350"/>
            </w:tabs>
            <w:rPr>
              <w:del w:id="409" w:author="David Conklin" w:date="2021-01-30T16:34:00Z"/>
              <w:rFonts w:eastAsiaTheme="minorEastAsia"/>
              <w:noProof/>
            </w:rPr>
          </w:pPr>
          <w:del w:id="410"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411" w:author="David Conklin" w:date="2021-01-30T16:34:00Z">
            <w:r w:rsidR="0080365E">
              <w:rPr>
                <w:b/>
                <w:bCs/>
                <w:noProof/>
              </w:rPr>
              <w:t>Error! Hyperlink reference not valid.</w:t>
            </w:r>
          </w:ins>
          <w:del w:id="412"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7F6E391A" w:rsidR="00C63B9F" w:rsidDel="0080365E" w:rsidRDefault="008051F2">
          <w:pPr>
            <w:pStyle w:val="TOC1"/>
            <w:tabs>
              <w:tab w:val="right" w:leader="dot" w:pos="9350"/>
            </w:tabs>
            <w:rPr>
              <w:del w:id="413" w:author="David Conklin" w:date="2021-01-30T16:34:00Z"/>
              <w:rFonts w:eastAsiaTheme="minorEastAsia"/>
              <w:noProof/>
            </w:rPr>
          </w:pPr>
          <w:del w:id="414"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415" w:author="David Conklin" w:date="2021-01-30T16:34:00Z">
            <w:r w:rsidR="0080365E">
              <w:rPr>
                <w:b/>
                <w:bCs/>
                <w:noProof/>
              </w:rPr>
              <w:t>Error! Hyperlink reference not valid.</w:t>
            </w:r>
          </w:ins>
          <w:del w:id="416"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r>
            <w:r w:rsidR="00C63B9F" w:rsidDel="0080365E">
              <w:rPr>
                <w:noProof/>
                <w:webHidden/>
              </w:rPr>
              <w:fldChar w:fldCharType="separate"/>
            </w:r>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654B9678" w:rsidR="00C63B9F" w:rsidDel="0080365E" w:rsidRDefault="008051F2">
          <w:pPr>
            <w:pStyle w:val="TOC2"/>
            <w:tabs>
              <w:tab w:val="right" w:leader="dot" w:pos="9350"/>
            </w:tabs>
            <w:rPr>
              <w:del w:id="417" w:author="David Conklin" w:date="2021-01-30T16:34:00Z"/>
              <w:rFonts w:eastAsiaTheme="minorEastAsia"/>
              <w:noProof/>
            </w:rPr>
          </w:pPr>
          <w:del w:id="418"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419" w:author="David Conklin" w:date="2021-01-30T16:34:00Z">
            <w:r w:rsidR="0080365E">
              <w:rPr>
                <w:b/>
                <w:bCs/>
                <w:noProof/>
              </w:rPr>
              <w:t>Error! Hyperlink reference not valid.</w:t>
            </w:r>
          </w:ins>
          <w:del w:id="420"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r>
            <w:r w:rsidR="00C63B9F" w:rsidDel="0080365E">
              <w:rPr>
                <w:noProof/>
                <w:webHidden/>
              </w:rPr>
              <w:fldChar w:fldCharType="separate"/>
            </w:r>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4B0823D9" w:rsidR="00C63B9F" w:rsidDel="0080365E" w:rsidRDefault="008051F2">
          <w:pPr>
            <w:pStyle w:val="TOC2"/>
            <w:tabs>
              <w:tab w:val="right" w:leader="dot" w:pos="9350"/>
            </w:tabs>
            <w:rPr>
              <w:del w:id="421" w:author="David Conklin" w:date="2021-01-30T16:34:00Z"/>
              <w:rFonts w:eastAsiaTheme="minorEastAsia"/>
              <w:noProof/>
            </w:rPr>
          </w:pPr>
          <w:del w:id="422" w:author="David Conklin" w:date="2021-01-30T16:34:00Z">
            <w:r w:rsidDel="0080365E">
              <w:rPr>
                <w:noProof/>
              </w:rPr>
              <w:fldChar w:fldCharType="begin"/>
            </w:r>
            <w:r w:rsidDel="0080365E">
              <w:rPr>
                <w:noProof/>
              </w:rPr>
              <w:delInstrText xml:space="preserve"> HYPERLINK \l "_Toc62040</w:delInstrText>
            </w:r>
            <w:r w:rsidDel="0080365E">
              <w:rPr>
                <w:noProof/>
              </w:rPr>
              <w:delInstrText xml:space="preserve">949" </w:delInstrText>
            </w:r>
            <w:r w:rsidDel="0080365E">
              <w:rPr>
                <w:noProof/>
              </w:rPr>
              <w:fldChar w:fldCharType="separate"/>
            </w:r>
          </w:del>
          <w:ins w:id="423" w:author="David Conklin" w:date="2021-01-30T16:34:00Z">
            <w:r w:rsidR="0080365E">
              <w:rPr>
                <w:b/>
                <w:bCs/>
                <w:noProof/>
              </w:rPr>
              <w:t>Error! Hyperlink reference not valid.</w:t>
            </w:r>
          </w:ins>
          <w:del w:id="424"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3D6EA910" w:rsidR="00C63B9F" w:rsidDel="0080365E" w:rsidRDefault="008051F2">
          <w:pPr>
            <w:pStyle w:val="TOC1"/>
            <w:tabs>
              <w:tab w:val="right" w:leader="dot" w:pos="9350"/>
            </w:tabs>
            <w:rPr>
              <w:del w:id="425" w:author="David Conklin" w:date="2021-01-30T16:34:00Z"/>
              <w:rFonts w:eastAsiaTheme="minorEastAsia"/>
              <w:noProof/>
            </w:rPr>
          </w:pPr>
          <w:del w:id="426"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427" w:author="David Conklin" w:date="2021-01-30T16:34:00Z">
            <w:r w:rsidR="0080365E">
              <w:rPr>
                <w:b/>
                <w:bCs/>
                <w:noProof/>
              </w:rPr>
              <w:t>Error! Hyperlink reference not valid.</w:t>
            </w:r>
          </w:ins>
          <w:del w:id="428"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39D97F05" w:rsidR="00C63B9F" w:rsidDel="0080365E" w:rsidRDefault="008051F2">
          <w:pPr>
            <w:pStyle w:val="TOC2"/>
            <w:tabs>
              <w:tab w:val="right" w:leader="dot" w:pos="9350"/>
            </w:tabs>
            <w:rPr>
              <w:del w:id="429" w:author="David Conklin" w:date="2021-01-30T16:34:00Z"/>
              <w:rFonts w:eastAsiaTheme="minorEastAsia"/>
              <w:noProof/>
            </w:rPr>
          </w:pPr>
          <w:del w:id="430"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431" w:author="David Conklin" w:date="2021-01-30T16:34:00Z">
            <w:r w:rsidR="0080365E">
              <w:rPr>
                <w:b/>
                <w:bCs/>
                <w:noProof/>
              </w:rPr>
              <w:t>Error! Hyperlink reference not valid.</w:t>
            </w:r>
          </w:ins>
          <w:del w:id="432"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32E42FBF" w:rsidR="00C63B9F" w:rsidDel="0080365E" w:rsidRDefault="008051F2">
          <w:pPr>
            <w:pStyle w:val="TOC1"/>
            <w:tabs>
              <w:tab w:val="right" w:leader="dot" w:pos="9350"/>
            </w:tabs>
            <w:rPr>
              <w:del w:id="433" w:author="David Conklin" w:date="2021-01-30T16:34:00Z"/>
              <w:rFonts w:eastAsiaTheme="minorEastAsia"/>
              <w:noProof/>
            </w:rPr>
          </w:pPr>
          <w:del w:id="434"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435" w:author="David Conklin" w:date="2021-01-30T16:34:00Z">
            <w:r w:rsidR="0080365E">
              <w:rPr>
                <w:b/>
                <w:bCs/>
                <w:noProof/>
              </w:rPr>
              <w:t>Error! Hyperlink reference not valid.</w:t>
            </w:r>
          </w:ins>
          <w:del w:id="436"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1EFDF2FA" w:rsidR="00C63B9F" w:rsidDel="0080365E" w:rsidRDefault="008051F2">
          <w:pPr>
            <w:pStyle w:val="TOC2"/>
            <w:tabs>
              <w:tab w:val="right" w:leader="dot" w:pos="9350"/>
            </w:tabs>
            <w:rPr>
              <w:del w:id="437" w:author="David Conklin" w:date="2021-01-30T16:34:00Z"/>
              <w:rFonts w:eastAsiaTheme="minorEastAsia"/>
              <w:noProof/>
            </w:rPr>
          </w:pPr>
          <w:del w:id="438"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439" w:author="David Conklin" w:date="2021-01-30T16:34:00Z">
            <w:r w:rsidR="0080365E">
              <w:rPr>
                <w:b/>
                <w:bCs/>
                <w:noProof/>
              </w:rPr>
              <w:t>Error! Hyperlink reference not valid.</w:t>
            </w:r>
          </w:ins>
          <w:del w:id="440"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4ED6AB0E" w:rsidR="00C63B9F" w:rsidDel="0080365E" w:rsidRDefault="008051F2">
          <w:pPr>
            <w:pStyle w:val="TOC2"/>
            <w:tabs>
              <w:tab w:val="right" w:leader="dot" w:pos="9350"/>
            </w:tabs>
            <w:rPr>
              <w:del w:id="441" w:author="David Conklin" w:date="2021-01-30T16:34:00Z"/>
              <w:rFonts w:eastAsiaTheme="minorEastAsia"/>
              <w:noProof/>
            </w:rPr>
          </w:pPr>
          <w:del w:id="442"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443" w:author="David Conklin" w:date="2021-01-30T16:34:00Z">
            <w:r w:rsidR="0080365E">
              <w:rPr>
                <w:b/>
                <w:bCs/>
                <w:noProof/>
              </w:rPr>
              <w:t>Error! Hyperlink reference not valid.</w:t>
            </w:r>
          </w:ins>
          <w:del w:id="444"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20527764" w:rsidR="00C63B9F" w:rsidDel="0080365E" w:rsidRDefault="008051F2">
          <w:pPr>
            <w:pStyle w:val="TOC2"/>
            <w:tabs>
              <w:tab w:val="right" w:leader="dot" w:pos="9350"/>
            </w:tabs>
            <w:rPr>
              <w:del w:id="445" w:author="David Conklin" w:date="2021-01-30T16:34:00Z"/>
              <w:rFonts w:eastAsiaTheme="minorEastAsia"/>
              <w:noProof/>
            </w:rPr>
          </w:pPr>
          <w:del w:id="446"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447" w:author="David Conklin" w:date="2021-01-30T16:34:00Z">
            <w:r w:rsidR="0080365E">
              <w:rPr>
                <w:b/>
                <w:bCs/>
                <w:noProof/>
              </w:rPr>
              <w:t>Error! Hyperlink reference not valid.</w:t>
            </w:r>
          </w:ins>
          <w:del w:id="448"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1EE24F13" w:rsidR="00C63B9F" w:rsidDel="0080365E" w:rsidRDefault="008051F2">
          <w:pPr>
            <w:pStyle w:val="TOC1"/>
            <w:tabs>
              <w:tab w:val="right" w:leader="dot" w:pos="9350"/>
            </w:tabs>
            <w:rPr>
              <w:del w:id="449" w:author="David Conklin" w:date="2021-01-30T16:34:00Z"/>
              <w:rFonts w:eastAsiaTheme="minorEastAsia"/>
              <w:noProof/>
            </w:rPr>
          </w:pPr>
          <w:del w:id="450"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451" w:author="David Conklin" w:date="2021-01-30T16:34:00Z">
            <w:r w:rsidR="0080365E">
              <w:rPr>
                <w:b/>
                <w:bCs/>
                <w:noProof/>
              </w:rPr>
              <w:t>Error! Hyperlink reference not valid.</w:t>
            </w:r>
          </w:ins>
          <w:del w:id="452"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06BC992F" w:rsidR="00C63B9F" w:rsidDel="0080365E" w:rsidRDefault="008051F2">
          <w:pPr>
            <w:pStyle w:val="TOC2"/>
            <w:tabs>
              <w:tab w:val="right" w:leader="dot" w:pos="9350"/>
            </w:tabs>
            <w:rPr>
              <w:del w:id="453" w:author="David Conklin" w:date="2021-01-30T16:34:00Z"/>
              <w:rFonts w:eastAsiaTheme="minorEastAsia"/>
              <w:noProof/>
            </w:rPr>
          </w:pPr>
          <w:del w:id="454"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455" w:author="David Conklin" w:date="2021-01-30T16:34:00Z">
            <w:r w:rsidR="0080365E">
              <w:rPr>
                <w:b/>
                <w:bCs/>
                <w:noProof/>
              </w:rPr>
              <w:t>Error! Hyperlink reference not valid.</w:t>
            </w:r>
          </w:ins>
          <w:del w:id="456"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r>
            <w:r w:rsidR="00C63B9F" w:rsidDel="0080365E">
              <w:rPr>
                <w:noProof/>
                <w:webHidden/>
              </w:rPr>
              <w:fldChar w:fldCharType="separate"/>
            </w:r>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1053F9D3" w:rsidR="00C63B9F" w:rsidDel="0080365E" w:rsidRDefault="008051F2">
          <w:pPr>
            <w:pStyle w:val="TOC2"/>
            <w:tabs>
              <w:tab w:val="right" w:leader="dot" w:pos="9350"/>
            </w:tabs>
            <w:rPr>
              <w:del w:id="457" w:author="David Conklin" w:date="2021-01-30T16:34:00Z"/>
              <w:rFonts w:eastAsiaTheme="minorEastAsia"/>
              <w:noProof/>
            </w:rPr>
          </w:pPr>
          <w:del w:id="458"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459" w:author="David Conklin" w:date="2021-01-30T16:34:00Z">
            <w:r w:rsidR="0080365E">
              <w:rPr>
                <w:b/>
                <w:bCs/>
                <w:noProof/>
              </w:rPr>
              <w:t>Error! Hyperlink reference not valid.</w:t>
            </w:r>
          </w:ins>
          <w:del w:id="460"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281AB7A4" w:rsidR="00C63B9F" w:rsidDel="0080365E" w:rsidRDefault="008051F2">
          <w:pPr>
            <w:pStyle w:val="TOC1"/>
            <w:tabs>
              <w:tab w:val="right" w:leader="dot" w:pos="9350"/>
            </w:tabs>
            <w:rPr>
              <w:del w:id="461" w:author="David Conklin" w:date="2021-01-30T16:34:00Z"/>
              <w:rFonts w:eastAsiaTheme="minorEastAsia"/>
              <w:noProof/>
            </w:rPr>
          </w:pPr>
          <w:del w:id="462"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463" w:author="David Conklin" w:date="2021-01-30T16:34:00Z">
            <w:r w:rsidR="0080365E">
              <w:rPr>
                <w:b/>
                <w:bCs/>
                <w:noProof/>
              </w:rPr>
              <w:t>Error! Hyperlink reference not valid.</w:t>
            </w:r>
          </w:ins>
          <w:del w:id="464"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4434B6D7" w:rsidR="00C63B9F" w:rsidDel="0080365E" w:rsidRDefault="008051F2">
          <w:pPr>
            <w:pStyle w:val="TOC2"/>
            <w:tabs>
              <w:tab w:val="right" w:leader="dot" w:pos="9350"/>
            </w:tabs>
            <w:rPr>
              <w:del w:id="465" w:author="David Conklin" w:date="2021-01-30T16:34:00Z"/>
              <w:rFonts w:eastAsiaTheme="minorEastAsia"/>
              <w:noProof/>
            </w:rPr>
          </w:pPr>
          <w:del w:id="466"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467" w:author="David Conklin" w:date="2021-01-30T16:34:00Z">
            <w:r w:rsidR="0080365E">
              <w:rPr>
                <w:b/>
                <w:bCs/>
                <w:noProof/>
              </w:rPr>
              <w:t>Error! Hyperlink reference not valid.</w:t>
            </w:r>
          </w:ins>
          <w:del w:id="468"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6AF88E27" w:rsidR="00C63B9F" w:rsidDel="0080365E" w:rsidRDefault="008051F2">
          <w:pPr>
            <w:pStyle w:val="TOC2"/>
            <w:tabs>
              <w:tab w:val="right" w:leader="dot" w:pos="9350"/>
            </w:tabs>
            <w:rPr>
              <w:del w:id="469" w:author="David Conklin" w:date="2021-01-30T16:34:00Z"/>
              <w:rFonts w:eastAsiaTheme="minorEastAsia"/>
              <w:noProof/>
            </w:rPr>
          </w:pPr>
          <w:del w:id="470"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471" w:author="David Conklin" w:date="2021-01-30T16:34:00Z">
            <w:r w:rsidR="0080365E">
              <w:rPr>
                <w:b/>
                <w:bCs/>
                <w:noProof/>
              </w:rPr>
              <w:t>Error! Hyperlink reference not valid.</w:t>
            </w:r>
          </w:ins>
          <w:del w:id="472"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r>
            <w:r w:rsidR="00C63B9F" w:rsidDel="0080365E">
              <w:rPr>
                <w:noProof/>
                <w:webHidden/>
              </w:rPr>
              <w:fldChar w:fldCharType="separate"/>
            </w:r>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2CCD4696" w:rsidR="00C63B9F" w:rsidDel="0080365E" w:rsidRDefault="008051F2">
          <w:pPr>
            <w:pStyle w:val="TOC2"/>
            <w:tabs>
              <w:tab w:val="right" w:leader="dot" w:pos="9350"/>
            </w:tabs>
            <w:rPr>
              <w:del w:id="473" w:author="David Conklin" w:date="2021-01-30T16:34:00Z"/>
              <w:rFonts w:eastAsiaTheme="minorEastAsia"/>
              <w:noProof/>
            </w:rPr>
          </w:pPr>
          <w:del w:id="474"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475" w:author="David Conklin" w:date="2021-01-30T16:34:00Z">
            <w:r w:rsidR="0080365E">
              <w:rPr>
                <w:b/>
                <w:bCs/>
                <w:noProof/>
              </w:rPr>
              <w:t>Error! Hyperlink reference not valid.</w:t>
            </w:r>
          </w:ins>
          <w:del w:id="476"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29D961B3" w:rsidR="00C63B9F" w:rsidDel="0080365E" w:rsidRDefault="008051F2">
          <w:pPr>
            <w:pStyle w:val="TOC2"/>
            <w:tabs>
              <w:tab w:val="right" w:leader="dot" w:pos="9350"/>
            </w:tabs>
            <w:rPr>
              <w:del w:id="477" w:author="David Conklin" w:date="2021-01-30T16:34:00Z"/>
              <w:rFonts w:eastAsiaTheme="minorEastAsia"/>
              <w:noProof/>
            </w:rPr>
          </w:pPr>
          <w:del w:id="478" w:author="David Conklin" w:date="2021-01-30T16:34:00Z">
            <w:r w:rsidDel="0080365E">
              <w:rPr>
                <w:noProof/>
              </w:rPr>
              <w:fldChar w:fldCharType="begin"/>
            </w:r>
            <w:r w:rsidDel="0080365E">
              <w:rPr>
                <w:noProof/>
              </w:rPr>
              <w:delInstrText xml:space="preserve"> HYP</w:delInstrText>
            </w:r>
            <w:r w:rsidDel="0080365E">
              <w:rPr>
                <w:noProof/>
              </w:rPr>
              <w:delInstrText xml:space="preserve">ERLINK \l "_Toc62040963" </w:delInstrText>
            </w:r>
            <w:r w:rsidDel="0080365E">
              <w:rPr>
                <w:noProof/>
              </w:rPr>
              <w:fldChar w:fldCharType="separate"/>
            </w:r>
          </w:del>
          <w:ins w:id="479" w:author="David Conklin" w:date="2021-01-30T16:34:00Z">
            <w:r w:rsidR="0080365E">
              <w:rPr>
                <w:b/>
                <w:bCs/>
                <w:noProof/>
              </w:rPr>
              <w:t>Error! Hyperlink reference not valid.</w:t>
            </w:r>
          </w:ins>
          <w:del w:id="480"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0F5C0A03" w:rsidR="00C63B9F" w:rsidDel="0080365E" w:rsidRDefault="008051F2">
          <w:pPr>
            <w:pStyle w:val="TOC2"/>
            <w:tabs>
              <w:tab w:val="right" w:leader="dot" w:pos="9350"/>
            </w:tabs>
            <w:rPr>
              <w:del w:id="481" w:author="David Conklin" w:date="2021-01-30T16:34:00Z"/>
              <w:rFonts w:eastAsiaTheme="minorEastAsia"/>
              <w:noProof/>
            </w:rPr>
          </w:pPr>
          <w:del w:id="482"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483" w:author="David Conklin" w:date="2021-01-30T16:34:00Z">
            <w:r w:rsidR="0080365E">
              <w:rPr>
                <w:b/>
                <w:bCs/>
                <w:noProof/>
              </w:rPr>
              <w:t>Error! Hyperlink reference not valid.</w:t>
            </w:r>
          </w:ins>
          <w:del w:id="484"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59DD23BC" w:rsidR="00C63B9F" w:rsidDel="0080365E" w:rsidRDefault="008051F2">
          <w:pPr>
            <w:pStyle w:val="TOC2"/>
            <w:tabs>
              <w:tab w:val="right" w:leader="dot" w:pos="9350"/>
            </w:tabs>
            <w:rPr>
              <w:del w:id="485" w:author="David Conklin" w:date="2021-01-30T16:34:00Z"/>
              <w:rFonts w:eastAsiaTheme="minorEastAsia"/>
              <w:noProof/>
            </w:rPr>
          </w:pPr>
          <w:del w:id="486"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487" w:author="David Conklin" w:date="2021-01-30T16:34:00Z">
            <w:r w:rsidR="0080365E">
              <w:rPr>
                <w:b/>
                <w:bCs/>
                <w:noProof/>
              </w:rPr>
              <w:t>Error! Hyperlink reference not valid.</w:t>
            </w:r>
          </w:ins>
          <w:del w:id="488"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02C4264F" w:rsidR="00C63B9F" w:rsidDel="0080365E" w:rsidRDefault="008051F2">
          <w:pPr>
            <w:pStyle w:val="TOC2"/>
            <w:tabs>
              <w:tab w:val="right" w:leader="dot" w:pos="9350"/>
            </w:tabs>
            <w:rPr>
              <w:del w:id="489" w:author="David Conklin" w:date="2021-01-30T16:34:00Z"/>
              <w:rFonts w:eastAsiaTheme="minorEastAsia"/>
              <w:noProof/>
            </w:rPr>
          </w:pPr>
          <w:del w:id="490"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491" w:author="David Conklin" w:date="2021-01-30T16:34:00Z">
            <w:r w:rsidR="0080365E">
              <w:rPr>
                <w:b/>
                <w:bCs/>
                <w:noProof/>
              </w:rPr>
              <w:t>Error! Hyperlink reference not valid.</w:t>
            </w:r>
          </w:ins>
          <w:del w:id="492"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6AFD0560" w:rsidR="00C63B9F" w:rsidDel="0080365E" w:rsidRDefault="008051F2">
          <w:pPr>
            <w:pStyle w:val="TOC2"/>
            <w:tabs>
              <w:tab w:val="right" w:leader="dot" w:pos="9350"/>
            </w:tabs>
            <w:rPr>
              <w:del w:id="493" w:author="David Conklin" w:date="2021-01-30T16:34:00Z"/>
              <w:rFonts w:eastAsiaTheme="minorEastAsia"/>
              <w:noProof/>
            </w:rPr>
          </w:pPr>
          <w:del w:id="494" w:author="David Conklin" w:date="2021-01-30T16:34:00Z">
            <w:r w:rsidDel="0080365E">
              <w:rPr>
                <w:noProof/>
              </w:rPr>
              <w:fldChar w:fldCharType="begin"/>
            </w:r>
            <w:r w:rsidDel="0080365E">
              <w:rPr>
                <w:noProof/>
              </w:rPr>
              <w:delInstrText xml:space="preserve"> HYPERLINK \l "_Toc620</w:delInstrText>
            </w:r>
            <w:r w:rsidDel="0080365E">
              <w:rPr>
                <w:noProof/>
              </w:rPr>
              <w:delInstrText xml:space="preserve">40967" </w:delInstrText>
            </w:r>
            <w:r w:rsidDel="0080365E">
              <w:rPr>
                <w:noProof/>
              </w:rPr>
              <w:fldChar w:fldCharType="separate"/>
            </w:r>
          </w:del>
          <w:ins w:id="495" w:author="David Conklin" w:date="2021-01-30T16:34:00Z">
            <w:r w:rsidR="0080365E">
              <w:rPr>
                <w:b/>
                <w:bCs/>
                <w:noProof/>
              </w:rPr>
              <w:t>Error! Hyperlink reference not valid.</w:t>
            </w:r>
          </w:ins>
          <w:del w:id="496"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0CE676D4" w:rsidR="00C63B9F" w:rsidDel="0080365E" w:rsidRDefault="008051F2">
          <w:pPr>
            <w:pStyle w:val="TOC2"/>
            <w:tabs>
              <w:tab w:val="right" w:leader="dot" w:pos="9350"/>
            </w:tabs>
            <w:rPr>
              <w:del w:id="497" w:author="David Conklin" w:date="2021-01-30T16:34:00Z"/>
              <w:rFonts w:eastAsiaTheme="minorEastAsia"/>
              <w:noProof/>
            </w:rPr>
          </w:pPr>
          <w:del w:id="498"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499" w:author="David Conklin" w:date="2021-01-30T16:34:00Z">
            <w:r w:rsidR="0080365E">
              <w:rPr>
                <w:b/>
                <w:bCs/>
                <w:noProof/>
              </w:rPr>
              <w:t>Error! Hyperlink reference not valid.</w:t>
            </w:r>
          </w:ins>
          <w:del w:id="500"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6247E70A" w:rsidR="00C63B9F" w:rsidDel="0080365E" w:rsidRDefault="008051F2">
          <w:pPr>
            <w:pStyle w:val="TOC2"/>
            <w:tabs>
              <w:tab w:val="right" w:leader="dot" w:pos="9350"/>
            </w:tabs>
            <w:rPr>
              <w:del w:id="501" w:author="David Conklin" w:date="2021-01-30T16:34:00Z"/>
              <w:rFonts w:eastAsiaTheme="minorEastAsia"/>
              <w:noProof/>
            </w:rPr>
          </w:pPr>
          <w:del w:id="502"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503" w:author="David Conklin" w:date="2021-01-30T16:34:00Z">
            <w:r w:rsidR="0080365E">
              <w:rPr>
                <w:b/>
                <w:bCs/>
                <w:noProof/>
              </w:rPr>
              <w:t>Error! Hyperlink reference not valid.</w:t>
            </w:r>
          </w:ins>
          <w:del w:id="504"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2EE01896" w:rsidR="00C63B9F" w:rsidDel="0080365E" w:rsidRDefault="008051F2">
          <w:pPr>
            <w:pStyle w:val="TOC3"/>
            <w:tabs>
              <w:tab w:val="right" w:leader="dot" w:pos="9350"/>
            </w:tabs>
            <w:rPr>
              <w:del w:id="505" w:author="David Conklin" w:date="2021-01-30T16:34:00Z"/>
              <w:rFonts w:eastAsiaTheme="minorEastAsia"/>
              <w:noProof/>
            </w:rPr>
          </w:pPr>
          <w:del w:id="506"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507" w:author="David Conklin" w:date="2021-01-30T16:34:00Z">
            <w:r w:rsidR="0080365E">
              <w:rPr>
                <w:b/>
                <w:bCs/>
                <w:noProof/>
              </w:rPr>
              <w:t>Error! Hyperlink reference not valid.</w:t>
            </w:r>
          </w:ins>
          <w:del w:id="508"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5C263527" w:rsidR="00C63B9F" w:rsidDel="0080365E" w:rsidRDefault="008051F2">
          <w:pPr>
            <w:pStyle w:val="TOC3"/>
            <w:tabs>
              <w:tab w:val="right" w:leader="dot" w:pos="9350"/>
            </w:tabs>
            <w:rPr>
              <w:del w:id="509" w:author="David Conklin" w:date="2021-01-30T16:34:00Z"/>
              <w:rFonts w:eastAsiaTheme="minorEastAsia"/>
              <w:noProof/>
            </w:rPr>
          </w:pPr>
          <w:del w:id="510"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511" w:author="David Conklin" w:date="2021-01-30T16:34:00Z">
            <w:r w:rsidR="0080365E">
              <w:rPr>
                <w:b/>
                <w:bCs/>
                <w:noProof/>
              </w:rPr>
              <w:t>Error! Hyperlink reference not valid.</w:t>
            </w:r>
          </w:ins>
          <w:del w:id="512"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55F930A2" w:rsidR="00C63B9F" w:rsidDel="0080365E" w:rsidRDefault="008051F2">
          <w:pPr>
            <w:pStyle w:val="TOC2"/>
            <w:tabs>
              <w:tab w:val="right" w:leader="dot" w:pos="9350"/>
            </w:tabs>
            <w:rPr>
              <w:del w:id="513" w:author="David Conklin" w:date="2021-01-30T16:34:00Z"/>
              <w:rFonts w:eastAsiaTheme="minorEastAsia"/>
              <w:noProof/>
            </w:rPr>
          </w:pPr>
          <w:del w:id="514"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515" w:author="David Conklin" w:date="2021-01-30T16:34:00Z">
            <w:r w:rsidR="0080365E">
              <w:rPr>
                <w:b/>
                <w:bCs/>
                <w:noProof/>
              </w:rPr>
              <w:t>Error! Hyperlink reference not valid.</w:t>
            </w:r>
          </w:ins>
          <w:del w:id="516"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44665D5E" w:rsidR="00C63B9F" w:rsidDel="0080365E" w:rsidRDefault="008051F2">
          <w:pPr>
            <w:pStyle w:val="TOC2"/>
            <w:tabs>
              <w:tab w:val="right" w:leader="dot" w:pos="9350"/>
            </w:tabs>
            <w:rPr>
              <w:del w:id="517" w:author="David Conklin" w:date="2021-01-30T16:34:00Z"/>
              <w:rFonts w:eastAsiaTheme="minorEastAsia"/>
              <w:noProof/>
            </w:rPr>
          </w:pPr>
          <w:del w:id="518"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519" w:author="David Conklin" w:date="2021-01-30T16:34:00Z">
            <w:r w:rsidR="0080365E">
              <w:rPr>
                <w:b/>
                <w:bCs/>
                <w:noProof/>
              </w:rPr>
              <w:t>Error! Hyperlink reference not valid.</w:t>
            </w:r>
          </w:ins>
          <w:del w:id="520"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1E8607B0" w:rsidR="00C63B9F" w:rsidDel="0080365E" w:rsidRDefault="008051F2">
          <w:pPr>
            <w:pStyle w:val="TOC2"/>
            <w:tabs>
              <w:tab w:val="right" w:leader="dot" w:pos="9350"/>
            </w:tabs>
            <w:rPr>
              <w:del w:id="521" w:author="David Conklin" w:date="2021-01-30T16:34:00Z"/>
              <w:rFonts w:eastAsiaTheme="minorEastAsia"/>
              <w:noProof/>
            </w:rPr>
          </w:pPr>
          <w:del w:id="522" w:author="David Conklin" w:date="2021-01-30T16:34:00Z">
            <w:r w:rsidDel="0080365E">
              <w:rPr>
                <w:noProof/>
              </w:rPr>
              <w:fldChar w:fldCharType="begin"/>
            </w:r>
            <w:r w:rsidDel="0080365E">
              <w:rPr>
                <w:noProof/>
              </w:rPr>
              <w:delInstrText xml:space="preserve"> HYPERLI</w:delInstrText>
            </w:r>
            <w:r w:rsidDel="0080365E">
              <w:rPr>
                <w:noProof/>
              </w:rPr>
              <w:delInstrText xml:space="preserve">NK \l "_Toc62040974" </w:delInstrText>
            </w:r>
            <w:r w:rsidDel="0080365E">
              <w:rPr>
                <w:noProof/>
              </w:rPr>
              <w:fldChar w:fldCharType="separate"/>
            </w:r>
          </w:del>
          <w:ins w:id="523" w:author="David Conklin" w:date="2021-01-30T16:34:00Z">
            <w:r w:rsidR="0080365E">
              <w:rPr>
                <w:b/>
                <w:bCs/>
                <w:noProof/>
              </w:rPr>
              <w:t>Error! Hyperlink reference not valid.</w:t>
            </w:r>
          </w:ins>
          <w:del w:id="524"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r>
            <w:r w:rsidR="00C63B9F" w:rsidDel="0080365E">
              <w:rPr>
                <w:noProof/>
                <w:webHidden/>
              </w:rPr>
              <w:fldChar w:fldCharType="separate"/>
            </w:r>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69225332" w:rsidR="00C63B9F" w:rsidDel="0080365E" w:rsidRDefault="008051F2">
          <w:pPr>
            <w:pStyle w:val="TOC2"/>
            <w:tabs>
              <w:tab w:val="right" w:leader="dot" w:pos="9350"/>
            </w:tabs>
            <w:rPr>
              <w:del w:id="525" w:author="David Conklin" w:date="2021-01-30T16:34:00Z"/>
              <w:rFonts w:eastAsiaTheme="minorEastAsia"/>
              <w:noProof/>
            </w:rPr>
          </w:pPr>
          <w:del w:id="526"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527" w:author="David Conklin" w:date="2021-01-30T16:34:00Z">
            <w:r w:rsidR="0080365E">
              <w:rPr>
                <w:b/>
                <w:bCs/>
                <w:noProof/>
              </w:rPr>
              <w:t>Error! Hyperlink reference not valid.</w:t>
            </w:r>
          </w:ins>
          <w:del w:id="528"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r>
            <w:r w:rsidR="00C63B9F" w:rsidDel="0080365E">
              <w:rPr>
                <w:noProof/>
                <w:webHidden/>
              </w:rPr>
              <w:fldChar w:fldCharType="separate"/>
            </w:r>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47CF0E9F" w:rsidR="00C63B9F" w:rsidDel="0080365E" w:rsidRDefault="008051F2">
          <w:pPr>
            <w:pStyle w:val="TOC2"/>
            <w:tabs>
              <w:tab w:val="right" w:leader="dot" w:pos="9350"/>
            </w:tabs>
            <w:rPr>
              <w:del w:id="529" w:author="David Conklin" w:date="2021-01-30T16:34:00Z"/>
              <w:rFonts w:eastAsiaTheme="minorEastAsia"/>
              <w:noProof/>
            </w:rPr>
          </w:pPr>
          <w:del w:id="530"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531" w:author="David Conklin" w:date="2021-01-30T16:34:00Z">
            <w:r w:rsidR="0080365E">
              <w:rPr>
                <w:b/>
                <w:bCs/>
                <w:noProof/>
              </w:rPr>
              <w:t>Error! Hyperlink reference not valid.</w:t>
            </w:r>
          </w:ins>
          <w:del w:id="532"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r>
            <w:r w:rsidR="00C63B9F" w:rsidDel="0080365E">
              <w:rPr>
                <w:noProof/>
                <w:webHidden/>
              </w:rPr>
              <w:fldChar w:fldCharType="separate"/>
            </w:r>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182F9217" w:rsidR="00C63B9F" w:rsidDel="0080365E" w:rsidRDefault="008051F2">
          <w:pPr>
            <w:pStyle w:val="TOC2"/>
            <w:tabs>
              <w:tab w:val="right" w:leader="dot" w:pos="9350"/>
            </w:tabs>
            <w:rPr>
              <w:del w:id="533" w:author="David Conklin" w:date="2021-01-30T16:34:00Z"/>
              <w:rFonts w:eastAsiaTheme="minorEastAsia"/>
              <w:noProof/>
            </w:rPr>
          </w:pPr>
          <w:del w:id="534" w:author="David Conklin" w:date="2021-01-30T16:34:00Z">
            <w:r w:rsidDel="0080365E">
              <w:rPr>
                <w:noProof/>
              </w:rPr>
              <w:fldChar w:fldCharType="begin"/>
            </w:r>
            <w:r w:rsidDel="0080365E">
              <w:rPr>
                <w:noProof/>
              </w:rPr>
              <w:delInstrText xml:space="preserve"> HYPERLINK \</w:delInstrText>
            </w:r>
            <w:r w:rsidDel="0080365E">
              <w:rPr>
                <w:noProof/>
              </w:rPr>
              <w:delInstrText xml:space="preserve">l "_Toc62040977" </w:delInstrText>
            </w:r>
            <w:r w:rsidDel="0080365E">
              <w:rPr>
                <w:noProof/>
              </w:rPr>
              <w:fldChar w:fldCharType="separate"/>
            </w:r>
          </w:del>
          <w:ins w:id="535" w:author="David Conklin" w:date="2021-01-30T16:34:00Z">
            <w:r w:rsidR="0080365E">
              <w:rPr>
                <w:b/>
                <w:bCs/>
                <w:noProof/>
              </w:rPr>
              <w:t>Error! Hyperlink reference not valid.</w:t>
            </w:r>
          </w:ins>
          <w:del w:id="536"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r>
            <w:r w:rsidR="00C63B9F" w:rsidDel="0080365E">
              <w:rPr>
                <w:noProof/>
                <w:webHidden/>
              </w:rPr>
              <w:fldChar w:fldCharType="separate"/>
            </w:r>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5EA35BF2" w:rsidR="00C63B9F" w:rsidDel="0080365E" w:rsidRDefault="008051F2">
          <w:pPr>
            <w:pStyle w:val="TOC2"/>
            <w:tabs>
              <w:tab w:val="right" w:leader="dot" w:pos="9350"/>
            </w:tabs>
            <w:rPr>
              <w:del w:id="537" w:author="David Conklin" w:date="2021-01-30T16:34:00Z"/>
              <w:rFonts w:eastAsiaTheme="minorEastAsia"/>
              <w:noProof/>
            </w:rPr>
          </w:pPr>
          <w:del w:id="538"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539" w:author="David Conklin" w:date="2021-01-30T16:34:00Z">
            <w:r w:rsidR="0080365E">
              <w:rPr>
                <w:b/>
                <w:bCs/>
                <w:noProof/>
              </w:rPr>
              <w:t>Error! Hyperlink reference not valid.</w:t>
            </w:r>
          </w:ins>
          <w:del w:id="540"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r>
            <w:r w:rsidR="00C63B9F" w:rsidDel="0080365E">
              <w:rPr>
                <w:noProof/>
                <w:webHidden/>
              </w:rPr>
              <w:fldChar w:fldCharType="separate"/>
            </w:r>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18C87FDA" w:rsidR="00C63B9F" w:rsidDel="0080365E" w:rsidRDefault="008051F2">
          <w:pPr>
            <w:pStyle w:val="TOC1"/>
            <w:tabs>
              <w:tab w:val="right" w:leader="dot" w:pos="9350"/>
            </w:tabs>
            <w:rPr>
              <w:del w:id="541" w:author="David Conklin" w:date="2021-01-30T16:34:00Z"/>
              <w:rFonts w:eastAsiaTheme="minorEastAsia"/>
              <w:noProof/>
            </w:rPr>
          </w:pPr>
          <w:del w:id="542"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543" w:author="David Conklin" w:date="2021-01-30T16:34:00Z">
            <w:r w:rsidR="0080365E">
              <w:rPr>
                <w:b/>
                <w:bCs/>
                <w:noProof/>
              </w:rPr>
              <w:t>Error! Hyperlink reference not valid.</w:t>
            </w:r>
          </w:ins>
          <w:del w:id="544"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r>
            <w:r w:rsidR="00C63B9F" w:rsidDel="0080365E">
              <w:rPr>
                <w:noProof/>
                <w:webHidden/>
              </w:rPr>
              <w:fldChar w:fldCharType="separate"/>
            </w:r>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71FB3E35" w:rsidR="00C63B9F" w:rsidDel="0080365E" w:rsidRDefault="008051F2">
          <w:pPr>
            <w:pStyle w:val="TOC1"/>
            <w:tabs>
              <w:tab w:val="right" w:leader="dot" w:pos="9350"/>
            </w:tabs>
            <w:rPr>
              <w:del w:id="545" w:author="David Conklin" w:date="2021-01-30T16:34:00Z"/>
              <w:rFonts w:eastAsiaTheme="minorEastAsia"/>
              <w:noProof/>
            </w:rPr>
          </w:pPr>
          <w:del w:id="546"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547" w:author="David Conklin" w:date="2021-01-30T16:34:00Z">
            <w:r w:rsidR="0080365E">
              <w:rPr>
                <w:b/>
                <w:bCs/>
                <w:noProof/>
              </w:rPr>
              <w:t>Error! Hyperlink reference not valid.</w:t>
            </w:r>
          </w:ins>
          <w:del w:id="548"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r>
            <w:r w:rsidR="00C63B9F" w:rsidDel="0080365E">
              <w:rPr>
                <w:noProof/>
                <w:webHidden/>
              </w:rPr>
              <w:fldChar w:fldCharType="separate"/>
            </w:r>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47B535D7" w:rsidR="00C63B9F" w:rsidDel="0080365E" w:rsidRDefault="008051F2">
          <w:pPr>
            <w:pStyle w:val="TOC1"/>
            <w:tabs>
              <w:tab w:val="right" w:leader="dot" w:pos="9350"/>
            </w:tabs>
            <w:rPr>
              <w:del w:id="549" w:author="David Conklin" w:date="2021-01-30T16:34:00Z"/>
              <w:rFonts w:eastAsiaTheme="minorEastAsia"/>
              <w:noProof/>
            </w:rPr>
          </w:pPr>
          <w:del w:id="550"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551" w:author="David Conklin" w:date="2021-01-30T16:34:00Z">
            <w:r w:rsidR="0080365E">
              <w:rPr>
                <w:b/>
                <w:bCs/>
                <w:noProof/>
              </w:rPr>
              <w:t>Error! Hyperlink reference not valid.</w:t>
            </w:r>
          </w:ins>
          <w:del w:id="552"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r>
            <w:r w:rsidR="00C63B9F" w:rsidDel="0080365E">
              <w:rPr>
                <w:noProof/>
                <w:webHidden/>
              </w:rPr>
              <w:fldChar w:fldCharType="separate"/>
            </w:r>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4CDF6FAE" w:rsidR="00C63B9F" w:rsidDel="0080365E" w:rsidRDefault="008051F2">
          <w:pPr>
            <w:pStyle w:val="TOC1"/>
            <w:tabs>
              <w:tab w:val="right" w:leader="dot" w:pos="9350"/>
            </w:tabs>
            <w:rPr>
              <w:del w:id="553" w:author="David Conklin" w:date="2021-01-30T16:34:00Z"/>
              <w:rFonts w:eastAsiaTheme="minorEastAsia"/>
              <w:noProof/>
            </w:rPr>
          </w:pPr>
          <w:del w:id="554"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555" w:author="David Conklin" w:date="2021-01-30T16:34:00Z">
            <w:r w:rsidR="0080365E">
              <w:rPr>
                <w:b/>
                <w:bCs/>
                <w:noProof/>
              </w:rPr>
              <w:t>Error! Hyperlink reference not valid.</w:t>
            </w:r>
          </w:ins>
          <w:del w:id="556"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r>
            <w:r w:rsidR="00C63B9F" w:rsidDel="0080365E">
              <w:rPr>
                <w:noProof/>
                <w:webHidden/>
              </w:rPr>
              <w:fldChar w:fldCharType="separate"/>
            </w:r>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5F777344" w:rsidR="00C63B9F" w:rsidDel="0080365E" w:rsidRDefault="008051F2">
          <w:pPr>
            <w:pStyle w:val="TOC1"/>
            <w:tabs>
              <w:tab w:val="right" w:leader="dot" w:pos="9350"/>
            </w:tabs>
            <w:rPr>
              <w:del w:id="557" w:author="David Conklin" w:date="2021-01-30T16:34:00Z"/>
              <w:rFonts w:eastAsiaTheme="minorEastAsia"/>
              <w:noProof/>
            </w:rPr>
          </w:pPr>
          <w:del w:id="558"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559" w:author="David Conklin" w:date="2021-01-30T16:34:00Z">
            <w:r w:rsidR="0080365E">
              <w:rPr>
                <w:b/>
                <w:bCs/>
                <w:noProof/>
              </w:rPr>
              <w:t>Error! Hyperlink reference not valid.</w:t>
            </w:r>
          </w:ins>
          <w:del w:id="560"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r>
            <w:r w:rsidR="00C63B9F" w:rsidDel="0080365E">
              <w:rPr>
                <w:noProof/>
                <w:webHidden/>
              </w:rPr>
              <w:fldChar w:fldCharType="separate"/>
            </w:r>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92C71B8"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6F0CBC">
          <w:rPr>
            <w:noProof/>
            <w:webHidden/>
          </w:rPr>
          <w:t>9</w:t>
        </w:r>
        <w:r w:rsidR="006A13B7">
          <w:rPr>
            <w:noProof/>
            <w:webHidden/>
          </w:rPr>
          <w:fldChar w:fldCharType="end"/>
        </w:r>
      </w:hyperlink>
    </w:p>
    <w:p w14:paraId="4268C92E" w14:textId="19139050" w:rsidR="006A13B7" w:rsidRDefault="008051F2">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6F0CBC">
          <w:rPr>
            <w:noProof/>
            <w:webHidden/>
          </w:rPr>
          <w:t>10</w:t>
        </w:r>
        <w:r w:rsidR="006A13B7">
          <w:rPr>
            <w:noProof/>
            <w:webHidden/>
          </w:rPr>
          <w:fldChar w:fldCharType="end"/>
        </w:r>
      </w:hyperlink>
    </w:p>
    <w:p w14:paraId="48FAB7CA" w14:textId="1E941931" w:rsidR="006A13B7" w:rsidRDefault="008051F2">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6F0CBC">
          <w:rPr>
            <w:noProof/>
            <w:webHidden/>
          </w:rPr>
          <w:t>11</w:t>
        </w:r>
        <w:r w:rsidR="006A13B7">
          <w:rPr>
            <w:noProof/>
            <w:webHidden/>
          </w:rPr>
          <w:fldChar w:fldCharType="end"/>
        </w:r>
      </w:hyperlink>
    </w:p>
    <w:p w14:paraId="556989A9" w14:textId="32973542" w:rsidR="006A13B7" w:rsidRDefault="008051F2">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6F0CBC">
          <w:rPr>
            <w:noProof/>
            <w:webHidden/>
          </w:rPr>
          <w:t>12</w:t>
        </w:r>
        <w:r w:rsidR="006A13B7">
          <w:rPr>
            <w:noProof/>
            <w:webHidden/>
          </w:rPr>
          <w:fldChar w:fldCharType="end"/>
        </w:r>
      </w:hyperlink>
    </w:p>
    <w:p w14:paraId="4CD30AF6" w14:textId="6DE2F140" w:rsidR="006A13B7" w:rsidRDefault="008051F2">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6F0CBC">
          <w:rPr>
            <w:noProof/>
            <w:webHidden/>
          </w:rPr>
          <w:t>13</w:t>
        </w:r>
        <w:r w:rsidR="006A13B7">
          <w:rPr>
            <w:noProof/>
            <w:webHidden/>
          </w:rPr>
          <w:fldChar w:fldCharType="end"/>
        </w:r>
      </w:hyperlink>
    </w:p>
    <w:p w14:paraId="57584ECA" w14:textId="364E2102" w:rsidR="006A13B7" w:rsidRDefault="008051F2">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6F0CBC">
          <w:rPr>
            <w:noProof/>
            <w:webHidden/>
          </w:rPr>
          <w:t>37</w:t>
        </w:r>
        <w:r w:rsidR="006A13B7">
          <w:rPr>
            <w:noProof/>
            <w:webHidden/>
          </w:rPr>
          <w:fldChar w:fldCharType="end"/>
        </w:r>
      </w:hyperlink>
    </w:p>
    <w:p w14:paraId="71D389E6" w14:textId="6E550DD5" w:rsidR="006A13B7" w:rsidRDefault="008051F2">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6F0CBC">
          <w:rPr>
            <w:noProof/>
            <w:webHidden/>
          </w:rPr>
          <w:t>39</w:t>
        </w:r>
        <w:r w:rsidR="006A13B7">
          <w:rPr>
            <w:noProof/>
            <w:webHidden/>
          </w:rPr>
          <w:fldChar w:fldCharType="end"/>
        </w:r>
      </w:hyperlink>
    </w:p>
    <w:p w14:paraId="5B5E39AF" w14:textId="5000A8DA" w:rsidR="006A13B7" w:rsidRDefault="008051F2">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6F0CBC">
          <w:rPr>
            <w:noProof/>
            <w:webHidden/>
          </w:rPr>
          <w:t>40</w:t>
        </w:r>
        <w:r w:rsidR="006A13B7">
          <w:rPr>
            <w:noProof/>
            <w:webHidden/>
          </w:rPr>
          <w:fldChar w:fldCharType="end"/>
        </w:r>
      </w:hyperlink>
    </w:p>
    <w:p w14:paraId="48D7D59A" w14:textId="445A926E" w:rsidR="006A13B7" w:rsidRDefault="008051F2">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6F0CBC">
          <w:rPr>
            <w:noProof/>
            <w:webHidden/>
          </w:rPr>
          <w:t>55</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61" w:name="_Toc62916892"/>
      <w:r>
        <w:t>What is a digital handbook?</w:t>
      </w:r>
      <w:bookmarkEnd w:id="561"/>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62" w:name="_Toc62916893"/>
      <w:r>
        <w:t>CW3M c</w:t>
      </w:r>
      <w:r w:rsidR="00C70B81">
        <w:t>oncept</w:t>
      </w:r>
      <w:bookmarkEnd w:id="562"/>
      <w:r>
        <w:t xml:space="preserve"> </w:t>
      </w:r>
    </w:p>
    <w:p w14:paraId="7E41CEB8" w14:textId="77777777" w:rsidR="000D6396" w:rsidRDefault="000D6396" w:rsidP="00A43D30"/>
    <w:p w14:paraId="3DA45CFC" w14:textId="77777777" w:rsidR="000D6396" w:rsidRDefault="00C46F0A" w:rsidP="00C46F0A">
      <w:pPr>
        <w:pStyle w:val="Heading2"/>
      </w:pPr>
      <w:bookmarkStart w:id="563" w:name="_Toc62916894"/>
      <w:r>
        <w:t>A different kind of community model</w:t>
      </w:r>
      <w:bookmarkEnd w:id="56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64" w:name="_Toc62916895"/>
      <w:r>
        <w:t>What CW3M is for</w:t>
      </w:r>
      <w:bookmarkEnd w:id="56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65" w:name="_Toc62916896"/>
      <w:r>
        <w:t>Management and maintenance</w:t>
      </w:r>
      <w:bookmarkEnd w:id="56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66" w:name="_Toc62916897"/>
      <w:r>
        <w:t xml:space="preserve">CW3M – A </w:t>
      </w:r>
      <w:r w:rsidR="007E0920">
        <w:t>“</w:t>
      </w:r>
      <w:r>
        <w:t>first principles</w:t>
      </w:r>
      <w:r w:rsidR="007E0920">
        <w:t>”</w:t>
      </w:r>
      <w:r>
        <w:t xml:space="preserve"> model with tuning knobs</w:t>
      </w:r>
      <w:bookmarkEnd w:id="56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67" w:name="_Toc62916898"/>
      <w:r>
        <w:t>The tuning knobs</w:t>
      </w:r>
      <w:bookmarkEnd w:id="567"/>
    </w:p>
    <w:p w14:paraId="357A9712" w14:textId="3B026DD3" w:rsidR="00CF4F65" w:rsidRDefault="00CF4F65" w:rsidP="00CF4F65"/>
    <w:p w14:paraId="386F14D4" w14:textId="7E6DF33D" w:rsidR="00227342" w:rsidRDefault="00CF4F65" w:rsidP="00872B5B">
      <w:pPr>
        <w:pStyle w:val="Heading2"/>
      </w:pPr>
      <w:bookmarkStart w:id="568" w:name="_Toc62916899"/>
      <w:r>
        <w:lastRenderedPageBreak/>
        <w:t xml:space="preserve">ET_MULT </w:t>
      </w:r>
      <w:r w:rsidR="00227342">
        <w:t>– forest evapotranspiration</w:t>
      </w:r>
      <w:bookmarkEnd w:id="56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69" w:name="_Toc62916900"/>
      <w:r>
        <w:t>SOLAR_RADIATION_MULTIPLIER – reservoir insolation</w:t>
      </w:r>
      <w:bookmarkEnd w:id="56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70" w:name="_Toc62916901"/>
      <w:r>
        <w:t>FLOW_CMS – Discharge from High Cascade springs</w:t>
      </w:r>
      <w:bookmarkEnd w:id="57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71" w:name="_Toc62916902"/>
      <w:r>
        <w:t>Study areas</w:t>
      </w:r>
      <w:bookmarkEnd w:id="57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72" w:name="_Toc62916903"/>
      <w:r>
        <w:lastRenderedPageBreak/>
        <w:t>Data</w:t>
      </w:r>
      <w:r w:rsidR="00A92F06">
        <w:t>CW3M</w:t>
      </w:r>
      <w:r>
        <w:t xml:space="preserve"> directory structure</w:t>
      </w:r>
      <w:bookmarkEnd w:id="572"/>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573" w:name="_Toc62916904"/>
      <w:r>
        <w:t>DataCW3M\ScenarioData directory structure</w:t>
      </w:r>
      <w:bookmarkEnd w:id="57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74" w:name="_Toc62916905"/>
      <w:r>
        <w:t>DataCW3M\ScenarioData\&lt;scenario&gt; folder contents</w:t>
      </w:r>
      <w:bookmarkEnd w:id="57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75" w:name="_Toc62916906"/>
      <w:r>
        <w:t>DataCW3M\&lt;study area&gt; folder contents</w:t>
      </w:r>
      <w:bookmarkEnd w:id="57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576" w:name="_Ref529607484"/>
      <w:bookmarkStart w:id="577"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576"/>
      <w:r>
        <w:t xml:space="preserve">. Willamette River basin study area; embedded study areas are </w:t>
      </w:r>
      <w:r w:rsidR="0005603B">
        <w:t>colored</w:t>
      </w:r>
      <w:r w:rsidR="0097392C">
        <w:t xml:space="preserve"> other than gray.  The 2 lighter blues together make up the upper Willamette basin study area.</w:t>
      </w:r>
      <w:bookmarkEnd w:id="57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578" w:name="_Ref529607514"/>
      <w:bookmarkStart w:id="579"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578"/>
      <w:r>
        <w:t>. Tualatin basin study area; Chicken Creek watershed is highlighted.</w:t>
      </w:r>
      <w:bookmarkEnd w:id="57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580" w:name="_Ref529607587"/>
      <w:bookmarkStart w:id="581"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580"/>
      <w:r>
        <w:t>. North Santiam watershed study area.</w:t>
      </w:r>
      <w:bookmarkEnd w:id="58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582" w:name="_Ref529607628"/>
      <w:bookmarkStart w:id="583"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582"/>
      <w:r>
        <w:t>. Upper Willamette study area.</w:t>
      </w:r>
      <w:bookmarkEnd w:id="58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584" w:name="_Ref529611388"/>
      <w:bookmarkStart w:id="585"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584"/>
      <w:r>
        <w:t>. Chicken Creek watershed study area.</w:t>
      </w:r>
      <w:bookmarkEnd w:id="58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86" w:name="_Toc62916907"/>
      <w:r>
        <w:t>Calendar conventions</w:t>
      </w:r>
      <w:bookmarkEnd w:id="58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87" w:name="_Toc62916908"/>
      <w:r>
        <w:t>Water years</w:t>
      </w:r>
      <w:bookmarkEnd w:id="58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88" w:name="_Toc62916909"/>
      <w:r>
        <w:t>Climate data</w:t>
      </w:r>
      <w:bookmarkEnd w:id="588"/>
    </w:p>
    <w:p w14:paraId="4E201698" w14:textId="77777777" w:rsidR="00CB152A" w:rsidRPr="00A06758" w:rsidRDefault="00CB152A" w:rsidP="00A06758"/>
    <w:p w14:paraId="400F9551" w14:textId="77777777" w:rsidR="00CB152A" w:rsidRDefault="00CB152A" w:rsidP="00CB152A">
      <w:pPr>
        <w:pStyle w:val="Heading2"/>
      </w:pPr>
      <w:bookmarkStart w:id="589" w:name="_Toc2858729"/>
      <w:bookmarkStart w:id="590" w:name="_Toc62916910"/>
      <w:r>
        <w:t>Numbered climate scenarios in the model</w:t>
      </w:r>
      <w:bookmarkEnd w:id="589"/>
      <w:bookmarkEnd w:id="590"/>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91" w:name="_Ref6032062"/>
      <w:bookmarkStart w:id="592" w:name="_Ref6033311"/>
      <w:bookmarkStart w:id="593" w:name="_Toc6121576"/>
      <w:r>
        <w:t xml:space="preserve">Table </w:t>
      </w:r>
      <w:bookmarkEnd w:id="591"/>
      <w:r>
        <w:t>1. Numbered climate scenarios</w:t>
      </w:r>
      <w:bookmarkEnd w:id="592"/>
      <w:bookmarkEnd w:id="59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94" w:name="_Toc7759621"/>
      <w:bookmarkStart w:id="595" w:name="_Toc62916911"/>
      <w:r>
        <w:t>Monthly and seasonal weather data</w:t>
      </w:r>
      <w:bookmarkEnd w:id="594"/>
      <w:bookmarkEnd w:id="59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96" w:name="_Toc62916912"/>
      <w:r>
        <w:t>Climate data grid</w:t>
      </w:r>
      <w:r w:rsidR="009F132A">
        <w:t>s</w:t>
      </w:r>
      <w:bookmarkEnd w:id="59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97" w:name="_Toc62916913"/>
      <w:r>
        <w:t>The WW2100 climate grid</w:t>
      </w:r>
      <w:bookmarkEnd w:id="59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98" w:name="_Toc62916914"/>
      <w:r>
        <w:t>The v2 climate grid</w:t>
      </w:r>
      <w:bookmarkEnd w:id="59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99" w:name="_Toc62916915"/>
      <w:r>
        <w:t>How climate data is looked up</w:t>
      </w:r>
      <w:bookmarkEnd w:id="59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00" w:name="_Toc62916916"/>
      <w:r>
        <w:t>What is in a climate dataset</w:t>
      </w:r>
      <w:bookmarkEnd w:id="60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01" w:name="_Toc62916917"/>
      <w:r>
        <w:t>Water rights</w:t>
      </w:r>
      <w:bookmarkEnd w:id="601"/>
    </w:p>
    <w:p w14:paraId="7ECEE8A5" w14:textId="77777777" w:rsidR="00D35AF7" w:rsidRDefault="00D35AF7" w:rsidP="00D35AF7">
      <w:pPr>
        <w:pStyle w:val="Heading2"/>
      </w:pPr>
      <w:bookmarkStart w:id="602" w:name="_Toc62916918"/>
      <w:r>
        <w:t>Water rights data</w:t>
      </w:r>
      <w:bookmarkEnd w:id="60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03" w:name="_Toc62916919"/>
      <w:r>
        <w:t>The wr_pods.csv file</w:t>
      </w:r>
      <w:bookmarkEnd w:id="60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04" w:name="_Toc62916920"/>
      <w:r>
        <w:t>The wr_pous.csv file</w:t>
      </w:r>
      <w:bookmarkEnd w:id="60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05" w:name="_Toc62916921"/>
      <w:r>
        <w:t>Adding a water right</w:t>
      </w:r>
      <w:bookmarkEnd w:id="60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06" w:name="_Toc62916922"/>
      <w:r>
        <w:t>Stream flow and stream temperature</w:t>
      </w:r>
      <w:bookmarkEnd w:id="606"/>
    </w:p>
    <w:p w14:paraId="224B0981" w14:textId="77777777" w:rsidR="008C7362" w:rsidRDefault="008C7362" w:rsidP="008C7362">
      <w:pPr>
        <w:pStyle w:val="Heading2"/>
      </w:pPr>
      <w:bookmarkStart w:id="607" w:name="_Toc50800503"/>
      <w:bookmarkStart w:id="608" w:name="_Toc54090937"/>
      <w:bookmarkStart w:id="609" w:name="_Toc62916923"/>
      <w:r>
        <w:t>Water parcels</w:t>
      </w:r>
      <w:bookmarkEnd w:id="607"/>
      <w:bookmarkEnd w:id="608"/>
      <w:bookmarkEnd w:id="60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10" w:name="_Toc62916924"/>
      <w:r>
        <w:t>Daily water mass and energy balance</w:t>
      </w:r>
      <w:bookmarkEnd w:id="61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11" w:name="_Toc62916925"/>
      <w:r>
        <w:t>Estimating the rate of flow</w:t>
      </w:r>
      <w:r w:rsidR="006A13B7">
        <w:t xml:space="preserve"> </w:t>
      </w:r>
      <w:r>
        <w:t>in a stream reach</w:t>
      </w:r>
      <w:bookmarkEnd w:id="61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12" w:name="_Toc62916926"/>
      <w:r>
        <w:t>Estimating the surface area of the water in a subreach</w:t>
      </w:r>
      <w:bookmarkEnd w:id="61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13" w:name="_Toc62916927"/>
      <w:r>
        <w:t>Water temperature from thermal energy</w:t>
      </w:r>
      <w:bookmarkEnd w:id="61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14" w:name="_Toc62916928"/>
      <w:r>
        <w:t>Initial conditions for Flow: the IC file</w:t>
      </w:r>
      <w:bookmarkEnd w:id="61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15" w:name="_Toc62916929"/>
      <w:r>
        <w:t>Boundary conditions for stream water temperature</w:t>
      </w:r>
      <w:bookmarkEnd w:id="61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16" w:name="_Toc62916930"/>
      <w:r>
        <w:t>Thermal stratification in reservoirs</w:t>
      </w:r>
      <w:bookmarkEnd w:id="61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17" w:name="_Toc62916931"/>
      <w:r>
        <w:t>Thermal loading</w:t>
      </w:r>
      <w:bookmarkEnd w:id="61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18" w:name="_Toc62916932"/>
      <w:r>
        <w:t>Reservoirs</w:t>
      </w:r>
      <w:bookmarkEnd w:id="61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19" w:name="_Toc62916933"/>
      <w:r>
        <w:t>Reservoir data</w:t>
      </w:r>
      <w:bookmarkEnd w:id="61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20" w:name="_Toc62916934"/>
      <w:r>
        <w:t>Reservoir data sources</w:t>
      </w:r>
      <w:bookmarkEnd w:id="62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21" w:name="_Toc62916935"/>
      <w:r>
        <w:t>Creating a new study area</w:t>
      </w:r>
      <w:r w:rsidR="00A55502">
        <w:t xml:space="preserve"> from a watershed within the WRB</w:t>
      </w:r>
      <w:bookmarkEnd w:id="62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22" w:name="_Toc62916936"/>
      <w:r>
        <w:t>Limitations of subbasin simulations</w:t>
      </w:r>
      <w:bookmarkEnd w:id="62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23" w:name="_Toc62916937"/>
      <w:r>
        <w:t>Calibration procedure</w:t>
      </w:r>
      <w:bookmarkEnd w:id="623"/>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24" w:name="_Toc62916938"/>
      <w:r>
        <w:lastRenderedPageBreak/>
        <w:t>Using PEST to determine HBV parameter values</w:t>
      </w:r>
      <w:bookmarkEnd w:id="62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25" w:name="_Toc62916939"/>
      <w:r>
        <w:t>Calibrating streamflows using stream gage measurements</w:t>
      </w:r>
      <w:bookmarkEnd w:id="62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26" w:name="_Toc62916940"/>
      <w:r>
        <w:t>Calibrating stream temperatures</w:t>
      </w:r>
      <w:bookmarkEnd w:id="62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27" w:name="_Toc62916941"/>
      <w:r>
        <w:t>North Santiam study area</w:t>
      </w:r>
      <w:bookmarkEnd w:id="627"/>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28" w:name="_Toc62916942"/>
      <w:r>
        <w:rPr>
          <w:rFonts w:eastAsia="Times New Roman"/>
        </w:rPr>
        <w:t>Instream water rights</w:t>
      </w:r>
      <w:bookmarkEnd w:id="62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62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629"/>
    </w:p>
    <w:p w14:paraId="0FD5899C" w14:textId="77777777" w:rsidR="0092040E" w:rsidRDefault="0092040E" w:rsidP="0092040E"/>
    <w:p w14:paraId="0E0CDFE5" w14:textId="77777777" w:rsidR="00B91F45" w:rsidRDefault="00B47486" w:rsidP="00B91F45">
      <w:pPr>
        <w:pStyle w:val="Heading2"/>
      </w:pPr>
      <w:bookmarkStart w:id="630" w:name="_Toc62916943"/>
      <w:r>
        <w:t xml:space="preserve">Municipal </w:t>
      </w:r>
      <w:r w:rsidR="00057A5D">
        <w:t>w</w:t>
      </w:r>
      <w:r>
        <w:t xml:space="preserve">ater </w:t>
      </w:r>
      <w:r w:rsidR="00D97755">
        <w:t>r</w:t>
      </w:r>
      <w:r>
        <w:t>ights</w:t>
      </w:r>
      <w:bookmarkEnd w:id="630"/>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631" w:name="_Toc62916944"/>
      <w:r>
        <w:t>McKenzie Basin Wetlands Study</w:t>
      </w:r>
      <w:bookmarkEnd w:id="631"/>
    </w:p>
    <w:p w14:paraId="79498AD8" w14:textId="77777777" w:rsidR="00736461" w:rsidRPr="00D97CDA" w:rsidRDefault="00736461" w:rsidP="00A8214A"/>
    <w:p w14:paraId="2403DDA0" w14:textId="063D759E" w:rsidR="00275338" w:rsidRDefault="003613A1" w:rsidP="00A8214A">
      <w:pPr>
        <w:pStyle w:val="Heading2"/>
      </w:pPr>
      <w:bookmarkStart w:id="632" w:name="_Toc62916945"/>
      <w:r>
        <w:t xml:space="preserve">Project </w:t>
      </w:r>
      <w:r w:rsidR="00DC262D">
        <w:t>Overview</w:t>
      </w:r>
      <w:bookmarkEnd w:id="632"/>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633" w:name="_Ref48282850"/>
      <w:bookmarkStart w:id="634" w:name="_Toc53219839"/>
      <w:r>
        <w:t xml:space="preserve">Figure </w:t>
      </w:r>
      <w:r w:rsidR="008051F2">
        <w:fldChar w:fldCharType="begin"/>
      </w:r>
      <w:r w:rsidR="008051F2">
        <w:instrText xml:space="preserve"> SEQ Figure \* ARABIC </w:instrText>
      </w:r>
      <w:r w:rsidR="008051F2">
        <w:fldChar w:fldCharType="separate"/>
      </w:r>
      <w:r w:rsidR="006F0CBC">
        <w:rPr>
          <w:noProof/>
        </w:rPr>
        <w:t>7</w:t>
      </w:r>
      <w:r w:rsidR="008051F2">
        <w:rPr>
          <w:noProof/>
        </w:rPr>
        <w:fldChar w:fldCharType="end"/>
      </w:r>
      <w:bookmarkEnd w:id="633"/>
      <w:r>
        <w:t>. McKenzie basin in CW3M screen capture</w:t>
      </w:r>
      <w:bookmarkEnd w:id="63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635" w:name="_Ref48282776"/>
      <w:bookmarkStart w:id="636" w:name="_Ref48282732"/>
      <w:bookmarkStart w:id="637" w:name="_Toc53219840"/>
      <w:r>
        <w:t xml:space="preserve">Figure </w:t>
      </w:r>
      <w:r w:rsidR="008051F2">
        <w:fldChar w:fldCharType="begin"/>
      </w:r>
      <w:r w:rsidR="008051F2">
        <w:instrText xml:space="preserve"> SEQ Figure \* ARABIC </w:instrText>
      </w:r>
      <w:r w:rsidR="008051F2">
        <w:fldChar w:fldCharType="separate"/>
      </w:r>
      <w:r w:rsidR="006F0CBC">
        <w:rPr>
          <w:noProof/>
        </w:rPr>
        <w:t>8</w:t>
      </w:r>
      <w:r w:rsidR="008051F2">
        <w:rPr>
          <w:noProof/>
        </w:rPr>
        <w:fldChar w:fldCharType="end"/>
      </w:r>
      <w:bookmarkEnd w:id="635"/>
      <w:r>
        <w:t>. Wetlands in the lower McKenzie basin, with their WETL_ID attribute values</w:t>
      </w:r>
      <w:bookmarkEnd w:id="636"/>
      <w:bookmarkEnd w:id="637"/>
    </w:p>
    <w:p w14:paraId="364BDC9E" w14:textId="77777777" w:rsidR="004D33B7" w:rsidRDefault="004D33B7" w:rsidP="00275338"/>
    <w:p w14:paraId="6EF95807" w14:textId="5E566C26" w:rsidR="003613A1" w:rsidRDefault="003613A1" w:rsidP="00A8214A">
      <w:pPr>
        <w:pStyle w:val="Heading2"/>
      </w:pPr>
      <w:bookmarkStart w:id="638" w:name="_Toc62916946"/>
      <w:r>
        <w:t>Model and Simulation Overview</w:t>
      </w:r>
      <w:bookmarkEnd w:id="638"/>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39" w:name="_Toc62916947"/>
      <w:r>
        <w:t>McKenzie wetlands in the initial versions of the IDU, HRU, and Reach data layers</w:t>
      </w:r>
      <w:bookmarkEnd w:id="639"/>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640" w:name="_Toc49175988"/>
      <w:bookmarkStart w:id="641" w:name="_Toc62916948"/>
      <w:r>
        <w:t>Data changes for better representation of wetlands</w:t>
      </w:r>
      <w:bookmarkEnd w:id="640"/>
      <w:bookmarkEnd w:id="64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642" w:name="_Toc62916949"/>
      <w:r>
        <w:t xml:space="preserve">Projection, </w:t>
      </w:r>
      <w:r w:rsidR="006F174A">
        <w:t>Calendar</w:t>
      </w:r>
      <w:r>
        <w:t>,</w:t>
      </w:r>
      <w:r w:rsidR="006F174A">
        <w:t xml:space="preserve"> and </w:t>
      </w:r>
      <w:r w:rsidR="009D540F">
        <w:t>Units</w:t>
      </w:r>
      <w:bookmarkEnd w:id="64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643" w:name="_Toc62916950"/>
      <w:r>
        <w:t>Simulation of changes in wetlands over time</w:t>
      </w:r>
      <w:bookmarkEnd w:id="64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644" w:name="_Toc62916951"/>
      <w:r>
        <w:t xml:space="preserve">How wetlands </w:t>
      </w:r>
      <w:r w:rsidR="000806A1">
        <w:t>are</w:t>
      </w:r>
      <w:r>
        <w:t xml:space="preserve"> represented</w:t>
      </w:r>
      <w:r w:rsidR="006D6388">
        <w:t xml:space="preserve"> in the model</w:t>
      </w:r>
      <w:bookmarkEnd w:id="64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645" w:name="_Toc62916952"/>
      <w:r>
        <w:t>Attributes of interest in the wetlands study</w:t>
      </w:r>
      <w:bookmarkEnd w:id="64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646" w:name="_Toc62916953"/>
      <w:r>
        <w:t>A WETNESS attribute</w:t>
      </w:r>
      <w:bookmarkEnd w:id="64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647" w:name="_Toc62916954"/>
      <w:r>
        <w:t>Calculating the exchange of water between the wetland and the reach</w:t>
      </w:r>
      <w:bookmarkEnd w:id="647"/>
    </w:p>
    <w:p w14:paraId="71419F3E" w14:textId="001ADEBC" w:rsidR="00871F69" w:rsidRDefault="00871F69" w:rsidP="00871F69">
      <w:pPr>
        <w:pStyle w:val="Heading3"/>
      </w:pPr>
      <w:bookmarkStart w:id="648" w:name="_Toc62916955"/>
      <w:r>
        <w:t xml:space="preserve">Wetland </w:t>
      </w:r>
      <w:r w:rsidR="007A55EC">
        <w:t xml:space="preserve">IDU </w:t>
      </w:r>
      <w:r>
        <w:t>parameters</w:t>
      </w:r>
      <w:bookmarkEnd w:id="64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649" w:name="_Toc62916956"/>
      <w:r>
        <w:t>Reach parameters</w:t>
      </w:r>
      <w:bookmarkEnd w:id="649"/>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650" w:name="_Toc62916957"/>
      <w:r>
        <w:t>Loss (or gain) of wetlands</w:t>
      </w:r>
      <w:bookmarkEnd w:id="650"/>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651" w:name="_Toc62916958"/>
      <w:r>
        <w:t>Reality check</w:t>
      </w:r>
      <w:bookmarkEnd w:id="651"/>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652" w:name="_Toc62916959"/>
      <w:r>
        <w:t>High Cascades Springs</w:t>
      </w:r>
      <w:bookmarkEnd w:id="652"/>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653" w:name="_Toc62916960"/>
      <w:r>
        <w:t>Calibration</w:t>
      </w:r>
      <w:r w:rsidR="00B06ED6">
        <w:t xml:space="preserve"> and simulation skill</w:t>
      </w:r>
      <w:bookmarkEnd w:id="653"/>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776"/>
        <w:gridCol w:w="909"/>
        <w:gridCol w:w="720"/>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 (C</w:t>
            </w:r>
            <w:r w:rsidR="002E6989">
              <w:t>219</w:t>
            </w:r>
            <w:r>
              <w:t>)</w:t>
            </w:r>
          </w:p>
        </w:tc>
        <w:tc>
          <w:tcPr>
            <w:tcW w:w="0" w:type="auto"/>
          </w:tcPr>
          <w:p w14:paraId="7F084B9D" w14:textId="478D07E6" w:rsidR="003C4378" w:rsidRDefault="003C4378" w:rsidP="003C4378">
            <w:r>
              <w:t>%bias</w:t>
            </w:r>
          </w:p>
        </w:tc>
        <w:tc>
          <w:tcPr>
            <w:tcW w:w="0" w:type="auto"/>
          </w:tcPr>
          <w:p w14:paraId="7C49D2AC" w14:textId="0C00A73A" w:rsidR="003C4378" w:rsidRDefault="003C4378" w:rsidP="003C4378">
            <w:r>
              <w:t>-0.7%</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101C1505" w:rsidR="003C4378" w:rsidRDefault="003C4378" w:rsidP="003C4378">
            <w:r>
              <w:t>0.70</w:t>
            </w:r>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5F1618" w:rsidR="003C4378" w:rsidRDefault="003C4378" w:rsidP="003C4378">
            <w:r>
              <w:t>0.73</w:t>
            </w:r>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r w:rsidR="00610219">
              <w:t xml:space="preserve"> (C2</w:t>
            </w:r>
            <w:r w:rsidR="008E188E">
              <w:t>19</w:t>
            </w:r>
            <w:r w:rsidR="00610219">
              <w:t>)</w:t>
            </w:r>
          </w:p>
        </w:tc>
        <w:tc>
          <w:tcPr>
            <w:tcW w:w="0" w:type="auto"/>
          </w:tcPr>
          <w:p w14:paraId="503614AF" w14:textId="3A28EB6E" w:rsidR="003C4378" w:rsidRDefault="003C4378" w:rsidP="003C4378">
            <w:r>
              <w:t>%bias</w:t>
            </w:r>
          </w:p>
        </w:tc>
        <w:tc>
          <w:tcPr>
            <w:tcW w:w="0" w:type="auto"/>
          </w:tcPr>
          <w:p w14:paraId="45C44D13" w14:textId="7ADF4FD0" w:rsidR="003C4378" w:rsidRDefault="003C4378" w:rsidP="003C4378">
            <w:r>
              <w:t>-</w:t>
            </w:r>
            <w:r w:rsidR="00610219">
              <w:t>0.1</w:t>
            </w:r>
            <w:r>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4CDBBE01" w:rsidR="003C4378" w:rsidRDefault="003C4378" w:rsidP="003C4378">
            <w:r>
              <w:t>0.</w:t>
            </w:r>
            <w:r w:rsidR="00610219">
              <w:t>84</w:t>
            </w:r>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361F8216" w:rsidR="003C4378" w:rsidRDefault="003C4378" w:rsidP="003C4378">
            <w:r>
              <w:t>0.4</w:t>
            </w:r>
            <w:r w:rsidR="00610219">
              <w:t>0</w:t>
            </w:r>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71CE477A" w:rsidR="003C4378" w:rsidRDefault="003C4378" w:rsidP="003C4378">
            <w:r>
              <w:t>0.8</w:t>
            </w:r>
            <w:r w:rsidR="00610219">
              <w:t>4</w:t>
            </w:r>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r w:rsidR="00610219">
              <w:t xml:space="preserve"> (C2</w:t>
            </w:r>
            <w:r w:rsidR="008E188E">
              <w:t>19</w:t>
            </w:r>
            <w:r w:rsidR="00610219">
              <w:t>)</w:t>
            </w:r>
          </w:p>
        </w:tc>
        <w:tc>
          <w:tcPr>
            <w:tcW w:w="0" w:type="auto"/>
          </w:tcPr>
          <w:p w14:paraId="747FF6B8" w14:textId="58CFA040" w:rsidR="003C4378" w:rsidRDefault="003C4378" w:rsidP="003C4378">
            <w:r>
              <w:t>%bias</w:t>
            </w:r>
          </w:p>
        </w:tc>
        <w:tc>
          <w:tcPr>
            <w:tcW w:w="0" w:type="auto"/>
          </w:tcPr>
          <w:p w14:paraId="6C28E2A8" w14:textId="11990A16" w:rsidR="003C4378" w:rsidRDefault="008E188E" w:rsidP="003C4378">
            <w:r>
              <w:t>-0.1</w:t>
            </w:r>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37249DB9" w:rsidR="003C4378" w:rsidRDefault="003C4378" w:rsidP="003C4378">
            <w:r>
              <w:t>0.8</w:t>
            </w:r>
            <w:r w:rsidR="00610219">
              <w:t>6</w:t>
            </w:r>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12C390BC" w:rsidR="003C4378" w:rsidRDefault="003C4378" w:rsidP="003C4378">
            <w:r>
              <w:t>0.3</w:t>
            </w:r>
            <w:r w:rsidR="00610219">
              <w:t>8</w:t>
            </w:r>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3943D8E" w:rsidR="003C4378" w:rsidRDefault="003C4378" w:rsidP="003C4378">
            <w:r>
              <w:t>0.8</w:t>
            </w:r>
            <w:r w:rsidR="00610219">
              <w:t>6</w:t>
            </w:r>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r w:rsidR="00610219">
              <w:t xml:space="preserve"> (C2</w:t>
            </w:r>
            <w:r w:rsidR="008E188E">
              <w:t>19</w:t>
            </w:r>
            <w:r w:rsidR="00610219">
              <w:t>)</w:t>
            </w:r>
          </w:p>
        </w:tc>
        <w:tc>
          <w:tcPr>
            <w:tcW w:w="0" w:type="auto"/>
          </w:tcPr>
          <w:p w14:paraId="27506014" w14:textId="7618C4AF" w:rsidR="003C4378" w:rsidRDefault="003C4378" w:rsidP="003C4378">
            <w:r>
              <w:t>%bias</w:t>
            </w:r>
          </w:p>
        </w:tc>
        <w:tc>
          <w:tcPr>
            <w:tcW w:w="0" w:type="auto"/>
          </w:tcPr>
          <w:p w14:paraId="5182B9DA" w14:textId="41C9595E" w:rsidR="003C4378" w:rsidRDefault="003C4378" w:rsidP="003C4378">
            <w:r>
              <w:t>-</w:t>
            </w:r>
            <w:r w:rsidR="008E188E">
              <w:t>7.0</w:t>
            </w:r>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76F9906" w:rsidR="003C4378" w:rsidRDefault="003C4378" w:rsidP="003C4378">
            <w:r>
              <w:t>0.</w:t>
            </w:r>
            <w:r w:rsidR="008E188E">
              <w:t>59</w:t>
            </w:r>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7F4E4E7F" w:rsidR="003C4378" w:rsidRDefault="003C4378" w:rsidP="003C4378">
            <w:r>
              <w:t>0.6</w:t>
            </w:r>
            <w:r w:rsidR="008E188E">
              <w:t>4</w:t>
            </w:r>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7A265DBD" w:rsidR="003C4378" w:rsidRDefault="003C4378" w:rsidP="003C4378">
            <w:r>
              <w:t>0.6</w:t>
            </w:r>
            <w:r w:rsidR="00610219">
              <w:t>6</w:t>
            </w:r>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r w:rsidR="00613CE3">
              <w:t xml:space="preserve"> (C2</w:t>
            </w:r>
            <w:r w:rsidR="008E188E">
              <w:t>19</w:t>
            </w:r>
            <w:r w:rsidR="00613CE3">
              <w:t>)</w:t>
            </w:r>
          </w:p>
        </w:tc>
        <w:tc>
          <w:tcPr>
            <w:tcW w:w="0" w:type="auto"/>
          </w:tcPr>
          <w:p w14:paraId="0BA6EA8B" w14:textId="7045D4AB" w:rsidR="003C4378" w:rsidRDefault="003C4378" w:rsidP="003C4378">
            <w:r>
              <w:t>%bias</w:t>
            </w:r>
          </w:p>
        </w:tc>
        <w:tc>
          <w:tcPr>
            <w:tcW w:w="0" w:type="auto"/>
          </w:tcPr>
          <w:p w14:paraId="1D809B5C" w14:textId="5C3CD370" w:rsidR="003C4378" w:rsidRDefault="008E188E" w:rsidP="003C4378">
            <w:r>
              <w:t>-0.1</w:t>
            </w:r>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248853DE" w:rsidR="003C4378" w:rsidRDefault="003C4378" w:rsidP="003C4378">
            <w:r>
              <w:t>0.</w:t>
            </w:r>
            <w:r w:rsidR="00613CE3">
              <w:t>7</w:t>
            </w:r>
            <w:r w:rsidR="008E188E">
              <w:t>6</w:t>
            </w:r>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3BB05F38" w:rsidR="003C4378" w:rsidRDefault="003C4378" w:rsidP="003C4378">
            <w:r>
              <w:t>0.</w:t>
            </w:r>
            <w:r w:rsidR="008E188E">
              <w:t>49</w:t>
            </w:r>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7841BFD5" w:rsidR="003C4378" w:rsidRDefault="003C4378" w:rsidP="003C4378">
            <w:r>
              <w:t>0.</w:t>
            </w:r>
            <w:r w:rsidR="00613CE3">
              <w:t>8</w:t>
            </w:r>
            <w:r w:rsidR="008E188E">
              <w:t>1</w:t>
            </w:r>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r w:rsidR="00613CE3">
              <w:t xml:space="preserve"> (C2</w:t>
            </w:r>
            <w:r w:rsidR="008E188E">
              <w:t>19</w:t>
            </w:r>
            <w:r w:rsidR="00613CE3">
              <w:t>)</w:t>
            </w:r>
          </w:p>
        </w:tc>
        <w:tc>
          <w:tcPr>
            <w:tcW w:w="0" w:type="auto"/>
          </w:tcPr>
          <w:p w14:paraId="18689C03" w14:textId="16E261AF" w:rsidR="003C4378" w:rsidRDefault="003C4378" w:rsidP="003C4378">
            <w:r>
              <w:t>%bias</w:t>
            </w:r>
          </w:p>
        </w:tc>
        <w:tc>
          <w:tcPr>
            <w:tcW w:w="0" w:type="auto"/>
          </w:tcPr>
          <w:p w14:paraId="0035DCAF" w14:textId="0D693C14" w:rsidR="003C4378" w:rsidRDefault="003C4378" w:rsidP="003C4378">
            <w:r>
              <w:t>-</w:t>
            </w:r>
            <w:r w:rsidR="00613CE3">
              <w:t>2.</w:t>
            </w:r>
            <w:r w:rsidR="008E188E">
              <w:t>0</w:t>
            </w:r>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0C215DE" w:rsidR="003C4378" w:rsidRDefault="003C4378" w:rsidP="003C4378">
            <w:r>
              <w:t>0.4</w:t>
            </w:r>
            <w:r w:rsidR="00613CE3">
              <w:t>4</w:t>
            </w:r>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70CDCA6D" w:rsidR="003C4378" w:rsidRDefault="003C4378" w:rsidP="003C4378">
            <w:r>
              <w:t>0.</w:t>
            </w:r>
            <w:r w:rsidR="00613CE3">
              <w:t>8</w:t>
            </w:r>
            <w:r w:rsidR="008E188E">
              <w:t>1</w:t>
            </w:r>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r w:rsidR="007A6DA3">
              <w:t xml:space="preserve"> (C2</w:t>
            </w:r>
            <w:r w:rsidR="008E188E">
              <w:t>19</w:t>
            </w:r>
            <w:r w:rsidR="007A6DA3">
              <w:t>)</w:t>
            </w:r>
          </w:p>
        </w:tc>
        <w:tc>
          <w:tcPr>
            <w:tcW w:w="0" w:type="auto"/>
          </w:tcPr>
          <w:p w14:paraId="3E7378FF" w14:textId="1660A2C9" w:rsidR="003C4378" w:rsidRDefault="003C4378" w:rsidP="003C4378">
            <w:r>
              <w:t>%bias</w:t>
            </w:r>
          </w:p>
        </w:tc>
        <w:tc>
          <w:tcPr>
            <w:tcW w:w="0" w:type="auto"/>
          </w:tcPr>
          <w:p w14:paraId="6EF59584" w14:textId="21DB9D34" w:rsidR="003C4378" w:rsidRDefault="007A6DA3" w:rsidP="003C4378">
            <w:r>
              <w:t>0.1</w:t>
            </w:r>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012A930F" w:rsidR="003C4378" w:rsidRDefault="003C4378" w:rsidP="003C4378">
            <w:r>
              <w:t>0.7</w:t>
            </w:r>
            <w:r w:rsidR="007A6DA3">
              <w:t>1</w:t>
            </w:r>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59585EA5" w:rsidR="003C4378" w:rsidRDefault="003C4378" w:rsidP="003C4378">
            <w:r>
              <w:t>0.5</w:t>
            </w:r>
            <w:r w:rsidR="007A6DA3">
              <w:t>4</w:t>
            </w:r>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33C2A0" w:rsidR="003C4378" w:rsidRDefault="003C4378" w:rsidP="003C4378">
            <w:r>
              <w:t>0.8</w:t>
            </w:r>
            <w:r w:rsidR="007A6DA3">
              <w:t>5</w:t>
            </w:r>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7C984DE2" w:rsidR="00245C85" w:rsidRDefault="00245C85" w:rsidP="00E70EE0">
            <w:r>
              <w:t>SO FK MCKENZIE ABOVE COUGAR (C2</w:t>
            </w:r>
            <w:r w:rsidR="00B7410E">
              <w:t>19</w:t>
            </w:r>
            <w:r>
              <w:t>)</w:t>
            </w:r>
          </w:p>
        </w:tc>
        <w:tc>
          <w:tcPr>
            <w:tcW w:w="970" w:type="dxa"/>
          </w:tcPr>
          <w:p w14:paraId="219B605A" w14:textId="43B0B515" w:rsidR="00245C85" w:rsidRDefault="00245C85" w:rsidP="00E70EE0">
            <w:r>
              <w:t>%bias</w:t>
            </w:r>
          </w:p>
        </w:tc>
        <w:tc>
          <w:tcPr>
            <w:tcW w:w="1088" w:type="dxa"/>
          </w:tcPr>
          <w:p w14:paraId="60CC27D9" w14:textId="6E6C8DC3" w:rsidR="00245C85" w:rsidRDefault="00245C85" w:rsidP="00E70EE0">
            <w:r>
              <w:t>-</w:t>
            </w:r>
            <w:r w:rsidR="00B7410E">
              <w:t>10.1</w:t>
            </w:r>
            <w:r>
              <w:t>%</w:t>
            </w:r>
          </w:p>
        </w:tc>
        <w:tc>
          <w:tcPr>
            <w:tcW w:w="0" w:type="auto"/>
          </w:tcPr>
          <w:p w14:paraId="1E0F0D76" w14:textId="558760E2" w:rsidR="00245C85" w:rsidRDefault="00245C85" w:rsidP="00E70EE0">
            <w:r>
              <w:t>VG</w:t>
            </w:r>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59C9F6F" w:rsidR="00245C85" w:rsidRDefault="00245C85" w:rsidP="00E70EE0">
            <w:r>
              <w:t>0.</w:t>
            </w:r>
            <w:r w:rsidR="00B7410E">
              <w:t>79</w:t>
            </w:r>
          </w:p>
        </w:tc>
        <w:tc>
          <w:tcPr>
            <w:tcW w:w="0" w:type="auto"/>
          </w:tcPr>
          <w:p w14:paraId="4DE27806" w14:textId="249D3D4B" w:rsidR="00245C85" w:rsidRDefault="00245C85" w:rsidP="00E70EE0">
            <w:r>
              <w:t>VG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30022EED" w:rsidR="00245C85" w:rsidRDefault="00245C85" w:rsidP="00E70EE0">
            <w:r>
              <w:t>0.4</w:t>
            </w:r>
            <w:r w:rsidR="00B7410E">
              <w:t>4</w:t>
            </w:r>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495E891D" w:rsidR="00245C85" w:rsidRDefault="00245C85" w:rsidP="00CA1E74">
            <w:r>
              <w:t>SO FK MCKENZIE BELOW COUGAR (C2</w:t>
            </w:r>
            <w:r w:rsidR="00572FA4">
              <w:t>19</w:t>
            </w:r>
            <w:r>
              <w:t>)</w:t>
            </w:r>
          </w:p>
        </w:tc>
        <w:tc>
          <w:tcPr>
            <w:tcW w:w="970" w:type="dxa"/>
          </w:tcPr>
          <w:p w14:paraId="522DC0D1" w14:textId="2F31C1DC" w:rsidR="00245C85" w:rsidRDefault="00245C85" w:rsidP="00CA1E74">
            <w:r>
              <w:t>%bias</w:t>
            </w:r>
          </w:p>
        </w:tc>
        <w:tc>
          <w:tcPr>
            <w:tcW w:w="1088" w:type="dxa"/>
          </w:tcPr>
          <w:p w14:paraId="404B0371" w14:textId="1BC2725B" w:rsidR="00245C85" w:rsidRDefault="00B7410E" w:rsidP="00CA1E74">
            <w:r>
              <w:t>2.2%</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0DA9BDC4" w:rsidR="00245C85" w:rsidRDefault="00245C85" w:rsidP="00CA1E74">
            <w:r>
              <w:t>0.</w:t>
            </w:r>
            <w:r w:rsidR="00572FA4">
              <w:t>63</w:t>
            </w:r>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1AB08B98" w:rsidR="00245C85" w:rsidRDefault="00245C85" w:rsidP="00CA1E74">
            <w:r>
              <w:t>0.6</w:t>
            </w:r>
            <w:r w:rsidR="00572FA4">
              <w:t>1</w:t>
            </w:r>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43E1BE3A" w:rsidR="00245C85" w:rsidRDefault="00245C85" w:rsidP="00CA1E74">
            <w:r>
              <w:t>0.6</w:t>
            </w:r>
            <w:r w:rsidR="00572FA4">
              <w:t>3</w:t>
            </w:r>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4CC85928" w:rsidR="00245C85" w:rsidRDefault="00245C85" w:rsidP="00041D27">
            <w:r>
              <w:t>BLUE RIVER ABOVE THE RESERVOIR (C2</w:t>
            </w:r>
            <w:r w:rsidR="00572FA4">
              <w:t>19</w:t>
            </w:r>
            <w:r>
              <w:t>)</w:t>
            </w:r>
          </w:p>
        </w:tc>
        <w:tc>
          <w:tcPr>
            <w:tcW w:w="970" w:type="dxa"/>
          </w:tcPr>
          <w:p w14:paraId="3660BB27" w14:textId="031AD573" w:rsidR="00245C85" w:rsidRDefault="00245C85" w:rsidP="00041D27">
            <w:r>
              <w:t>%bias</w:t>
            </w:r>
          </w:p>
        </w:tc>
        <w:tc>
          <w:tcPr>
            <w:tcW w:w="1088" w:type="dxa"/>
          </w:tcPr>
          <w:p w14:paraId="37F8A474" w14:textId="5BCC6EC6" w:rsidR="00245C85" w:rsidRDefault="00245C85" w:rsidP="00041D27">
            <w:r>
              <w:t>-</w:t>
            </w:r>
            <w:r w:rsidR="00572FA4">
              <w:t>17.2</w:t>
            </w:r>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3783417D" w:rsidR="00245C85" w:rsidRDefault="00245C85" w:rsidP="00041D27">
            <w:r>
              <w:t>0.</w:t>
            </w:r>
            <w:r w:rsidR="00572FA4">
              <w:t>47</w:t>
            </w:r>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3F1115A5" w:rsidR="00245C85" w:rsidRDefault="00245C85" w:rsidP="00771AAC">
            <w:r>
              <w:t>BLUE RIVER BELOW THE RESERVOIR (C2</w:t>
            </w:r>
            <w:r w:rsidR="00572FA4">
              <w:t>19</w:t>
            </w:r>
            <w:r>
              <w:t>)</w:t>
            </w:r>
          </w:p>
        </w:tc>
        <w:tc>
          <w:tcPr>
            <w:tcW w:w="970" w:type="dxa"/>
          </w:tcPr>
          <w:p w14:paraId="0033914A" w14:textId="4B9CD9C7" w:rsidR="00245C85" w:rsidRDefault="00245C85" w:rsidP="00771AAC">
            <w:r>
              <w:t>%bias</w:t>
            </w:r>
          </w:p>
        </w:tc>
        <w:tc>
          <w:tcPr>
            <w:tcW w:w="1088" w:type="dxa"/>
          </w:tcPr>
          <w:p w14:paraId="55597B67" w14:textId="1CB74A4A" w:rsidR="00245C85" w:rsidRDefault="00572FA4" w:rsidP="00771AAC">
            <w:r>
              <w:t>4.3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0FE40479" w:rsidR="00245C85" w:rsidRDefault="00245C85" w:rsidP="00771AAC">
            <w:r>
              <w:t>0.5</w:t>
            </w:r>
            <w:r w:rsidR="00572FA4">
              <w:t>4</w:t>
            </w:r>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167BD84B" w:rsidR="00245C85" w:rsidRDefault="00572FA4" w:rsidP="00771AAC">
            <w:r>
              <w:t>0.67</w:t>
            </w:r>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398C5D5D" w:rsidR="00245C85" w:rsidRDefault="00245C85" w:rsidP="00771AAC">
            <w:r>
              <w:t>0.6</w:t>
            </w:r>
            <w:r w:rsidR="00572FA4">
              <w:t>0</w:t>
            </w:r>
          </w:p>
        </w:tc>
        <w:tc>
          <w:tcPr>
            <w:tcW w:w="0" w:type="auto"/>
          </w:tcPr>
          <w:p w14:paraId="67F765A3" w14:textId="58E69698" w:rsidR="00245C85" w:rsidRDefault="00245C85" w:rsidP="00771AAC">
            <w: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0671A6B" w:rsidR="00245C85" w:rsidRDefault="00245C85" w:rsidP="00771AAC">
            <w:r>
              <w:t>MCKENZIE RIVER NEAR VIDA (C2</w:t>
            </w:r>
            <w:r w:rsidR="003B2506">
              <w:t>19</w:t>
            </w:r>
            <w:r>
              <w:t>)</w:t>
            </w:r>
          </w:p>
        </w:tc>
        <w:tc>
          <w:tcPr>
            <w:tcW w:w="970" w:type="dxa"/>
          </w:tcPr>
          <w:p w14:paraId="28D95DBB" w14:textId="4CB4220B" w:rsidR="00245C85" w:rsidRDefault="00245C85" w:rsidP="00771AAC">
            <w:r>
              <w:t>%bias</w:t>
            </w:r>
          </w:p>
        </w:tc>
        <w:tc>
          <w:tcPr>
            <w:tcW w:w="1088" w:type="dxa"/>
          </w:tcPr>
          <w:p w14:paraId="35ED9764" w14:textId="3711B8B4" w:rsidR="00245C85" w:rsidRDefault="00245C85" w:rsidP="00771AAC">
            <w:r>
              <w:t>-</w:t>
            </w:r>
            <w:r w:rsidR="003B2506">
              <w:t>0.6</w:t>
            </w:r>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59E52221" w:rsidR="00245C85" w:rsidRDefault="00245C85" w:rsidP="00771AAC">
            <w:r>
              <w:t>0.</w:t>
            </w:r>
            <w:r w:rsidR="003B2506">
              <w:t>94</w:t>
            </w:r>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2ED073AE" w:rsidR="00245C85" w:rsidRDefault="00245C85" w:rsidP="00771AAC">
            <w:r>
              <w:t>MCKENZIE RIVER ABV HAYDEN BR (C2</w:t>
            </w:r>
            <w:r w:rsidR="003B2506">
              <w:t>19</w:t>
            </w:r>
            <w:r>
              <w:t>)</w:t>
            </w:r>
          </w:p>
        </w:tc>
        <w:tc>
          <w:tcPr>
            <w:tcW w:w="970" w:type="dxa"/>
          </w:tcPr>
          <w:p w14:paraId="28F20A41" w14:textId="3A8F165D" w:rsidR="00245C85" w:rsidRDefault="00245C85" w:rsidP="00771AAC">
            <w:r>
              <w:t>%bias</w:t>
            </w:r>
          </w:p>
        </w:tc>
        <w:tc>
          <w:tcPr>
            <w:tcW w:w="1088" w:type="dxa"/>
          </w:tcPr>
          <w:p w14:paraId="68801782" w14:textId="43A59328" w:rsidR="00245C85" w:rsidRDefault="003B2506" w:rsidP="00771AAC">
            <w:r>
              <w:t>13.8</w:t>
            </w:r>
            <w:r w:rsidR="00245C85">
              <w:t>%</w:t>
            </w:r>
          </w:p>
        </w:tc>
        <w:tc>
          <w:tcPr>
            <w:tcW w:w="0" w:type="auto"/>
          </w:tcPr>
          <w:p w14:paraId="1512C366" w14:textId="420B3D33" w:rsidR="00245C85" w:rsidRDefault="003B2506" w:rsidP="00771AAC">
            <w:r>
              <w:t>S</w:t>
            </w:r>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443794EF" w:rsidR="00245C85" w:rsidRDefault="00245C85" w:rsidP="00771AAC">
            <w:r>
              <w:t>0.</w:t>
            </w:r>
            <w:r w:rsidR="003B2506">
              <w:t>79</w:t>
            </w:r>
          </w:p>
        </w:tc>
        <w:tc>
          <w:tcPr>
            <w:tcW w:w="0" w:type="auto"/>
          </w:tcPr>
          <w:p w14:paraId="2BD166C2" w14:textId="235972A3" w:rsidR="00245C85" w:rsidRDefault="00245C85" w:rsidP="00771AAC">
            <w:r>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47EC0DF8" w:rsidR="00245C85" w:rsidRDefault="003B2506" w:rsidP="00771AAC">
            <w:r>
              <w:t>0</w:t>
            </w:r>
            <w:r w:rsidR="00245C85">
              <w:t>.</w:t>
            </w:r>
            <w:r>
              <w:t>43</w:t>
            </w:r>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398F9A93" w:rsidR="00245C85" w:rsidRDefault="00245C85" w:rsidP="00771AAC">
            <w:r>
              <w:t>0.9</w:t>
            </w:r>
            <w:r w:rsidR="003B2506">
              <w:t>5</w:t>
            </w:r>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5529DE8E" w:rsidR="00245C85" w:rsidRDefault="003B2506" w:rsidP="00771AAC">
            <w:r>
              <w:t>1.3</w:t>
            </w:r>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654" w:name="_Toc62916961"/>
      <w:r>
        <w:t>Analysis of</w:t>
      </w:r>
      <w:r w:rsidR="003024C9">
        <w:t xml:space="preserve"> locations where the model has low skill</w:t>
      </w:r>
      <w:bookmarkEnd w:id="654"/>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28E133D3" w:rsidR="002B6EA4" w:rsidRDefault="002B6EA4" w:rsidP="00535731">
      <w:r>
        <w:t xml:space="preserve">As of </w:t>
      </w:r>
      <w:r w:rsidR="0060640B">
        <w:t>1/3/21</w:t>
      </w:r>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r w:rsidR="0060640B">
        <w:t xml:space="preserve"> of water in the reaches</w:t>
      </w:r>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r w:rsidR="0060640B">
        <w: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t>
      </w:r>
    </w:p>
    <w:p w14:paraId="59FAF5A0" w14:textId="0909CBE3" w:rsidR="0027285C" w:rsidRDefault="0027285C"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655" w:name="_Toc62916962"/>
      <w:r>
        <w:t>Simulated McKenzie basin water budget</w:t>
      </w:r>
      <w:r w:rsidR="00334ED8">
        <w:t xml:space="preserve"> and thermal energy budget</w:t>
      </w:r>
      <w:bookmarkEnd w:id="655"/>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71449433" w:rsidR="00334ED8" w:rsidRDefault="00334ED8" w:rsidP="00334ED8">
      <w:r>
        <w:t>Ideally, the “total in” value should match the “total out” value in each budget</w:t>
      </w:r>
      <w:r w:rsidR="00082BCB">
        <w:t>.  As of versions 225 and 226, there are discrepancies of less than 1% between the “in” and “out” figures.  As work continues on the model during the McKenzie wetlands project, we expect to reduce these discrepancies to less than 0.1%.  As a figure of merit, the discrepancy in the simulated overall water budget for the McKenzie basin, including evapotranspiration from upland vegetation and municipal uses, is only 0.002%</w:t>
      </w:r>
      <w:r w:rsidR="00DD6158">
        <w:t xml:space="preserve"> for 2010-18 in version 226.</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77777777" w:rsidR="00BB7B7B" w:rsidRDefault="00BB7B7B" w:rsidP="00BB7B7B">
            <w:pPr>
              <w:jc w:val="right"/>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656" w:name="_Toc62916963"/>
      <w:r>
        <w:t>CW3M v. Shade-a-lator</w:t>
      </w:r>
      <w:bookmarkEnd w:id="656"/>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343B8ADA" w:rsidR="00CB4C77" w:rsidRDefault="00CB4C77" w:rsidP="00CB4C77">
      <w:r>
        <w:lastRenderedPageBreak/>
        <w:t xml:space="preserve">Shade-a-lator works at finer spatial and temporal scales than CW3M.  CW3M’s temporal unit of computation is one day, while the temporal unit for Shade-a-lator is one hour.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657" w:author="David Conklin" w:date="2021-01-22T07:35:00Z">
        <w:r w:rsidR="00396FDB">
          <w:t xml:space="preserve">and </w:t>
        </w:r>
      </w:ins>
      <w:del w:id="658" w:author="David Conklin" w:date="2021-01-22T07:34:00Z">
        <w:r w:rsidDel="00396FDB">
          <w:delText xml:space="preserve">and </w:delText>
        </w:r>
      </w:del>
      <w:r>
        <w:t>aspect</w:t>
      </w:r>
      <w:del w:id="659"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6276CDDE" w:rsidR="006752BA" w:rsidRDefault="006752BA" w:rsidP="006752BA">
      <w:pPr>
        <w:pStyle w:val="ListParagraph"/>
        <w:numPr>
          <w:ilvl w:val="0"/>
          <w:numId w:val="9"/>
        </w:numPr>
      </w:pPr>
      <w:r>
        <w:t>bottom width, elevation, and gradient</w:t>
      </w:r>
    </w:p>
    <w:p w14:paraId="02C4B490" w14:textId="7C03CDB4" w:rsidR="008F53A3" w:rsidRDefault="008F53A3" w:rsidP="008F53A3"/>
    <w:p w14:paraId="55794AE5" w14:textId="77777777" w:rsidR="008F53A3" w:rsidRDefault="008F53A3" w:rsidP="008F53A3">
      <w:r>
        <w:t>Shade-a-lator calculates the intensity of the incoming solar shortwave radiation at each hour of the day as it varies seasonally.  The shortwave flux is attenuated by its passage through the canopy; the attenuation varies over the course of the day with the sun’s compass direction and height above the horizon.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563D552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have already been attenuated by atmospheric conditions, and represent 24-hour averages for each calendar date, of radiation falling on a flat surface without topographic shading.  CW3M will reduce the shortwave radiation value by taking into account topographic shading, but that has not yet been implemented as of 1/12/21.</w:t>
      </w:r>
    </w:p>
    <w:p w14:paraId="09F80CAA" w14:textId="0C0A98BF" w:rsidR="006D41D5" w:rsidRDefault="006D41D5" w:rsidP="008F53A3"/>
    <w:p w14:paraId="0D9299B4" w14:textId="3AA27584" w:rsidR="006D41D5" w:rsidRDefault="00C33A2C">
      <w:pPr>
        <w:rPr>
          <w:ins w:id="660" w:author="David Conklin" w:date="2021-01-22T07:38:00Z"/>
        </w:rPr>
      </w:pPr>
      <w:r>
        <w:t>The information about streamside vegetation is much more limited in CW3M than in Shade-a-lator.  For each bank, CW3M will infer the vegetation height from the VEGCLASS and AGECLASS of the representative streamside IDU, and will infer the canopy density from the VEGCLASS and the calendar date.  Attenuation by streamside conditions will be estimated as a function of stream width, bank height, vegetation height, and canopy density; this has not yet been implemented as of 1/12/21.</w:t>
      </w:r>
    </w:p>
    <w:p w14:paraId="058325B8" w14:textId="3E69EC91" w:rsidR="00396FDB" w:rsidRDefault="00396FDB">
      <w:pPr>
        <w:rPr>
          <w:ins w:id="661" w:author="David Conklin" w:date="2021-01-22T08:36:00Z"/>
        </w:rPr>
      </w:pPr>
    </w:p>
    <w:p w14:paraId="00A54AF9" w14:textId="340C66D7" w:rsidR="00F024C9" w:rsidRDefault="00F024C9">
      <w:pPr>
        <w:rPr>
          <w:ins w:id="662" w:author="David Conklin" w:date="2021-01-22T08:36:00Z"/>
        </w:rPr>
      </w:pPr>
      <w:ins w:id="663" w:author="David Conklin" w:date="2021-01-22T08:36:00Z">
        <w:r>
          <w:rPr>
            <w:noProof/>
          </w:rPr>
          <w:lastRenderedPageBreak/>
          <w:drawing>
            <wp:inline distT="0" distB="0" distL="0" distR="0" wp14:anchorId="2AE91DBA" wp14:editId="23316B92">
              <wp:extent cx="5943600" cy="4020820"/>
              <wp:effectExtent l="0" t="0" r="0" b="17780"/>
              <wp:docPr id="13" name="Chart 13">
                <a:extLst xmlns:a="http://schemas.openxmlformats.org/drawingml/2006/main">
                  <a:ext uri="{FF2B5EF4-FFF2-40B4-BE49-F238E27FC236}">
                    <a16:creationId xmlns:a16="http://schemas.microsoft.com/office/drawing/2014/main" id="{B73591D6-824C-461E-B877-3B708DFAD1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5AD21D52" w14:textId="54E6A0B7" w:rsidR="00F024C9" w:rsidRPr="00F024C9" w:rsidRDefault="00F024C9">
      <w:pPr>
        <w:rPr>
          <w:ins w:id="664" w:author="David Conklin" w:date="2021-01-22T08:40:00Z"/>
          <w:rFonts w:ascii="Times New Roman" w:hAnsi="Times New Roman" w:cs="Times New Roman"/>
          <w:sz w:val="20"/>
          <w:szCs w:val="20"/>
          <w:rPrChange w:id="665" w:author="David Conklin" w:date="2021-01-22T08:41:00Z">
            <w:rPr>
              <w:ins w:id="666" w:author="David Conklin" w:date="2021-01-22T08:40:00Z"/>
            </w:rPr>
          </w:rPrChange>
        </w:rPr>
      </w:pPr>
      <w:ins w:id="667" w:author="David Conklin" w:date="2021-01-22T08:36:00Z">
        <w:r w:rsidRPr="00F024C9">
          <w:rPr>
            <w:rFonts w:ascii="Times New Roman" w:hAnsi="Times New Roman" w:cs="Times New Roman"/>
            <w:sz w:val="20"/>
            <w:szCs w:val="20"/>
            <w:rPrChange w:id="668" w:author="David Conklin" w:date="2021-01-22T08:41:00Z">
              <w:rPr/>
            </w:rPrChange>
          </w:rPr>
          <w:t>Insolation on Shade-a-la</w:t>
        </w:r>
      </w:ins>
      <w:ins w:id="669" w:author="David Conklin" w:date="2021-01-22T08:37:00Z">
        <w:r w:rsidRPr="00F024C9">
          <w:rPr>
            <w:rFonts w:ascii="Times New Roman" w:hAnsi="Times New Roman" w:cs="Times New Roman"/>
            <w:sz w:val="20"/>
            <w:szCs w:val="20"/>
            <w:rPrChange w:id="670" w:author="David Conklin" w:date="2021-01-22T08:41:00Z">
              <w:rPr/>
            </w:rPrChange>
          </w:rPr>
          <w:t>tor reaches 55.9-56.25 compared to CW3M reach 23772865</w:t>
        </w:r>
      </w:ins>
      <w:ins w:id="671" w:author="David Conklin" w:date="2021-01-22T08:38:00Z">
        <w:r w:rsidRPr="00F024C9">
          <w:rPr>
            <w:rFonts w:ascii="Times New Roman" w:hAnsi="Times New Roman" w:cs="Times New Roman"/>
            <w:sz w:val="20"/>
            <w:szCs w:val="20"/>
            <w:rPrChange w:id="672" w:author="David Conklin" w:date="2021-01-22T08:41:00Z">
              <w:rPr/>
            </w:rPrChange>
          </w:rPr>
          <w:t xml:space="preserve"> for the current conditions, leaf off Shade-a-lator data from TFT</w:t>
        </w:r>
      </w:ins>
      <w:ins w:id="673" w:author="David Conklin" w:date="2021-01-22T08:39:00Z">
        <w:r w:rsidRPr="00F024C9">
          <w:rPr>
            <w:rFonts w:ascii="Times New Roman" w:hAnsi="Times New Roman" w:cs="Times New Roman"/>
            <w:sz w:val="20"/>
            <w:szCs w:val="20"/>
            <w:rPrChange w:id="674" w:author="David Conklin" w:date="2021-01-22T08:41:00Z">
              <w:rPr/>
            </w:rPrChange>
          </w:rPr>
          <w:t>, and from CW3M ver. 246.  CW3M data is the raw input da</w:t>
        </w:r>
      </w:ins>
      <w:ins w:id="675" w:author="David Conklin" w:date="2021-01-22T08:40:00Z">
        <w:r w:rsidRPr="00F024C9">
          <w:rPr>
            <w:rFonts w:ascii="Times New Roman" w:hAnsi="Times New Roman" w:cs="Times New Roman"/>
            <w:sz w:val="20"/>
            <w:szCs w:val="20"/>
            <w:rPrChange w:id="676" w:author="David Conklin" w:date="2021-01-22T08:41:00Z">
              <w:rPr/>
            </w:rPrChange>
          </w:rPr>
          <w:t>ta from the climate dataset, before applying topographic or vegetative shading.</w:t>
        </w:r>
      </w:ins>
      <w:ins w:id="677" w:author="David Conklin" w:date="2021-01-22T08:42:00Z">
        <w:r>
          <w:rPr>
            <w:rFonts w:ascii="Times New Roman" w:hAnsi="Times New Roman" w:cs="Times New Roman"/>
            <w:sz w:val="20"/>
            <w:szCs w:val="20"/>
          </w:rPr>
          <w:t xml:space="preserve">  Shade-a-lator output includes</w:t>
        </w:r>
      </w:ins>
      <w:ins w:id="678" w:author="David Conklin" w:date="2021-01-22T08:43:00Z">
        <w:r>
          <w:rPr>
            <w:rFonts w:ascii="Times New Roman" w:hAnsi="Times New Roman" w:cs="Times New Roman"/>
            <w:sz w:val="20"/>
            <w:szCs w:val="20"/>
          </w:rPr>
          <w:t xml:space="preserve"> the effects of topographic and vegetative shading, but not of day-to-day cloudiness.</w:t>
        </w:r>
      </w:ins>
    </w:p>
    <w:p w14:paraId="3A0A0D52" w14:textId="752B1BF3" w:rsidR="00F024C9" w:rsidRDefault="00F024C9">
      <w:pPr>
        <w:rPr>
          <w:ins w:id="679" w:author="David Conklin" w:date="2021-01-22T08:41:00Z"/>
        </w:rPr>
      </w:pPr>
    </w:p>
    <w:p w14:paraId="11DC2EB1" w14:textId="77777777" w:rsidR="00F024C9" w:rsidRDefault="00F024C9">
      <w:pPr>
        <w:rPr>
          <w:ins w:id="680" w:author="David Conklin" w:date="2021-01-22T07:38:00Z"/>
        </w:rPr>
      </w:pPr>
    </w:p>
    <w:p w14:paraId="33A9DEFF" w14:textId="00083F8C" w:rsidR="00396FDB" w:rsidRDefault="00396FDB">
      <w:pPr>
        <w:rPr>
          <w:ins w:id="681" w:author="David Conklin" w:date="2021-01-22T07:41:00Z"/>
        </w:rPr>
      </w:pPr>
      <w:ins w:id="682" w:author="David Conklin" w:date="2021-01-22T07:38:00Z">
        <w:r>
          <w:t>The scope</w:t>
        </w:r>
      </w:ins>
      <w:ins w:id="683" w:author="David Conklin" w:date="2021-01-22T07:39:00Z">
        <w:r>
          <w:t xml:space="preserve"> for the LCOG McKenzie wetlands project includes establishing, to the degree practical, that CW3M gives the same re</w:t>
        </w:r>
      </w:ins>
      <w:ins w:id="684" w:author="David Conklin" w:date="2021-01-22T07:40:00Z">
        <w:r>
          <w:t>sults as Shade-a-lator.</w:t>
        </w:r>
      </w:ins>
      <w:ins w:id="685" w:author="David Conklin" w:date="2021-01-22T07:41:00Z">
        <w:r>
          <w:t xml:space="preserve">  Here is how the comparison will be made.</w:t>
        </w:r>
      </w:ins>
    </w:p>
    <w:p w14:paraId="577A9AA0" w14:textId="158AD1E2" w:rsidR="00396FDB" w:rsidRDefault="00396FDB">
      <w:pPr>
        <w:rPr>
          <w:ins w:id="686" w:author="David Conklin" w:date="2021-01-22T07:41:00Z"/>
        </w:rPr>
      </w:pPr>
    </w:p>
    <w:p w14:paraId="09A27F7B" w14:textId="40114B0A" w:rsidR="00396FDB" w:rsidRDefault="00396FDB" w:rsidP="00396FDB">
      <w:pPr>
        <w:pStyle w:val="ListParagraph"/>
        <w:numPr>
          <w:ilvl w:val="0"/>
          <w:numId w:val="10"/>
        </w:numPr>
        <w:rPr>
          <w:ins w:id="687" w:author="David Conklin" w:date="2021-01-22T08:44:00Z"/>
        </w:rPr>
      </w:pPr>
      <w:ins w:id="688" w:author="David Conklin" w:date="2021-01-22T07:42:00Z">
        <w:r>
          <w:t>Shade-a-lator starts with solar radiation as a function of calendar date and</w:t>
        </w:r>
      </w:ins>
      <w:ins w:id="689" w:author="David Conklin" w:date="2021-01-22T07:43:00Z">
        <w:r>
          <w:t xml:space="preserve"> position on the earth’s surface</w:t>
        </w:r>
      </w:ins>
      <w:ins w:id="690" w:author="David Conklin" w:date="2021-01-22T07:45:00Z">
        <w:r w:rsidR="00836934">
          <w:t>, and reduces it by first by the effect of topographic shading and second by the e</w:t>
        </w:r>
      </w:ins>
      <w:ins w:id="691" w:author="David Conklin" w:date="2021-01-22T07:46:00Z">
        <w:r w:rsidR="00836934">
          <w:t xml:space="preserve">ffect of shading by vegetation and streambank heights. </w:t>
        </w:r>
      </w:ins>
      <w:ins w:id="692" w:author="David Conklin" w:date="2021-01-22T07:48:00Z">
        <w:r w:rsidR="00836934">
          <w:t xml:space="preserve"> While Shade-a-lator has the ability to take cloudiness into account, </w:t>
        </w:r>
      </w:ins>
      <w:ins w:id="693" w:author="David Conklin" w:date="2021-01-22T07:49:00Z">
        <w:r w:rsidR="00836934">
          <w:t xml:space="preserve">the available Shade-a-lator outut data was apparently produced without </w:t>
        </w:r>
      </w:ins>
      <w:ins w:id="694" w:author="David Conklin" w:date="2021-01-22T07:50:00Z">
        <w:r w:rsidR="00836934">
          <w:t xml:space="preserve">any effects of clouds.  </w:t>
        </w:r>
      </w:ins>
      <w:ins w:id="695" w:author="David Conklin" w:date="2021-01-22T07:46:00Z">
        <w:r w:rsidR="00836934">
          <w:t>CW3M star</w:t>
        </w:r>
      </w:ins>
      <w:ins w:id="696" w:author="David Conklin" w:date="2021-01-22T07:47:00Z">
        <w:r w:rsidR="00836934">
          <w:t>ts with solar radiation at the surface which has already been reduced by the effect of clou</w:t>
        </w:r>
      </w:ins>
      <w:ins w:id="697" w:author="David Conklin" w:date="2021-01-22T07:48:00Z">
        <w:r w:rsidR="00836934">
          <w:t>diness</w:t>
        </w:r>
      </w:ins>
      <w:ins w:id="698" w:author="David Conklin" w:date="2021-01-22T07:51:00Z">
        <w:r w:rsidR="00836934">
          <w:t>; the solar radiation data</w:t>
        </w:r>
      </w:ins>
      <w:ins w:id="699" w:author="David Conklin" w:date="2021-01-22T07:52:00Z">
        <w:r w:rsidR="00836934">
          <w:t xml:space="preserve"> used by CW3M</w:t>
        </w:r>
      </w:ins>
      <w:ins w:id="700" w:author="David Conklin" w:date="2021-01-22T07:51:00Z">
        <w:r w:rsidR="00836934">
          <w:t xml:space="preserve"> is from meteorological observations and from climate model</w:t>
        </w:r>
      </w:ins>
      <w:ins w:id="701" w:author="David Conklin" w:date="2021-01-22T07:52:00Z">
        <w:r w:rsidR="00836934">
          <w:t>s, and has the effects of cloudiness already included.</w:t>
        </w:r>
      </w:ins>
      <w:ins w:id="702" w:author="David Conklin" w:date="2021-01-22T07:53:00Z">
        <w:r w:rsidR="00836934">
          <w:t xml:space="preserve">  As a result of these differences between Shade-a</w:t>
        </w:r>
      </w:ins>
      <w:ins w:id="703" w:author="David Conklin" w:date="2021-01-22T07:54:00Z">
        <w:r w:rsidR="00836934">
          <w:t xml:space="preserve">-lator and CW3M, it is not expected that CW3M’s </w:t>
        </w:r>
      </w:ins>
      <w:ins w:id="704" w:author="David Conklin" w:date="2021-01-22T07:56:00Z">
        <w:r w:rsidR="003D4251">
          <w:t xml:space="preserve">average magnitude of </w:t>
        </w:r>
      </w:ins>
      <w:ins w:id="705" w:author="David Conklin" w:date="2021-01-22T07:54:00Z">
        <w:r w:rsidR="00836934">
          <w:t xml:space="preserve"> insolation of stream</w:t>
        </w:r>
      </w:ins>
      <w:ins w:id="706" w:author="David Conklin" w:date="2021-01-22T07:55:00Z">
        <w:r w:rsidR="003D4251">
          <w:t xml:space="preserve"> surfaces will be the same as the </w:t>
        </w:r>
      </w:ins>
      <w:ins w:id="707" w:author="David Conklin" w:date="2021-01-22T07:56:00Z">
        <w:r w:rsidR="003D4251">
          <w:t>average</w:t>
        </w:r>
      </w:ins>
      <w:ins w:id="708" w:author="David Conklin" w:date="2021-01-22T07:57:00Z">
        <w:r w:rsidR="003D4251">
          <w:t xml:space="preserve"> magnitude of </w:t>
        </w:r>
      </w:ins>
      <w:ins w:id="709" w:author="David Conklin" w:date="2021-01-22T07:55:00Z">
        <w:r w:rsidR="003D4251">
          <w:t>insolation from Shade-a-lator.  But it is expected that CW3M’s insolation</w:t>
        </w:r>
      </w:ins>
      <w:ins w:id="710" w:author="David Conklin" w:date="2021-01-22T07:56:00Z">
        <w:r w:rsidR="003D4251">
          <w:t xml:space="preserve"> </w:t>
        </w:r>
      </w:ins>
      <w:ins w:id="711" w:author="David Conklin" w:date="2021-01-22T07:57:00Z">
        <w:r w:rsidR="003D4251">
          <w:t>will vary seasonally with roughly the same pattern as that of Shade-a-lator, and that C</w:t>
        </w:r>
      </w:ins>
      <w:ins w:id="712" w:author="David Conklin" w:date="2021-01-22T07:58:00Z">
        <w:r w:rsidR="003D4251">
          <w:t>W3M’s insolation will show day-to-day dips in magnitude from the day-to-day variation in cloudiness.</w:t>
        </w:r>
      </w:ins>
      <w:ins w:id="713" w:author="David Conklin" w:date="2021-01-22T08:44:00Z">
        <w:r w:rsidR="00F024C9">
          <w:t xml:space="preserve">  See the figure above as an example.</w:t>
        </w:r>
      </w:ins>
    </w:p>
    <w:p w14:paraId="72789566" w14:textId="0E3D4F60" w:rsidR="00F024C9" w:rsidRDefault="00F024C9" w:rsidP="00396FDB">
      <w:pPr>
        <w:pStyle w:val="ListParagraph"/>
        <w:numPr>
          <w:ilvl w:val="0"/>
          <w:numId w:val="10"/>
        </w:numPr>
        <w:rPr>
          <w:ins w:id="714" w:author="David Conklin" w:date="2021-01-22T08:58:00Z"/>
        </w:rPr>
      </w:pPr>
      <w:ins w:id="715" w:author="David Conklin" w:date="2021-01-22T08:44:00Z">
        <w:r>
          <w:t>T</w:t>
        </w:r>
      </w:ins>
      <w:ins w:id="716" w:author="David Conklin" w:date="2021-01-22T08:45:00Z">
        <w:r>
          <w:t>he difference between two sets of output data, generated with different vegetation cover</w:t>
        </w:r>
        <w:r w:rsidR="00A00270">
          <w:t xml:space="preserve">, can be used to </w:t>
        </w:r>
      </w:ins>
      <w:ins w:id="717" w:author="David Conklin" w:date="2021-01-22T08:46:00Z">
        <w:r w:rsidR="00A00270">
          <w:t>assess the degree to which CW3M gets the same answers as Shade-a-lator</w:t>
        </w:r>
      </w:ins>
      <w:ins w:id="718" w:author="David Conklin" w:date="2021-01-22T08:47:00Z">
        <w:r w:rsidR="00A00270">
          <w:t xml:space="preserve"> to the </w:t>
        </w:r>
        <w:r w:rsidR="00A00270">
          <w:lastRenderedPageBreak/>
          <w:t>question of how much difference does streamside vegetation make to the insolation of the stream surface.</w:t>
        </w:r>
      </w:ins>
    </w:p>
    <w:p w14:paraId="611AC84D" w14:textId="03A94FE0" w:rsidR="00A00270" w:rsidRDefault="00A00270" w:rsidP="00A00270">
      <w:pPr>
        <w:rPr>
          <w:ins w:id="719" w:author="David Conklin" w:date="2021-01-22T08:58:00Z"/>
        </w:rPr>
      </w:pPr>
    </w:p>
    <w:p w14:paraId="116A02DE" w14:textId="2AFCC4DC" w:rsidR="00A00270" w:rsidRDefault="00A00270" w:rsidP="00A00270">
      <w:pPr>
        <w:rPr>
          <w:ins w:id="720" w:author="David Conklin" w:date="2021-01-22T08:58:00Z"/>
        </w:rPr>
      </w:pPr>
    </w:p>
    <w:p w14:paraId="3E18E6F7" w14:textId="30FD34EA" w:rsidR="00A00270" w:rsidRDefault="00A00270">
      <w:pPr>
        <w:rPr>
          <w:ins w:id="721" w:author="David Conklin" w:date="2021-01-22T08:35:00Z"/>
        </w:rPr>
        <w:pPrChange w:id="722" w:author="David Conklin" w:date="2021-01-22T08:58:00Z">
          <w:pPr>
            <w:pStyle w:val="ListParagraph"/>
            <w:numPr>
              <w:numId w:val="10"/>
            </w:numPr>
            <w:ind w:hanging="360"/>
          </w:pPr>
        </w:pPrChange>
      </w:pPr>
      <w:ins w:id="723" w:author="David Conklin" w:date="2021-01-22T08:58:00Z">
        <w:r>
          <w:rPr>
            <w:noProof/>
          </w:rPr>
          <w:drawing>
            <wp:inline distT="0" distB="0" distL="0" distR="0" wp14:anchorId="7CE3D13E" wp14:editId="39F88F17">
              <wp:extent cx="5943600" cy="4020820"/>
              <wp:effectExtent l="0" t="0" r="0" b="17780"/>
              <wp:docPr id="14" name="Chart 14">
                <a:extLst xmlns:a="http://schemas.openxmlformats.org/drawingml/2006/main">
                  <a:ext uri="{FF2B5EF4-FFF2-40B4-BE49-F238E27FC236}">
                    <a16:creationId xmlns:a16="http://schemas.microsoft.com/office/drawing/2014/main" id="{B73591D6-824C-461E-B877-3B708DFAD1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ins>
    </w:p>
    <w:p w14:paraId="0454C1DA" w14:textId="2D5E2FA0" w:rsidR="00AB12E3" w:rsidRPr="009A0E12" w:rsidRDefault="00AB12E3" w:rsidP="00AB12E3">
      <w:pPr>
        <w:rPr>
          <w:ins w:id="724" w:author="David Conklin" w:date="2021-01-22T08:59:00Z"/>
          <w:rFonts w:ascii="Times New Roman" w:hAnsi="Times New Roman" w:cs="Times New Roman"/>
          <w:sz w:val="20"/>
          <w:szCs w:val="20"/>
        </w:rPr>
      </w:pPr>
      <w:ins w:id="725" w:author="David Conklin" w:date="2021-01-22T08:59:00Z">
        <w:r w:rsidRPr="009A0E12">
          <w:rPr>
            <w:rFonts w:ascii="Times New Roman" w:hAnsi="Times New Roman" w:cs="Times New Roman"/>
            <w:sz w:val="20"/>
            <w:szCs w:val="20"/>
          </w:rPr>
          <w:t>Insolation on Shade-a-lator reaches 55.9-56.25</w:t>
        </w:r>
        <w:r>
          <w:rPr>
            <w:rFonts w:ascii="Times New Roman" w:hAnsi="Times New Roman" w:cs="Times New Roman"/>
            <w:sz w:val="20"/>
            <w:szCs w:val="20"/>
          </w:rPr>
          <w:t xml:space="preserve"> under current conditions v. future conditions</w:t>
        </w:r>
      </w:ins>
      <w:ins w:id="726" w:author="David Conklin" w:date="2021-01-22T09:00:00Z">
        <w:r>
          <w:rPr>
            <w:rFonts w:ascii="Times New Roman" w:hAnsi="Times New Roman" w:cs="Times New Roman"/>
            <w:sz w:val="20"/>
            <w:szCs w:val="20"/>
          </w:rPr>
          <w:t>.</w:t>
        </w:r>
      </w:ins>
    </w:p>
    <w:p w14:paraId="3982A0D4" w14:textId="294B2912" w:rsidR="00F024C9" w:rsidRDefault="00F024C9" w:rsidP="00F024C9">
      <w:pPr>
        <w:rPr>
          <w:ins w:id="727" w:author="David Conklin" w:date="2021-01-22T08:35: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728" w:name="_Ref48286765"/>
      <w:bookmarkStart w:id="729" w:name="_Toc53219841"/>
      <w:r>
        <w:t xml:space="preserve">Figure </w:t>
      </w:r>
      <w:r w:rsidR="008051F2">
        <w:fldChar w:fldCharType="begin"/>
      </w:r>
      <w:r w:rsidR="008051F2">
        <w:instrText xml:space="preserve"> SEQ Figure \* ARABIC </w:instrText>
      </w:r>
      <w:r w:rsidR="008051F2">
        <w:fldChar w:fldCharType="separate"/>
      </w:r>
      <w:r w:rsidR="006F0CBC">
        <w:rPr>
          <w:noProof/>
        </w:rPr>
        <w:t>9</w:t>
      </w:r>
      <w:r w:rsidR="008051F2">
        <w:rPr>
          <w:noProof/>
        </w:rPr>
        <w:fldChar w:fldCharType="end"/>
      </w:r>
      <w:bookmarkEnd w:id="728"/>
      <w:r>
        <w:t>. Clackamas basin in CW3M screen capture</w:t>
      </w:r>
      <w:bookmarkEnd w:id="729"/>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730" w:name="_Toc62916964"/>
      <w:r>
        <w:t>The Clackamas Basin</w:t>
      </w:r>
      <w:bookmarkEnd w:id="730"/>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731" w:name="_Toc62916965"/>
      <w:r>
        <w:t>Directory structure and file names</w:t>
      </w:r>
      <w:bookmarkEnd w:id="73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732" w:name="_Toc62916966"/>
      <w:r>
        <w:lastRenderedPageBreak/>
        <w:t xml:space="preserve">Release </w:t>
      </w:r>
      <w:r w:rsidR="00E735F4">
        <w:t>Log</w:t>
      </w:r>
      <w:bookmarkEnd w:id="73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733"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734" w:author="David Conklin" w:date="2021-01-30T16:23:00Z"/>
          <w:rFonts w:cs="Times New Roman"/>
          <w:szCs w:val="24"/>
        </w:rPr>
      </w:pPr>
    </w:p>
    <w:p w14:paraId="609664BE" w14:textId="4286E524" w:rsidR="002E2334" w:rsidRDefault="002E2334" w:rsidP="008B6340">
      <w:pPr>
        <w:pStyle w:val="Body"/>
        <w:rPr>
          <w:ins w:id="735" w:author="David Conklin" w:date="2021-01-30T16:24:00Z"/>
          <w:rFonts w:cs="Times New Roman"/>
          <w:szCs w:val="24"/>
        </w:rPr>
      </w:pPr>
      <w:ins w:id="736" w:author="David Conklin" w:date="2021-01-30T16:23:00Z">
        <w:r>
          <w:rPr>
            <w:rFonts w:cs="Times New Roman"/>
            <w:szCs w:val="24"/>
          </w:rPr>
          <w:t>0.4.6</w:t>
        </w:r>
      </w:ins>
      <w:ins w:id="737" w:author="David Conklin" w:date="2021-01-30T16:24:00Z">
        <w:r>
          <w:rPr>
            <w:rFonts w:cs="Times New Roman"/>
            <w:szCs w:val="24"/>
          </w:rPr>
          <w:t xml:space="preserve"> was cancelled.</w:t>
        </w:r>
      </w:ins>
    </w:p>
    <w:p w14:paraId="4C116F78" w14:textId="53EE1CD1" w:rsidR="002E2334" w:rsidRDefault="002E2334" w:rsidP="008B6340">
      <w:pPr>
        <w:pStyle w:val="Body"/>
        <w:rPr>
          <w:ins w:id="738" w:author="David Conklin" w:date="2021-01-30T16:24:00Z"/>
          <w:rFonts w:cs="Times New Roman"/>
          <w:szCs w:val="24"/>
        </w:rPr>
      </w:pPr>
    </w:p>
    <w:p w14:paraId="70D4700A" w14:textId="7E44B64F" w:rsidR="002E2334" w:rsidRPr="008B6340" w:rsidRDefault="002E2334" w:rsidP="008B6340">
      <w:pPr>
        <w:pStyle w:val="Body"/>
        <w:rPr>
          <w:rFonts w:cs="Times New Roman"/>
          <w:szCs w:val="24"/>
        </w:rPr>
      </w:pPr>
      <w:ins w:id="739" w:author="David Conklin" w:date="2021-01-30T16:24:00Z">
        <w:r>
          <w:rPr>
            <w:rFonts w:cs="Times New Roman"/>
            <w:szCs w:val="24"/>
          </w:rPr>
          <w:t>CW3M_Installer_McKenzie-0.4.7.exe fromCW3M ver. 267 1/</w:t>
        </w:r>
      </w:ins>
      <w:ins w:id="740" w:author="David Conklin" w:date="2021-01-30T16:25:00Z">
        <w:r>
          <w:rPr>
            <w:rFonts w:cs="Times New Roman"/>
            <w:szCs w:val="24"/>
          </w:rPr>
          <w:t xml:space="preserve">30/21.  This release was made to facilitate PEST </w:t>
        </w:r>
      </w:ins>
      <w:ins w:id="741" w:author="David Conklin" w:date="2021-01-30T16:26:00Z">
        <w:r>
          <w:rPr>
            <w:rFonts w:cs="Times New Roman"/>
            <w:szCs w:val="24"/>
          </w:rPr>
          <w:t>calibration work for Lookout Creek</w:t>
        </w:r>
        <w:r w:rsidR="0080365E">
          <w:rPr>
            <w:rFonts w:cs="Times New Roman"/>
            <w:szCs w:val="24"/>
          </w:rPr>
          <w:t>, South Fork above Cougar, and the Mohawk b</w:t>
        </w:r>
      </w:ins>
      <w:ins w:id="742" w:author="David Conklin" w:date="2021-01-30T16:27:00Z">
        <w:r w:rsidR="0080365E">
          <w:rPr>
            <w:rFonts w:cs="Times New Roman"/>
            <w:szCs w:val="24"/>
          </w:rPr>
          <w:t>asin.</w:t>
        </w:r>
      </w:ins>
      <w:ins w:id="743" w:author="David Conklin" w:date="2021-01-30T16:28:00Z">
        <w:r w:rsidR="0080365E">
          <w:rPr>
            <w:rFonts w:cs="Times New Roman"/>
            <w:szCs w:val="24"/>
          </w:rPr>
          <w:t xml:space="preserve">  This release also inc</w:t>
        </w:r>
      </w:ins>
      <w:ins w:id="744" w:author="David Conklin" w:date="2021-01-30T16:29:00Z">
        <w:r w:rsidR="0080365E">
          <w:rPr>
            <w:rFonts w:cs="Times New Roman"/>
            <w:szCs w:val="24"/>
          </w:rPr>
          <w:t xml:space="preserve">orporates the </w:t>
        </w:r>
      </w:ins>
      <w:ins w:id="745" w:author="David Conklin" w:date="2021-01-30T16:32:00Z">
        <w:r w:rsidR="0080365E">
          <w:rPr>
            <w:rFonts w:cs="Times New Roman"/>
            <w:szCs w:val="24"/>
          </w:rPr>
          <w:t xml:space="preserve">addition of a “studyAreaName” field to the ENVX file, and the </w:t>
        </w:r>
      </w:ins>
      <w:ins w:id="746" w:author="David Conklin" w:date="2021-01-30T16:29:00Z">
        <w:r w:rsidR="0080365E">
          <w:rPr>
            <w:rFonts w:cs="Times New Roman"/>
            <w:szCs w:val="24"/>
          </w:rPr>
          <w:t xml:space="preserve">separation of FLOW report specs from the Flow XML file into a </w:t>
        </w:r>
      </w:ins>
      <w:ins w:id="747" w:author="David Conklin" w:date="2021-01-30T16:33:00Z">
        <w:r w:rsidR="0080365E">
          <w:rPr>
            <w:rFonts w:cs="Times New Roman"/>
            <w:szCs w:val="24"/>
          </w:rPr>
          <w:t>another</w:t>
        </w:r>
      </w:ins>
      <w:ins w:id="748" w:author="David Conklin" w:date="2021-01-30T16:29:00Z">
        <w:r w:rsidR="0080365E">
          <w:rPr>
            <w:rFonts w:cs="Times New Roman"/>
            <w:szCs w:val="24"/>
          </w:rPr>
          <w:t xml:space="preserve"> file</w:t>
        </w:r>
      </w:ins>
      <w:ins w:id="749" w:author="David Conklin" w:date="2021-01-30T16:30:00Z">
        <w:r w:rsidR="0080365E">
          <w:rPr>
            <w:rFonts w:cs="Times New Roman"/>
            <w:szCs w:val="24"/>
          </w:rPr>
          <w:t>.</w:t>
        </w:r>
      </w:ins>
    </w:p>
    <w:p w14:paraId="5A89EB77" w14:textId="77777777" w:rsidR="002D591A" w:rsidRDefault="002D591A" w:rsidP="002D591A">
      <w:pPr>
        <w:pStyle w:val="Body"/>
      </w:pPr>
    </w:p>
    <w:p w14:paraId="7840B9A7" w14:textId="77777777" w:rsidR="005F3D22" w:rsidRDefault="005F3D22" w:rsidP="005F3D22">
      <w:pPr>
        <w:pStyle w:val="Heading1"/>
      </w:pPr>
      <w:bookmarkStart w:id="750" w:name="_Toc62916967"/>
      <w:r>
        <w:t>References</w:t>
      </w:r>
      <w:bookmarkEnd w:id="750"/>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6"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7"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751" w:name="_Toc62916968"/>
      <w:r>
        <w:rPr>
          <w:rFonts w:eastAsiaTheme="minorHAnsi"/>
        </w:rPr>
        <w:t>Acronyms</w:t>
      </w:r>
      <w:r w:rsidR="009D540F">
        <w:rPr>
          <w:rFonts w:eastAsiaTheme="minorHAnsi"/>
        </w:rPr>
        <w:t xml:space="preserve"> and Abbreviations</w:t>
      </w:r>
      <w:bookmarkEnd w:id="751"/>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60A07" w14:textId="77777777" w:rsidR="008051F2" w:rsidRDefault="008051F2" w:rsidP="00064E77">
      <w:r>
        <w:separator/>
      </w:r>
    </w:p>
  </w:endnote>
  <w:endnote w:type="continuationSeparator" w:id="0">
    <w:p w14:paraId="362A4D07" w14:textId="77777777" w:rsidR="008051F2" w:rsidRDefault="008051F2"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396FDB" w:rsidRDefault="00396F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396FDB" w:rsidRDefault="00396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0A878" w14:textId="77777777" w:rsidR="008051F2" w:rsidRDefault="008051F2" w:rsidP="00064E77">
      <w:r>
        <w:separator/>
      </w:r>
    </w:p>
  </w:footnote>
  <w:footnote w:type="continuationSeparator" w:id="0">
    <w:p w14:paraId="631BD0B5" w14:textId="77777777" w:rsidR="008051F2" w:rsidRDefault="008051F2"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411C"/>
    <w:rsid w:val="001B42FA"/>
    <w:rsid w:val="001B4B07"/>
    <w:rsid w:val="001B5785"/>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1ED"/>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750A"/>
    <w:rsid w:val="004C77EC"/>
    <w:rsid w:val="004D2DE6"/>
    <w:rsid w:val="004D33B7"/>
    <w:rsid w:val="004D53D7"/>
    <w:rsid w:val="004D67F7"/>
    <w:rsid w:val="004E008F"/>
    <w:rsid w:val="004E0D48"/>
    <w:rsid w:val="004E31E2"/>
    <w:rsid w:val="004E433B"/>
    <w:rsid w:val="004E5E65"/>
    <w:rsid w:val="004F2098"/>
    <w:rsid w:val="004F54A5"/>
    <w:rsid w:val="004F7B84"/>
    <w:rsid w:val="0050511E"/>
    <w:rsid w:val="005064A2"/>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744BD"/>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961AF"/>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1D5"/>
    <w:rsid w:val="006D4FDF"/>
    <w:rsid w:val="006D5AFD"/>
    <w:rsid w:val="006D6388"/>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5F60"/>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E22E0"/>
    <w:rsid w:val="00AE355A"/>
    <w:rsid w:val="00AE364B"/>
    <w:rsid w:val="00AE74AC"/>
    <w:rsid w:val="00AE7826"/>
    <w:rsid w:val="00AF1187"/>
    <w:rsid w:val="00AF5828"/>
    <w:rsid w:val="00AF7701"/>
    <w:rsid w:val="00B0089C"/>
    <w:rsid w:val="00B01693"/>
    <w:rsid w:val="00B043BA"/>
    <w:rsid w:val="00B062E1"/>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5DC4"/>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7292"/>
    <w:rsid w:val="00D139AA"/>
    <w:rsid w:val="00D14BDD"/>
    <w:rsid w:val="00D14E53"/>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2A18"/>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24C9"/>
    <w:rsid w:val="00F06364"/>
    <w:rsid w:val="00F1121A"/>
    <w:rsid w:val="00F11A3C"/>
    <w:rsid w:val="00F11AF0"/>
    <w:rsid w:val="00F20635"/>
    <w:rsid w:val="00F23B5B"/>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AB4"/>
    <w:rsid w:val="00F96D53"/>
    <w:rsid w:val="00FA3753"/>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cedb.asce.org/CEDBsearch/record.jsp?dockey=0020129" TargetMode="External"/><Relationship Id="rId21" Type="http://schemas.openxmlformats.org/officeDocument/2006/relationships/image" Target="media/image11.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www.oregon.gov/deq/FilterDocs/heatsourcemanual.pdf" TargetMode="External"/><Relationship Id="rId33" Type="http://schemas.openxmlformats.org/officeDocument/2006/relationships/hyperlink" Target="http://www.climatologylab.org/gridm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2.JPG"/><Relationship Id="rId32" Type="http://schemas.openxmlformats.org/officeDocument/2006/relationships/hyperlink" Target="https://usace.contentdm.oclc.org/digital/collection/p16021coll7/id/13273"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hyperlink" Target="https://doi.org/10.1007/BF00045196"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chart" Target="charts/chart1.xml"/><Relationship Id="rId27" Type="http://schemas.openxmlformats.org/officeDocument/2006/relationships/hyperlink" Target="https://ascelibrary.org/doi/pdf/10.1061/%28ASCE%290733-9429%282002%29128%3A1%2820%29"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vid\Box%20Sync\WetlandProject\fromTommyFranzen\McKenzie_river_Shadealator\Shadealator\Temporary\Heat_SR4_cc3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vid\Box%20Sync\WetlandProject\fromTommyFranzen\McKenzie_river_Shadealator\Shadealator\Temporary\Heat_SR4_fc36.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Shade-a-lator insolation v. climate model shortwave radiation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Insolation from Shade-a-lator</c:v>
          </c:tx>
          <c:spPr>
            <a:ln w="28575" cap="rnd">
              <a:solidFill>
                <a:schemeClr val="accent1"/>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55.9-56.25'!$K$2:$K$62</c:f>
              <c:numCache>
                <c:formatCode>General</c:formatCode>
                <c:ptCount val="61"/>
                <c:pt idx="0">
                  <c:v>125.23615694444447</c:v>
                </c:pt>
                <c:pt idx="1">
                  <c:v>123.61914333333333</c:v>
                </c:pt>
                <c:pt idx="2">
                  <c:v>122.31654638888888</c:v>
                </c:pt>
                <c:pt idx="3">
                  <c:v>120.79883805555556</c:v>
                </c:pt>
                <c:pt idx="4">
                  <c:v>119.25921249999999</c:v>
                </c:pt>
                <c:pt idx="5">
                  <c:v>117.4303086111111</c:v>
                </c:pt>
                <c:pt idx="6">
                  <c:v>115.8932825</c:v>
                </c:pt>
                <c:pt idx="7">
                  <c:v>114.37249166666665</c:v>
                </c:pt>
                <c:pt idx="8">
                  <c:v>112.28021361111114</c:v>
                </c:pt>
                <c:pt idx="9">
                  <c:v>110.48703277777777</c:v>
                </c:pt>
                <c:pt idx="10">
                  <c:v>109.24109138888889</c:v>
                </c:pt>
                <c:pt idx="11">
                  <c:v>107.63237777777778</c:v>
                </c:pt>
                <c:pt idx="12">
                  <c:v>106.16842527777779</c:v>
                </c:pt>
                <c:pt idx="13">
                  <c:v>104.7677872222222</c:v>
                </c:pt>
                <c:pt idx="14">
                  <c:v>103.70212555555554</c:v>
                </c:pt>
                <c:pt idx="15">
                  <c:v>102.55010222222222</c:v>
                </c:pt>
                <c:pt idx="16">
                  <c:v>101.1106975</c:v>
                </c:pt>
                <c:pt idx="17">
                  <c:v>99.645328333333339</c:v>
                </c:pt>
                <c:pt idx="18">
                  <c:v>98.380146111111102</c:v>
                </c:pt>
                <c:pt idx="19">
                  <c:v>97.432918611111106</c:v>
                </c:pt>
                <c:pt idx="20">
                  <c:v>96.161614166666666</c:v>
                </c:pt>
                <c:pt idx="21">
                  <c:v>95.260846111111107</c:v>
                </c:pt>
                <c:pt idx="22">
                  <c:v>94.099852499999983</c:v>
                </c:pt>
                <c:pt idx="23">
                  <c:v>92.565013888888885</c:v>
                </c:pt>
                <c:pt idx="24">
                  <c:v>91.344069999999988</c:v>
                </c:pt>
                <c:pt idx="25">
                  <c:v>90.121904444444453</c:v>
                </c:pt>
                <c:pt idx="26">
                  <c:v>89.169714722222224</c:v>
                </c:pt>
                <c:pt idx="27">
                  <c:v>88.092714999999998</c:v>
                </c:pt>
                <c:pt idx="28">
                  <c:v>87.399175833333345</c:v>
                </c:pt>
                <c:pt idx="29">
                  <c:v>86.72747333333335</c:v>
                </c:pt>
                <c:pt idx="30">
                  <c:v>86.078143055555543</c:v>
                </c:pt>
                <c:pt idx="31">
                  <c:v>85.451710000000034</c:v>
                </c:pt>
                <c:pt idx="32">
                  <c:v>84.551794444444454</c:v>
                </c:pt>
                <c:pt idx="33">
                  <c:v>83.71822916666666</c:v>
                </c:pt>
                <c:pt idx="34">
                  <c:v>83.03213277777779</c:v>
                </c:pt>
                <c:pt idx="35">
                  <c:v>82.509185277777775</c:v>
                </c:pt>
                <c:pt idx="36">
                  <c:v>82.011296666666652</c:v>
                </c:pt>
                <c:pt idx="37">
                  <c:v>81.538879166666661</c:v>
                </c:pt>
                <c:pt idx="38">
                  <c:v>80.938868333333332</c:v>
                </c:pt>
                <c:pt idx="39">
                  <c:v>80.17937388888889</c:v>
                </c:pt>
                <c:pt idx="40">
                  <c:v>79.790544166666663</c:v>
                </c:pt>
                <c:pt idx="41">
                  <c:v>79.428452777777778</c:v>
                </c:pt>
                <c:pt idx="42">
                  <c:v>79.093421388888885</c:v>
                </c:pt>
                <c:pt idx="43">
                  <c:v>78.785741666666652</c:v>
                </c:pt>
                <c:pt idx="44">
                  <c:v>78.505691388888877</c:v>
                </c:pt>
                <c:pt idx="45">
                  <c:v>78.253525833333327</c:v>
                </c:pt>
                <c:pt idx="46">
                  <c:v>78.029479444444448</c:v>
                </c:pt>
                <c:pt idx="47">
                  <c:v>77.833758333333336</c:v>
                </c:pt>
                <c:pt idx="48">
                  <c:v>77.666556388888907</c:v>
                </c:pt>
                <c:pt idx="49">
                  <c:v>77.528035000000003</c:v>
                </c:pt>
                <c:pt idx="50">
                  <c:v>77.418347222222224</c:v>
                </c:pt>
                <c:pt idx="51">
                  <c:v>77.337606111111114</c:v>
                </c:pt>
                <c:pt idx="52">
                  <c:v>77.28591722222221</c:v>
                </c:pt>
                <c:pt idx="53">
                  <c:v>77.327703333333332</c:v>
                </c:pt>
                <c:pt idx="54">
                  <c:v>77.334498888888888</c:v>
                </c:pt>
                <c:pt idx="55">
                  <c:v>77.370524444444456</c:v>
                </c:pt>
                <c:pt idx="56">
                  <c:v>77.311047222222228</c:v>
                </c:pt>
                <c:pt idx="57">
                  <c:v>77.406180555555565</c:v>
                </c:pt>
                <c:pt idx="58">
                  <c:v>77.530391666666659</c:v>
                </c:pt>
                <c:pt idx="59">
                  <c:v>77.683617222222225</c:v>
                </c:pt>
                <c:pt idx="60">
                  <c:v>77.865775833333331</c:v>
                </c:pt>
              </c:numCache>
            </c:numRef>
          </c:val>
          <c:smooth val="0"/>
          <c:extLst>
            <c:ext xmlns:c16="http://schemas.microsoft.com/office/drawing/2014/chart" uri="{C3380CC4-5D6E-409C-BE32-E72D297353CC}">
              <c16:uniqueId val="{00000000-1A97-4CED-9927-7C963253236C}"/>
            </c:ext>
          </c:extLst>
        </c:ser>
        <c:ser>
          <c:idx val="1"/>
          <c:order val="1"/>
          <c:tx>
            <c:v>Shortwave radiation from climate data</c:v>
          </c:tx>
          <c:spPr>
            <a:ln w="28575" cap="rnd">
              <a:solidFill>
                <a:schemeClr val="accent2"/>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55.9-56.25'!$M$2:$M$62</c:f>
              <c:numCache>
                <c:formatCode>General</c:formatCode>
                <c:ptCount val="61"/>
                <c:pt idx="0">
                  <c:v>130.9079275</c:v>
                </c:pt>
                <c:pt idx="1">
                  <c:v>129.20396</c:v>
                </c:pt>
                <c:pt idx="2">
                  <c:v>127.81584111111111</c:v>
                </c:pt>
                <c:pt idx="3">
                  <c:v>126.04783944444443</c:v>
                </c:pt>
                <c:pt idx="4">
                  <c:v>124.43145361111111</c:v>
                </c:pt>
                <c:pt idx="5">
                  <c:v>122.48522138888889</c:v>
                </c:pt>
                <c:pt idx="6">
                  <c:v>120.87524416666666</c:v>
                </c:pt>
                <c:pt idx="7">
                  <c:v>119.28352944444445</c:v>
                </c:pt>
                <c:pt idx="8">
                  <c:v>117.0032911111111</c:v>
                </c:pt>
                <c:pt idx="9">
                  <c:v>114.98417861111109</c:v>
                </c:pt>
                <c:pt idx="10">
                  <c:v>113.67901805555556</c:v>
                </c:pt>
                <c:pt idx="11">
                  <c:v>112.01203138888889</c:v>
                </c:pt>
                <c:pt idx="12">
                  <c:v>110.49105805555557</c:v>
                </c:pt>
                <c:pt idx="13">
                  <c:v>108.9842122222222</c:v>
                </c:pt>
                <c:pt idx="14">
                  <c:v>107.86723694444446</c:v>
                </c:pt>
                <c:pt idx="15">
                  <c:v>106.6455322222222</c:v>
                </c:pt>
                <c:pt idx="16">
                  <c:v>105.15750916666667</c:v>
                </c:pt>
                <c:pt idx="17">
                  <c:v>103.58209500000004</c:v>
                </c:pt>
                <c:pt idx="18">
                  <c:v>102.27449638888886</c:v>
                </c:pt>
                <c:pt idx="19">
                  <c:v>101.28627527777779</c:v>
                </c:pt>
                <c:pt idx="20">
                  <c:v>99.975223888888891</c:v>
                </c:pt>
                <c:pt idx="21">
                  <c:v>99.036379999999994</c:v>
                </c:pt>
                <c:pt idx="22">
                  <c:v>97.838272500000002</c:v>
                </c:pt>
                <c:pt idx="23">
                  <c:v>96.266772500000002</c:v>
                </c:pt>
                <c:pt idx="24">
                  <c:v>95.011698888888873</c:v>
                </c:pt>
                <c:pt idx="25">
                  <c:v>93.756513055555558</c:v>
                </c:pt>
                <c:pt idx="26">
                  <c:v>92.676754166666669</c:v>
                </c:pt>
                <c:pt idx="27">
                  <c:v>91.571744444444434</c:v>
                </c:pt>
                <c:pt idx="28">
                  <c:v>90.851753333333349</c:v>
                </c:pt>
                <c:pt idx="29">
                  <c:v>90.155168333333336</c:v>
                </c:pt>
                <c:pt idx="30">
                  <c:v>89.482538055555551</c:v>
                </c:pt>
                <c:pt idx="31">
                  <c:v>88.834401666666679</c:v>
                </c:pt>
                <c:pt idx="32">
                  <c:v>87.914387500000018</c:v>
                </c:pt>
                <c:pt idx="33">
                  <c:v>87.062340000000006</c:v>
                </c:pt>
                <c:pt idx="34">
                  <c:v>86.359386944444452</c:v>
                </c:pt>
                <c:pt idx="35">
                  <c:v>85.821214166666664</c:v>
                </c:pt>
                <c:pt idx="36">
                  <c:v>85.309738055555542</c:v>
                </c:pt>
                <c:pt idx="37">
                  <c:v>84.825379722222223</c:v>
                </c:pt>
                <c:pt idx="38">
                  <c:v>84.215073611111109</c:v>
                </c:pt>
                <c:pt idx="39">
                  <c:v>83.446937500000004</c:v>
                </c:pt>
                <c:pt idx="40">
                  <c:v>83.051122777777778</c:v>
                </c:pt>
                <c:pt idx="41">
                  <c:v>82.683697500000008</c:v>
                </c:pt>
                <c:pt idx="42">
                  <c:v>82.344986388888898</c:v>
                </c:pt>
                <c:pt idx="43">
                  <c:v>82.035281666666663</c:v>
                </c:pt>
                <c:pt idx="44">
                  <c:v>81.75486027777778</c:v>
                </c:pt>
                <c:pt idx="45">
                  <c:v>81.503968888888892</c:v>
                </c:pt>
                <c:pt idx="46">
                  <c:v>81.282841944444428</c:v>
                </c:pt>
                <c:pt idx="47">
                  <c:v>81.09167555555554</c:v>
                </c:pt>
                <c:pt idx="48">
                  <c:v>80.930664999999991</c:v>
                </c:pt>
                <c:pt idx="49">
                  <c:v>80.799955277777784</c:v>
                </c:pt>
                <c:pt idx="50">
                  <c:v>80.699693333333329</c:v>
                </c:pt>
                <c:pt idx="51">
                  <c:v>80.629983333333328</c:v>
                </c:pt>
                <c:pt idx="52">
                  <c:v>80.590917777777776</c:v>
                </c:pt>
                <c:pt idx="53">
                  <c:v>80.646903888888886</c:v>
                </c:pt>
                <c:pt idx="54">
                  <c:v>80.669468333333342</c:v>
                </c:pt>
                <c:pt idx="55">
                  <c:v>80.722818333333336</c:v>
                </c:pt>
                <c:pt idx="56">
                  <c:v>80.682196111111111</c:v>
                </c:pt>
                <c:pt idx="57">
                  <c:v>80.797709722222223</c:v>
                </c:pt>
                <c:pt idx="58">
                  <c:v>80.943799722222209</c:v>
                </c:pt>
                <c:pt idx="59">
                  <c:v>81.120388611111125</c:v>
                </c:pt>
                <c:pt idx="60">
                  <c:v>81.327368888888898</c:v>
                </c:pt>
              </c:numCache>
            </c:numRef>
          </c:val>
          <c:smooth val="0"/>
          <c:extLst>
            <c:ext xmlns:c16="http://schemas.microsoft.com/office/drawing/2014/chart" uri="{C3380CC4-5D6E-409C-BE32-E72D297353CC}">
              <c16:uniqueId val="{00000001-1A97-4CED-9927-7C963253236C}"/>
            </c:ext>
          </c:extLst>
        </c:ser>
        <c:dLbls>
          <c:showLegendKey val="0"/>
          <c:showVal val="0"/>
          <c:showCatName val="0"/>
          <c:showSerName val="0"/>
          <c:showPercent val="0"/>
          <c:showBubbleSize val="0"/>
        </c:dLbls>
        <c:smooth val="0"/>
        <c:axId val="1016040623"/>
        <c:axId val="1016055183"/>
      </c:lineChart>
      <c:dateAx>
        <c:axId val="1016040623"/>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55183"/>
        <c:crosses val="autoZero"/>
        <c:auto val="1"/>
        <c:lblOffset val="100"/>
        <c:baseTimeUnit val="days"/>
      </c:dateAx>
      <c:valAx>
        <c:axId val="1016055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40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Shade-a-lator insolation, current conditions v. future conditions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Current conditions</c:v>
          </c:tx>
          <c:spPr>
            <a:ln w="28575" cap="rnd">
              <a:solidFill>
                <a:schemeClr val="accent1"/>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55.9-56.25'!$K$2:$K$62</c:f>
              <c:numCache>
                <c:formatCode>General</c:formatCode>
                <c:ptCount val="61"/>
                <c:pt idx="0">
                  <c:v>125.23615694444447</c:v>
                </c:pt>
                <c:pt idx="1">
                  <c:v>123.61914333333333</c:v>
                </c:pt>
                <c:pt idx="2">
                  <c:v>122.31654638888888</c:v>
                </c:pt>
                <c:pt idx="3">
                  <c:v>120.79883805555556</c:v>
                </c:pt>
                <c:pt idx="4">
                  <c:v>119.25921249999999</c:v>
                </c:pt>
                <c:pt idx="5">
                  <c:v>117.4303086111111</c:v>
                </c:pt>
                <c:pt idx="6">
                  <c:v>115.8932825</c:v>
                </c:pt>
                <c:pt idx="7">
                  <c:v>114.37249166666665</c:v>
                </c:pt>
                <c:pt idx="8">
                  <c:v>112.28021361111114</c:v>
                </c:pt>
                <c:pt idx="9">
                  <c:v>110.48703277777777</c:v>
                </c:pt>
                <c:pt idx="10">
                  <c:v>109.24109138888889</c:v>
                </c:pt>
                <c:pt idx="11">
                  <c:v>107.63237777777778</c:v>
                </c:pt>
                <c:pt idx="12">
                  <c:v>106.16842527777779</c:v>
                </c:pt>
                <c:pt idx="13">
                  <c:v>104.7677872222222</c:v>
                </c:pt>
                <c:pt idx="14">
                  <c:v>103.70212555555554</c:v>
                </c:pt>
                <c:pt idx="15">
                  <c:v>102.55010222222222</c:v>
                </c:pt>
                <c:pt idx="16">
                  <c:v>101.1106975</c:v>
                </c:pt>
                <c:pt idx="17">
                  <c:v>99.645328333333339</c:v>
                </c:pt>
                <c:pt idx="18">
                  <c:v>98.380146111111102</c:v>
                </c:pt>
                <c:pt idx="19">
                  <c:v>97.432918611111106</c:v>
                </c:pt>
                <c:pt idx="20">
                  <c:v>96.161614166666666</c:v>
                </c:pt>
                <c:pt idx="21">
                  <c:v>95.260846111111107</c:v>
                </c:pt>
                <c:pt idx="22">
                  <c:v>94.099852499999983</c:v>
                </c:pt>
                <c:pt idx="23">
                  <c:v>92.565013888888885</c:v>
                </c:pt>
                <c:pt idx="24">
                  <c:v>91.344069999999988</c:v>
                </c:pt>
                <c:pt idx="25">
                  <c:v>90.121904444444453</c:v>
                </c:pt>
                <c:pt idx="26">
                  <c:v>89.169714722222224</c:v>
                </c:pt>
                <c:pt idx="27">
                  <c:v>88.092714999999998</c:v>
                </c:pt>
                <c:pt idx="28">
                  <c:v>87.399175833333345</c:v>
                </c:pt>
                <c:pt idx="29">
                  <c:v>86.72747333333335</c:v>
                </c:pt>
                <c:pt idx="30">
                  <c:v>86.078143055555543</c:v>
                </c:pt>
                <c:pt idx="31">
                  <c:v>85.451710000000034</c:v>
                </c:pt>
                <c:pt idx="32">
                  <c:v>84.551794444444454</c:v>
                </c:pt>
                <c:pt idx="33">
                  <c:v>83.71822916666666</c:v>
                </c:pt>
                <c:pt idx="34">
                  <c:v>83.03213277777779</c:v>
                </c:pt>
                <c:pt idx="35">
                  <c:v>82.509185277777775</c:v>
                </c:pt>
                <c:pt idx="36">
                  <c:v>82.011296666666652</c:v>
                </c:pt>
                <c:pt idx="37">
                  <c:v>81.538879166666661</c:v>
                </c:pt>
                <c:pt idx="38">
                  <c:v>80.938868333333332</c:v>
                </c:pt>
                <c:pt idx="39">
                  <c:v>80.17937388888889</c:v>
                </c:pt>
                <c:pt idx="40">
                  <c:v>79.790544166666663</c:v>
                </c:pt>
                <c:pt idx="41">
                  <c:v>79.428452777777778</c:v>
                </c:pt>
                <c:pt idx="42">
                  <c:v>79.093421388888885</c:v>
                </c:pt>
                <c:pt idx="43">
                  <c:v>78.785741666666652</c:v>
                </c:pt>
                <c:pt idx="44">
                  <c:v>78.505691388888877</c:v>
                </c:pt>
                <c:pt idx="45">
                  <c:v>78.253525833333327</c:v>
                </c:pt>
                <c:pt idx="46">
                  <c:v>78.029479444444448</c:v>
                </c:pt>
                <c:pt idx="47">
                  <c:v>77.833758333333336</c:v>
                </c:pt>
                <c:pt idx="48">
                  <c:v>77.666556388888907</c:v>
                </c:pt>
                <c:pt idx="49">
                  <c:v>77.528035000000003</c:v>
                </c:pt>
                <c:pt idx="50">
                  <c:v>77.418347222222224</c:v>
                </c:pt>
                <c:pt idx="51">
                  <c:v>77.337606111111114</c:v>
                </c:pt>
                <c:pt idx="52">
                  <c:v>77.28591722222221</c:v>
                </c:pt>
                <c:pt idx="53">
                  <c:v>77.327703333333332</c:v>
                </c:pt>
                <c:pt idx="54">
                  <c:v>77.334498888888888</c:v>
                </c:pt>
                <c:pt idx="55">
                  <c:v>77.370524444444456</c:v>
                </c:pt>
                <c:pt idx="56">
                  <c:v>77.311047222222228</c:v>
                </c:pt>
                <c:pt idx="57">
                  <c:v>77.406180555555565</c:v>
                </c:pt>
                <c:pt idx="58">
                  <c:v>77.530391666666659</c:v>
                </c:pt>
                <c:pt idx="59">
                  <c:v>77.683617222222225</c:v>
                </c:pt>
                <c:pt idx="60">
                  <c:v>77.865775833333331</c:v>
                </c:pt>
              </c:numCache>
            </c:numRef>
          </c:val>
          <c:smooth val="0"/>
          <c:extLst>
            <c:ext xmlns:c16="http://schemas.microsoft.com/office/drawing/2014/chart" uri="{C3380CC4-5D6E-409C-BE32-E72D297353CC}">
              <c16:uniqueId val="{00000000-8EF3-4FD7-97E7-DF4DAD0B2C3F}"/>
            </c:ext>
          </c:extLst>
        </c:ser>
        <c:ser>
          <c:idx val="1"/>
          <c:order val="1"/>
          <c:tx>
            <c:v>future conditions</c:v>
          </c:tx>
          <c:spPr>
            <a:ln w="28575" cap="rnd">
              <a:solidFill>
                <a:schemeClr val="accent2"/>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55.9-56.25'!$M$2:$M$62</c:f>
              <c:numCache>
                <c:formatCode>General</c:formatCode>
                <c:ptCount val="61"/>
                <c:pt idx="0">
                  <c:v>130.9079275</c:v>
                </c:pt>
                <c:pt idx="1">
                  <c:v>129.20396</c:v>
                </c:pt>
                <c:pt idx="2">
                  <c:v>127.81584111111111</c:v>
                </c:pt>
                <c:pt idx="3">
                  <c:v>126.04783944444443</c:v>
                </c:pt>
                <c:pt idx="4">
                  <c:v>124.43145361111111</c:v>
                </c:pt>
                <c:pt idx="5">
                  <c:v>122.48522138888889</c:v>
                </c:pt>
                <c:pt idx="6">
                  <c:v>120.87524416666666</c:v>
                </c:pt>
                <c:pt idx="7">
                  <c:v>119.28352944444445</c:v>
                </c:pt>
                <c:pt idx="8">
                  <c:v>117.0032911111111</c:v>
                </c:pt>
                <c:pt idx="9">
                  <c:v>114.98417861111109</c:v>
                </c:pt>
                <c:pt idx="10">
                  <c:v>113.67901805555556</c:v>
                </c:pt>
                <c:pt idx="11">
                  <c:v>112.01203138888889</c:v>
                </c:pt>
                <c:pt idx="12">
                  <c:v>110.49105805555557</c:v>
                </c:pt>
                <c:pt idx="13">
                  <c:v>108.9842122222222</c:v>
                </c:pt>
                <c:pt idx="14">
                  <c:v>107.86723694444446</c:v>
                </c:pt>
                <c:pt idx="15">
                  <c:v>106.6455322222222</c:v>
                </c:pt>
                <c:pt idx="16">
                  <c:v>105.15750916666667</c:v>
                </c:pt>
                <c:pt idx="17">
                  <c:v>103.58209500000004</c:v>
                </c:pt>
                <c:pt idx="18">
                  <c:v>102.27449638888886</c:v>
                </c:pt>
                <c:pt idx="19">
                  <c:v>101.28627527777779</c:v>
                </c:pt>
                <c:pt idx="20">
                  <c:v>99.975223888888891</c:v>
                </c:pt>
                <c:pt idx="21">
                  <c:v>99.036379999999994</c:v>
                </c:pt>
                <c:pt idx="22">
                  <c:v>97.838272500000002</c:v>
                </c:pt>
                <c:pt idx="23">
                  <c:v>96.266772500000002</c:v>
                </c:pt>
                <c:pt idx="24">
                  <c:v>95.011698888888873</c:v>
                </c:pt>
                <c:pt idx="25">
                  <c:v>93.756513055555558</c:v>
                </c:pt>
                <c:pt idx="26">
                  <c:v>92.676754166666669</c:v>
                </c:pt>
                <c:pt idx="27">
                  <c:v>91.571744444444434</c:v>
                </c:pt>
                <c:pt idx="28">
                  <c:v>90.851753333333349</c:v>
                </c:pt>
                <c:pt idx="29">
                  <c:v>90.155168333333336</c:v>
                </c:pt>
                <c:pt idx="30">
                  <c:v>89.482538055555551</c:v>
                </c:pt>
                <c:pt idx="31">
                  <c:v>88.834401666666679</c:v>
                </c:pt>
                <c:pt idx="32">
                  <c:v>87.914387500000018</c:v>
                </c:pt>
                <c:pt idx="33">
                  <c:v>87.062340000000006</c:v>
                </c:pt>
                <c:pt idx="34">
                  <c:v>86.359386944444452</c:v>
                </c:pt>
                <c:pt idx="35">
                  <c:v>85.821214166666664</c:v>
                </c:pt>
                <c:pt idx="36">
                  <c:v>85.309738055555542</c:v>
                </c:pt>
                <c:pt idx="37">
                  <c:v>84.825379722222223</c:v>
                </c:pt>
                <c:pt idx="38">
                  <c:v>84.215073611111109</c:v>
                </c:pt>
                <c:pt idx="39">
                  <c:v>83.446937500000004</c:v>
                </c:pt>
                <c:pt idx="40">
                  <c:v>83.051122777777778</c:v>
                </c:pt>
                <c:pt idx="41">
                  <c:v>82.683697500000008</c:v>
                </c:pt>
                <c:pt idx="42">
                  <c:v>82.344986388888898</c:v>
                </c:pt>
                <c:pt idx="43">
                  <c:v>82.035281666666663</c:v>
                </c:pt>
                <c:pt idx="44">
                  <c:v>81.75486027777778</c:v>
                </c:pt>
                <c:pt idx="45">
                  <c:v>81.503968888888892</c:v>
                </c:pt>
                <c:pt idx="46">
                  <c:v>81.282841944444428</c:v>
                </c:pt>
                <c:pt idx="47">
                  <c:v>81.09167555555554</c:v>
                </c:pt>
                <c:pt idx="48">
                  <c:v>80.930664999999991</c:v>
                </c:pt>
                <c:pt idx="49">
                  <c:v>80.799955277777784</c:v>
                </c:pt>
                <c:pt idx="50">
                  <c:v>80.699693333333329</c:v>
                </c:pt>
                <c:pt idx="51">
                  <c:v>80.629983333333328</c:v>
                </c:pt>
                <c:pt idx="52">
                  <c:v>80.590917777777776</c:v>
                </c:pt>
                <c:pt idx="53">
                  <c:v>80.646903888888886</c:v>
                </c:pt>
                <c:pt idx="54">
                  <c:v>80.669468333333342</c:v>
                </c:pt>
                <c:pt idx="55">
                  <c:v>80.722818333333336</c:v>
                </c:pt>
                <c:pt idx="56">
                  <c:v>80.682196111111111</c:v>
                </c:pt>
                <c:pt idx="57">
                  <c:v>80.797709722222223</c:v>
                </c:pt>
                <c:pt idx="58">
                  <c:v>80.943799722222209</c:v>
                </c:pt>
                <c:pt idx="59">
                  <c:v>81.120388611111125</c:v>
                </c:pt>
                <c:pt idx="60">
                  <c:v>81.327368888888898</c:v>
                </c:pt>
              </c:numCache>
            </c:numRef>
          </c:val>
          <c:smooth val="0"/>
          <c:extLst>
            <c:ext xmlns:c16="http://schemas.microsoft.com/office/drawing/2014/chart" uri="{C3380CC4-5D6E-409C-BE32-E72D297353CC}">
              <c16:uniqueId val="{00000001-8EF3-4FD7-97E7-DF4DAD0B2C3F}"/>
            </c:ext>
          </c:extLst>
        </c:ser>
        <c:dLbls>
          <c:showLegendKey val="0"/>
          <c:showVal val="0"/>
          <c:showCatName val="0"/>
          <c:showSerName val="0"/>
          <c:showPercent val="0"/>
          <c:showBubbleSize val="0"/>
        </c:dLbls>
        <c:smooth val="0"/>
        <c:axId val="1016040623"/>
        <c:axId val="1016055183"/>
      </c:lineChart>
      <c:dateAx>
        <c:axId val="1016040623"/>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55183"/>
        <c:crosses val="autoZero"/>
        <c:auto val="1"/>
        <c:lblOffset val="100"/>
        <c:baseTimeUnit val="days"/>
      </c:dateAx>
      <c:valAx>
        <c:axId val="1016055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40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102229</TotalTime>
  <Pages>66</Pages>
  <Words>24522</Words>
  <Characters>139776</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434</cp:revision>
  <cp:lastPrinted>2021-01-05T00:42:00Z</cp:lastPrinted>
  <dcterms:created xsi:type="dcterms:W3CDTF">2018-11-09T13:56:00Z</dcterms:created>
  <dcterms:modified xsi:type="dcterms:W3CDTF">2021-01-31T00:35:00Z</dcterms:modified>
</cp:coreProperties>
</file>