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CC4E8C8" w:rsidR="00064E77" w:rsidRPr="00064E77" w:rsidRDefault="003F1C20" w:rsidP="00484223">
      <w:pPr>
        <w:pStyle w:val="Subtitle"/>
        <w:tabs>
          <w:tab w:val="left" w:pos="7950"/>
          <w:tab w:val="right" w:pos="9360"/>
        </w:tabs>
      </w:pPr>
      <w:ins w:id="0" w:author="David Conklin" w:date="2021-07-01T11:42:00Z">
        <w:r>
          <w:t>7/</w:t>
        </w:r>
      </w:ins>
      <w:ins w:id="1" w:author="David Conklin" w:date="2021-07-09T08:35:00Z">
        <w:r w:rsidR="00F9196F">
          <w:t>9</w:t>
        </w:r>
      </w:ins>
      <w:del w:id="2" w:author="David Conklin" w:date="2021-06-25T12:18:00Z">
        <w:r w:rsidR="0000027B" w:rsidDel="008F7442">
          <w:delText>5/1</w:delText>
        </w:r>
      </w:del>
      <w:del w:id="3"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4"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5" w:author="David Conklin" w:date="2021-07-07T06:33:00Z"/>
          <w:rStyle w:val="Hyperlink"/>
          <w:color w:val="auto"/>
          <w:u w:val="none"/>
        </w:rPr>
      </w:pPr>
      <w:ins w:id="6" w:author="David Conklin" w:date="2021-06-25T12:18:00Z">
        <w:r>
          <w:rPr>
            <w:rStyle w:val="Hyperlink"/>
            <w:color w:val="auto"/>
            <w:u w:val="none"/>
          </w:rPr>
          <w:t xml:space="preserve">Add to </w:t>
        </w:r>
      </w:ins>
      <w:ins w:id="7" w:author="David Conklin" w:date="2021-06-27T11:24:00Z">
        <w:r w:rsidR="00103D58">
          <w:rPr>
            <w:rStyle w:val="Hyperlink"/>
            <w:color w:val="auto"/>
            <w:u w:val="none"/>
          </w:rPr>
          <w:t xml:space="preserve">the </w:t>
        </w:r>
      </w:ins>
      <w:ins w:id="8" w:author="David Conklin" w:date="2021-06-25T12:19:00Z">
        <w:r>
          <w:rPr>
            <w:rStyle w:val="Hyperlink"/>
            <w:color w:val="auto"/>
            <w:u w:val="none"/>
          </w:rPr>
          <w:t>“</w:t>
        </w:r>
      </w:ins>
      <w:ins w:id="9" w:author="David Conklin" w:date="2021-06-25T12:18:00Z">
        <w:r>
          <w:rPr>
            <w:rStyle w:val="Hyperlink"/>
            <w:color w:val="auto"/>
            <w:u w:val="none"/>
          </w:rPr>
          <w:t>Water rights”</w:t>
        </w:r>
      </w:ins>
      <w:ins w:id="10"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1" w:author="David Conklin" w:date="2021-07-07T06:33:00Z">
        <w:r>
          <w:rPr>
            <w:rStyle w:val="Hyperlink"/>
            <w:color w:val="auto"/>
            <w:u w:val="none"/>
          </w:rPr>
          <w:t>Expand the section on the North Santiam study area to include calibration and simula</w:t>
        </w:r>
      </w:ins>
      <w:ins w:id="12" w:author="David Conklin" w:date="2021-07-07T06:34:00Z">
        <w:r>
          <w:rPr>
            <w:rStyle w:val="Hyperlink"/>
            <w:color w:val="auto"/>
            <w:u w:val="none"/>
          </w:rPr>
          <w:t>tion skill.</w:t>
        </w:r>
      </w:ins>
    </w:p>
    <w:p w14:paraId="3327E607" w14:textId="573ACA7C" w:rsidR="006636CC" w:rsidRPr="00A8214A" w:rsidRDefault="00A50A5B" w:rsidP="006231D1">
      <w:pPr>
        <w:ind w:left="288" w:hanging="288"/>
        <w:rPr>
          <w:rStyle w:val="Hyperlink"/>
          <w:color w:val="auto"/>
          <w:u w:val="none"/>
        </w:rPr>
      </w:pPr>
      <w:ins w:id="13" w:author="David Conklin" w:date="2021-07-09T08:34:00Z">
        <w:r>
          <w:rPr>
            <w:rStyle w:val="Hyperlink"/>
            <w:color w:val="auto"/>
            <w:u w:val="none"/>
          </w:rPr>
          <w:t xml:space="preserve">Add </w:t>
        </w:r>
        <w:r w:rsidR="00F9196F">
          <w:rPr>
            <w:rStyle w:val="Hyperlink"/>
            <w:color w:val="auto"/>
            <w:u w:val="none"/>
          </w:rPr>
          <w:t>water and thermal energy budg</w:t>
        </w:r>
      </w:ins>
      <w:ins w:id="14" w:author="David Conklin" w:date="2021-07-09T08:35:00Z">
        <w:r w:rsidR="00F9196F">
          <w:rPr>
            <w:rStyle w:val="Hyperlink"/>
            <w:color w:val="auto"/>
            <w:u w:val="none"/>
          </w:rPr>
          <w:t>ets to the North Santiam section.</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172500F3" w14:textId="1A1A171D" w:rsidR="00F9196F" w:rsidRDefault="006636CC">
          <w:pPr>
            <w:pStyle w:val="TOC1"/>
            <w:tabs>
              <w:tab w:val="right" w:leader="dot" w:pos="9350"/>
            </w:tabs>
            <w:rPr>
              <w:ins w:id="15" w:author="David Conklin" w:date="2021-07-09T08:35:00Z"/>
              <w:rFonts w:eastAsiaTheme="minorEastAsia"/>
              <w:noProof/>
            </w:rPr>
          </w:pPr>
          <w:r>
            <w:fldChar w:fldCharType="begin"/>
          </w:r>
          <w:r>
            <w:instrText xml:space="preserve"> TOC \o "1-3" \h \z \u </w:instrText>
          </w:r>
          <w:r>
            <w:fldChar w:fldCharType="separate"/>
          </w:r>
          <w:ins w:id="16" w:author="David Conklin" w:date="2021-07-09T08:35:00Z">
            <w:r w:rsidR="00F9196F" w:rsidRPr="00DE7DB8">
              <w:rPr>
                <w:rStyle w:val="Hyperlink"/>
                <w:noProof/>
              </w:rPr>
              <w:fldChar w:fldCharType="begin"/>
            </w:r>
            <w:r w:rsidR="00F9196F" w:rsidRPr="00DE7DB8">
              <w:rPr>
                <w:rStyle w:val="Hyperlink"/>
                <w:noProof/>
              </w:rPr>
              <w:instrText xml:space="preserve"> </w:instrText>
            </w:r>
            <w:r w:rsidR="00F9196F">
              <w:rPr>
                <w:noProof/>
              </w:rPr>
              <w:instrText>HYPERLINK \l "_Toc76712153"</w:instrText>
            </w:r>
            <w:r w:rsidR="00F9196F" w:rsidRPr="00DE7DB8">
              <w:rPr>
                <w:rStyle w:val="Hyperlink"/>
                <w:noProof/>
              </w:rPr>
              <w:instrText xml:space="preserve"> </w:instrText>
            </w:r>
            <w:r w:rsidR="00F9196F" w:rsidRPr="00DE7DB8">
              <w:rPr>
                <w:rStyle w:val="Hyperlink"/>
                <w:noProof/>
              </w:rPr>
            </w:r>
            <w:r w:rsidR="00F9196F" w:rsidRPr="00DE7DB8">
              <w:rPr>
                <w:rStyle w:val="Hyperlink"/>
                <w:noProof/>
              </w:rPr>
              <w:fldChar w:fldCharType="separate"/>
            </w:r>
            <w:r w:rsidR="00F9196F" w:rsidRPr="00DE7DB8">
              <w:rPr>
                <w:rStyle w:val="Hyperlink"/>
                <w:noProof/>
              </w:rPr>
              <w:t>What is a digital handbook?</w:t>
            </w:r>
            <w:r w:rsidR="00F9196F">
              <w:rPr>
                <w:noProof/>
                <w:webHidden/>
              </w:rPr>
              <w:tab/>
            </w:r>
            <w:r w:rsidR="00F9196F">
              <w:rPr>
                <w:noProof/>
                <w:webHidden/>
              </w:rPr>
              <w:fldChar w:fldCharType="begin"/>
            </w:r>
            <w:r w:rsidR="00F9196F">
              <w:rPr>
                <w:noProof/>
                <w:webHidden/>
              </w:rPr>
              <w:instrText xml:space="preserve"> PAGEREF _Toc76712153 \h </w:instrText>
            </w:r>
            <w:r w:rsidR="00F9196F">
              <w:rPr>
                <w:noProof/>
                <w:webHidden/>
              </w:rPr>
            </w:r>
          </w:ins>
          <w:r w:rsidR="00F9196F">
            <w:rPr>
              <w:noProof/>
              <w:webHidden/>
            </w:rPr>
            <w:fldChar w:fldCharType="separate"/>
          </w:r>
          <w:ins w:id="17" w:author="David Conklin" w:date="2021-07-09T08:35:00Z">
            <w:r w:rsidR="00F9196F">
              <w:rPr>
                <w:noProof/>
                <w:webHidden/>
              </w:rPr>
              <w:t>4</w:t>
            </w:r>
            <w:r w:rsidR="00F9196F">
              <w:rPr>
                <w:noProof/>
                <w:webHidden/>
              </w:rPr>
              <w:fldChar w:fldCharType="end"/>
            </w:r>
            <w:r w:rsidR="00F9196F" w:rsidRPr="00DE7DB8">
              <w:rPr>
                <w:rStyle w:val="Hyperlink"/>
                <w:noProof/>
              </w:rPr>
              <w:fldChar w:fldCharType="end"/>
            </w:r>
          </w:ins>
        </w:p>
        <w:p w14:paraId="01A22CBE" w14:textId="577AEF59" w:rsidR="00F9196F" w:rsidRDefault="00F9196F">
          <w:pPr>
            <w:pStyle w:val="TOC1"/>
            <w:tabs>
              <w:tab w:val="right" w:leader="dot" w:pos="9350"/>
            </w:tabs>
            <w:rPr>
              <w:ins w:id="18" w:author="David Conklin" w:date="2021-07-09T08:35:00Z"/>
              <w:rFonts w:eastAsiaTheme="minorEastAsia"/>
              <w:noProof/>
            </w:rPr>
          </w:pPr>
          <w:ins w:id="1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"_Toc76712154"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CW3M concept</w:t>
            </w:r>
            <w:r>
              <w:rPr>
                <w:noProof/>
                <w:webHidden/>
              </w:rPr>
              <w:tab/>
            </w:r>
            <w:r>
              <w:rPr>
                <w:noProof/>
                <w:webHidden/>
              </w:rPr>
              <w:fldChar w:fldCharType="begin"/>
            </w:r>
            <w:r>
              <w:rPr>
                <w:noProof/>
                <w:webHidden/>
              </w:rPr>
              <w:instrText xml:space="preserve"> PAGEREF _Toc76712154 \h </w:instrText>
            </w:r>
            <w:r>
              <w:rPr>
                <w:noProof/>
                <w:webHidden/>
              </w:rPr>
            </w:r>
          </w:ins>
          <w:r>
            <w:rPr>
              <w:noProof/>
              <w:webHidden/>
            </w:rPr>
            <w:fldChar w:fldCharType="separate"/>
          </w:r>
          <w:ins w:id="20" w:author="David Conklin" w:date="2021-07-09T08:35:00Z">
            <w:r>
              <w:rPr>
                <w:noProof/>
                <w:webHidden/>
              </w:rPr>
              <w:t>4</w:t>
            </w:r>
            <w:r>
              <w:rPr>
                <w:noProof/>
                <w:webHidden/>
              </w:rPr>
              <w:fldChar w:fldCharType="end"/>
            </w:r>
            <w:r w:rsidRPr="00DE7DB8">
              <w:rPr>
                <w:rStyle w:val="Hyperlink"/>
                <w:noProof/>
              </w:rPr>
              <w:fldChar w:fldCharType="end"/>
            </w:r>
          </w:ins>
        </w:p>
        <w:p w14:paraId="459B2CEC" w14:textId="6C847649" w:rsidR="00F9196F" w:rsidRDefault="00F9196F">
          <w:pPr>
            <w:pStyle w:val="TOC2"/>
            <w:tabs>
              <w:tab w:val="right" w:leader="dot" w:pos="9350"/>
            </w:tabs>
            <w:rPr>
              <w:ins w:id="21" w:author="David Conklin" w:date="2021-07-09T08:35:00Z"/>
              <w:rFonts w:eastAsiaTheme="minorEastAsia"/>
              <w:noProof/>
            </w:rPr>
          </w:pPr>
          <w:ins w:id="2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"_Toc76712155"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 different kind of community model</w:t>
            </w:r>
            <w:r>
              <w:rPr>
                <w:noProof/>
                <w:webHidden/>
              </w:rPr>
              <w:tab/>
            </w:r>
            <w:r>
              <w:rPr>
                <w:noProof/>
                <w:webHidden/>
              </w:rPr>
              <w:fldChar w:fldCharType="begin"/>
            </w:r>
            <w:r>
              <w:rPr>
                <w:noProof/>
                <w:webHidden/>
              </w:rPr>
              <w:instrText xml:space="preserve"> PAGEREF _Toc76712155 \h </w:instrText>
            </w:r>
            <w:r>
              <w:rPr>
                <w:noProof/>
                <w:webHidden/>
              </w:rPr>
            </w:r>
          </w:ins>
          <w:r>
            <w:rPr>
              <w:noProof/>
              <w:webHidden/>
            </w:rPr>
            <w:fldChar w:fldCharType="separate"/>
          </w:r>
          <w:ins w:id="23" w:author="David Conklin" w:date="2021-07-09T08:35:00Z">
            <w:r>
              <w:rPr>
                <w:noProof/>
                <w:webHidden/>
              </w:rPr>
              <w:t>4</w:t>
            </w:r>
            <w:r>
              <w:rPr>
                <w:noProof/>
                <w:webHidden/>
              </w:rPr>
              <w:fldChar w:fldCharType="end"/>
            </w:r>
            <w:r w:rsidRPr="00DE7DB8">
              <w:rPr>
                <w:rStyle w:val="Hyperlink"/>
                <w:noProof/>
              </w:rPr>
              <w:fldChar w:fldCharType="end"/>
            </w:r>
          </w:ins>
        </w:p>
        <w:p w14:paraId="6D17208A" w14:textId="52157D43" w:rsidR="00F9196F" w:rsidRDefault="00F9196F">
          <w:pPr>
            <w:pStyle w:val="TOC2"/>
            <w:tabs>
              <w:tab w:val="right" w:leader="dot" w:pos="9350"/>
            </w:tabs>
            <w:rPr>
              <w:ins w:id="24" w:author="David Conklin" w:date="2021-07-09T08:35:00Z"/>
              <w:rFonts w:eastAsiaTheme="minorEastAsia"/>
              <w:noProof/>
            </w:rPr>
          </w:pPr>
          <w:ins w:id="2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"_Toc76712156"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What CW3M is for</w:t>
            </w:r>
            <w:r>
              <w:rPr>
                <w:noProof/>
                <w:webHidden/>
              </w:rPr>
              <w:tab/>
            </w:r>
            <w:r>
              <w:rPr>
                <w:noProof/>
                <w:webHidden/>
              </w:rPr>
              <w:fldChar w:fldCharType="begin"/>
            </w:r>
            <w:r>
              <w:rPr>
                <w:noProof/>
                <w:webHidden/>
              </w:rPr>
              <w:instrText xml:space="preserve"> PAGEREF _Toc76712156 \h </w:instrText>
            </w:r>
            <w:r>
              <w:rPr>
                <w:noProof/>
                <w:webHidden/>
              </w:rPr>
            </w:r>
          </w:ins>
          <w:r>
            <w:rPr>
              <w:noProof/>
              <w:webHidden/>
            </w:rPr>
            <w:fldChar w:fldCharType="separate"/>
          </w:r>
          <w:ins w:id="26" w:author="David Conklin" w:date="2021-07-09T08:35:00Z">
            <w:r>
              <w:rPr>
                <w:noProof/>
                <w:webHidden/>
              </w:rPr>
              <w:t>5</w:t>
            </w:r>
            <w:r>
              <w:rPr>
                <w:noProof/>
                <w:webHidden/>
              </w:rPr>
              <w:fldChar w:fldCharType="end"/>
            </w:r>
            <w:r w:rsidRPr="00DE7DB8">
              <w:rPr>
                <w:rStyle w:val="Hyperlink"/>
                <w:noProof/>
              </w:rPr>
              <w:fldChar w:fldCharType="end"/>
            </w:r>
          </w:ins>
        </w:p>
        <w:p w14:paraId="2B484C63" w14:textId="388D3E35" w:rsidR="00F9196F" w:rsidRDefault="00F9196F">
          <w:pPr>
            <w:pStyle w:val="TOC2"/>
            <w:tabs>
              <w:tab w:val="right" w:leader="dot" w:pos="9350"/>
            </w:tabs>
            <w:rPr>
              <w:ins w:id="27" w:author="David Conklin" w:date="2021-07-09T08:35:00Z"/>
              <w:rFonts w:eastAsiaTheme="minorEastAsia"/>
              <w:noProof/>
            </w:rPr>
          </w:pPr>
          <w:ins w:id="2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"_Toc76712157"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Management and maintenance</w:t>
            </w:r>
            <w:r>
              <w:rPr>
                <w:noProof/>
                <w:webHidden/>
              </w:rPr>
              <w:tab/>
            </w:r>
            <w:r>
              <w:rPr>
                <w:noProof/>
                <w:webHidden/>
              </w:rPr>
              <w:fldChar w:fldCharType="begin"/>
            </w:r>
            <w:r>
              <w:rPr>
                <w:noProof/>
                <w:webHidden/>
              </w:rPr>
              <w:instrText xml:space="preserve"> PAGEREF _Toc76712157 \h </w:instrText>
            </w:r>
            <w:r>
              <w:rPr>
                <w:noProof/>
                <w:webHidden/>
              </w:rPr>
            </w:r>
          </w:ins>
          <w:r>
            <w:rPr>
              <w:noProof/>
              <w:webHidden/>
            </w:rPr>
            <w:fldChar w:fldCharType="separate"/>
          </w:r>
          <w:ins w:id="29" w:author="David Conklin" w:date="2021-07-09T08:35:00Z">
            <w:r>
              <w:rPr>
                <w:noProof/>
                <w:webHidden/>
              </w:rPr>
              <w:t>5</w:t>
            </w:r>
            <w:r>
              <w:rPr>
                <w:noProof/>
                <w:webHidden/>
              </w:rPr>
              <w:fldChar w:fldCharType="end"/>
            </w:r>
            <w:r w:rsidRPr="00DE7DB8">
              <w:rPr>
                <w:rStyle w:val="Hyperlink"/>
                <w:noProof/>
              </w:rPr>
              <w:fldChar w:fldCharType="end"/>
            </w:r>
          </w:ins>
        </w:p>
        <w:p w14:paraId="0FA74E5B" w14:textId="0070745D" w:rsidR="00F9196F" w:rsidRDefault="00F9196F">
          <w:pPr>
            <w:pStyle w:val="TOC1"/>
            <w:tabs>
              <w:tab w:val="right" w:leader="dot" w:pos="9350"/>
            </w:tabs>
            <w:rPr>
              <w:ins w:id="30" w:author="David Conklin" w:date="2021-07-09T08:35:00Z"/>
              <w:rFonts w:eastAsiaTheme="minorEastAsia"/>
              <w:noProof/>
            </w:rPr>
          </w:pPr>
          <w:ins w:id="3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"_Toc76712158"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CW3M – A “first principles” model with tuning knobs</w:t>
            </w:r>
            <w:r>
              <w:rPr>
                <w:noProof/>
                <w:webHidden/>
              </w:rPr>
              <w:tab/>
            </w:r>
            <w:r>
              <w:rPr>
                <w:noProof/>
                <w:webHidden/>
              </w:rPr>
              <w:fldChar w:fldCharType="begin"/>
            </w:r>
            <w:r>
              <w:rPr>
                <w:noProof/>
                <w:webHidden/>
              </w:rPr>
              <w:instrText xml:space="preserve"> PAGEREF _Toc76712158 \h </w:instrText>
            </w:r>
            <w:r>
              <w:rPr>
                <w:noProof/>
                <w:webHidden/>
              </w:rPr>
            </w:r>
          </w:ins>
          <w:r>
            <w:rPr>
              <w:noProof/>
              <w:webHidden/>
            </w:rPr>
            <w:fldChar w:fldCharType="separate"/>
          </w:r>
          <w:ins w:id="32" w:author="David Conklin" w:date="2021-07-09T08:35:00Z">
            <w:r>
              <w:rPr>
                <w:noProof/>
                <w:webHidden/>
              </w:rPr>
              <w:t>5</w:t>
            </w:r>
            <w:r>
              <w:rPr>
                <w:noProof/>
                <w:webHidden/>
              </w:rPr>
              <w:fldChar w:fldCharType="end"/>
            </w:r>
            <w:r w:rsidRPr="00DE7DB8">
              <w:rPr>
                <w:rStyle w:val="Hyperlink"/>
                <w:noProof/>
              </w:rPr>
              <w:fldChar w:fldCharType="end"/>
            </w:r>
          </w:ins>
        </w:p>
        <w:p w14:paraId="2075AB1D" w14:textId="4983F990" w:rsidR="00F9196F" w:rsidRDefault="00F9196F">
          <w:pPr>
            <w:pStyle w:val="TOC1"/>
            <w:tabs>
              <w:tab w:val="right" w:leader="dot" w:pos="9350"/>
            </w:tabs>
            <w:rPr>
              <w:ins w:id="33" w:author="David Conklin" w:date="2021-07-09T08:35:00Z"/>
              <w:rFonts w:eastAsiaTheme="minorEastAsia"/>
              <w:noProof/>
            </w:rPr>
          </w:pPr>
          <w:ins w:id="3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"_Toc76712159"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tuning knobs</w:t>
            </w:r>
            <w:r>
              <w:rPr>
                <w:noProof/>
                <w:webHidden/>
              </w:rPr>
              <w:tab/>
            </w:r>
            <w:r>
              <w:rPr>
                <w:noProof/>
                <w:webHidden/>
              </w:rPr>
              <w:fldChar w:fldCharType="begin"/>
            </w:r>
            <w:r>
              <w:rPr>
                <w:noProof/>
                <w:webHidden/>
              </w:rPr>
              <w:instrText xml:space="preserve"> PAGEREF _Toc76712159 \h </w:instrText>
            </w:r>
            <w:r>
              <w:rPr>
                <w:noProof/>
                <w:webHidden/>
              </w:rPr>
            </w:r>
          </w:ins>
          <w:r>
            <w:rPr>
              <w:noProof/>
              <w:webHidden/>
            </w:rPr>
            <w:fldChar w:fldCharType="separate"/>
          </w:r>
          <w:ins w:id="35" w:author="David Conklin" w:date="2021-07-09T08:35:00Z">
            <w:r>
              <w:rPr>
                <w:noProof/>
                <w:webHidden/>
              </w:rPr>
              <w:t>6</w:t>
            </w:r>
            <w:r>
              <w:rPr>
                <w:noProof/>
                <w:webHidden/>
              </w:rPr>
              <w:fldChar w:fldCharType="end"/>
            </w:r>
            <w:r w:rsidRPr="00DE7DB8">
              <w:rPr>
                <w:rStyle w:val="Hyperlink"/>
                <w:noProof/>
              </w:rPr>
              <w:fldChar w:fldCharType="end"/>
            </w:r>
          </w:ins>
        </w:p>
        <w:p w14:paraId="5D3237E6" w14:textId="4BBB6D9E" w:rsidR="00F9196F" w:rsidRDefault="00F9196F">
          <w:pPr>
            <w:pStyle w:val="TOC2"/>
            <w:tabs>
              <w:tab w:val="right" w:leader="dot" w:pos="9350"/>
            </w:tabs>
            <w:rPr>
              <w:ins w:id="36" w:author="David Conklin" w:date="2021-07-09T08:35:00Z"/>
              <w:rFonts w:eastAsiaTheme="minorEastAsia"/>
              <w:noProof/>
            </w:rPr>
          </w:pPr>
          <w:ins w:id="3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ET_MULT – forest evapotranspiration</w:t>
            </w:r>
            <w:r>
              <w:rPr>
                <w:noProof/>
                <w:webHidden/>
              </w:rPr>
              <w:tab/>
            </w:r>
            <w:r>
              <w:rPr>
                <w:noProof/>
                <w:webHidden/>
              </w:rPr>
              <w:fldChar w:fldCharType="begin"/>
            </w:r>
            <w:r>
              <w:rPr>
                <w:noProof/>
                <w:webHidden/>
              </w:rPr>
              <w:instrText xml:space="preserve"> PAGEREF _Toc76712160 \h </w:instrText>
            </w:r>
            <w:r>
              <w:rPr>
                <w:noProof/>
                <w:webHidden/>
              </w:rPr>
            </w:r>
          </w:ins>
          <w:r>
            <w:rPr>
              <w:noProof/>
              <w:webHidden/>
            </w:rPr>
            <w:fldChar w:fldCharType="separate"/>
          </w:r>
          <w:ins w:id="38" w:author="David Conklin" w:date="2021-07-09T08:35:00Z">
            <w:r>
              <w:rPr>
                <w:noProof/>
                <w:webHidden/>
              </w:rPr>
              <w:t>6</w:t>
            </w:r>
            <w:r>
              <w:rPr>
                <w:noProof/>
                <w:webHidden/>
              </w:rPr>
              <w:fldChar w:fldCharType="end"/>
            </w:r>
            <w:r w:rsidRPr="00DE7DB8">
              <w:rPr>
                <w:rStyle w:val="Hyperlink"/>
                <w:noProof/>
              </w:rPr>
              <w:fldChar w:fldCharType="end"/>
            </w:r>
          </w:ins>
        </w:p>
        <w:p w14:paraId="6A974D84" w14:textId="0DD8481F" w:rsidR="00F9196F" w:rsidRDefault="00F9196F">
          <w:pPr>
            <w:pStyle w:val="TOC2"/>
            <w:tabs>
              <w:tab w:val="right" w:leader="dot" w:pos="9350"/>
            </w:tabs>
            <w:rPr>
              <w:ins w:id="39" w:author="David Conklin" w:date="2021-07-09T08:35:00Z"/>
              <w:rFonts w:eastAsiaTheme="minorEastAsia"/>
              <w:noProof/>
            </w:rPr>
          </w:pPr>
          <w:ins w:id="4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SOLAR_RADIATION_MULTIPLIER – reservoir insolation</w:t>
            </w:r>
            <w:r>
              <w:rPr>
                <w:noProof/>
                <w:webHidden/>
              </w:rPr>
              <w:tab/>
            </w:r>
            <w:r>
              <w:rPr>
                <w:noProof/>
                <w:webHidden/>
              </w:rPr>
              <w:fldChar w:fldCharType="begin"/>
            </w:r>
            <w:r>
              <w:rPr>
                <w:noProof/>
                <w:webHidden/>
              </w:rPr>
              <w:instrText xml:space="preserve"> PAGEREF _Toc76712161 \h </w:instrText>
            </w:r>
            <w:r>
              <w:rPr>
                <w:noProof/>
                <w:webHidden/>
              </w:rPr>
            </w:r>
          </w:ins>
          <w:r>
            <w:rPr>
              <w:noProof/>
              <w:webHidden/>
            </w:rPr>
            <w:fldChar w:fldCharType="separate"/>
          </w:r>
          <w:ins w:id="41" w:author="David Conklin" w:date="2021-07-09T08:35:00Z">
            <w:r>
              <w:rPr>
                <w:noProof/>
                <w:webHidden/>
              </w:rPr>
              <w:t>6</w:t>
            </w:r>
            <w:r>
              <w:rPr>
                <w:noProof/>
                <w:webHidden/>
              </w:rPr>
              <w:fldChar w:fldCharType="end"/>
            </w:r>
            <w:r w:rsidRPr="00DE7DB8">
              <w:rPr>
                <w:rStyle w:val="Hyperlink"/>
                <w:noProof/>
              </w:rPr>
              <w:fldChar w:fldCharType="end"/>
            </w:r>
          </w:ins>
        </w:p>
        <w:p w14:paraId="4985AE6C" w14:textId="0B6D634E" w:rsidR="00F9196F" w:rsidRDefault="00F9196F">
          <w:pPr>
            <w:pStyle w:val="TOC2"/>
            <w:tabs>
              <w:tab w:val="right" w:leader="dot" w:pos="9350"/>
            </w:tabs>
            <w:rPr>
              <w:ins w:id="42" w:author="David Conklin" w:date="2021-07-09T08:35:00Z"/>
              <w:rFonts w:eastAsiaTheme="minorEastAsia"/>
              <w:noProof/>
            </w:rPr>
          </w:pPr>
          <w:ins w:id="4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FLOW_CMS – Discharge from High Cascade springs</w:t>
            </w:r>
            <w:r>
              <w:rPr>
                <w:noProof/>
                <w:webHidden/>
              </w:rPr>
              <w:tab/>
            </w:r>
            <w:r>
              <w:rPr>
                <w:noProof/>
                <w:webHidden/>
              </w:rPr>
              <w:fldChar w:fldCharType="begin"/>
            </w:r>
            <w:r>
              <w:rPr>
                <w:noProof/>
                <w:webHidden/>
              </w:rPr>
              <w:instrText xml:space="preserve"> PAGEREF _Toc76712162 \h </w:instrText>
            </w:r>
            <w:r>
              <w:rPr>
                <w:noProof/>
                <w:webHidden/>
              </w:rPr>
            </w:r>
          </w:ins>
          <w:r>
            <w:rPr>
              <w:noProof/>
              <w:webHidden/>
            </w:rPr>
            <w:fldChar w:fldCharType="separate"/>
          </w:r>
          <w:ins w:id="44" w:author="David Conklin" w:date="2021-07-09T08:35:00Z">
            <w:r>
              <w:rPr>
                <w:noProof/>
                <w:webHidden/>
              </w:rPr>
              <w:t>7</w:t>
            </w:r>
            <w:r>
              <w:rPr>
                <w:noProof/>
                <w:webHidden/>
              </w:rPr>
              <w:fldChar w:fldCharType="end"/>
            </w:r>
            <w:r w:rsidRPr="00DE7DB8">
              <w:rPr>
                <w:rStyle w:val="Hyperlink"/>
                <w:noProof/>
              </w:rPr>
              <w:fldChar w:fldCharType="end"/>
            </w:r>
          </w:ins>
        </w:p>
        <w:p w14:paraId="28814D89" w14:textId="0B2E273E" w:rsidR="00F9196F" w:rsidRDefault="00F9196F">
          <w:pPr>
            <w:pStyle w:val="TOC1"/>
            <w:tabs>
              <w:tab w:val="right" w:leader="dot" w:pos="9350"/>
            </w:tabs>
            <w:rPr>
              <w:ins w:id="45" w:author="David Conklin" w:date="2021-07-09T08:35:00Z"/>
              <w:rFonts w:eastAsiaTheme="minorEastAsia"/>
              <w:noProof/>
            </w:rPr>
          </w:pPr>
          <w:ins w:id="4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Envision framework and the GIS Layers</w:t>
            </w:r>
            <w:r>
              <w:rPr>
                <w:noProof/>
                <w:webHidden/>
              </w:rPr>
              <w:tab/>
            </w:r>
            <w:r>
              <w:rPr>
                <w:noProof/>
                <w:webHidden/>
              </w:rPr>
              <w:fldChar w:fldCharType="begin"/>
            </w:r>
            <w:r>
              <w:rPr>
                <w:noProof/>
                <w:webHidden/>
              </w:rPr>
              <w:instrText xml:space="preserve"> PAGEREF _Toc76712163 \h </w:instrText>
            </w:r>
            <w:r>
              <w:rPr>
                <w:noProof/>
                <w:webHidden/>
              </w:rPr>
            </w:r>
          </w:ins>
          <w:r>
            <w:rPr>
              <w:noProof/>
              <w:webHidden/>
            </w:rPr>
            <w:fldChar w:fldCharType="separate"/>
          </w:r>
          <w:ins w:id="47" w:author="David Conklin" w:date="2021-07-09T08:35:00Z">
            <w:r>
              <w:rPr>
                <w:noProof/>
                <w:webHidden/>
              </w:rPr>
              <w:t>7</w:t>
            </w:r>
            <w:r>
              <w:rPr>
                <w:noProof/>
                <w:webHidden/>
              </w:rPr>
              <w:fldChar w:fldCharType="end"/>
            </w:r>
            <w:r w:rsidRPr="00DE7DB8">
              <w:rPr>
                <w:rStyle w:val="Hyperlink"/>
                <w:noProof/>
              </w:rPr>
              <w:fldChar w:fldCharType="end"/>
            </w:r>
          </w:ins>
        </w:p>
        <w:p w14:paraId="0388549E" w14:textId="7706F50E" w:rsidR="00F9196F" w:rsidRDefault="00F9196F">
          <w:pPr>
            <w:pStyle w:val="TOC2"/>
            <w:tabs>
              <w:tab w:val="right" w:leader="dot" w:pos="9350"/>
            </w:tabs>
            <w:rPr>
              <w:ins w:id="48" w:author="David Conklin" w:date="2021-07-09T08:35:00Z"/>
              <w:rFonts w:eastAsiaTheme="minorEastAsia"/>
              <w:noProof/>
            </w:rPr>
          </w:pPr>
          <w:ins w:id="4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Reach Layer</w:t>
            </w:r>
            <w:r>
              <w:rPr>
                <w:noProof/>
                <w:webHidden/>
              </w:rPr>
              <w:tab/>
            </w:r>
            <w:r>
              <w:rPr>
                <w:noProof/>
                <w:webHidden/>
              </w:rPr>
              <w:fldChar w:fldCharType="begin"/>
            </w:r>
            <w:r>
              <w:rPr>
                <w:noProof/>
                <w:webHidden/>
              </w:rPr>
              <w:instrText xml:space="preserve"> PAGEREF _Toc76712164 \h </w:instrText>
            </w:r>
            <w:r>
              <w:rPr>
                <w:noProof/>
                <w:webHidden/>
              </w:rPr>
            </w:r>
          </w:ins>
          <w:r>
            <w:rPr>
              <w:noProof/>
              <w:webHidden/>
            </w:rPr>
            <w:fldChar w:fldCharType="separate"/>
          </w:r>
          <w:ins w:id="50" w:author="David Conklin" w:date="2021-07-09T08:35:00Z">
            <w:r>
              <w:rPr>
                <w:noProof/>
                <w:webHidden/>
              </w:rPr>
              <w:t>7</w:t>
            </w:r>
            <w:r>
              <w:rPr>
                <w:noProof/>
                <w:webHidden/>
              </w:rPr>
              <w:fldChar w:fldCharType="end"/>
            </w:r>
            <w:r w:rsidRPr="00DE7DB8">
              <w:rPr>
                <w:rStyle w:val="Hyperlink"/>
                <w:noProof/>
              </w:rPr>
              <w:fldChar w:fldCharType="end"/>
            </w:r>
          </w:ins>
        </w:p>
        <w:p w14:paraId="2022EEB1" w14:textId="1D04A64D" w:rsidR="00F9196F" w:rsidRDefault="00F9196F">
          <w:pPr>
            <w:pStyle w:val="TOC2"/>
            <w:tabs>
              <w:tab w:val="right" w:leader="dot" w:pos="9350"/>
            </w:tabs>
            <w:rPr>
              <w:ins w:id="51" w:author="David Conklin" w:date="2021-07-09T08:35:00Z"/>
              <w:rFonts w:eastAsiaTheme="minorEastAsia"/>
              <w:noProof/>
            </w:rPr>
          </w:pPr>
          <w:ins w:id="5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Time steps, autonomous processes, and global methods</w:t>
            </w:r>
            <w:r>
              <w:rPr>
                <w:noProof/>
                <w:webHidden/>
              </w:rPr>
              <w:tab/>
            </w:r>
            <w:r>
              <w:rPr>
                <w:noProof/>
                <w:webHidden/>
              </w:rPr>
              <w:fldChar w:fldCharType="begin"/>
            </w:r>
            <w:r>
              <w:rPr>
                <w:noProof/>
                <w:webHidden/>
              </w:rPr>
              <w:instrText xml:space="preserve"> PAGEREF _Toc76712165 \h </w:instrText>
            </w:r>
            <w:r>
              <w:rPr>
                <w:noProof/>
                <w:webHidden/>
              </w:rPr>
            </w:r>
          </w:ins>
          <w:r>
            <w:rPr>
              <w:noProof/>
              <w:webHidden/>
            </w:rPr>
            <w:fldChar w:fldCharType="separate"/>
          </w:r>
          <w:ins w:id="53" w:author="David Conklin" w:date="2021-07-09T08:35:00Z">
            <w:r>
              <w:rPr>
                <w:noProof/>
                <w:webHidden/>
              </w:rPr>
              <w:t>8</w:t>
            </w:r>
            <w:r>
              <w:rPr>
                <w:noProof/>
                <w:webHidden/>
              </w:rPr>
              <w:fldChar w:fldCharType="end"/>
            </w:r>
            <w:r w:rsidRPr="00DE7DB8">
              <w:rPr>
                <w:rStyle w:val="Hyperlink"/>
                <w:noProof/>
              </w:rPr>
              <w:fldChar w:fldCharType="end"/>
            </w:r>
          </w:ins>
        </w:p>
        <w:p w14:paraId="772BC61A" w14:textId="21F9F330" w:rsidR="00F9196F" w:rsidRDefault="00F9196F">
          <w:pPr>
            <w:pStyle w:val="TOC2"/>
            <w:tabs>
              <w:tab w:val="right" w:leader="dot" w:pos="9350"/>
            </w:tabs>
            <w:rPr>
              <w:ins w:id="54" w:author="David Conklin" w:date="2021-07-09T08:35:00Z"/>
              <w:rFonts w:eastAsiaTheme="minorEastAsia"/>
              <w:noProof/>
            </w:rPr>
          </w:pPr>
          <w:ins w:id="5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Some global method details</w:t>
            </w:r>
            <w:r>
              <w:rPr>
                <w:noProof/>
                <w:webHidden/>
              </w:rPr>
              <w:tab/>
            </w:r>
            <w:r>
              <w:rPr>
                <w:noProof/>
                <w:webHidden/>
              </w:rPr>
              <w:fldChar w:fldCharType="begin"/>
            </w:r>
            <w:r>
              <w:rPr>
                <w:noProof/>
                <w:webHidden/>
              </w:rPr>
              <w:instrText xml:space="preserve"> PAGEREF _Toc76712166 \h </w:instrText>
            </w:r>
            <w:r>
              <w:rPr>
                <w:noProof/>
                <w:webHidden/>
              </w:rPr>
            </w:r>
          </w:ins>
          <w:r>
            <w:rPr>
              <w:noProof/>
              <w:webHidden/>
            </w:rPr>
            <w:fldChar w:fldCharType="separate"/>
          </w:r>
          <w:ins w:id="56" w:author="David Conklin" w:date="2021-07-09T08:35:00Z">
            <w:r>
              <w:rPr>
                <w:noProof/>
                <w:webHidden/>
              </w:rPr>
              <w:t>8</w:t>
            </w:r>
            <w:r>
              <w:rPr>
                <w:noProof/>
                <w:webHidden/>
              </w:rPr>
              <w:fldChar w:fldCharType="end"/>
            </w:r>
            <w:r w:rsidRPr="00DE7DB8">
              <w:rPr>
                <w:rStyle w:val="Hyperlink"/>
                <w:noProof/>
              </w:rPr>
              <w:fldChar w:fldCharType="end"/>
            </w:r>
          </w:ins>
        </w:p>
        <w:p w14:paraId="655BD06C" w14:textId="14DDBD29" w:rsidR="00F9196F" w:rsidRDefault="00F9196F">
          <w:pPr>
            <w:pStyle w:val="TOC1"/>
            <w:tabs>
              <w:tab w:val="right" w:leader="dot" w:pos="9350"/>
            </w:tabs>
            <w:rPr>
              <w:ins w:id="57" w:author="David Conklin" w:date="2021-07-09T08:35:00Z"/>
              <w:rFonts w:eastAsiaTheme="minorEastAsia"/>
              <w:noProof/>
            </w:rPr>
          </w:pPr>
          <w:ins w:id="5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Study areas</w:t>
            </w:r>
            <w:r>
              <w:rPr>
                <w:noProof/>
                <w:webHidden/>
              </w:rPr>
              <w:tab/>
            </w:r>
            <w:r>
              <w:rPr>
                <w:noProof/>
                <w:webHidden/>
              </w:rPr>
              <w:fldChar w:fldCharType="begin"/>
            </w:r>
            <w:r>
              <w:rPr>
                <w:noProof/>
                <w:webHidden/>
              </w:rPr>
              <w:instrText xml:space="preserve"> PAGEREF _Toc76712167 \h </w:instrText>
            </w:r>
            <w:r>
              <w:rPr>
                <w:noProof/>
                <w:webHidden/>
              </w:rPr>
            </w:r>
          </w:ins>
          <w:r>
            <w:rPr>
              <w:noProof/>
              <w:webHidden/>
            </w:rPr>
            <w:fldChar w:fldCharType="separate"/>
          </w:r>
          <w:ins w:id="59" w:author="David Conklin" w:date="2021-07-09T08:35:00Z">
            <w:r>
              <w:rPr>
                <w:noProof/>
                <w:webHidden/>
              </w:rPr>
              <w:t>9</w:t>
            </w:r>
            <w:r>
              <w:rPr>
                <w:noProof/>
                <w:webHidden/>
              </w:rPr>
              <w:fldChar w:fldCharType="end"/>
            </w:r>
            <w:r w:rsidRPr="00DE7DB8">
              <w:rPr>
                <w:rStyle w:val="Hyperlink"/>
                <w:noProof/>
              </w:rPr>
              <w:fldChar w:fldCharType="end"/>
            </w:r>
          </w:ins>
        </w:p>
        <w:p w14:paraId="0E57BE8A" w14:textId="06077B83" w:rsidR="00F9196F" w:rsidRDefault="00F9196F">
          <w:pPr>
            <w:pStyle w:val="TOC2"/>
            <w:tabs>
              <w:tab w:val="right" w:leader="dot" w:pos="9350"/>
            </w:tabs>
            <w:rPr>
              <w:ins w:id="60" w:author="David Conklin" w:date="2021-07-09T08:35:00Z"/>
              <w:rFonts w:eastAsiaTheme="minorEastAsia"/>
              <w:noProof/>
            </w:rPr>
          </w:pPr>
          <w:ins w:id="6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DataCW3M directory structure</w:t>
            </w:r>
            <w:r>
              <w:rPr>
                <w:noProof/>
                <w:webHidden/>
              </w:rPr>
              <w:tab/>
            </w:r>
            <w:r>
              <w:rPr>
                <w:noProof/>
                <w:webHidden/>
              </w:rPr>
              <w:fldChar w:fldCharType="begin"/>
            </w:r>
            <w:r>
              <w:rPr>
                <w:noProof/>
                <w:webHidden/>
              </w:rPr>
              <w:instrText xml:space="preserve"> PAGEREF _Toc76712168 \h </w:instrText>
            </w:r>
            <w:r>
              <w:rPr>
                <w:noProof/>
                <w:webHidden/>
              </w:rPr>
            </w:r>
          </w:ins>
          <w:r>
            <w:rPr>
              <w:noProof/>
              <w:webHidden/>
            </w:rPr>
            <w:fldChar w:fldCharType="separate"/>
          </w:r>
          <w:ins w:id="62" w:author="David Conklin" w:date="2021-07-09T08:35:00Z">
            <w:r>
              <w:rPr>
                <w:noProof/>
                <w:webHidden/>
              </w:rPr>
              <w:t>9</w:t>
            </w:r>
            <w:r>
              <w:rPr>
                <w:noProof/>
                <w:webHidden/>
              </w:rPr>
              <w:fldChar w:fldCharType="end"/>
            </w:r>
            <w:r w:rsidRPr="00DE7DB8">
              <w:rPr>
                <w:rStyle w:val="Hyperlink"/>
                <w:noProof/>
              </w:rPr>
              <w:fldChar w:fldCharType="end"/>
            </w:r>
          </w:ins>
        </w:p>
        <w:p w14:paraId="57357EE9" w14:textId="2EB2D0D1" w:rsidR="00F9196F" w:rsidRDefault="00F9196F">
          <w:pPr>
            <w:pStyle w:val="TOC2"/>
            <w:tabs>
              <w:tab w:val="right" w:leader="dot" w:pos="9350"/>
            </w:tabs>
            <w:rPr>
              <w:ins w:id="63" w:author="David Conklin" w:date="2021-07-09T08:35:00Z"/>
              <w:rFonts w:eastAsiaTheme="minorEastAsia"/>
              <w:noProof/>
            </w:rPr>
          </w:pPr>
          <w:ins w:id="6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"_Toc76712169"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DataCW3M\ScenarioData directory structure</w:t>
            </w:r>
            <w:r>
              <w:rPr>
                <w:noProof/>
                <w:webHidden/>
              </w:rPr>
              <w:tab/>
            </w:r>
            <w:r>
              <w:rPr>
                <w:noProof/>
                <w:webHidden/>
              </w:rPr>
              <w:fldChar w:fldCharType="begin"/>
            </w:r>
            <w:r>
              <w:rPr>
                <w:noProof/>
                <w:webHidden/>
              </w:rPr>
              <w:instrText xml:space="preserve"> PAGEREF _Toc76712169 \h </w:instrText>
            </w:r>
            <w:r>
              <w:rPr>
                <w:noProof/>
                <w:webHidden/>
              </w:rPr>
            </w:r>
          </w:ins>
          <w:r>
            <w:rPr>
              <w:noProof/>
              <w:webHidden/>
            </w:rPr>
            <w:fldChar w:fldCharType="separate"/>
          </w:r>
          <w:ins w:id="65" w:author="David Conklin" w:date="2021-07-09T08:35:00Z">
            <w:r>
              <w:rPr>
                <w:noProof/>
                <w:webHidden/>
              </w:rPr>
              <w:t>10</w:t>
            </w:r>
            <w:r>
              <w:rPr>
                <w:noProof/>
                <w:webHidden/>
              </w:rPr>
              <w:fldChar w:fldCharType="end"/>
            </w:r>
            <w:r w:rsidRPr="00DE7DB8">
              <w:rPr>
                <w:rStyle w:val="Hyperlink"/>
                <w:noProof/>
              </w:rPr>
              <w:fldChar w:fldCharType="end"/>
            </w:r>
          </w:ins>
        </w:p>
        <w:p w14:paraId="3A529520" w14:textId="5D5F7609" w:rsidR="00F9196F" w:rsidRDefault="00F9196F">
          <w:pPr>
            <w:pStyle w:val="TOC2"/>
            <w:tabs>
              <w:tab w:val="right" w:leader="dot" w:pos="9350"/>
            </w:tabs>
            <w:rPr>
              <w:ins w:id="66" w:author="David Conklin" w:date="2021-07-09T08:35:00Z"/>
              <w:rFonts w:eastAsiaTheme="minorEastAsia"/>
              <w:noProof/>
            </w:rPr>
          </w:pPr>
          <w:ins w:id="6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DataCW3M\ScenarioData\&lt;scenario&gt; folder contents</w:t>
            </w:r>
            <w:r>
              <w:rPr>
                <w:noProof/>
                <w:webHidden/>
              </w:rPr>
              <w:tab/>
            </w:r>
            <w:r>
              <w:rPr>
                <w:noProof/>
                <w:webHidden/>
              </w:rPr>
              <w:fldChar w:fldCharType="begin"/>
            </w:r>
            <w:r>
              <w:rPr>
                <w:noProof/>
                <w:webHidden/>
              </w:rPr>
              <w:instrText xml:space="preserve"> PAGEREF _Toc76712170 \h </w:instrText>
            </w:r>
            <w:r>
              <w:rPr>
                <w:noProof/>
                <w:webHidden/>
              </w:rPr>
            </w:r>
          </w:ins>
          <w:r>
            <w:rPr>
              <w:noProof/>
              <w:webHidden/>
            </w:rPr>
            <w:fldChar w:fldCharType="separate"/>
          </w:r>
          <w:ins w:id="68" w:author="David Conklin" w:date="2021-07-09T08:35:00Z">
            <w:r>
              <w:rPr>
                <w:noProof/>
                <w:webHidden/>
              </w:rPr>
              <w:t>11</w:t>
            </w:r>
            <w:r>
              <w:rPr>
                <w:noProof/>
                <w:webHidden/>
              </w:rPr>
              <w:fldChar w:fldCharType="end"/>
            </w:r>
            <w:r w:rsidRPr="00DE7DB8">
              <w:rPr>
                <w:rStyle w:val="Hyperlink"/>
                <w:noProof/>
              </w:rPr>
              <w:fldChar w:fldCharType="end"/>
            </w:r>
          </w:ins>
        </w:p>
        <w:p w14:paraId="0D2FB65C" w14:textId="035CF83E" w:rsidR="00F9196F" w:rsidRDefault="00F9196F">
          <w:pPr>
            <w:pStyle w:val="TOC2"/>
            <w:tabs>
              <w:tab w:val="right" w:leader="dot" w:pos="9350"/>
            </w:tabs>
            <w:rPr>
              <w:ins w:id="69" w:author="David Conklin" w:date="2021-07-09T08:35:00Z"/>
              <w:rFonts w:eastAsiaTheme="minorEastAsia"/>
              <w:noProof/>
            </w:rPr>
          </w:pPr>
          <w:ins w:id="7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DataCW3M\&lt;study area&gt; folder contents</w:t>
            </w:r>
            <w:r>
              <w:rPr>
                <w:noProof/>
                <w:webHidden/>
              </w:rPr>
              <w:tab/>
            </w:r>
            <w:r>
              <w:rPr>
                <w:noProof/>
                <w:webHidden/>
              </w:rPr>
              <w:fldChar w:fldCharType="begin"/>
            </w:r>
            <w:r>
              <w:rPr>
                <w:noProof/>
                <w:webHidden/>
              </w:rPr>
              <w:instrText xml:space="preserve"> PAGEREF _Toc76712171 \h </w:instrText>
            </w:r>
            <w:r>
              <w:rPr>
                <w:noProof/>
                <w:webHidden/>
              </w:rPr>
            </w:r>
          </w:ins>
          <w:r>
            <w:rPr>
              <w:noProof/>
              <w:webHidden/>
            </w:rPr>
            <w:fldChar w:fldCharType="separate"/>
          </w:r>
          <w:ins w:id="71" w:author="David Conklin" w:date="2021-07-09T08:35:00Z">
            <w:r>
              <w:rPr>
                <w:noProof/>
                <w:webHidden/>
              </w:rPr>
              <w:t>11</w:t>
            </w:r>
            <w:r>
              <w:rPr>
                <w:noProof/>
                <w:webHidden/>
              </w:rPr>
              <w:fldChar w:fldCharType="end"/>
            </w:r>
            <w:r w:rsidRPr="00DE7DB8">
              <w:rPr>
                <w:rStyle w:val="Hyperlink"/>
                <w:noProof/>
              </w:rPr>
              <w:fldChar w:fldCharType="end"/>
            </w:r>
          </w:ins>
        </w:p>
        <w:p w14:paraId="7A7390B4" w14:textId="4C093612" w:rsidR="00F9196F" w:rsidRDefault="00F9196F">
          <w:pPr>
            <w:pStyle w:val="TOC1"/>
            <w:tabs>
              <w:tab w:val="right" w:leader="dot" w:pos="9350"/>
            </w:tabs>
            <w:rPr>
              <w:ins w:id="72" w:author="David Conklin" w:date="2021-07-09T08:35:00Z"/>
              <w:rFonts w:eastAsiaTheme="minorEastAsia"/>
              <w:noProof/>
            </w:rPr>
          </w:pPr>
          <w:ins w:id="7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Calendar conventions</w:t>
            </w:r>
            <w:r>
              <w:rPr>
                <w:noProof/>
                <w:webHidden/>
              </w:rPr>
              <w:tab/>
            </w:r>
            <w:r>
              <w:rPr>
                <w:noProof/>
                <w:webHidden/>
              </w:rPr>
              <w:fldChar w:fldCharType="begin"/>
            </w:r>
            <w:r>
              <w:rPr>
                <w:noProof/>
                <w:webHidden/>
              </w:rPr>
              <w:instrText xml:space="preserve"> PAGEREF _Toc76712172 \h </w:instrText>
            </w:r>
            <w:r>
              <w:rPr>
                <w:noProof/>
                <w:webHidden/>
              </w:rPr>
            </w:r>
          </w:ins>
          <w:r>
            <w:rPr>
              <w:noProof/>
              <w:webHidden/>
            </w:rPr>
            <w:fldChar w:fldCharType="separate"/>
          </w:r>
          <w:ins w:id="74" w:author="David Conklin" w:date="2021-07-09T08:35:00Z">
            <w:r>
              <w:rPr>
                <w:noProof/>
                <w:webHidden/>
              </w:rPr>
              <w:t>17</w:t>
            </w:r>
            <w:r>
              <w:rPr>
                <w:noProof/>
                <w:webHidden/>
              </w:rPr>
              <w:fldChar w:fldCharType="end"/>
            </w:r>
            <w:r w:rsidRPr="00DE7DB8">
              <w:rPr>
                <w:rStyle w:val="Hyperlink"/>
                <w:noProof/>
              </w:rPr>
              <w:fldChar w:fldCharType="end"/>
            </w:r>
          </w:ins>
        </w:p>
        <w:p w14:paraId="3E834CD1" w14:textId="4205A698" w:rsidR="00F9196F" w:rsidRDefault="00F9196F">
          <w:pPr>
            <w:pStyle w:val="TOC2"/>
            <w:tabs>
              <w:tab w:val="right" w:leader="dot" w:pos="9350"/>
            </w:tabs>
            <w:rPr>
              <w:ins w:id="75" w:author="David Conklin" w:date="2021-07-09T08:35:00Z"/>
              <w:rFonts w:eastAsiaTheme="minorEastAsia"/>
              <w:noProof/>
            </w:rPr>
          </w:pPr>
          <w:ins w:id="7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Water years</w:t>
            </w:r>
            <w:r>
              <w:rPr>
                <w:noProof/>
                <w:webHidden/>
              </w:rPr>
              <w:tab/>
            </w:r>
            <w:r>
              <w:rPr>
                <w:noProof/>
                <w:webHidden/>
              </w:rPr>
              <w:fldChar w:fldCharType="begin"/>
            </w:r>
            <w:r>
              <w:rPr>
                <w:noProof/>
                <w:webHidden/>
              </w:rPr>
              <w:instrText xml:space="preserve"> PAGEREF _Toc76712173 \h </w:instrText>
            </w:r>
            <w:r>
              <w:rPr>
                <w:noProof/>
                <w:webHidden/>
              </w:rPr>
            </w:r>
          </w:ins>
          <w:r>
            <w:rPr>
              <w:noProof/>
              <w:webHidden/>
            </w:rPr>
            <w:fldChar w:fldCharType="separate"/>
          </w:r>
          <w:ins w:id="77" w:author="David Conklin" w:date="2021-07-09T08:35:00Z">
            <w:r>
              <w:rPr>
                <w:noProof/>
                <w:webHidden/>
              </w:rPr>
              <w:t>17</w:t>
            </w:r>
            <w:r>
              <w:rPr>
                <w:noProof/>
                <w:webHidden/>
              </w:rPr>
              <w:fldChar w:fldCharType="end"/>
            </w:r>
            <w:r w:rsidRPr="00DE7DB8">
              <w:rPr>
                <w:rStyle w:val="Hyperlink"/>
                <w:noProof/>
              </w:rPr>
              <w:fldChar w:fldCharType="end"/>
            </w:r>
          </w:ins>
        </w:p>
        <w:p w14:paraId="4E26B87B" w14:textId="37BE8E9F" w:rsidR="00F9196F" w:rsidRDefault="00F9196F">
          <w:pPr>
            <w:pStyle w:val="TOC1"/>
            <w:tabs>
              <w:tab w:val="right" w:leader="dot" w:pos="9350"/>
            </w:tabs>
            <w:rPr>
              <w:ins w:id="78" w:author="David Conklin" w:date="2021-07-09T08:35:00Z"/>
              <w:rFonts w:eastAsiaTheme="minorEastAsia"/>
              <w:noProof/>
            </w:rPr>
          </w:pPr>
          <w:ins w:id="7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Climate data</w:t>
            </w:r>
            <w:r>
              <w:rPr>
                <w:noProof/>
                <w:webHidden/>
              </w:rPr>
              <w:tab/>
            </w:r>
            <w:r>
              <w:rPr>
                <w:noProof/>
                <w:webHidden/>
              </w:rPr>
              <w:fldChar w:fldCharType="begin"/>
            </w:r>
            <w:r>
              <w:rPr>
                <w:noProof/>
                <w:webHidden/>
              </w:rPr>
              <w:instrText xml:space="preserve"> PAGEREF _Toc76712174 \h </w:instrText>
            </w:r>
            <w:r>
              <w:rPr>
                <w:noProof/>
                <w:webHidden/>
              </w:rPr>
            </w:r>
          </w:ins>
          <w:r>
            <w:rPr>
              <w:noProof/>
              <w:webHidden/>
            </w:rPr>
            <w:fldChar w:fldCharType="separate"/>
          </w:r>
          <w:ins w:id="80" w:author="David Conklin" w:date="2021-07-09T08:35:00Z">
            <w:r>
              <w:rPr>
                <w:noProof/>
                <w:webHidden/>
              </w:rPr>
              <w:t>17</w:t>
            </w:r>
            <w:r>
              <w:rPr>
                <w:noProof/>
                <w:webHidden/>
              </w:rPr>
              <w:fldChar w:fldCharType="end"/>
            </w:r>
            <w:r w:rsidRPr="00DE7DB8">
              <w:rPr>
                <w:rStyle w:val="Hyperlink"/>
                <w:noProof/>
              </w:rPr>
              <w:fldChar w:fldCharType="end"/>
            </w:r>
          </w:ins>
        </w:p>
        <w:p w14:paraId="3E801642" w14:textId="67477C2B" w:rsidR="00F9196F" w:rsidRDefault="00F9196F">
          <w:pPr>
            <w:pStyle w:val="TOC2"/>
            <w:tabs>
              <w:tab w:val="right" w:leader="dot" w:pos="9350"/>
            </w:tabs>
            <w:rPr>
              <w:ins w:id="81" w:author="David Conklin" w:date="2021-07-09T08:35:00Z"/>
              <w:rFonts w:eastAsiaTheme="minorEastAsia"/>
              <w:noProof/>
            </w:rPr>
          </w:pPr>
          <w:ins w:id="8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Numbered climate scenarios in the model</w:t>
            </w:r>
            <w:r>
              <w:rPr>
                <w:noProof/>
                <w:webHidden/>
              </w:rPr>
              <w:tab/>
            </w:r>
            <w:r>
              <w:rPr>
                <w:noProof/>
                <w:webHidden/>
              </w:rPr>
              <w:fldChar w:fldCharType="begin"/>
            </w:r>
            <w:r>
              <w:rPr>
                <w:noProof/>
                <w:webHidden/>
              </w:rPr>
              <w:instrText xml:space="preserve"> PAGEREF _Toc76712175 \h </w:instrText>
            </w:r>
            <w:r>
              <w:rPr>
                <w:noProof/>
                <w:webHidden/>
              </w:rPr>
            </w:r>
          </w:ins>
          <w:r>
            <w:rPr>
              <w:noProof/>
              <w:webHidden/>
            </w:rPr>
            <w:fldChar w:fldCharType="separate"/>
          </w:r>
          <w:ins w:id="83" w:author="David Conklin" w:date="2021-07-09T08:35:00Z">
            <w:r>
              <w:rPr>
                <w:noProof/>
                <w:webHidden/>
              </w:rPr>
              <w:t>17</w:t>
            </w:r>
            <w:r>
              <w:rPr>
                <w:noProof/>
                <w:webHidden/>
              </w:rPr>
              <w:fldChar w:fldCharType="end"/>
            </w:r>
            <w:r w:rsidRPr="00DE7DB8">
              <w:rPr>
                <w:rStyle w:val="Hyperlink"/>
                <w:noProof/>
              </w:rPr>
              <w:fldChar w:fldCharType="end"/>
            </w:r>
          </w:ins>
        </w:p>
        <w:p w14:paraId="52E2B811" w14:textId="4515D30D" w:rsidR="00F9196F" w:rsidRDefault="00F9196F">
          <w:pPr>
            <w:pStyle w:val="TOC2"/>
            <w:tabs>
              <w:tab w:val="right" w:leader="dot" w:pos="9350"/>
            </w:tabs>
            <w:rPr>
              <w:ins w:id="84" w:author="David Conklin" w:date="2021-07-09T08:35:00Z"/>
              <w:rFonts w:eastAsiaTheme="minorEastAsia"/>
              <w:noProof/>
            </w:rPr>
          </w:pPr>
          <w:ins w:id="8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Monthly and seasonal weather data</w:t>
            </w:r>
            <w:r>
              <w:rPr>
                <w:noProof/>
                <w:webHidden/>
              </w:rPr>
              <w:tab/>
            </w:r>
            <w:r>
              <w:rPr>
                <w:noProof/>
                <w:webHidden/>
              </w:rPr>
              <w:fldChar w:fldCharType="begin"/>
            </w:r>
            <w:r>
              <w:rPr>
                <w:noProof/>
                <w:webHidden/>
              </w:rPr>
              <w:instrText xml:space="preserve"> PAGEREF _Toc76712176 \h </w:instrText>
            </w:r>
            <w:r>
              <w:rPr>
                <w:noProof/>
                <w:webHidden/>
              </w:rPr>
            </w:r>
          </w:ins>
          <w:r>
            <w:rPr>
              <w:noProof/>
              <w:webHidden/>
            </w:rPr>
            <w:fldChar w:fldCharType="separate"/>
          </w:r>
          <w:ins w:id="86" w:author="David Conklin" w:date="2021-07-09T08:35:00Z">
            <w:r>
              <w:rPr>
                <w:noProof/>
                <w:webHidden/>
              </w:rPr>
              <w:t>18</w:t>
            </w:r>
            <w:r>
              <w:rPr>
                <w:noProof/>
                <w:webHidden/>
              </w:rPr>
              <w:fldChar w:fldCharType="end"/>
            </w:r>
            <w:r w:rsidRPr="00DE7DB8">
              <w:rPr>
                <w:rStyle w:val="Hyperlink"/>
                <w:noProof/>
              </w:rPr>
              <w:fldChar w:fldCharType="end"/>
            </w:r>
          </w:ins>
        </w:p>
        <w:p w14:paraId="5EBC5910" w14:textId="53F5F52F" w:rsidR="00F9196F" w:rsidRDefault="00F9196F">
          <w:pPr>
            <w:pStyle w:val="TOC2"/>
            <w:tabs>
              <w:tab w:val="right" w:leader="dot" w:pos="9350"/>
            </w:tabs>
            <w:rPr>
              <w:ins w:id="87" w:author="David Conklin" w:date="2021-07-09T08:35:00Z"/>
              <w:rFonts w:eastAsiaTheme="minorEastAsia"/>
              <w:noProof/>
            </w:rPr>
          </w:pPr>
          <w:ins w:id="88" w:author="David Conklin" w:date="2021-07-09T08:35:00Z">
            <w:r w:rsidRPr="00DE7DB8">
              <w:rPr>
                <w:rStyle w:val="Hyperlink"/>
                <w:noProof/>
              </w:rPr>
              <w:lastRenderedPageBreak/>
              <w:fldChar w:fldCharType="begin"/>
            </w:r>
            <w:r w:rsidRPr="00DE7DB8">
              <w:rPr>
                <w:rStyle w:val="Hyperlink"/>
                <w:noProof/>
              </w:rPr>
              <w:instrText xml:space="preserve"> </w:instrText>
            </w:r>
            <w:r>
              <w:rPr>
                <w:noProof/>
              </w:rPr>
              <w:instrText>HYPERLINK \l "_Toc76712177"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Climate data grids</w:t>
            </w:r>
            <w:r>
              <w:rPr>
                <w:noProof/>
                <w:webHidden/>
              </w:rPr>
              <w:tab/>
            </w:r>
            <w:r>
              <w:rPr>
                <w:noProof/>
                <w:webHidden/>
              </w:rPr>
              <w:fldChar w:fldCharType="begin"/>
            </w:r>
            <w:r>
              <w:rPr>
                <w:noProof/>
                <w:webHidden/>
              </w:rPr>
              <w:instrText xml:space="preserve"> PAGEREF _Toc76712177 \h </w:instrText>
            </w:r>
            <w:r>
              <w:rPr>
                <w:noProof/>
                <w:webHidden/>
              </w:rPr>
            </w:r>
          </w:ins>
          <w:r>
            <w:rPr>
              <w:noProof/>
              <w:webHidden/>
            </w:rPr>
            <w:fldChar w:fldCharType="separate"/>
          </w:r>
          <w:ins w:id="89" w:author="David Conklin" w:date="2021-07-09T08:35:00Z">
            <w:r>
              <w:rPr>
                <w:noProof/>
                <w:webHidden/>
              </w:rPr>
              <w:t>19</w:t>
            </w:r>
            <w:r>
              <w:rPr>
                <w:noProof/>
                <w:webHidden/>
              </w:rPr>
              <w:fldChar w:fldCharType="end"/>
            </w:r>
            <w:r w:rsidRPr="00DE7DB8">
              <w:rPr>
                <w:rStyle w:val="Hyperlink"/>
                <w:noProof/>
              </w:rPr>
              <w:fldChar w:fldCharType="end"/>
            </w:r>
          </w:ins>
        </w:p>
        <w:p w14:paraId="7AB1A26F" w14:textId="103A7603" w:rsidR="00F9196F" w:rsidRDefault="00F9196F">
          <w:pPr>
            <w:pStyle w:val="TOC3"/>
            <w:tabs>
              <w:tab w:val="right" w:leader="dot" w:pos="9350"/>
            </w:tabs>
            <w:rPr>
              <w:ins w:id="90" w:author="David Conklin" w:date="2021-07-09T08:35:00Z"/>
              <w:rFonts w:eastAsiaTheme="minorEastAsia"/>
              <w:noProof/>
            </w:rPr>
          </w:pPr>
          <w:ins w:id="9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WW2100 climate grid</w:t>
            </w:r>
            <w:r>
              <w:rPr>
                <w:noProof/>
                <w:webHidden/>
              </w:rPr>
              <w:tab/>
            </w:r>
            <w:r>
              <w:rPr>
                <w:noProof/>
                <w:webHidden/>
              </w:rPr>
              <w:fldChar w:fldCharType="begin"/>
            </w:r>
            <w:r>
              <w:rPr>
                <w:noProof/>
                <w:webHidden/>
              </w:rPr>
              <w:instrText xml:space="preserve"> PAGEREF _Toc76712178 \h </w:instrText>
            </w:r>
            <w:r>
              <w:rPr>
                <w:noProof/>
                <w:webHidden/>
              </w:rPr>
            </w:r>
          </w:ins>
          <w:r>
            <w:rPr>
              <w:noProof/>
              <w:webHidden/>
            </w:rPr>
            <w:fldChar w:fldCharType="separate"/>
          </w:r>
          <w:ins w:id="92" w:author="David Conklin" w:date="2021-07-09T08:35:00Z">
            <w:r>
              <w:rPr>
                <w:noProof/>
                <w:webHidden/>
              </w:rPr>
              <w:t>19</w:t>
            </w:r>
            <w:r>
              <w:rPr>
                <w:noProof/>
                <w:webHidden/>
              </w:rPr>
              <w:fldChar w:fldCharType="end"/>
            </w:r>
            <w:r w:rsidRPr="00DE7DB8">
              <w:rPr>
                <w:rStyle w:val="Hyperlink"/>
                <w:noProof/>
              </w:rPr>
              <w:fldChar w:fldCharType="end"/>
            </w:r>
          </w:ins>
        </w:p>
        <w:p w14:paraId="0BB1848C" w14:textId="17571C05" w:rsidR="00F9196F" w:rsidRDefault="00F9196F">
          <w:pPr>
            <w:pStyle w:val="TOC3"/>
            <w:tabs>
              <w:tab w:val="right" w:leader="dot" w:pos="9350"/>
            </w:tabs>
            <w:rPr>
              <w:ins w:id="93" w:author="David Conklin" w:date="2021-07-09T08:35:00Z"/>
              <w:rFonts w:eastAsiaTheme="minorEastAsia"/>
              <w:noProof/>
            </w:rPr>
          </w:pPr>
          <w:ins w:id="9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"_Toc76712179"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v2 climate grid</w:t>
            </w:r>
            <w:r>
              <w:rPr>
                <w:noProof/>
                <w:webHidden/>
              </w:rPr>
              <w:tab/>
            </w:r>
            <w:r>
              <w:rPr>
                <w:noProof/>
                <w:webHidden/>
              </w:rPr>
              <w:fldChar w:fldCharType="begin"/>
            </w:r>
            <w:r>
              <w:rPr>
                <w:noProof/>
                <w:webHidden/>
              </w:rPr>
              <w:instrText xml:space="preserve"> PAGEREF _Toc76712179 \h </w:instrText>
            </w:r>
            <w:r>
              <w:rPr>
                <w:noProof/>
                <w:webHidden/>
              </w:rPr>
            </w:r>
          </w:ins>
          <w:r>
            <w:rPr>
              <w:noProof/>
              <w:webHidden/>
            </w:rPr>
            <w:fldChar w:fldCharType="separate"/>
          </w:r>
          <w:ins w:id="95" w:author="David Conklin" w:date="2021-07-09T08:35:00Z">
            <w:r>
              <w:rPr>
                <w:noProof/>
                <w:webHidden/>
              </w:rPr>
              <w:t>20</w:t>
            </w:r>
            <w:r>
              <w:rPr>
                <w:noProof/>
                <w:webHidden/>
              </w:rPr>
              <w:fldChar w:fldCharType="end"/>
            </w:r>
            <w:r w:rsidRPr="00DE7DB8">
              <w:rPr>
                <w:rStyle w:val="Hyperlink"/>
                <w:noProof/>
              </w:rPr>
              <w:fldChar w:fldCharType="end"/>
            </w:r>
          </w:ins>
        </w:p>
        <w:p w14:paraId="3436AB07" w14:textId="31A35329" w:rsidR="00F9196F" w:rsidRDefault="00F9196F">
          <w:pPr>
            <w:pStyle w:val="TOC2"/>
            <w:tabs>
              <w:tab w:val="right" w:leader="dot" w:pos="9350"/>
            </w:tabs>
            <w:rPr>
              <w:ins w:id="96" w:author="David Conklin" w:date="2021-07-09T08:35:00Z"/>
              <w:rFonts w:eastAsiaTheme="minorEastAsia"/>
              <w:noProof/>
            </w:rPr>
          </w:pPr>
          <w:ins w:id="9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How climate data is looked up</w:t>
            </w:r>
            <w:r>
              <w:rPr>
                <w:noProof/>
                <w:webHidden/>
              </w:rPr>
              <w:tab/>
            </w:r>
            <w:r>
              <w:rPr>
                <w:noProof/>
                <w:webHidden/>
              </w:rPr>
              <w:fldChar w:fldCharType="begin"/>
            </w:r>
            <w:r>
              <w:rPr>
                <w:noProof/>
                <w:webHidden/>
              </w:rPr>
              <w:instrText xml:space="preserve"> PAGEREF _Toc76712180 \h </w:instrText>
            </w:r>
            <w:r>
              <w:rPr>
                <w:noProof/>
                <w:webHidden/>
              </w:rPr>
            </w:r>
          </w:ins>
          <w:r>
            <w:rPr>
              <w:noProof/>
              <w:webHidden/>
            </w:rPr>
            <w:fldChar w:fldCharType="separate"/>
          </w:r>
          <w:ins w:id="98" w:author="David Conklin" w:date="2021-07-09T08:35:00Z">
            <w:r>
              <w:rPr>
                <w:noProof/>
                <w:webHidden/>
              </w:rPr>
              <w:t>20</w:t>
            </w:r>
            <w:r>
              <w:rPr>
                <w:noProof/>
                <w:webHidden/>
              </w:rPr>
              <w:fldChar w:fldCharType="end"/>
            </w:r>
            <w:r w:rsidRPr="00DE7DB8">
              <w:rPr>
                <w:rStyle w:val="Hyperlink"/>
                <w:noProof/>
              </w:rPr>
              <w:fldChar w:fldCharType="end"/>
            </w:r>
          </w:ins>
        </w:p>
        <w:p w14:paraId="304BFFEA" w14:textId="7DA7C031" w:rsidR="00F9196F" w:rsidRDefault="00F9196F">
          <w:pPr>
            <w:pStyle w:val="TOC2"/>
            <w:tabs>
              <w:tab w:val="right" w:leader="dot" w:pos="9350"/>
            </w:tabs>
            <w:rPr>
              <w:ins w:id="99" w:author="David Conklin" w:date="2021-07-09T08:35:00Z"/>
              <w:rFonts w:eastAsiaTheme="minorEastAsia"/>
              <w:noProof/>
            </w:rPr>
          </w:pPr>
          <w:ins w:id="10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What is in a climate dataset</w:t>
            </w:r>
            <w:r>
              <w:rPr>
                <w:noProof/>
                <w:webHidden/>
              </w:rPr>
              <w:tab/>
            </w:r>
            <w:r>
              <w:rPr>
                <w:noProof/>
                <w:webHidden/>
              </w:rPr>
              <w:fldChar w:fldCharType="begin"/>
            </w:r>
            <w:r>
              <w:rPr>
                <w:noProof/>
                <w:webHidden/>
              </w:rPr>
              <w:instrText xml:space="preserve"> PAGEREF _Toc76712181 \h </w:instrText>
            </w:r>
            <w:r>
              <w:rPr>
                <w:noProof/>
                <w:webHidden/>
              </w:rPr>
            </w:r>
          </w:ins>
          <w:r>
            <w:rPr>
              <w:noProof/>
              <w:webHidden/>
            </w:rPr>
            <w:fldChar w:fldCharType="separate"/>
          </w:r>
          <w:ins w:id="101" w:author="David Conklin" w:date="2021-07-09T08:35:00Z">
            <w:r>
              <w:rPr>
                <w:noProof/>
                <w:webHidden/>
              </w:rPr>
              <w:t>21</w:t>
            </w:r>
            <w:r>
              <w:rPr>
                <w:noProof/>
                <w:webHidden/>
              </w:rPr>
              <w:fldChar w:fldCharType="end"/>
            </w:r>
            <w:r w:rsidRPr="00DE7DB8">
              <w:rPr>
                <w:rStyle w:val="Hyperlink"/>
                <w:noProof/>
              </w:rPr>
              <w:fldChar w:fldCharType="end"/>
            </w:r>
          </w:ins>
        </w:p>
        <w:p w14:paraId="6EA57BB6" w14:textId="6EB9BA12" w:rsidR="00F9196F" w:rsidRDefault="00F9196F">
          <w:pPr>
            <w:pStyle w:val="TOC1"/>
            <w:tabs>
              <w:tab w:val="right" w:leader="dot" w:pos="9350"/>
            </w:tabs>
            <w:rPr>
              <w:ins w:id="102" w:author="David Conklin" w:date="2021-07-09T08:35:00Z"/>
              <w:rFonts w:eastAsiaTheme="minorEastAsia"/>
              <w:noProof/>
            </w:rPr>
          </w:pPr>
          <w:ins w:id="10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Water rights</w:t>
            </w:r>
            <w:r>
              <w:rPr>
                <w:noProof/>
                <w:webHidden/>
              </w:rPr>
              <w:tab/>
            </w:r>
            <w:r>
              <w:rPr>
                <w:noProof/>
                <w:webHidden/>
              </w:rPr>
              <w:fldChar w:fldCharType="begin"/>
            </w:r>
            <w:r>
              <w:rPr>
                <w:noProof/>
                <w:webHidden/>
              </w:rPr>
              <w:instrText xml:space="preserve"> PAGEREF _Toc76712182 \h </w:instrText>
            </w:r>
            <w:r>
              <w:rPr>
                <w:noProof/>
                <w:webHidden/>
              </w:rPr>
            </w:r>
          </w:ins>
          <w:r>
            <w:rPr>
              <w:noProof/>
              <w:webHidden/>
            </w:rPr>
            <w:fldChar w:fldCharType="separate"/>
          </w:r>
          <w:ins w:id="104" w:author="David Conklin" w:date="2021-07-09T08:35:00Z">
            <w:r>
              <w:rPr>
                <w:noProof/>
                <w:webHidden/>
              </w:rPr>
              <w:t>22</w:t>
            </w:r>
            <w:r>
              <w:rPr>
                <w:noProof/>
                <w:webHidden/>
              </w:rPr>
              <w:fldChar w:fldCharType="end"/>
            </w:r>
            <w:r w:rsidRPr="00DE7DB8">
              <w:rPr>
                <w:rStyle w:val="Hyperlink"/>
                <w:noProof/>
              </w:rPr>
              <w:fldChar w:fldCharType="end"/>
            </w:r>
          </w:ins>
        </w:p>
        <w:p w14:paraId="5D87EECD" w14:textId="42E1C296" w:rsidR="00F9196F" w:rsidRDefault="00F9196F">
          <w:pPr>
            <w:pStyle w:val="TOC2"/>
            <w:tabs>
              <w:tab w:val="right" w:leader="dot" w:pos="9350"/>
            </w:tabs>
            <w:rPr>
              <w:ins w:id="105" w:author="David Conklin" w:date="2021-07-09T08:35:00Z"/>
              <w:rFonts w:eastAsiaTheme="minorEastAsia"/>
              <w:noProof/>
            </w:rPr>
          </w:pPr>
          <w:ins w:id="10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Water rights data</w:t>
            </w:r>
            <w:r>
              <w:rPr>
                <w:noProof/>
                <w:webHidden/>
              </w:rPr>
              <w:tab/>
            </w:r>
            <w:r>
              <w:rPr>
                <w:noProof/>
                <w:webHidden/>
              </w:rPr>
              <w:fldChar w:fldCharType="begin"/>
            </w:r>
            <w:r>
              <w:rPr>
                <w:noProof/>
                <w:webHidden/>
              </w:rPr>
              <w:instrText xml:space="preserve"> PAGEREF _Toc76712183 \h </w:instrText>
            </w:r>
            <w:r>
              <w:rPr>
                <w:noProof/>
                <w:webHidden/>
              </w:rPr>
            </w:r>
          </w:ins>
          <w:r>
            <w:rPr>
              <w:noProof/>
              <w:webHidden/>
            </w:rPr>
            <w:fldChar w:fldCharType="separate"/>
          </w:r>
          <w:ins w:id="107" w:author="David Conklin" w:date="2021-07-09T08:35:00Z">
            <w:r>
              <w:rPr>
                <w:noProof/>
                <w:webHidden/>
              </w:rPr>
              <w:t>22</w:t>
            </w:r>
            <w:r>
              <w:rPr>
                <w:noProof/>
                <w:webHidden/>
              </w:rPr>
              <w:fldChar w:fldCharType="end"/>
            </w:r>
            <w:r w:rsidRPr="00DE7DB8">
              <w:rPr>
                <w:rStyle w:val="Hyperlink"/>
                <w:noProof/>
              </w:rPr>
              <w:fldChar w:fldCharType="end"/>
            </w:r>
          </w:ins>
        </w:p>
        <w:p w14:paraId="42E107B6" w14:textId="157D1D7B" w:rsidR="00F9196F" w:rsidRDefault="00F9196F">
          <w:pPr>
            <w:pStyle w:val="TOC2"/>
            <w:tabs>
              <w:tab w:val="right" w:leader="dot" w:pos="9350"/>
            </w:tabs>
            <w:rPr>
              <w:ins w:id="108" w:author="David Conklin" w:date="2021-07-09T08:35:00Z"/>
              <w:rFonts w:eastAsiaTheme="minorEastAsia"/>
              <w:noProof/>
            </w:rPr>
          </w:pPr>
          <w:ins w:id="10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wr_pods.csv file</w:t>
            </w:r>
            <w:r>
              <w:rPr>
                <w:noProof/>
                <w:webHidden/>
              </w:rPr>
              <w:tab/>
            </w:r>
            <w:r>
              <w:rPr>
                <w:noProof/>
                <w:webHidden/>
              </w:rPr>
              <w:fldChar w:fldCharType="begin"/>
            </w:r>
            <w:r>
              <w:rPr>
                <w:noProof/>
                <w:webHidden/>
              </w:rPr>
              <w:instrText xml:space="preserve"> PAGEREF _Toc76712184 \h </w:instrText>
            </w:r>
            <w:r>
              <w:rPr>
                <w:noProof/>
                <w:webHidden/>
              </w:rPr>
            </w:r>
          </w:ins>
          <w:r>
            <w:rPr>
              <w:noProof/>
              <w:webHidden/>
            </w:rPr>
            <w:fldChar w:fldCharType="separate"/>
          </w:r>
          <w:ins w:id="110" w:author="David Conklin" w:date="2021-07-09T08:35:00Z">
            <w:r>
              <w:rPr>
                <w:noProof/>
                <w:webHidden/>
              </w:rPr>
              <w:t>22</w:t>
            </w:r>
            <w:r>
              <w:rPr>
                <w:noProof/>
                <w:webHidden/>
              </w:rPr>
              <w:fldChar w:fldCharType="end"/>
            </w:r>
            <w:r w:rsidRPr="00DE7DB8">
              <w:rPr>
                <w:rStyle w:val="Hyperlink"/>
                <w:noProof/>
              </w:rPr>
              <w:fldChar w:fldCharType="end"/>
            </w:r>
          </w:ins>
        </w:p>
        <w:p w14:paraId="4DF1B7C5" w14:textId="15ECB798" w:rsidR="00F9196F" w:rsidRDefault="00F9196F">
          <w:pPr>
            <w:pStyle w:val="TOC2"/>
            <w:tabs>
              <w:tab w:val="right" w:leader="dot" w:pos="9350"/>
            </w:tabs>
            <w:rPr>
              <w:ins w:id="111" w:author="David Conklin" w:date="2021-07-09T08:35:00Z"/>
              <w:rFonts w:eastAsiaTheme="minorEastAsia"/>
              <w:noProof/>
            </w:rPr>
          </w:pPr>
          <w:ins w:id="11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wr_pous.csv file</w:t>
            </w:r>
            <w:r>
              <w:rPr>
                <w:noProof/>
                <w:webHidden/>
              </w:rPr>
              <w:tab/>
            </w:r>
            <w:r>
              <w:rPr>
                <w:noProof/>
                <w:webHidden/>
              </w:rPr>
              <w:fldChar w:fldCharType="begin"/>
            </w:r>
            <w:r>
              <w:rPr>
                <w:noProof/>
                <w:webHidden/>
              </w:rPr>
              <w:instrText xml:space="preserve"> PAGEREF _Toc76712185 \h </w:instrText>
            </w:r>
            <w:r>
              <w:rPr>
                <w:noProof/>
                <w:webHidden/>
              </w:rPr>
            </w:r>
          </w:ins>
          <w:r>
            <w:rPr>
              <w:noProof/>
              <w:webHidden/>
            </w:rPr>
            <w:fldChar w:fldCharType="separate"/>
          </w:r>
          <w:ins w:id="113" w:author="David Conklin" w:date="2021-07-09T08:35:00Z">
            <w:r>
              <w:rPr>
                <w:noProof/>
                <w:webHidden/>
              </w:rPr>
              <w:t>23</w:t>
            </w:r>
            <w:r>
              <w:rPr>
                <w:noProof/>
                <w:webHidden/>
              </w:rPr>
              <w:fldChar w:fldCharType="end"/>
            </w:r>
            <w:r w:rsidRPr="00DE7DB8">
              <w:rPr>
                <w:rStyle w:val="Hyperlink"/>
                <w:noProof/>
              </w:rPr>
              <w:fldChar w:fldCharType="end"/>
            </w:r>
          </w:ins>
        </w:p>
        <w:p w14:paraId="4D23D48F" w14:textId="74828701" w:rsidR="00F9196F" w:rsidRDefault="00F9196F">
          <w:pPr>
            <w:pStyle w:val="TOC2"/>
            <w:tabs>
              <w:tab w:val="right" w:leader="dot" w:pos="9350"/>
            </w:tabs>
            <w:rPr>
              <w:ins w:id="114" w:author="David Conklin" w:date="2021-07-09T08:35:00Z"/>
              <w:rFonts w:eastAsiaTheme="minorEastAsia"/>
              <w:noProof/>
            </w:rPr>
          </w:pPr>
          <w:ins w:id="11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Allocating surface water rights to irrigation</w:t>
            </w:r>
            <w:r>
              <w:rPr>
                <w:noProof/>
                <w:webHidden/>
              </w:rPr>
              <w:tab/>
            </w:r>
            <w:r>
              <w:rPr>
                <w:noProof/>
                <w:webHidden/>
              </w:rPr>
              <w:fldChar w:fldCharType="begin"/>
            </w:r>
            <w:r>
              <w:rPr>
                <w:noProof/>
                <w:webHidden/>
              </w:rPr>
              <w:instrText xml:space="preserve"> PAGEREF _Toc76712186 \h </w:instrText>
            </w:r>
            <w:r>
              <w:rPr>
                <w:noProof/>
                <w:webHidden/>
              </w:rPr>
            </w:r>
          </w:ins>
          <w:r>
            <w:rPr>
              <w:noProof/>
              <w:webHidden/>
            </w:rPr>
            <w:fldChar w:fldCharType="separate"/>
          </w:r>
          <w:ins w:id="116" w:author="David Conklin" w:date="2021-07-09T08:35:00Z">
            <w:r>
              <w:rPr>
                <w:noProof/>
                <w:webHidden/>
              </w:rPr>
              <w:t>24</w:t>
            </w:r>
            <w:r>
              <w:rPr>
                <w:noProof/>
                <w:webHidden/>
              </w:rPr>
              <w:fldChar w:fldCharType="end"/>
            </w:r>
            <w:r w:rsidRPr="00DE7DB8">
              <w:rPr>
                <w:rStyle w:val="Hyperlink"/>
                <w:noProof/>
              </w:rPr>
              <w:fldChar w:fldCharType="end"/>
            </w:r>
          </w:ins>
        </w:p>
        <w:p w14:paraId="729E638A" w14:textId="1E3EDF94" w:rsidR="00F9196F" w:rsidRDefault="00F9196F">
          <w:pPr>
            <w:pStyle w:val="TOC2"/>
            <w:tabs>
              <w:tab w:val="right" w:leader="dot" w:pos="9350"/>
            </w:tabs>
            <w:rPr>
              <w:ins w:id="117" w:author="David Conklin" w:date="2021-07-09T08:35:00Z"/>
              <w:rFonts w:eastAsiaTheme="minorEastAsia"/>
              <w:noProof/>
            </w:rPr>
          </w:pPr>
          <w:ins w:id="11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Adding a water right</w:t>
            </w:r>
            <w:r>
              <w:rPr>
                <w:noProof/>
                <w:webHidden/>
              </w:rPr>
              <w:tab/>
            </w:r>
            <w:r>
              <w:rPr>
                <w:noProof/>
                <w:webHidden/>
              </w:rPr>
              <w:fldChar w:fldCharType="begin"/>
            </w:r>
            <w:r>
              <w:rPr>
                <w:noProof/>
                <w:webHidden/>
              </w:rPr>
              <w:instrText xml:space="preserve"> PAGEREF _Toc76712187 \h </w:instrText>
            </w:r>
            <w:r>
              <w:rPr>
                <w:noProof/>
                <w:webHidden/>
              </w:rPr>
            </w:r>
          </w:ins>
          <w:r>
            <w:rPr>
              <w:noProof/>
              <w:webHidden/>
            </w:rPr>
            <w:fldChar w:fldCharType="separate"/>
          </w:r>
          <w:ins w:id="119" w:author="David Conklin" w:date="2021-07-09T08:35:00Z">
            <w:r>
              <w:rPr>
                <w:noProof/>
                <w:webHidden/>
              </w:rPr>
              <w:t>24</w:t>
            </w:r>
            <w:r>
              <w:rPr>
                <w:noProof/>
                <w:webHidden/>
              </w:rPr>
              <w:fldChar w:fldCharType="end"/>
            </w:r>
            <w:r w:rsidRPr="00DE7DB8">
              <w:rPr>
                <w:rStyle w:val="Hyperlink"/>
                <w:noProof/>
              </w:rPr>
              <w:fldChar w:fldCharType="end"/>
            </w:r>
          </w:ins>
        </w:p>
        <w:p w14:paraId="415D8D0F" w14:textId="789CCD58" w:rsidR="00F9196F" w:rsidRDefault="00F9196F">
          <w:pPr>
            <w:pStyle w:val="TOC1"/>
            <w:tabs>
              <w:tab w:val="right" w:leader="dot" w:pos="9350"/>
            </w:tabs>
            <w:rPr>
              <w:ins w:id="120" w:author="David Conklin" w:date="2021-07-09T08:35:00Z"/>
              <w:rFonts w:eastAsiaTheme="minorEastAsia"/>
              <w:noProof/>
            </w:rPr>
          </w:pPr>
          <w:ins w:id="12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Initial conditions</w:t>
            </w:r>
            <w:r>
              <w:rPr>
                <w:noProof/>
                <w:webHidden/>
              </w:rPr>
              <w:tab/>
            </w:r>
            <w:r>
              <w:rPr>
                <w:noProof/>
                <w:webHidden/>
              </w:rPr>
              <w:fldChar w:fldCharType="begin"/>
            </w:r>
            <w:r>
              <w:rPr>
                <w:noProof/>
                <w:webHidden/>
              </w:rPr>
              <w:instrText xml:space="preserve"> PAGEREF _Toc76712188 \h </w:instrText>
            </w:r>
            <w:r>
              <w:rPr>
                <w:noProof/>
                <w:webHidden/>
              </w:rPr>
            </w:r>
          </w:ins>
          <w:r>
            <w:rPr>
              <w:noProof/>
              <w:webHidden/>
            </w:rPr>
            <w:fldChar w:fldCharType="separate"/>
          </w:r>
          <w:ins w:id="122" w:author="David Conklin" w:date="2021-07-09T08:35:00Z">
            <w:r>
              <w:rPr>
                <w:noProof/>
                <w:webHidden/>
              </w:rPr>
              <w:t>25</w:t>
            </w:r>
            <w:r>
              <w:rPr>
                <w:noProof/>
                <w:webHidden/>
              </w:rPr>
              <w:fldChar w:fldCharType="end"/>
            </w:r>
            <w:r w:rsidRPr="00DE7DB8">
              <w:rPr>
                <w:rStyle w:val="Hyperlink"/>
                <w:noProof/>
              </w:rPr>
              <w:fldChar w:fldCharType="end"/>
            </w:r>
          </w:ins>
        </w:p>
        <w:p w14:paraId="3CF94FE4" w14:textId="763E2DB4" w:rsidR="00F9196F" w:rsidRDefault="00F9196F">
          <w:pPr>
            <w:pStyle w:val="TOC2"/>
            <w:tabs>
              <w:tab w:val="right" w:leader="dot" w:pos="9350"/>
            </w:tabs>
            <w:rPr>
              <w:ins w:id="123" w:author="David Conklin" w:date="2021-07-09T08:35:00Z"/>
              <w:rFonts w:eastAsiaTheme="minorEastAsia"/>
              <w:noProof/>
            </w:rPr>
          </w:pPr>
          <w:ins w:id="12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"_Toc76712189"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State variables</w:t>
            </w:r>
            <w:r>
              <w:rPr>
                <w:noProof/>
                <w:webHidden/>
              </w:rPr>
              <w:tab/>
            </w:r>
            <w:r>
              <w:rPr>
                <w:noProof/>
                <w:webHidden/>
              </w:rPr>
              <w:fldChar w:fldCharType="begin"/>
            </w:r>
            <w:r>
              <w:rPr>
                <w:noProof/>
                <w:webHidden/>
              </w:rPr>
              <w:instrText xml:space="preserve"> PAGEREF _Toc76712189 \h </w:instrText>
            </w:r>
            <w:r>
              <w:rPr>
                <w:noProof/>
                <w:webHidden/>
              </w:rPr>
            </w:r>
          </w:ins>
          <w:r>
            <w:rPr>
              <w:noProof/>
              <w:webHidden/>
            </w:rPr>
            <w:fldChar w:fldCharType="separate"/>
          </w:r>
          <w:ins w:id="125" w:author="David Conklin" w:date="2021-07-09T08:35:00Z">
            <w:r>
              <w:rPr>
                <w:noProof/>
                <w:webHidden/>
              </w:rPr>
              <w:t>25</w:t>
            </w:r>
            <w:r>
              <w:rPr>
                <w:noProof/>
                <w:webHidden/>
              </w:rPr>
              <w:fldChar w:fldCharType="end"/>
            </w:r>
            <w:r w:rsidRPr="00DE7DB8">
              <w:rPr>
                <w:rStyle w:val="Hyperlink"/>
                <w:noProof/>
              </w:rPr>
              <w:fldChar w:fldCharType="end"/>
            </w:r>
          </w:ins>
        </w:p>
        <w:p w14:paraId="437AB6B1" w14:textId="6D98FAAD" w:rsidR="00F9196F" w:rsidRDefault="00F9196F">
          <w:pPr>
            <w:pStyle w:val="TOC2"/>
            <w:tabs>
              <w:tab w:val="right" w:leader="dot" w:pos="9350"/>
            </w:tabs>
            <w:rPr>
              <w:ins w:id="126" w:author="David Conklin" w:date="2021-07-09T08:35:00Z"/>
              <w:rFonts w:eastAsiaTheme="minorEastAsia"/>
              <w:noProof/>
            </w:rPr>
          </w:pPr>
          <w:ins w:id="12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_Toc76712190 \h </w:instrText>
            </w:r>
            <w:r>
              <w:rPr>
                <w:noProof/>
                <w:webHidden/>
              </w:rPr>
            </w:r>
          </w:ins>
          <w:r>
            <w:rPr>
              <w:noProof/>
              <w:webHidden/>
            </w:rPr>
            <w:fldChar w:fldCharType="separate"/>
          </w:r>
          <w:ins w:id="128" w:author="David Conklin" w:date="2021-07-09T08:35:00Z">
            <w:r>
              <w:rPr>
                <w:noProof/>
                <w:webHidden/>
              </w:rPr>
              <w:t>25</w:t>
            </w:r>
            <w:r>
              <w:rPr>
                <w:noProof/>
                <w:webHidden/>
              </w:rPr>
              <w:fldChar w:fldCharType="end"/>
            </w:r>
            <w:r w:rsidRPr="00DE7DB8">
              <w:rPr>
                <w:rStyle w:val="Hyperlink"/>
                <w:noProof/>
              </w:rPr>
              <w:fldChar w:fldCharType="end"/>
            </w:r>
          </w:ins>
        </w:p>
        <w:p w14:paraId="55BF8E79" w14:textId="4BB761D8" w:rsidR="00F9196F" w:rsidRDefault="00F9196F">
          <w:pPr>
            <w:pStyle w:val="TOC2"/>
            <w:tabs>
              <w:tab w:val="right" w:leader="dot" w:pos="9350"/>
            </w:tabs>
            <w:rPr>
              <w:ins w:id="129" w:author="David Conklin" w:date="2021-07-09T08:35:00Z"/>
              <w:rFonts w:eastAsiaTheme="minorEastAsia"/>
              <w:noProof/>
            </w:rPr>
          </w:pPr>
          <w:ins w:id="13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Initializing ID numbers: coldstart</w:t>
            </w:r>
            <w:r>
              <w:rPr>
                <w:noProof/>
                <w:webHidden/>
              </w:rPr>
              <w:tab/>
            </w:r>
            <w:r>
              <w:rPr>
                <w:noProof/>
                <w:webHidden/>
              </w:rPr>
              <w:fldChar w:fldCharType="begin"/>
            </w:r>
            <w:r>
              <w:rPr>
                <w:noProof/>
                <w:webHidden/>
              </w:rPr>
              <w:instrText xml:space="preserve"> PAGEREF _Toc76712191 \h </w:instrText>
            </w:r>
            <w:r>
              <w:rPr>
                <w:noProof/>
                <w:webHidden/>
              </w:rPr>
            </w:r>
          </w:ins>
          <w:r>
            <w:rPr>
              <w:noProof/>
              <w:webHidden/>
            </w:rPr>
            <w:fldChar w:fldCharType="separate"/>
          </w:r>
          <w:ins w:id="131" w:author="David Conklin" w:date="2021-07-09T08:35:00Z">
            <w:r>
              <w:rPr>
                <w:noProof/>
                <w:webHidden/>
              </w:rPr>
              <w:t>25</w:t>
            </w:r>
            <w:r>
              <w:rPr>
                <w:noProof/>
                <w:webHidden/>
              </w:rPr>
              <w:fldChar w:fldCharType="end"/>
            </w:r>
            <w:r w:rsidRPr="00DE7DB8">
              <w:rPr>
                <w:rStyle w:val="Hyperlink"/>
                <w:noProof/>
              </w:rPr>
              <w:fldChar w:fldCharType="end"/>
            </w:r>
          </w:ins>
        </w:p>
        <w:p w14:paraId="30C9A08F" w14:textId="08A29923" w:rsidR="00F9196F" w:rsidRDefault="00F9196F">
          <w:pPr>
            <w:pStyle w:val="TOC2"/>
            <w:tabs>
              <w:tab w:val="right" w:leader="dot" w:pos="9350"/>
            </w:tabs>
            <w:rPr>
              <w:ins w:id="132" w:author="David Conklin" w:date="2021-07-09T08:35:00Z"/>
              <w:rFonts w:eastAsiaTheme="minorEastAsia"/>
              <w:noProof/>
            </w:rPr>
          </w:pPr>
          <w:ins w:id="13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_Toc76712192 \h </w:instrText>
            </w:r>
            <w:r>
              <w:rPr>
                <w:noProof/>
                <w:webHidden/>
              </w:rPr>
            </w:r>
          </w:ins>
          <w:r>
            <w:rPr>
              <w:noProof/>
              <w:webHidden/>
            </w:rPr>
            <w:fldChar w:fldCharType="separate"/>
          </w:r>
          <w:ins w:id="134" w:author="David Conklin" w:date="2021-07-09T08:35:00Z">
            <w:r>
              <w:rPr>
                <w:noProof/>
                <w:webHidden/>
              </w:rPr>
              <w:t>26</w:t>
            </w:r>
            <w:r>
              <w:rPr>
                <w:noProof/>
                <w:webHidden/>
              </w:rPr>
              <w:fldChar w:fldCharType="end"/>
            </w:r>
            <w:r w:rsidRPr="00DE7DB8">
              <w:rPr>
                <w:rStyle w:val="Hyperlink"/>
                <w:noProof/>
              </w:rPr>
              <w:fldChar w:fldCharType="end"/>
            </w:r>
          </w:ins>
        </w:p>
        <w:p w14:paraId="4221574E" w14:textId="2CCC2FDC" w:rsidR="00F9196F" w:rsidRDefault="00F9196F">
          <w:pPr>
            <w:pStyle w:val="TOC2"/>
            <w:tabs>
              <w:tab w:val="right" w:leader="dot" w:pos="9350"/>
            </w:tabs>
            <w:rPr>
              <w:ins w:id="135" w:author="David Conklin" w:date="2021-07-09T08:35:00Z"/>
              <w:rFonts w:eastAsiaTheme="minorEastAsia"/>
              <w:noProof/>
            </w:rPr>
          </w:pPr>
          <w:ins w:id="13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Initializing HBVCALIB attributes: spinup</w:t>
            </w:r>
            <w:r>
              <w:rPr>
                <w:noProof/>
                <w:webHidden/>
              </w:rPr>
              <w:tab/>
            </w:r>
            <w:r>
              <w:rPr>
                <w:noProof/>
                <w:webHidden/>
              </w:rPr>
              <w:fldChar w:fldCharType="begin"/>
            </w:r>
            <w:r>
              <w:rPr>
                <w:noProof/>
                <w:webHidden/>
              </w:rPr>
              <w:instrText xml:space="preserve"> PAGEREF _Toc76712193 \h </w:instrText>
            </w:r>
            <w:r>
              <w:rPr>
                <w:noProof/>
                <w:webHidden/>
              </w:rPr>
            </w:r>
          </w:ins>
          <w:r>
            <w:rPr>
              <w:noProof/>
              <w:webHidden/>
            </w:rPr>
            <w:fldChar w:fldCharType="separate"/>
          </w:r>
          <w:ins w:id="137" w:author="David Conklin" w:date="2021-07-09T08:35:00Z">
            <w:r>
              <w:rPr>
                <w:noProof/>
                <w:webHidden/>
              </w:rPr>
              <w:t>26</w:t>
            </w:r>
            <w:r>
              <w:rPr>
                <w:noProof/>
                <w:webHidden/>
              </w:rPr>
              <w:fldChar w:fldCharType="end"/>
            </w:r>
            <w:r w:rsidRPr="00DE7DB8">
              <w:rPr>
                <w:rStyle w:val="Hyperlink"/>
                <w:noProof/>
              </w:rPr>
              <w:fldChar w:fldCharType="end"/>
            </w:r>
          </w:ins>
        </w:p>
        <w:p w14:paraId="141F1E82" w14:textId="0A2A713A" w:rsidR="00F9196F" w:rsidRDefault="00F9196F">
          <w:pPr>
            <w:pStyle w:val="TOC2"/>
            <w:tabs>
              <w:tab w:val="right" w:leader="dot" w:pos="9350"/>
            </w:tabs>
            <w:rPr>
              <w:ins w:id="138" w:author="David Conklin" w:date="2021-07-09T08:35:00Z"/>
              <w:rFonts w:eastAsiaTheme="minorEastAsia"/>
              <w:noProof/>
            </w:rPr>
          </w:pPr>
          <w:ins w:id="13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_Toc76712194 \h </w:instrText>
            </w:r>
            <w:r>
              <w:rPr>
                <w:noProof/>
                <w:webHidden/>
              </w:rPr>
            </w:r>
          </w:ins>
          <w:r>
            <w:rPr>
              <w:noProof/>
              <w:webHidden/>
            </w:rPr>
            <w:fldChar w:fldCharType="separate"/>
          </w:r>
          <w:ins w:id="140" w:author="David Conklin" w:date="2021-07-09T08:35:00Z">
            <w:r>
              <w:rPr>
                <w:noProof/>
                <w:webHidden/>
              </w:rPr>
              <w:t>27</w:t>
            </w:r>
            <w:r>
              <w:rPr>
                <w:noProof/>
                <w:webHidden/>
              </w:rPr>
              <w:fldChar w:fldCharType="end"/>
            </w:r>
            <w:r w:rsidRPr="00DE7DB8">
              <w:rPr>
                <w:rStyle w:val="Hyperlink"/>
                <w:noProof/>
              </w:rPr>
              <w:fldChar w:fldCharType="end"/>
            </w:r>
          </w:ins>
        </w:p>
        <w:p w14:paraId="08E22C88" w14:textId="09F47367" w:rsidR="00F9196F" w:rsidRDefault="00F9196F">
          <w:pPr>
            <w:pStyle w:val="TOC2"/>
            <w:tabs>
              <w:tab w:val="right" w:leader="dot" w:pos="9350"/>
            </w:tabs>
            <w:rPr>
              <w:ins w:id="141" w:author="David Conklin" w:date="2021-07-09T08:35:00Z"/>
              <w:rFonts w:eastAsiaTheme="minorEastAsia"/>
              <w:noProof/>
            </w:rPr>
          </w:pPr>
          <w:ins w:id="14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What is in the IC file</w:t>
            </w:r>
            <w:r>
              <w:rPr>
                <w:noProof/>
                <w:webHidden/>
              </w:rPr>
              <w:tab/>
            </w:r>
            <w:r>
              <w:rPr>
                <w:noProof/>
                <w:webHidden/>
              </w:rPr>
              <w:fldChar w:fldCharType="begin"/>
            </w:r>
            <w:r>
              <w:rPr>
                <w:noProof/>
                <w:webHidden/>
              </w:rPr>
              <w:instrText xml:space="preserve"> PAGEREF _Toc76712195 \h </w:instrText>
            </w:r>
            <w:r>
              <w:rPr>
                <w:noProof/>
                <w:webHidden/>
              </w:rPr>
            </w:r>
          </w:ins>
          <w:r>
            <w:rPr>
              <w:noProof/>
              <w:webHidden/>
            </w:rPr>
            <w:fldChar w:fldCharType="separate"/>
          </w:r>
          <w:ins w:id="143" w:author="David Conklin" w:date="2021-07-09T08:35:00Z">
            <w:r>
              <w:rPr>
                <w:noProof/>
                <w:webHidden/>
              </w:rPr>
              <w:t>27</w:t>
            </w:r>
            <w:r>
              <w:rPr>
                <w:noProof/>
                <w:webHidden/>
              </w:rPr>
              <w:fldChar w:fldCharType="end"/>
            </w:r>
            <w:r w:rsidRPr="00DE7DB8">
              <w:rPr>
                <w:rStyle w:val="Hyperlink"/>
                <w:noProof/>
              </w:rPr>
              <w:fldChar w:fldCharType="end"/>
            </w:r>
          </w:ins>
        </w:p>
        <w:p w14:paraId="67D325EF" w14:textId="63C00ECE" w:rsidR="00F9196F" w:rsidRDefault="00F9196F">
          <w:pPr>
            <w:pStyle w:val="TOC2"/>
            <w:tabs>
              <w:tab w:val="right" w:leader="dot" w:pos="9350"/>
            </w:tabs>
            <w:rPr>
              <w:ins w:id="144" w:author="David Conklin" w:date="2021-07-09T08:35:00Z"/>
              <w:rFonts w:eastAsiaTheme="minorEastAsia"/>
              <w:noProof/>
            </w:rPr>
          </w:pPr>
          <w:ins w:id="14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State variables in the IDU shapefile</w:t>
            </w:r>
            <w:r>
              <w:rPr>
                <w:noProof/>
                <w:webHidden/>
              </w:rPr>
              <w:tab/>
            </w:r>
            <w:r>
              <w:rPr>
                <w:noProof/>
                <w:webHidden/>
              </w:rPr>
              <w:fldChar w:fldCharType="begin"/>
            </w:r>
            <w:r>
              <w:rPr>
                <w:noProof/>
                <w:webHidden/>
              </w:rPr>
              <w:instrText xml:space="preserve"> PAGEREF _Toc76712196 \h </w:instrText>
            </w:r>
            <w:r>
              <w:rPr>
                <w:noProof/>
                <w:webHidden/>
              </w:rPr>
            </w:r>
          </w:ins>
          <w:r>
            <w:rPr>
              <w:noProof/>
              <w:webHidden/>
            </w:rPr>
            <w:fldChar w:fldCharType="separate"/>
          </w:r>
          <w:ins w:id="146" w:author="David Conklin" w:date="2021-07-09T08:35:00Z">
            <w:r>
              <w:rPr>
                <w:noProof/>
                <w:webHidden/>
              </w:rPr>
              <w:t>27</w:t>
            </w:r>
            <w:r>
              <w:rPr>
                <w:noProof/>
                <w:webHidden/>
              </w:rPr>
              <w:fldChar w:fldCharType="end"/>
            </w:r>
            <w:r w:rsidRPr="00DE7DB8">
              <w:rPr>
                <w:rStyle w:val="Hyperlink"/>
                <w:noProof/>
              </w:rPr>
              <w:fldChar w:fldCharType="end"/>
            </w:r>
          </w:ins>
        </w:p>
        <w:p w14:paraId="2A633B6F" w14:textId="19984A93" w:rsidR="00F9196F" w:rsidRDefault="00F9196F">
          <w:pPr>
            <w:pStyle w:val="TOC2"/>
            <w:tabs>
              <w:tab w:val="right" w:leader="dot" w:pos="9350"/>
            </w:tabs>
            <w:rPr>
              <w:ins w:id="147" w:author="David Conklin" w:date="2021-07-09T08:35:00Z"/>
              <w:rFonts w:eastAsiaTheme="minorEastAsia"/>
              <w:noProof/>
            </w:rPr>
          </w:pPr>
          <w:ins w:id="14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_Toc76712197 \h </w:instrText>
            </w:r>
            <w:r>
              <w:rPr>
                <w:noProof/>
                <w:webHidden/>
              </w:rPr>
            </w:r>
          </w:ins>
          <w:r>
            <w:rPr>
              <w:noProof/>
              <w:webHidden/>
            </w:rPr>
            <w:fldChar w:fldCharType="separate"/>
          </w:r>
          <w:ins w:id="149" w:author="David Conklin" w:date="2021-07-09T08:35:00Z">
            <w:r>
              <w:rPr>
                <w:noProof/>
                <w:webHidden/>
              </w:rPr>
              <w:t>27</w:t>
            </w:r>
            <w:r>
              <w:rPr>
                <w:noProof/>
                <w:webHidden/>
              </w:rPr>
              <w:fldChar w:fldCharType="end"/>
            </w:r>
            <w:r w:rsidRPr="00DE7DB8">
              <w:rPr>
                <w:rStyle w:val="Hyperlink"/>
                <w:noProof/>
              </w:rPr>
              <w:fldChar w:fldCharType="end"/>
            </w:r>
          </w:ins>
        </w:p>
        <w:p w14:paraId="3BEBE399" w14:textId="507FB6B1" w:rsidR="00F9196F" w:rsidRDefault="00F9196F">
          <w:pPr>
            <w:pStyle w:val="TOC2"/>
            <w:tabs>
              <w:tab w:val="right" w:leader="dot" w:pos="9350"/>
            </w:tabs>
            <w:rPr>
              <w:ins w:id="150" w:author="David Conklin" w:date="2021-07-09T08:35:00Z"/>
              <w:rFonts w:eastAsiaTheme="minorEastAsia"/>
              <w:noProof/>
            </w:rPr>
          </w:pPr>
          <w:ins w:id="15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Default values used when the data is incomplete</w:t>
            </w:r>
            <w:r>
              <w:rPr>
                <w:noProof/>
                <w:webHidden/>
              </w:rPr>
              <w:tab/>
            </w:r>
            <w:r>
              <w:rPr>
                <w:noProof/>
                <w:webHidden/>
              </w:rPr>
              <w:fldChar w:fldCharType="begin"/>
            </w:r>
            <w:r>
              <w:rPr>
                <w:noProof/>
                <w:webHidden/>
              </w:rPr>
              <w:instrText xml:space="preserve"> PAGEREF _Toc76712198 \h </w:instrText>
            </w:r>
            <w:r>
              <w:rPr>
                <w:noProof/>
                <w:webHidden/>
              </w:rPr>
            </w:r>
          </w:ins>
          <w:r>
            <w:rPr>
              <w:noProof/>
              <w:webHidden/>
            </w:rPr>
            <w:fldChar w:fldCharType="separate"/>
          </w:r>
          <w:ins w:id="152" w:author="David Conklin" w:date="2021-07-09T08:35:00Z">
            <w:r>
              <w:rPr>
                <w:noProof/>
                <w:webHidden/>
              </w:rPr>
              <w:t>28</w:t>
            </w:r>
            <w:r>
              <w:rPr>
                <w:noProof/>
                <w:webHidden/>
              </w:rPr>
              <w:fldChar w:fldCharType="end"/>
            </w:r>
            <w:r w:rsidRPr="00DE7DB8">
              <w:rPr>
                <w:rStyle w:val="Hyperlink"/>
                <w:noProof/>
              </w:rPr>
              <w:fldChar w:fldCharType="end"/>
            </w:r>
          </w:ins>
        </w:p>
        <w:p w14:paraId="638728FD" w14:textId="29EBDE06" w:rsidR="00F9196F" w:rsidRDefault="00F9196F">
          <w:pPr>
            <w:pStyle w:val="TOC1"/>
            <w:tabs>
              <w:tab w:val="right" w:leader="dot" w:pos="9350"/>
            </w:tabs>
            <w:rPr>
              <w:ins w:id="153" w:author="David Conklin" w:date="2021-07-09T08:35:00Z"/>
              <w:rFonts w:eastAsiaTheme="minorEastAsia"/>
              <w:noProof/>
            </w:rPr>
          </w:pPr>
          <w:ins w:id="15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"_Toc76712199"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Stream flow and stream temperature</w:t>
            </w:r>
            <w:r>
              <w:rPr>
                <w:noProof/>
                <w:webHidden/>
              </w:rPr>
              <w:tab/>
            </w:r>
            <w:r>
              <w:rPr>
                <w:noProof/>
                <w:webHidden/>
              </w:rPr>
              <w:fldChar w:fldCharType="begin"/>
            </w:r>
            <w:r>
              <w:rPr>
                <w:noProof/>
                <w:webHidden/>
              </w:rPr>
              <w:instrText xml:space="preserve"> PAGEREF _Toc76712199 \h </w:instrText>
            </w:r>
            <w:r>
              <w:rPr>
                <w:noProof/>
                <w:webHidden/>
              </w:rPr>
            </w:r>
          </w:ins>
          <w:r>
            <w:rPr>
              <w:noProof/>
              <w:webHidden/>
            </w:rPr>
            <w:fldChar w:fldCharType="separate"/>
          </w:r>
          <w:ins w:id="155" w:author="David Conklin" w:date="2021-07-09T08:35:00Z">
            <w:r>
              <w:rPr>
                <w:noProof/>
                <w:webHidden/>
              </w:rPr>
              <w:t>29</w:t>
            </w:r>
            <w:r>
              <w:rPr>
                <w:noProof/>
                <w:webHidden/>
              </w:rPr>
              <w:fldChar w:fldCharType="end"/>
            </w:r>
            <w:r w:rsidRPr="00DE7DB8">
              <w:rPr>
                <w:rStyle w:val="Hyperlink"/>
                <w:noProof/>
              </w:rPr>
              <w:fldChar w:fldCharType="end"/>
            </w:r>
          </w:ins>
        </w:p>
        <w:p w14:paraId="533C6BE4" w14:textId="6EDD156C" w:rsidR="00F9196F" w:rsidRDefault="00F9196F">
          <w:pPr>
            <w:pStyle w:val="TOC2"/>
            <w:tabs>
              <w:tab w:val="right" w:leader="dot" w:pos="9350"/>
            </w:tabs>
            <w:rPr>
              <w:ins w:id="156" w:author="David Conklin" w:date="2021-07-09T08:35:00Z"/>
              <w:rFonts w:eastAsiaTheme="minorEastAsia"/>
              <w:noProof/>
            </w:rPr>
          </w:pPr>
          <w:ins w:id="15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Water parcels</w:t>
            </w:r>
            <w:r>
              <w:rPr>
                <w:noProof/>
                <w:webHidden/>
              </w:rPr>
              <w:tab/>
            </w:r>
            <w:r>
              <w:rPr>
                <w:noProof/>
                <w:webHidden/>
              </w:rPr>
              <w:fldChar w:fldCharType="begin"/>
            </w:r>
            <w:r>
              <w:rPr>
                <w:noProof/>
                <w:webHidden/>
              </w:rPr>
              <w:instrText xml:space="preserve"> PAGEREF _Toc76712200 \h </w:instrText>
            </w:r>
            <w:r>
              <w:rPr>
                <w:noProof/>
                <w:webHidden/>
              </w:rPr>
            </w:r>
          </w:ins>
          <w:r>
            <w:rPr>
              <w:noProof/>
              <w:webHidden/>
            </w:rPr>
            <w:fldChar w:fldCharType="separate"/>
          </w:r>
          <w:ins w:id="158" w:author="David Conklin" w:date="2021-07-09T08:35:00Z">
            <w:r>
              <w:rPr>
                <w:noProof/>
                <w:webHidden/>
              </w:rPr>
              <w:t>29</w:t>
            </w:r>
            <w:r>
              <w:rPr>
                <w:noProof/>
                <w:webHidden/>
              </w:rPr>
              <w:fldChar w:fldCharType="end"/>
            </w:r>
            <w:r w:rsidRPr="00DE7DB8">
              <w:rPr>
                <w:rStyle w:val="Hyperlink"/>
                <w:noProof/>
              </w:rPr>
              <w:fldChar w:fldCharType="end"/>
            </w:r>
          </w:ins>
        </w:p>
        <w:p w14:paraId="5003FEF1" w14:textId="159C65BE" w:rsidR="00F9196F" w:rsidRDefault="00F9196F">
          <w:pPr>
            <w:pStyle w:val="TOC2"/>
            <w:tabs>
              <w:tab w:val="right" w:leader="dot" w:pos="9350"/>
            </w:tabs>
            <w:rPr>
              <w:ins w:id="159" w:author="David Conklin" w:date="2021-07-09T08:35:00Z"/>
              <w:rFonts w:eastAsiaTheme="minorEastAsia"/>
              <w:noProof/>
            </w:rPr>
          </w:pPr>
          <w:ins w:id="16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Daily water mass and energy balance</w:t>
            </w:r>
            <w:r>
              <w:rPr>
                <w:noProof/>
                <w:webHidden/>
              </w:rPr>
              <w:tab/>
            </w:r>
            <w:r>
              <w:rPr>
                <w:noProof/>
                <w:webHidden/>
              </w:rPr>
              <w:fldChar w:fldCharType="begin"/>
            </w:r>
            <w:r>
              <w:rPr>
                <w:noProof/>
                <w:webHidden/>
              </w:rPr>
              <w:instrText xml:space="preserve"> PAGEREF _Toc76712201 \h </w:instrText>
            </w:r>
            <w:r>
              <w:rPr>
                <w:noProof/>
                <w:webHidden/>
              </w:rPr>
            </w:r>
          </w:ins>
          <w:r>
            <w:rPr>
              <w:noProof/>
              <w:webHidden/>
            </w:rPr>
            <w:fldChar w:fldCharType="separate"/>
          </w:r>
          <w:ins w:id="161" w:author="David Conklin" w:date="2021-07-09T08:35:00Z">
            <w:r>
              <w:rPr>
                <w:noProof/>
                <w:webHidden/>
              </w:rPr>
              <w:t>29</w:t>
            </w:r>
            <w:r>
              <w:rPr>
                <w:noProof/>
                <w:webHidden/>
              </w:rPr>
              <w:fldChar w:fldCharType="end"/>
            </w:r>
            <w:r w:rsidRPr="00DE7DB8">
              <w:rPr>
                <w:rStyle w:val="Hyperlink"/>
                <w:noProof/>
              </w:rPr>
              <w:fldChar w:fldCharType="end"/>
            </w:r>
          </w:ins>
        </w:p>
        <w:p w14:paraId="445839B8" w14:textId="66988CC1" w:rsidR="00F9196F" w:rsidRDefault="00F9196F">
          <w:pPr>
            <w:pStyle w:val="TOC2"/>
            <w:tabs>
              <w:tab w:val="right" w:leader="dot" w:pos="9350"/>
            </w:tabs>
            <w:rPr>
              <w:ins w:id="162" w:author="David Conklin" w:date="2021-07-09T08:35:00Z"/>
              <w:rFonts w:eastAsiaTheme="minorEastAsia"/>
              <w:noProof/>
            </w:rPr>
          </w:pPr>
          <w:ins w:id="16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Estimating the rate of flow in a stream reach</w:t>
            </w:r>
            <w:r>
              <w:rPr>
                <w:noProof/>
                <w:webHidden/>
              </w:rPr>
              <w:tab/>
            </w:r>
            <w:r>
              <w:rPr>
                <w:noProof/>
                <w:webHidden/>
              </w:rPr>
              <w:fldChar w:fldCharType="begin"/>
            </w:r>
            <w:r>
              <w:rPr>
                <w:noProof/>
                <w:webHidden/>
              </w:rPr>
              <w:instrText xml:space="preserve"> PAGEREF _Toc76712202 \h </w:instrText>
            </w:r>
            <w:r>
              <w:rPr>
                <w:noProof/>
                <w:webHidden/>
              </w:rPr>
            </w:r>
          </w:ins>
          <w:r>
            <w:rPr>
              <w:noProof/>
              <w:webHidden/>
            </w:rPr>
            <w:fldChar w:fldCharType="separate"/>
          </w:r>
          <w:ins w:id="164" w:author="David Conklin" w:date="2021-07-09T08:35:00Z">
            <w:r>
              <w:rPr>
                <w:noProof/>
                <w:webHidden/>
              </w:rPr>
              <w:t>30</w:t>
            </w:r>
            <w:r>
              <w:rPr>
                <w:noProof/>
                <w:webHidden/>
              </w:rPr>
              <w:fldChar w:fldCharType="end"/>
            </w:r>
            <w:r w:rsidRPr="00DE7DB8">
              <w:rPr>
                <w:rStyle w:val="Hyperlink"/>
                <w:noProof/>
              </w:rPr>
              <w:fldChar w:fldCharType="end"/>
            </w:r>
          </w:ins>
        </w:p>
        <w:p w14:paraId="07AB1D57" w14:textId="1ADA05A5" w:rsidR="00F9196F" w:rsidRDefault="00F9196F">
          <w:pPr>
            <w:pStyle w:val="TOC2"/>
            <w:tabs>
              <w:tab w:val="right" w:leader="dot" w:pos="9350"/>
            </w:tabs>
            <w:rPr>
              <w:ins w:id="165" w:author="David Conklin" w:date="2021-07-09T08:35:00Z"/>
              <w:rFonts w:eastAsiaTheme="minorEastAsia"/>
              <w:noProof/>
            </w:rPr>
          </w:pPr>
          <w:ins w:id="16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_Toc76712203 \h </w:instrText>
            </w:r>
            <w:r>
              <w:rPr>
                <w:noProof/>
                <w:webHidden/>
              </w:rPr>
            </w:r>
          </w:ins>
          <w:r>
            <w:rPr>
              <w:noProof/>
              <w:webHidden/>
            </w:rPr>
            <w:fldChar w:fldCharType="separate"/>
          </w:r>
          <w:ins w:id="167" w:author="David Conklin" w:date="2021-07-09T08:35:00Z">
            <w:r>
              <w:rPr>
                <w:noProof/>
                <w:webHidden/>
              </w:rPr>
              <w:t>33</w:t>
            </w:r>
            <w:r>
              <w:rPr>
                <w:noProof/>
                <w:webHidden/>
              </w:rPr>
              <w:fldChar w:fldCharType="end"/>
            </w:r>
            <w:r w:rsidRPr="00DE7DB8">
              <w:rPr>
                <w:rStyle w:val="Hyperlink"/>
                <w:noProof/>
              </w:rPr>
              <w:fldChar w:fldCharType="end"/>
            </w:r>
          </w:ins>
        </w:p>
        <w:p w14:paraId="4A914FBF" w14:textId="37D29B92" w:rsidR="00F9196F" w:rsidRDefault="00F9196F">
          <w:pPr>
            <w:pStyle w:val="TOC2"/>
            <w:tabs>
              <w:tab w:val="right" w:leader="dot" w:pos="9350"/>
            </w:tabs>
            <w:rPr>
              <w:ins w:id="168" w:author="David Conklin" w:date="2021-07-09T08:35:00Z"/>
              <w:rFonts w:eastAsiaTheme="minorEastAsia"/>
              <w:noProof/>
            </w:rPr>
          </w:pPr>
          <w:ins w:id="16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Water temperature from thermal energy</w:t>
            </w:r>
            <w:r>
              <w:rPr>
                <w:noProof/>
                <w:webHidden/>
              </w:rPr>
              <w:tab/>
            </w:r>
            <w:r>
              <w:rPr>
                <w:noProof/>
                <w:webHidden/>
              </w:rPr>
              <w:fldChar w:fldCharType="begin"/>
            </w:r>
            <w:r>
              <w:rPr>
                <w:noProof/>
                <w:webHidden/>
              </w:rPr>
              <w:instrText xml:space="preserve"> PAGEREF _Toc76712204 \h </w:instrText>
            </w:r>
            <w:r>
              <w:rPr>
                <w:noProof/>
                <w:webHidden/>
              </w:rPr>
            </w:r>
          </w:ins>
          <w:r>
            <w:rPr>
              <w:noProof/>
              <w:webHidden/>
            </w:rPr>
            <w:fldChar w:fldCharType="separate"/>
          </w:r>
          <w:ins w:id="170" w:author="David Conklin" w:date="2021-07-09T08:35:00Z">
            <w:r>
              <w:rPr>
                <w:noProof/>
                <w:webHidden/>
              </w:rPr>
              <w:t>34</w:t>
            </w:r>
            <w:r>
              <w:rPr>
                <w:noProof/>
                <w:webHidden/>
              </w:rPr>
              <w:fldChar w:fldCharType="end"/>
            </w:r>
            <w:r w:rsidRPr="00DE7DB8">
              <w:rPr>
                <w:rStyle w:val="Hyperlink"/>
                <w:noProof/>
              </w:rPr>
              <w:fldChar w:fldCharType="end"/>
            </w:r>
          </w:ins>
        </w:p>
        <w:p w14:paraId="43AD349E" w14:textId="57BDB1F1" w:rsidR="00F9196F" w:rsidRDefault="00F9196F">
          <w:pPr>
            <w:pStyle w:val="TOC2"/>
            <w:tabs>
              <w:tab w:val="right" w:leader="dot" w:pos="9350"/>
            </w:tabs>
            <w:rPr>
              <w:ins w:id="171" w:author="David Conklin" w:date="2021-07-09T08:35:00Z"/>
              <w:rFonts w:eastAsiaTheme="minorEastAsia"/>
              <w:noProof/>
            </w:rPr>
          </w:pPr>
          <w:ins w:id="17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Boundary conditions for stream water temperature</w:t>
            </w:r>
            <w:r>
              <w:rPr>
                <w:noProof/>
                <w:webHidden/>
              </w:rPr>
              <w:tab/>
            </w:r>
            <w:r>
              <w:rPr>
                <w:noProof/>
                <w:webHidden/>
              </w:rPr>
              <w:fldChar w:fldCharType="begin"/>
            </w:r>
            <w:r>
              <w:rPr>
                <w:noProof/>
                <w:webHidden/>
              </w:rPr>
              <w:instrText xml:space="preserve"> PAGEREF _Toc76712205 \h </w:instrText>
            </w:r>
            <w:r>
              <w:rPr>
                <w:noProof/>
                <w:webHidden/>
              </w:rPr>
            </w:r>
          </w:ins>
          <w:r>
            <w:rPr>
              <w:noProof/>
              <w:webHidden/>
            </w:rPr>
            <w:fldChar w:fldCharType="separate"/>
          </w:r>
          <w:ins w:id="173" w:author="David Conklin" w:date="2021-07-09T08:35:00Z">
            <w:r>
              <w:rPr>
                <w:noProof/>
                <w:webHidden/>
              </w:rPr>
              <w:t>34</w:t>
            </w:r>
            <w:r>
              <w:rPr>
                <w:noProof/>
                <w:webHidden/>
              </w:rPr>
              <w:fldChar w:fldCharType="end"/>
            </w:r>
            <w:r w:rsidRPr="00DE7DB8">
              <w:rPr>
                <w:rStyle w:val="Hyperlink"/>
                <w:noProof/>
              </w:rPr>
              <w:fldChar w:fldCharType="end"/>
            </w:r>
          </w:ins>
        </w:p>
        <w:p w14:paraId="66C87041" w14:textId="5213C72D" w:rsidR="00F9196F" w:rsidRDefault="00F9196F">
          <w:pPr>
            <w:pStyle w:val="TOC2"/>
            <w:tabs>
              <w:tab w:val="right" w:leader="dot" w:pos="9350"/>
            </w:tabs>
            <w:rPr>
              <w:ins w:id="174" w:author="David Conklin" w:date="2021-07-09T08:35:00Z"/>
              <w:rFonts w:eastAsiaTheme="minorEastAsia"/>
              <w:noProof/>
            </w:rPr>
          </w:pPr>
          <w:ins w:id="17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Thermal stratification in reservoirs</w:t>
            </w:r>
            <w:r>
              <w:rPr>
                <w:noProof/>
                <w:webHidden/>
              </w:rPr>
              <w:tab/>
            </w:r>
            <w:r>
              <w:rPr>
                <w:noProof/>
                <w:webHidden/>
              </w:rPr>
              <w:fldChar w:fldCharType="begin"/>
            </w:r>
            <w:r>
              <w:rPr>
                <w:noProof/>
                <w:webHidden/>
              </w:rPr>
              <w:instrText xml:space="preserve"> PAGEREF _Toc76712206 \h </w:instrText>
            </w:r>
            <w:r>
              <w:rPr>
                <w:noProof/>
                <w:webHidden/>
              </w:rPr>
            </w:r>
          </w:ins>
          <w:r>
            <w:rPr>
              <w:noProof/>
              <w:webHidden/>
            </w:rPr>
            <w:fldChar w:fldCharType="separate"/>
          </w:r>
          <w:ins w:id="176" w:author="David Conklin" w:date="2021-07-09T08:35:00Z">
            <w:r>
              <w:rPr>
                <w:noProof/>
                <w:webHidden/>
              </w:rPr>
              <w:t>35</w:t>
            </w:r>
            <w:r>
              <w:rPr>
                <w:noProof/>
                <w:webHidden/>
              </w:rPr>
              <w:fldChar w:fldCharType="end"/>
            </w:r>
            <w:r w:rsidRPr="00DE7DB8">
              <w:rPr>
                <w:rStyle w:val="Hyperlink"/>
                <w:noProof/>
              </w:rPr>
              <w:fldChar w:fldCharType="end"/>
            </w:r>
          </w:ins>
        </w:p>
        <w:p w14:paraId="32876C2B" w14:textId="2B23BA1E" w:rsidR="00F9196F" w:rsidRDefault="00F9196F">
          <w:pPr>
            <w:pStyle w:val="TOC2"/>
            <w:tabs>
              <w:tab w:val="right" w:leader="dot" w:pos="9350"/>
            </w:tabs>
            <w:rPr>
              <w:ins w:id="177" w:author="David Conklin" w:date="2021-07-09T08:35:00Z"/>
              <w:rFonts w:eastAsiaTheme="minorEastAsia"/>
              <w:noProof/>
            </w:rPr>
          </w:pPr>
          <w:ins w:id="17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Thermal loading</w:t>
            </w:r>
            <w:r>
              <w:rPr>
                <w:noProof/>
                <w:webHidden/>
              </w:rPr>
              <w:tab/>
            </w:r>
            <w:r>
              <w:rPr>
                <w:noProof/>
                <w:webHidden/>
              </w:rPr>
              <w:fldChar w:fldCharType="begin"/>
            </w:r>
            <w:r>
              <w:rPr>
                <w:noProof/>
                <w:webHidden/>
              </w:rPr>
              <w:instrText xml:space="preserve"> PAGEREF _Toc76712207 \h </w:instrText>
            </w:r>
            <w:r>
              <w:rPr>
                <w:noProof/>
                <w:webHidden/>
              </w:rPr>
            </w:r>
          </w:ins>
          <w:r>
            <w:rPr>
              <w:noProof/>
              <w:webHidden/>
            </w:rPr>
            <w:fldChar w:fldCharType="separate"/>
          </w:r>
          <w:ins w:id="179" w:author="David Conklin" w:date="2021-07-09T08:35:00Z">
            <w:r>
              <w:rPr>
                <w:noProof/>
                <w:webHidden/>
              </w:rPr>
              <w:t>35</w:t>
            </w:r>
            <w:r>
              <w:rPr>
                <w:noProof/>
                <w:webHidden/>
              </w:rPr>
              <w:fldChar w:fldCharType="end"/>
            </w:r>
            <w:r w:rsidRPr="00DE7DB8">
              <w:rPr>
                <w:rStyle w:val="Hyperlink"/>
                <w:noProof/>
              </w:rPr>
              <w:fldChar w:fldCharType="end"/>
            </w:r>
          </w:ins>
        </w:p>
        <w:p w14:paraId="104D7F72" w14:textId="5A259F89" w:rsidR="00F9196F" w:rsidRDefault="00F9196F">
          <w:pPr>
            <w:pStyle w:val="TOC1"/>
            <w:tabs>
              <w:tab w:val="right" w:leader="dot" w:pos="9350"/>
            </w:tabs>
            <w:rPr>
              <w:ins w:id="180" w:author="David Conklin" w:date="2021-07-09T08:35:00Z"/>
              <w:rFonts w:eastAsiaTheme="minorEastAsia"/>
              <w:noProof/>
            </w:rPr>
          </w:pPr>
          <w:ins w:id="18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Reservoirs</w:t>
            </w:r>
            <w:r>
              <w:rPr>
                <w:noProof/>
                <w:webHidden/>
              </w:rPr>
              <w:tab/>
            </w:r>
            <w:r>
              <w:rPr>
                <w:noProof/>
                <w:webHidden/>
              </w:rPr>
              <w:fldChar w:fldCharType="begin"/>
            </w:r>
            <w:r>
              <w:rPr>
                <w:noProof/>
                <w:webHidden/>
              </w:rPr>
              <w:instrText xml:space="preserve"> PAGEREF _Toc76712208 \h </w:instrText>
            </w:r>
            <w:r>
              <w:rPr>
                <w:noProof/>
                <w:webHidden/>
              </w:rPr>
            </w:r>
          </w:ins>
          <w:r>
            <w:rPr>
              <w:noProof/>
              <w:webHidden/>
            </w:rPr>
            <w:fldChar w:fldCharType="separate"/>
          </w:r>
          <w:ins w:id="182" w:author="David Conklin" w:date="2021-07-09T08:35:00Z">
            <w:r>
              <w:rPr>
                <w:noProof/>
                <w:webHidden/>
              </w:rPr>
              <w:t>36</w:t>
            </w:r>
            <w:r>
              <w:rPr>
                <w:noProof/>
                <w:webHidden/>
              </w:rPr>
              <w:fldChar w:fldCharType="end"/>
            </w:r>
            <w:r w:rsidRPr="00DE7DB8">
              <w:rPr>
                <w:rStyle w:val="Hyperlink"/>
                <w:noProof/>
              </w:rPr>
              <w:fldChar w:fldCharType="end"/>
            </w:r>
          </w:ins>
        </w:p>
        <w:p w14:paraId="081EF961" w14:textId="37BC5C68" w:rsidR="00F9196F" w:rsidRDefault="00F9196F">
          <w:pPr>
            <w:pStyle w:val="TOC2"/>
            <w:tabs>
              <w:tab w:val="right" w:leader="dot" w:pos="9350"/>
            </w:tabs>
            <w:rPr>
              <w:ins w:id="183" w:author="David Conklin" w:date="2021-07-09T08:35:00Z"/>
              <w:rFonts w:eastAsiaTheme="minorEastAsia"/>
              <w:noProof/>
            </w:rPr>
          </w:pPr>
          <w:ins w:id="18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"_Toc76712209"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Reservoir data</w:t>
            </w:r>
            <w:r>
              <w:rPr>
                <w:noProof/>
                <w:webHidden/>
              </w:rPr>
              <w:tab/>
            </w:r>
            <w:r>
              <w:rPr>
                <w:noProof/>
                <w:webHidden/>
              </w:rPr>
              <w:fldChar w:fldCharType="begin"/>
            </w:r>
            <w:r>
              <w:rPr>
                <w:noProof/>
                <w:webHidden/>
              </w:rPr>
              <w:instrText xml:space="preserve"> PAGEREF _Toc76712209 \h </w:instrText>
            </w:r>
            <w:r>
              <w:rPr>
                <w:noProof/>
                <w:webHidden/>
              </w:rPr>
            </w:r>
          </w:ins>
          <w:r>
            <w:rPr>
              <w:noProof/>
              <w:webHidden/>
            </w:rPr>
            <w:fldChar w:fldCharType="separate"/>
          </w:r>
          <w:ins w:id="185" w:author="David Conklin" w:date="2021-07-09T08:35:00Z">
            <w:r>
              <w:rPr>
                <w:noProof/>
                <w:webHidden/>
              </w:rPr>
              <w:t>37</w:t>
            </w:r>
            <w:r>
              <w:rPr>
                <w:noProof/>
                <w:webHidden/>
              </w:rPr>
              <w:fldChar w:fldCharType="end"/>
            </w:r>
            <w:r w:rsidRPr="00DE7DB8">
              <w:rPr>
                <w:rStyle w:val="Hyperlink"/>
                <w:noProof/>
              </w:rPr>
              <w:fldChar w:fldCharType="end"/>
            </w:r>
          </w:ins>
        </w:p>
        <w:p w14:paraId="2751C439" w14:textId="255FB0ED" w:rsidR="00F9196F" w:rsidRDefault="00F9196F">
          <w:pPr>
            <w:pStyle w:val="TOC2"/>
            <w:tabs>
              <w:tab w:val="right" w:leader="dot" w:pos="9350"/>
            </w:tabs>
            <w:rPr>
              <w:ins w:id="186" w:author="David Conklin" w:date="2021-07-09T08:35:00Z"/>
              <w:rFonts w:eastAsiaTheme="minorEastAsia"/>
              <w:noProof/>
            </w:rPr>
          </w:pPr>
          <w:ins w:id="18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Reservoir data sources</w:t>
            </w:r>
            <w:r>
              <w:rPr>
                <w:noProof/>
                <w:webHidden/>
              </w:rPr>
              <w:tab/>
            </w:r>
            <w:r>
              <w:rPr>
                <w:noProof/>
                <w:webHidden/>
              </w:rPr>
              <w:fldChar w:fldCharType="begin"/>
            </w:r>
            <w:r>
              <w:rPr>
                <w:noProof/>
                <w:webHidden/>
              </w:rPr>
              <w:instrText xml:space="preserve"> PAGEREF _Toc76712210 \h </w:instrText>
            </w:r>
            <w:r>
              <w:rPr>
                <w:noProof/>
                <w:webHidden/>
              </w:rPr>
            </w:r>
          </w:ins>
          <w:r>
            <w:rPr>
              <w:noProof/>
              <w:webHidden/>
            </w:rPr>
            <w:fldChar w:fldCharType="separate"/>
          </w:r>
          <w:ins w:id="188" w:author="David Conklin" w:date="2021-07-09T08:35:00Z">
            <w:r>
              <w:rPr>
                <w:noProof/>
                <w:webHidden/>
              </w:rPr>
              <w:t>39</w:t>
            </w:r>
            <w:r>
              <w:rPr>
                <w:noProof/>
                <w:webHidden/>
              </w:rPr>
              <w:fldChar w:fldCharType="end"/>
            </w:r>
            <w:r w:rsidRPr="00DE7DB8">
              <w:rPr>
                <w:rStyle w:val="Hyperlink"/>
                <w:noProof/>
              </w:rPr>
              <w:fldChar w:fldCharType="end"/>
            </w:r>
          </w:ins>
        </w:p>
        <w:p w14:paraId="06E18B36" w14:textId="03F241DC" w:rsidR="00F9196F" w:rsidRDefault="00F9196F">
          <w:pPr>
            <w:pStyle w:val="TOC1"/>
            <w:tabs>
              <w:tab w:val="right" w:leader="dot" w:pos="9350"/>
            </w:tabs>
            <w:rPr>
              <w:ins w:id="189" w:author="David Conklin" w:date="2021-07-09T08:35:00Z"/>
              <w:rFonts w:eastAsiaTheme="minorEastAsia"/>
              <w:noProof/>
            </w:rPr>
          </w:pPr>
          <w:ins w:id="19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_Toc76712211 \h </w:instrText>
            </w:r>
            <w:r>
              <w:rPr>
                <w:noProof/>
                <w:webHidden/>
              </w:rPr>
            </w:r>
          </w:ins>
          <w:r>
            <w:rPr>
              <w:noProof/>
              <w:webHidden/>
            </w:rPr>
            <w:fldChar w:fldCharType="separate"/>
          </w:r>
          <w:ins w:id="191" w:author="David Conklin" w:date="2021-07-09T08:35:00Z">
            <w:r>
              <w:rPr>
                <w:noProof/>
                <w:webHidden/>
              </w:rPr>
              <w:t>39</w:t>
            </w:r>
            <w:r>
              <w:rPr>
                <w:noProof/>
                <w:webHidden/>
              </w:rPr>
              <w:fldChar w:fldCharType="end"/>
            </w:r>
            <w:r w:rsidRPr="00DE7DB8">
              <w:rPr>
                <w:rStyle w:val="Hyperlink"/>
                <w:noProof/>
              </w:rPr>
              <w:fldChar w:fldCharType="end"/>
            </w:r>
          </w:ins>
        </w:p>
        <w:p w14:paraId="15A65B8E" w14:textId="7551745F" w:rsidR="00F9196F" w:rsidRDefault="00F9196F">
          <w:pPr>
            <w:pStyle w:val="TOC2"/>
            <w:tabs>
              <w:tab w:val="right" w:leader="dot" w:pos="9350"/>
            </w:tabs>
            <w:rPr>
              <w:ins w:id="192" w:author="David Conklin" w:date="2021-07-09T08:35:00Z"/>
              <w:rFonts w:eastAsiaTheme="minorEastAsia"/>
              <w:noProof/>
            </w:rPr>
          </w:pPr>
          <w:ins w:id="193" w:author="David Conklin" w:date="2021-07-09T08:35:00Z">
            <w:r w:rsidRPr="00DE7DB8">
              <w:rPr>
                <w:rStyle w:val="Hyperlink"/>
                <w:noProof/>
              </w:rPr>
              <w:lastRenderedPageBreak/>
              <w:fldChar w:fldCharType="begin"/>
            </w:r>
            <w:r w:rsidRPr="00DE7DB8">
              <w:rPr>
                <w:rStyle w:val="Hyperlink"/>
                <w:noProof/>
              </w:rPr>
              <w:instrText xml:space="preserve"> </w:instrText>
            </w:r>
            <w:r>
              <w:rPr>
                <w:noProof/>
              </w:rPr>
              <w:instrText>HYPERLINK \l "_Toc76712212"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Limitations of subbasin simulations</w:t>
            </w:r>
            <w:r>
              <w:rPr>
                <w:noProof/>
                <w:webHidden/>
              </w:rPr>
              <w:tab/>
            </w:r>
            <w:r>
              <w:rPr>
                <w:noProof/>
                <w:webHidden/>
              </w:rPr>
              <w:fldChar w:fldCharType="begin"/>
            </w:r>
            <w:r>
              <w:rPr>
                <w:noProof/>
                <w:webHidden/>
              </w:rPr>
              <w:instrText xml:space="preserve"> PAGEREF _Toc76712212 \h </w:instrText>
            </w:r>
            <w:r>
              <w:rPr>
                <w:noProof/>
                <w:webHidden/>
              </w:rPr>
            </w:r>
          </w:ins>
          <w:r>
            <w:rPr>
              <w:noProof/>
              <w:webHidden/>
            </w:rPr>
            <w:fldChar w:fldCharType="separate"/>
          </w:r>
          <w:ins w:id="194" w:author="David Conklin" w:date="2021-07-09T08:35:00Z">
            <w:r>
              <w:rPr>
                <w:noProof/>
                <w:webHidden/>
              </w:rPr>
              <w:t>41</w:t>
            </w:r>
            <w:r>
              <w:rPr>
                <w:noProof/>
                <w:webHidden/>
              </w:rPr>
              <w:fldChar w:fldCharType="end"/>
            </w:r>
            <w:r w:rsidRPr="00DE7DB8">
              <w:rPr>
                <w:rStyle w:val="Hyperlink"/>
                <w:noProof/>
              </w:rPr>
              <w:fldChar w:fldCharType="end"/>
            </w:r>
          </w:ins>
        </w:p>
        <w:p w14:paraId="2A130E42" w14:textId="24149ED2" w:rsidR="00F9196F" w:rsidRDefault="00F9196F">
          <w:pPr>
            <w:pStyle w:val="TOC1"/>
            <w:tabs>
              <w:tab w:val="right" w:leader="dot" w:pos="9350"/>
            </w:tabs>
            <w:rPr>
              <w:ins w:id="195" w:author="David Conklin" w:date="2021-07-09T08:35:00Z"/>
              <w:rFonts w:eastAsiaTheme="minorEastAsia"/>
              <w:noProof/>
            </w:rPr>
          </w:pPr>
          <w:ins w:id="19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Calibration procedure</w:t>
            </w:r>
            <w:r>
              <w:rPr>
                <w:noProof/>
                <w:webHidden/>
              </w:rPr>
              <w:tab/>
            </w:r>
            <w:r>
              <w:rPr>
                <w:noProof/>
                <w:webHidden/>
              </w:rPr>
              <w:fldChar w:fldCharType="begin"/>
            </w:r>
            <w:r>
              <w:rPr>
                <w:noProof/>
                <w:webHidden/>
              </w:rPr>
              <w:instrText xml:space="preserve"> PAGEREF _Toc76712213 \h </w:instrText>
            </w:r>
            <w:r>
              <w:rPr>
                <w:noProof/>
                <w:webHidden/>
              </w:rPr>
            </w:r>
          </w:ins>
          <w:r>
            <w:rPr>
              <w:noProof/>
              <w:webHidden/>
            </w:rPr>
            <w:fldChar w:fldCharType="separate"/>
          </w:r>
          <w:ins w:id="197" w:author="David Conklin" w:date="2021-07-09T08:35:00Z">
            <w:r>
              <w:rPr>
                <w:noProof/>
                <w:webHidden/>
              </w:rPr>
              <w:t>41</w:t>
            </w:r>
            <w:r>
              <w:rPr>
                <w:noProof/>
                <w:webHidden/>
              </w:rPr>
              <w:fldChar w:fldCharType="end"/>
            </w:r>
            <w:r w:rsidRPr="00DE7DB8">
              <w:rPr>
                <w:rStyle w:val="Hyperlink"/>
                <w:noProof/>
              </w:rPr>
              <w:fldChar w:fldCharType="end"/>
            </w:r>
          </w:ins>
        </w:p>
        <w:p w14:paraId="3816D23E" w14:textId="4985E007" w:rsidR="00F9196F" w:rsidRDefault="00F9196F">
          <w:pPr>
            <w:pStyle w:val="TOC2"/>
            <w:tabs>
              <w:tab w:val="right" w:leader="dot" w:pos="9350"/>
            </w:tabs>
            <w:rPr>
              <w:ins w:id="198" w:author="David Conklin" w:date="2021-07-09T08:35:00Z"/>
              <w:rFonts w:eastAsiaTheme="minorEastAsia"/>
              <w:noProof/>
            </w:rPr>
          </w:pPr>
          <w:ins w:id="19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Using PEST to determine HBV parameter values</w:t>
            </w:r>
            <w:r>
              <w:rPr>
                <w:noProof/>
                <w:webHidden/>
              </w:rPr>
              <w:tab/>
            </w:r>
            <w:r>
              <w:rPr>
                <w:noProof/>
                <w:webHidden/>
              </w:rPr>
              <w:fldChar w:fldCharType="begin"/>
            </w:r>
            <w:r>
              <w:rPr>
                <w:noProof/>
                <w:webHidden/>
              </w:rPr>
              <w:instrText xml:space="preserve"> PAGEREF _Toc76712214 \h </w:instrText>
            </w:r>
            <w:r>
              <w:rPr>
                <w:noProof/>
                <w:webHidden/>
              </w:rPr>
            </w:r>
          </w:ins>
          <w:r>
            <w:rPr>
              <w:noProof/>
              <w:webHidden/>
            </w:rPr>
            <w:fldChar w:fldCharType="separate"/>
          </w:r>
          <w:ins w:id="200" w:author="David Conklin" w:date="2021-07-09T08:35:00Z">
            <w:r>
              <w:rPr>
                <w:noProof/>
                <w:webHidden/>
              </w:rPr>
              <w:t>42</w:t>
            </w:r>
            <w:r>
              <w:rPr>
                <w:noProof/>
                <w:webHidden/>
              </w:rPr>
              <w:fldChar w:fldCharType="end"/>
            </w:r>
            <w:r w:rsidRPr="00DE7DB8">
              <w:rPr>
                <w:rStyle w:val="Hyperlink"/>
                <w:noProof/>
              </w:rPr>
              <w:fldChar w:fldCharType="end"/>
            </w:r>
          </w:ins>
        </w:p>
        <w:p w14:paraId="5E8C6D50" w14:textId="108B25C1" w:rsidR="00F9196F" w:rsidRDefault="00F9196F">
          <w:pPr>
            <w:pStyle w:val="TOC2"/>
            <w:tabs>
              <w:tab w:val="right" w:leader="dot" w:pos="9350"/>
            </w:tabs>
            <w:rPr>
              <w:ins w:id="201" w:author="David Conklin" w:date="2021-07-09T08:35:00Z"/>
              <w:rFonts w:eastAsiaTheme="minorEastAsia"/>
              <w:noProof/>
            </w:rPr>
          </w:pPr>
          <w:ins w:id="20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_Toc76712215 \h </w:instrText>
            </w:r>
            <w:r>
              <w:rPr>
                <w:noProof/>
                <w:webHidden/>
              </w:rPr>
            </w:r>
          </w:ins>
          <w:r>
            <w:rPr>
              <w:noProof/>
              <w:webHidden/>
            </w:rPr>
            <w:fldChar w:fldCharType="separate"/>
          </w:r>
          <w:ins w:id="203" w:author="David Conklin" w:date="2021-07-09T08:35:00Z">
            <w:r>
              <w:rPr>
                <w:noProof/>
                <w:webHidden/>
              </w:rPr>
              <w:t>42</w:t>
            </w:r>
            <w:r>
              <w:rPr>
                <w:noProof/>
                <w:webHidden/>
              </w:rPr>
              <w:fldChar w:fldCharType="end"/>
            </w:r>
            <w:r w:rsidRPr="00DE7DB8">
              <w:rPr>
                <w:rStyle w:val="Hyperlink"/>
                <w:noProof/>
              </w:rPr>
              <w:fldChar w:fldCharType="end"/>
            </w:r>
          </w:ins>
        </w:p>
        <w:p w14:paraId="4C4A7944" w14:textId="118701B2" w:rsidR="00F9196F" w:rsidRDefault="00F9196F">
          <w:pPr>
            <w:pStyle w:val="TOC2"/>
            <w:tabs>
              <w:tab w:val="right" w:leader="dot" w:pos="9350"/>
            </w:tabs>
            <w:rPr>
              <w:ins w:id="204" w:author="David Conklin" w:date="2021-07-09T08:35:00Z"/>
              <w:rFonts w:eastAsiaTheme="minorEastAsia"/>
              <w:noProof/>
            </w:rPr>
          </w:pPr>
          <w:ins w:id="20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Calibrating stream temperatures</w:t>
            </w:r>
            <w:r>
              <w:rPr>
                <w:noProof/>
                <w:webHidden/>
              </w:rPr>
              <w:tab/>
            </w:r>
            <w:r>
              <w:rPr>
                <w:noProof/>
                <w:webHidden/>
              </w:rPr>
              <w:fldChar w:fldCharType="begin"/>
            </w:r>
            <w:r>
              <w:rPr>
                <w:noProof/>
                <w:webHidden/>
              </w:rPr>
              <w:instrText xml:space="preserve"> PAGEREF _Toc76712216 \h </w:instrText>
            </w:r>
            <w:r>
              <w:rPr>
                <w:noProof/>
                <w:webHidden/>
              </w:rPr>
            </w:r>
          </w:ins>
          <w:r>
            <w:rPr>
              <w:noProof/>
              <w:webHidden/>
            </w:rPr>
            <w:fldChar w:fldCharType="separate"/>
          </w:r>
          <w:ins w:id="206" w:author="David Conklin" w:date="2021-07-09T08:35:00Z">
            <w:r>
              <w:rPr>
                <w:noProof/>
                <w:webHidden/>
              </w:rPr>
              <w:t>43</w:t>
            </w:r>
            <w:r>
              <w:rPr>
                <w:noProof/>
                <w:webHidden/>
              </w:rPr>
              <w:fldChar w:fldCharType="end"/>
            </w:r>
            <w:r w:rsidRPr="00DE7DB8">
              <w:rPr>
                <w:rStyle w:val="Hyperlink"/>
                <w:noProof/>
              </w:rPr>
              <w:fldChar w:fldCharType="end"/>
            </w:r>
          </w:ins>
        </w:p>
        <w:p w14:paraId="601B126C" w14:textId="090F3D4F" w:rsidR="00F9196F" w:rsidRDefault="00F9196F">
          <w:pPr>
            <w:pStyle w:val="TOC1"/>
            <w:tabs>
              <w:tab w:val="right" w:leader="dot" w:pos="9350"/>
            </w:tabs>
            <w:rPr>
              <w:ins w:id="207" w:author="David Conklin" w:date="2021-07-09T08:35:00Z"/>
              <w:rFonts w:eastAsiaTheme="minorEastAsia"/>
              <w:noProof/>
            </w:rPr>
          </w:pPr>
          <w:ins w:id="20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North Santiam study area</w:t>
            </w:r>
            <w:r>
              <w:rPr>
                <w:noProof/>
                <w:webHidden/>
              </w:rPr>
              <w:tab/>
            </w:r>
            <w:r>
              <w:rPr>
                <w:noProof/>
                <w:webHidden/>
              </w:rPr>
              <w:fldChar w:fldCharType="begin"/>
            </w:r>
            <w:r>
              <w:rPr>
                <w:noProof/>
                <w:webHidden/>
              </w:rPr>
              <w:instrText xml:space="preserve"> PAGEREF _Toc76712217 \h </w:instrText>
            </w:r>
            <w:r>
              <w:rPr>
                <w:noProof/>
                <w:webHidden/>
              </w:rPr>
            </w:r>
          </w:ins>
          <w:r>
            <w:rPr>
              <w:noProof/>
              <w:webHidden/>
            </w:rPr>
            <w:fldChar w:fldCharType="separate"/>
          </w:r>
          <w:ins w:id="209" w:author="David Conklin" w:date="2021-07-09T08:35:00Z">
            <w:r>
              <w:rPr>
                <w:noProof/>
                <w:webHidden/>
              </w:rPr>
              <w:t>44</w:t>
            </w:r>
            <w:r>
              <w:rPr>
                <w:noProof/>
                <w:webHidden/>
              </w:rPr>
              <w:fldChar w:fldCharType="end"/>
            </w:r>
            <w:r w:rsidRPr="00DE7DB8">
              <w:rPr>
                <w:rStyle w:val="Hyperlink"/>
                <w:noProof/>
              </w:rPr>
              <w:fldChar w:fldCharType="end"/>
            </w:r>
          </w:ins>
        </w:p>
        <w:p w14:paraId="099EA895" w14:textId="68030EB1" w:rsidR="00F9196F" w:rsidRDefault="00F9196F">
          <w:pPr>
            <w:pStyle w:val="TOC2"/>
            <w:tabs>
              <w:tab w:val="right" w:leader="dot" w:pos="9350"/>
            </w:tabs>
            <w:rPr>
              <w:ins w:id="210" w:author="David Conklin" w:date="2021-07-09T08:35:00Z"/>
              <w:rFonts w:eastAsiaTheme="minorEastAsia"/>
              <w:noProof/>
            </w:rPr>
          </w:pPr>
          <w:ins w:id="21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_Toc76712218 \h </w:instrText>
            </w:r>
            <w:r>
              <w:rPr>
                <w:noProof/>
                <w:webHidden/>
              </w:rPr>
            </w:r>
          </w:ins>
          <w:r>
            <w:rPr>
              <w:noProof/>
              <w:webHidden/>
            </w:rPr>
            <w:fldChar w:fldCharType="separate"/>
          </w:r>
          <w:ins w:id="212" w:author="David Conklin" w:date="2021-07-09T08:35:00Z">
            <w:r>
              <w:rPr>
                <w:noProof/>
                <w:webHidden/>
              </w:rPr>
              <w:t>44</w:t>
            </w:r>
            <w:r>
              <w:rPr>
                <w:noProof/>
                <w:webHidden/>
              </w:rPr>
              <w:fldChar w:fldCharType="end"/>
            </w:r>
            <w:r w:rsidRPr="00DE7DB8">
              <w:rPr>
                <w:rStyle w:val="Hyperlink"/>
                <w:noProof/>
              </w:rPr>
              <w:fldChar w:fldCharType="end"/>
            </w:r>
          </w:ins>
        </w:p>
        <w:p w14:paraId="26B60C76" w14:textId="37FD1371" w:rsidR="00F9196F" w:rsidRDefault="00F9196F">
          <w:pPr>
            <w:pStyle w:val="TOC2"/>
            <w:tabs>
              <w:tab w:val="right" w:leader="dot" w:pos="9350"/>
            </w:tabs>
            <w:rPr>
              <w:ins w:id="213" w:author="David Conklin" w:date="2021-07-09T08:35:00Z"/>
              <w:rFonts w:eastAsiaTheme="minorEastAsia"/>
              <w:noProof/>
            </w:rPr>
          </w:pPr>
          <w:ins w:id="21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"_Toc76712219"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Municipal water rights</w:t>
            </w:r>
            <w:r>
              <w:rPr>
                <w:noProof/>
                <w:webHidden/>
              </w:rPr>
              <w:tab/>
            </w:r>
            <w:r>
              <w:rPr>
                <w:noProof/>
                <w:webHidden/>
              </w:rPr>
              <w:fldChar w:fldCharType="begin"/>
            </w:r>
            <w:r>
              <w:rPr>
                <w:noProof/>
                <w:webHidden/>
              </w:rPr>
              <w:instrText xml:space="preserve"> PAGEREF _Toc76712219 \h </w:instrText>
            </w:r>
            <w:r>
              <w:rPr>
                <w:noProof/>
                <w:webHidden/>
              </w:rPr>
            </w:r>
          </w:ins>
          <w:r>
            <w:rPr>
              <w:noProof/>
              <w:webHidden/>
            </w:rPr>
            <w:fldChar w:fldCharType="separate"/>
          </w:r>
          <w:ins w:id="215" w:author="David Conklin" w:date="2021-07-09T08:35:00Z">
            <w:r>
              <w:rPr>
                <w:noProof/>
                <w:webHidden/>
              </w:rPr>
              <w:t>45</w:t>
            </w:r>
            <w:r>
              <w:rPr>
                <w:noProof/>
                <w:webHidden/>
              </w:rPr>
              <w:fldChar w:fldCharType="end"/>
            </w:r>
            <w:r w:rsidRPr="00DE7DB8">
              <w:rPr>
                <w:rStyle w:val="Hyperlink"/>
                <w:noProof/>
              </w:rPr>
              <w:fldChar w:fldCharType="end"/>
            </w:r>
          </w:ins>
        </w:p>
        <w:p w14:paraId="3108C46A" w14:textId="5ADD65AA" w:rsidR="00F9196F" w:rsidRDefault="00F9196F">
          <w:pPr>
            <w:pStyle w:val="TOC2"/>
            <w:tabs>
              <w:tab w:val="right" w:leader="dot" w:pos="9350"/>
            </w:tabs>
            <w:rPr>
              <w:ins w:id="216" w:author="David Conklin" w:date="2021-07-09T08:35:00Z"/>
              <w:rFonts w:eastAsiaTheme="minorEastAsia"/>
              <w:noProof/>
            </w:rPr>
          </w:pPr>
          <w:ins w:id="21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Reality check</w:t>
            </w:r>
            <w:r>
              <w:rPr>
                <w:noProof/>
                <w:webHidden/>
              </w:rPr>
              <w:tab/>
            </w:r>
            <w:r>
              <w:rPr>
                <w:noProof/>
                <w:webHidden/>
              </w:rPr>
              <w:fldChar w:fldCharType="begin"/>
            </w:r>
            <w:r>
              <w:rPr>
                <w:noProof/>
                <w:webHidden/>
              </w:rPr>
              <w:instrText xml:space="preserve"> PAGEREF _Toc76712220 \h </w:instrText>
            </w:r>
            <w:r>
              <w:rPr>
                <w:noProof/>
                <w:webHidden/>
              </w:rPr>
            </w:r>
          </w:ins>
          <w:r>
            <w:rPr>
              <w:noProof/>
              <w:webHidden/>
            </w:rPr>
            <w:fldChar w:fldCharType="separate"/>
          </w:r>
          <w:ins w:id="218" w:author="David Conklin" w:date="2021-07-09T08:35:00Z">
            <w:r>
              <w:rPr>
                <w:noProof/>
                <w:webHidden/>
              </w:rPr>
              <w:t>45</w:t>
            </w:r>
            <w:r>
              <w:rPr>
                <w:noProof/>
                <w:webHidden/>
              </w:rPr>
              <w:fldChar w:fldCharType="end"/>
            </w:r>
            <w:r w:rsidRPr="00DE7DB8">
              <w:rPr>
                <w:rStyle w:val="Hyperlink"/>
                <w:noProof/>
              </w:rPr>
              <w:fldChar w:fldCharType="end"/>
            </w:r>
          </w:ins>
        </w:p>
        <w:p w14:paraId="3863DD2A" w14:textId="09BB8362" w:rsidR="00F9196F" w:rsidRDefault="00F9196F">
          <w:pPr>
            <w:pStyle w:val="TOC2"/>
            <w:tabs>
              <w:tab w:val="right" w:leader="dot" w:pos="9350"/>
            </w:tabs>
            <w:rPr>
              <w:ins w:id="219" w:author="David Conklin" w:date="2021-07-09T08:35:00Z"/>
              <w:rFonts w:eastAsiaTheme="minorEastAsia"/>
              <w:noProof/>
            </w:rPr>
          </w:pPr>
          <w:ins w:id="22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Inflows from springs</w:t>
            </w:r>
            <w:r>
              <w:rPr>
                <w:noProof/>
                <w:webHidden/>
              </w:rPr>
              <w:tab/>
            </w:r>
            <w:r>
              <w:rPr>
                <w:noProof/>
                <w:webHidden/>
              </w:rPr>
              <w:fldChar w:fldCharType="begin"/>
            </w:r>
            <w:r>
              <w:rPr>
                <w:noProof/>
                <w:webHidden/>
              </w:rPr>
              <w:instrText xml:space="preserve"> PAGEREF _Toc76712221 \h </w:instrText>
            </w:r>
            <w:r>
              <w:rPr>
                <w:noProof/>
                <w:webHidden/>
              </w:rPr>
            </w:r>
          </w:ins>
          <w:r>
            <w:rPr>
              <w:noProof/>
              <w:webHidden/>
            </w:rPr>
            <w:fldChar w:fldCharType="separate"/>
          </w:r>
          <w:ins w:id="221" w:author="David Conklin" w:date="2021-07-09T08:35:00Z">
            <w:r>
              <w:rPr>
                <w:noProof/>
                <w:webHidden/>
              </w:rPr>
              <w:t>47</w:t>
            </w:r>
            <w:r>
              <w:rPr>
                <w:noProof/>
                <w:webHidden/>
              </w:rPr>
              <w:fldChar w:fldCharType="end"/>
            </w:r>
            <w:r w:rsidRPr="00DE7DB8">
              <w:rPr>
                <w:rStyle w:val="Hyperlink"/>
                <w:noProof/>
              </w:rPr>
              <w:fldChar w:fldCharType="end"/>
            </w:r>
          </w:ins>
        </w:p>
        <w:p w14:paraId="6A28791C" w14:textId="22F2D234" w:rsidR="00F9196F" w:rsidRDefault="00F9196F">
          <w:pPr>
            <w:pStyle w:val="TOC2"/>
            <w:tabs>
              <w:tab w:val="right" w:leader="dot" w:pos="9350"/>
            </w:tabs>
            <w:rPr>
              <w:ins w:id="222" w:author="David Conklin" w:date="2021-07-09T08:35:00Z"/>
              <w:rFonts w:eastAsiaTheme="minorEastAsia"/>
              <w:noProof/>
            </w:rPr>
          </w:pPr>
          <w:ins w:id="22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Calibration and simulation skill</w:t>
            </w:r>
            <w:r>
              <w:rPr>
                <w:noProof/>
                <w:webHidden/>
              </w:rPr>
              <w:tab/>
            </w:r>
            <w:r>
              <w:rPr>
                <w:noProof/>
                <w:webHidden/>
              </w:rPr>
              <w:fldChar w:fldCharType="begin"/>
            </w:r>
            <w:r>
              <w:rPr>
                <w:noProof/>
                <w:webHidden/>
              </w:rPr>
              <w:instrText xml:space="preserve"> PAGEREF _Toc76712222 \h </w:instrText>
            </w:r>
            <w:r>
              <w:rPr>
                <w:noProof/>
                <w:webHidden/>
              </w:rPr>
            </w:r>
          </w:ins>
          <w:r>
            <w:rPr>
              <w:noProof/>
              <w:webHidden/>
            </w:rPr>
            <w:fldChar w:fldCharType="separate"/>
          </w:r>
          <w:ins w:id="224" w:author="David Conklin" w:date="2021-07-09T08:35:00Z">
            <w:r>
              <w:rPr>
                <w:noProof/>
                <w:webHidden/>
              </w:rPr>
              <w:t>47</w:t>
            </w:r>
            <w:r>
              <w:rPr>
                <w:noProof/>
                <w:webHidden/>
              </w:rPr>
              <w:fldChar w:fldCharType="end"/>
            </w:r>
            <w:r w:rsidRPr="00DE7DB8">
              <w:rPr>
                <w:rStyle w:val="Hyperlink"/>
                <w:noProof/>
              </w:rPr>
              <w:fldChar w:fldCharType="end"/>
            </w:r>
          </w:ins>
        </w:p>
        <w:p w14:paraId="2DBB13BF" w14:textId="14BD1863" w:rsidR="00F9196F" w:rsidRDefault="00F9196F">
          <w:pPr>
            <w:pStyle w:val="TOC2"/>
            <w:tabs>
              <w:tab w:val="right" w:leader="dot" w:pos="9350"/>
            </w:tabs>
            <w:rPr>
              <w:ins w:id="225" w:author="David Conklin" w:date="2021-07-09T08:35:00Z"/>
              <w:rFonts w:eastAsiaTheme="minorEastAsia"/>
              <w:noProof/>
            </w:rPr>
          </w:pPr>
          <w:ins w:id="22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_Toc76712223 \h </w:instrText>
            </w:r>
            <w:r>
              <w:rPr>
                <w:noProof/>
                <w:webHidden/>
              </w:rPr>
            </w:r>
          </w:ins>
          <w:r>
            <w:rPr>
              <w:noProof/>
              <w:webHidden/>
            </w:rPr>
            <w:fldChar w:fldCharType="separate"/>
          </w:r>
          <w:ins w:id="227" w:author="David Conklin" w:date="2021-07-09T08:35:00Z">
            <w:r>
              <w:rPr>
                <w:noProof/>
                <w:webHidden/>
              </w:rPr>
              <w:t>50</w:t>
            </w:r>
            <w:r>
              <w:rPr>
                <w:noProof/>
                <w:webHidden/>
              </w:rPr>
              <w:fldChar w:fldCharType="end"/>
            </w:r>
            <w:r w:rsidRPr="00DE7DB8">
              <w:rPr>
                <w:rStyle w:val="Hyperlink"/>
                <w:noProof/>
              </w:rPr>
              <w:fldChar w:fldCharType="end"/>
            </w:r>
          </w:ins>
        </w:p>
        <w:p w14:paraId="7CF1416D" w14:textId="104AEB4D" w:rsidR="00F9196F" w:rsidRDefault="00F9196F">
          <w:pPr>
            <w:pStyle w:val="TOC2"/>
            <w:tabs>
              <w:tab w:val="right" w:leader="dot" w:pos="9350"/>
            </w:tabs>
            <w:rPr>
              <w:ins w:id="228" w:author="David Conklin" w:date="2021-07-09T08:35:00Z"/>
              <w:rFonts w:eastAsiaTheme="minorEastAsia"/>
              <w:noProof/>
            </w:rPr>
          </w:pPr>
          <w:ins w:id="22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_Toc76712224 \h </w:instrText>
            </w:r>
            <w:r>
              <w:rPr>
                <w:noProof/>
                <w:webHidden/>
              </w:rPr>
            </w:r>
          </w:ins>
          <w:r>
            <w:rPr>
              <w:noProof/>
              <w:webHidden/>
            </w:rPr>
            <w:fldChar w:fldCharType="separate"/>
          </w:r>
          <w:ins w:id="230" w:author="David Conklin" w:date="2021-07-09T08:35:00Z">
            <w:r>
              <w:rPr>
                <w:noProof/>
                <w:webHidden/>
              </w:rPr>
              <w:t>51</w:t>
            </w:r>
            <w:r>
              <w:rPr>
                <w:noProof/>
                <w:webHidden/>
              </w:rPr>
              <w:fldChar w:fldCharType="end"/>
            </w:r>
            <w:r w:rsidRPr="00DE7DB8">
              <w:rPr>
                <w:rStyle w:val="Hyperlink"/>
                <w:noProof/>
              </w:rPr>
              <w:fldChar w:fldCharType="end"/>
            </w:r>
          </w:ins>
        </w:p>
        <w:p w14:paraId="4E67F7E5" w14:textId="218D1142" w:rsidR="00F9196F" w:rsidRDefault="00F9196F">
          <w:pPr>
            <w:pStyle w:val="TOC1"/>
            <w:tabs>
              <w:tab w:val="right" w:leader="dot" w:pos="9350"/>
            </w:tabs>
            <w:rPr>
              <w:ins w:id="231" w:author="David Conklin" w:date="2021-07-09T08:35:00Z"/>
              <w:rFonts w:eastAsiaTheme="minorEastAsia"/>
              <w:noProof/>
            </w:rPr>
          </w:pPr>
          <w:ins w:id="23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McKenzie Basin Wetlands Study</w:t>
            </w:r>
            <w:r>
              <w:rPr>
                <w:noProof/>
                <w:webHidden/>
              </w:rPr>
              <w:tab/>
            </w:r>
            <w:r>
              <w:rPr>
                <w:noProof/>
                <w:webHidden/>
              </w:rPr>
              <w:fldChar w:fldCharType="begin"/>
            </w:r>
            <w:r>
              <w:rPr>
                <w:noProof/>
                <w:webHidden/>
              </w:rPr>
              <w:instrText xml:space="preserve"> PAGEREF _Toc76712225 \h </w:instrText>
            </w:r>
            <w:r>
              <w:rPr>
                <w:noProof/>
                <w:webHidden/>
              </w:rPr>
            </w:r>
          </w:ins>
          <w:r>
            <w:rPr>
              <w:noProof/>
              <w:webHidden/>
            </w:rPr>
            <w:fldChar w:fldCharType="separate"/>
          </w:r>
          <w:ins w:id="233" w:author="David Conklin" w:date="2021-07-09T08:35:00Z">
            <w:r>
              <w:rPr>
                <w:noProof/>
                <w:webHidden/>
              </w:rPr>
              <w:t>53</w:t>
            </w:r>
            <w:r>
              <w:rPr>
                <w:noProof/>
                <w:webHidden/>
              </w:rPr>
              <w:fldChar w:fldCharType="end"/>
            </w:r>
            <w:r w:rsidRPr="00DE7DB8">
              <w:rPr>
                <w:rStyle w:val="Hyperlink"/>
                <w:noProof/>
              </w:rPr>
              <w:fldChar w:fldCharType="end"/>
            </w:r>
          </w:ins>
        </w:p>
        <w:p w14:paraId="059DEB6E" w14:textId="3BF3E05D" w:rsidR="00F9196F" w:rsidRDefault="00F9196F">
          <w:pPr>
            <w:pStyle w:val="TOC2"/>
            <w:tabs>
              <w:tab w:val="right" w:leader="dot" w:pos="9350"/>
            </w:tabs>
            <w:rPr>
              <w:ins w:id="234" w:author="David Conklin" w:date="2021-07-09T08:35:00Z"/>
              <w:rFonts w:eastAsiaTheme="minorEastAsia"/>
              <w:noProof/>
            </w:rPr>
          </w:pPr>
          <w:ins w:id="23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Project Overview</w:t>
            </w:r>
            <w:r>
              <w:rPr>
                <w:noProof/>
                <w:webHidden/>
              </w:rPr>
              <w:tab/>
            </w:r>
            <w:r>
              <w:rPr>
                <w:noProof/>
                <w:webHidden/>
              </w:rPr>
              <w:fldChar w:fldCharType="begin"/>
            </w:r>
            <w:r>
              <w:rPr>
                <w:noProof/>
                <w:webHidden/>
              </w:rPr>
              <w:instrText xml:space="preserve"> PAGEREF _Toc76712226 \h </w:instrText>
            </w:r>
            <w:r>
              <w:rPr>
                <w:noProof/>
                <w:webHidden/>
              </w:rPr>
            </w:r>
          </w:ins>
          <w:r>
            <w:rPr>
              <w:noProof/>
              <w:webHidden/>
            </w:rPr>
            <w:fldChar w:fldCharType="separate"/>
          </w:r>
          <w:ins w:id="236" w:author="David Conklin" w:date="2021-07-09T08:35:00Z">
            <w:r>
              <w:rPr>
                <w:noProof/>
                <w:webHidden/>
              </w:rPr>
              <w:t>53</w:t>
            </w:r>
            <w:r>
              <w:rPr>
                <w:noProof/>
                <w:webHidden/>
              </w:rPr>
              <w:fldChar w:fldCharType="end"/>
            </w:r>
            <w:r w:rsidRPr="00DE7DB8">
              <w:rPr>
                <w:rStyle w:val="Hyperlink"/>
                <w:noProof/>
              </w:rPr>
              <w:fldChar w:fldCharType="end"/>
            </w:r>
          </w:ins>
        </w:p>
        <w:p w14:paraId="165D8945" w14:textId="5B489660" w:rsidR="00F9196F" w:rsidRDefault="00F9196F">
          <w:pPr>
            <w:pStyle w:val="TOC2"/>
            <w:tabs>
              <w:tab w:val="right" w:leader="dot" w:pos="9350"/>
            </w:tabs>
            <w:rPr>
              <w:ins w:id="237" w:author="David Conklin" w:date="2021-07-09T08:35:00Z"/>
              <w:rFonts w:eastAsiaTheme="minorEastAsia"/>
              <w:noProof/>
            </w:rPr>
          </w:pPr>
          <w:ins w:id="23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Model and Simulation Overview</w:t>
            </w:r>
            <w:r>
              <w:rPr>
                <w:noProof/>
                <w:webHidden/>
              </w:rPr>
              <w:tab/>
            </w:r>
            <w:r>
              <w:rPr>
                <w:noProof/>
                <w:webHidden/>
              </w:rPr>
              <w:fldChar w:fldCharType="begin"/>
            </w:r>
            <w:r>
              <w:rPr>
                <w:noProof/>
                <w:webHidden/>
              </w:rPr>
              <w:instrText xml:space="preserve"> PAGEREF _Toc76712227 \h </w:instrText>
            </w:r>
            <w:r>
              <w:rPr>
                <w:noProof/>
                <w:webHidden/>
              </w:rPr>
            </w:r>
          </w:ins>
          <w:r>
            <w:rPr>
              <w:noProof/>
              <w:webHidden/>
            </w:rPr>
            <w:fldChar w:fldCharType="separate"/>
          </w:r>
          <w:ins w:id="239" w:author="David Conklin" w:date="2021-07-09T08:35:00Z">
            <w:r>
              <w:rPr>
                <w:noProof/>
                <w:webHidden/>
              </w:rPr>
              <w:t>55</w:t>
            </w:r>
            <w:r>
              <w:rPr>
                <w:noProof/>
                <w:webHidden/>
              </w:rPr>
              <w:fldChar w:fldCharType="end"/>
            </w:r>
            <w:r w:rsidRPr="00DE7DB8">
              <w:rPr>
                <w:rStyle w:val="Hyperlink"/>
                <w:noProof/>
              </w:rPr>
              <w:fldChar w:fldCharType="end"/>
            </w:r>
          </w:ins>
        </w:p>
        <w:p w14:paraId="1D67D949" w14:textId="3701891E" w:rsidR="00F9196F" w:rsidRDefault="00F9196F">
          <w:pPr>
            <w:pStyle w:val="TOC2"/>
            <w:tabs>
              <w:tab w:val="right" w:leader="dot" w:pos="9350"/>
            </w:tabs>
            <w:rPr>
              <w:ins w:id="240" w:author="David Conklin" w:date="2021-07-09T08:35:00Z"/>
              <w:rFonts w:eastAsiaTheme="minorEastAsia"/>
              <w:noProof/>
            </w:rPr>
          </w:pPr>
          <w:ins w:id="24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_Toc76712228 \h </w:instrText>
            </w:r>
            <w:r>
              <w:rPr>
                <w:noProof/>
                <w:webHidden/>
              </w:rPr>
            </w:r>
          </w:ins>
          <w:r>
            <w:rPr>
              <w:noProof/>
              <w:webHidden/>
            </w:rPr>
            <w:fldChar w:fldCharType="separate"/>
          </w:r>
          <w:ins w:id="242" w:author="David Conklin" w:date="2021-07-09T08:35:00Z">
            <w:r>
              <w:rPr>
                <w:noProof/>
                <w:webHidden/>
              </w:rPr>
              <w:t>56</w:t>
            </w:r>
            <w:r>
              <w:rPr>
                <w:noProof/>
                <w:webHidden/>
              </w:rPr>
              <w:fldChar w:fldCharType="end"/>
            </w:r>
            <w:r w:rsidRPr="00DE7DB8">
              <w:rPr>
                <w:rStyle w:val="Hyperlink"/>
                <w:noProof/>
              </w:rPr>
              <w:fldChar w:fldCharType="end"/>
            </w:r>
          </w:ins>
        </w:p>
        <w:p w14:paraId="3407885B" w14:textId="6E217B1F" w:rsidR="00F9196F" w:rsidRDefault="00F9196F">
          <w:pPr>
            <w:pStyle w:val="TOC2"/>
            <w:tabs>
              <w:tab w:val="right" w:leader="dot" w:pos="9350"/>
            </w:tabs>
            <w:rPr>
              <w:ins w:id="243" w:author="David Conklin" w:date="2021-07-09T08:35:00Z"/>
              <w:rFonts w:eastAsiaTheme="minorEastAsia"/>
              <w:noProof/>
            </w:rPr>
          </w:pPr>
          <w:ins w:id="24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"_Toc76712229"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Data changes for better representation of wetlands</w:t>
            </w:r>
            <w:r>
              <w:rPr>
                <w:noProof/>
                <w:webHidden/>
              </w:rPr>
              <w:tab/>
            </w:r>
            <w:r>
              <w:rPr>
                <w:noProof/>
                <w:webHidden/>
              </w:rPr>
              <w:fldChar w:fldCharType="begin"/>
            </w:r>
            <w:r>
              <w:rPr>
                <w:noProof/>
                <w:webHidden/>
              </w:rPr>
              <w:instrText xml:space="preserve"> PAGEREF _Toc76712229 \h </w:instrText>
            </w:r>
            <w:r>
              <w:rPr>
                <w:noProof/>
                <w:webHidden/>
              </w:rPr>
            </w:r>
          </w:ins>
          <w:r>
            <w:rPr>
              <w:noProof/>
              <w:webHidden/>
            </w:rPr>
            <w:fldChar w:fldCharType="separate"/>
          </w:r>
          <w:ins w:id="245" w:author="David Conklin" w:date="2021-07-09T08:35:00Z">
            <w:r>
              <w:rPr>
                <w:noProof/>
                <w:webHidden/>
              </w:rPr>
              <w:t>56</w:t>
            </w:r>
            <w:r>
              <w:rPr>
                <w:noProof/>
                <w:webHidden/>
              </w:rPr>
              <w:fldChar w:fldCharType="end"/>
            </w:r>
            <w:r w:rsidRPr="00DE7DB8">
              <w:rPr>
                <w:rStyle w:val="Hyperlink"/>
                <w:noProof/>
              </w:rPr>
              <w:fldChar w:fldCharType="end"/>
            </w:r>
          </w:ins>
        </w:p>
        <w:p w14:paraId="2006E5CD" w14:textId="60357377" w:rsidR="00F9196F" w:rsidRDefault="00F9196F">
          <w:pPr>
            <w:pStyle w:val="TOC2"/>
            <w:tabs>
              <w:tab w:val="right" w:leader="dot" w:pos="9350"/>
            </w:tabs>
            <w:rPr>
              <w:ins w:id="246" w:author="David Conklin" w:date="2021-07-09T08:35:00Z"/>
              <w:rFonts w:eastAsiaTheme="minorEastAsia"/>
              <w:noProof/>
            </w:rPr>
          </w:pPr>
          <w:ins w:id="24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Projection, Calendar, and Units</w:t>
            </w:r>
            <w:r>
              <w:rPr>
                <w:noProof/>
                <w:webHidden/>
              </w:rPr>
              <w:tab/>
            </w:r>
            <w:r>
              <w:rPr>
                <w:noProof/>
                <w:webHidden/>
              </w:rPr>
              <w:fldChar w:fldCharType="begin"/>
            </w:r>
            <w:r>
              <w:rPr>
                <w:noProof/>
                <w:webHidden/>
              </w:rPr>
              <w:instrText xml:space="preserve"> PAGEREF _Toc76712230 \h </w:instrText>
            </w:r>
            <w:r>
              <w:rPr>
                <w:noProof/>
                <w:webHidden/>
              </w:rPr>
            </w:r>
          </w:ins>
          <w:r>
            <w:rPr>
              <w:noProof/>
              <w:webHidden/>
            </w:rPr>
            <w:fldChar w:fldCharType="separate"/>
          </w:r>
          <w:ins w:id="248" w:author="David Conklin" w:date="2021-07-09T08:35:00Z">
            <w:r>
              <w:rPr>
                <w:noProof/>
                <w:webHidden/>
              </w:rPr>
              <w:t>57</w:t>
            </w:r>
            <w:r>
              <w:rPr>
                <w:noProof/>
                <w:webHidden/>
              </w:rPr>
              <w:fldChar w:fldCharType="end"/>
            </w:r>
            <w:r w:rsidRPr="00DE7DB8">
              <w:rPr>
                <w:rStyle w:val="Hyperlink"/>
                <w:noProof/>
              </w:rPr>
              <w:fldChar w:fldCharType="end"/>
            </w:r>
          </w:ins>
        </w:p>
        <w:p w14:paraId="43AA9BAD" w14:textId="613867CA" w:rsidR="00F9196F" w:rsidRDefault="00F9196F">
          <w:pPr>
            <w:pStyle w:val="TOC2"/>
            <w:tabs>
              <w:tab w:val="right" w:leader="dot" w:pos="9350"/>
            </w:tabs>
            <w:rPr>
              <w:ins w:id="249" w:author="David Conklin" w:date="2021-07-09T08:35:00Z"/>
              <w:rFonts w:eastAsiaTheme="minorEastAsia"/>
              <w:noProof/>
            </w:rPr>
          </w:pPr>
          <w:ins w:id="25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Simulation of changes in wetlands over time</w:t>
            </w:r>
            <w:r>
              <w:rPr>
                <w:noProof/>
                <w:webHidden/>
              </w:rPr>
              <w:tab/>
            </w:r>
            <w:r>
              <w:rPr>
                <w:noProof/>
                <w:webHidden/>
              </w:rPr>
              <w:fldChar w:fldCharType="begin"/>
            </w:r>
            <w:r>
              <w:rPr>
                <w:noProof/>
                <w:webHidden/>
              </w:rPr>
              <w:instrText xml:space="preserve"> PAGEREF _Toc76712231 \h </w:instrText>
            </w:r>
            <w:r>
              <w:rPr>
                <w:noProof/>
                <w:webHidden/>
              </w:rPr>
            </w:r>
          </w:ins>
          <w:r>
            <w:rPr>
              <w:noProof/>
              <w:webHidden/>
            </w:rPr>
            <w:fldChar w:fldCharType="separate"/>
          </w:r>
          <w:ins w:id="251" w:author="David Conklin" w:date="2021-07-09T08:35:00Z">
            <w:r>
              <w:rPr>
                <w:noProof/>
                <w:webHidden/>
              </w:rPr>
              <w:t>57</w:t>
            </w:r>
            <w:r>
              <w:rPr>
                <w:noProof/>
                <w:webHidden/>
              </w:rPr>
              <w:fldChar w:fldCharType="end"/>
            </w:r>
            <w:r w:rsidRPr="00DE7DB8">
              <w:rPr>
                <w:rStyle w:val="Hyperlink"/>
                <w:noProof/>
              </w:rPr>
              <w:fldChar w:fldCharType="end"/>
            </w:r>
          </w:ins>
        </w:p>
        <w:p w14:paraId="03230A27" w14:textId="575316F9" w:rsidR="00F9196F" w:rsidRDefault="00F9196F">
          <w:pPr>
            <w:pStyle w:val="TOC2"/>
            <w:tabs>
              <w:tab w:val="right" w:leader="dot" w:pos="9350"/>
            </w:tabs>
            <w:rPr>
              <w:ins w:id="252" w:author="David Conklin" w:date="2021-07-09T08:35:00Z"/>
              <w:rFonts w:eastAsiaTheme="minorEastAsia"/>
              <w:noProof/>
            </w:rPr>
          </w:pPr>
          <w:ins w:id="25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How wetlands are represented in the model</w:t>
            </w:r>
            <w:r>
              <w:rPr>
                <w:noProof/>
                <w:webHidden/>
              </w:rPr>
              <w:tab/>
            </w:r>
            <w:r>
              <w:rPr>
                <w:noProof/>
                <w:webHidden/>
              </w:rPr>
              <w:fldChar w:fldCharType="begin"/>
            </w:r>
            <w:r>
              <w:rPr>
                <w:noProof/>
                <w:webHidden/>
              </w:rPr>
              <w:instrText xml:space="preserve"> PAGEREF _Toc76712232 \h </w:instrText>
            </w:r>
            <w:r>
              <w:rPr>
                <w:noProof/>
                <w:webHidden/>
              </w:rPr>
            </w:r>
          </w:ins>
          <w:r>
            <w:rPr>
              <w:noProof/>
              <w:webHidden/>
            </w:rPr>
            <w:fldChar w:fldCharType="separate"/>
          </w:r>
          <w:ins w:id="254" w:author="David Conklin" w:date="2021-07-09T08:35:00Z">
            <w:r>
              <w:rPr>
                <w:noProof/>
                <w:webHidden/>
              </w:rPr>
              <w:t>57</w:t>
            </w:r>
            <w:r>
              <w:rPr>
                <w:noProof/>
                <w:webHidden/>
              </w:rPr>
              <w:fldChar w:fldCharType="end"/>
            </w:r>
            <w:r w:rsidRPr="00DE7DB8">
              <w:rPr>
                <w:rStyle w:val="Hyperlink"/>
                <w:noProof/>
              </w:rPr>
              <w:fldChar w:fldCharType="end"/>
            </w:r>
          </w:ins>
        </w:p>
        <w:p w14:paraId="72492686" w14:textId="0B16A05D" w:rsidR="00F9196F" w:rsidRDefault="00F9196F">
          <w:pPr>
            <w:pStyle w:val="TOC2"/>
            <w:tabs>
              <w:tab w:val="right" w:leader="dot" w:pos="9350"/>
            </w:tabs>
            <w:rPr>
              <w:ins w:id="255" w:author="David Conklin" w:date="2021-07-09T08:35:00Z"/>
              <w:rFonts w:eastAsiaTheme="minorEastAsia"/>
              <w:noProof/>
            </w:rPr>
          </w:pPr>
          <w:ins w:id="25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Wetland class and Wetland objects in the C++ code</w:t>
            </w:r>
            <w:r>
              <w:rPr>
                <w:noProof/>
                <w:webHidden/>
              </w:rPr>
              <w:tab/>
            </w:r>
            <w:r>
              <w:rPr>
                <w:noProof/>
                <w:webHidden/>
              </w:rPr>
              <w:fldChar w:fldCharType="begin"/>
            </w:r>
            <w:r>
              <w:rPr>
                <w:noProof/>
                <w:webHidden/>
              </w:rPr>
              <w:instrText xml:space="preserve"> PAGEREF _Toc76712233 \h </w:instrText>
            </w:r>
            <w:r>
              <w:rPr>
                <w:noProof/>
                <w:webHidden/>
              </w:rPr>
            </w:r>
          </w:ins>
          <w:r>
            <w:rPr>
              <w:noProof/>
              <w:webHidden/>
            </w:rPr>
            <w:fldChar w:fldCharType="separate"/>
          </w:r>
          <w:ins w:id="257" w:author="David Conklin" w:date="2021-07-09T08:35:00Z">
            <w:r>
              <w:rPr>
                <w:noProof/>
                <w:webHidden/>
              </w:rPr>
              <w:t>59</w:t>
            </w:r>
            <w:r>
              <w:rPr>
                <w:noProof/>
                <w:webHidden/>
              </w:rPr>
              <w:fldChar w:fldCharType="end"/>
            </w:r>
            <w:r w:rsidRPr="00DE7DB8">
              <w:rPr>
                <w:rStyle w:val="Hyperlink"/>
                <w:noProof/>
              </w:rPr>
              <w:fldChar w:fldCharType="end"/>
            </w:r>
          </w:ins>
        </w:p>
        <w:p w14:paraId="7B57D0E6" w14:textId="592DAA1A" w:rsidR="00F9196F" w:rsidRDefault="00F9196F">
          <w:pPr>
            <w:pStyle w:val="TOC2"/>
            <w:tabs>
              <w:tab w:val="right" w:leader="dot" w:pos="9350"/>
            </w:tabs>
            <w:rPr>
              <w:ins w:id="258" w:author="David Conklin" w:date="2021-07-09T08:35:00Z"/>
              <w:rFonts w:eastAsiaTheme="minorEastAsia"/>
              <w:noProof/>
            </w:rPr>
          </w:pPr>
          <w:ins w:id="25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Attributes of interest in the wetlands study</w:t>
            </w:r>
            <w:r>
              <w:rPr>
                <w:noProof/>
                <w:webHidden/>
              </w:rPr>
              <w:tab/>
            </w:r>
            <w:r>
              <w:rPr>
                <w:noProof/>
                <w:webHidden/>
              </w:rPr>
              <w:fldChar w:fldCharType="begin"/>
            </w:r>
            <w:r>
              <w:rPr>
                <w:noProof/>
                <w:webHidden/>
              </w:rPr>
              <w:instrText xml:space="preserve"> PAGEREF _Toc76712234 \h </w:instrText>
            </w:r>
            <w:r>
              <w:rPr>
                <w:noProof/>
                <w:webHidden/>
              </w:rPr>
            </w:r>
          </w:ins>
          <w:r>
            <w:rPr>
              <w:noProof/>
              <w:webHidden/>
            </w:rPr>
            <w:fldChar w:fldCharType="separate"/>
          </w:r>
          <w:ins w:id="260" w:author="David Conklin" w:date="2021-07-09T08:35:00Z">
            <w:r>
              <w:rPr>
                <w:noProof/>
                <w:webHidden/>
              </w:rPr>
              <w:t>59</w:t>
            </w:r>
            <w:r>
              <w:rPr>
                <w:noProof/>
                <w:webHidden/>
              </w:rPr>
              <w:fldChar w:fldCharType="end"/>
            </w:r>
            <w:r w:rsidRPr="00DE7DB8">
              <w:rPr>
                <w:rStyle w:val="Hyperlink"/>
                <w:noProof/>
              </w:rPr>
              <w:fldChar w:fldCharType="end"/>
            </w:r>
          </w:ins>
        </w:p>
        <w:p w14:paraId="72F5FFD0" w14:textId="5650F57E" w:rsidR="00F9196F" w:rsidRDefault="00F9196F">
          <w:pPr>
            <w:pStyle w:val="TOC2"/>
            <w:tabs>
              <w:tab w:val="right" w:leader="dot" w:pos="9350"/>
            </w:tabs>
            <w:rPr>
              <w:ins w:id="261" w:author="David Conklin" w:date="2021-07-09T08:35:00Z"/>
              <w:rFonts w:eastAsiaTheme="minorEastAsia"/>
              <w:noProof/>
            </w:rPr>
          </w:pPr>
          <w:ins w:id="26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 WETNESS attribute</w:t>
            </w:r>
            <w:r>
              <w:rPr>
                <w:noProof/>
                <w:webHidden/>
              </w:rPr>
              <w:tab/>
            </w:r>
            <w:r>
              <w:rPr>
                <w:noProof/>
                <w:webHidden/>
              </w:rPr>
              <w:fldChar w:fldCharType="begin"/>
            </w:r>
            <w:r>
              <w:rPr>
                <w:noProof/>
                <w:webHidden/>
              </w:rPr>
              <w:instrText xml:space="preserve"> PAGEREF _Toc76712235 \h </w:instrText>
            </w:r>
            <w:r>
              <w:rPr>
                <w:noProof/>
                <w:webHidden/>
              </w:rPr>
            </w:r>
          </w:ins>
          <w:r>
            <w:rPr>
              <w:noProof/>
              <w:webHidden/>
            </w:rPr>
            <w:fldChar w:fldCharType="separate"/>
          </w:r>
          <w:ins w:id="263" w:author="David Conklin" w:date="2021-07-09T08:35:00Z">
            <w:r>
              <w:rPr>
                <w:noProof/>
                <w:webHidden/>
              </w:rPr>
              <w:t>59</w:t>
            </w:r>
            <w:r>
              <w:rPr>
                <w:noProof/>
                <w:webHidden/>
              </w:rPr>
              <w:fldChar w:fldCharType="end"/>
            </w:r>
            <w:r w:rsidRPr="00DE7DB8">
              <w:rPr>
                <w:rStyle w:val="Hyperlink"/>
                <w:noProof/>
              </w:rPr>
              <w:fldChar w:fldCharType="end"/>
            </w:r>
          </w:ins>
        </w:p>
        <w:p w14:paraId="6263BCEE" w14:textId="14D08314" w:rsidR="00F9196F" w:rsidRDefault="00F9196F">
          <w:pPr>
            <w:pStyle w:val="TOC2"/>
            <w:tabs>
              <w:tab w:val="right" w:leader="dot" w:pos="9350"/>
            </w:tabs>
            <w:rPr>
              <w:ins w:id="264" w:author="David Conklin" w:date="2021-07-09T08:35:00Z"/>
              <w:rFonts w:eastAsiaTheme="minorEastAsia"/>
              <w:noProof/>
            </w:rPr>
          </w:pPr>
          <w:ins w:id="26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_Toc76712236 \h </w:instrText>
            </w:r>
            <w:r>
              <w:rPr>
                <w:noProof/>
                <w:webHidden/>
              </w:rPr>
            </w:r>
          </w:ins>
          <w:r>
            <w:rPr>
              <w:noProof/>
              <w:webHidden/>
            </w:rPr>
            <w:fldChar w:fldCharType="separate"/>
          </w:r>
          <w:ins w:id="266" w:author="David Conklin" w:date="2021-07-09T08:35:00Z">
            <w:r>
              <w:rPr>
                <w:noProof/>
                <w:webHidden/>
              </w:rPr>
              <w:t>60</w:t>
            </w:r>
            <w:r>
              <w:rPr>
                <w:noProof/>
                <w:webHidden/>
              </w:rPr>
              <w:fldChar w:fldCharType="end"/>
            </w:r>
            <w:r w:rsidRPr="00DE7DB8">
              <w:rPr>
                <w:rStyle w:val="Hyperlink"/>
                <w:noProof/>
              </w:rPr>
              <w:fldChar w:fldCharType="end"/>
            </w:r>
          </w:ins>
        </w:p>
        <w:p w14:paraId="2753E5BB" w14:textId="59C8B7FE" w:rsidR="00F9196F" w:rsidRDefault="00F9196F">
          <w:pPr>
            <w:pStyle w:val="TOC3"/>
            <w:tabs>
              <w:tab w:val="right" w:leader="dot" w:pos="9350"/>
            </w:tabs>
            <w:rPr>
              <w:ins w:id="267" w:author="David Conklin" w:date="2021-07-09T08:35:00Z"/>
              <w:rFonts w:eastAsiaTheme="minorEastAsia"/>
              <w:noProof/>
            </w:rPr>
          </w:pPr>
          <w:ins w:id="268"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Wetland IDU parameters</w:t>
            </w:r>
            <w:r>
              <w:rPr>
                <w:noProof/>
                <w:webHidden/>
              </w:rPr>
              <w:tab/>
            </w:r>
            <w:r>
              <w:rPr>
                <w:noProof/>
                <w:webHidden/>
              </w:rPr>
              <w:fldChar w:fldCharType="begin"/>
            </w:r>
            <w:r>
              <w:rPr>
                <w:noProof/>
                <w:webHidden/>
              </w:rPr>
              <w:instrText xml:space="preserve"> PAGEREF _Toc76712237 \h </w:instrText>
            </w:r>
            <w:r>
              <w:rPr>
                <w:noProof/>
                <w:webHidden/>
              </w:rPr>
            </w:r>
          </w:ins>
          <w:r>
            <w:rPr>
              <w:noProof/>
              <w:webHidden/>
            </w:rPr>
            <w:fldChar w:fldCharType="separate"/>
          </w:r>
          <w:ins w:id="269" w:author="David Conklin" w:date="2021-07-09T08:35:00Z">
            <w:r>
              <w:rPr>
                <w:noProof/>
                <w:webHidden/>
              </w:rPr>
              <w:t>60</w:t>
            </w:r>
            <w:r>
              <w:rPr>
                <w:noProof/>
                <w:webHidden/>
              </w:rPr>
              <w:fldChar w:fldCharType="end"/>
            </w:r>
            <w:r w:rsidRPr="00DE7DB8">
              <w:rPr>
                <w:rStyle w:val="Hyperlink"/>
                <w:noProof/>
              </w:rPr>
              <w:fldChar w:fldCharType="end"/>
            </w:r>
          </w:ins>
        </w:p>
        <w:p w14:paraId="58A106A8" w14:textId="1EC78224" w:rsidR="00F9196F" w:rsidRDefault="00F9196F">
          <w:pPr>
            <w:pStyle w:val="TOC3"/>
            <w:tabs>
              <w:tab w:val="right" w:leader="dot" w:pos="9350"/>
            </w:tabs>
            <w:rPr>
              <w:ins w:id="270" w:author="David Conklin" w:date="2021-07-09T08:35:00Z"/>
              <w:rFonts w:eastAsiaTheme="minorEastAsia"/>
              <w:noProof/>
            </w:rPr>
          </w:pPr>
          <w:ins w:id="27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Reach parameters</w:t>
            </w:r>
            <w:r>
              <w:rPr>
                <w:noProof/>
                <w:webHidden/>
              </w:rPr>
              <w:tab/>
            </w:r>
            <w:r>
              <w:rPr>
                <w:noProof/>
                <w:webHidden/>
              </w:rPr>
              <w:fldChar w:fldCharType="begin"/>
            </w:r>
            <w:r>
              <w:rPr>
                <w:noProof/>
                <w:webHidden/>
              </w:rPr>
              <w:instrText xml:space="preserve"> PAGEREF _Toc76712238 \h </w:instrText>
            </w:r>
            <w:r>
              <w:rPr>
                <w:noProof/>
                <w:webHidden/>
              </w:rPr>
            </w:r>
          </w:ins>
          <w:r>
            <w:rPr>
              <w:noProof/>
              <w:webHidden/>
            </w:rPr>
            <w:fldChar w:fldCharType="separate"/>
          </w:r>
          <w:ins w:id="272" w:author="David Conklin" w:date="2021-07-09T08:35:00Z">
            <w:r>
              <w:rPr>
                <w:noProof/>
                <w:webHidden/>
              </w:rPr>
              <w:t>60</w:t>
            </w:r>
            <w:r>
              <w:rPr>
                <w:noProof/>
                <w:webHidden/>
              </w:rPr>
              <w:fldChar w:fldCharType="end"/>
            </w:r>
            <w:r w:rsidRPr="00DE7DB8">
              <w:rPr>
                <w:rStyle w:val="Hyperlink"/>
                <w:noProof/>
              </w:rPr>
              <w:fldChar w:fldCharType="end"/>
            </w:r>
          </w:ins>
        </w:p>
        <w:p w14:paraId="34893F10" w14:textId="223BC6EC" w:rsidR="00F9196F" w:rsidRDefault="00F9196F">
          <w:pPr>
            <w:pStyle w:val="TOC2"/>
            <w:tabs>
              <w:tab w:val="right" w:leader="dot" w:pos="9350"/>
            </w:tabs>
            <w:rPr>
              <w:ins w:id="273" w:author="David Conklin" w:date="2021-07-09T08:35:00Z"/>
              <w:rFonts w:eastAsiaTheme="minorEastAsia"/>
              <w:noProof/>
            </w:rPr>
          </w:pPr>
          <w:ins w:id="27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"_Toc76712239"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_Toc76712239 \h </w:instrText>
            </w:r>
            <w:r>
              <w:rPr>
                <w:noProof/>
                <w:webHidden/>
              </w:rPr>
            </w:r>
          </w:ins>
          <w:r>
            <w:rPr>
              <w:noProof/>
              <w:webHidden/>
            </w:rPr>
            <w:fldChar w:fldCharType="separate"/>
          </w:r>
          <w:ins w:id="275" w:author="David Conklin" w:date="2021-07-09T08:35:00Z">
            <w:r>
              <w:rPr>
                <w:noProof/>
                <w:webHidden/>
              </w:rPr>
              <w:t>61</w:t>
            </w:r>
            <w:r>
              <w:rPr>
                <w:noProof/>
                <w:webHidden/>
              </w:rPr>
              <w:fldChar w:fldCharType="end"/>
            </w:r>
            <w:r w:rsidRPr="00DE7DB8">
              <w:rPr>
                <w:rStyle w:val="Hyperlink"/>
                <w:noProof/>
              </w:rPr>
              <w:fldChar w:fldCharType="end"/>
            </w:r>
          </w:ins>
        </w:p>
        <w:p w14:paraId="10450F19" w14:textId="63B4FA18" w:rsidR="00F9196F" w:rsidRDefault="00F9196F">
          <w:pPr>
            <w:pStyle w:val="TOC2"/>
            <w:tabs>
              <w:tab w:val="right" w:leader="dot" w:pos="9350"/>
            </w:tabs>
            <w:rPr>
              <w:ins w:id="276" w:author="David Conklin" w:date="2021-07-09T08:35:00Z"/>
              <w:rFonts w:eastAsiaTheme="minorEastAsia"/>
              <w:noProof/>
            </w:rPr>
          </w:pPr>
          <w:ins w:id="27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Standing water temperature</w:t>
            </w:r>
            <w:r>
              <w:rPr>
                <w:noProof/>
                <w:webHidden/>
              </w:rPr>
              <w:tab/>
            </w:r>
            <w:r>
              <w:rPr>
                <w:noProof/>
                <w:webHidden/>
              </w:rPr>
              <w:fldChar w:fldCharType="begin"/>
            </w:r>
            <w:r>
              <w:rPr>
                <w:noProof/>
                <w:webHidden/>
              </w:rPr>
              <w:instrText xml:space="preserve"> PAGEREF _Toc76712240 \h </w:instrText>
            </w:r>
            <w:r>
              <w:rPr>
                <w:noProof/>
                <w:webHidden/>
              </w:rPr>
            </w:r>
          </w:ins>
          <w:r>
            <w:rPr>
              <w:noProof/>
              <w:webHidden/>
            </w:rPr>
            <w:fldChar w:fldCharType="separate"/>
          </w:r>
          <w:ins w:id="278" w:author="David Conklin" w:date="2021-07-09T08:35:00Z">
            <w:r>
              <w:rPr>
                <w:noProof/>
                <w:webHidden/>
              </w:rPr>
              <w:t>63</w:t>
            </w:r>
            <w:r>
              <w:rPr>
                <w:noProof/>
                <w:webHidden/>
              </w:rPr>
              <w:fldChar w:fldCharType="end"/>
            </w:r>
            <w:r w:rsidRPr="00DE7DB8">
              <w:rPr>
                <w:rStyle w:val="Hyperlink"/>
                <w:noProof/>
              </w:rPr>
              <w:fldChar w:fldCharType="end"/>
            </w:r>
          </w:ins>
        </w:p>
        <w:p w14:paraId="4460F418" w14:textId="1B81054B" w:rsidR="00F9196F" w:rsidRDefault="00F9196F">
          <w:pPr>
            <w:pStyle w:val="TOC2"/>
            <w:tabs>
              <w:tab w:val="right" w:leader="dot" w:pos="9350"/>
            </w:tabs>
            <w:rPr>
              <w:ins w:id="279" w:author="David Conklin" w:date="2021-07-09T08:35:00Z"/>
              <w:rFonts w:eastAsiaTheme="minorEastAsia"/>
              <w:noProof/>
            </w:rPr>
          </w:pPr>
          <w:ins w:id="28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Evapotranspiration from wetlands</w:t>
            </w:r>
            <w:r>
              <w:rPr>
                <w:noProof/>
                <w:webHidden/>
              </w:rPr>
              <w:tab/>
            </w:r>
            <w:r>
              <w:rPr>
                <w:noProof/>
                <w:webHidden/>
              </w:rPr>
              <w:fldChar w:fldCharType="begin"/>
            </w:r>
            <w:r>
              <w:rPr>
                <w:noProof/>
                <w:webHidden/>
              </w:rPr>
              <w:instrText xml:space="preserve"> PAGEREF _Toc76712241 \h </w:instrText>
            </w:r>
            <w:r>
              <w:rPr>
                <w:noProof/>
                <w:webHidden/>
              </w:rPr>
            </w:r>
          </w:ins>
          <w:r>
            <w:rPr>
              <w:noProof/>
              <w:webHidden/>
            </w:rPr>
            <w:fldChar w:fldCharType="separate"/>
          </w:r>
          <w:ins w:id="281" w:author="David Conklin" w:date="2021-07-09T08:35:00Z">
            <w:r>
              <w:rPr>
                <w:noProof/>
                <w:webHidden/>
              </w:rPr>
              <w:t>63</w:t>
            </w:r>
            <w:r>
              <w:rPr>
                <w:noProof/>
                <w:webHidden/>
              </w:rPr>
              <w:fldChar w:fldCharType="end"/>
            </w:r>
            <w:r w:rsidRPr="00DE7DB8">
              <w:rPr>
                <w:rStyle w:val="Hyperlink"/>
                <w:noProof/>
              </w:rPr>
              <w:fldChar w:fldCharType="end"/>
            </w:r>
          </w:ins>
        </w:p>
        <w:p w14:paraId="56811788" w14:textId="2963B4E1" w:rsidR="00F9196F" w:rsidRDefault="00F9196F">
          <w:pPr>
            <w:pStyle w:val="TOC2"/>
            <w:tabs>
              <w:tab w:val="right" w:leader="dot" w:pos="9350"/>
            </w:tabs>
            <w:rPr>
              <w:ins w:id="282" w:author="David Conklin" w:date="2021-07-09T08:35:00Z"/>
              <w:rFonts w:eastAsiaTheme="minorEastAsia"/>
              <w:noProof/>
            </w:rPr>
          </w:pPr>
          <w:ins w:id="28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Loss (or gain) of wetlands</w:t>
            </w:r>
            <w:r>
              <w:rPr>
                <w:noProof/>
                <w:webHidden/>
              </w:rPr>
              <w:tab/>
            </w:r>
            <w:r>
              <w:rPr>
                <w:noProof/>
                <w:webHidden/>
              </w:rPr>
              <w:fldChar w:fldCharType="begin"/>
            </w:r>
            <w:r>
              <w:rPr>
                <w:noProof/>
                <w:webHidden/>
              </w:rPr>
              <w:instrText xml:space="preserve"> PAGEREF _Toc76712242 \h </w:instrText>
            </w:r>
            <w:r>
              <w:rPr>
                <w:noProof/>
                <w:webHidden/>
              </w:rPr>
            </w:r>
          </w:ins>
          <w:r>
            <w:rPr>
              <w:noProof/>
              <w:webHidden/>
            </w:rPr>
            <w:fldChar w:fldCharType="separate"/>
          </w:r>
          <w:ins w:id="284" w:author="David Conklin" w:date="2021-07-09T08:35:00Z">
            <w:r>
              <w:rPr>
                <w:noProof/>
                <w:webHidden/>
              </w:rPr>
              <w:t>63</w:t>
            </w:r>
            <w:r>
              <w:rPr>
                <w:noProof/>
                <w:webHidden/>
              </w:rPr>
              <w:fldChar w:fldCharType="end"/>
            </w:r>
            <w:r w:rsidRPr="00DE7DB8">
              <w:rPr>
                <w:rStyle w:val="Hyperlink"/>
                <w:noProof/>
              </w:rPr>
              <w:fldChar w:fldCharType="end"/>
            </w:r>
          </w:ins>
        </w:p>
        <w:p w14:paraId="31709BF1" w14:textId="7CC5027C" w:rsidR="00F9196F" w:rsidRDefault="00F9196F">
          <w:pPr>
            <w:pStyle w:val="TOC2"/>
            <w:tabs>
              <w:tab w:val="right" w:leader="dot" w:pos="9350"/>
            </w:tabs>
            <w:rPr>
              <w:ins w:id="285" w:author="David Conklin" w:date="2021-07-09T08:35:00Z"/>
              <w:rFonts w:eastAsiaTheme="minorEastAsia"/>
              <w:noProof/>
            </w:rPr>
          </w:pPr>
          <w:ins w:id="28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Reality check</w:t>
            </w:r>
            <w:r>
              <w:rPr>
                <w:noProof/>
                <w:webHidden/>
              </w:rPr>
              <w:tab/>
            </w:r>
            <w:r>
              <w:rPr>
                <w:noProof/>
                <w:webHidden/>
              </w:rPr>
              <w:fldChar w:fldCharType="begin"/>
            </w:r>
            <w:r>
              <w:rPr>
                <w:noProof/>
                <w:webHidden/>
              </w:rPr>
              <w:instrText xml:space="preserve"> PAGEREF _Toc76712243 \h </w:instrText>
            </w:r>
            <w:r>
              <w:rPr>
                <w:noProof/>
                <w:webHidden/>
              </w:rPr>
            </w:r>
          </w:ins>
          <w:r>
            <w:rPr>
              <w:noProof/>
              <w:webHidden/>
            </w:rPr>
            <w:fldChar w:fldCharType="separate"/>
          </w:r>
          <w:ins w:id="287" w:author="David Conklin" w:date="2021-07-09T08:35:00Z">
            <w:r>
              <w:rPr>
                <w:noProof/>
                <w:webHidden/>
              </w:rPr>
              <w:t>63</w:t>
            </w:r>
            <w:r>
              <w:rPr>
                <w:noProof/>
                <w:webHidden/>
              </w:rPr>
              <w:fldChar w:fldCharType="end"/>
            </w:r>
            <w:r w:rsidRPr="00DE7DB8">
              <w:rPr>
                <w:rStyle w:val="Hyperlink"/>
                <w:noProof/>
              </w:rPr>
              <w:fldChar w:fldCharType="end"/>
            </w:r>
          </w:ins>
        </w:p>
        <w:p w14:paraId="481B36BB" w14:textId="0F7973DE" w:rsidR="00F9196F" w:rsidRDefault="00F9196F">
          <w:pPr>
            <w:pStyle w:val="TOC2"/>
            <w:tabs>
              <w:tab w:val="right" w:leader="dot" w:pos="9350"/>
            </w:tabs>
            <w:rPr>
              <w:ins w:id="288" w:author="David Conklin" w:date="2021-07-09T08:35:00Z"/>
              <w:rFonts w:eastAsiaTheme="minorEastAsia"/>
              <w:noProof/>
            </w:rPr>
          </w:pPr>
          <w:ins w:id="28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High Cascades Springs</w:t>
            </w:r>
            <w:r>
              <w:rPr>
                <w:noProof/>
                <w:webHidden/>
              </w:rPr>
              <w:tab/>
            </w:r>
            <w:r>
              <w:rPr>
                <w:noProof/>
                <w:webHidden/>
              </w:rPr>
              <w:fldChar w:fldCharType="begin"/>
            </w:r>
            <w:r>
              <w:rPr>
                <w:noProof/>
                <w:webHidden/>
              </w:rPr>
              <w:instrText xml:space="preserve"> PAGEREF _Toc76712244 \h </w:instrText>
            </w:r>
            <w:r>
              <w:rPr>
                <w:noProof/>
                <w:webHidden/>
              </w:rPr>
            </w:r>
          </w:ins>
          <w:r>
            <w:rPr>
              <w:noProof/>
              <w:webHidden/>
            </w:rPr>
            <w:fldChar w:fldCharType="separate"/>
          </w:r>
          <w:ins w:id="290" w:author="David Conklin" w:date="2021-07-09T08:35:00Z">
            <w:r>
              <w:rPr>
                <w:noProof/>
                <w:webHidden/>
              </w:rPr>
              <w:t>65</w:t>
            </w:r>
            <w:r>
              <w:rPr>
                <w:noProof/>
                <w:webHidden/>
              </w:rPr>
              <w:fldChar w:fldCharType="end"/>
            </w:r>
            <w:r w:rsidRPr="00DE7DB8">
              <w:rPr>
                <w:rStyle w:val="Hyperlink"/>
                <w:noProof/>
              </w:rPr>
              <w:fldChar w:fldCharType="end"/>
            </w:r>
          </w:ins>
        </w:p>
        <w:p w14:paraId="570F7707" w14:textId="762F438A" w:rsidR="00F9196F" w:rsidRDefault="00F9196F">
          <w:pPr>
            <w:pStyle w:val="TOC2"/>
            <w:tabs>
              <w:tab w:val="right" w:leader="dot" w:pos="9350"/>
            </w:tabs>
            <w:rPr>
              <w:ins w:id="291" w:author="David Conklin" w:date="2021-07-09T08:35:00Z"/>
              <w:rFonts w:eastAsiaTheme="minorEastAsia"/>
              <w:noProof/>
            </w:rPr>
          </w:pPr>
          <w:ins w:id="292"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"_Toc76712245"</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Calibration and simulation skill</w:t>
            </w:r>
            <w:r>
              <w:rPr>
                <w:noProof/>
                <w:webHidden/>
              </w:rPr>
              <w:tab/>
            </w:r>
            <w:r>
              <w:rPr>
                <w:noProof/>
                <w:webHidden/>
              </w:rPr>
              <w:fldChar w:fldCharType="begin"/>
            </w:r>
            <w:r>
              <w:rPr>
                <w:noProof/>
                <w:webHidden/>
              </w:rPr>
              <w:instrText xml:space="preserve"> PAGEREF _Toc76712245 \h </w:instrText>
            </w:r>
            <w:r>
              <w:rPr>
                <w:noProof/>
                <w:webHidden/>
              </w:rPr>
            </w:r>
          </w:ins>
          <w:r>
            <w:rPr>
              <w:noProof/>
              <w:webHidden/>
            </w:rPr>
            <w:fldChar w:fldCharType="separate"/>
          </w:r>
          <w:ins w:id="293" w:author="David Conklin" w:date="2021-07-09T08:35:00Z">
            <w:r>
              <w:rPr>
                <w:noProof/>
                <w:webHidden/>
              </w:rPr>
              <w:t>66</w:t>
            </w:r>
            <w:r>
              <w:rPr>
                <w:noProof/>
                <w:webHidden/>
              </w:rPr>
              <w:fldChar w:fldCharType="end"/>
            </w:r>
            <w:r w:rsidRPr="00DE7DB8">
              <w:rPr>
                <w:rStyle w:val="Hyperlink"/>
                <w:noProof/>
              </w:rPr>
              <w:fldChar w:fldCharType="end"/>
            </w:r>
          </w:ins>
        </w:p>
        <w:p w14:paraId="0756323F" w14:textId="40CD6EBB" w:rsidR="00F9196F" w:rsidRDefault="00F9196F">
          <w:pPr>
            <w:pStyle w:val="TOC2"/>
            <w:tabs>
              <w:tab w:val="right" w:leader="dot" w:pos="9350"/>
            </w:tabs>
            <w:rPr>
              <w:ins w:id="294" w:author="David Conklin" w:date="2021-07-09T08:35:00Z"/>
              <w:rFonts w:eastAsiaTheme="minorEastAsia"/>
              <w:noProof/>
            </w:rPr>
          </w:pPr>
          <w:ins w:id="295"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"_Toc76712246"</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_Toc76712246 \h </w:instrText>
            </w:r>
            <w:r>
              <w:rPr>
                <w:noProof/>
                <w:webHidden/>
              </w:rPr>
            </w:r>
          </w:ins>
          <w:r>
            <w:rPr>
              <w:noProof/>
              <w:webHidden/>
            </w:rPr>
            <w:fldChar w:fldCharType="separate"/>
          </w:r>
          <w:ins w:id="296" w:author="David Conklin" w:date="2021-07-09T08:35:00Z">
            <w:r>
              <w:rPr>
                <w:noProof/>
                <w:webHidden/>
              </w:rPr>
              <w:t>69</w:t>
            </w:r>
            <w:r>
              <w:rPr>
                <w:noProof/>
                <w:webHidden/>
              </w:rPr>
              <w:fldChar w:fldCharType="end"/>
            </w:r>
            <w:r w:rsidRPr="00DE7DB8">
              <w:rPr>
                <w:rStyle w:val="Hyperlink"/>
                <w:noProof/>
              </w:rPr>
              <w:fldChar w:fldCharType="end"/>
            </w:r>
          </w:ins>
        </w:p>
        <w:p w14:paraId="10D2412E" w14:textId="7DBB9883" w:rsidR="00F9196F" w:rsidRDefault="00F9196F">
          <w:pPr>
            <w:pStyle w:val="TOC2"/>
            <w:tabs>
              <w:tab w:val="right" w:leader="dot" w:pos="9350"/>
            </w:tabs>
            <w:rPr>
              <w:ins w:id="297" w:author="David Conklin" w:date="2021-07-09T08:35:00Z"/>
              <w:rFonts w:eastAsiaTheme="minorEastAsia"/>
              <w:noProof/>
            </w:rPr>
          </w:pPr>
          <w:ins w:id="298" w:author="David Conklin" w:date="2021-07-09T08:35:00Z">
            <w:r w:rsidRPr="00DE7DB8">
              <w:rPr>
                <w:rStyle w:val="Hyperlink"/>
                <w:noProof/>
              </w:rPr>
              <w:lastRenderedPageBreak/>
              <w:fldChar w:fldCharType="begin"/>
            </w:r>
            <w:r w:rsidRPr="00DE7DB8">
              <w:rPr>
                <w:rStyle w:val="Hyperlink"/>
                <w:noProof/>
              </w:rPr>
              <w:instrText xml:space="preserve"> </w:instrText>
            </w:r>
            <w:r>
              <w:rPr>
                <w:noProof/>
              </w:rPr>
              <w:instrText>HYPERLINK \l "_Toc76712247"</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_Toc76712247 \h </w:instrText>
            </w:r>
            <w:r>
              <w:rPr>
                <w:noProof/>
                <w:webHidden/>
              </w:rPr>
            </w:r>
          </w:ins>
          <w:r>
            <w:rPr>
              <w:noProof/>
              <w:webHidden/>
            </w:rPr>
            <w:fldChar w:fldCharType="separate"/>
          </w:r>
          <w:ins w:id="299" w:author="David Conklin" w:date="2021-07-09T08:35:00Z">
            <w:r>
              <w:rPr>
                <w:noProof/>
                <w:webHidden/>
              </w:rPr>
              <w:t>70</w:t>
            </w:r>
            <w:r>
              <w:rPr>
                <w:noProof/>
                <w:webHidden/>
              </w:rPr>
              <w:fldChar w:fldCharType="end"/>
            </w:r>
            <w:r w:rsidRPr="00DE7DB8">
              <w:rPr>
                <w:rStyle w:val="Hyperlink"/>
                <w:noProof/>
              </w:rPr>
              <w:fldChar w:fldCharType="end"/>
            </w:r>
          </w:ins>
        </w:p>
        <w:p w14:paraId="6D1B2E37" w14:textId="4C84E1DB" w:rsidR="00F9196F" w:rsidRDefault="00F9196F">
          <w:pPr>
            <w:pStyle w:val="TOC2"/>
            <w:tabs>
              <w:tab w:val="right" w:leader="dot" w:pos="9350"/>
            </w:tabs>
            <w:rPr>
              <w:ins w:id="300" w:author="David Conklin" w:date="2021-07-09T08:35:00Z"/>
              <w:rFonts w:eastAsiaTheme="minorEastAsia"/>
              <w:noProof/>
            </w:rPr>
          </w:pPr>
          <w:ins w:id="301"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"_Toc76712248"</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CW3M v. Shade-a-lator</w:t>
            </w:r>
            <w:r>
              <w:rPr>
                <w:noProof/>
                <w:webHidden/>
              </w:rPr>
              <w:tab/>
            </w:r>
            <w:r>
              <w:rPr>
                <w:noProof/>
                <w:webHidden/>
              </w:rPr>
              <w:fldChar w:fldCharType="begin"/>
            </w:r>
            <w:r>
              <w:rPr>
                <w:noProof/>
                <w:webHidden/>
              </w:rPr>
              <w:instrText xml:space="preserve"> PAGEREF _Toc76712248 \h </w:instrText>
            </w:r>
            <w:r>
              <w:rPr>
                <w:noProof/>
                <w:webHidden/>
              </w:rPr>
            </w:r>
          </w:ins>
          <w:r>
            <w:rPr>
              <w:noProof/>
              <w:webHidden/>
            </w:rPr>
            <w:fldChar w:fldCharType="separate"/>
          </w:r>
          <w:ins w:id="302" w:author="David Conklin" w:date="2021-07-09T08:35:00Z">
            <w:r>
              <w:rPr>
                <w:noProof/>
                <w:webHidden/>
              </w:rPr>
              <w:t>71</w:t>
            </w:r>
            <w:r>
              <w:rPr>
                <w:noProof/>
                <w:webHidden/>
              </w:rPr>
              <w:fldChar w:fldCharType="end"/>
            </w:r>
            <w:r w:rsidRPr="00DE7DB8">
              <w:rPr>
                <w:rStyle w:val="Hyperlink"/>
                <w:noProof/>
              </w:rPr>
              <w:fldChar w:fldCharType="end"/>
            </w:r>
          </w:ins>
        </w:p>
        <w:p w14:paraId="46C8F023" w14:textId="45079CF0" w:rsidR="00F9196F" w:rsidRDefault="00F9196F">
          <w:pPr>
            <w:pStyle w:val="TOC2"/>
            <w:tabs>
              <w:tab w:val="right" w:leader="dot" w:pos="9350"/>
            </w:tabs>
            <w:rPr>
              <w:ins w:id="303" w:author="David Conklin" w:date="2021-07-09T08:35:00Z"/>
              <w:rFonts w:eastAsiaTheme="minorEastAsia"/>
              <w:noProof/>
            </w:rPr>
          </w:pPr>
          <w:ins w:id="304"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"_Toc76712249"</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Comparison of CW3M results to Shade-a-lator results</w:t>
            </w:r>
            <w:r>
              <w:rPr>
                <w:noProof/>
                <w:webHidden/>
              </w:rPr>
              <w:tab/>
            </w:r>
            <w:r>
              <w:rPr>
                <w:noProof/>
                <w:webHidden/>
              </w:rPr>
              <w:fldChar w:fldCharType="begin"/>
            </w:r>
            <w:r>
              <w:rPr>
                <w:noProof/>
                <w:webHidden/>
              </w:rPr>
              <w:instrText xml:space="preserve"> PAGEREF _Toc76712249 \h </w:instrText>
            </w:r>
            <w:r>
              <w:rPr>
                <w:noProof/>
                <w:webHidden/>
              </w:rPr>
            </w:r>
          </w:ins>
          <w:r>
            <w:rPr>
              <w:noProof/>
              <w:webHidden/>
            </w:rPr>
            <w:fldChar w:fldCharType="separate"/>
          </w:r>
          <w:ins w:id="305" w:author="David Conklin" w:date="2021-07-09T08:35:00Z">
            <w:r>
              <w:rPr>
                <w:noProof/>
                <w:webHidden/>
              </w:rPr>
              <w:t>73</w:t>
            </w:r>
            <w:r>
              <w:rPr>
                <w:noProof/>
                <w:webHidden/>
              </w:rPr>
              <w:fldChar w:fldCharType="end"/>
            </w:r>
            <w:r w:rsidRPr="00DE7DB8">
              <w:rPr>
                <w:rStyle w:val="Hyperlink"/>
                <w:noProof/>
              </w:rPr>
              <w:fldChar w:fldCharType="end"/>
            </w:r>
          </w:ins>
        </w:p>
        <w:p w14:paraId="25B147CE" w14:textId="46E78C09" w:rsidR="00F9196F" w:rsidRDefault="00F9196F">
          <w:pPr>
            <w:pStyle w:val="TOC1"/>
            <w:tabs>
              <w:tab w:val="right" w:leader="dot" w:pos="9350"/>
            </w:tabs>
            <w:rPr>
              <w:ins w:id="306" w:author="David Conklin" w:date="2021-07-09T08:35:00Z"/>
              <w:rFonts w:eastAsiaTheme="minorEastAsia"/>
              <w:noProof/>
            </w:rPr>
          </w:pPr>
          <w:ins w:id="307"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"_Toc76712250"</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The Clackamas Basin</w:t>
            </w:r>
            <w:r>
              <w:rPr>
                <w:noProof/>
                <w:webHidden/>
              </w:rPr>
              <w:tab/>
            </w:r>
            <w:r>
              <w:rPr>
                <w:noProof/>
                <w:webHidden/>
              </w:rPr>
              <w:fldChar w:fldCharType="begin"/>
            </w:r>
            <w:r>
              <w:rPr>
                <w:noProof/>
                <w:webHidden/>
              </w:rPr>
              <w:instrText xml:space="preserve"> PAGEREF _Toc76712250 \h </w:instrText>
            </w:r>
            <w:r>
              <w:rPr>
                <w:noProof/>
                <w:webHidden/>
              </w:rPr>
            </w:r>
          </w:ins>
          <w:r>
            <w:rPr>
              <w:noProof/>
              <w:webHidden/>
            </w:rPr>
            <w:fldChar w:fldCharType="separate"/>
          </w:r>
          <w:ins w:id="308" w:author="David Conklin" w:date="2021-07-09T08:35:00Z">
            <w:r>
              <w:rPr>
                <w:noProof/>
                <w:webHidden/>
              </w:rPr>
              <w:t>76</w:t>
            </w:r>
            <w:r>
              <w:rPr>
                <w:noProof/>
                <w:webHidden/>
              </w:rPr>
              <w:fldChar w:fldCharType="end"/>
            </w:r>
            <w:r w:rsidRPr="00DE7DB8">
              <w:rPr>
                <w:rStyle w:val="Hyperlink"/>
                <w:noProof/>
              </w:rPr>
              <w:fldChar w:fldCharType="end"/>
            </w:r>
          </w:ins>
        </w:p>
        <w:p w14:paraId="1D1C828E" w14:textId="724B7EB1" w:rsidR="00F9196F" w:rsidRDefault="00F9196F">
          <w:pPr>
            <w:pStyle w:val="TOC1"/>
            <w:tabs>
              <w:tab w:val="right" w:leader="dot" w:pos="9350"/>
            </w:tabs>
            <w:rPr>
              <w:ins w:id="309" w:author="David Conklin" w:date="2021-07-09T08:35:00Z"/>
              <w:rFonts w:eastAsiaTheme="minorEastAsia"/>
              <w:noProof/>
            </w:rPr>
          </w:pPr>
          <w:ins w:id="310"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"_Toc76712251"</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Directory structure and file names</w:t>
            </w:r>
            <w:r>
              <w:rPr>
                <w:noProof/>
                <w:webHidden/>
              </w:rPr>
              <w:tab/>
            </w:r>
            <w:r>
              <w:rPr>
                <w:noProof/>
                <w:webHidden/>
              </w:rPr>
              <w:fldChar w:fldCharType="begin"/>
            </w:r>
            <w:r>
              <w:rPr>
                <w:noProof/>
                <w:webHidden/>
              </w:rPr>
              <w:instrText xml:space="preserve"> PAGEREF _Toc76712251 \h </w:instrText>
            </w:r>
            <w:r>
              <w:rPr>
                <w:noProof/>
                <w:webHidden/>
              </w:rPr>
            </w:r>
          </w:ins>
          <w:r>
            <w:rPr>
              <w:noProof/>
              <w:webHidden/>
            </w:rPr>
            <w:fldChar w:fldCharType="separate"/>
          </w:r>
          <w:ins w:id="311" w:author="David Conklin" w:date="2021-07-09T08:35:00Z">
            <w:r>
              <w:rPr>
                <w:noProof/>
                <w:webHidden/>
              </w:rPr>
              <w:t>77</w:t>
            </w:r>
            <w:r>
              <w:rPr>
                <w:noProof/>
                <w:webHidden/>
              </w:rPr>
              <w:fldChar w:fldCharType="end"/>
            </w:r>
            <w:r w:rsidRPr="00DE7DB8">
              <w:rPr>
                <w:rStyle w:val="Hyperlink"/>
                <w:noProof/>
              </w:rPr>
              <w:fldChar w:fldCharType="end"/>
            </w:r>
          </w:ins>
        </w:p>
        <w:p w14:paraId="69C93775" w14:textId="1F1788C7" w:rsidR="00F9196F" w:rsidRDefault="00F9196F">
          <w:pPr>
            <w:pStyle w:val="TOC1"/>
            <w:tabs>
              <w:tab w:val="right" w:leader="dot" w:pos="9350"/>
            </w:tabs>
            <w:rPr>
              <w:ins w:id="312" w:author="David Conklin" w:date="2021-07-09T08:35:00Z"/>
              <w:rFonts w:eastAsiaTheme="minorEastAsia"/>
              <w:noProof/>
            </w:rPr>
          </w:pPr>
          <w:ins w:id="313"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"_Toc76712252"</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Release Log</w:t>
            </w:r>
            <w:r>
              <w:rPr>
                <w:noProof/>
                <w:webHidden/>
              </w:rPr>
              <w:tab/>
            </w:r>
            <w:r>
              <w:rPr>
                <w:noProof/>
                <w:webHidden/>
              </w:rPr>
              <w:fldChar w:fldCharType="begin"/>
            </w:r>
            <w:r>
              <w:rPr>
                <w:noProof/>
                <w:webHidden/>
              </w:rPr>
              <w:instrText xml:space="preserve"> PAGEREF _Toc76712252 \h </w:instrText>
            </w:r>
            <w:r>
              <w:rPr>
                <w:noProof/>
                <w:webHidden/>
              </w:rPr>
            </w:r>
          </w:ins>
          <w:r>
            <w:rPr>
              <w:noProof/>
              <w:webHidden/>
            </w:rPr>
            <w:fldChar w:fldCharType="separate"/>
          </w:r>
          <w:ins w:id="314" w:author="David Conklin" w:date="2021-07-09T08:35:00Z">
            <w:r>
              <w:rPr>
                <w:noProof/>
                <w:webHidden/>
              </w:rPr>
              <w:t>78</w:t>
            </w:r>
            <w:r>
              <w:rPr>
                <w:noProof/>
                <w:webHidden/>
              </w:rPr>
              <w:fldChar w:fldCharType="end"/>
            </w:r>
            <w:r w:rsidRPr="00DE7DB8">
              <w:rPr>
                <w:rStyle w:val="Hyperlink"/>
                <w:noProof/>
              </w:rPr>
              <w:fldChar w:fldCharType="end"/>
            </w:r>
          </w:ins>
        </w:p>
        <w:p w14:paraId="67617458" w14:textId="64E67FA9" w:rsidR="00F9196F" w:rsidRDefault="00F9196F">
          <w:pPr>
            <w:pStyle w:val="TOC1"/>
            <w:tabs>
              <w:tab w:val="right" w:leader="dot" w:pos="9350"/>
            </w:tabs>
            <w:rPr>
              <w:ins w:id="315" w:author="David Conklin" w:date="2021-07-09T08:35:00Z"/>
              <w:rFonts w:eastAsiaTheme="minorEastAsia"/>
              <w:noProof/>
            </w:rPr>
          </w:pPr>
          <w:ins w:id="316"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"_Toc76712253"</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References</w:t>
            </w:r>
            <w:r>
              <w:rPr>
                <w:noProof/>
                <w:webHidden/>
              </w:rPr>
              <w:tab/>
            </w:r>
            <w:r>
              <w:rPr>
                <w:noProof/>
                <w:webHidden/>
              </w:rPr>
              <w:fldChar w:fldCharType="begin"/>
            </w:r>
            <w:r>
              <w:rPr>
                <w:noProof/>
                <w:webHidden/>
              </w:rPr>
              <w:instrText xml:space="preserve"> PAGEREF _Toc76712253 \h </w:instrText>
            </w:r>
            <w:r>
              <w:rPr>
                <w:noProof/>
                <w:webHidden/>
              </w:rPr>
            </w:r>
          </w:ins>
          <w:r>
            <w:rPr>
              <w:noProof/>
              <w:webHidden/>
            </w:rPr>
            <w:fldChar w:fldCharType="separate"/>
          </w:r>
          <w:ins w:id="317" w:author="David Conklin" w:date="2021-07-09T08:35:00Z">
            <w:r>
              <w:rPr>
                <w:noProof/>
                <w:webHidden/>
              </w:rPr>
              <w:t>81</w:t>
            </w:r>
            <w:r>
              <w:rPr>
                <w:noProof/>
                <w:webHidden/>
              </w:rPr>
              <w:fldChar w:fldCharType="end"/>
            </w:r>
            <w:r w:rsidRPr="00DE7DB8">
              <w:rPr>
                <w:rStyle w:val="Hyperlink"/>
                <w:noProof/>
              </w:rPr>
              <w:fldChar w:fldCharType="end"/>
            </w:r>
          </w:ins>
        </w:p>
        <w:p w14:paraId="20B942F1" w14:textId="5AE8C8B1" w:rsidR="00F9196F" w:rsidRDefault="00F9196F">
          <w:pPr>
            <w:pStyle w:val="TOC1"/>
            <w:tabs>
              <w:tab w:val="right" w:leader="dot" w:pos="9350"/>
            </w:tabs>
            <w:rPr>
              <w:ins w:id="318" w:author="David Conklin" w:date="2021-07-09T08:35:00Z"/>
              <w:rFonts w:eastAsiaTheme="minorEastAsia"/>
              <w:noProof/>
            </w:rPr>
          </w:pPr>
          <w:ins w:id="319" w:author="David Conklin" w:date="2021-07-09T08:35:00Z">
            <w:r w:rsidRPr="00DE7DB8">
              <w:rPr>
                <w:rStyle w:val="Hyperlink"/>
                <w:noProof/>
              </w:rPr>
              <w:fldChar w:fldCharType="begin"/>
            </w:r>
            <w:r w:rsidRPr="00DE7DB8">
              <w:rPr>
                <w:rStyle w:val="Hyperlink"/>
                <w:noProof/>
              </w:rPr>
              <w:instrText xml:space="preserve"> </w:instrText>
            </w:r>
            <w:r>
              <w:rPr>
                <w:noProof/>
              </w:rPr>
              <w:instrText>HYPERLINK \l "_Toc76712254"</w:instrText>
            </w:r>
            <w:r w:rsidRPr="00DE7DB8">
              <w:rPr>
                <w:rStyle w:val="Hyperlink"/>
                <w:noProof/>
              </w:rPr>
              <w:instrText xml:space="preserve"> </w:instrText>
            </w:r>
            <w:r w:rsidRPr="00DE7DB8">
              <w:rPr>
                <w:rStyle w:val="Hyperlink"/>
                <w:noProof/>
              </w:rPr>
            </w:r>
            <w:r w:rsidRPr="00DE7DB8">
              <w:rPr>
                <w:rStyle w:val="Hyperlink"/>
                <w:noProof/>
              </w:rPr>
              <w:fldChar w:fldCharType="separate"/>
            </w:r>
            <w:r w:rsidRPr="00DE7DB8">
              <w:rPr>
                <w:rStyle w:val="Hyperlink"/>
                <w:noProof/>
              </w:rPr>
              <w:t>Acronyms and Abbreviations</w:t>
            </w:r>
            <w:r>
              <w:rPr>
                <w:noProof/>
                <w:webHidden/>
              </w:rPr>
              <w:tab/>
            </w:r>
            <w:r>
              <w:rPr>
                <w:noProof/>
                <w:webHidden/>
              </w:rPr>
              <w:fldChar w:fldCharType="begin"/>
            </w:r>
            <w:r>
              <w:rPr>
                <w:noProof/>
                <w:webHidden/>
              </w:rPr>
              <w:instrText xml:space="preserve"> PAGEREF _Toc76712254 \h </w:instrText>
            </w:r>
            <w:r>
              <w:rPr>
                <w:noProof/>
                <w:webHidden/>
              </w:rPr>
            </w:r>
          </w:ins>
          <w:r>
            <w:rPr>
              <w:noProof/>
              <w:webHidden/>
            </w:rPr>
            <w:fldChar w:fldCharType="separate"/>
          </w:r>
          <w:ins w:id="320" w:author="David Conklin" w:date="2021-07-09T08:35:00Z">
            <w:r>
              <w:rPr>
                <w:noProof/>
                <w:webHidden/>
              </w:rPr>
              <w:t>83</w:t>
            </w:r>
            <w:r>
              <w:rPr>
                <w:noProof/>
                <w:webHidden/>
              </w:rPr>
              <w:fldChar w:fldCharType="end"/>
            </w:r>
            <w:r w:rsidRPr="00DE7DB8">
              <w:rPr>
                <w:rStyle w:val="Hyperlink"/>
                <w:noProof/>
              </w:rPr>
              <w:fldChar w:fldCharType="end"/>
            </w:r>
          </w:ins>
        </w:p>
        <w:p w14:paraId="4DC3E686" w14:textId="46632F5C" w:rsidR="006231D1" w:rsidDel="00EF6419" w:rsidRDefault="006231D1">
          <w:pPr>
            <w:pStyle w:val="TOC1"/>
            <w:tabs>
              <w:tab w:val="right" w:leader="dot" w:pos="9350"/>
            </w:tabs>
            <w:rPr>
              <w:del w:id="321" w:author="David Conklin" w:date="2021-05-12T11:03:00Z"/>
              <w:rFonts w:eastAsiaTheme="minorEastAsia"/>
              <w:noProof/>
            </w:rPr>
          </w:pPr>
          <w:del w:id="3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3" w:author="David Conklin" w:date="2021-07-09T08:35:00Z">
            <w:r w:rsidR="00F9196F">
              <w:rPr>
                <w:rStyle w:val="Hyperlink"/>
                <w:b/>
                <w:bCs/>
                <w:noProof/>
              </w:rPr>
              <w:t>Error! Hyperlink reference not valid.</w:t>
            </w:r>
          </w:ins>
          <w:del w:id="324"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77B6CC6E" w:rsidR="006231D1" w:rsidDel="00EF6419" w:rsidRDefault="006231D1">
          <w:pPr>
            <w:pStyle w:val="TOC1"/>
            <w:tabs>
              <w:tab w:val="right" w:leader="dot" w:pos="9350"/>
            </w:tabs>
            <w:rPr>
              <w:del w:id="325" w:author="David Conklin" w:date="2021-05-12T11:03:00Z"/>
              <w:rFonts w:eastAsiaTheme="minorEastAsia"/>
              <w:noProof/>
            </w:rPr>
          </w:pPr>
          <w:del w:id="3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27" w:author="David Conklin" w:date="2021-07-09T08:35:00Z">
            <w:r w:rsidR="00F9196F">
              <w:rPr>
                <w:rStyle w:val="Hyperlink"/>
                <w:b/>
                <w:bCs/>
                <w:noProof/>
              </w:rPr>
              <w:t>Error! Hyperlink reference not valid.</w:t>
            </w:r>
          </w:ins>
          <w:del w:id="328"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7AA70859" w:rsidR="006231D1" w:rsidDel="00EF6419" w:rsidRDefault="006231D1">
          <w:pPr>
            <w:pStyle w:val="TOC2"/>
            <w:tabs>
              <w:tab w:val="right" w:leader="dot" w:pos="9350"/>
            </w:tabs>
            <w:rPr>
              <w:del w:id="329" w:author="David Conklin" w:date="2021-05-12T11:03:00Z"/>
              <w:rFonts w:eastAsiaTheme="minorEastAsia"/>
              <w:noProof/>
            </w:rPr>
          </w:pPr>
          <w:del w:id="3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31" w:author="David Conklin" w:date="2021-07-09T08:35:00Z">
            <w:r w:rsidR="00F9196F">
              <w:rPr>
                <w:rStyle w:val="Hyperlink"/>
                <w:b/>
                <w:bCs/>
                <w:noProof/>
              </w:rPr>
              <w:t>Error! Hyperlink reference not valid.</w:t>
            </w:r>
          </w:ins>
          <w:del w:id="332"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6ED22A23" w:rsidR="006231D1" w:rsidDel="00EF6419" w:rsidRDefault="006231D1">
          <w:pPr>
            <w:pStyle w:val="TOC2"/>
            <w:tabs>
              <w:tab w:val="right" w:leader="dot" w:pos="9350"/>
            </w:tabs>
            <w:rPr>
              <w:del w:id="333" w:author="David Conklin" w:date="2021-05-12T11:03:00Z"/>
              <w:rFonts w:eastAsiaTheme="minorEastAsia"/>
              <w:noProof/>
            </w:rPr>
          </w:pPr>
          <w:del w:id="3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5" w:author="David Conklin" w:date="2021-07-09T08:35:00Z">
            <w:r w:rsidR="00F9196F">
              <w:rPr>
                <w:rStyle w:val="Hyperlink"/>
                <w:b/>
                <w:bCs/>
                <w:noProof/>
              </w:rPr>
              <w:t>Error! Hyperlink reference not valid.</w:t>
            </w:r>
          </w:ins>
          <w:del w:id="336"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26491D4B" w:rsidR="006231D1" w:rsidDel="00EF6419" w:rsidRDefault="006231D1">
          <w:pPr>
            <w:pStyle w:val="TOC2"/>
            <w:tabs>
              <w:tab w:val="right" w:leader="dot" w:pos="9350"/>
            </w:tabs>
            <w:rPr>
              <w:del w:id="337" w:author="David Conklin" w:date="2021-05-12T11:03:00Z"/>
              <w:rFonts w:eastAsiaTheme="minorEastAsia"/>
              <w:noProof/>
            </w:rPr>
          </w:pPr>
          <w:del w:id="3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39" w:author="David Conklin" w:date="2021-07-09T08:35:00Z">
            <w:r w:rsidR="00F9196F">
              <w:rPr>
                <w:rStyle w:val="Hyperlink"/>
                <w:b/>
                <w:bCs/>
                <w:noProof/>
              </w:rPr>
              <w:t>Error! Hyperlink reference not valid.</w:t>
            </w:r>
          </w:ins>
          <w:del w:id="340"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32A0E273" w:rsidR="006231D1" w:rsidDel="00EF6419" w:rsidRDefault="006231D1">
          <w:pPr>
            <w:pStyle w:val="TOC1"/>
            <w:tabs>
              <w:tab w:val="right" w:leader="dot" w:pos="9350"/>
            </w:tabs>
            <w:rPr>
              <w:del w:id="341" w:author="David Conklin" w:date="2021-05-12T11:03:00Z"/>
              <w:rFonts w:eastAsiaTheme="minorEastAsia"/>
              <w:noProof/>
            </w:rPr>
          </w:pPr>
          <w:del w:id="3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3" w:author="David Conklin" w:date="2021-07-09T08:35:00Z">
            <w:r w:rsidR="00F9196F">
              <w:rPr>
                <w:rStyle w:val="Hyperlink"/>
                <w:b/>
                <w:bCs/>
                <w:noProof/>
              </w:rPr>
              <w:t>Error! Hyperlink reference not valid.</w:t>
            </w:r>
          </w:ins>
          <w:del w:id="344"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1124F488" w:rsidR="006231D1" w:rsidDel="00EF6419" w:rsidRDefault="006231D1">
          <w:pPr>
            <w:pStyle w:val="TOC1"/>
            <w:tabs>
              <w:tab w:val="right" w:leader="dot" w:pos="9350"/>
            </w:tabs>
            <w:rPr>
              <w:del w:id="345" w:author="David Conklin" w:date="2021-05-12T11:03:00Z"/>
              <w:rFonts w:eastAsiaTheme="minorEastAsia"/>
              <w:noProof/>
            </w:rPr>
          </w:pPr>
          <w:del w:id="3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47" w:author="David Conklin" w:date="2021-07-09T08:35:00Z">
            <w:r w:rsidR="00F9196F">
              <w:rPr>
                <w:rStyle w:val="Hyperlink"/>
                <w:b/>
                <w:bCs/>
                <w:noProof/>
              </w:rPr>
              <w:t>Error! Hyperlink reference not valid.</w:t>
            </w:r>
          </w:ins>
          <w:del w:id="348"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297DA5D6" w:rsidR="006231D1" w:rsidDel="00EF6419" w:rsidRDefault="006231D1">
          <w:pPr>
            <w:pStyle w:val="TOC2"/>
            <w:tabs>
              <w:tab w:val="right" w:leader="dot" w:pos="9350"/>
            </w:tabs>
            <w:rPr>
              <w:del w:id="349" w:author="David Conklin" w:date="2021-05-12T11:03:00Z"/>
              <w:rFonts w:eastAsiaTheme="minorEastAsia"/>
              <w:noProof/>
            </w:rPr>
          </w:pPr>
          <w:del w:id="3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51" w:author="David Conklin" w:date="2021-07-09T08:35:00Z">
            <w:r w:rsidR="00F9196F">
              <w:rPr>
                <w:rStyle w:val="Hyperlink"/>
                <w:b/>
                <w:bCs/>
                <w:noProof/>
              </w:rPr>
              <w:t>Error! Hyperlink reference not valid.</w:t>
            </w:r>
          </w:ins>
          <w:del w:id="352"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13391B0F" w:rsidR="006231D1" w:rsidDel="00EF6419" w:rsidRDefault="006231D1">
          <w:pPr>
            <w:pStyle w:val="TOC2"/>
            <w:tabs>
              <w:tab w:val="right" w:leader="dot" w:pos="9350"/>
            </w:tabs>
            <w:rPr>
              <w:del w:id="353" w:author="David Conklin" w:date="2021-05-12T11:03:00Z"/>
              <w:rFonts w:eastAsiaTheme="minorEastAsia"/>
              <w:noProof/>
            </w:rPr>
          </w:pPr>
          <w:del w:id="3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5" w:author="David Conklin" w:date="2021-07-09T08:35:00Z">
            <w:r w:rsidR="00F9196F">
              <w:rPr>
                <w:rStyle w:val="Hyperlink"/>
                <w:b/>
                <w:bCs/>
                <w:noProof/>
              </w:rPr>
              <w:t>Error! Hyperlink reference not valid.</w:t>
            </w:r>
          </w:ins>
          <w:del w:id="356"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0EC801D5" w:rsidR="006231D1" w:rsidDel="00EF6419" w:rsidRDefault="006231D1">
          <w:pPr>
            <w:pStyle w:val="TOC2"/>
            <w:tabs>
              <w:tab w:val="right" w:leader="dot" w:pos="9350"/>
            </w:tabs>
            <w:rPr>
              <w:del w:id="357" w:author="David Conklin" w:date="2021-05-12T11:03:00Z"/>
              <w:rFonts w:eastAsiaTheme="minorEastAsia"/>
              <w:noProof/>
            </w:rPr>
          </w:pPr>
          <w:del w:id="3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59" w:author="David Conklin" w:date="2021-07-09T08:35:00Z">
            <w:r w:rsidR="00F9196F">
              <w:rPr>
                <w:rStyle w:val="Hyperlink"/>
                <w:b/>
                <w:bCs/>
                <w:noProof/>
              </w:rPr>
              <w:t>Error! Hyperlink reference not valid.</w:t>
            </w:r>
          </w:ins>
          <w:del w:id="360"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1C2137CB" w:rsidR="006231D1" w:rsidDel="00EF6419" w:rsidRDefault="006231D1">
          <w:pPr>
            <w:pStyle w:val="TOC1"/>
            <w:tabs>
              <w:tab w:val="right" w:leader="dot" w:pos="9350"/>
            </w:tabs>
            <w:rPr>
              <w:del w:id="361" w:author="David Conklin" w:date="2021-05-12T11:03:00Z"/>
              <w:rFonts w:eastAsiaTheme="minorEastAsia"/>
              <w:noProof/>
            </w:rPr>
          </w:pPr>
          <w:del w:id="3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3" w:author="David Conklin" w:date="2021-07-09T08:35:00Z">
            <w:r w:rsidR="00F9196F">
              <w:rPr>
                <w:rStyle w:val="Hyperlink"/>
                <w:b/>
                <w:bCs/>
                <w:noProof/>
              </w:rPr>
              <w:t>Error! Hyperlink reference not valid.</w:t>
            </w:r>
          </w:ins>
          <w:del w:id="364"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0886C62A" w:rsidR="006231D1" w:rsidDel="00EF6419" w:rsidRDefault="006231D1">
          <w:pPr>
            <w:pStyle w:val="TOC2"/>
            <w:tabs>
              <w:tab w:val="right" w:leader="dot" w:pos="9350"/>
            </w:tabs>
            <w:rPr>
              <w:del w:id="365" w:author="David Conklin" w:date="2021-05-12T11:03:00Z"/>
              <w:rFonts w:eastAsiaTheme="minorEastAsia"/>
              <w:noProof/>
            </w:rPr>
          </w:pPr>
          <w:del w:id="36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67" w:author="David Conklin" w:date="2021-07-09T08:35:00Z">
            <w:r w:rsidR="00F9196F">
              <w:rPr>
                <w:rStyle w:val="Hyperlink"/>
                <w:b/>
                <w:bCs/>
                <w:noProof/>
              </w:rPr>
              <w:t>Error! Hyperlink reference not valid.</w:t>
            </w:r>
          </w:ins>
          <w:del w:id="368"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2C58B5C6" w:rsidR="006231D1" w:rsidDel="00EF6419" w:rsidRDefault="006231D1">
          <w:pPr>
            <w:pStyle w:val="TOC2"/>
            <w:tabs>
              <w:tab w:val="right" w:leader="dot" w:pos="9350"/>
            </w:tabs>
            <w:rPr>
              <w:del w:id="369" w:author="David Conklin" w:date="2021-05-12T11:03:00Z"/>
              <w:rFonts w:eastAsiaTheme="minorEastAsia"/>
              <w:noProof/>
            </w:rPr>
          </w:pPr>
          <w:del w:id="37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71" w:author="David Conklin" w:date="2021-07-09T08:35:00Z">
            <w:r w:rsidR="00F9196F">
              <w:rPr>
                <w:rStyle w:val="Hyperlink"/>
                <w:b/>
                <w:bCs/>
                <w:noProof/>
              </w:rPr>
              <w:t>Error! Hyperlink reference not valid.</w:t>
            </w:r>
          </w:ins>
          <w:del w:id="372"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241D5FAE" w:rsidR="006231D1" w:rsidDel="00EF6419" w:rsidRDefault="006231D1">
          <w:pPr>
            <w:pStyle w:val="TOC2"/>
            <w:tabs>
              <w:tab w:val="right" w:leader="dot" w:pos="9350"/>
            </w:tabs>
            <w:rPr>
              <w:del w:id="373" w:author="David Conklin" w:date="2021-05-12T11:03:00Z"/>
              <w:rFonts w:eastAsiaTheme="minorEastAsia"/>
              <w:noProof/>
            </w:rPr>
          </w:pPr>
          <w:del w:id="37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5" w:author="David Conklin" w:date="2021-07-09T08:35:00Z">
            <w:r w:rsidR="00F9196F">
              <w:rPr>
                <w:rStyle w:val="Hyperlink"/>
                <w:b/>
                <w:bCs/>
                <w:noProof/>
              </w:rPr>
              <w:t>Error! Hyperlink reference not valid.</w:t>
            </w:r>
          </w:ins>
          <w:del w:id="376"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26F2FE2B" w:rsidR="006231D1" w:rsidDel="00EF6419" w:rsidRDefault="006231D1">
          <w:pPr>
            <w:pStyle w:val="TOC1"/>
            <w:tabs>
              <w:tab w:val="right" w:leader="dot" w:pos="9350"/>
            </w:tabs>
            <w:rPr>
              <w:del w:id="377" w:author="David Conklin" w:date="2021-05-12T11:03:00Z"/>
              <w:rFonts w:eastAsiaTheme="minorEastAsia"/>
              <w:noProof/>
            </w:rPr>
          </w:pPr>
          <w:del w:id="37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79" w:author="David Conklin" w:date="2021-07-09T08:35:00Z">
            <w:r w:rsidR="00F9196F">
              <w:rPr>
                <w:rStyle w:val="Hyperlink"/>
                <w:b/>
                <w:bCs/>
                <w:noProof/>
              </w:rPr>
              <w:t>Error! Hyperlink reference not valid.</w:t>
            </w:r>
          </w:ins>
          <w:del w:id="380"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48C3625C" w:rsidR="006231D1" w:rsidDel="00EF6419" w:rsidRDefault="006231D1">
          <w:pPr>
            <w:pStyle w:val="TOC2"/>
            <w:tabs>
              <w:tab w:val="right" w:leader="dot" w:pos="9350"/>
            </w:tabs>
            <w:rPr>
              <w:del w:id="381" w:author="David Conklin" w:date="2021-05-12T11:03:00Z"/>
              <w:rFonts w:eastAsiaTheme="minorEastAsia"/>
              <w:noProof/>
            </w:rPr>
          </w:pPr>
          <w:del w:id="38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3" w:author="David Conklin" w:date="2021-07-09T08:35:00Z">
            <w:r w:rsidR="00F9196F">
              <w:rPr>
                <w:rStyle w:val="Hyperlink"/>
                <w:b/>
                <w:bCs/>
                <w:noProof/>
              </w:rPr>
              <w:t>Error! Hyperlink reference not valid.</w:t>
            </w:r>
          </w:ins>
          <w:del w:id="384"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6858D242" w:rsidR="006231D1" w:rsidDel="00EF6419" w:rsidRDefault="006231D1">
          <w:pPr>
            <w:pStyle w:val="TOC2"/>
            <w:tabs>
              <w:tab w:val="right" w:leader="dot" w:pos="9350"/>
            </w:tabs>
            <w:rPr>
              <w:del w:id="385" w:author="David Conklin" w:date="2021-05-12T11:03:00Z"/>
              <w:rFonts w:eastAsiaTheme="minorEastAsia"/>
              <w:noProof/>
            </w:rPr>
          </w:pPr>
          <w:del w:id="38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87" w:author="David Conklin" w:date="2021-07-09T08:35:00Z">
            <w:r w:rsidR="00F9196F">
              <w:rPr>
                <w:rStyle w:val="Hyperlink"/>
                <w:b/>
                <w:bCs/>
                <w:noProof/>
              </w:rPr>
              <w:t>Error! Hyperlink reference not valid.</w:t>
            </w:r>
          </w:ins>
          <w:del w:id="388"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03A23350" w:rsidR="006231D1" w:rsidDel="00EF6419" w:rsidRDefault="006231D1">
          <w:pPr>
            <w:pStyle w:val="TOC2"/>
            <w:tabs>
              <w:tab w:val="right" w:leader="dot" w:pos="9350"/>
            </w:tabs>
            <w:rPr>
              <w:del w:id="389" w:author="David Conklin" w:date="2021-05-12T11:03:00Z"/>
              <w:rFonts w:eastAsiaTheme="minorEastAsia"/>
              <w:noProof/>
            </w:rPr>
          </w:pPr>
          <w:del w:id="39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91" w:author="David Conklin" w:date="2021-07-09T08:35:00Z">
            <w:r w:rsidR="00F9196F">
              <w:rPr>
                <w:rStyle w:val="Hyperlink"/>
                <w:b/>
                <w:bCs/>
                <w:noProof/>
              </w:rPr>
              <w:t>Error! Hyperlink reference not valid.</w:t>
            </w:r>
          </w:ins>
          <w:del w:id="392"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4614C577" w:rsidR="006231D1" w:rsidDel="00EF6419" w:rsidRDefault="006231D1">
          <w:pPr>
            <w:pStyle w:val="TOC2"/>
            <w:tabs>
              <w:tab w:val="right" w:leader="dot" w:pos="9350"/>
            </w:tabs>
            <w:rPr>
              <w:del w:id="393" w:author="David Conklin" w:date="2021-05-12T11:03:00Z"/>
              <w:rFonts w:eastAsiaTheme="minorEastAsia"/>
              <w:noProof/>
            </w:rPr>
          </w:pPr>
          <w:del w:id="39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5" w:author="David Conklin" w:date="2021-07-09T08:35:00Z">
            <w:r w:rsidR="00F9196F">
              <w:rPr>
                <w:rStyle w:val="Hyperlink"/>
                <w:b/>
                <w:bCs/>
                <w:noProof/>
              </w:rPr>
              <w:t>Error! Hyperlink reference not valid.</w:t>
            </w:r>
          </w:ins>
          <w:del w:id="396"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5B72DE37" w:rsidR="006231D1" w:rsidDel="00EF6419" w:rsidRDefault="006231D1">
          <w:pPr>
            <w:pStyle w:val="TOC1"/>
            <w:tabs>
              <w:tab w:val="right" w:leader="dot" w:pos="9350"/>
            </w:tabs>
            <w:rPr>
              <w:del w:id="397" w:author="David Conklin" w:date="2021-05-12T11:03:00Z"/>
              <w:rFonts w:eastAsiaTheme="minorEastAsia"/>
              <w:noProof/>
            </w:rPr>
          </w:pPr>
          <w:del w:id="39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399" w:author="David Conklin" w:date="2021-07-09T08:35:00Z">
            <w:r w:rsidR="00F9196F">
              <w:rPr>
                <w:rStyle w:val="Hyperlink"/>
                <w:b/>
                <w:bCs/>
                <w:noProof/>
              </w:rPr>
              <w:t>Error! Hyperlink reference not valid.</w:t>
            </w:r>
          </w:ins>
          <w:del w:id="400"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51EE2099" w:rsidR="006231D1" w:rsidDel="00EF6419" w:rsidRDefault="006231D1">
          <w:pPr>
            <w:pStyle w:val="TOC2"/>
            <w:tabs>
              <w:tab w:val="right" w:leader="dot" w:pos="9350"/>
            </w:tabs>
            <w:rPr>
              <w:del w:id="401" w:author="David Conklin" w:date="2021-05-12T11:03:00Z"/>
              <w:rFonts w:eastAsiaTheme="minorEastAsia"/>
              <w:noProof/>
            </w:rPr>
          </w:pPr>
          <w:del w:id="40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3" w:author="David Conklin" w:date="2021-07-09T08:35:00Z">
            <w:r w:rsidR="00F9196F">
              <w:rPr>
                <w:rStyle w:val="Hyperlink"/>
                <w:b/>
                <w:bCs/>
                <w:noProof/>
              </w:rPr>
              <w:t>Error! Hyperlink reference not valid.</w:t>
            </w:r>
          </w:ins>
          <w:del w:id="404"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46B67D7F" w:rsidR="006231D1" w:rsidDel="00EF6419" w:rsidRDefault="006231D1">
          <w:pPr>
            <w:pStyle w:val="TOC1"/>
            <w:tabs>
              <w:tab w:val="right" w:leader="dot" w:pos="9350"/>
            </w:tabs>
            <w:rPr>
              <w:del w:id="405" w:author="David Conklin" w:date="2021-05-12T11:03:00Z"/>
              <w:rFonts w:eastAsiaTheme="minorEastAsia"/>
              <w:noProof/>
            </w:rPr>
          </w:pPr>
          <w:del w:id="40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07" w:author="David Conklin" w:date="2021-07-09T08:35:00Z">
            <w:r w:rsidR="00F9196F">
              <w:rPr>
                <w:rStyle w:val="Hyperlink"/>
                <w:b/>
                <w:bCs/>
                <w:noProof/>
              </w:rPr>
              <w:t>Error! Hyperlink reference not valid.</w:t>
            </w:r>
          </w:ins>
          <w:del w:id="408"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316E0522" w:rsidR="006231D1" w:rsidDel="00EF6419" w:rsidRDefault="006231D1">
          <w:pPr>
            <w:pStyle w:val="TOC2"/>
            <w:tabs>
              <w:tab w:val="right" w:leader="dot" w:pos="9350"/>
            </w:tabs>
            <w:rPr>
              <w:del w:id="409" w:author="David Conklin" w:date="2021-05-12T11:03:00Z"/>
              <w:rFonts w:eastAsiaTheme="minorEastAsia"/>
              <w:noProof/>
            </w:rPr>
          </w:pPr>
          <w:del w:id="41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11" w:author="David Conklin" w:date="2021-07-09T08:35:00Z">
            <w:r w:rsidR="00F9196F">
              <w:rPr>
                <w:rStyle w:val="Hyperlink"/>
                <w:b/>
                <w:bCs/>
                <w:noProof/>
              </w:rPr>
              <w:t>Error! Hyperlink reference not valid.</w:t>
            </w:r>
          </w:ins>
          <w:del w:id="412"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5F4478B6" w:rsidR="006231D1" w:rsidDel="00EF6419" w:rsidRDefault="006231D1">
          <w:pPr>
            <w:pStyle w:val="TOC2"/>
            <w:tabs>
              <w:tab w:val="right" w:leader="dot" w:pos="9350"/>
            </w:tabs>
            <w:rPr>
              <w:del w:id="413" w:author="David Conklin" w:date="2021-05-12T11:03:00Z"/>
              <w:rFonts w:eastAsiaTheme="minorEastAsia"/>
              <w:noProof/>
            </w:rPr>
          </w:pPr>
          <w:del w:id="41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5" w:author="David Conklin" w:date="2021-07-09T08:35:00Z">
            <w:r w:rsidR="00F9196F">
              <w:rPr>
                <w:rStyle w:val="Hyperlink"/>
                <w:b/>
                <w:bCs/>
                <w:noProof/>
              </w:rPr>
              <w:t>Error! Hyperlink reference not valid.</w:t>
            </w:r>
          </w:ins>
          <w:del w:id="416"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51D81FB9" w:rsidR="006231D1" w:rsidDel="00EF6419" w:rsidRDefault="006231D1">
          <w:pPr>
            <w:pStyle w:val="TOC2"/>
            <w:tabs>
              <w:tab w:val="right" w:leader="dot" w:pos="9350"/>
            </w:tabs>
            <w:rPr>
              <w:del w:id="417" w:author="David Conklin" w:date="2021-05-12T11:03:00Z"/>
              <w:rFonts w:eastAsiaTheme="minorEastAsia"/>
              <w:noProof/>
            </w:rPr>
          </w:pPr>
          <w:del w:id="41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19" w:author="David Conklin" w:date="2021-07-09T08:35:00Z">
            <w:r w:rsidR="00F9196F">
              <w:rPr>
                <w:rStyle w:val="Hyperlink"/>
                <w:b/>
                <w:bCs/>
                <w:noProof/>
              </w:rPr>
              <w:t>Error! Hyperlink reference not valid.</w:t>
            </w:r>
          </w:ins>
          <w:del w:id="420"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71E953C0" w:rsidR="006231D1" w:rsidDel="00EF6419" w:rsidRDefault="006231D1">
          <w:pPr>
            <w:pStyle w:val="TOC3"/>
            <w:tabs>
              <w:tab w:val="right" w:leader="dot" w:pos="9350"/>
            </w:tabs>
            <w:rPr>
              <w:del w:id="421" w:author="David Conklin" w:date="2021-05-12T11:03:00Z"/>
              <w:rFonts w:eastAsiaTheme="minorEastAsia"/>
              <w:noProof/>
            </w:rPr>
          </w:pPr>
          <w:del w:id="4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3" w:author="David Conklin" w:date="2021-07-09T08:35:00Z">
            <w:r w:rsidR="00F9196F">
              <w:rPr>
                <w:rStyle w:val="Hyperlink"/>
                <w:b/>
                <w:bCs/>
                <w:noProof/>
              </w:rPr>
              <w:t>Error! Hyperlink reference not valid.</w:t>
            </w:r>
          </w:ins>
          <w:del w:id="424"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4CC196A1" w:rsidR="006231D1" w:rsidDel="00EF6419" w:rsidRDefault="006231D1">
          <w:pPr>
            <w:pStyle w:val="TOC3"/>
            <w:tabs>
              <w:tab w:val="right" w:leader="dot" w:pos="9350"/>
            </w:tabs>
            <w:rPr>
              <w:del w:id="425" w:author="David Conklin" w:date="2021-05-12T11:03:00Z"/>
              <w:rFonts w:eastAsiaTheme="minorEastAsia"/>
              <w:noProof/>
            </w:rPr>
          </w:pPr>
          <w:del w:id="4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27" w:author="David Conklin" w:date="2021-07-09T08:35:00Z">
            <w:r w:rsidR="00F9196F">
              <w:rPr>
                <w:rStyle w:val="Hyperlink"/>
                <w:b/>
                <w:bCs/>
                <w:noProof/>
              </w:rPr>
              <w:t>Error! Hyperlink reference not valid.</w:t>
            </w:r>
          </w:ins>
          <w:del w:id="428"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0CCBB26D" w:rsidR="006231D1" w:rsidDel="00EF6419" w:rsidRDefault="006231D1">
          <w:pPr>
            <w:pStyle w:val="TOC2"/>
            <w:tabs>
              <w:tab w:val="right" w:leader="dot" w:pos="9350"/>
            </w:tabs>
            <w:rPr>
              <w:del w:id="429" w:author="David Conklin" w:date="2021-05-12T11:03:00Z"/>
              <w:rFonts w:eastAsiaTheme="minorEastAsia"/>
              <w:noProof/>
            </w:rPr>
          </w:pPr>
          <w:del w:id="4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31" w:author="David Conklin" w:date="2021-07-09T08:35:00Z">
            <w:r w:rsidR="00F9196F">
              <w:rPr>
                <w:rStyle w:val="Hyperlink"/>
                <w:b/>
                <w:bCs/>
                <w:noProof/>
              </w:rPr>
              <w:t>Error! Hyperlink reference not valid.</w:t>
            </w:r>
          </w:ins>
          <w:del w:id="432"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011108A8" w:rsidR="006231D1" w:rsidDel="00EF6419" w:rsidRDefault="006231D1">
          <w:pPr>
            <w:pStyle w:val="TOC2"/>
            <w:tabs>
              <w:tab w:val="right" w:leader="dot" w:pos="9350"/>
            </w:tabs>
            <w:rPr>
              <w:del w:id="433" w:author="David Conklin" w:date="2021-05-12T11:03:00Z"/>
              <w:rFonts w:eastAsiaTheme="minorEastAsia"/>
              <w:noProof/>
            </w:rPr>
          </w:pPr>
          <w:del w:id="4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5" w:author="David Conklin" w:date="2021-07-09T08:35:00Z">
            <w:r w:rsidR="00F9196F">
              <w:rPr>
                <w:rStyle w:val="Hyperlink"/>
                <w:b/>
                <w:bCs/>
                <w:noProof/>
              </w:rPr>
              <w:t>Error! Hyperlink reference not valid.</w:t>
            </w:r>
          </w:ins>
          <w:del w:id="436"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75FD10D5" w:rsidR="006231D1" w:rsidDel="00EF6419" w:rsidRDefault="006231D1">
          <w:pPr>
            <w:pStyle w:val="TOC1"/>
            <w:tabs>
              <w:tab w:val="right" w:leader="dot" w:pos="9350"/>
            </w:tabs>
            <w:rPr>
              <w:del w:id="437" w:author="David Conklin" w:date="2021-05-12T11:03:00Z"/>
              <w:rFonts w:eastAsiaTheme="minorEastAsia"/>
              <w:noProof/>
            </w:rPr>
          </w:pPr>
          <w:del w:id="4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39" w:author="David Conklin" w:date="2021-07-09T08:35:00Z">
            <w:r w:rsidR="00F9196F">
              <w:rPr>
                <w:rStyle w:val="Hyperlink"/>
                <w:b/>
                <w:bCs/>
                <w:noProof/>
              </w:rPr>
              <w:t>Error! Hyperlink reference not valid.</w:t>
            </w:r>
          </w:ins>
          <w:del w:id="440"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0AEB189A" w:rsidR="006231D1" w:rsidDel="00EF6419" w:rsidRDefault="006231D1">
          <w:pPr>
            <w:pStyle w:val="TOC2"/>
            <w:tabs>
              <w:tab w:val="right" w:leader="dot" w:pos="9350"/>
            </w:tabs>
            <w:rPr>
              <w:del w:id="441" w:author="David Conklin" w:date="2021-05-12T11:03:00Z"/>
              <w:rFonts w:eastAsiaTheme="minorEastAsia"/>
              <w:noProof/>
            </w:rPr>
          </w:pPr>
          <w:del w:id="4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3" w:author="David Conklin" w:date="2021-07-09T08:35:00Z">
            <w:r w:rsidR="00F9196F">
              <w:rPr>
                <w:rStyle w:val="Hyperlink"/>
                <w:b/>
                <w:bCs/>
                <w:noProof/>
              </w:rPr>
              <w:t>Error! Hyperlink reference not valid.</w:t>
            </w:r>
          </w:ins>
          <w:del w:id="444"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05356A8" w:rsidR="006231D1" w:rsidDel="00EF6419" w:rsidRDefault="006231D1">
          <w:pPr>
            <w:pStyle w:val="TOC2"/>
            <w:tabs>
              <w:tab w:val="right" w:leader="dot" w:pos="9350"/>
            </w:tabs>
            <w:rPr>
              <w:del w:id="445" w:author="David Conklin" w:date="2021-05-12T11:03:00Z"/>
              <w:rFonts w:eastAsiaTheme="minorEastAsia"/>
              <w:noProof/>
            </w:rPr>
          </w:pPr>
          <w:del w:id="4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47" w:author="David Conklin" w:date="2021-07-09T08:35:00Z">
            <w:r w:rsidR="00F9196F">
              <w:rPr>
                <w:rStyle w:val="Hyperlink"/>
                <w:b/>
                <w:bCs/>
                <w:noProof/>
              </w:rPr>
              <w:t>Error! Hyperlink reference not valid.</w:t>
            </w:r>
          </w:ins>
          <w:del w:id="448"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62108B2D" w:rsidR="006231D1" w:rsidDel="00EF6419" w:rsidRDefault="006231D1">
          <w:pPr>
            <w:pStyle w:val="TOC2"/>
            <w:tabs>
              <w:tab w:val="right" w:leader="dot" w:pos="9350"/>
            </w:tabs>
            <w:rPr>
              <w:del w:id="449" w:author="David Conklin" w:date="2021-05-12T11:03:00Z"/>
              <w:rFonts w:eastAsiaTheme="minorEastAsia"/>
              <w:noProof/>
            </w:rPr>
          </w:pPr>
          <w:del w:id="4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51" w:author="David Conklin" w:date="2021-07-09T08:35:00Z">
            <w:r w:rsidR="00F9196F">
              <w:rPr>
                <w:rStyle w:val="Hyperlink"/>
                <w:b/>
                <w:bCs/>
                <w:noProof/>
              </w:rPr>
              <w:t>Error! Hyperlink reference not valid.</w:t>
            </w:r>
          </w:ins>
          <w:del w:id="452"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492CA6C2" w:rsidR="006231D1" w:rsidDel="00EF6419" w:rsidRDefault="006231D1">
          <w:pPr>
            <w:pStyle w:val="TOC2"/>
            <w:tabs>
              <w:tab w:val="right" w:leader="dot" w:pos="9350"/>
            </w:tabs>
            <w:rPr>
              <w:del w:id="453" w:author="David Conklin" w:date="2021-05-12T11:03:00Z"/>
              <w:rFonts w:eastAsiaTheme="minorEastAsia"/>
              <w:noProof/>
            </w:rPr>
          </w:pPr>
          <w:del w:id="4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5" w:author="David Conklin" w:date="2021-07-09T08:35:00Z">
            <w:r w:rsidR="00F9196F">
              <w:rPr>
                <w:rStyle w:val="Hyperlink"/>
                <w:b/>
                <w:bCs/>
                <w:noProof/>
              </w:rPr>
              <w:t>Error! Hyperlink reference not valid.</w:t>
            </w:r>
          </w:ins>
          <w:del w:id="456"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77094652" w:rsidR="006231D1" w:rsidDel="00EF6419" w:rsidRDefault="006231D1">
          <w:pPr>
            <w:pStyle w:val="TOC1"/>
            <w:tabs>
              <w:tab w:val="right" w:leader="dot" w:pos="9350"/>
            </w:tabs>
            <w:rPr>
              <w:del w:id="457" w:author="David Conklin" w:date="2021-05-12T11:03:00Z"/>
              <w:rFonts w:eastAsiaTheme="minorEastAsia"/>
              <w:noProof/>
            </w:rPr>
          </w:pPr>
          <w:del w:id="4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59" w:author="David Conklin" w:date="2021-07-09T08:35:00Z">
            <w:r w:rsidR="00F9196F">
              <w:rPr>
                <w:rStyle w:val="Hyperlink"/>
                <w:b/>
                <w:bCs/>
                <w:noProof/>
              </w:rPr>
              <w:t>Error! Hyperlink reference not valid.</w:t>
            </w:r>
          </w:ins>
          <w:del w:id="460"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39688879" w:rsidR="006231D1" w:rsidDel="00EF6419" w:rsidRDefault="006231D1">
          <w:pPr>
            <w:pStyle w:val="TOC2"/>
            <w:tabs>
              <w:tab w:val="right" w:leader="dot" w:pos="9350"/>
            </w:tabs>
            <w:rPr>
              <w:del w:id="461" w:author="David Conklin" w:date="2021-05-12T11:03:00Z"/>
              <w:rFonts w:eastAsiaTheme="minorEastAsia"/>
              <w:noProof/>
            </w:rPr>
          </w:pPr>
          <w:del w:id="4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3" w:author="David Conklin" w:date="2021-07-09T08:35:00Z">
            <w:r w:rsidR="00F9196F">
              <w:rPr>
                <w:rStyle w:val="Hyperlink"/>
                <w:b/>
                <w:bCs/>
                <w:noProof/>
              </w:rPr>
              <w:t>Error! Hyperlink reference not valid.</w:t>
            </w:r>
          </w:ins>
          <w:del w:id="464"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47AD6952" w:rsidR="006231D1" w:rsidDel="00EF6419" w:rsidRDefault="006231D1">
          <w:pPr>
            <w:pStyle w:val="TOC2"/>
            <w:tabs>
              <w:tab w:val="right" w:leader="dot" w:pos="9350"/>
            </w:tabs>
            <w:rPr>
              <w:del w:id="465" w:author="David Conklin" w:date="2021-05-12T11:03:00Z"/>
              <w:rFonts w:eastAsiaTheme="minorEastAsia"/>
              <w:noProof/>
            </w:rPr>
          </w:pPr>
          <w:del w:id="46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67" w:author="David Conklin" w:date="2021-07-09T08:35:00Z">
            <w:r w:rsidR="00F9196F">
              <w:rPr>
                <w:rStyle w:val="Hyperlink"/>
                <w:b/>
                <w:bCs/>
                <w:noProof/>
              </w:rPr>
              <w:t>Error! Hyperlink reference not valid.</w:t>
            </w:r>
          </w:ins>
          <w:del w:id="468"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55F3B9D4" w:rsidR="006231D1" w:rsidDel="00EF6419" w:rsidRDefault="006231D1">
          <w:pPr>
            <w:pStyle w:val="TOC2"/>
            <w:tabs>
              <w:tab w:val="right" w:leader="dot" w:pos="9350"/>
            </w:tabs>
            <w:rPr>
              <w:del w:id="469" w:author="David Conklin" w:date="2021-05-12T11:03:00Z"/>
              <w:rFonts w:eastAsiaTheme="minorEastAsia"/>
              <w:noProof/>
            </w:rPr>
          </w:pPr>
          <w:del w:id="47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71" w:author="David Conklin" w:date="2021-07-09T08:35:00Z">
            <w:r w:rsidR="00F9196F">
              <w:rPr>
                <w:rStyle w:val="Hyperlink"/>
                <w:b/>
                <w:bCs/>
                <w:noProof/>
              </w:rPr>
              <w:t>Error! Hyperlink reference not valid.</w:t>
            </w:r>
          </w:ins>
          <w:del w:id="472"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0D8BC171" w:rsidR="006231D1" w:rsidDel="00EF6419" w:rsidRDefault="006231D1">
          <w:pPr>
            <w:pStyle w:val="TOC2"/>
            <w:tabs>
              <w:tab w:val="right" w:leader="dot" w:pos="9350"/>
            </w:tabs>
            <w:rPr>
              <w:del w:id="473" w:author="David Conklin" w:date="2021-05-12T11:03:00Z"/>
              <w:rFonts w:eastAsiaTheme="minorEastAsia"/>
              <w:noProof/>
            </w:rPr>
          </w:pPr>
          <w:del w:id="47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5" w:author="David Conklin" w:date="2021-07-09T08:35:00Z">
            <w:r w:rsidR="00F9196F">
              <w:rPr>
                <w:rStyle w:val="Hyperlink"/>
                <w:b/>
                <w:bCs/>
                <w:noProof/>
              </w:rPr>
              <w:t>Error! Hyperlink reference not valid.</w:t>
            </w:r>
          </w:ins>
          <w:del w:id="476"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2856DBAC" w:rsidR="006231D1" w:rsidDel="00EF6419" w:rsidRDefault="006231D1">
          <w:pPr>
            <w:pStyle w:val="TOC2"/>
            <w:tabs>
              <w:tab w:val="right" w:leader="dot" w:pos="9350"/>
            </w:tabs>
            <w:rPr>
              <w:del w:id="477" w:author="David Conklin" w:date="2021-05-12T11:03:00Z"/>
              <w:rFonts w:eastAsiaTheme="minorEastAsia"/>
              <w:noProof/>
            </w:rPr>
          </w:pPr>
          <w:del w:id="47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79" w:author="David Conklin" w:date="2021-07-09T08:35:00Z">
            <w:r w:rsidR="00F9196F">
              <w:rPr>
                <w:rStyle w:val="Hyperlink"/>
                <w:b/>
                <w:bCs/>
                <w:noProof/>
              </w:rPr>
              <w:t>Error! Hyperlink reference not valid.</w:t>
            </w:r>
          </w:ins>
          <w:del w:id="480"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5FE5ACD2" w:rsidR="006231D1" w:rsidDel="00EF6419" w:rsidRDefault="006231D1">
          <w:pPr>
            <w:pStyle w:val="TOC2"/>
            <w:tabs>
              <w:tab w:val="right" w:leader="dot" w:pos="9350"/>
            </w:tabs>
            <w:rPr>
              <w:del w:id="481" w:author="David Conklin" w:date="2021-05-12T11:03:00Z"/>
              <w:rFonts w:eastAsiaTheme="minorEastAsia"/>
              <w:noProof/>
            </w:rPr>
          </w:pPr>
          <w:del w:id="48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3" w:author="David Conklin" w:date="2021-07-09T08:35:00Z">
            <w:r w:rsidR="00F9196F">
              <w:rPr>
                <w:rStyle w:val="Hyperlink"/>
                <w:b/>
                <w:bCs/>
                <w:noProof/>
              </w:rPr>
              <w:t>Error! Hyperlink reference not valid.</w:t>
            </w:r>
          </w:ins>
          <w:del w:id="484"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408A586C" w:rsidR="006231D1" w:rsidDel="00EF6419" w:rsidRDefault="006231D1">
          <w:pPr>
            <w:pStyle w:val="TOC2"/>
            <w:tabs>
              <w:tab w:val="right" w:leader="dot" w:pos="9350"/>
            </w:tabs>
            <w:rPr>
              <w:del w:id="485" w:author="David Conklin" w:date="2021-05-12T11:03:00Z"/>
              <w:rFonts w:eastAsiaTheme="minorEastAsia"/>
              <w:noProof/>
            </w:rPr>
          </w:pPr>
          <w:del w:id="48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87" w:author="David Conklin" w:date="2021-07-09T08:35:00Z">
            <w:r w:rsidR="00F9196F">
              <w:rPr>
                <w:rStyle w:val="Hyperlink"/>
                <w:b/>
                <w:bCs/>
                <w:noProof/>
              </w:rPr>
              <w:t>Error! Hyperlink reference not valid.</w:t>
            </w:r>
          </w:ins>
          <w:del w:id="488"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3DB98E5B" w:rsidR="006231D1" w:rsidDel="00EF6419" w:rsidRDefault="006231D1">
          <w:pPr>
            <w:pStyle w:val="TOC1"/>
            <w:tabs>
              <w:tab w:val="right" w:leader="dot" w:pos="9350"/>
            </w:tabs>
            <w:rPr>
              <w:del w:id="489" w:author="David Conklin" w:date="2021-05-12T11:03:00Z"/>
              <w:rFonts w:eastAsiaTheme="minorEastAsia"/>
              <w:noProof/>
            </w:rPr>
          </w:pPr>
          <w:del w:id="49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91" w:author="David Conklin" w:date="2021-07-09T08:35:00Z">
            <w:r w:rsidR="00F9196F">
              <w:rPr>
                <w:rStyle w:val="Hyperlink"/>
                <w:b/>
                <w:bCs/>
                <w:noProof/>
              </w:rPr>
              <w:t>Error! Hyperlink reference not valid.</w:t>
            </w:r>
          </w:ins>
          <w:del w:id="492"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48F93083" w:rsidR="006231D1" w:rsidDel="00EF6419" w:rsidRDefault="006231D1">
          <w:pPr>
            <w:pStyle w:val="TOC2"/>
            <w:tabs>
              <w:tab w:val="right" w:leader="dot" w:pos="9350"/>
            </w:tabs>
            <w:rPr>
              <w:del w:id="493" w:author="David Conklin" w:date="2021-05-12T11:03:00Z"/>
              <w:rFonts w:eastAsiaTheme="minorEastAsia"/>
              <w:noProof/>
            </w:rPr>
          </w:pPr>
          <w:del w:id="49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5" w:author="David Conklin" w:date="2021-07-09T08:35:00Z">
            <w:r w:rsidR="00F9196F">
              <w:rPr>
                <w:rStyle w:val="Hyperlink"/>
                <w:b/>
                <w:bCs/>
                <w:noProof/>
              </w:rPr>
              <w:t>Error! Hyperlink reference not valid.</w:t>
            </w:r>
          </w:ins>
          <w:del w:id="496"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5AB8DE59" w:rsidR="006231D1" w:rsidDel="00EF6419" w:rsidRDefault="006231D1">
          <w:pPr>
            <w:pStyle w:val="TOC2"/>
            <w:tabs>
              <w:tab w:val="right" w:leader="dot" w:pos="9350"/>
            </w:tabs>
            <w:rPr>
              <w:del w:id="497" w:author="David Conklin" w:date="2021-05-12T11:03:00Z"/>
              <w:rFonts w:eastAsiaTheme="minorEastAsia"/>
              <w:noProof/>
            </w:rPr>
          </w:pPr>
          <w:del w:id="49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499" w:author="David Conklin" w:date="2021-07-09T08:35:00Z">
            <w:r w:rsidR="00F9196F">
              <w:rPr>
                <w:rStyle w:val="Hyperlink"/>
                <w:b/>
                <w:bCs/>
                <w:noProof/>
              </w:rPr>
              <w:t>Error! Hyperlink reference not valid.</w:t>
            </w:r>
          </w:ins>
          <w:del w:id="500"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33D0D8F8" w:rsidR="006231D1" w:rsidDel="00EF6419" w:rsidRDefault="006231D1">
          <w:pPr>
            <w:pStyle w:val="TOC2"/>
            <w:tabs>
              <w:tab w:val="right" w:leader="dot" w:pos="9350"/>
            </w:tabs>
            <w:rPr>
              <w:del w:id="501" w:author="David Conklin" w:date="2021-05-12T11:03:00Z"/>
              <w:rFonts w:eastAsiaTheme="minorEastAsia"/>
              <w:noProof/>
            </w:rPr>
          </w:pPr>
          <w:del w:id="50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3" w:author="David Conklin" w:date="2021-07-09T08:35:00Z">
            <w:r w:rsidR="00F9196F">
              <w:rPr>
                <w:rStyle w:val="Hyperlink"/>
                <w:b/>
                <w:bCs/>
                <w:noProof/>
              </w:rPr>
              <w:t>Error! Hyperlink reference not valid.</w:t>
            </w:r>
          </w:ins>
          <w:del w:id="504"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7072EF28" w:rsidR="006231D1" w:rsidDel="00EF6419" w:rsidRDefault="006231D1">
          <w:pPr>
            <w:pStyle w:val="TOC2"/>
            <w:tabs>
              <w:tab w:val="right" w:leader="dot" w:pos="9350"/>
            </w:tabs>
            <w:rPr>
              <w:del w:id="505" w:author="David Conklin" w:date="2021-05-12T11:03:00Z"/>
              <w:rFonts w:eastAsiaTheme="minorEastAsia"/>
              <w:noProof/>
            </w:rPr>
          </w:pPr>
          <w:del w:id="50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07" w:author="David Conklin" w:date="2021-07-09T08:35:00Z">
            <w:r w:rsidR="00F9196F">
              <w:rPr>
                <w:rStyle w:val="Hyperlink"/>
                <w:b/>
                <w:bCs/>
                <w:noProof/>
              </w:rPr>
              <w:t>Error! Hyperlink reference not valid.</w:t>
            </w:r>
          </w:ins>
          <w:del w:id="508"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37C1B310" w:rsidR="006231D1" w:rsidDel="00EF6419" w:rsidRDefault="006231D1">
          <w:pPr>
            <w:pStyle w:val="TOC2"/>
            <w:tabs>
              <w:tab w:val="right" w:leader="dot" w:pos="9350"/>
            </w:tabs>
            <w:rPr>
              <w:del w:id="509" w:author="David Conklin" w:date="2021-05-12T11:03:00Z"/>
              <w:rFonts w:eastAsiaTheme="minorEastAsia"/>
              <w:noProof/>
            </w:rPr>
          </w:pPr>
          <w:del w:id="51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11" w:author="David Conklin" w:date="2021-07-09T08:35:00Z">
            <w:r w:rsidR="00F9196F">
              <w:rPr>
                <w:rStyle w:val="Hyperlink"/>
                <w:b/>
                <w:bCs/>
                <w:noProof/>
              </w:rPr>
              <w:t>Error! Hyperlink reference not valid.</w:t>
            </w:r>
          </w:ins>
          <w:del w:id="512"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074C3198" w:rsidR="006231D1" w:rsidDel="00EF6419" w:rsidRDefault="006231D1">
          <w:pPr>
            <w:pStyle w:val="TOC2"/>
            <w:tabs>
              <w:tab w:val="right" w:leader="dot" w:pos="9350"/>
            </w:tabs>
            <w:rPr>
              <w:del w:id="513" w:author="David Conklin" w:date="2021-05-12T11:03:00Z"/>
              <w:rFonts w:eastAsiaTheme="minorEastAsia"/>
              <w:noProof/>
            </w:rPr>
          </w:pPr>
          <w:del w:id="51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5" w:author="David Conklin" w:date="2021-07-09T08:35:00Z">
            <w:r w:rsidR="00F9196F">
              <w:rPr>
                <w:rStyle w:val="Hyperlink"/>
                <w:b/>
                <w:bCs/>
                <w:noProof/>
              </w:rPr>
              <w:t>Error! Hyperlink reference not valid.</w:t>
            </w:r>
          </w:ins>
          <w:del w:id="516"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4711D339" w:rsidR="006231D1" w:rsidDel="00EF6419" w:rsidRDefault="006231D1">
          <w:pPr>
            <w:pStyle w:val="TOC2"/>
            <w:tabs>
              <w:tab w:val="right" w:leader="dot" w:pos="9350"/>
            </w:tabs>
            <w:rPr>
              <w:del w:id="517" w:author="David Conklin" w:date="2021-05-12T11:03:00Z"/>
              <w:rFonts w:eastAsiaTheme="minorEastAsia"/>
              <w:noProof/>
            </w:rPr>
          </w:pPr>
          <w:del w:id="51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19" w:author="David Conklin" w:date="2021-07-09T08:35:00Z">
            <w:r w:rsidR="00F9196F">
              <w:rPr>
                <w:rStyle w:val="Hyperlink"/>
                <w:b/>
                <w:bCs/>
                <w:noProof/>
              </w:rPr>
              <w:t>Error! Hyperlink reference not valid.</w:t>
            </w:r>
          </w:ins>
          <w:del w:id="520"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7F5444BF" w:rsidR="006231D1" w:rsidDel="00EF6419" w:rsidRDefault="006231D1">
          <w:pPr>
            <w:pStyle w:val="TOC2"/>
            <w:tabs>
              <w:tab w:val="right" w:leader="dot" w:pos="9350"/>
            </w:tabs>
            <w:rPr>
              <w:del w:id="521" w:author="David Conklin" w:date="2021-05-12T11:03:00Z"/>
              <w:rFonts w:eastAsiaTheme="minorEastAsia"/>
              <w:noProof/>
            </w:rPr>
          </w:pPr>
          <w:del w:id="5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3" w:author="David Conklin" w:date="2021-07-09T08:35:00Z">
            <w:r w:rsidR="00F9196F">
              <w:rPr>
                <w:rStyle w:val="Hyperlink"/>
                <w:b/>
                <w:bCs/>
                <w:noProof/>
              </w:rPr>
              <w:t>Error! Hyperlink reference not valid.</w:t>
            </w:r>
          </w:ins>
          <w:del w:id="524"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11DABDF3" w:rsidR="006231D1" w:rsidDel="00EF6419" w:rsidRDefault="006231D1">
          <w:pPr>
            <w:pStyle w:val="TOC1"/>
            <w:tabs>
              <w:tab w:val="right" w:leader="dot" w:pos="9350"/>
            </w:tabs>
            <w:rPr>
              <w:del w:id="525" w:author="David Conklin" w:date="2021-05-12T11:03:00Z"/>
              <w:rFonts w:eastAsiaTheme="minorEastAsia"/>
              <w:noProof/>
            </w:rPr>
          </w:pPr>
          <w:del w:id="5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27" w:author="David Conklin" w:date="2021-07-09T08:35:00Z">
            <w:r w:rsidR="00F9196F">
              <w:rPr>
                <w:rStyle w:val="Hyperlink"/>
                <w:b/>
                <w:bCs/>
                <w:noProof/>
              </w:rPr>
              <w:t>Error! Hyperlink reference not valid.</w:t>
            </w:r>
          </w:ins>
          <w:del w:id="528"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4AFE52A4" w:rsidR="006231D1" w:rsidDel="00EF6419" w:rsidRDefault="006231D1">
          <w:pPr>
            <w:pStyle w:val="TOC2"/>
            <w:tabs>
              <w:tab w:val="right" w:leader="dot" w:pos="9350"/>
            </w:tabs>
            <w:rPr>
              <w:del w:id="529" w:author="David Conklin" w:date="2021-05-12T11:03:00Z"/>
              <w:rFonts w:eastAsiaTheme="minorEastAsia"/>
              <w:noProof/>
            </w:rPr>
          </w:pPr>
          <w:del w:id="5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31" w:author="David Conklin" w:date="2021-07-09T08:35:00Z">
            <w:r w:rsidR="00F9196F">
              <w:rPr>
                <w:rStyle w:val="Hyperlink"/>
                <w:b/>
                <w:bCs/>
                <w:noProof/>
              </w:rPr>
              <w:t>Error! Hyperlink reference not valid.</w:t>
            </w:r>
          </w:ins>
          <w:del w:id="532"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56474A9F" w:rsidR="006231D1" w:rsidDel="00EF6419" w:rsidRDefault="006231D1">
          <w:pPr>
            <w:pStyle w:val="TOC2"/>
            <w:tabs>
              <w:tab w:val="right" w:leader="dot" w:pos="9350"/>
            </w:tabs>
            <w:rPr>
              <w:del w:id="533" w:author="David Conklin" w:date="2021-05-12T11:03:00Z"/>
              <w:rFonts w:eastAsiaTheme="minorEastAsia"/>
              <w:noProof/>
            </w:rPr>
          </w:pPr>
          <w:del w:id="5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5" w:author="David Conklin" w:date="2021-07-09T08:35:00Z">
            <w:r w:rsidR="00F9196F">
              <w:rPr>
                <w:rStyle w:val="Hyperlink"/>
                <w:b/>
                <w:bCs/>
                <w:noProof/>
              </w:rPr>
              <w:t>Error! Hyperlink reference not valid.</w:t>
            </w:r>
          </w:ins>
          <w:del w:id="536"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019CD7A5" w:rsidR="006231D1" w:rsidDel="00EF6419" w:rsidRDefault="006231D1">
          <w:pPr>
            <w:pStyle w:val="TOC1"/>
            <w:tabs>
              <w:tab w:val="right" w:leader="dot" w:pos="9350"/>
            </w:tabs>
            <w:rPr>
              <w:del w:id="537" w:author="David Conklin" w:date="2021-05-12T11:03:00Z"/>
              <w:rFonts w:eastAsiaTheme="minorEastAsia"/>
              <w:noProof/>
            </w:rPr>
          </w:pPr>
          <w:del w:id="5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39" w:author="David Conklin" w:date="2021-07-09T08:35:00Z">
            <w:r w:rsidR="00F9196F">
              <w:rPr>
                <w:rStyle w:val="Hyperlink"/>
                <w:b/>
                <w:bCs/>
                <w:noProof/>
              </w:rPr>
              <w:t>Error! Hyperlink reference not valid.</w:t>
            </w:r>
          </w:ins>
          <w:del w:id="540"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7B703D50" w:rsidR="006231D1" w:rsidDel="00EF6419" w:rsidRDefault="006231D1">
          <w:pPr>
            <w:pStyle w:val="TOC2"/>
            <w:tabs>
              <w:tab w:val="right" w:leader="dot" w:pos="9350"/>
            </w:tabs>
            <w:rPr>
              <w:del w:id="541" w:author="David Conklin" w:date="2021-05-12T11:03:00Z"/>
              <w:rFonts w:eastAsiaTheme="minorEastAsia"/>
              <w:noProof/>
            </w:rPr>
          </w:pPr>
          <w:del w:id="5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3" w:author="David Conklin" w:date="2021-07-09T08:35:00Z">
            <w:r w:rsidR="00F9196F">
              <w:rPr>
                <w:rStyle w:val="Hyperlink"/>
                <w:b/>
                <w:bCs/>
                <w:noProof/>
              </w:rPr>
              <w:t>Error! Hyperlink reference not valid.</w:t>
            </w:r>
          </w:ins>
          <w:del w:id="544"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712A2FBE" w:rsidR="006231D1" w:rsidDel="00EF6419" w:rsidRDefault="006231D1">
          <w:pPr>
            <w:pStyle w:val="TOC1"/>
            <w:tabs>
              <w:tab w:val="right" w:leader="dot" w:pos="9350"/>
            </w:tabs>
            <w:rPr>
              <w:del w:id="545" w:author="David Conklin" w:date="2021-05-12T11:03:00Z"/>
              <w:rFonts w:eastAsiaTheme="minorEastAsia"/>
              <w:noProof/>
            </w:rPr>
          </w:pPr>
          <w:del w:id="5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47" w:author="David Conklin" w:date="2021-07-09T08:35:00Z">
            <w:r w:rsidR="00F9196F">
              <w:rPr>
                <w:rStyle w:val="Hyperlink"/>
                <w:b/>
                <w:bCs/>
                <w:noProof/>
              </w:rPr>
              <w:t>Error! Hyperlink reference not valid.</w:t>
            </w:r>
          </w:ins>
          <w:del w:id="548"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31E2B3C0" w:rsidR="006231D1" w:rsidDel="00EF6419" w:rsidRDefault="006231D1">
          <w:pPr>
            <w:pStyle w:val="TOC2"/>
            <w:tabs>
              <w:tab w:val="right" w:leader="dot" w:pos="9350"/>
            </w:tabs>
            <w:rPr>
              <w:del w:id="549" w:author="David Conklin" w:date="2021-05-12T11:03:00Z"/>
              <w:rFonts w:eastAsiaTheme="minorEastAsia"/>
              <w:noProof/>
            </w:rPr>
          </w:pPr>
          <w:del w:id="5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51" w:author="David Conklin" w:date="2021-07-09T08:35:00Z">
            <w:r w:rsidR="00F9196F">
              <w:rPr>
                <w:rStyle w:val="Hyperlink"/>
                <w:b/>
                <w:bCs/>
                <w:noProof/>
              </w:rPr>
              <w:t>Error! Hyperlink reference not valid.</w:t>
            </w:r>
          </w:ins>
          <w:del w:id="552"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3C32C9D7" w:rsidR="006231D1" w:rsidDel="00EF6419" w:rsidRDefault="006231D1">
          <w:pPr>
            <w:pStyle w:val="TOC2"/>
            <w:tabs>
              <w:tab w:val="right" w:leader="dot" w:pos="9350"/>
            </w:tabs>
            <w:rPr>
              <w:del w:id="553" w:author="David Conklin" w:date="2021-05-12T11:03:00Z"/>
              <w:rFonts w:eastAsiaTheme="minorEastAsia"/>
              <w:noProof/>
            </w:rPr>
          </w:pPr>
          <w:del w:id="5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5" w:author="David Conklin" w:date="2021-07-09T08:35:00Z">
            <w:r w:rsidR="00F9196F">
              <w:rPr>
                <w:rStyle w:val="Hyperlink"/>
                <w:b/>
                <w:bCs/>
                <w:noProof/>
              </w:rPr>
              <w:t>Error! Hyperlink reference not valid.</w:t>
            </w:r>
          </w:ins>
          <w:del w:id="556"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62C2E5F3" w:rsidR="006231D1" w:rsidDel="00EF6419" w:rsidRDefault="006231D1">
          <w:pPr>
            <w:pStyle w:val="TOC2"/>
            <w:tabs>
              <w:tab w:val="right" w:leader="dot" w:pos="9350"/>
            </w:tabs>
            <w:rPr>
              <w:del w:id="557" w:author="David Conklin" w:date="2021-05-12T11:03:00Z"/>
              <w:rFonts w:eastAsiaTheme="minorEastAsia"/>
              <w:noProof/>
            </w:rPr>
          </w:pPr>
          <w:del w:id="5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59" w:author="David Conklin" w:date="2021-07-09T08:35:00Z">
            <w:r w:rsidR="00F9196F">
              <w:rPr>
                <w:rStyle w:val="Hyperlink"/>
                <w:b/>
                <w:bCs/>
                <w:noProof/>
              </w:rPr>
              <w:t>Error! Hyperlink reference not valid.</w:t>
            </w:r>
          </w:ins>
          <w:del w:id="560"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168A4189" w:rsidR="006231D1" w:rsidDel="00EF6419" w:rsidRDefault="006231D1">
          <w:pPr>
            <w:pStyle w:val="TOC1"/>
            <w:tabs>
              <w:tab w:val="right" w:leader="dot" w:pos="9350"/>
            </w:tabs>
            <w:rPr>
              <w:del w:id="561" w:author="David Conklin" w:date="2021-05-12T11:03:00Z"/>
              <w:rFonts w:eastAsiaTheme="minorEastAsia"/>
              <w:noProof/>
            </w:rPr>
          </w:pPr>
          <w:del w:id="5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3" w:author="David Conklin" w:date="2021-07-09T08:35:00Z">
            <w:r w:rsidR="00F9196F">
              <w:rPr>
                <w:rStyle w:val="Hyperlink"/>
                <w:b/>
                <w:bCs/>
                <w:noProof/>
              </w:rPr>
              <w:t>Error! Hyperlink reference not valid.</w:t>
            </w:r>
          </w:ins>
          <w:del w:id="564"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2C4BCE55" w:rsidR="006231D1" w:rsidDel="00EF6419" w:rsidRDefault="006231D1">
          <w:pPr>
            <w:pStyle w:val="TOC2"/>
            <w:tabs>
              <w:tab w:val="right" w:leader="dot" w:pos="9350"/>
            </w:tabs>
            <w:rPr>
              <w:del w:id="565" w:author="David Conklin" w:date="2021-05-12T11:03:00Z"/>
              <w:rFonts w:eastAsiaTheme="minorEastAsia"/>
              <w:noProof/>
            </w:rPr>
          </w:pPr>
          <w:del w:id="56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67" w:author="David Conklin" w:date="2021-07-09T08:35:00Z">
            <w:r w:rsidR="00F9196F">
              <w:rPr>
                <w:rStyle w:val="Hyperlink"/>
                <w:b/>
                <w:bCs/>
                <w:noProof/>
              </w:rPr>
              <w:t>Error! Hyperlink reference not valid.</w:t>
            </w:r>
          </w:ins>
          <w:del w:id="568"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2C02D22E" w:rsidR="006231D1" w:rsidDel="00EF6419" w:rsidRDefault="006231D1">
          <w:pPr>
            <w:pStyle w:val="TOC2"/>
            <w:tabs>
              <w:tab w:val="right" w:leader="dot" w:pos="9350"/>
            </w:tabs>
            <w:rPr>
              <w:del w:id="569" w:author="David Conklin" w:date="2021-05-12T11:03:00Z"/>
              <w:rFonts w:eastAsiaTheme="minorEastAsia"/>
              <w:noProof/>
            </w:rPr>
          </w:pPr>
          <w:del w:id="57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71" w:author="David Conklin" w:date="2021-07-09T08:35:00Z">
            <w:r w:rsidR="00F9196F">
              <w:rPr>
                <w:rStyle w:val="Hyperlink"/>
                <w:b/>
                <w:bCs/>
                <w:noProof/>
              </w:rPr>
              <w:t>Error! Hyperlink reference not valid.</w:t>
            </w:r>
          </w:ins>
          <w:del w:id="572"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2C678D13" w:rsidR="006231D1" w:rsidDel="00EF6419" w:rsidRDefault="006231D1">
          <w:pPr>
            <w:pStyle w:val="TOC1"/>
            <w:tabs>
              <w:tab w:val="right" w:leader="dot" w:pos="9350"/>
            </w:tabs>
            <w:rPr>
              <w:del w:id="573" w:author="David Conklin" w:date="2021-05-12T11:03:00Z"/>
              <w:rFonts w:eastAsiaTheme="minorEastAsia"/>
              <w:noProof/>
            </w:rPr>
          </w:pPr>
          <w:del w:id="57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5" w:author="David Conklin" w:date="2021-07-09T08:35:00Z">
            <w:r w:rsidR="00F9196F">
              <w:rPr>
                <w:rStyle w:val="Hyperlink"/>
                <w:b/>
                <w:bCs/>
                <w:noProof/>
              </w:rPr>
              <w:t>Error! Hyperlink reference not valid.</w:t>
            </w:r>
          </w:ins>
          <w:del w:id="576"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45C716AF" w:rsidR="006231D1" w:rsidDel="00EF6419" w:rsidRDefault="006231D1">
          <w:pPr>
            <w:pStyle w:val="TOC2"/>
            <w:tabs>
              <w:tab w:val="right" w:leader="dot" w:pos="9350"/>
            </w:tabs>
            <w:rPr>
              <w:del w:id="577" w:author="David Conklin" w:date="2021-05-12T11:03:00Z"/>
              <w:rFonts w:eastAsiaTheme="minorEastAsia"/>
              <w:noProof/>
            </w:rPr>
          </w:pPr>
          <w:del w:id="57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79" w:author="David Conklin" w:date="2021-07-09T08:35:00Z">
            <w:r w:rsidR="00F9196F">
              <w:rPr>
                <w:rStyle w:val="Hyperlink"/>
                <w:b/>
                <w:bCs/>
                <w:noProof/>
              </w:rPr>
              <w:t>Error! Hyperlink reference not valid.</w:t>
            </w:r>
          </w:ins>
          <w:del w:id="580"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73C30046" w:rsidR="006231D1" w:rsidDel="00EF6419" w:rsidRDefault="006231D1">
          <w:pPr>
            <w:pStyle w:val="TOC2"/>
            <w:tabs>
              <w:tab w:val="right" w:leader="dot" w:pos="9350"/>
            </w:tabs>
            <w:rPr>
              <w:del w:id="581" w:author="David Conklin" w:date="2021-05-12T11:03:00Z"/>
              <w:rFonts w:eastAsiaTheme="minorEastAsia"/>
              <w:noProof/>
            </w:rPr>
          </w:pPr>
          <w:del w:id="58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3" w:author="David Conklin" w:date="2021-07-09T08:35:00Z">
            <w:r w:rsidR="00F9196F">
              <w:rPr>
                <w:rStyle w:val="Hyperlink"/>
                <w:b/>
                <w:bCs/>
                <w:noProof/>
              </w:rPr>
              <w:t>Error! Hyperlink reference not valid.</w:t>
            </w:r>
          </w:ins>
          <w:del w:id="584"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45F2AB2B" w:rsidR="006231D1" w:rsidDel="00EF6419" w:rsidRDefault="006231D1">
          <w:pPr>
            <w:pStyle w:val="TOC2"/>
            <w:tabs>
              <w:tab w:val="right" w:leader="dot" w:pos="9350"/>
            </w:tabs>
            <w:rPr>
              <w:del w:id="585" w:author="David Conklin" w:date="2021-05-12T11:03:00Z"/>
              <w:rFonts w:eastAsiaTheme="minorEastAsia"/>
              <w:noProof/>
            </w:rPr>
          </w:pPr>
          <w:del w:id="58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87" w:author="David Conklin" w:date="2021-07-09T08:35:00Z">
            <w:r w:rsidR="00F9196F">
              <w:rPr>
                <w:rStyle w:val="Hyperlink"/>
                <w:b/>
                <w:bCs/>
                <w:noProof/>
              </w:rPr>
              <w:t>Error! Hyperlink reference not valid.</w:t>
            </w:r>
          </w:ins>
          <w:del w:id="588"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76AB26CE" w:rsidR="006231D1" w:rsidDel="00EF6419" w:rsidRDefault="006231D1">
          <w:pPr>
            <w:pStyle w:val="TOC2"/>
            <w:tabs>
              <w:tab w:val="right" w:leader="dot" w:pos="9350"/>
            </w:tabs>
            <w:rPr>
              <w:del w:id="589" w:author="David Conklin" w:date="2021-05-12T11:03:00Z"/>
              <w:rFonts w:eastAsiaTheme="minorEastAsia"/>
              <w:noProof/>
            </w:rPr>
          </w:pPr>
          <w:del w:id="59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91" w:author="David Conklin" w:date="2021-07-09T08:35:00Z">
            <w:r w:rsidR="00F9196F">
              <w:rPr>
                <w:rStyle w:val="Hyperlink"/>
                <w:b/>
                <w:bCs/>
                <w:noProof/>
              </w:rPr>
              <w:t>Error! Hyperlink reference not valid.</w:t>
            </w:r>
          </w:ins>
          <w:del w:id="592"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5BD82936" w:rsidR="006231D1" w:rsidDel="00EF6419" w:rsidRDefault="006231D1">
          <w:pPr>
            <w:pStyle w:val="TOC2"/>
            <w:tabs>
              <w:tab w:val="right" w:leader="dot" w:pos="9350"/>
            </w:tabs>
            <w:rPr>
              <w:del w:id="593" w:author="David Conklin" w:date="2021-05-12T11:03:00Z"/>
              <w:rFonts w:eastAsiaTheme="minorEastAsia"/>
              <w:noProof/>
            </w:rPr>
          </w:pPr>
          <w:del w:id="59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5" w:author="David Conklin" w:date="2021-07-09T08:35:00Z">
            <w:r w:rsidR="00F9196F">
              <w:rPr>
                <w:rStyle w:val="Hyperlink"/>
                <w:b/>
                <w:bCs/>
                <w:noProof/>
              </w:rPr>
              <w:t>Error! Hyperlink reference not valid.</w:t>
            </w:r>
          </w:ins>
          <w:del w:id="596"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5B4B8C55" w:rsidR="006231D1" w:rsidDel="00EF6419" w:rsidRDefault="006231D1">
          <w:pPr>
            <w:pStyle w:val="TOC2"/>
            <w:tabs>
              <w:tab w:val="right" w:leader="dot" w:pos="9350"/>
            </w:tabs>
            <w:rPr>
              <w:del w:id="597" w:author="David Conklin" w:date="2021-05-12T11:03:00Z"/>
              <w:rFonts w:eastAsiaTheme="minorEastAsia"/>
              <w:noProof/>
            </w:rPr>
          </w:pPr>
          <w:del w:id="59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599" w:author="David Conklin" w:date="2021-07-09T08:35:00Z">
            <w:r w:rsidR="00F9196F">
              <w:rPr>
                <w:rStyle w:val="Hyperlink"/>
                <w:b/>
                <w:bCs/>
                <w:noProof/>
              </w:rPr>
              <w:t>Error! Hyperlink reference not valid.</w:t>
            </w:r>
          </w:ins>
          <w:del w:id="600"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2BAF08A0" w:rsidR="006231D1" w:rsidDel="00EF6419" w:rsidRDefault="006231D1">
          <w:pPr>
            <w:pStyle w:val="TOC2"/>
            <w:tabs>
              <w:tab w:val="right" w:leader="dot" w:pos="9350"/>
            </w:tabs>
            <w:rPr>
              <w:del w:id="601" w:author="David Conklin" w:date="2021-05-12T11:03:00Z"/>
              <w:rFonts w:eastAsiaTheme="minorEastAsia"/>
              <w:noProof/>
            </w:rPr>
          </w:pPr>
          <w:del w:id="60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3" w:author="David Conklin" w:date="2021-07-09T08:35:00Z">
            <w:r w:rsidR="00F9196F">
              <w:rPr>
                <w:rStyle w:val="Hyperlink"/>
                <w:b/>
                <w:bCs/>
                <w:noProof/>
              </w:rPr>
              <w:t>Error! Hyperlink reference not valid.</w:t>
            </w:r>
          </w:ins>
          <w:del w:id="604"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6970E479" w:rsidR="006231D1" w:rsidDel="00EF6419" w:rsidRDefault="006231D1">
          <w:pPr>
            <w:pStyle w:val="TOC2"/>
            <w:tabs>
              <w:tab w:val="right" w:leader="dot" w:pos="9350"/>
            </w:tabs>
            <w:rPr>
              <w:del w:id="605" w:author="David Conklin" w:date="2021-05-12T11:03:00Z"/>
              <w:rFonts w:eastAsiaTheme="minorEastAsia"/>
              <w:noProof/>
            </w:rPr>
          </w:pPr>
          <w:del w:id="60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07" w:author="David Conklin" w:date="2021-07-09T08:35:00Z">
            <w:r w:rsidR="00F9196F">
              <w:rPr>
                <w:rStyle w:val="Hyperlink"/>
                <w:b/>
                <w:bCs/>
                <w:noProof/>
              </w:rPr>
              <w:t>Error! Hyperlink reference not valid.</w:t>
            </w:r>
          </w:ins>
          <w:del w:id="608"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5048ECE1" w:rsidR="006231D1" w:rsidDel="00EF6419" w:rsidRDefault="006231D1">
          <w:pPr>
            <w:pStyle w:val="TOC2"/>
            <w:tabs>
              <w:tab w:val="right" w:leader="dot" w:pos="9350"/>
            </w:tabs>
            <w:rPr>
              <w:del w:id="609" w:author="David Conklin" w:date="2021-05-12T11:03:00Z"/>
              <w:rFonts w:eastAsiaTheme="minorEastAsia"/>
              <w:noProof/>
            </w:rPr>
          </w:pPr>
          <w:del w:id="61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11" w:author="David Conklin" w:date="2021-07-09T08:35:00Z">
            <w:r w:rsidR="00F9196F">
              <w:rPr>
                <w:rStyle w:val="Hyperlink"/>
                <w:b/>
                <w:bCs/>
                <w:noProof/>
              </w:rPr>
              <w:t>Error! Hyperlink reference not valid.</w:t>
            </w:r>
          </w:ins>
          <w:del w:id="612"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591F2C48" w:rsidR="006231D1" w:rsidDel="00EF6419" w:rsidRDefault="006231D1">
          <w:pPr>
            <w:pStyle w:val="TOC2"/>
            <w:tabs>
              <w:tab w:val="right" w:leader="dot" w:pos="9350"/>
            </w:tabs>
            <w:rPr>
              <w:del w:id="613" w:author="David Conklin" w:date="2021-05-12T11:03:00Z"/>
              <w:rFonts w:eastAsiaTheme="minorEastAsia"/>
              <w:noProof/>
            </w:rPr>
          </w:pPr>
          <w:del w:id="61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5" w:author="David Conklin" w:date="2021-07-09T08:35:00Z">
            <w:r w:rsidR="00F9196F">
              <w:rPr>
                <w:rStyle w:val="Hyperlink"/>
                <w:b/>
                <w:bCs/>
                <w:noProof/>
              </w:rPr>
              <w:t>Error! Hyperlink reference not valid.</w:t>
            </w:r>
          </w:ins>
          <w:del w:id="616"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454FD28D" w:rsidR="006231D1" w:rsidDel="00EF6419" w:rsidRDefault="006231D1">
          <w:pPr>
            <w:pStyle w:val="TOC2"/>
            <w:tabs>
              <w:tab w:val="right" w:leader="dot" w:pos="9350"/>
            </w:tabs>
            <w:rPr>
              <w:del w:id="617" w:author="David Conklin" w:date="2021-05-12T11:03:00Z"/>
              <w:rFonts w:eastAsiaTheme="minorEastAsia"/>
              <w:noProof/>
            </w:rPr>
          </w:pPr>
          <w:del w:id="61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19" w:author="David Conklin" w:date="2021-07-09T08:35:00Z">
            <w:r w:rsidR="00F9196F">
              <w:rPr>
                <w:rStyle w:val="Hyperlink"/>
                <w:b/>
                <w:bCs/>
                <w:noProof/>
              </w:rPr>
              <w:t>Error! Hyperlink reference not valid.</w:t>
            </w:r>
          </w:ins>
          <w:del w:id="620"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0965083B" w:rsidR="006231D1" w:rsidDel="00EF6419" w:rsidRDefault="006231D1">
          <w:pPr>
            <w:pStyle w:val="TOC3"/>
            <w:tabs>
              <w:tab w:val="right" w:leader="dot" w:pos="9350"/>
            </w:tabs>
            <w:rPr>
              <w:del w:id="621" w:author="David Conklin" w:date="2021-05-12T11:03:00Z"/>
              <w:rFonts w:eastAsiaTheme="minorEastAsia"/>
              <w:noProof/>
            </w:rPr>
          </w:pPr>
          <w:del w:id="62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3" w:author="David Conklin" w:date="2021-07-09T08:35:00Z">
            <w:r w:rsidR="00F9196F">
              <w:rPr>
                <w:rStyle w:val="Hyperlink"/>
                <w:b/>
                <w:bCs/>
                <w:noProof/>
              </w:rPr>
              <w:t>Error! Hyperlink reference not valid.</w:t>
            </w:r>
          </w:ins>
          <w:del w:id="624"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126CB552" w:rsidR="006231D1" w:rsidDel="00EF6419" w:rsidRDefault="006231D1">
          <w:pPr>
            <w:pStyle w:val="TOC3"/>
            <w:tabs>
              <w:tab w:val="right" w:leader="dot" w:pos="9350"/>
            </w:tabs>
            <w:rPr>
              <w:del w:id="625" w:author="David Conklin" w:date="2021-05-12T11:03:00Z"/>
              <w:rFonts w:eastAsiaTheme="minorEastAsia"/>
              <w:noProof/>
            </w:rPr>
          </w:pPr>
          <w:del w:id="62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27" w:author="David Conklin" w:date="2021-07-09T08:35:00Z">
            <w:r w:rsidR="00F9196F">
              <w:rPr>
                <w:rStyle w:val="Hyperlink"/>
                <w:b/>
                <w:bCs/>
                <w:noProof/>
              </w:rPr>
              <w:t>Error! Hyperlink reference not valid.</w:t>
            </w:r>
          </w:ins>
          <w:del w:id="628"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6F492AA1" w:rsidR="006231D1" w:rsidDel="00EF6419" w:rsidRDefault="006231D1">
          <w:pPr>
            <w:pStyle w:val="TOC2"/>
            <w:tabs>
              <w:tab w:val="right" w:leader="dot" w:pos="9350"/>
            </w:tabs>
            <w:rPr>
              <w:del w:id="629" w:author="David Conklin" w:date="2021-05-12T11:03:00Z"/>
              <w:rFonts w:eastAsiaTheme="minorEastAsia"/>
              <w:noProof/>
            </w:rPr>
          </w:pPr>
          <w:del w:id="63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31" w:author="David Conklin" w:date="2021-07-09T08:35:00Z">
            <w:r w:rsidR="00F9196F">
              <w:rPr>
                <w:rStyle w:val="Hyperlink"/>
                <w:b/>
                <w:bCs/>
                <w:noProof/>
              </w:rPr>
              <w:t>Error! Hyperlink reference not valid.</w:t>
            </w:r>
          </w:ins>
          <w:del w:id="632"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30B621A4" w:rsidR="006231D1" w:rsidDel="00EF6419" w:rsidRDefault="006231D1">
          <w:pPr>
            <w:pStyle w:val="TOC2"/>
            <w:tabs>
              <w:tab w:val="right" w:leader="dot" w:pos="9350"/>
            </w:tabs>
            <w:rPr>
              <w:del w:id="633" w:author="David Conklin" w:date="2021-05-12T11:03:00Z"/>
              <w:rFonts w:eastAsiaTheme="minorEastAsia"/>
              <w:noProof/>
            </w:rPr>
          </w:pPr>
          <w:del w:id="63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5" w:author="David Conklin" w:date="2021-07-09T08:35:00Z">
            <w:r w:rsidR="00F9196F">
              <w:rPr>
                <w:rStyle w:val="Hyperlink"/>
                <w:b/>
                <w:bCs/>
                <w:noProof/>
              </w:rPr>
              <w:t>Error! Hyperlink reference not valid.</w:t>
            </w:r>
          </w:ins>
          <w:del w:id="636"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58889054" w:rsidR="006231D1" w:rsidDel="00EF6419" w:rsidRDefault="006231D1">
          <w:pPr>
            <w:pStyle w:val="TOC2"/>
            <w:tabs>
              <w:tab w:val="right" w:leader="dot" w:pos="9350"/>
            </w:tabs>
            <w:rPr>
              <w:del w:id="637" w:author="David Conklin" w:date="2021-05-12T11:03:00Z"/>
              <w:rFonts w:eastAsiaTheme="minorEastAsia"/>
              <w:noProof/>
            </w:rPr>
          </w:pPr>
          <w:del w:id="63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39" w:author="David Conklin" w:date="2021-07-09T08:35:00Z">
            <w:r w:rsidR="00F9196F">
              <w:rPr>
                <w:rStyle w:val="Hyperlink"/>
                <w:b/>
                <w:bCs/>
                <w:noProof/>
              </w:rPr>
              <w:t>Error! Hyperlink reference not valid.</w:t>
            </w:r>
          </w:ins>
          <w:del w:id="640"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01F0F8AC" w:rsidR="006231D1" w:rsidDel="00EF6419" w:rsidRDefault="006231D1">
          <w:pPr>
            <w:pStyle w:val="TOC2"/>
            <w:tabs>
              <w:tab w:val="right" w:leader="dot" w:pos="9350"/>
            </w:tabs>
            <w:rPr>
              <w:del w:id="641" w:author="David Conklin" w:date="2021-05-12T11:03:00Z"/>
              <w:rFonts w:eastAsiaTheme="minorEastAsia"/>
              <w:noProof/>
            </w:rPr>
          </w:pPr>
          <w:del w:id="64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3" w:author="David Conklin" w:date="2021-07-09T08:35:00Z">
            <w:r w:rsidR="00F9196F">
              <w:rPr>
                <w:rStyle w:val="Hyperlink"/>
                <w:b/>
                <w:bCs/>
                <w:noProof/>
              </w:rPr>
              <w:t>Error! Hyperlink reference not valid.</w:t>
            </w:r>
          </w:ins>
          <w:del w:id="644"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21921162" w:rsidR="006231D1" w:rsidDel="00EF6419" w:rsidRDefault="006231D1">
          <w:pPr>
            <w:pStyle w:val="TOC2"/>
            <w:tabs>
              <w:tab w:val="right" w:leader="dot" w:pos="9350"/>
            </w:tabs>
            <w:rPr>
              <w:del w:id="645" w:author="David Conklin" w:date="2021-05-12T11:03:00Z"/>
              <w:rFonts w:eastAsiaTheme="minorEastAsia"/>
              <w:noProof/>
            </w:rPr>
          </w:pPr>
          <w:del w:id="64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47" w:author="David Conklin" w:date="2021-07-09T08:35:00Z">
            <w:r w:rsidR="00F9196F">
              <w:rPr>
                <w:rStyle w:val="Hyperlink"/>
                <w:b/>
                <w:bCs/>
                <w:noProof/>
              </w:rPr>
              <w:t>Error! Hyperlink reference not valid.</w:t>
            </w:r>
          </w:ins>
          <w:del w:id="648"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67BD0C3E" w:rsidR="006231D1" w:rsidDel="00EF6419" w:rsidRDefault="006231D1">
          <w:pPr>
            <w:pStyle w:val="TOC2"/>
            <w:tabs>
              <w:tab w:val="right" w:leader="dot" w:pos="9350"/>
            </w:tabs>
            <w:rPr>
              <w:del w:id="649" w:author="David Conklin" w:date="2021-05-12T11:03:00Z"/>
              <w:rFonts w:eastAsiaTheme="minorEastAsia"/>
              <w:noProof/>
            </w:rPr>
          </w:pPr>
          <w:del w:id="65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51" w:author="David Conklin" w:date="2021-07-09T08:35:00Z">
            <w:r w:rsidR="00F9196F">
              <w:rPr>
                <w:rStyle w:val="Hyperlink"/>
                <w:b/>
                <w:bCs/>
                <w:noProof/>
              </w:rPr>
              <w:t>Error! Hyperlink reference not valid.</w:t>
            </w:r>
          </w:ins>
          <w:del w:id="652"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39688C2D" w:rsidR="006231D1" w:rsidDel="00EF6419" w:rsidRDefault="006231D1">
          <w:pPr>
            <w:pStyle w:val="TOC2"/>
            <w:tabs>
              <w:tab w:val="right" w:leader="dot" w:pos="9350"/>
            </w:tabs>
            <w:rPr>
              <w:del w:id="653" w:author="David Conklin" w:date="2021-05-12T11:03:00Z"/>
              <w:rFonts w:eastAsiaTheme="minorEastAsia"/>
              <w:noProof/>
            </w:rPr>
          </w:pPr>
          <w:del w:id="65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5" w:author="David Conklin" w:date="2021-07-09T08:35:00Z">
            <w:r w:rsidR="00F9196F">
              <w:rPr>
                <w:rStyle w:val="Hyperlink"/>
                <w:b/>
                <w:bCs/>
                <w:noProof/>
              </w:rPr>
              <w:t>Error! Hyperlink reference not valid.</w:t>
            </w:r>
          </w:ins>
          <w:del w:id="656"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0EA778F6" w:rsidR="006231D1" w:rsidDel="00EF6419" w:rsidRDefault="006231D1">
          <w:pPr>
            <w:pStyle w:val="TOC2"/>
            <w:tabs>
              <w:tab w:val="right" w:leader="dot" w:pos="9350"/>
            </w:tabs>
            <w:rPr>
              <w:del w:id="657" w:author="David Conklin" w:date="2021-05-12T11:03:00Z"/>
              <w:rFonts w:eastAsiaTheme="minorEastAsia"/>
              <w:noProof/>
            </w:rPr>
          </w:pPr>
          <w:del w:id="65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59" w:author="David Conklin" w:date="2021-07-09T08:35:00Z">
            <w:r w:rsidR="00F9196F">
              <w:rPr>
                <w:rStyle w:val="Hyperlink"/>
                <w:b/>
                <w:bCs/>
                <w:noProof/>
              </w:rPr>
              <w:t>Error! Hyperlink reference not valid.</w:t>
            </w:r>
          </w:ins>
          <w:del w:id="660"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038FC48F" w:rsidR="006231D1" w:rsidDel="00EF6419" w:rsidRDefault="006231D1">
          <w:pPr>
            <w:pStyle w:val="TOC2"/>
            <w:tabs>
              <w:tab w:val="right" w:leader="dot" w:pos="9350"/>
            </w:tabs>
            <w:rPr>
              <w:del w:id="661" w:author="David Conklin" w:date="2021-05-12T11:03:00Z"/>
              <w:rFonts w:eastAsiaTheme="minorEastAsia"/>
              <w:noProof/>
            </w:rPr>
          </w:pPr>
          <w:del w:id="66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3" w:author="David Conklin" w:date="2021-07-09T08:35:00Z">
            <w:r w:rsidR="00F9196F">
              <w:rPr>
                <w:rStyle w:val="Hyperlink"/>
                <w:b/>
                <w:bCs/>
                <w:noProof/>
              </w:rPr>
              <w:t>Error! Hyperlink reference not valid.</w:t>
            </w:r>
          </w:ins>
          <w:del w:id="664"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34B8B45B" w:rsidR="006231D1" w:rsidDel="00EF6419" w:rsidRDefault="006231D1">
          <w:pPr>
            <w:pStyle w:val="TOC2"/>
            <w:tabs>
              <w:tab w:val="right" w:leader="dot" w:pos="9350"/>
            </w:tabs>
            <w:rPr>
              <w:del w:id="665" w:author="David Conklin" w:date="2021-05-12T11:03:00Z"/>
              <w:rFonts w:eastAsiaTheme="minorEastAsia"/>
              <w:noProof/>
            </w:rPr>
          </w:pPr>
          <w:del w:id="66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67" w:author="David Conklin" w:date="2021-07-09T08:35:00Z">
            <w:r w:rsidR="00F9196F">
              <w:rPr>
                <w:rStyle w:val="Hyperlink"/>
                <w:b/>
                <w:bCs/>
                <w:noProof/>
              </w:rPr>
              <w:t>Error! Hyperlink reference not valid.</w:t>
            </w:r>
          </w:ins>
          <w:del w:id="668"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6CEF4DF4" w:rsidR="006231D1" w:rsidDel="00EF6419" w:rsidRDefault="006231D1">
          <w:pPr>
            <w:pStyle w:val="TOC2"/>
            <w:tabs>
              <w:tab w:val="right" w:leader="dot" w:pos="9350"/>
            </w:tabs>
            <w:rPr>
              <w:del w:id="669" w:author="David Conklin" w:date="2021-05-12T11:03:00Z"/>
              <w:rFonts w:eastAsiaTheme="minorEastAsia"/>
              <w:noProof/>
            </w:rPr>
          </w:pPr>
          <w:del w:id="67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71" w:author="David Conklin" w:date="2021-07-09T08:35:00Z">
            <w:r w:rsidR="00F9196F">
              <w:rPr>
                <w:rStyle w:val="Hyperlink"/>
                <w:b/>
                <w:bCs/>
                <w:noProof/>
              </w:rPr>
              <w:t>Error! Hyperlink reference not valid.</w:t>
            </w:r>
          </w:ins>
          <w:del w:id="672"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7B655694" w:rsidR="006231D1" w:rsidDel="00EF6419" w:rsidRDefault="006231D1">
          <w:pPr>
            <w:pStyle w:val="TOC1"/>
            <w:tabs>
              <w:tab w:val="right" w:leader="dot" w:pos="9350"/>
            </w:tabs>
            <w:rPr>
              <w:del w:id="673" w:author="David Conklin" w:date="2021-05-12T11:03:00Z"/>
              <w:rFonts w:eastAsiaTheme="minorEastAsia"/>
              <w:noProof/>
            </w:rPr>
          </w:pPr>
          <w:del w:id="67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5" w:author="David Conklin" w:date="2021-07-09T08:35:00Z">
            <w:r w:rsidR="00F9196F">
              <w:rPr>
                <w:rStyle w:val="Hyperlink"/>
                <w:b/>
                <w:bCs/>
                <w:noProof/>
              </w:rPr>
              <w:t>Error! Hyperlink reference not valid.</w:t>
            </w:r>
          </w:ins>
          <w:del w:id="676"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0C0C4266" w:rsidR="006231D1" w:rsidDel="00EF6419" w:rsidRDefault="006231D1">
          <w:pPr>
            <w:pStyle w:val="TOC1"/>
            <w:tabs>
              <w:tab w:val="right" w:leader="dot" w:pos="9350"/>
            </w:tabs>
            <w:rPr>
              <w:del w:id="677" w:author="David Conklin" w:date="2021-05-12T11:03:00Z"/>
              <w:rFonts w:eastAsiaTheme="minorEastAsia"/>
              <w:noProof/>
            </w:rPr>
          </w:pPr>
          <w:del w:id="67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79" w:author="David Conklin" w:date="2021-07-09T08:35:00Z">
            <w:r w:rsidR="00F9196F">
              <w:rPr>
                <w:rStyle w:val="Hyperlink"/>
                <w:b/>
                <w:bCs/>
                <w:noProof/>
              </w:rPr>
              <w:t>Error! Hyperlink reference not valid.</w:t>
            </w:r>
          </w:ins>
          <w:del w:id="680"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5DF07B5A" w:rsidR="006231D1" w:rsidDel="00EF6419" w:rsidRDefault="006231D1">
          <w:pPr>
            <w:pStyle w:val="TOC1"/>
            <w:tabs>
              <w:tab w:val="right" w:leader="dot" w:pos="9350"/>
            </w:tabs>
            <w:rPr>
              <w:del w:id="681" w:author="David Conklin" w:date="2021-05-12T11:03:00Z"/>
              <w:rFonts w:eastAsiaTheme="minorEastAsia"/>
              <w:noProof/>
            </w:rPr>
          </w:pPr>
          <w:del w:id="68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3" w:author="David Conklin" w:date="2021-07-09T08:35:00Z">
            <w:r w:rsidR="00F9196F">
              <w:rPr>
                <w:rStyle w:val="Hyperlink"/>
                <w:b/>
                <w:bCs/>
                <w:noProof/>
              </w:rPr>
              <w:t>Error! Hyperlink reference not valid.</w:t>
            </w:r>
          </w:ins>
          <w:del w:id="684"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6DBFEE52" w:rsidR="006231D1" w:rsidDel="00EF6419" w:rsidRDefault="006231D1">
          <w:pPr>
            <w:pStyle w:val="TOC1"/>
            <w:tabs>
              <w:tab w:val="right" w:leader="dot" w:pos="9350"/>
            </w:tabs>
            <w:rPr>
              <w:del w:id="685" w:author="David Conklin" w:date="2021-05-12T11:03:00Z"/>
              <w:rFonts w:eastAsiaTheme="minorEastAsia"/>
              <w:noProof/>
            </w:rPr>
          </w:pPr>
          <w:del w:id="68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87" w:author="David Conklin" w:date="2021-07-09T08:35:00Z">
            <w:r w:rsidR="00F9196F">
              <w:rPr>
                <w:rStyle w:val="Hyperlink"/>
                <w:b/>
                <w:bCs/>
                <w:noProof/>
              </w:rPr>
              <w:t>Error! Hyperlink reference not valid.</w:t>
            </w:r>
          </w:ins>
          <w:del w:id="688"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2016F945" w:rsidR="006231D1" w:rsidDel="00EF6419" w:rsidRDefault="006231D1">
          <w:pPr>
            <w:pStyle w:val="TOC1"/>
            <w:tabs>
              <w:tab w:val="right" w:leader="dot" w:pos="9350"/>
            </w:tabs>
            <w:rPr>
              <w:del w:id="689" w:author="David Conklin" w:date="2021-05-12T11:03:00Z"/>
              <w:rFonts w:eastAsiaTheme="minorEastAsia"/>
              <w:noProof/>
            </w:rPr>
          </w:pPr>
          <w:del w:id="69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91" w:author="David Conklin" w:date="2021-07-09T08:35:00Z">
            <w:r w:rsidR="00F9196F">
              <w:rPr>
                <w:rStyle w:val="Hyperlink"/>
                <w:b/>
                <w:bCs/>
                <w:noProof/>
              </w:rPr>
              <w:t>Error! Hyperlink reference not valid.</w:t>
            </w:r>
          </w:ins>
          <w:del w:id="692"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3" w:author="David Conklin" w:date="2021-07-09T07:21:00Z">
        <w:r w:rsidR="00A50A5B">
          <w:rPr>
            <w:noProof/>
            <w:webHidden/>
          </w:rPr>
          <w:t>12</w:t>
        </w:r>
      </w:ins>
      <w:del w:id="694"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5" w:author="David Conklin" w:date="2021-07-09T07:21:00Z">
        <w:r w:rsidR="00A50A5B">
          <w:rPr>
            <w:noProof/>
            <w:webHidden/>
          </w:rPr>
          <w:t>13</w:t>
        </w:r>
      </w:ins>
      <w:del w:id="696"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7" w:author="David Conklin" w:date="2021-07-09T07:21:00Z">
        <w:r w:rsidR="00A50A5B">
          <w:rPr>
            <w:noProof/>
            <w:webHidden/>
          </w:rPr>
          <w:t>14</w:t>
        </w:r>
      </w:ins>
      <w:del w:id="698"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99" w:author="David Conklin" w:date="2021-07-09T07:21:00Z">
        <w:r w:rsidR="00A50A5B">
          <w:rPr>
            <w:noProof/>
            <w:webHidden/>
          </w:rPr>
          <w:t>15</w:t>
        </w:r>
      </w:ins>
      <w:del w:id="700"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701" w:author="David Conklin" w:date="2021-07-09T07:21:00Z">
        <w:r w:rsidR="00A50A5B">
          <w:rPr>
            <w:noProof/>
            <w:webHidden/>
          </w:rPr>
          <w:t>16</w:t>
        </w:r>
      </w:ins>
      <w:del w:id="702"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3" w:author="David Conklin" w:date="2021-07-09T07:21:00Z">
        <w:r w:rsidR="00A50A5B">
          <w:rPr>
            <w:noProof/>
            <w:webHidden/>
          </w:rPr>
          <w:t>45</w:t>
        </w:r>
      </w:ins>
      <w:del w:id="704"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5" w:author="David Conklin" w:date="2021-07-09T07:21:00Z">
        <w:r w:rsidR="00A50A5B">
          <w:rPr>
            <w:noProof/>
            <w:webHidden/>
          </w:rPr>
          <w:t>54</w:t>
        </w:r>
      </w:ins>
      <w:del w:id="706"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7" w:author="David Conklin" w:date="2021-07-09T07:21:00Z">
        <w:r w:rsidR="00A50A5B">
          <w:rPr>
            <w:noProof/>
            <w:webHidden/>
          </w:rPr>
          <w:t>55</w:t>
        </w:r>
      </w:ins>
      <w:del w:id="708"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09" w:author="David Conklin" w:date="2021-07-09T07:21:00Z">
        <w:r w:rsidR="00A50A5B">
          <w:rPr>
            <w:noProof/>
            <w:webHidden/>
          </w:rPr>
          <w:t>76</w:t>
        </w:r>
      </w:ins>
      <w:del w:id="710"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11" w:name="_Toc76712153"/>
      <w:r>
        <w:t>What is a digital handbook?</w:t>
      </w:r>
      <w:bookmarkEnd w:id="71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2" w:name="_Toc76712154"/>
      <w:r>
        <w:t>CW3M c</w:t>
      </w:r>
      <w:r w:rsidR="00C70B81">
        <w:t>oncept</w:t>
      </w:r>
      <w:bookmarkEnd w:id="712"/>
      <w:r>
        <w:t xml:space="preserve"> </w:t>
      </w:r>
    </w:p>
    <w:p w14:paraId="7E41CEB8" w14:textId="77777777" w:rsidR="000D6396" w:rsidRDefault="000D6396" w:rsidP="00A43D30"/>
    <w:p w14:paraId="3DA45CFC" w14:textId="77777777" w:rsidR="000D6396" w:rsidRDefault="00C46F0A" w:rsidP="00C46F0A">
      <w:pPr>
        <w:pStyle w:val="Heading2"/>
      </w:pPr>
      <w:bookmarkStart w:id="713" w:name="_Toc76712155"/>
      <w:r>
        <w:t>A different kind of community model</w:t>
      </w:r>
      <w:bookmarkEnd w:id="71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 xml:space="preserve">the stakeholder </w:t>
      </w:r>
      <w:r w:rsidR="00E11E6C">
        <w:lastRenderedPageBreak/>
        <w:t>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4" w:name="_Toc76712156"/>
      <w:r>
        <w:t>What CW3M is for</w:t>
      </w:r>
      <w:bookmarkEnd w:id="71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5" w:name="_Toc76712157"/>
      <w:r>
        <w:t>Management and maintenance</w:t>
      </w:r>
      <w:bookmarkEnd w:id="71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6" w:name="_Toc76712158"/>
      <w:r>
        <w:t xml:space="preserve">CW3M – A </w:t>
      </w:r>
      <w:r w:rsidR="007E0920">
        <w:t>“</w:t>
      </w:r>
      <w:r>
        <w:t>first principles</w:t>
      </w:r>
      <w:r w:rsidR="007E0920">
        <w:t>”</w:t>
      </w:r>
      <w:r>
        <w:t xml:space="preserve"> model with tuning knobs</w:t>
      </w:r>
      <w:bookmarkEnd w:id="71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lastRenderedPageBreak/>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17" w:name="_Toc76712159"/>
      <w:r>
        <w:t>The tuning knobs</w:t>
      </w:r>
      <w:bookmarkEnd w:id="717"/>
    </w:p>
    <w:p w14:paraId="357A9712" w14:textId="3B026DD3" w:rsidR="00CF4F65" w:rsidRDefault="00CF4F65" w:rsidP="00CF4F65"/>
    <w:p w14:paraId="386F14D4" w14:textId="7E6DF33D" w:rsidR="00227342" w:rsidRDefault="00CF4F65" w:rsidP="00872B5B">
      <w:pPr>
        <w:pStyle w:val="Heading2"/>
      </w:pPr>
      <w:bookmarkStart w:id="718" w:name="_Toc76712160"/>
      <w:r>
        <w:t xml:space="preserve">ET_MULT </w:t>
      </w:r>
      <w:r w:rsidR="00227342">
        <w:t>– forest evapotranspiration</w:t>
      </w:r>
      <w:bookmarkEnd w:id="71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19" w:name="_Toc76712161"/>
      <w:r>
        <w:t>SOLAR_RADIATION_MULTIPLIER – reservoir insolation</w:t>
      </w:r>
      <w:bookmarkEnd w:id="71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20" w:name="_Toc76712162"/>
      <w:r>
        <w:lastRenderedPageBreak/>
        <w:t>FLOW_CMS – Discharge from High Cascade springs</w:t>
      </w:r>
      <w:bookmarkEnd w:id="72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21" w:name="_Toc76712163"/>
      <w:r>
        <w:t>The Envision framework and the GIS Layers</w:t>
      </w:r>
      <w:bookmarkEnd w:id="721"/>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2" w:name="_Toc76712164"/>
      <w:r>
        <w:t>The Reach Layer</w:t>
      </w:r>
      <w:bookmarkEnd w:id="722"/>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3" w:name="_Toc76712165"/>
      <w:r>
        <w:t>Time steps, autonomous processes, and global methods</w:t>
      </w:r>
      <w:bookmarkEnd w:id="723"/>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4" w:name="_Toc76712166"/>
      <w:r w:rsidR="00702439">
        <w:t>Some g</w:t>
      </w:r>
      <w:r w:rsidR="00706EE7">
        <w:t>lobal method details</w:t>
      </w:r>
      <w:bookmarkEnd w:id="724"/>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5" w:name="_Toc76712167"/>
      <w:r>
        <w:t>Study areas</w:t>
      </w:r>
      <w:bookmarkEnd w:id="72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6" w:name="_Toc76712168"/>
      <w:r>
        <w:t>Data</w:t>
      </w:r>
      <w:r w:rsidR="00A92F06">
        <w:t>CW3M</w:t>
      </w:r>
      <w:r>
        <w:t xml:space="preserve"> directory structure</w:t>
      </w:r>
      <w:bookmarkEnd w:id="726"/>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7" w:name="_Toc76712169"/>
      <w:r>
        <w:t>DataCW3M\ScenarioData directory structure</w:t>
      </w:r>
      <w:bookmarkEnd w:id="72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8" w:name="_Toc76712170"/>
      <w:r>
        <w:t>DataCW3M\ScenarioData\&lt;scenario&gt; folder contents</w:t>
      </w:r>
      <w:bookmarkEnd w:id="72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29" w:name="_Toc76712171"/>
      <w:r>
        <w:t>DataCW3M\&lt;study area&gt; folder contents</w:t>
      </w:r>
      <w:bookmarkEnd w:id="72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30" w:name="_Ref529607484"/>
      <w:bookmarkStart w:id="731"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30"/>
      <w:r>
        <w:t xml:space="preserve">. Willamette River basin study area; embedded study areas are </w:t>
      </w:r>
      <w:r w:rsidR="0005603B">
        <w:t>colored</w:t>
      </w:r>
      <w:r w:rsidR="0097392C">
        <w:t xml:space="preserve"> other than gray.  The 2 lighter blues together make up the upper Willamette basin study area.</w:t>
      </w:r>
      <w:bookmarkEnd w:id="73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32" w:name="_Ref529607514"/>
      <w:bookmarkStart w:id="733"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32"/>
      <w:r>
        <w:t>. Tualatin basin study area; Chicken Creek watershed is highlighted.</w:t>
      </w:r>
      <w:bookmarkEnd w:id="73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34" w:name="_Ref529607587"/>
      <w:bookmarkStart w:id="735"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34"/>
      <w:r>
        <w:t>. North Santiam watershed study area.</w:t>
      </w:r>
      <w:bookmarkEnd w:id="73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36" w:name="_Ref529607628"/>
      <w:bookmarkStart w:id="737"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36"/>
      <w:r>
        <w:t>. Upper Willamette study area.</w:t>
      </w:r>
      <w:bookmarkEnd w:id="73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38" w:name="_Ref529611388"/>
      <w:bookmarkStart w:id="739"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38"/>
      <w:r>
        <w:t>. Chicken Creek watershed study area.</w:t>
      </w:r>
      <w:bookmarkEnd w:id="73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40" w:name="_Toc76712172"/>
      <w:r>
        <w:t>Calendar conventions</w:t>
      </w:r>
      <w:bookmarkEnd w:id="74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41" w:name="_Toc76712173"/>
      <w:r>
        <w:t>Water years</w:t>
      </w:r>
      <w:bookmarkEnd w:id="74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2" w:name="_Toc76712174"/>
      <w:r>
        <w:t>Climate data</w:t>
      </w:r>
      <w:bookmarkEnd w:id="742"/>
    </w:p>
    <w:p w14:paraId="4E201698" w14:textId="77777777" w:rsidR="00CB152A" w:rsidRPr="00A06758" w:rsidRDefault="00CB152A" w:rsidP="00A06758"/>
    <w:p w14:paraId="400F9551" w14:textId="77777777" w:rsidR="00CB152A" w:rsidRDefault="00CB152A" w:rsidP="00CB152A">
      <w:pPr>
        <w:pStyle w:val="Heading2"/>
      </w:pPr>
      <w:bookmarkStart w:id="743" w:name="_Toc2858729"/>
      <w:bookmarkStart w:id="744" w:name="_Toc76712175"/>
      <w:r>
        <w:t>Numbered climate scenarios in the model</w:t>
      </w:r>
      <w:bookmarkEnd w:id="743"/>
      <w:bookmarkEnd w:id="744"/>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5" w:name="_Ref6032062"/>
      <w:bookmarkStart w:id="746" w:name="_Ref6033311"/>
      <w:bookmarkStart w:id="747" w:name="_Toc6121576"/>
      <w:r>
        <w:t xml:space="preserve">Table </w:t>
      </w:r>
      <w:bookmarkEnd w:id="745"/>
      <w:r>
        <w:t>1. Numbered climate scenarios</w:t>
      </w:r>
      <w:bookmarkEnd w:id="746"/>
      <w:bookmarkEnd w:id="747"/>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8" w:name="_Toc7759621"/>
      <w:bookmarkStart w:id="749" w:name="_Toc76712176"/>
      <w:r>
        <w:t>Monthly and seasonal weather data</w:t>
      </w:r>
      <w:bookmarkEnd w:id="748"/>
      <w:bookmarkEnd w:id="749"/>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50" w:name="_Toc76712177"/>
      <w:r>
        <w:t>Climate data grid</w:t>
      </w:r>
      <w:r w:rsidR="009F132A">
        <w:t>s</w:t>
      </w:r>
      <w:bookmarkEnd w:id="75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51" w:name="_Toc76712178"/>
      <w:r>
        <w:t>The WW2100 climate grid</w:t>
      </w:r>
      <w:bookmarkEnd w:id="75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2" w:name="_Toc76712179"/>
      <w:r>
        <w:t>The v2 climate grid</w:t>
      </w:r>
      <w:bookmarkEnd w:id="75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3" w:name="_Toc76712180"/>
      <w:r>
        <w:t>How climate data is looked up</w:t>
      </w:r>
      <w:bookmarkEnd w:id="75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4" w:name="_Toc76712181"/>
      <w:r>
        <w:t>What is in a climate dataset</w:t>
      </w:r>
      <w:bookmarkEnd w:id="75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5" w:author="David Conklin" w:date="2021-06-25T12:17:00Z"/>
          <w:rFonts w:asciiTheme="majorHAnsi" w:eastAsiaTheme="majorEastAsia" w:hAnsiTheme="majorHAnsi" w:cstheme="majorBidi"/>
          <w:color w:val="2F5496" w:themeColor="accent1" w:themeShade="BF"/>
          <w:sz w:val="32"/>
          <w:szCs w:val="32"/>
        </w:rPr>
      </w:pPr>
      <w:ins w:id="756" w:author="David Conklin" w:date="2021-06-25T12:17:00Z">
        <w:r>
          <w:br w:type="page"/>
        </w:r>
      </w:ins>
    </w:p>
    <w:p w14:paraId="5F95A4C5" w14:textId="77777777" w:rsidR="00B45A02" w:rsidRDefault="00B45A02" w:rsidP="00B45A02">
      <w:pPr>
        <w:pStyle w:val="Heading1"/>
        <w:rPr>
          <w:ins w:id="757" w:author="David Conklin" w:date="2021-06-27T11:23:00Z"/>
        </w:rPr>
      </w:pPr>
      <w:bookmarkStart w:id="758" w:name="_Toc71709880"/>
      <w:bookmarkStart w:id="759" w:name="_Toc76712182"/>
      <w:ins w:id="760" w:author="David Conklin" w:date="2021-06-27T11:23:00Z">
        <w:r>
          <w:lastRenderedPageBreak/>
          <w:t>Water rights</w:t>
        </w:r>
        <w:bookmarkEnd w:id="758"/>
        <w:bookmarkEnd w:id="759"/>
      </w:ins>
    </w:p>
    <w:p w14:paraId="0ADF041E" w14:textId="77777777" w:rsidR="00B45A02" w:rsidRDefault="00B45A02" w:rsidP="00B45A02">
      <w:pPr>
        <w:pStyle w:val="Heading2"/>
        <w:rPr>
          <w:ins w:id="761" w:author="David Conklin" w:date="2021-06-27T11:23:00Z"/>
        </w:rPr>
      </w:pPr>
      <w:bookmarkStart w:id="762" w:name="_Toc71709881"/>
      <w:bookmarkStart w:id="763" w:name="_Toc76712183"/>
      <w:ins w:id="764" w:author="David Conklin" w:date="2021-06-27T11:23:00Z">
        <w:r>
          <w:t>Water rights data</w:t>
        </w:r>
        <w:bookmarkEnd w:id="762"/>
        <w:bookmarkEnd w:id="763"/>
      </w:ins>
    </w:p>
    <w:p w14:paraId="28ADB19D" w14:textId="77777777" w:rsidR="00B45A02" w:rsidRDefault="00B45A02" w:rsidP="00B45A02">
      <w:pPr>
        <w:rPr>
          <w:ins w:id="765" w:author="David Conklin" w:date="2021-06-27T11:23:00Z"/>
        </w:rPr>
      </w:pPr>
    </w:p>
    <w:p w14:paraId="2A83AF26" w14:textId="5B7E0DE4" w:rsidR="00B45A02" w:rsidRDefault="00B45A02" w:rsidP="00B45A02">
      <w:pPr>
        <w:ind w:firstLine="720"/>
        <w:rPr>
          <w:ins w:id="766" w:author="David Conklin" w:date="2021-06-27T11:23:00Z"/>
        </w:rPr>
      </w:pPr>
      <w:ins w:id="767"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68" w:author="David Conklin" w:date="2021-06-28T11:13:00Z">
        <w:r w:rsidR="000E625E">
          <w:t xml:space="preserve"> </w:t>
        </w:r>
        <w:bookmarkStart w:id="769" w:name="_Hlk75771270"/>
        <w:r w:rsidR="000E625E">
          <w:t>(e.g. when PODRATE is zero)</w:t>
        </w:r>
      </w:ins>
      <w:ins w:id="770" w:author="David Conklin" w:date="2021-06-27T11:23:00Z">
        <w:r>
          <w:t>,</w:t>
        </w:r>
        <w:bookmarkEnd w:id="769"/>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71" w:author="David Conklin" w:date="2021-06-27T11:23:00Z"/>
        </w:rPr>
      </w:pPr>
    </w:p>
    <w:p w14:paraId="5B6379E4" w14:textId="77777777" w:rsidR="00B45A02" w:rsidRDefault="00B45A02" w:rsidP="00B45A02">
      <w:pPr>
        <w:ind w:firstLine="720"/>
        <w:rPr>
          <w:ins w:id="772" w:author="David Conklin" w:date="2021-06-27T11:23:00Z"/>
        </w:rPr>
      </w:pPr>
      <w:ins w:id="773"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4" w:author="David Conklin" w:date="2021-06-27T11:23:00Z"/>
        </w:rPr>
      </w:pPr>
    </w:p>
    <w:p w14:paraId="6D78AFD8" w14:textId="77777777" w:rsidR="00B45A02" w:rsidRPr="00914FD8" w:rsidRDefault="00B45A02" w:rsidP="00B45A02">
      <w:pPr>
        <w:ind w:firstLine="720"/>
        <w:rPr>
          <w:ins w:id="775" w:author="David Conklin" w:date="2021-06-27T11:23:00Z"/>
          <w:rFonts w:cstheme="minorHAnsi"/>
        </w:rPr>
      </w:pPr>
      <w:ins w:id="776"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77" w:author="David Conklin" w:date="2021-06-27T11:23:00Z"/>
        </w:rPr>
      </w:pPr>
    </w:p>
    <w:p w14:paraId="51B5C5D2" w14:textId="77777777" w:rsidR="00B45A02" w:rsidRDefault="00B45A02" w:rsidP="00B45A02">
      <w:pPr>
        <w:ind w:firstLine="720"/>
        <w:rPr>
          <w:ins w:id="778" w:author="David Conklin" w:date="2021-06-27T11:23:00Z"/>
        </w:rPr>
      </w:pPr>
      <w:ins w:id="779"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80" w:author="David Conklin" w:date="2021-06-27T11:23:00Z"/>
        </w:rPr>
      </w:pPr>
    </w:p>
    <w:p w14:paraId="64E1CAC0" w14:textId="77777777" w:rsidR="00B45A02" w:rsidRDefault="00B45A02" w:rsidP="00B45A02">
      <w:pPr>
        <w:ind w:firstLine="720"/>
        <w:rPr>
          <w:ins w:id="781" w:author="David Conklin" w:date="2021-06-27T11:23:00Z"/>
        </w:rPr>
      </w:pPr>
      <w:ins w:id="782"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3" w:author="David Conklin" w:date="2021-06-27T11:23:00Z"/>
        </w:rPr>
      </w:pPr>
    </w:p>
    <w:p w14:paraId="48BAFC2F" w14:textId="77777777" w:rsidR="00B45A02" w:rsidRDefault="00B45A02" w:rsidP="00B45A02">
      <w:pPr>
        <w:pStyle w:val="Heading2"/>
        <w:rPr>
          <w:ins w:id="784" w:author="David Conklin" w:date="2021-06-27T11:23:00Z"/>
        </w:rPr>
      </w:pPr>
      <w:bookmarkStart w:id="785" w:name="_Toc71709882"/>
      <w:bookmarkStart w:id="786" w:name="_Toc76712184"/>
      <w:ins w:id="787" w:author="David Conklin" w:date="2021-06-27T11:23:00Z">
        <w:r>
          <w:t>The wr_pods.csv file</w:t>
        </w:r>
        <w:bookmarkEnd w:id="785"/>
        <w:bookmarkEnd w:id="786"/>
      </w:ins>
    </w:p>
    <w:p w14:paraId="48697E07" w14:textId="77777777" w:rsidR="00B45A02" w:rsidRDefault="00B45A02" w:rsidP="00B45A02">
      <w:pPr>
        <w:rPr>
          <w:ins w:id="788" w:author="David Conklin" w:date="2021-06-27T11:23:00Z"/>
        </w:rPr>
      </w:pPr>
      <w:ins w:id="789"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90" w:author="David Conklin" w:date="2021-06-27T11:23:00Z"/>
        </w:rPr>
      </w:pPr>
    </w:p>
    <w:p w14:paraId="3BB35978" w14:textId="77777777" w:rsidR="00B45A02" w:rsidRDefault="00B45A02" w:rsidP="00B45A02">
      <w:pPr>
        <w:ind w:left="720" w:hanging="720"/>
        <w:rPr>
          <w:ins w:id="791" w:author="David Conklin" w:date="2021-06-27T11:23:00Z"/>
        </w:rPr>
      </w:pPr>
      <w:ins w:id="792" w:author="David Conklin" w:date="2021-06-27T11:23:00Z">
        <w:r>
          <w:t>WATERRIGHTID – “WaterRightId” in OWRD’s Water Right Information System</w:t>
        </w:r>
      </w:ins>
    </w:p>
    <w:p w14:paraId="6A7C13A7" w14:textId="77777777" w:rsidR="00B45A02" w:rsidRDefault="00B45A02" w:rsidP="00B45A02">
      <w:pPr>
        <w:ind w:left="720" w:hanging="720"/>
        <w:rPr>
          <w:ins w:id="793" w:author="David Conklin" w:date="2021-06-27T11:23:00Z"/>
        </w:rPr>
      </w:pPr>
      <w:ins w:id="794" w:author="David Conklin" w:date="2021-06-27T11:23:00Z">
        <w:r>
          <w:t>X – easting of point of diversion</w:t>
        </w:r>
      </w:ins>
    </w:p>
    <w:p w14:paraId="350ADD50" w14:textId="77777777" w:rsidR="00B45A02" w:rsidRDefault="00B45A02" w:rsidP="00B45A02">
      <w:pPr>
        <w:ind w:left="720" w:hanging="720"/>
        <w:rPr>
          <w:ins w:id="795" w:author="David Conklin" w:date="2021-06-27T11:23:00Z"/>
        </w:rPr>
      </w:pPr>
      <w:ins w:id="796" w:author="David Conklin" w:date="2021-06-27T11:23:00Z">
        <w:r>
          <w:lastRenderedPageBreak/>
          <w:t>Y – northing of point of diversion</w:t>
        </w:r>
      </w:ins>
    </w:p>
    <w:p w14:paraId="7CD91243" w14:textId="77777777" w:rsidR="00B45A02" w:rsidRDefault="00B45A02" w:rsidP="00B45A02">
      <w:pPr>
        <w:ind w:left="720" w:hanging="720"/>
        <w:rPr>
          <w:ins w:id="797" w:author="David Conklin" w:date="2021-06-27T11:23:00Z"/>
        </w:rPr>
      </w:pPr>
      <w:ins w:id="798" w:author="David Conklin" w:date="2021-06-27T11:23:00Z">
        <w:r>
          <w:t>PODID – point of diversion ID number assigned by CW3M</w:t>
        </w:r>
      </w:ins>
    </w:p>
    <w:p w14:paraId="2E9E8A21" w14:textId="77777777" w:rsidR="00B45A02" w:rsidRDefault="00B45A02" w:rsidP="00B45A02">
      <w:pPr>
        <w:ind w:left="720" w:hanging="720"/>
        <w:rPr>
          <w:ins w:id="799" w:author="David Conklin" w:date="2021-06-27T11:23:00Z"/>
        </w:rPr>
      </w:pPr>
      <w:ins w:id="800"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801" w:author="David Conklin" w:date="2021-06-27T11:23:00Z"/>
        </w:rPr>
      </w:pPr>
      <w:ins w:id="802" w:author="David Conklin" w:date="2021-06-27T11:23:00Z">
        <w:r>
          <w:t>PERMITCODE – code for type of diversion (surface water, ground water, …)</w:t>
        </w:r>
      </w:ins>
    </w:p>
    <w:p w14:paraId="2E7B4E36" w14:textId="77777777" w:rsidR="00B45A02" w:rsidRDefault="00B45A02" w:rsidP="00B45A02">
      <w:pPr>
        <w:ind w:left="720" w:hanging="720"/>
        <w:rPr>
          <w:ins w:id="803" w:author="David Conklin" w:date="2021-06-27T11:23:00Z"/>
        </w:rPr>
      </w:pPr>
      <w:ins w:id="804" w:author="David Conklin" w:date="2021-06-27T11:23:00Z">
        <w:r>
          <w:t xml:space="preserve">PODRATE – maximum diversion rate, cfs.  </w:t>
        </w:r>
      </w:ins>
    </w:p>
    <w:p w14:paraId="4B742E21" w14:textId="77777777" w:rsidR="00B45A02" w:rsidRDefault="00B45A02" w:rsidP="00B45A02">
      <w:pPr>
        <w:ind w:left="720" w:hanging="720"/>
        <w:rPr>
          <w:ins w:id="805" w:author="David Conklin" w:date="2021-06-27T11:23:00Z"/>
        </w:rPr>
      </w:pPr>
      <w:ins w:id="806" w:author="David Conklin" w:date="2021-06-27T11:23:00Z">
        <w:r>
          <w:t>USECODE – code for type of use (municipal, irrigation, instream, …)</w:t>
        </w:r>
      </w:ins>
    </w:p>
    <w:p w14:paraId="431A90E3" w14:textId="77777777" w:rsidR="00B45A02" w:rsidRDefault="00B45A02" w:rsidP="00B45A02">
      <w:pPr>
        <w:ind w:left="720" w:hanging="720"/>
        <w:rPr>
          <w:ins w:id="807" w:author="David Conklin" w:date="2021-06-27T11:23:00Z"/>
        </w:rPr>
      </w:pPr>
      <w:ins w:id="808" w:author="David Conklin" w:date="2021-06-27T11:23:00Z">
        <w:r>
          <w:t>PRIORITYDOY – priority date day of year (Jan 1 = 1)</w:t>
        </w:r>
      </w:ins>
    </w:p>
    <w:p w14:paraId="6D3539B1" w14:textId="77777777" w:rsidR="00B45A02" w:rsidRDefault="00B45A02" w:rsidP="00B45A02">
      <w:pPr>
        <w:ind w:left="720" w:hanging="720"/>
        <w:rPr>
          <w:ins w:id="809" w:author="David Conklin" w:date="2021-06-27T11:23:00Z"/>
        </w:rPr>
      </w:pPr>
      <w:ins w:id="810" w:author="David Conklin" w:date="2021-06-27T11:23:00Z">
        <w:r>
          <w:t>YEAR – priority date year</w:t>
        </w:r>
      </w:ins>
    </w:p>
    <w:p w14:paraId="2DF3245A" w14:textId="77777777" w:rsidR="00B45A02" w:rsidRDefault="00B45A02" w:rsidP="00B45A02">
      <w:pPr>
        <w:ind w:left="720" w:hanging="720"/>
        <w:rPr>
          <w:ins w:id="811" w:author="David Conklin" w:date="2021-06-27T11:23:00Z"/>
        </w:rPr>
      </w:pPr>
      <w:ins w:id="812" w:author="David Conklin" w:date="2021-06-27T11:23:00Z">
        <w:r>
          <w:t>BEGINDOY – day of year on which the right goes into effect</w:t>
        </w:r>
      </w:ins>
    </w:p>
    <w:p w14:paraId="63C65DA5" w14:textId="77777777" w:rsidR="00B45A02" w:rsidRDefault="00B45A02" w:rsidP="00B45A02">
      <w:pPr>
        <w:ind w:left="720" w:hanging="720"/>
        <w:rPr>
          <w:ins w:id="813" w:author="David Conklin" w:date="2021-06-27T11:23:00Z"/>
        </w:rPr>
      </w:pPr>
      <w:ins w:id="814" w:author="David Conklin" w:date="2021-06-27T11:23:00Z">
        <w:r>
          <w:t xml:space="preserve">ENDDOY – last day of year on which the right is in effect </w:t>
        </w:r>
      </w:ins>
    </w:p>
    <w:p w14:paraId="4C0371AF" w14:textId="77777777" w:rsidR="00B45A02" w:rsidRDefault="00B45A02" w:rsidP="00B45A02">
      <w:pPr>
        <w:ind w:left="720" w:hanging="720"/>
        <w:rPr>
          <w:ins w:id="815" w:author="David Conklin" w:date="2021-06-27T11:23:00Z"/>
        </w:rPr>
      </w:pPr>
      <w:ins w:id="816" w:author="David Conklin" w:date="2021-06-27T11:23:00Z">
        <w:r>
          <w:t>REACHCOMID – for surface water rights COMID of reach from water is diverted</w:t>
        </w:r>
      </w:ins>
    </w:p>
    <w:p w14:paraId="3B2D323F" w14:textId="77777777" w:rsidR="00B45A02" w:rsidRDefault="00B45A02" w:rsidP="00B45A02">
      <w:pPr>
        <w:ind w:left="720" w:hanging="720"/>
        <w:rPr>
          <w:ins w:id="817" w:author="David Conklin" w:date="2021-06-27T11:23:00Z"/>
        </w:rPr>
      </w:pPr>
      <w:ins w:id="818"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19" w:author="David Conklin" w:date="2021-06-27T11:23:00Z"/>
        </w:rPr>
      </w:pPr>
      <w:ins w:id="820"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21" w:author="David Conklin" w:date="2021-06-27T11:23:00Z"/>
        </w:rPr>
      </w:pPr>
      <w:ins w:id="822"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3" w:author="David Conklin" w:date="2021-06-27T11:23:00Z"/>
        </w:rPr>
      </w:pPr>
    </w:p>
    <w:p w14:paraId="73FEA50E" w14:textId="77777777" w:rsidR="00B45A02" w:rsidRDefault="00B45A02" w:rsidP="00B45A02">
      <w:pPr>
        <w:pStyle w:val="Heading2"/>
        <w:rPr>
          <w:ins w:id="824" w:author="David Conklin" w:date="2021-06-27T11:23:00Z"/>
        </w:rPr>
      </w:pPr>
      <w:bookmarkStart w:id="825" w:name="_Toc71709883"/>
      <w:bookmarkStart w:id="826" w:name="_Toc76712185"/>
      <w:ins w:id="827" w:author="David Conklin" w:date="2021-06-27T11:23:00Z">
        <w:r>
          <w:t>The wr_pous.csv file</w:t>
        </w:r>
        <w:bookmarkEnd w:id="825"/>
        <w:bookmarkEnd w:id="826"/>
      </w:ins>
    </w:p>
    <w:p w14:paraId="0B0F02F3" w14:textId="77777777" w:rsidR="00B45A02" w:rsidRDefault="00B45A02" w:rsidP="00B45A02">
      <w:pPr>
        <w:ind w:firstLine="720"/>
        <w:rPr>
          <w:ins w:id="828" w:author="David Conklin" w:date="2021-06-27T11:23:00Z"/>
        </w:rPr>
      </w:pPr>
      <w:ins w:id="829" w:author="David Conklin" w:date="2021-06-27T11:23:00Z">
        <w:r>
          <w:t>wr_pous.csv is a comma-separated-values text file with the columns listed below.</w:t>
        </w:r>
      </w:ins>
    </w:p>
    <w:p w14:paraId="59F0D74D" w14:textId="77777777" w:rsidR="00B45A02" w:rsidRDefault="00B45A02" w:rsidP="00B45A02">
      <w:pPr>
        <w:ind w:firstLine="720"/>
        <w:rPr>
          <w:ins w:id="830" w:author="David Conklin" w:date="2021-06-27T11:23:00Z"/>
        </w:rPr>
      </w:pPr>
    </w:p>
    <w:p w14:paraId="07809991" w14:textId="77777777" w:rsidR="00B45A02" w:rsidRDefault="00B45A02" w:rsidP="00B45A02">
      <w:pPr>
        <w:rPr>
          <w:ins w:id="831" w:author="David Conklin" w:date="2021-06-27T11:23:00Z"/>
        </w:rPr>
      </w:pPr>
      <w:ins w:id="832" w:author="David Conklin" w:date="2021-06-27T11:23:00Z">
        <w:r>
          <w:t>POU_INDEX – index of data record in wr_pous.csv (0, 1, 2, …)</w:t>
        </w:r>
      </w:ins>
    </w:p>
    <w:p w14:paraId="6B8FF510" w14:textId="77777777" w:rsidR="00B45A02" w:rsidRDefault="00B45A02" w:rsidP="00B45A02">
      <w:pPr>
        <w:rPr>
          <w:ins w:id="833" w:author="David Conklin" w:date="2021-06-27T11:23:00Z"/>
        </w:rPr>
      </w:pPr>
      <w:ins w:id="834" w:author="David Conklin" w:date="2021-06-27T11:23:00Z">
        <w:r>
          <w:t>POU_ID – same as for wr_pods.csv</w:t>
        </w:r>
      </w:ins>
    </w:p>
    <w:p w14:paraId="0CB95928" w14:textId="77777777" w:rsidR="00B45A02" w:rsidRDefault="00B45A02" w:rsidP="00B45A02">
      <w:pPr>
        <w:rPr>
          <w:ins w:id="835" w:author="David Conklin" w:date="2021-06-27T11:23:00Z"/>
        </w:rPr>
      </w:pPr>
      <w:ins w:id="836" w:author="David Conklin" w:date="2021-06-27T11:23:00Z">
        <w:r>
          <w:t xml:space="preserve">IDU_ID – identifies the IDU in which the point of use is located </w:t>
        </w:r>
      </w:ins>
    </w:p>
    <w:p w14:paraId="3D9E0E33" w14:textId="77777777" w:rsidR="00B45A02" w:rsidRDefault="00B45A02" w:rsidP="00B45A02">
      <w:pPr>
        <w:rPr>
          <w:ins w:id="837" w:author="David Conklin" w:date="2021-06-27T11:23:00Z"/>
        </w:rPr>
      </w:pPr>
      <w:ins w:id="838" w:author="David Conklin" w:date="2021-06-27T11:23:00Z">
        <w:r>
          <w:t xml:space="preserve">WRIS_ID – “WaterRightId” in OWRD’s Water Right Information System </w:t>
        </w:r>
      </w:ins>
    </w:p>
    <w:p w14:paraId="73939CFB" w14:textId="77777777" w:rsidR="00B45A02" w:rsidRPr="00B10B8F" w:rsidRDefault="00B45A02" w:rsidP="00B45A02">
      <w:pPr>
        <w:rPr>
          <w:ins w:id="839" w:author="David Conklin" w:date="2021-06-27T11:23:00Z"/>
          <w:vertAlign w:val="superscript"/>
        </w:rPr>
      </w:pPr>
      <w:ins w:id="840" w:author="David Conklin" w:date="2021-06-27T11:23:00Z">
        <w:r>
          <w:t>AREA_POU – area of the POU, m</w:t>
        </w:r>
        <w:r>
          <w:rPr>
            <w:vertAlign w:val="superscript"/>
          </w:rPr>
          <w:t>2</w:t>
        </w:r>
      </w:ins>
    </w:p>
    <w:p w14:paraId="00FA3CF4" w14:textId="77777777" w:rsidR="00B45A02" w:rsidRDefault="00B45A02" w:rsidP="00B45A02">
      <w:pPr>
        <w:rPr>
          <w:ins w:id="841" w:author="David Conklin" w:date="2021-06-27T11:23:00Z"/>
        </w:rPr>
      </w:pPr>
      <w:ins w:id="842" w:author="David Conklin" w:date="2021-06-27T11:23:00Z">
        <w:r>
          <w:t>PERCENT_POU – per cent of the POU overlapped by the IDU</w:t>
        </w:r>
      </w:ins>
    </w:p>
    <w:p w14:paraId="1B01022F" w14:textId="77777777" w:rsidR="00B45A02" w:rsidRDefault="00B45A02" w:rsidP="00B45A02">
      <w:pPr>
        <w:rPr>
          <w:ins w:id="843" w:author="David Conklin" w:date="2021-06-27T11:23:00Z"/>
        </w:rPr>
      </w:pPr>
      <w:ins w:id="844" w:author="David Conklin" w:date="2021-06-27T11:23:00Z">
        <w:r>
          <w:t>AREA_IDU – area of the IDU, m2</w:t>
        </w:r>
      </w:ins>
    </w:p>
    <w:p w14:paraId="10BD78A1" w14:textId="77777777" w:rsidR="00B45A02" w:rsidRDefault="00B45A02" w:rsidP="00B45A02">
      <w:pPr>
        <w:rPr>
          <w:ins w:id="845" w:author="David Conklin" w:date="2021-06-27T11:23:00Z"/>
        </w:rPr>
      </w:pPr>
      <w:ins w:id="846" w:author="David Conklin" w:date="2021-06-27T11:23:00Z">
        <w:r>
          <w:t>PERCENT_IDU – per cent of the IDU overlapped by the POU</w:t>
        </w:r>
      </w:ins>
    </w:p>
    <w:p w14:paraId="4FC97644" w14:textId="77777777" w:rsidR="00B45A02" w:rsidRDefault="00B45A02" w:rsidP="00B45A02">
      <w:pPr>
        <w:rPr>
          <w:ins w:id="847" w:author="David Conklin" w:date="2021-06-27T11:23:00Z"/>
        </w:rPr>
      </w:pPr>
      <w:ins w:id="848" w:author="David Conklin" w:date="2021-06-27T11:23:00Z">
        <w:r>
          <w:t>USECODE – same as for wr_pods.csv</w:t>
        </w:r>
      </w:ins>
    </w:p>
    <w:p w14:paraId="7ECAF29E" w14:textId="77777777" w:rsidR="00B45A02" w:rsidRDefault="00B45A02" w:rsidP="00B45A02">
      <w:pPr>
        <w:rPr>
          <w:ins w:id="849" w:author="David Conklin" w:date="2021-06-27T11:23:00Z"/>
        </w:rPr>
      </w:pPr>
      <w:ins w:id="850" w:author="David Conklin" w:date="2021-06-27T11:23:00Z">
        <w:r>
          <w:t>PERMITCODE – same as for wr_pods.csv</w:t>
        </w:r>
      </w:ins>
    </w:p>
    <w:p w14:paraId="4ACA8CBC" w14:textId="77777777" w:rsidR="00B45A02" w:rsidRDefault="00B45A02" w:rsidP="00B45A02">
      <w:pPr>
        <w:rPr>
          <w:ins w:id="851" w:author="David Conklin" w:date="2021-06-27T11:23:00Z"/>
        </w:rPr>
      </w:pPr>
      <w:ins w:id="852" w:author="David Conklin" w:date="2021-06-27T11:23:00Z">
        <w:r>
          <w:t>XCOORD - easting of IDU centroid</w:t>
        </w:r>
      </w:ins>
    </w:p>
    <w:p w14:paraId="5785F385" w14:textId="77777777" w:rsidR="00B45A02" w:rsidRDefault="00B45A02" w:rsidP="00B45A02">
      <w:pPr>
        <w:rPr>
          <w:ins w:id="853" w:author="David Conklin" w:date="2021-06-27T11:23:00Z"/>
        </w:rPr>
      </w:pPr>
      <w:ins w:id="854" w:author="David Conklin" w:date="2021-06-27T11:23:00Z">
        <w:r>
          <w:t>YCOORD – northing of IDU centroid</w:t>
        </w:r>
      </w:ins>
    </w:p>
    <w:p w14:paraId="48DC0C62" w14:textId="77777777" w:rsidR="00B45A02" w:rsidRPr="00D35AF7" w:rsidRDefault="00B45A02" w:rsidP="00B45A02">
      <w:pPr>
        <w:ind w:left="720" w:hanging="720"/>
        <w:rPr>
          <w:ins w:id="855" w:author="David Conklin" w:date="2021-06-27T11:23:00Z"/>
        </w:rPr>
      </w:pPr>
      <w:ins w:id="856"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57" w:author="David Conklin" w:date="2021-06-27T11:23:00Z"/>
        </w:rPr>
      </w:pPr>
    </w:p>
    <w:p w14:paraId="2877AD54" w14:textId="77777777" w:rsidR="00B45A02" w:rsidRDefault="00B45A02" w:rsidP="00B45A02">
      <w:pPr>
        <w:ind w:hanging="720"/>
        <w:rPr>
          <w:ins w:id="858" w:author="David Conklin" w:date="2021-06-27T11:23:00Z"/>
        </w:rPr>
      </w:pPr>
      <w:ins w:id="859"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60" w:author="David Conklin" w:date="2021-06-27T11:23:00Z"/>
        </w:rPr>
      </w:pPr>
    </w:p>
    <w:p w14:paraId="69D6A5B3" w14:textId="77777777" w:rsidR="00B45A02" w:rsidRDefault="00B45A02" w:rsidP="00B45A02">
      <w:pPr>
        <w:ind w:firstLine="720"/>
        <w:rPr>
          <w:ins w:id="861" w:author="David Conklin" w:date="2021-06-27T11:23:00Z"/>
        </w:rPr>
      </w:pPr>
      <w:ins w:id="862"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3" w:author="David Conklin" w:date="2021-06-27T11:23:00Z"/>
        </w:rPr>
      </w:pPr>
    </w:p>
    <w:p w14:paraId="0B693D71" w14:textId="77777777" w:rsidR="00B45A02" w:rsidRDefault="00B45A02" w:rsidP="00B45A02">
      <w:pPr>
        <w:pStyle w:val="Heading2"/>
        <w:rPr>
          <w:ins w:id="864" w:author="David Conklin" w:date="2021-06-27T11:23:00Z"/>
        </w:rPr>
      </w:pPr>
      <w:bookmarkStart w:id="865" w:name="_Toc71709884"/>
      <w:bookmarkStart w:id="866" w:name="_Toc76712186"/>
      <w:ins w:id="867" w:author="David Conklin" w:date="2021-06-27T11:23:00Z">
        <w:r>
          <w:t>Allocating surface water rights to irrigation</w:t>
        </w:r>
        <w:bookmarkEnd w:id="866"/>
      </w:ins>
    </w:p>
    <w:p w14:paraId="5F66C588" w14:textId="77777777" w:rsidR="00B45A02" w:rsidRDefault="00B45A02" w:rsidP="00B45A02">
      <w:pPr>
        <w:rPr>
          <w:ins w:id="868" w:author="David Conklin" w:date="2021-06-27T11:23:00Z"/>
        </w:rPr>
      </w:pPr>
    </w:p>
    <w:p w14:paraId="04B4D611" w14:textId="77777777" w:rsidR="00B45A02" w:rsidRDefault="00B45A02" w:rsidP="00B45A02">
      <w:pPr>
        <w:rPr>
          <w:ins w:id="869" w:author="David Conklin" w:date="2021-06-27T11:23:00Z"/>
        </w:rPr>
      </w:pPr>
      <w:ins w:id="870"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71" w:author="David Conklin" w:date="2021-06-27T11:23:00Z"/>
        </w:rPr>
      </w:pPr>
    </w:p>
    <w:p w14:paraId="0E9C9D05" w14:textId="77777777" w:rsidR="00B45A02" w:rsidRDefault="00B45A02" w:rsidP="00B45A02">
      <w:pPr>
        <w:rPr>
          <w:ins w:id="872" w:author="David Conklin" w:date="2021-06-27T11:23:00Z"/>
        </w:rPr>
      </w:pPr>
      <w:ins w:id="873"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4" w:author="David Conklin" w:date="2021-06-27T11:23:00Z"/>
        </w:rPr>
      </w:pPr>
    </w:p>
    <w:p w14:paraId="29CA9C79" w14:textId="77777777" w:rsidR="00B45A02" w:rsidRDefault="00B45A02" w:rsidP="00B45A02">
      <w:pPr>
        <w:rPr>
          <w:ins w:id="875" w:author="David Conklin" w:date="2021-06-27T11:23:00Z"/>
        </w:rPr>
      </w:pPr>
      <w:ins w:id="876"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77" w:author="David Conklin" w:date="2021-06-27T11:23:00Z"/>
        </w:rPr>
      </w:pPr>
    </w:p>
    <w:p w14:paraId="53C77EA2" w14:textId="77777777" w:rsidR="00B45A02" w:rsidRDefault="00B45A02" w:rsidP="00B45A02">
      <w:pPr>
        <w:rPr>
          <w:ins w:id="878" w:author="David Conklin" w:date="2021-06-27T11:23:00Z"/>
        </w:rPr>
      </w:pPr>
      <w:ins w:id="879"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80" w:author="David Conklin" w:date="2021-06-27T11:23:00Z"/>
        </w:rPr>
      </w:pPr>
    </w:p>
    <w:p w14:paraId="0A84F791" w14:textId="77777777" w:rsidR="00B45A02" w:rsidRDefault="00B45A02" w:rsidP="00B45A02">
      <w:pPr>
        <w:pStyle w:val="Heading2"/>
        <w:rPr>
          <w:ins w:id="881" w:author="David Conklin" w:date="2021-06-27T11:23:00Z"/>
        </w:rPr>
      </w:pPr>
      <w:bookmarkStart w:id="882" w:name="_Toc76712187"/>
      <w:ins w:id="883" w:author="David Conklin" w:date="2021-06-27T11:23:00Z">
        <w:r>
          <w:t>Adding a water right</w:t>
        </w:r>
        <w:bookmarkEnd w:id="865"/>
        <w:bookmarkEnd w:id="882"/>
      </w:ins>
    </w:p>
    <w:p w14:paraId="2A1A19B8" w14:textId="77777777" w:rsidR="00B45A02" w:rsidRDefault="00B45A02" w:rsidP="00B45A02">
      <w:pPr>
        <w:rPr>
          <w:ins w:id="884" w:author="David Conklin" w:date="2021-06-27T11:23:00Z"/>
        </w:rPr>
      </w:pPr>
    </w:p>
    <w:p w14:paraId="4659697B" w14:textId="77777777" w:rsidR="00B45A02" w:rsidRDefault="00B45A02" w:rsidP="00B45A02">
      <w:pPr>
        <w:rPr>
          <w:ins w:id="885" w:author="David Conklin" w:date="2021-06-27T11:23:00Z"/>
        </w:rPr>
      </w:pPr>
      <w:ins w:id="886" w:author="David Conklin" w:date="2021-06-27T11:23:00Z">
        <w:r>
          <w:tab/>
          <w:t>To add a water right to the wr_pods.csv and wr_pous.csv files, follow these steps.</w:t>
        </w:r>
      </w:ins>
    </w:p>
    <w:p w14:paraId="6F307204" w14:textId="77777777" w:rsidR="00B45A02" w:rsidRDefault="00B45A02" w:rsidP="00B45A02">
      <w:pPr>
        <w:rPr>
          <w:ins w:id="887" w:author="David Conklin" w:date="2021-06-27T11:23:00Z"/>
        </w:rPr>
      </w:pPr>
    </w:p>
    <w:p w14:paraId="3092F798" w14:textId="77777777" w:rsidR="00B45A02" w:rsidRDefault="00B45A02" w:rsidP="00B45A02">
      <w:pPr>
        <w:rPr>
          <w:ins w:id="888" w:author="David Conklin" w:date="2021-06-27T11:23:00Z"/>
        </w:rPr>
      </w:pPr>
      <w:ins w:id="889"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90" w:author="David Conklin" w:date="2021-06-27T11:23:00Z"/>
        </w:rPr>
      </w:pPr>
    </w:p>
    <w:p w14:paraId="2B0A9B20" w14:textId="77777777" w:rsidR="00B45A02" w:rsidRDefault="00B45A02" w:rsidP="00B45A02">
      <w:pPr>
        <w:rPr>
          <w:ins w:id="891" w:author="David Conklin" w:date="2021-06-27T11:23:00Z"/>
        </w:rPr>
      </w:pPr>
      <w:ins w:id="892"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3" w:author="David Conklin" w:date="2021-06-27T11:23:00Z"/>
        </w:rPr>
      </w:pPr>
    </w:p>
    <w:p w14:paraId="534410DA" w14:textId="77777777" w:rsidR="00B45A02" w:rsidRDefault="00B45A02" w:rsidP="00B45A02">
      <w:pPr>
        <w:rPr>
          <w:ins w:id="894" w:author="David Conklin" w:date="2021-06-27T11:23:00Z"/>
        </w:rPr>
      </w:pPr>
      <w:ins w:id="895"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6" w:author="David Conklin" w:date="2021-06-27T11:23:00Z"/>
        </w:rPr>
      </w:pPr>
    </w:p>
    <w:p w14:paraId="4C2E9099" w14:textId="77777777" w:rsidR="00B45A02" w:rsidRDefault="00B45A02" w:rsidP="00B45A02">
      <w:pPr>
        <w:rPr>
          <w:ins w:id="897" w:author="David Conklin" w:date="2021-06-27T11:23:00Z"/>
        </w:rPr>
      </w:pPr>
      <w:ins w:id="898"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899" w:author="David Conklin" w:date="2021-06-27T11:23:00Z"/>
        </w:rPr>
      </w:pPr>
    </w:p>
    <w:p w14:paraId="66B66537" w14:textId="77777777" w:rsidR="00B45A02" w:rsidRDefault="00B45A02" w:rsidP="00B45A02">
      <w:pPr>
        <w:rPr>
          <w:ins w:id="900" w:author="David Conklin" w:date="2021-06-27T11:23:00Z"/>
        </w:rPr>
      </w:pPr>
      <w:ins w:id="901"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2" w:author="David Conklin" w:date="2021-06-27T11:23:00Z"/>
        </w:rPr>
      </w:pPr>
    </w:p>
    <w:p w14:paraId="402D821C" w14:textId="77777777" w:rsidR="00B45A02" w:rsidRDefault="00B45A02" w:rsidP="00B45A02">
      <w:pPr>
        <w:rPr>
          <w:ins w:id="903" w:author="David Conklin" w:date="2021-06-27T11:23:00Z"/>
        </w:rPr>
      </w:pPr>
      <w:ins w:id="904"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5" w:author="David Conklin" w:date="2021-06-27T11:23:00Z"/>
        </w:rPr>
      </w:pPr>
    </w:p>
    <w:p w14:paraId="742022B9" w14:textId="77777777" w:rsidR="00B45A02" w:rsidRDefault="00B45A02" w:rsidP="00B45A02">
      <w:pPr>
        <w:rPr>
          <w:ins w:id="906" w:author="David Conklin" w:date="2021-06-27T11:23:00Z"/>
        </w:rPr>
      </w:pPr>
    </w:p>
    <w:p w14:paraId="3E16768E" w14:textId="2CD7D388" w:rsidR="00D35AF7" w:rsidDel="008F7442" w:rsidRDefault="00D35AF7" w:rsidP="00A55502">
      <w:pPr>
        <w:pStyle w:val="Heading1"/>
        <w:rPr>
          <w:del w:id="907" w:author="David Conklin" w:date="2021-06-25T12:17:00Z"/>
        </w:rPr>
      </w:pPr>
      <w:del w:id="908" w:author="David Conklin" w:date="2021-06-25T12:17:00Z">
        <w:r w:rsidDel="008F7442">
          <w:delText>Water rights</w:delText>
        </w:r>
      </w:del>
    </w:p>
    <w:p w14:paraId="7ECEE8A5" w14:textId="5C6E9058" w:rsidR="00D35AF7" w:rsidDel="008F7442" w:rsidRDefault="00D35AF7" w:rsidP="00D35AF7">
      <w:pPr>
        <w:pStyle w:val="Heading2"/>
        <w:rPr>
          <w:del w:id="909" w:author="David Conklin" w:date="2021-06-25T12:17:00Z"/>
        </w:rPr>
      </w:pPr>
      <w:del w:id="910" w:author="David Conklin" w:date="2021-06-25T12:17:00Z">
        <w:r w:rsidDel="008F7442">
          <w:delText>Water rights data</w:delText>
        </w:r>
      </w:del>
    </w:p>
    <w:p w14:paraId="62BFF195" w14:textId="18A46A25" w:rsidR="00D35AF7" w:rsidDel="008F7442" w:rsidRDefault="00D35AF7" w:rsidP="00D35AF7">
      <w:pPr>
        <w:rPr>
          <w:del w:id="911" w:author="David Conklin" w:date="2021-06-25T12:17:00Z"/>
        </w:rPr>
      </w:pPr>
    </w:p>
    <w:p w14:paraId="78A3D3D7" w14:textId="1AE8D532" w:rsidR="00D35AF7" w:rsidDel="008F7442" w:rsidRDefault="00D35AF7" w:rsidP="006A06E4">
      <w:pPr>
        <w:ind w:firstLine="720"/>
        <w:rPr>
          <w:del w:id="912" w:author="David Conklin" w:date="2021-06-25T12:17:00Z"/>
        </w:rPr>
      </w:pPr>
      <w:del w:id="913"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4" w:author="David Conklin" w:date="2021-06-25T12:17:00Z"/>
        </w:rPr>
      </w:pPr>
    </w:p>
    <w:p w14:paraId="49C4C571" w14:textId="4892400F" w:rsidR="006A06E4" w:rsidDel="008F7442" w:rsidRDefault="006A06E4" w:rsidP="006A06E4">
      <w:pPr>
        <w:ind w:firstLine="720"/>
        <w:rPr>
          <w:del w:id="915" w:author="David Conklin" w:date="2021-06-25T12:17:00Z"/>
        </w:rPr>
      </w:pPr>
      <w:del w:id="916"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17" w:author="David Conklin" w:date="2021-06-25T12:17:00Z"/>
        </w:rPr>
      </w:pPr>
    </w:p>
    <w:p w14:paraId="0E5DDD75" w14:textId="012CF883" w:rsidR="00D35AF7" w:rsidDel="008F7442" w:rsidRDefault="00D35AF7" w:rsidP="00D35AF7">
      <w:pPr>
        <w:pStyle w:val="Heading2"/>
        <w:rPr>
          <w:del w:id="918" w:author="David Conklin" w:date="2021-06-25T12:17:00Z"/>
        </w:rPr>
      </w:pPr>
      <w:del w:id="919" w:author="David Conklin" w:date="2021-06-25T12:17:00Z">
        <w:r w:rsidDel="008F7442">
          <w:delText>The wr_pods.csv file</w:delText>
        </w:r>
      </w:del>
    </w:p>
    <w:p w14:paraId="420591F1" w14:textId="35F118D3" w:rsidR="00D35AF7" w:rsidDel="008F7442" w:rsidRDefault="00D35AF7" w:rsidP="00D35AF7">
      <w:pPr>
        <w:rPr>
          <w:del w:id="920" w:author="David Conklin" w:date="2021-06-25T12:17:00Z"/>
        </w:rPr>
      </w:pPr>
      <w:del w:id="921"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2" w:author="David Conklin" w:date="2021-06-25T12:17:00Z"/>
        </w:rPr>
      </w:pPr>
    </w:p>
    <w:p w14:paraId="6331D408" w14:textId="6219BD3C" w:rsidR="00D35AF7" w:rsidDel="008F7442" w:rsidRDefault="00D35AF7" w:rsidP="00221F0F">
      <w:pPr>
        <w:ind w:left="720" w:hanging="720"/>
        <w:rPr>
          <w:del w:id="923" w:author="David Conklin" w:date="2021-06-25T12:17:00Z"/>
        </w:rPr>
      </w:pPr>
      <w:del w:id="924"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5" w:author="David Conklin" w:date="2021-06-25T12:17:00Z"/>
        </w:rPr>
      </w:pPr>
      <w:del w:id="926"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27" w:author="David Conklin" w:date="2021-06-25T12:17:00Z"/>
        </w:rPr>
      </w:pPr>
      <w:del w:id="928"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29" w:author="David Conklin" w:date="2021-06-25T12:17:00Z"/>
        </w:rPr>
      </w:pPr>
      <w:del w:id="930"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31" w:author="David Conklin" w:date="2021-06-25T12:17:00Z"/>
        </w:rPr>
      </w:pPr>
      <w:del w:id="932"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3" w:author="David Conklin" w:date="2021-06-25T12:17:00Z"/>
        </w:rPr>
      </w:pPr>
      <w:del w:id="934"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5" w:author="David Conklin" w:date="2021-06-25T12:17:00Z"/>
        </w:rPr>
      </w:pPr>
      <w:del w:id="936"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37" w:author="David Conklin" w:date="2021-06-25T12:17:00Z"/>
        </w:rPr>
      </w:pPr>
      <w:del w:id="938"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39" w:author="David Conklin" w:date="2021-06-25T12:17:00Z"/>
        </w:rPr>
      </w:pPr>
      <w:del w:id="940"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41" w:author="David Conklin" w:date="2021-06-25T12:17:00Z"/>
        </w:rPr>
      </w:pPr>
      <w:del w:id="942"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3" w:author="David Conklin" w:date="2021-06-25T12:17:00Z"/>
        </w:rPr>
      </w:pPr>
      <w:del w:id="944"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5" w:author="David Conklin" w:date="2021-06-25T12:17:00Z"/>
        </w:rPr>
      </w:pPr>
      <w:del w:id="946"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47" w:author="David Conklin" w:date="2021-06-25T12:17:00Z"/>
        </w:rPr>
      </w:pPr>
      <w:del w:id="948"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49" w:author="David Conklin" w:date="2021-06-25T12:17:00Z"/>
        </w:rPr>
      </w:pPr>
      <w:del w:id="950"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51" w:author="David Conklin" w:date="2021-06-25T12:17:00Z"/>
        </w:rPr>
      </w:pPr>
      <w:del w:id="952"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3" w:author="David Conklin" w:date="2021-06-25T12:17:00Z"/>
        </w:rPr>
      </w:pPr>
      <w:del w:id="954"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5" w:author="David Conklin" w:date="2021-06-25T12:17:00Z"/>
        </w:rPr>
      </w:pPr>
    </w:p>
    <w:p w14:paraId="5C1E01BB" w14:textId="45FC0CFC" w:rsidR="00A63DAE" w:rsidDel="008F7442" w:rsidRDefault="00A63DAE" w:rsidP="00A63DAE">
      <w:pPr>
        <w:pStyle w:val="Heading2"/>
        <w:rPr>
          <w:del w:id="956" w:author="David Conklin" w:date="2021-06-25T12:17:00Z"/>
        </w:rPr>
      </w:pPr>
      <w:del w:id="957" w:author="David Conklin" w:date="2021-06-25T12:17:00Z">
        <w:r w:rsidDel="008F7442">
          <w:delText>The wr_pous.csv file</w:delText>
        </w:r>
      </w:del>
    </w:p>
    <w:p w14:paraId="063557E7" w14:textId="1FF182B8" w:rsidR="00A63DAE" w:rsidDel="008F7442" w:rsidRDefault="00A63DAE" w:rsidP="00A63DAE">
      <w:pPr>
        <w:ind w:firstLine="720"/>
        <w:rPr>
          <w:del w:id="958" w:author="David Conklin" w:date="2021-06-25T12:17:00Z"/>
        </w:rPr>
      </w:pPr>
      <w:del w:id="959"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60" w:author="David Conklin" w:date="2021-06-25T12:17:00Z"/>
        </w:rPr>
      </w:pPr>
    </w:p>
    <w:p w14:paraId="28CB2EC2" w14:textId="62F3F20D" w:rsidR="00A63DAE" w:rsidDel="008F7442" w:rsidRDefault="00A63DAE" w:rsidP="00A63DAE">
      <w:pPr>
        <w:rPr>
          <w:del w:id="961" w:author="David Conklin" w:date="2021-06-25T12:17:00Z"/>
        </w:rPr>
      </w:pPr>
      <w:del w:id="962"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3" w:author="David Conklin" w:date="2021-06-25T12:17:00Z"/>
        </w:rPr>
      </w:pPr>
      <w:del w:id="964"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5" w:author="David Conklin" w:date="2021-06-25T12:17:00Z"/>
        </w:rPr>
      </w:pPr>
      <w:del w:id="966"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67" w:author="David Conklin" w:date="2021-06-25T12:17:00Z"/>
        </w:rPr>
      </w:pPr>
      <w:del w:id="968"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69" w:author="David Conklin" w:date="2021-06-25T12:17:00Z"/>
          <w:vertAlign w:val="superscript"/>
        </w:rPr>
      </w:pPr>
      <w:del w:id="970"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71" w:author="David Conklin" w:date="2021-06-25T12:17:00Z"/>
        </w:rPr>
      </w:pPr>
      <w:del w:id="972"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3" w:author="David Conklin" w:date="2021-06-25T12:17:00Z"/>
        </w:rPr>
      </w:pPr>
      <w:del w:id="974"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5" w:author="David Conklin" w:date="2021-06-25T12:17:00Z"/>
        </w:rPr>
      </w:pPr>
      <w:del w:id="976"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77" w:author="David Conklin" w:date="2021-06-25T12:17:00Z"/>
        </w:rPr>
      </w:pPr>
      <w:del w:id="978"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79" w:author="David Conklin" w:date="2021-06-25T12:17:00Z"/>
        </w:rPr>
      </w:pPr>
      <w:del w:id="980"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81" w:author="David Conklin" w:date="2021-06-25T12:17:00Z"/>
        </w:rPr>
      </w:pPr>
      <w:del w:id="982" w:author="David Conklin" w:date="2021-06-25T12:17:00Z">
        <w:r w:rsidDel="008F7442">
          <w:delText>XCOORD - easting of IDU centroid</w:delText>
        </w:r>
      </w:del>
    </w:p>
    <w:p w14:paraId="291EA376" w14:textId="48EE5653" w:rsidR="006569CE" w:rsidDel="008F7442" w:rsidRDefault="006569CE" w:rsidP="008E7929">
      <w:pPr>
        <w:rPr>
          <w:del w:id="983" w:author="David Conklin" w:date="2021-06-25T12:17:00Z"/>
        </w:rPr>
      </w:pPr>
      <w:del w:id="984"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5" w:author="David Conklin" w:date="2021-06-25T12:17:00Z"/>
        </w:rPr>
      </w:pPr>
      <w:del w:id="986"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87" w:author="David Conklin" w:date="2021-06-25T12:17:00Z"/>
        </w:rPr>
      </w:pPr>
    </w:p>
    <w:p w14:paraId="284A87F1" w14:textId="32591D6B" w:rsidR="008E7929" w:rsidDel="008F7442" w:rsidRDefault="008E7929" w:rsidP="008E7929">
      <w:pPr>
        <w:ind w:hanging="720"/>
        <w:rPr>
          <w:del w:id="988" w:author="David Conklin" w:date="2021-06-25T12:17:00Z"/>
        </w:rPr>
      </w:pPr>
      <w:del w:id="989"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90" w:author="David Conklin" w:date="2021-06-25T12:17:00Z"/>
        </w:rPr>
      </w:pPr>
    </w:p>
    <w:p w14:paraId="1E7CF902" w14:textId="1C998A28" w:rsidR="00D35AF7" w:rsidDel="008F7442" w:rsidRDefault="00D35AF7" w:rsidP="008E7929">
      <w:pPr>
        <w:ind w:firstLine="720"/>
        <w:rPr>
          <w:del w:id="991" w:author="David Conklin" w:date="2021-06-25T12:17:00Z"/>
        </w:rPr>
      </w:pPr>
      <w:del w:id="992"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3" w:author="David Conklin" w:date="2021-06-25T12:17:00Z"/>
        </w:rPr>
      </w:pPr>
    </w:p>
    <w:p w14:paraId="5AC19B08" w14:textId="67128B80" w:rsidR="00E66595" w:rsidDel="008F7442" w:rsidRDefault="00E66595" w:rsidP="00E66595">
      <w:pPr>
        <w:pStyle w:val="Heading2"/>
        <w:rPr>
          <w:del w:id="994" w:author="David Conklin" w:date="2021-06-25T12:17:00Z"/>
        </w:rPr>
      </w:pPr>
      <w:del w:id="995" w:author="David Conklin" w:date="2021-06-25T12:17:00Z">
        <w:r w:rsidDel="008F7442">
          <w:delText>Adding a water right</w:delText>
        </w:r>
      </w:del>
    </w:p>
    <w:p w14:paraId="50656782" w14:textId="4D7E9906" w:rsidR="00EB66B0" w:rsidDel="008F7442" w:rsidRDefault="00EB66B0" w:rsidP="00EB66B0">
      <w:pPr>
        <w:rPr>
          <w:del w:id="996" w:author="David Conklin" w:date="2021-06-25T12:17:00Z"/>
        </w:rPr>
      </w:pPr>
    </w:p>
    <w:p w14:paraId="5D40CBC1" w14:textId="6DEAA960" w:rsidR="00EB66B0" w:rsidDel="008F7442" w:rsidRDefault="00EB66B0" w:rsidP="00EB66B0">
      <w:pPr>
        <w:rPr>
          <w:del w:id="997" w:author="David Conklin" w:date="2021-06-25T12:17:00Z"/>
        </w:rPr>
      </w:pPr>
      <w:del w:id="998"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999" w:author="David Conklin" w:date="2021-06-25T12:17:00Z"/>
        </w:rPr>
      </w:pPr>
    </w:p>
    <w:p w14:paraId="300F6E2B" w14:textId="26791432" w:rsidR="000433C1" w:rsidDel="008F7442" w:rsidRDefault="00EB66B0" w:rsidP="00EB66B0">
      <w:pPr>
        <w:rPr>
          <w:del w:id="1000" w:author="David Conklin" w:date="2021-06-25T12:17:00Z"/>
        </w:rPr>
      </w:pPr>
      <w:del w:id="1001"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2" w:author="David Conklin" w:date="2021-06-25T12:17:00Z"/>
        </w:rPr>
      </w:pPr>
    </w:p>
    <w:p w14:paraId="7C1B3123" w14:textId="54B40E14" w:rsidR="00EB66B0" w:rsidDel="008F7442" w:rsidRDefault="00C76427" w:rsidP="00EB66B0">
      <w:pPr>
        <w:rPr>
          <w:del w:id="1003" w:author="David Conklin" w:date="2021-06-25T12:17:00Z"/>
        </w:rPr>
      </w:pPr>
      <w:del w:id="1004"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5" w:author="David Conklin" w:date="2021-06-25T12:17:00Z"/>
        </w:rPr>
      </w:pPr>
    </w:p>
    <w:p w14:paraId="38ADB227" w14:textId="339E23AC" w:rsidR="00A24D01" w:rsidDel="008F7442" w:rsidRDefault="000A466E" w:rsidP="00EB66B0">
      <w:pPr>
        <w:rPr>
          <w:del w:id="1006" w:author="David Conklin" w:date="2021-06-25T12:17:00Z"/>
        </w:rPr>
      </w:pPr>
      <w:del w:id="1007"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08" w:author="David Conklin" w:date="2021-06-25T12:17:00Z"/>
        </w:rPr>
      </w:pPr>
    </w:p>
    <w:p w14:paraId="3FE3C35C" w14:textId="265FB74D" w:rsidR="00EB66B0" w:rsidDel="008F7442" w:rsidRDefault="000A466E" w:rsidP="00EB66B0">
      <w:pPr>
        <w:rPr>
          <w:del w:id="1009" w:author="David Conklin" w:date="2021-06-25T12:17:00Z"/>
        </w:rPr>
      </w:pPr>
      <w:del w:id="1010"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11" w:author="David Conklin" w:date="2021-06-25T12:17:00Z"/>
        </w:rPr>
      </w:pPr>
    </w:p>
    <w:p w14:paraId="34290061" w14:textId="0E2B9079" w:rsidR="00EB66B0" w:rsidDel="008F7442" w:rsidRDefault="000A466E" w:rsidP="00EB66B0">
      <w:pPr>
        <w:rPr>
          <w:del w:id="1012" w:author="David Conklin" w:date="2021-06-25T12:17:00Z"/>
        </w:rPr>
      </w:pPr>
      <w:del w:id="1013"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4" w:author="David Conklin" w:date="2021-06-25T12:17:00Z"/>
        </w:rPr>
      </w:pPr>
    </w:p>
    <w:p w14:paraId="398A7A1E" w14:textId="4CE6C660" w:rsidR="00EC2225" w:rsidDel="008F7442" w:rsidRDefault="000A466E" w:rsidP="00EB66B0">
      <w:pPr>
        <w:rPr>
          <w:del w:id="1015" w:author="David Conklin" w:date="2021-06-25T12:17:00Z"/>
        </w:rPr>
      </w:pPr>
      <w:del w:id="1016"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17" w:author="David Conklin" w:date="2021-06-25T12:17:00Z"/>
        </w:rPr>
      </w:pPr>
    </w:p>
    <w:p w14:paraId="570BA4B5" w14:textId="492CC561" w:rsidR="00801BD3" w:rsidRDefault="00801BD3" w:rsidP="00801BD3">
      <w:pPr>
        <w:pStyle w:val="Heading1"/>
      </w:pPr>
      <w:bookmarkStart w:id="1018" w:name="_Toc76712188"/>
      <w:r>
        <w:t>Initial conditions</w:t>
      </w:r>
      <w:bookmarkEnd w:id="1018"/>
    </w:p>
    <w:p w14:paraId="78EB624C" w14:textId="77777777" w:rsidR="003447B8" w:rsidRPr="00801BD3" w:rsidRDefault="003447B8" w:rsidP="00801BD3"/>
    <w:p w14:paraId="29F93D2E" w14:textId="2882A4C8" w:rsidR="00801BD3" w:rsidRDefault="003447B8" w:rsidP="006231D1">
      <w:pPr>
        <w:pStyle w:val="Heading2"/>
      </w:pPr>
      <w:bookmarkStart w:id="1019" w:name="_Toc76712189"/>
      <w:r>
        <w:t>State variables</w:t>
      </w:r>
      <w:bookmarkEnd w:id="1019"/>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20" w:name="_Toc76712190"/>
      <w:r>
        <w:t>Reproducibility and the use of random number generators</w:t>
      </w:r>
      <w:bookmarkEnd w:id="1020"/>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21" w:name="_Toc76712191"/>
      <w:r>
        <w:t xml:space="preserve">Initializing ID </w:t>
      </w:r>
      <w:r w:rsidR="00D014FA">
        <w:t>numbers: coldstart</w:t>
      </w:r>
      <w:bookmarkEnd w:id="1021"/>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2" w:author="David Conklin" w:date="2021-05-10T18:17:00Z"/>
        </w:rPr>
      </w:pPr>
    </w:p>
    <w:p w14:paraId="61B89BFD" w14:textId="77777777" w:rsidR="005446BB" w:rsidRDefault="005446BB" w:rsidP="005446BB">
      <w:pPr>
        <w:pStyle w:val="Heading2"/>
        <w:rPr>
          <w:ins w:id="1023" w:author="David Conklin" w:date="2021-05-10T18:17:00Z"/>
        </w:rPr>
      </w:pPr>
      <w:bookmarkStart w:id="1024" w:name="_Toc76712192"/>
      <w:ins w:id="1025" w:author="David Conklin" w:date="2021-05-10T18:17:00Z">
        <w:r>
          <w:t>Initializing Flow and HBV model state variables: spinup</w:t>
        </w:r>
        <w:bookmarkEnd w:id="1024"/>
      </w:ins>
    </w:p>
    <w:p w14:paraId="0245360B" w14:textId="3351D599" w:rsidR="005446BB" w:rsidRDefault="005446BB" w:rsidP="005446BB">
      <w:pPr>
        <w:rPr>
          <w:ins w:id="1026" w:author="David Conklin" w:date="2021-05-10T18:24:00Z"/>
        </w:rPr>
      </w:pPr>
      <w:ins w:id="1027"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28" w:author="David Conklin" w:date="2021-05-10T18:19:00Z">
        <w:r>
          <w:t>, collectively known as the Flow and HBV model state variables</w:t>
        </w:r>
      </w:ins>
      <w:ins w:id="1029" w:author="David Conklin" w:date="2021-05-10T18:17:00Z">
        <w:r>
          <w:t xml:space="preserve">.  </w:t>
        </w:r>
      </w:ins>
      <w:ins w:id="1030" w:author="David Conklin" w:date="2021-05-10T18:18:00Z">
        <w:r>
          <w:t>Spinup starts all these state variables</w:t>
        </w:r>
      </w:ins>
      <w:ins w:id="1031" w:author="David Conklin" w:date="2021-05-10T18:17:00Z">
        <w:r>
          <w:t xml:space="preserve"> </w:t>
        </w:r>
      </w:ins>
      <w:ins w:id="1032" w:author="David Conklin" w:date="2021-05-10T18:19:00Z">
        <w:r>
          <w:t>out at prescribed default va</w:t>
        </w:r>
      </w:ins>
      <w:ins w:id="1033" w:author="David Conklin" w:date="2021-05-10T18:20:00Z">
        <w:r>
          <w:t>lues.  The values of the state variables then evolve from one daily</w:t>
        </w:r>
      </w:ins>
      <w:ins w:id="1034" w:author="David Conklin" w:date="2021-05-10T18:21:00Z">
        <w:r>
          <w:t xml:space="preserve"> time step to the next.  Current practice</w:t>
        </w:r>
      </w:ins>
      <w:ins w:id="1035" w:author="David Conklin" w:date="2021-05-10T18:22:00Z">
        <w:r>
          <w:t xml:space="preserve"> (as of May 2021)</w:t>
        </w:r>
      </w:ins>
      <w:ins w:id="1036" w:author="David Conklin" w:date="2021-05-10T18:21:00Z">
        <w:r>
          <w:t xml:space="preserve"> with CW</w:t>
        </w:r>
      </w:ins>
      <w:ins w:id="1037" w:author="David Conklin" w:date="2021-05-10T18:22:00Z">
        <w:r>
          <w:t xml:space="preserve">3M is to run a spinup simulation using actual weather data over the ten </w:t>
        </w:r>
      </w:ins>
      <w:ins w:id="1038" w:author="David Conklin" w:date="2021-05-10T18:23:00Z">
        <w:r>
          <w:t xml:space="preserve">years 2000-09, and then save the state variables for use in starting additional simulations </w:t>
        </w:r>
      </w:ins>
      <w:ins w:id="1039" w:author="David Conklin" w:date="2021-05-10T18:24:00Z">
        <w:r>
          <w:t>in 2010.</w:t>
        </w:r>
      </w:ins>
    </w:p>
    <w:p w14:paraId="657C165D" w14:textId="22725606" w:rsidR="005446BB" w:rsidRPr="00A122F7" w:rsidRDefault="005446BB" w:rsidP="005446BB">
      <w:pPr>
        <w:rPr>
          <w:ins w:id="1040" w:author="David Conklin" w:date="2021-05-10T18:17:00Z"/>
        </w:rPr>
      </w:pPr>
      <w:ins w:id="1041"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2" w:name="_Toc76712193"/>
      <w:r>
        <w:t>Initializing</w:t>
      </w:r>
      <w:r w:rsidR="00F731A1">
        <w:t xml:space="preserve"> HBVCALIB attributes</w:t>
      </w:r>
      <w:ins w:id="1043" w:author="David Conklin" w:date="2021-05-10T18:11:00Z">
        <w:r w:rsidR="00AB7E22">
          <w:t xml:space="preserve">: </w:t>
        </w:r>
      </w:ins>
      <w:del w:id="1044" w:author="David Conklin" w:date="2021-05-10T18:11:00Z">
        <w:r w:rsidR="00F731A1" w:rsidDel="00AB7E22">
          <w:delText xml:space="preserve"> and Flow state variables: </w:delText>
        </w:r>
      </w:del>
      <w:del w:id="1045" w:author="David Conklin" w:date="2021-05-10T18:16:00Z">
        <w:r w:rsidR="00F731A1" w:rsidDel="00AB7E22">
          <w:delText>warmstart</w:delText>
        </w:r>
      </w:del>
      <w:ins w:id="1046" w:author="David Conklin" w:date="2021-05-10T18:16:00Z">
        <w:r w:rsidR="00AB7E22">
          <w:t>spinup</w:t>
        </w:r>
      </w:ins>
      <w:bookmarkEnd w:id="1042"/>
    </w:p>
    <w:p w14:paraId="082A4C3A" w14:textId="069F4071" w:rsidR="006D0A5F" w:rsidRDefault="006D0A5F" w:rsidP="006D0A5F">
      <w:pPr>
        <w:rPr>
          <w:ins w:id="1047" w:author="David Conklin" w:date="2021-05-10T18:30:00Z"/>
        </w:rPr>
      </w:pPr>
      <w:ins w:id="1048" w:author="David Conklin" w:date="2021-05-10T18:30:00Z">
        <w:r>
          <w:tab/>
          <w:t>HBVCALIB parameter values</w:t>
        </w:r>
      </w:ins>
      <w:ins w:id="1049" w:author="David Conklin" w:date="2021-05-10T18:31:00Z">
        <w:r>
          <w:t>, held in the HBV CSV file,</w:t>
        </w:r>
      </w:ins>
      <w:ins w:id="1050"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51" w:author="David Conklin" w:date="2021-05-10T18:27:00Z"/>
        </w:rPr>
      </w:pPr>
      <w:ins w:id="1052" w:author="David Conklin" w:date="2021-05-10T18:35:00Z">
        <w:r>
          <w:tab/>
        </w:r>
      </w:ins>
      <w:del w:id="1053" w:author="David Conklin" w:date="2021-05-10T18:35:00Z">
        <w:r w:rsidR="00F731A1" w:rsidDel="00E66361">
          <w:tab/>
        </w:r>
        <w:r w:rsidR="005053F2" w:rsidDel="00E66361">
          <w:delText xml:space="preserve"> </w:delText>
        </w:r>
        <w:r w:rsidR="00D014FA" w:rsidDel="00E66361">
          <w:delText xml:space="preserve"> </w:delText>
        </w:r>
      </w:del>
      <w:ins w:id="1054" w:author="David Conklin" w:date="2021-05-10T16:14:00Z">
        <w:r w:rsidR="006231D1">
          <w:t>HBVCALIB</w:t>
        </w:r>
      </w:ins>
      <w:ins w:id="1055" w:author="David Conklin" w:date="2021-05-10T18:32:00Z">
        <w:r w:rsidR="006D0A5F">
          <w:t>, essentially a row number in the HBV CSV file</w:t>
        </w:r>
      </w:ins>
      <w:ins w:id="1056" w:author="David Conklin" w:date="2021-05-10T16:14:00Z">
        <w:r w:rsidR="006231D1">
          <w:t xml:space="preserve">, </w:t>
        </w:r>
      </w:ins>
      <w:ins w:id="1057" w:author="David Conklin" w:date="2021-05-10T18:32:00Z">
        <w:r w:rsidR="006D0A5F">
          <w:t>is</w:t>
        </w:r>
      </w:ins>
      <w:ins w:id="1058" w:author="David Conklin" w:date="2021-05-10T16:14:00Z">
        <w:r w:rsidR="006231D1">
          <w:t xml:space="preserve"> an attribute of</w:t>
        </w:r>
      </w:ins>
      <w:ins w:id="1059" w:author="David Conklin" w:date="2021-05-10T16:15:00Z">
        <w:r w:rsidR="006231D1">
          <w:t xml:space="preserve"> all three GIS layers (IDU, HRU, and Reach)</w:t>
        </w:r>
      </w:ins>
      <w:ins w:id="1060" w:author="David Conklin" w:date="2021-05-10T18:32:00Z">
        <w:r w:rsidR="006D0A5F">
          <w:t>.  The HBVCA</w:t>
        </w:r>
      </w:ins>
      <w:ins w:id="1061" w:author="David Conklin" w:date="2021-05-10T18:33:00Z">
        <w:r w:rsidR="006D0A5F">
          <w:t>LIB value</w:t>
        </w:r>
      </w:ins>
      <w:ins w:id="1062" w:author="David Conklin" w:date="2021-05-10T16:15:00Z">
        <w:r w:rsidR="006231D1">
          <w:t xml:space="preserve"> associates </w:t>
        </w:r>
      </w:ins>
      <w:ins w:id="1063" w:author="David Conklin" w:date="2021-05-10T18:33:00Z">
        <w:r w:rsidR="006D0A5F">
          <w:t xml:space="preserve">a specific row of </w:t>
        </w:r>
      </w:ins>
      <w:ins w:id="1064" w:author="David Conklin" w:date="2021-05-10T16:15:00Z">
        <w:r w:rsidR="006231D1">
          <w:t>parameter values in the HBV</w:t>
        </w:r>
      </w:ins>
      <w:ins w:id="1065" w:author="David Conklin" w:date="2021-05-10T18:33:00Z">
        <w:r w:rsidR="006D0A5F">
          <w:t xml:space="preserve"> CSV</w:t>
        </w:r>
      </w:ins>
      <w:ins w:id="1066" w:author="David Conklin" w:date="2021-05-10T16:15:00Z">
        <w:r w:rsidR="006231D1">
          <w:t xml:space="preserve"> file</w:t>
        </w:r>
      </w:ins>
      <w:ins w:id="1067" w:author="David Conklin" w:date="2021-05-10T16:16:00Z">
        <w:r w:rsidR="006231D1">
          <w:t xml:space="preserve"> with the particular spatial unit.  </w:t>
        </w:r>
      </w:ins>
      <w:ins w:id="1068" w:author="David Conklin" w:date="2021-05-10T18:27:00Z">
        <w:r w:rsidR="005446BB">
          <w:t>The process of setting the HBVCALIB values is</w:t>
        </w:r>
        <w:r w:rsidR="006D0A5F">
          <w:t>, lik</w:t>
        </w:r>
      </w:ins>
      <w:ins w:id="1069" w:author="David Conklin" w:date="2021-05-10T18:28:00Z">
        <w:r w:rsidR="006D0A5F">
          <w:t>e the initialization of the Flow and HBV state variables,</w:t>
        </w:r>
      </w:ins>
      <w:ins w:id="1070" w:author="David Conklin" w:date="2021-05-10T18:27:00Z">
        <w:r w:rsidR="005446BB">
          <w:t xml:space="preserve"> part of spinup.</w:t>
        </w:r>
      </w:ins>
      <w:ins w:id="1071"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2" w:author="David Conklin" w:date="2021-05-10T16:30:00Z"/>
        </w:rPr>
        <w:pPrChange w:id="1073" w:author="David Conklin" w:date="2021-05-10T18:27:00Z">
          <w:pPr/>
        </w:pPrChange>
      </w:pPr>
      <w:ins w:id="1074" w:author="David Conklin" w:date="2021-05-10T16:16:00Z">
        <w:r>
          <w:t>The</w:t>
        </w:r>
      </w:ins>
      <w:ins w:id="1075" w:author="David Conklin" w:date="2021-05-10T16:17:00Z">
        <w:r>
          <w:t xml:space="preserve"> value of HBVCALIB, a small positive integer, determines which row of the HBV.csv</w:t>
        </w:r>
      </w:ins>
      <w:ins w:id="1076" w:author="David Conklin" w:date="2021-05-10T18:25:00Z">
        <w:r w:rsidR="005446BB">
          <w:t xml:space="preserve"> file</w:t>
        </w:r>
      </w:ins>
      <w:ins w:id="1077" w:author="David Conklin" w:date="2021-05-10T16:17:00Z">
        <w:r>
          <w:t xml:space="preserve"> hold</w:t>
        </w:r>
      </w:ins>
      <w:ins w:id="1078" w:author="David Conklin" w:date="2021-05-10T18:25:00Z">
        <w:r w:rsidR="005446BB">
          <w:t>s</w:t>
        </w:r>
      </w:ins>
      <w:ins w:id="1079" w:author="David Conklin" w:date="2021-05-10T16:17:00Z">
        <w:r>
          <w:t xml:space="preserve"> the parameter values for the spatial u</w:t>
        </w:r>
      </w:ins>
      <w:ins w:id="1080" w:author="David Conklin" w:date="2021-05-10T16:18:00Z">
        <w:r>
          <w:t xml:space="preserve">nit.  </w:t>
        </w:r>
      </w:ins>
      <w:ins w:id="1081" w:author="David Conklin" w:date="2021-05-10T16:19:00Z">
        <w:r>
          <w:t xml:space="preserve">Spatial units with the same HBVCALIB value drain to </w:t>
        </w:r>
      </w:ins>
      <w:ins w:id="1082" w:author="David Conklin" w:date="2021-05-10T16:20:00Z">
        <w:r>
          <w:t>the same</w:t>
        </w:r>
      </w:ins>
      <w:ins w:id="1083" w:author="David Conklin" w:date="2021-05-10T16:19:00Z">
        <w:r>
          <w:t xml:space="preserve"> pourpoint.</w:t>
        </w:r>
      </w:ins>
      <w:ins w:id="1084" w:author="David Conklin" w:date="2021-05-10T16:20:00Z">
        <w:r>
          <w:t xml:space="preserve"> </w:t>
        </w:r>
      </w:ins>
      <w:ins w:id="1085" w:author="David Conklin" w:date="2021-05-10T16:22:00Z">
        <w:r>
          <w:t xml:space="preserve"> Areas and portions of the stream network </w:t>
        </w:r>
        <w:r w:rsidR="006073B2">
          <w:t xml:space="preserve">which share a single HBVCALIB </w:t>
        </w:r>
      </w:ins>
      <w:ins w:id="1086" w:author="David Conklin" w:date="2021-05-10T16:23:00Z">
        <w:r w:rsidR="006073B2">
          <w:t>value are assigned first at the headwaters and then downward in the stream network to the WRB</w:t>
        </w:r>
      </w:ins>
      <w:ins w:id="1087" w:author="David Conklin" w:date="2021-05-10T16:24:00Z">
        <w:r w:rsidR="006073B2">
          <w:t xml:space="preserve"> outlet.  Each HBVCALIB area is either a complete a watershed in itself or is the downstream end of a watershed formed</w:t>
        </w:r>
      </w:ins>
      <w:ins w:id="1088" w:author="David Conklin" w:date="2021-05-10T16:25:00Z">
        <w:r w:rsidR="006073B2">
          <w:t xml:space="preserve"> by itself together with one or more upstream HBVCALIB areas.  For example, the DET12 HBVCALIB area</w:t>
        </w:r>
      </w:ins>
      <w:ins w:id="1089" w:author="David Conklin" w:date="2021-05-10T16:26:00Z">
        <w:r w:rsidR="006073B2">
          <w:t xml:space="preserve"> plus the Blowout51 HBVCALIB area forms a complete watershed with its pourpoint at the reach </w:t>
        </w:r>
      </w:ins>
      <w:ins w:id="1090" w:author="David Conklin" w:date="2021-05-10T16:28:00Z">
        <w:r w:rsidR="006073B2">
          <w:t xml:space="preserve">(COMID 23780511) </w:t>
        </w:r>
      </w:ins>
      <w:ins w:id="1091" w:author="David Conklin" w:date="2021-05-10T16:26:00Z">
        <w:r w:rsidR="006073B2">
          <w:t>wher</w:t>
        </w:r>
      </w:ins>
      <w:ins w:id="1092" w:author="David Conklin" w:date="2021-05-10T16:27:00Z">
        <w:r w:rsidR="006073B2">
          <w:t>e the Niagara gage</w:t>
        </w:r>
      </w:ins>
      <w:ins w:id="1093" w:author="David Conklin" w:date="2021-05-10T16:28:00Z">
        <w:r w:rsidR="006073B2">
          <w:t xml:space="preserve"> (USGS 14181500)</w:t>
        </w:r>
      </w:ins>
      <w:ins w:id="1094" w:author="David Conklin" w:date="2021-05-10T16:27:00Z">
        <w:r w:rsidR="006073B2">
          <w:t xml:space="preserve"> is located, downstream of the Detroit dam.</w:t>
        </w:r>
      </w:ins>
      <w:ins w:id="1095" w:author="David Conklin" w:date="2021-05-10T16:20:00Z">
        <w:r>
          <w:t xml:space="preserve">  </w:t>
        </w:r>
      </w:ins>
      <w:ins w:id="1096" w:author="David Conklin" w:date="2021-05-10T16:29:00Z">
        <w:r w:rsidR="006073B2">
          <w:t xml:space="preserve">DET12 has HBVCALIB value 12.  Blowout51 is the </w:t>
        </w:r>
      </w:ins>
      <w:ins w:id="1097" w:author="David Conklin" w:date="2021-05-10T18:26:00Z">
        <w:r w:rsidR="005446BB">
          <w:t xml:space="preserve">complete </w:t>
        </w:r>
      </w:ins>
      <w:ins w:id="1098" w:author="David Conklin" w:date="2021-05-10T16:29:00Z">
        <w:r w:rsidR="006073B2">
          <w:t>Blowout Creek watershed, which has HBVCALIB value 51.</w:t>
        </w:r>
      </w:ins>
    </w:p>
    <w:p w14:paraId="5D711F9C" w14:textId="57D67F4F" w:rsidR="00AB7E22" w:rsidRDefault="00AB7E22" w:rsidP="006231D1">
      <w:pPr>
        <w:rPr>
          <w:ins w:id="1099" w:author="David Conklin" w:date="2021-05-10T18:12:00Z"/>
        </w:rPr>
      </w:pPr>
    </w:p>
    <w:p w14:paraId="78BDA636" w14:textId="1D267089" w:rsidR="00AB7E22" w:rsidRPr="00EF6419" w:rsidDel="005446BB" w:rsidRDefault="00AB7E22">
      <w:pPr>
        <w:rPr>
          <w:del w:id="1100" w:author="David Conklin" w:date="2021-05-10T18:17:00Z"/>
        </w:rPr>
        <w:pPrChange w:id="1101" w:author="David Conklin" w:date="2021-05-10T18:12:00Z">
          <w:pPr>
            <w:pStyle w:val="Heading2"/>
          </w:pPr>
        </w:pPrChange>
      </w:pPr>
    </w:p>
    <w:p w14:paraId="7FAFDC36" w14:textId="66B7F728" w:rsidR="003447B8" w:rsidRPr="006231D1" w:rsidDel="005446BB" w:rsidRDefault="003447B8" w:rsidP="006231D1">
      <w:pPr>
        <w:rPr>
          <w:del w:id="1102" w:author="David Conklin" w:date="2021-05-10T18:17:00Z"/>
        </w:rPr>
      </w:pPr>
    </w:p>
    <w:p w14:paraId="59ACE8E6" w14:textId="57F71933" w:rsidR="00801BD3" w:rsidRDefault="00801BD3" w:rsidP="00801BD3">
      <w:pPr>
        <w:pStyle w:val="Heading2"/>
      </w:pPr>
      <w:bookmarkStart w:id="1103" w:name="_Toc76712194"/>
      <w:r>
        <w:t>Initial conditions for Flow: the IC file</w:t>
      </w:r>
      <w:ins w:id="1104" w:author="David Conklin" w:date="2021-05-10T18:40:00Z">
        <w:r w:rsidR="0066329B">
          <w:t xml:space="preserve"> and the IDU</w:t>
        </w:r>
      </w:ins>
      <w:ins w:id="1105" w:author="David Conklin" w:date="2021-05-10T18:41:00Z">
        <w:r w:rsidR="0066329B">
          <w:t xml:space="preserve">, </w:t>
        </w:r>
      </w:ins>
      <w:ins w:id="1106" w:author="David Conklin" w:date="2021-05-10T18:40:00Z">
        <w:r w:rsidR="0066329B">
          <w:t>HRU</w:t>
        </w:r>
      </w:ins>
      <w:ins w:id="1107" w:author="David Conklin" w:date="2021-05-10T18:41:00Z">
        <w:r w:rsidR="0066329B">
          <w:t>, and Reach</w:t>
        </w:r>
      </w:ins>
      <w:ins w:id="1108" w:author="David Conklin" w:date="2021-05-10T18:40:00Z">
        <w:r w:rsidR="0066329B">
          <w:t xml:space="preserve"> shapefiles</w:t>
        </w:r>
      </w:ins>
      <w:bookmarkEnd w:id="1103"/>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09"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10" w:author="David Conklin" w:date="2021-05-10T18:41:00Z"/>
        </w:rPr>
      </w:pPr>
      <w:ins w:id="1111" w:author="David Conklin" w:date="2021-05-10T18:38:00Z">
        <w:r>
          <w:t>Except during a spinup, when</w:t>
        </w:r>
      </w:ins>
      <w:del w:id="1112" w:author="David Conklin" w:date="2021-05-10T18:38:00Z">
        <w:r w:rsidR="00801BD3" w:rsidDel="0066329B">
          <w:delText>When</w:delText>
        </w:r>
      </w:del>
      <w:r w:rsidR="00801BD3">
        <w:t xml:space="preserve"> the IC file is not specified or cannot be accessed, </w:t>
      </w:r>
      <w:r w:rsidR="00283EA5">
        <w:t>a warning message is issued</w:t>
      </w:r>
      <w:ins w:id="1113" w:author="David Conklin" w:date="2021-05-10T18:38:00Z">
        <w:r>
          <w:t xml:space="preserve">.  </w:t>
        </w:r>
      </w:ins>
      <w:ins w:id="1114" w:author="David Conklin" w:date="2021-05-10T18:39:00Z">
        <w:r>
          <w:t xml:space="preserve">At the beginning of a spinup and whenever the IC file is inaccessible, </w:t>
        </w:r>
      </w:ins>
      <w:r w:rsidR="00283EA5">
        <w:t xml:space="preserve"> </w:t>
      </w:r>
      <w:del w:id="1115"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6" w:author="David Conklin" w:date="2021-05-10T18:42:00Z">
        <w:r>
          <w:t>As of May 2021, t</w:t>
        </w:r>
      </w:ins>
      <w:ins w:id="1117" w:author="David Conklin" w:date="2021-05-10T18:41:00Z">
        <w:r>
          <w:t>he Flow and</w:t>
        </w:r>
      </w:ins>
      <w:ins w:id="1118" w:author="David Conklin" w:date="2021-05-10T18:42:00Z">
        <w:r>
          <w:t xml:space="preserve"> HBV models have some state variables which are not saved in the IC file; these extra state</w:t>
        </w:r>
      </w:ins>
      <w:ins w:id="1119" w:author="David Conklin" w:date="2021-05-10T18:43:00Z">
        <w:r>
          <w:t xml:space="preserve"> variables are, however, present as attributes in the IDU, HRU, and Reach shapefiles.  For that reason</w:t>
        </w:r>
      </w:ins>
      <w:ins w:id="1120"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21" w:name="_Toc76712195"/>
      <w:r>
        <w:t>What is in the IC file</w:t>
      </w:r>
      <w:bookmarkEnd w:id="112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2"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3" w:author="David Conklin" w:date="2021-05-11T06:25:00Z"/>
        </w:rPr>
      </w:pPr>
    </w:p>
    <w:p w14:paraId="3172A51E" w14:textId="2C9EC7D7" w:rsidR="00465D0C" w:rsidRDefault="00465D0C" w:rsidP="00465D0C">
      <w:pPr>
        <w:pStyle w:val="Heading2"/>
        <w:rPr>
          <w:ins w:id="1124" w:author="David Conklin" w:date="2021-05-11T06:38:00Z"/>
        </w:rPr>
      </w:pPr>
      <w:bookmarkStart w:id="1125" w:name="_Toc76712196"/>
      <w:ins w:id="1126" w:author="David Conklin" w:date="2021-05-11T06:26:00Z">
        <w:r>
          <w:t>State variables in the IDU</w:t>
        </w:r>
      </w:ins>
      <w:ins w:id="1127" w:author="David Conklin" w:date="2021-05-11T06:27:00Z">
        <w:r>
          <w:t xml:space="preserve"> shapefile</w:t>
        </w:r>
      </w:ins>
      <w:bookmarkEnd w:id="1125"/>
    </w:p>
    <w:p w14:paraId="6265451E" w14:textId="337C7591" w:rsidR="00490D89" w:rsidRPr="00EF6419" w:rsidRDefault="00490D89">
      <w:pPr>
        <w:rPr>
          <w:ins w:id="1128" w:author="David Conklin" w:date="2021-05-11T06:27:00Z"/>
        </w:rPr>
        <w:pPrChange w:id="1129" w:author="David Conklin" w:date="2021-05-11T06:38:00Z">
          <w:pPr>
            <w:pStyle w:val="Heading2"/>
          </w:pPr>
        </w:pPrChange>
      </w:pPr>
      <w:ins w:id="1130" w:author="David Conklin" w:date="2021-05-11T06:38:00Z">
        <w:r>
          <w:tab/>
        </w:r>
      </w:ins>
      <w:ins w:id="1131" w:author="David Conklin" w:date="2021-05-11T06:39:00Z">
        <w:r>
          <w:t>The HBV model has 6 compartments for soil</w:t>
        </w:r>
      </w:ins>
      <w:ins w:id="1132" w:author="David Conklin" w:date="2021-05-11T06:40:00Z">
        <w:r>
          <w:t xml:space="preserve"> and surface water.  One compartment is used for 2 pu</w:t>
        </w:r>
      </w:ins>
      <w:ins w:id="1133" w:author="David Conklin" w:date="2021-05-11T06:41:00Z">
        <w:r>
          <w:t xml:space="preserve">rposes: to hold the volume of liquid water contained in a snowpack, and to hold the volume of water standing on the surface of </w:t>
        </w:r>
      </w:ins>
      <w:ins w:id="1134" w:author="David Conklin" w:date="2021-05-11T06:42:00Z">
        <w:r>
          <w:t>a wetland.</w:t>
        </w:r>
      </w:ins>
      <w:ins w:id="1135" w:author="David Conklin" w:date="2021-05-11T06:43:00Z">
        <w:r>
          <w:t xml:space="preserve">  An HRU may have both wetland IDUs with</w:t>
        </w:r>
      </w:ins>
      <w:ins w:id="1136" w:author="David Conklin" w:date="2021-05-11T06:44:00Z">
        <w:r>
          <w:t xml:space="preserve"> standing water and non-wetland IDUs with snow, but any single IDU can only </w:t>
        </w:r>
      </w:ins>
      <w:ins w:id="1137" w:author="David Conklin" w:date="2021-05-11T06:45:00Z">
        <w:r>
          <w:t>have standing water or snow, or neither; an IDU cannot have both snow and standing water at the same time.  T</w:t>
        </w:r>
      </w:ins>
      <w:ins w:id="1138" w:author="David Conklin" w:date="2021-05-11T06:46:00Z">
        <w:r>
          <w:t>he LULC_A attribute determines whether an IDU is a wetland or not.  Wetland IDUs may have standing w</w:t>
        </w:r>
      </w:ins>
      <w:ins w:id="1139" w:author="David Conklin" w:date="2021-05-11T06:47:00Z">
        <w:r>
          <w:t>ater or not; the WETNESS attribute value if positive represents the depth of the standing water.</w:t>
        </w:r>
      </w:ins>
      <w:ins w:id="1140" w:author="David Conklin" w:date="2021-05-11T06:48:00Z">
        <w:r w:rsidR="007E39D9">
          <w:t xml:space="preserve">  Non-wetland IDUs may have snow or not; th</w:t>
        </w:r>
      </w:ins>
      <w:ins w:id="1141" w:author="David Conklin" w:date="2021-05-11T06:49:00Z">
        <w:r w:rsidR="007E39D9">
          <w:t>e H2O_MELT attribute represents the amount of liquid water in the</w:t>
        </w:r>
      </w:ins>
      <w:ins w:id="1142" w:author="David Conklin" w:date="2021-05-11T06:50:00Z">
        <w:r w:rsidR="007E39D9">
          <w:t xml:space="preserve"> snow, expressed as a depth.  </w:t>
        </w:r>
      </w:ins>
      <w:ins w:id="1143" w:author="David Conklin" w:date="2021-05-11T06:52:00Z">
        <w:r w:rsidR="007E39D9">
          <w:t>The LULC_A, WETNESS, and H2O_MELT attributes</w:t>
        </w:r>
      </w:ins>
      <w:ins w:id="1144" w:author="David Conklin" w:date="2021-05-11T06:53:00Z">
        <w:r w:rsidR="007E39D9">
          <w:t xml:space="preserve"> are state variables of the simulation.</w:t>
        </w:r>
      </w:ins>
    </w:p>
    <w:p w14:paraId="0A4D47F0" w14:textId="51CD8AB8" w:rsidR="00465D0C" w:rsidRPr="00465D0C" w:rsidDel="007E39D9" w:rsidRDefault="00465D0C">
      <w:pPr>
        <w:rPr>
          <w:del w:id="1145" w:author="David Conklin" w:date="2021-05-11T06:57:00Z"/>
        </w:rPr>
      </w:pPr>
      <w:ins w:id="1146"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47" w:name="_Toc76712197"/>
      <w:r>
        <w:t>Initial conditions for HBV</w:t>
      </w:r>
      <w:r w:rsidR="00FF29F2">
        <w:t>: the IC file and the IDU shapefile</w:t>
      </w:r>
      <w:bookmarkEnd w:id="1147"/>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48"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49" w:author="David Conklin" w:date="2021-05-12T05:44:00Z"/>
        </w:rPr>
      </w:pPr>
    </w:p>
    <w:p w14:paraId="0724F423" w14:textId="08436E12" w:rsidR="00513510" w:rsidRDefault="00513510" w:rsidP="00513510">
      <w:pPr>
        <w:pStyle w:val="Heading2"/>
        <w:rPr>
          <w:ins w:id="1150" w:author="David Conklin" w:date="2021-05-12T05:45:00Z"/>
        </w:rPr>
      </w:pPr>
      <w:bookmarkStart w:id="1151" w:name="_Toc76712198"/>
      <w:ins w:id="1152" w:author="David Conklin" w:date="2021-05-12T05:45:00Z">
        <w:r>
          <w:t>Default values used when the data is incomplete</w:t>
        </w:r>
        <w:bookmarkEnd w:id="1151"/>
      </w:ins>
    </w:p>
    <w:p w14:paraId="1DE24EE8" w14:textId="3198FD7C" w:rsidR="00513510" w:rsidRDefault="00513510" w:rsidP="00513510">
      <w:pPr>
        <w:rPr>
          <w:ins w:id="1153" w:author="David Conklin" w:date="2021-05-12T06:06:00Z"/>
        </w:rPr>
      </w:pPr>
      <w:ins w:id="1154" w:author="David Conklin" w:date="2021-05-12T05:45:00Z">
        <w:r>
          <w:tab/>
          <w:t>Ideally, the Reach layer would contain</w:t>
        </w:r>
      </w:ins>
      <w:ins w:id="1155" w:author="David Conklin" w:date="2021-05-12T05:46:00Z">
        <w:r>
          <w:t xml:space="preserve"> information about the characteristic width and </w:t>
        </w:r>
      </w:ins>
      <w:ins w:id="1156" w:author="David Conklin" w:date="2021-05-12T05:58:00Z">
        <w:r w:rsidR="00C517E2">
          <w:t xml:space="preserve">summer low flow </w:t>
        </w:r>
      </w:ins>
      <w:ins w:id="1157" w:author="David Conklin" w:date="2021-05-12T05:46:00Z">
        <w:r>
          <w:t>of each reach</w:t>
        </w:r>
      </w:ins>
      <w:ins w:id="1158" w:author="David Conklin" w:date="2021-05-12T05:47:00Z">
        <w:r>
          <w:t>, and about the height and density of the streamside vegetation.</w:t>
        </w:r>
      </w:ins>
      <w:ins w:id="1159" w:author="David Conklin" w:date="2021-05-12T05:56:00Z">
        <w:r w:rsidR="00C517E2">
          <w:t xml:space="preserve">  These Reach attributes are there to hold that information: WIDTH</w:t>
        </w:r>
      </w:ins>
      <w:ins w:id="1160" w:author="David Conklin" w:date="2021-05-12T05:57:00Z">
        <w:r w:rsidR="00C517E2">
          <w:t xml:space="preserve">GIVEN, </w:t>
        </w:r>
      </w:ins>
      <w:ins w:id="1161" w:author="David Conklin" w:date="2021-05-12T05:59:00Z">
        <w:r w:rsidR="00C517E2">
          <w:t xml:space="preserve">Q_MIN, </w:t>
        </w:r>
      </w:ins>
      <w:ins w:id="1162" w:author="David Conklin" w:date="2021-05-12T06:00:00Z">
        <w:r w:rsidR="00C517E2">
          <w:t xml:space="preserve">VEGHTGIVEN, and VGDNSGIVEN.  For </w:t>
        </w:r>
      </w:ins>
      <w:ins w:id="1163" w:author="David Conklin" w:date="2021-05-12T06:01:00Z">
        <w:r w:rsidR="00C517E2">
          <w:t xml:space="preserve">portions of the stream network for which there is Shade-a-lator data available, CW3M can </w:t>
        </w:r>
      </w:ins>
      <w:ins w:id="1164" w:author="David Conklin" w:date="2021-05-12T06:03:00Z">
        <w:r w:rsidR="00C517E2">
          <w:t>estimate</w:t>
        </w:r>
      </w:ins>
      <w:ins w:id="1165" w:author="David Conklin" w:date="2021-05-12T06:02:00Z">
        <w:r w:rsidR="00C517E2">
          <w:t xml:space="preserve"> the values of WIDTHGIVEN, VEGHTGIVEN, and VGDNSG</w:t>
        </w:r>
      </w:ins>
      <w:ins w:id="1166" w:author="David Conklin" w:date="2021-05-12T06:03:00Z">
        <w:r w:rsidR="00C517E2">
          <w:t>IVEN from the Shade-a-lator data.</w:t>
        </w:r>
      </w:ins>
      <w:ins w:id="1167" w:author="David Conklin" w:date="2021-05-12T06:04:00Z">
        <w:r w:rsidR="00C517E2">
          <w:t xml:space="preserve">  As of May 2021, Shade-a-lator data is only availab</w:t>
        </w:r>
      </w:ins>
      <w:ins w:id="1168" w:author="David Conklin" w:date="2021-05-12T06:05:00Z">
        <w:r w:rsidR="00C517E2">
          <w:t>le in CW3M for a small part of the McKenzie basin</w:t>
        </w:r>
        <w:r w:rsidR="003365BC">
          <w:t>.  Everywhere else, nominal default values are calculated and used</w:t>
        </w:r>
      </w:ins>
      <w:ins w:id="1169" w:author="David Conklin" w:date="2021-05-12T06:06:00Z">
        <w:r w:rsidR="003365BC">
          <w:t>.</w:t>
        </w:r>
      </w:ins>
    </w:p>
    <w:p w14:paraId="5541599C" w14:textId="47178E29" w:rsidR="003365BC" w:rsidRDefault="003365BC" w:rsidP="00513510">
      <w:pPr>
        <w:rPr>
          <w:ins w:id="1170"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71" w:author="David Conklin" w:date="2021-05-12T06:07:00Z"/>
        </w:trPr>
        <w:tc>
          <w:tcPr>
            <w:tcW w:w="0" w:type="auto"/>
          </w:tcPr>
          <w:p w14:paraId="7BE2BC1E" w14:textId="196B1502" w:rsidR="005323B5" w:rsidRDefault="005323B5" w:rsidP="00513510">
            <w:pPr>
              <w:rPr>
                <w:ins w:id="1172" w:author="David Conklin" w:date="2021-05-12T06:07:00Z"/>
              </w:rPr>
            </w:pPr>
            <w:ins w:id="1173" w:author="David Conklin" w:date="2021-05-12T06:07:00Z">
              <w:r>
                <w:t xml:space="preserve">attribute </w:t>
              </w:r>
            </w:ins>
            <w:ins w:id="1174" w:author="David Conklin" w:date="2021-05-12T06:08:00Z">
              <w:r>
                <w:t>used in the simulation</w:t>
              </w:r>
            </w:ins>
          </w:p>
        </w:tc>
        <w:tc>
          <w:tcPr>
            <w:tcW w:w="0" w:type="auto"/>
          </w:tcPr>
          <w:p w14:paraId="4457D00C" w14:textId="6F782035" w:rsidR="005323B5" w:rsidRDefault="005323B5" w:rsidP="00513510">
            <w:pPr>
              <w:rPr>
                <w:ins w:id="1175" w:author="David Conklin" w:date="2021-05-12T06:07:00Z"/>
              </w:rPr>
            </w:pPr>
            <w:ins w:id="1176" w:author="David Conklin" w:date="2021-05-12T06:07:00Z">
              <w:r>
                <w:t xml:space="preserve">attribute for </w:t>
              </w:r>
            </w:ins>
            <w:ins w:id="1177" w:author="David Conklin" w:date="2021-05-12T06:09:00Z">
              <w:r>
                <w:t>observed</w:t>
              </w:r>
            </w:ins>
            <w:ins w:id="1178" w:author="David Conklin" w:date="2021-05-12T06:07:00Z">
              <w:r>
                <w:t xml:space="preserve"> value</w:t>
              </w:r>
            </w:ins>
          </w:p>
        </w:tc>
        <w:tc>
          <w:tcPr>
            <w:tcW w:w="0" w:type="auto"/>
          </w:tcPr>
          <w:p w14:paraId="77D52DA7" w14:textId="34CB73A1" w:rsidR="005323B5" w:rsidRDefault="005323B5" w:rsidP="00513510">
            <w:pPr>
              <w:rPr>
                <w:ins w:id="1179" w:author="David Conklin" w:date="2021-05-12T06:07:00Z"/>
              </w:rPr>
            </w:pPr>
            <w:ins w:id="1180" w:author="David Conklin" w:date="2021-05-12T06:09:00Z">
              <w:r>
                <w:t>attribute for default value</w:t>
              </w:r>
            </w:ins>
          </w:p>
        </w:tc>
      </w:tr>
      <w:tr w:rsidR="005323B5" w14:paraId="153E6F46" w14:textId="77777777" w:rsidTr="003365BC">
        <w:trPr>
          <w:ins w:id="1181" w:author="David Conklin" w:date="2021-05-12T06:07:00Z"/>
        </w:trPr>
        <w:tc>
          <w:tcPr>
            <w:tcW w:w="0" w:type="auto"/>
          </w:tcPr>
          <w:p w14:paraId="72742B44" w14:textId="1151A972" w:rsidR="005323B5" w:rsidRDefault="005323B5" w:rsidP="00513510">
            <w:pPr>
              <w:rPr>
                <w:ins w:id="1182" w:author="David Conklin" w:date="2021-05-12T06:07:00Z"/>
              </w:rPr>
            </w:pPr>
            <w:ins w:id="1183" w:author="David Conklin" w:date="2021-05-12T06:09:00Z">
              <w:r>
                <w:t>WIDTHREACH</w:t>
              </w:r>
            </w:ins>
          </w:p>
        </w:tc>
        <w:tc>
          <w:tcPr>
            <w:tcW w:w="0" w:type="auto"/>
          </w:tcPr>
          <w:p w14:paraId="6DACCAE2" w14:textId="5E9FBBE9" w:rsidR="005323B5" w:rsidRDefault="005323B5" w:rsidP="00513510">
            <w:pPr>
              <w:rPr>
                <w:ins w:id="1184" w:author="David Conklin" w:date="2021-05-12T06:07:00Z"/>
              </w:rPr>
            </w:pPr>
            <w:ins w:id="1185" w:author="David Conklin" w:date="2021-05-12T06:09:00Z">
              <w:r>
                <w:t>WIDTHGIVEN</w:t>
              </w:r>
            </w:ins>
          </w:p>
        </w:tc>
        <w:tc>
          <w:tcPr>
            <w:tcW w:w="0" w:type="auto"/>
          </w:tcPr>
          <w:p w14:paraId="18F0319F" w14:textId="232035C9" w:rsidR="005323B5" w:rsidRDefault="005323B5" w:rsidP="00513510">
            <w:pPr>
              <w:rPr>
                <w:ins w:id="1186" w:author="David Conklin" w:date="2021-05-12T06:07:00Z"/>
              </w:rPr>
            </w:pPr>
            <w:ins w:id="1187" w:author="David Conklin" w:date="2021-05-12T06:09:00Z">
              <w:r>
                <w:t>WIDTH_MIN</w:t>
              </w:r>
            </w:ins>
          </w:p>
        </w:tc>
      </w:tr>
      <w:tr w:rsidR="005323B5" w14:paraId="13C08E5E" w14:textId="77777777" w:rsidTr="003365BC">
        <w:trPr>
          <w:ins w:id="1188" w:author="David Conklin" w:date="2021-05-12T06:13:00Z"/>
        </w:trPr>
        <w:tc>
          <w:tcPr>
            <w:tcW w:w="0" w:type="auto"/>
          </w:tcPr>
          <w:p w14:paraId="4D89A4E8" w14:textId="1791ADAE" w:rsidR="005323B5" w:rsidRDefault="005323B5" w:rsidP="00513510">
            <w:pPr>
              <w:rPr>
                <w:ins w:id="1189" w:author="David Conklin" w:date="2021-05-12T06:13:00Z"/>
              </w:rPr>
            </w:pPr>
            <w:ins w:id="1190" w:author="David Conklin" w:date="2021-05-12T06:14:00Z">
              <w:r>
                <w:t>Q_MIN</w:t>
              </w:r>
            </w:ins>
          </w:p>
        </w:tc>
        <w:tc>
          <w:tcPr>
            <w:tcW w:w="0" w:type="auto"/>
          </w:tcPr>
          <w:p w14:paraId="348830C6" w14:textId="77777777" w:rsidR="005323B5" w:rsidRDefault="005323B5" w:rsidP="00513510">
            <w:pPr>
              <w:rPr>
                <w:ins w:id="1191" w:author="David Conklin" w:date="2021-05-12T06:13:00Z"/>
              </w:rPr>
            </w:pPr>
          </w:p>
        </w:tc>
        <w:tc>
          <w:tcPr>
            <w:tcW w:w="0" w:type="auto"/>
          </w:tcPr>
          <w:p w14:paraId="67C3E342" w14:textId="4FD1AB80" w:rsidR="005323B5" w:rsidRDefault="005323B5" w:rsidP="00513510">
            <w:pPr>
              <w:rPr>
                <w:ins w:id="1192" w:author="David Conklin" w:date="2021-05-12T06:13:00Z"/>
              </w:rPr>
            </w:pPr>
            <w:ins w:id="1193" w:author="David Conklin" w:date="2021-05-12T06:15:00Z">
              <w:r>
                <w:t>Q_MIN</w:t>
              </w:r>
            </w:ins>
          </w:p>
        </w:tc>
      </w:tr>
      <w:tr w:rsidR="005323B5" w14:paraId="3AB638AB" w14:textId="77777777" w:rsidTr="003365BC">
        <w:trPr>
          <w:ins w:id="1194" w:author="David Conklin" w:date="2021-05-12T06:10:00Z"/>
        </w:trPr>
        <w:tc>
          <w:tcPr>
            <w:tcW w:w="0" w:type="auto"/>
          </w:tcPr>
          <w:p w14:paraId="0195BC39" w14:textId="526CE41F" w:rsidR="005323B5" w:rsidRDefault="005323B5" w:rsidP="00513510">
            <w:pPr>
              <w:rPr>
                <w:ins w:id="1195" w:author="David Conklin" w:date="2021-05-12T06:10:00Z"/>
              </w:rPr>
            </w:pPr>
            <w:ins w:id="1196" w:author="David Conklin" w:date="2021-05-12T06:10:00Z">
              <w:r>
                <w:t>VEGHTREACH</w:t>
              </w:r>
            </w:ins>
          </w:p>
        </w:tc>
        <w:tc>
          <w:tcPr>
            <w:tcW w:w="0" w:type="auto"/>
          </w:tcPr>
          <w:p w14:paraId="68628490" w14:textId="16583E28" w:rsidR="005323B5" w:rsidRDefault="005323B5" w:rsidP="00513510">
            <w:pPr>
              <w:rPr>
                <w:ins w:id="1197" w:author="David Conklin" w:date="2021-05-12T06:10:00Z"/>
              </w:rPr>
            </w:pPr>
            <w:ins w:id="1198" w:author="David Conklin" w:date="2021-05-12T06:10:00Z">
              <w:r>
                <w:t>VEGHTGIVEN</w:t>
              </w:r>
            </w:ins>
          </w:p>
        </w:tc>
        <w:tc>
          <w:tcPr>
            <w:tcW w:w="0" w:type="auto"/>
          </w:tcPr>
          <w:p w14:paraId="26846873" w14:textId="74E016CA" w:rsidR="005323B5" w:rsidRDefault="005323B5" w:rsidP="00513510">
            <w:pPr>
              <w:rPr>
                <w:ins w:id="1199" w:author="David Conklin" w:date="2021-05-12T06:10:00Z"/>
              </w:rPr>
            </w:pPr>
            <w:ins w:id="1200" w:author="David Conklin" w:date="2021-05-12T06:10:00Z">
              <w:r>
                <w:t>VEGHT_CALC</w:t>
              </w:r>
            </w:ins>
          </w:p>
        </w:tc>
      </w:tr>
      <w:tr w:rsidR="005323B5" w14:paraId="74122FE9" w14:textId="77777777" w:rsidTr="003365BC">
        <w:trPr>
          <w:ins w:id="1201" w:author="David Conklin" w:date="2021-05-12T06:10:00Z"/>
        </w:trPr>
        <w:tc>
          <w:tcPr>
            <w:tcW w:w="0" w:type="auto"/>
          </w:tcPr>
          <w:p w14:paraId="0ACF135B" w14:textId="30D27605" w:rsidR="005323B5" w:rsidRDefault="005323B5" w:rsidP="00513510">
            <w:pPr>
              <w:rPr>
                <w:ins w:id="1202" w:author="David Conklin" w:date="2021-05-12T06:10:00Z"/>
              </w:rPr>
            </w:pPr>
            <w:ins w:id="1203" w:author="David Conklin" w:date="2021-05-12T06:11:00Z">
              <w:r>
                <w:t>VGDNSREACH</w:t>
              </w:r>
            </w:ins>
          </w:p>
        </w:tc>
        <w:tc>
          <w:tcPr>
            <w:tcW w:w="0" w:type="auto"/>
          </w:tcPr>
          <w:p w14:paraId="45262F99" w14:textId="0A8E6843" w:rsidR="005323B5" w:rsidRDefault="005323B5" w:rsidP="00513510">
            <w:pPr>
              <w:rPr>
                <w:ins w:id="1204" w:author="David Conklin" w:date="2021-05-12T06:10:00Z"/>
              </w:rPr>
            </w:pPr>
            <w:ins w:id="1205" w:author="David Conklin" w:date="2021-05-12T06:11:00Z">
              <w:r>
                <w:t>VGDNSGIVEN</w:t>
              </w:r>
            </w:ins>
          </w:p>
        </w:tc>
        <w:tc>
          <w:tcPr>
            <w:tcW w:w="0" w:type="auto"/>
          </w:tcPr>
          <w:p w14:paraId="64FCDA7E" w14:textId="4B82480A" w:rsidR="005323B5" w:rsidRDefault="005323B5" w:rsidP="00513510">
            <w:pPr>
              <w:rPr>
                <w:ins w:id="1206" w:author="David Conklin" w:date="2021-05-12T06:10:00Z"/>
              </w:rPr>
            </w:pPr>
            <w:ins w:id="1207" w:author="David Conklin" w:date="2021-05-12T06:16:00Z">
              <w:r>
                <w:t>LAI</w:t>
              </w:r>
            </w:ins>
          </w:p>
        </w:tc>
      </w:tr>
    </w:tbl>
    <w:p w14:paraId="6DB5A896" w14:textId="12132836" w:rsidR="003365BC" w:rsidRDefault="003365BC" w:rsidP="00513510">
      <w:pPr>
        <w:rPr>
          <w:ins w:id="1208" w:author="David Conklin" w:date="2021-05-12T06:18:00Z"/>
        </w:rPr>
      </w:pPr>
    </w:p>
    <w:p w14:paraId="51C9592C" w14:textId="77777777" w:rsidR="00330575" w:rsidRDefault="00330575" w:rsidP="00513510">
      <w:pPr>
        <w:rPr>
          <w:ins w:id="1209" w:author="David Conklin" w:date="2021-05-12T06:21:00Z"/>
        </w:rPr>
      </w:pPr>
      <w:ins w:id="1210" w:author="David Conklin" w:date="2021-05-12T06:18:00Z">
        <w:r>
          <w:t>The default value for WIDTH_MIN</w:t>
        </w:r>
      </w:ins>
      <w:ins w:id="1211" w:author="David Conklin" w:date="2021-05-12T06:19:00Z">
        <w:r>
          <w:t xml:space="preserve"> in meters</w:t>
        </w:r>
      </w:ins>
      <w:ins w:id="1212" w:author="David Conklin" w:date="2021-05-12T06:18:00Z">
        <w:r>
          <w:t xml:space="preserve"> is </w:t>
        </w:r>
      </w:ins>
      <w:ins w:id="1213" w:author="David Conklin" w:date="2021-05-12T06:19:00Z">
        <w:r>
          <w:t>the square of the order of the reach (headwat</w:t>
        </w:r>
      </w:ins>
      <w:ins w:id="1214" w:author="David Conklin" w:date="2021-05-12T06:20:00Z">
        <w:r>
          <w:t>er reaches have order 1, and order increases going downstream).</w:t>
        </w:r>
      </w:ins>
    </w:p>
    <w:p w14:paraId="19E531C8" w14:textId="77777777" w:rsidR="00330575" w:rsidRDefault="00330575" w:rsidP="00513510">
      <w:pPr>
        <w:rPr>
          <w:ins w:id="1215" w:author="David Conklin" w:date="2021-05-12T06:21:00Z"/>
        </w:rPr>
      </w:pPr>
    </w:p>
    <w:p w14:paraId="04AABF38" w14:textId="77777777" w:rsidR="00330575" w:rsidRDefault="00330575" w:rsidP="00513510">
      <w:pPr>
        <w:rPr>
          <w:ins w:id="1216" w:author="David Conklin" w:date="2021-05-12T06:22:00Z"/>
        </w:rPr>
      </w:pPr>
      <w:ins w:id="1217" w:author="David Conklin" w:date="2021-05-12T06:22:00Z">
        <w:r>
          <w:t>There is a symbol defined for the minimum flow in the smallest reaches:</w:t>
        </w:r>
      </w:ins>
    </w:p>
    <w:p w14:paraId="03FA4FF3" w14:textId="300E8801" w:rsidR="00330575" w:rsidDel="00330575" w:rsidRDefault="00330575">
      <w:pPr>
        <w:pStyle w:val="Body"/>
        <w:rPr>
          <w:del w:id="1218" w:author="David Conklin" w:date="2021-05-12T06:23:00Z"/>
        </w:rPr>
        <w:pPrChange w:id="1219" w:author="David Conklin" w:date="2021-07-05T10:47:00Z">
          <w:pPr/>
        </w:pPrChange>
      </w:pPr>
      <w:ins w:id="1220" w:author="David Conklin" w:date="2021-05-12T06:23:00Z">
        <w:r w:rsidRPr="00330575">
          <w:t>#define NOMINAL_LOW_FLOW_CMS 0.010 /* 10 liters of water per sec */</w:t>
        </w:r>
      </w:ins>
    </w:p>
    <w:p w14:paraId="38844D3B" w14:textId="11B71B9F" w:rsidR="00330575" w:rsidRDefault="00330575">
      <w:pPr>
        <w:pStyle w:val="Body"/>
        <w:rPr>
          <w:ins w:id="1221" w:author="David Conklin" w:date="2021-05-12T06:24:00Z"/>
          <w:rFonts w:asciiTheme="minorHAnsi" w:eastAsiaTheme="minorHAnsi" w:hAnsiTheme="minorHAnsi" w:cstheme="minorBidi"/>
          <w:color w:val="auto"/>
          <w:sz w:val="22"/>
        </w:rPr>
        <w:pPrChange w:id="1222" w:author="David Conklin" w:date="2021-07-05T10:47:00Z">
          <w:pPr>
            <w:pStyle w:val="Heading1"/>
          </w:pPr>
        </w:pPrChange>
      </w:pPr>
    </w:p>
    <w:p w14:paraId="38AB7050" w14:textId="22E2A7BF" w:rsidR="00330575" w:rsidRDefault="00330575" w:rsidP="00330575">
      <w:pPr>
        <w:rPr>
          <w:ins w:id="1223" w:author="David Conklin" w:date="2021-05-12T06:30:00Z"/>
        </w:rPr>
      </w:pPr>
      <w:ins w:id="1224" w:author="David Conklin" w:date="2021-05-12T06:24:00Z">
        <w:r>
          <w:t xml:space="preserve">This value was chosen </w:t>
        </w:r>
      </w:ins>
      <w:ins w:id="1225" w:author="David Conklin" w:date="2021-05-12T06:26:00Z">
        <w:r w:rsidR="00124AAC">
          <w:t xml:space="preserve">partly </w:t>
        </w:r>
      </w:ins>
      <w:ins w:id="1226" w:author="David Conklin" w:date="2021-05-12T06:24:00Z">
        <w:r>
          <w:t xml:space="preserve">so as to </w:t>
        </w:r>
      </w:ins>
      <w:ins w:id="1227" w:author="David Conklin" w:date="2021-05-12T06:25:00Z">
        <w:r>
          <w:t xml:space="preserve">prevent </w:t>
        </w:r>
        <w:r w:rsidR="00124AAC">
          <w:t>mathematical issues in the flow calculations</w:t>
        </w:r>
      </w:ins>
      <w:ins w:id="1228" w:author="David Conklin" w:date="2021-05-12T06:26:00Z">
        <w:r w:rsidR="00124AAC">
          <w:t>.</w:t>
        </w:r>
      </w:ins>
      <w:ins w:id="1229" w:author="David Conklin" w:date="2021-05-12T06:27:00Z">
        <w:r w:rsidR="00124AAC">
          <w:t xml:space="preserve">  For re</w:t>
        </w:r>
      </w:ins>
      <w:ins w:id="1230" w:author="David Conklin" w:date="2021-05-12T06:28:00Z">
        <w:r w:rsidR="00124AAC">
          <w:t xml:space="preserve">aches of order 2 and larger, the Q_MIN value in cms defaults to </w:t>
        </w:r>
      </w:ins>
      <w:ins w:id="1231" w:author="David Conklin" w:date="2021-05-12T06:29:00Z">
        <w:r w:rsidR="00124AAC">
          <w:t>(order – 1)</w:t>
        </w:r>
        <w:r w:rsidR="00124AAC">
          <w:rPr>
            <w:vertAlign w:val="superscript"/>
          </w:rPr>
          <w:t>3</w:t>
        </w:r>
      </w:ins>
      <w:ins w:id="1232" w:author="David Conklin" w:date="2021-05-12T06:30:00Z">
        <w:r w:rsidR="00124AAC">
          <w:t>.</w:t>
        </w:r>
      </w:ins>
    </w:p>
    <w:p w14:paraId="6C4A0CC5" w14:textId="6FD8DF38" w:rsidR="00124AAC" w:rsidRDefault="00124AAC" w:rsidP="00330575">
      <w:pPr>
        <w:rPr>
          <w:ins w:id="1233" w:author="David Conklin" w:date="2021-05-12T06:30:00Z"/>
        </w:rPr>
      </w:pPr>
    </w:p>
    <w:p w14:paraId="545FE987" w14:textId="7C52A08F" w:rsidR="003F72D6" w:rsidRDefault="003F72D6" w:rsidP="003F72D6">
      <w:pPr>
        <w:rPr>
          <w:ins w:id="1234" w:author="David Conklin" w:date="2021-05-12T06:35:00Z"/>
          <w:rFonts w:ascii="Calibri" w:eastAsia="Times New Roman" w:hAnsi="Calibri" w:cs="Calibri"/>
        </w:rPr>
      </w:pPr>
      <w:ins w:id="1235" w:author="David Conklin" w:date="2021-05-12T06:32:00Z">
        <w:r>
          <w:t>VEGHT_CALC</w:t>
        </w:r>
      </w:ins>
      <w:ins w:id="1236"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37" w:author="David Conklin" w:date="2021-05-12T06:34:00Z">
        <w:r>
          <w:rPr>
            <w:rFonts w:ascii="Calibri" w:eastAsia="Times New Roman" w:hAnsi="Calibri" w:cs="Calibri"/>
          </w:rPr>
          <w:t>.</w:t>
        </w:r>
      </w:ins>
    </w:p>
    <w:p w14:paraId="08E680F8" w14:textId="0DEE56AE" w:rsidR="003F72D6" w:rsidRDefault="003F72D6" w:rsidP="003F72D6">
      <w:pPr>
        <w:rPr>
          <w:ins w:id="1238" w:author="David Conklin" w:date="2021-05-12T06:35:00Z"/>
          <w:rFonts w:ascii="Calibri" w:eastAsia="Times New Roman" w:hAnsi="Calibri" w:cs="Calibri"/>
        </w:rPr>
      </w:pPr>
    </w:p>
    <w:p w14:paraId="0B80079D" w14:textId="276B1F12" w:rsidR="003F72D6" w:rsidRDefault="003F72D6" w:rsidP="003F72D6">
      <w:pPr>
        <w:rPr>
          <w:ins w:id="1239" w:author="David Conklin" w:date="2021-05-12T06:38:00Z"/>
          <w:rFonts w:ascii="Calibri" w:eastAsia="Times New Roman" w:hAnsi="Calibri" w:cs="Calibri"/>
        </w:rPr>
      </w:pPr>
      <w:ins w:id="1240"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41" w:author="David Conklin" w:date="2021-05-12T06:36:00Z">
        <w:r w:rsidR="005323B5">
          <w:rPr>
            <w:rFonts w:ascii="Calibri" w:eastAsia="Times New Roman" w:hAnsi="Calibri" w:cs="Calibri"/>
          </w:rPr>
          <w:t>sed on the LAI attributes of the streamside IDUs.  Beers Law is used to calculate vegetation density from the lea</w:t>
        </w:r>
      </w:ins>
      <w:ins w:id="1242" w:author="David Conklin" w:date="2021-05-12T06:37:00Z">
        <w:r w:rsidR="005323B5">
          <w:rPr>
            <w:rFonts w:ascii="Calibri" w:eastAsia="Times New Roman" w:hAnsi="Calibri" w:cs="Calibri"/>
          </w:rPr>
          <w:t>f area index.</w:t>
        </w:r>
      </w:ins>
      <w:ins w:id="1243"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4" w:author="David Conklin" w:date="2021-05-12T11:04:00Z"/>
          <w:rFonts w:ascii="Calibri" w:eastAsia="Times New Roman" w:hAnsi="Calibri" w:cs="Calibri"/>
        </w:rPr>
      </w:pPr>
      <w:ins w:id="1245"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6" w:author="David Conklin" w:date="2021-05-12T11:04:00Z"/>
          <w:rFonts w:ascii="Calibri" w:eastAsia="Times New Roman" w:hAnsi="Calibri" w:cs="Calibri"/>
        </w:rPr>
      </w:pPr>
    </w:p>
    <w:p w14:paraId="0A33370C" w14:textId="717DFF45" w:rsidR="00EF6419" w:rsidRPr="005323B5" w:rsidRDefault="00EF6419">
      <w:pPr>
        <w:rPr>
          <w:ins w:id="1247" w:author="David Conklin" w:date="2021-05-12T06:24:00Z"/>
          <w:rFonts w:ascii="Calibri" w:eastAsia="Times New Roman" w:hAnsi="Calibri" w:cs="Calibri"/>
          <w:rPrChange w:id="1248" w:author="David Conklin" w:date="2021-05-12T06:40:00Z">
            <w:rPr>
              <w:ins w:id="1249" w:author="David Conklin" w:date="2021-05-12T06:24:00Z"/>
              <w:rFonts w:asciiTheme="minorHAnsi" w:eastAsiaTheme="minorHAnsi" w:hAnsiTheme="minorHAnsi" w:cstheme="minorBidi"/>
              <w:color w:val="auto"/>
              <w:sz w:val="22"/>
              <w:szCs w:val="22"/>
            </w:rPr>
          </w:rPrChange>
        </w:rPr>
        <w:pPrChange w:id="1250" w:author="David Conklin" w:date="2021-05-12T06:24:00Z">
          <w:pPr>
            <w:pStyle w:val="Heading1"/>
          </w:pPr>
        </w:pPrChange>
      </w:pPr>
      <w:ins w:id="1251" w:author="David Conklin" w:date="2021-05-12T11:04:00Z">
        <w:r>
          <w:rPr>
            <w:rFonts w:ascii="Calibri" w:eastAsia="Times New Roman" w:hAnsi="Calibri" w:cs="Calibri"/>
          </w:rPr>
          <w:t xml:space="preserve">As of May 2021, </w:t>
        </w:r>
      </w:ins>
      <w:ins w:id="1252" w:author="David Conklin" w:date="2021-05-12T11:05:00Z">
        <w:r>
          <w:rPr>
            <w:rFonts w:ascii="Calibri" w:eastAsia="Times New Roman" w:hAnsi="Calibri" w:cs="Calibri"/>
          </w:rPr>
          <w:t>there are 11 Reach attributes</w:t>
        </w:r>
      </w:ins>
      <w:ins w:id="1253" w:author="David Conklin" w:date="2021-05-12T11:06:00Z">
        <w:r>
          <w:rPr>
            <w:rFonts w:ascii="Calibri" w:eastAsia="Times New Roman" w:hAnsi="Calibri" w:cs="Calibri"/>
          </w:rPr>
          <w:t xml:space="preserve"> which are initialized during spinup to a non-physical token value</w:t>
        </w:r>
      </w:ins>
      <w:ins w:id="1254" w:author="David Conklin" w:date="2021-05-12T11:07:00Z">
        <w:r>
          <w:rPr>
            <w:rFonts w:ascii="Calibri" w:eastAsia="Times New Roman" w:hAnsi="Calibri" w:cs="Calibri"/>
          </w:rPr>
          <w:t xml:space="preserve"> (-1), to indicate that observational data is not available: DEPTH_MIN, </w:t>
        </w:r>
      </w:ins>
      <w:ins w:id="1255" w:author="David Conklin" w:date="2021-05-12T11:08:00Z">
        <w:r>
          <w:rPr>
            <w:rFonts w:ascii="Calibri" w:eastAsia="Times New Roman" w:hAnsi="Calibri" w:cs="Calibri"/>
          </w:rPr>
          <w:t xml:space="preserve">WIDTH_MIN, WIDTHGIVEN, VGDNSGIVEN, VEGHTGIVEN, VEG_HT_L, VEG_HT_R, TOPOELEV_E, TOPOELEV_S, TOPOELEV_W, and </w:t>
        </w:r>
      </w:ins>
      <w:ins w:id="1256" w:author="David Conklin" w:date="2021-05-12T11:09:00Z">
        <w:r>
          <w:rPr>
            <w:rFonts w:ascii="Calibri" w:eastAsia="Times New Roman" w:hAnsi="Calibri" w:cs="Calibri"/>
          </w:rPr>
          <w:t>RADSWGIVEN.</w:t>
        </w:r>
      </w:ins>
    </w:p>
    <w:p w14:paraId="4A35B099" w14:textId="77777777" w:rsidR="00330575" w:rsidRPr="00EF6419" w:rsidRDefault="00330575">
      <w:pPr>
        <w:rPr>
          <w:ins w:id="1257" w:author="David Conklin" w:date="2021-05-12T06:23:00Z"/>
        </w:rPr>
      </w:pPr>
    </w:p>
    <w:p w14:paraId="6D87310E" w14:textId="1899533E" w:rsidR="00BD69AE" w:rsidRDefault="00BD69AE" w:rsidP="002D2159">
      <w:pPr>
        <w:pStyle w:val="Heading1"/>
      </w:pPr>
      <w:bookmarkStart w:id="1258" w:name="_Toc76712199"/>
      <w:r>
        <w:t>Stream flow and stream temperature</w:t>
      </w:r>
      <w:bookmarkEnd w:id="1258"/>
    </w:p>
    <w:p w14:paraId="224B0981" w14:textId="77777777" w:rsidR="008C7362" w:rsidRDefault="008C7362" w:rsidP="008C7362">
      <w:pPr>
        <w:pStyle w:val="Heading2"/>
      </w:pPr>
      <w:bookmarkStart w:id="1259" w:name="_Toc50800503"/>
      <w:bookmarkStart w:id="1260" w:name="_Toc54090937"/>
      <w:bookmarkStart w:id="1261" w:name="_Toc76712200"/>
      <w:r>
        <w:t>Water parcels</w:t>
      </w:r>
      <w:bookmarkEnd w:id="1259"/>
      <w:bookmarkEnd w:id="1260"/>
      <w:bookmarkEnd w:id="126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2" w:name="_Toc76712201"/>
      <w:r>
        <w:t>Daily water mass and energy balance</w:t>
      </w:r>
      <w:bookmarkEnd w:id="126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3" w:name="_Toc76712202"/>
      <w:r>
        <w:t>Estimating the rate of flow</w:t>
      </w:r>
      <w:r w:rsidR="006A13B7">
        <w:t xml:space="preserve"> </w:t>
      </w:r>
      <w:r>
        <w:t>in a stream reach</w:t>
      </w:r>
      <w:bookmarkEnd w:id="1263"/>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4" w:name="_Toc76712203"/>
      <w:r>
        <w:t>Estimating the surface area of the water in a subreach</w:t>
      </w:r>
      <w:bookmarkEnd w:id="1264"/>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5" w:name="_Toc76712204"/>
      <w:r>
        <w:t>Water temperature from thermal energy</w:t>
      </w:r>
      <w:bookmarkEnd w:id="126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6" w:name="_Toc76712205"/>
      <w:r>
        <w:t>Boundary conditions for stream water temperature</w:t>
      </w:r>
      <w:bookmarkEnd w:id="126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67" w:name="_Toc76712206"/>
      <w:r>
        <w:t>Thermal stratification in reservoirs</w:t>
      </w:r>
      <w:bookmarkEnd w:id="126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68" w:name="_Toc76712207"/>
      <w:r>
        <w:t>Thermal loading</w:t>
      </w:r>
      <w:bookmarkEnd w:id="126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69" w:name="_Toc76712208"/>
      <w:r>
        <w:t>Reservoirs</w:t>
      </w:r>
      <w:bookmarkEnd w:id="126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70" w:name="_Toc76712209"/>
      <w:r>
        <w:t>Reservoir data</w:t>
      </w:r>
      <w:bookmarkEnd w:id="127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71" w:name="_Toc76712210"/>
      <w:r>
        <w:t>Reservoir data sources</w:t>
      </w:r>
      <w:bookmarkEnd w:id="127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2" w:name="_Toc76712211"/>
      <w:r>
        <w:t>Creating a new study area</w:t>
      </w:r>
      <w:r w:rsidR="00A55502">
        <w:t xml:space="preserve"> from a watershed within the WRB</w:t>
      </w:r>
      <w:bookmarkEnd w:id="127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3" w:name="_Toc76712212"/>
      <w:r>
        <w:t>Limitations of subbasin simulations</w:t>
      </w:r>
      <w:bookmarkEnd w:id="127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4" w:name="_Toc76712213"/>
      <w:r>
        <w:t>Calibration procedure</w:t>
      </w:r>
      <w:bookmarkEnd w:id="1274"/>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5" w:name="_Toc76712214"/>
      <w:r>
        <w:t>Using PEST to determine HBV parameter values</w:t>
      </w:r>
      <w:bookmarkEnd w:id="127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6" w:name="_Toc76712215"/>
      <w:r>
        <w:t>Calibrating streamflows using stream gage measurements</w:t>
      </w:r>
      <w:bookmarkEnd w:id="127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77" w:name="_Toc76712216"/>
      <w:r>
        <w:t>Calibrating stream temperatures</w:t>
      </w:r>
      <w:bookmarkEnd w:id="127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78" w:name="_Toc76712217"/>
      <w:r>
        <w:lastRenderedPageBreak/>
        <w:t>North Santiam study area</w:t>
      </w:r>
      <w:bookmarkEnd w:id="1278"/>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79" w:name="_Toc76712218"/>
      <w:r>
        <w:rPr>
          <w:rFonts w:eastAsia="Times New Roman"/>
        </w:rPr>
        <w:t>Instream water rights</w:t>
      </w:r>
      <w:bookmarkEnd w:id="127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128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1280"/>
    </w:p>
    <w:p w14:paraId="0FD5899C" w14:textId="77777777" w:rsidR="0092040E" w:rsidRDefault="0092040E" w:rsidP="0092040E"/>
    <w:p w14:paraId="0E0CDFE5" w14:textId="77777777" w:rsidR="00B91F45" w:rsidRDefault="00B47486" w:rsidP="00B91F45">
      <w:pPr>
        <w:pStyle w:val="Heading2"/>
      </w:pPr>
      <w:bookmarkStart w:id="1281" w:name="_Toc76712219"/>
      <w:r>
        <w:t xml:space="preserve">Municipal </w:t>
      </w:r>
      <w:r w:rsidR="00057A5D">
        <w:t>w</w:t>
      </w:r>
      <w:r>
        <w:t xml:space="preserve">ater </w:t>
      </w:r>
      <w:r w:rsidR="00D97755">
        <w:t>r</w:t>
      </w:r>
      <w:r>
        <w:t>ights</w:t>
      </w:r>
      <w:bookmarkEnd w:id="1281"/>
    </w:p>
    <w:p w14:paraId="1EF60CD7" w14:textId="77777777" w:rsidR="00B47486" w:rsidRDefault="00B47486" w:rsidP="00B47486"/>
    <w:p w14:paraId="605753DE" w14:textId="7C18D746" w:rsidR="00B47486" w:rsidRDefault="00B47486" w:rsidP="00B47486">
      <w:pPr>
        <w:rPr>
          <w:ins w:id="1282"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3" w:author="David Conklin" w:date="2021-07-05T07:08:00Z"/>
        </w:rPr>
      </w:pPr>
    </w:p>
    <w:p w14:paraId="617C8EAA" w14:textId="77777777" w:rsidR="00B823D2" w:rsidRPr="004D33B7" w:rsidRDefault="00B823D2" w:rsidP="00B823D2">
      <w:pPr>
        <w:rPr>
          <w:ins w:id="1284" w:author="David Conklin" w:date="2021-07-05T07:08:00Z"/>
        </w:rPr>
      </w:pPr>
    </w:p>
    <w:p w14:paraId="0279EBC6" w14:textId="77777777" w:rsidR="00B823D2" w:rsidRDefault="00B823D2" w:rsidP="00B823D2">
      <w:pPr>
        <w:pStyle w:val="Heading2"/>
        <w:rPr>
          <w:ins w:id="1285" w:author="David Conklin" w:date="2021-07-05T07:08:00Z"/>
        </w:rPr>
      </w:pPr>
      <w:bookmarkStart w:id="1286" w:name="_Toc76712220"/>
      <w:ins w:id="1287" w:author="David Conklin" w:date="2021-07-05T07:08:00Z">
        <w:r>
          <w:t>Reality check</w:t>
        </w:r>
        <w:bookmarkEnd w:id="1286"/>
      </w:ins>
    </w:p>
    <w:p w14:paraId="6E2F6B01" w14:textId="5E8B7543" w:rsidR="00B823D2" w:rsidRDefault="00B823D2" w:rsidP="00B823D2">
      <w:pPr>
        <w:rPr>
          <w:ins w:id="1288" w:author="David Conklin" w:date="2021-07-05T07:19:00Z"/>
        </w:rPr>
      </w:pPr>
      <w:ins w:id="1289" w:author="David Conklin" w:date="2021-07-05T07:08:00Z">
        <w:r>
          <w:t xml:space="preserve">Observational data for flows and stream temperatures at a number of gage locations in the </w:t>
        </w:r>
      </w:ins>
      <w:ins w:id="1290" w:author="David Conklin" w:date="2021-07-05T07:09:00Z">
        <w:r>
          <w:t>North Santiam</w:t>
        </w:r>
      </w:ins>
      <w:ins w:id="1291" w:author="David Conklin" w:date="2021-07-05T07:08:00Z">
        <w:r>
          <w:t xml:space="preserve"> basin is available on a website maintained by the USGS.  We have selected these records for use in calibration (</w:t>
        </w:r>
      </w:ins>
      <w:ins w:id="1292" w:author="David Conklin" w:date="2021-07-05T07:19:00Z">
        <w:r w:rsidR="00371F24">
          <w:t>7</w:t>
        </w:r>
      </w:ins>
      <w:ins w:id="1293" w:author="David Conklin" w:date="2021-07-05T07:08:00Z">
        <w:r>
          <w:t xml:space="preserve"> flow gages and 6 temperature sensors):</w:t>
        </w:r>
      </w:ins>
    </w:p>
    <w:p w14:paraId="271E8759" w14:textId="593B2C69" w:rsidR="00371F24" w:rsidRDefault="00371F24">
      <w:pPr>
        <w:rPr>
          <w:ins w:id="1294" w:author="David Conklin" w:date="2021-07-05T07:19:00Z"/>
        </w:rPr>
      </w:pPr>
      <w:ins w:id="1295" w:author="David Conklin" w:date="2021-07-05T07:19:00Z">
        <w:r>
          <w:br w:type="page"/>
        </w:r>
      </w:ins>
    </w:p>
    <w:p w14:paraId="4E239222" w14:textId="77777777" w:rsidR="00371F24" w:rsidRDefault="00371F24" w:rsidP="00B823D2">
      <w:pPr>
        <w:rPr>
          <w:ins w:id="1296"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297"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298" w:author="David Conklin" w:date="2021-07-05T07:08:00Z"/>
                <w:rFonts w:ascii="Calibri" w:eastAsia="Times New Roman" w:hAnsi="Calibri" w:cs="Calibri"/>
                <w:color w:val="000000"/>
              </w:rPr>
            </w:pPr>
            <w:ins w:id="1299"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300" w:author="David Conklin" w:date="2021-07-05T07:08:00Z"/>
                <w:rFonts w:ascii="Calibri" w:eastAsia="Times New Roman" w:hAnsi="Calibri" w:cs="Calibri"/>
                <w:color w:val="000000"/>
              </w:rPr>
            </w:pPr>
            <w:ins w:id="1301"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2" w:author="David Conklin" w:date="2021-07-05T07:08:00Z"/>
                <w:rFonts w:ascii="Calibri" w:eastAsia="Times New Roman" w:hAnsi="Calibri" w:cs="Calibri"/>
                <w:color w:val="000000"/>
              </w:rPr>
            </w:pPr>
          </w:p>
        </w:tc>
      </w:tr>
      <w:tr w:rsidR="00B823D2" w:rsidRPr="00286383" w14:paraId="3646A8FE" w14:textId="77777777" w:rsidTr="00C73EB7">
        <w:trPr>
          <w:trHeight w:val="300"/>
          <w:ins w:id="1303"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4" w:author="David Conklin" w:date="2021-07-05T07:08:00Z"/>
                <w:rFonts w:ascii="Calibri" w:eastAsia="Times New Roman" w:hAnsi="Calibri" w:cs="Calibri"/>
                <w:color w:val="000000"/>
              </w:rPr>
            </w:pPr>
            <w:ins w:id="1305"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6" w:author="David Conklin" w:date="2021-07-05T07:08:00Z"/>
                <w:rFonts w:ascii="Calibri" w:eastAsia="Times New Roman" w:hAnsi="Calibri" w:cs="Calibri"/>
                <w:color w:val="000000"/>
              </w:rPr>
            </w:pPr>
            <w:ins w:id="1307"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08" w:author="David Conklin" w:date="2021-07-05T07:12:00Z"/>
                <w:rFonts w:ascii="Calibri" w:eastAsia="Times New Roman" w:hAnsi="Calibri" w:cs="Calibri"/>
                <w:color w:val="000000"/>
              </w:rPr>
            </w:pPr>
            <w:ins w:id="1309"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10" w:author="David Conklin" w:date="2021-07-05T07:08:00Z"/>
                <w:rFonts w:ascii="Calibri" w:eastAsia="Times New Roman" w:hAnsi="Calibri" w:cs="Calibri"/>
                <w:color w:val="000000"/>
              </w:rPr>
            </w:pPr>
          </w:p>
        </w:tc>
      </w:tr>
      <w:tr w:rsidR="00371F24" w:rsidRPr="00286383" w14:paraId="1EE95BE2" w14:textId="77777777" w:rsidTr="00C73EB7">
        <w:trPr>
          <w:trHeight w:val="300"/>
          <w:ins w:id="1311"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2" w:author="David Conklin" w:date="2021-07-05T07:13:00Z"/>
                <w:rFonts w:ascii="Calibri" w:eastAsia="Times New Roman" w:hAnsi="Calibri" w:cs="Calibri"/>
                <w:color w:val="000000"/>
              </w:rPr>
            </w:pPr>
            <w:ins w:id="1313"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4" w:author="David Conklin" w:date="2021-07-05T07:13:00Z"/>
                <w:rFonts w:ascii="Calibri" w:eastAsia="Times New Roman" w:hAnsi="Calibri" w:cs="Calibri"/>
                <w:color w:val="000000"/>
              </w:rPr>
            </w:pPr>
            <w:ins w:id="1315"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6" w:author="David Conklin" w:date="2021-07-05T07:13:00Z"/>
                <w:rFonts w:ascii="Calibri" w:eastAsia="Times New Roman" w:hAnsi="Calibri" w:cs="Calibri"/>
                <w:color w:val="000000"/>
              </w:rPr>
            </w:pPr>
            <w:ins w:id="1317"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18"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19" w:author="David Conklin" w:date="2021-07-05T07:13:00Z"/>
                <w:rFonts w:ascii="Calibri" w:eastAsia="Times New Roman" w:hAnsi="Calibri" w:cs="Calibri"/>
                <w:color w:val="000000"/>
              </w:rPr>
            </w:pPr>
            <w:ins w:id="1320"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21" w:author="David Conklin" w:date="2021-07-05T07:13:00Z"/>
                <w:rFonts w:ascii="Calibri" w:eastAsia="Times New Roman" w:hAnsi="Calibri" w:cs="Calibri"/>
                <w:color w:val="000000"/>
              </w:rPr>
            </w:pPr>
            <w:ins w:id="1322"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3" w:author="David Conklin" w:date="2021-07-05T07:13:00Z"/>
                <w:rFonts w:ascii="Calibri" w:eastAsia="Times New Roman" w:hAnsi="Calibri" w:cs="Calibri"/>
                <w:color w:val="000000"/>
              </w:rPr>
            </w:pPr>
            <w:ins w:id="1324" w:author="David Conklin" w:date="2021-07-05T07:14:00Z">
              <w:r>
                <w:rPr>
                  <w:rFonts w:ascii="Calibri" w:eastAsia="Times New Roman" w:hAnsi="Calibri" w:cs="Calibri"/>
                  <w:color w:val="000000"/>
                </w:rPr>
                <w:t>BLOWOUT CREEK</w:t>
              </w:r>
            </w:ins>
            <w:ins w:id="1325"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6"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27" w:author="David Conklin" w:date="2021-07-05T07:13:00Z"/>
                <w:rFonts w:ascii="Calibri" w:eastAsia="Times New Roman" w:hAnsi="Calibri" w:cs="Calibri"/>
                <w:color w:val="000000"/>
              </w:rPr>
            </w:pPr>
            <w:ins w:id="1328"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29" w:author="David Conklin" w:date="2021-07-05T07:13:00Z"/>
                <w:rFonts w:ascii="Calibri" w:eastAsia="Times New Roman" w:hAnsi="Calibri" w:cs="Calibri"/>
                <w:color w:val="000000"/>
              </w:rPr>
            </w:pPr>
            <w:ins w:id="1330"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31" w:author="David Conklin" w:date="2021-07-05T07:13:00Z"/>
                <w:rFonts w:ascii="Calibri" w:eastAsia="Times New Roman" w:hAnsi="Calibri" w:cs="Calibri"/>
                <w:color w:val="000000"/>
              </w:rPr>
            </w:pPr>
            <w:ins w:id="1332"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3"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4" w:author="David Conklin" w:date="2021-07-05T07:13:00Z"/>
                <w:rFonts w:ascii="Calibri" w:eastAsia="Times New Roman" w:hAnsi="Calibri" w:cs="Calibri"/>
                <w:color w:val="000000"/>
              </w:rPr>
            </w:pPr>
            <w:ins w:id="1335"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6" w:author="David Conklin" w:date="2021-07-05T07:13:00Z"/>
                <w:rFonts w:ascii="Calibri" w:eastAsia="Times New Roman" w:hAnsi="Calibri" w:cs="Calibri"/>
                <w:color w:val="000000"/>
              </w:rPr>
            </w:pPr>
            <w:ins w:id="1337"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38" w:author="David Conklin" w:date="2021-07-05T07:13:00Z"/>
                <w:rFonts w:ascii="Calibri" w:eastAsia="Times New Roman" w:hAnsi="Calibri" w:cs="Calibri"/>
                <w:color w:val="000000"/>
              </w:rPr>
            </w:pPr>
            <w:ins w:id="1339"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40"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41" w:author="David Conklin" w:date="2021-07-05T07:16:00Z"/>
                <w:rFonts w:ascii="Calibri" w:eastAsia="Times New Roman" w:hAnsi="Calibri" w:cs="Calibri"/>
                <w:color w:val="000000"/>
              </w:rPr>
            </w:pPr>
            <w:ins w:id="1342" w:author="David Conklin" w:date="2021-07-05T07:16:00Z">
              <w:r>
                <w:rPr>
                  <w:rFonts w:ascii="Calibri" w:eastAsia="Times New Roman" w:hAnsi="Calibri" w:cs="Calibri"/>
                  <w:color w:val="000000"/>
                </w:rPr>
                <w:t>14</w:t>
              </w:r>
            </w:ins>
            <w:ins w:id="1343"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4" w:author="David Conklin" w:date="2021-07-05T07:16:00Z"/>
                <w:rFonts w:ascii="Calibri" w:eastAsia="Times New Roman" w:hAnsi="Calibri" w:cs="Calibri"/>
                <w:color w:val="000000"/>
              </w:rPr>
            </w:pPr>
            <w:ins w:id="1345"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6" w:author="David Conklin" w:date="2021-07-05T07:16:00Z"/>
                <w:rFonts w:ascii="Calibri" w:eastAsia="Times New Roman" w:hAnsi="Calibri" w:cs="Calibri"/>
                <w:color w:val="000000"/>
              </w:rPr>
            </w:pPr>
            <w:ins w:id="1347"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48"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49" w:author="David Conklin" w:date="2021-07-05T07:16:00Z"/>
                <w:rFonts w:ascii="Calibri" w:eastAsia="Times New Roman" w:hAnsi="Calibri" w:cs="Calibri"/>
                <w:color w:val="000000"/>
              </w:rPr>
            </w:pPr>
            <w:ins w:id="1350"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51" w:author="David Conklin" w:date="2021-07-05T07:16:00Z"/>
                <w:rFonts w:ascii="Calibri" w:eastAsia="Times New Roman" w:hAnsi="Calibri" w:cs="Calibri"/>
                <w:color w:val="000000"/>
              </w:rPr>
            </w:pPr>
            <w:ins w:id="1352"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3" w:author="David Conklin" w:date="2021-07-05T07:16:00Z"/>
                <w:rFonts w:ascii="Calibri" w:eastAsia="Times New Roman" w:hAnsi="Calibri" w:cs="Calibri"/>
                <w:color w:val="000000"/>
              </w:rPr>
            </w:pPr>
            <w:ins w:id="1354" w:author="David Conklin" w:date="2021-07-05T07:17:00Z">
              <w:r>
                <w:rPr>
                  <w:rFonts w:ascii="Calibri" w:eastAsia="Times New Roman" w:hAnsi="Calibri" w:cs="Calibri"/>
                  <w:color w:val="000000"/>
                </w:rPr>
                <w:t xml:space="preserve">NORTH SANTIAM R AT </w:t>
              </w:r>
            </w:ins>
            <w:ins w:id="1355"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6"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57"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58"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59" w:author="David Conklin" w:date="2021-07-05T07:16:00Z"/>
                <w:rFonts w:ascii="Calibri" w:eastAsia="Times New Roman" w:hAnsi="Calibri" w:cs="Calibri"/>
                <w:color w:val="000000"/>
              </w:rPr>
            </w:pPr>
          </w:p>
        </w:tc>
      </w:tr>
      <w:tr w:rsidR="00B823D2" w:rsidRPr="00286383" w14:paraId="4E40508E" w14:textId="77777777" w:rsidTr="00C73EB7">
        <w:trPr>
          <w:trHeight w:val="300"/>
          <w:ins w:id="1360"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61"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2"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3" w:author="David Conklin" w:date="2021-07-05T07:08:00Z"/>
                <w:rFonts w:ascii="Calibri" w:eastAsia="Times New Roman" w:hAnsi="Calibri" w:cs="Calibri"/>
                <w:color w:val="000000"/>
              </w:rPr>
            </w:pPr>
          </w:p>
        </w:tc>
      </w:tr>
      <w:tr w:rsidR="00B823D2" w:rsidRPr="00286383" w14:paraId="04D72B7B" w14:textId="77777777" w:rsidTr="00C73EB7">
        <w:trPr>
          <w:trHeight w:val="300"/>
          <w:ins w:id="1364"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5" w:author="David Conklin" w:date="2021-07-05T07:08:00Z"/>
                <w:rFonts w:ascii="Calibri" w:eastAsia="Times New Roman" w:hAnsi="Calibri" w:cs="Calibri"/>
                <w:color w:val="000000"/>
              </w:rPr>
            </w:pPr>
            <w:ins w:id="1366"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67" w:author="David Conklin" w:date="2021-07-05T07:08:00Z"/>
                <w:rFonts w:ascii="Calibri" w:eastAsia="Times New Roman" w:hAnsi="Calibri" w:cs="Calibri"/>
                <w:color w:val="000000"/>
              </w:rPr>
            </w:pPr>
            <w:ins w:id="1368"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69" w:author="David Conklin" w:date="2021-07-05T07:08:00Z"/>
                <w:rFonts w:ascii="Calibri" w:eastAsia="Times New Roman" w:hAnsi="Calibri" w:cs="Calibri"/>
                <w:color w:val="000000"/>
              </w:rPr>
            </w:pPr>
          </w:p>
        </w:tc>
      </w:tr>
      <w:tr w:rsidR="00371F24" w:rsidRPr="00286383" w14:paraId="512E93ED" w14:textId="77777777" w:rsidTr="00C73EB7">
        <w:trPr>
          <w:trHeight w:val="300"/>
          <w:ins w:id="1370"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71" w:author="David Conklin" w:date="2021-07-05T07:08:00Z"/>
                <w:rFonts w:ascii="Calibri" w:eastAsia="Times New Roman" w:hAnsi="Calibri" w:cs="Calibri"/>
                <w:color w:val="000000"/>
              </w:rPr>
            </w:pPr>
            <w:ins w:id="1372"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3" w:author="David Conklin" w:date="2021-07-05T07:08:00Z"/>
                <w:rFonts w:ascii="Calibri" w:eastAsia="Times New Roman" w:hAnsi="Calibri" w:cs="Calibri"/>
                <w:color w:val="000000"/>
              </w:rPr>
            </w:pPr>
            <w:ins w:id="1374"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5" w:author="David Conklin" w:date="2021-07-05T07:20:00Z"/>
                <w:rFonts w:ascii="Calibri" w:eastAsia="Times New Roman" w:hAnsi="Calibri" w:cs="Calibri"/>
                <w:color w:val="000000"/>
              </w:rPr>
            </w:pPr>
            <w:ins w:id="1376"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77" w:author="David Conklin" w:date="2021-07-05T07:08:00Z"/>
                <w:rFonts w:ascii="Calibri" w:eastAsia="Times New Roman" w:hAnsi="Calibri" w:cs="Calibri"/>
                <w:color w:val="000000"/>
              </w:rPr>
            </w:pPr>
          </w:p>
        </w:tc>
      </w:tr>
      <w:tr w:rsidR="00371F24" w:rsidRPr="00286383" w14:paraId="747B86EC" w14:textId="77777777" w:rsidTr="00C73EB7">
        <w:trPr>
          <w:trHeight w:val="300"/>
          <w:ins w:id="1378"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79" w:author="David Conklin" w:date="2021-07-05T07:08:00Z"/>
                <w:rFonts w:ascii="Calibri" w:eastAsia="Times New Roman" w:hAnsi="Calibri" w:cs="Calibri"/>
                <w:color w:val="000000"/>
              </w:rPr>
            </w:pPr>
            <w:ins w:id="1380"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81" w:author="David Conklin" w:date="2021-07-05T07:08:00Z"/>
                <w:rFonts w:ascii="Calibri" w:eastAsia="Times New Roman" w:hAnsi="Calibri" w:cs="Calibri"/>
                <w:color w:val="000000"/>
              </w:rPr>
            </w:pPr>
            <w:ins w:id="1382"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3" w:author="David Conklin" w:date="2021-07-05T07:08:00Z"/>
                <w:rFonts w:ascii="Calibri" w:eastAsia="Times New Roman" w:hAnsi="Calibri" w:cs="Calibri"/>
                <w:color w:val="000000"/>
              </w:rPr>
            </w:pPr>
            <w:ins w:id="1384"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5"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6" w:author="David Conklin" w:date="2021-07-05T07:08:00Z"/>
                <w:rFonts w:ascii="Calibri" w:eastAsia="Times New Roman" w:hAnsi="Calibri" w:cs="Calibri"/>
                <w:color w:val="000000"/>
              </w:rPr>
            </w:pPr>
            <w:ins w:id="1387"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88" w:author="David Conklin" w:date="2021-07-05T07:08:00Z"/>
                <w:rFonts w:ascii="Calibri" w:eastAsia="Times New Roman" w:hAnsi="Calibri" w:cs="Calibri"/>
                <w:color w:val="000000"/>
              </w:rPr>
            </w:pPr>
            <w:ins w:id="1389"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90" w:author="David Conklin" w:date="2021-07-05T07:08:00Z"/>
                <w:rFonts w:ascii="Calibri" w:eastAsia="Times New Roman" w:hAnsi="Calibri" w:cs="Calibri"/>
                <w:color w:val="000000"/>
              </w:rPr>
            </w:pPr>
            <w:ins w:id="1391"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2"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3" w:author="David Conklin" w:date="2021-07-05T07:08:00Z"/>
                <w:rFonts w:ascii="Calibri" w:eastAsia="Times New Roman" w:hAnsi="Calibri" w:cs="Calibri"/>
                <w:color w:val="000000"/>
              </w:rPr>
            </w:pPr>
            <w:ins w:id="1394"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5" w:author="David Conklin" w:date="2021-07-05T07:08:00Z"/>
                <w:rFonts w:ascii="Calibri" w:eastAsia="Times New Roman" w:hAnsi="Calibri" w:cs="Calibri"/>
                <w:color w:val="000000"/>
              </w:rPr>
            </w:pPr>
            <w:ins w:id="1396"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397" w:author="David Conklin" w:date="2021-07-05T07:08:00Z"/>
                <w:rFonts w:ascii="Calibri" w:eastAsia="Times New Roman" w:hAnsi="Calibri" w:cs="Calibri"/>
                <w:color w:val="000000"/>
              </w:rPr>
            </w:pPr>
            <w:ins w:id="1398"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399"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400" w:author="David Conklin" w:date="2021-07-05T07:08:00Z"/>
                <w:rFonts w:ascii="Calibri" w:eastAsia="Times New Roman" w:hAnsi="Calibri" w:cs="Calibri"/>
                <w:color w:val="000000"/>
              </w:rPr>
            </w:pPr>
            <w:ins w:id="1401"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2" w:author="David Conklin" w:date="2021-07-05T07:08:00Z"/>
                <w:rFonts w:ascii="Calibri" w:eastAsia="Times New Roman" w:hAnsi="Calibri" w:cs="Calibri"/>
                <w:color w:val="000000"/>
              </w:rPr>
            </w:pPr>
            <w:ins w:id="1403"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4" w:author="David Conklin" w:date="2021-07-05T07:08:00Z"/>
                <w:rFonts w:ascii="Calibri" w:eastAsia="Times New Roman" w:hAnsi="Calibri" w:cs="Calibri"/>
                <w:color w:val="000000"/>
              </w:rPr>
            </w:pPr>
            <w:ins w:id="1405"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6"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07" w:author="David Conklin" w:date="2021-07-05T07:08:00Z"/>
                <w:rFonts w:ascii="Calibri" w:eastAsia="Times New Roman" w:hAnsi="Calibri" w:cs="Calibri"/>
                <w:color w:val="000000"/>
              </w:rPr>
            </w:pPr>
            <w:ins w:id="1408"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09" w:author="David Conklin" w:date="2021-07-05T07:08:00Z"/>
                <w:rFonts w:ascii="Calibri" w:eastAsia="Times New Roman" w:hAnsi="Calibri" w:cs="Calibri"/>
                <w:color w:val="000000"/>
              </w:rPr>
            </w:pPr>
            <w:ins w:id="1410"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11" w:author="David Conklin" w:date="2021-07-05T07:08:00Z"/>
                <w:rFonts w:ascii="Calibri" w:eastAsia="Times New Roman" w:hAnsi="Calibri" w:cs="Calibri"/>
                <w:color w:val="000000"/>
              </w:rPr>
            </w:pPr>
            <w:ins w:id="1412"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3" w:author="David Conklin" w:date="2021-07-05T07:08:00Z"/>
        </w:rPr>
      </w:pPr>
    </w:p>
    <w:p w14:paraId="6A9EDEE3" w14:textId="77777777" w:rsidR="00B823D2" w:rsidRDefault="00B823D2" w:rsidP="00B823D2">
      <w:pPr>
        <w:rPr>
          <w:ins w:id="1414" w:author="David Conklin" w:date="2021-07-05T07:08:00Z"/>
          <w:noProof/>
        </w:rPr>
      </w:pPr>
      <w:ins w:id="1415" w:author="David Conklin" w:date="2021-07-05T07:08:00Z">
        <w:r>
          <w:rPr>
            <w:noProof/>
          </w:rPr>
          <w:t xml:space="preserve"> </w:t>
        </w:r>
      </w:ins>
    </w:p>
    <w:p w14:paraId="6BD9A99E" w14:textId="22679DF1" w:rsidR="00B823D2" w:rsidRDefault="009A1CE6" w:rsidP="00B823D2">
      <w:pPr>
        <w:rPr>
          <w:ins w:id="1416" w:author="David Conklin" w:date="2021-07-05T08:22:00Z"/>
        </w:rPr>
      </w:pPr>
      <w:ins w:id="1417"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18" w:author="David Conklin" w:date="2021-07-05T07:08:00Z"/>
        </w:rPr>
      </w:pPr>
    </w:p>
    <w:p w14:paraId="184CF59B" w14:textId="77777777" w:rsidR="00B823D2" w:rsidRDefault="00B823D2" w:rsidP="00B823D2">
      <w:pPr>
        <w:rPr>
          <w:ins w:id="1419" w:author="David Conklin" w:date="2021-07-05T07:08:00Z"/>
        </w:rPr>
      </w:pPr>
    </w:p>
    <w:p w14:paraId="5B7701AA" w14:textId="20B5A39C" w:rsidR="00B823D2" w:rsidRDefault="00A348F2" w:rsidP="00B823D2">
      <w:pPr>
        <w:rPr>
          <w:ins w:id="1420" w:author="David Conklin" w:date="2021-07-05T07:08:00Z"/>
        </w:rPr>
      </w:pPr>
      <w:ins w:id="1421"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2" w:author="David Conklin" w:date="2021-07-05T07:08:00Z"/>
        </w:rPr>
      </w:pPr>
    </w:p>
    <w:p w14:paraId="16C7AA24" w14:textId="77777777" w:rsidR="00B823D2" w:rsidRDefault="00B823D2" w:rsidP="00B823D2">
      <w:pPr>
        <w:rPr>
          <w:ins w:id="1423" w:author="David Conklin" w:date="2021-07-05T07:08:00Z"/>
        </w:rPr>
      </w:pPr>
    </w:p>
    <w:p w14:paraId="0DF0DAE3" w14:textId="07396451" w:rsidR="00B823D2" w:rsidRDefault="003F02BC">
      <w:pPr>
        <w:pStyle w:val="Heading2"/>
        <w:rPr>
          <w:ins w:id="1424" w:author="David Conklin" w:date="2021-07-05T07:08:00Z"/>
        </w:rPr>
        <w:pPrChange w:id="1425" w:author="David Conklin" w:date="2021-07-05T07:33:00Z">
          <w:pPr/>
        </w:pPrChange>
      </w:pPr>
      <w:bookmarkStart w:id="1426" w:name="_Toc76712221"/>
      <w:ins w:id="1427" w:author="David Conklin" w:date="2021-07-05T07:33:00Z">
        <w:r>
          <w:t>Inflows from springs</w:t>
        </w:r>
      </w:ins>
      <w:bookmarkEnd w:id="1426"/>
    </w:p>
    <w:p w14:paraId="6C0A00CB" w14:textId="6983A251" w:rsidR="00B823D2" w:rsidRDefault="00B823D2" w:rsidP="00B823D2">
      <w:pPr>
        <w:rPr>
          <w:ins w:id="1428" w:author="David Conklin" w:date="2021-07-05T07:08:00Z"/>
        </w:rPr>
      </w:pPr>
      <w:ins w:id="1429" w:author="David Conklin" w:date="2021-07-05T07:08:00Z">
        <w:r>
          <w:t xml:space="preserve">Spring water inputs have been added to the </w:t>
        </w:r>
      </w:ins>
      <w:ins w:id="1430" w:author="David Conklin" w:date="2021-07-05T07:30:00Z">
        <w:r w:rsidR="003F02BC">
          <w:t>North Santiam</w:t>
        </w:r>
      </w:ins>
      <w:ins w:id="1431" w:author="David Conklin" w:date="2021-07-05T07:08:00Z">
        <w:r>
          <w:t xml:space="preserve"> basin simulation at </w:t>
        </w:r>
      </w:ins>
      <w:ins w:id="1432" w:author="David Conklin" w:date="2021-07-05T07:30:00Z">
        <w:r w:rsidR="003F02BC">
          <w:t>1</w:t>
        </w:r>
      </w:ins>
      <w:ins w:id="1433" w:author="David Conklin" w:date="2021-07-05T07:31:00Z">
        <w:r w:rsidR="003F02BC">
          <w:t>0</w:t>
        </w:r>
      </w:ins>
      <w:ins w:id="1434" w:author="David Conklin" w:date="2021-07-05T07:08:00Z">
        <w:r>
          <w:t xml:space="preserve"> location</w:t>
        </w:r>
      </w:ins>
      <w:ins w:id="1435" w:author="David Conklin" w:date="2021-07-05T07:31:00Z">
        <w:r w:rsidR="003F02BC">
          <w:t>s.  For a discussion o</w:t>
        </w:r>
      </w:ins>
      <w:ins w:id="1436" w:author="David Conklin" w:date="2021-07-05T07:32:00Z">
        <w:r w:rsidR="003F02BC">
          <w:t xml:space="preserve">f spring water inputs, see the section McKenzie </w:t>
        </w:r>
      </w:ins>
      <w:ins w:id="1437" w:author="David Conklin" w:date="2021-07-05T07:44:00Z">
        <w:r w:rsidR="001E40A2">
          <w:t xml:space="preserve">Basin </w:t>
        </w:r>
      </w:ins>
      <w:ins w:id="1438" w:author="David Conklin" w:date="2021-07-05T07:32:00Z">
        <w:r w:rsidR="003F02BC">
          <w:t>Wetlands Study/High Cascades Spring</w:t>
        </w:r>
      </w:ins>
      <w:ins w:id="1439" w:author="David Conklin" w:date="2021-07-05T07:33:00Z">
        <w:r w:rsidR="003F02BC">
          <w:t>s.</w:t>
        </w:r>
      </w:ins>
      <w:ins w:id="1440" w:author="David Conklin" w:date="2021-07-05T07:08:00Z">
        <w:r>
          <w:t xml:space="preserve">  </w:t>
        </w:r>
      </w:ins>
    </w:p>
    <w:p w14:paraId="1D0750D3" w14:textId="2FB48CC2" w:rsidR="00B823D2" w:rsidRDefault="00B823D2" w:rsidP="00B823D2">
      <w:pPr>
        <w:rPr>
          <w:ins w:id="1441" w:author="David Conklin" w:date="2021-07-05T07:08:00Z"/>
        </w:rPr>
      </w:pPr>
    </w:p>
    <w:p w14:paraId="3CB48306" w14:textId="166278A0" w:rsidR="00B823D2" w:rsidRDefault="00B823D2" w:rsidP="00B823D2">
      <w:pPr>
        <w:rPr>
          <w:ins w:id="1442" w:author="David Conklin" w:date="2021-07-05T07:29:00Z"/>
        </w:rPr>
      </w:pPr>
      <w:ins w:id="1443" w:author="David Conklin" w:date="2021-07-05T07:08:00Z">
        <w:r>
          <w:t>Specifications for springs in CW3M ver. 409</w:t>
        </w:r>
      </w:ins>
    </w:p>
    <w:p w14:paraId="5060547D" w14:textId="0C9E76B9" w:rsidR="003F02BC" w:rsidRDefault="003F02BC" w:rsidP="003F02BC">
      <w:pPr>
        <w:autoSpaceDE w:val="0"/>
        <w:autoSpaceDN w:val="0"/>
        <w:adjustRightInd w:val="0"/>
        <w:rPr>
          <w:ins w:id="1444" w:author="David Conklin" w:date="2021-07-05T07:29:00Z"/>
          <w:rFonts w:ascii="Consolas" w:hAnsi="Consolas" w:cs="Consolas"/>
          <w:color w:val="000000"/>
          <w:sz w:val="19"/>
          <w:szCs w:val="19"/>
        </w:rPr>
      </w:pPr>
      <w:ins w:id="144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6" w:author="David Conklin" w:date="2021-07-05T07:29:00Z"/>
          <w:rFonts w:ascii="Consolas" w:hAnsi="Consolas" w:cs="Consolas"/>
          <w:color w:val="000000"/>
          <w:sz w:val="19"/>
          <w:szCs w:val="19"/>
        </w:rPr>
      </w:pPr>
      <w:ins w:id="144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48" w:author="David Conklin" w:date="2021-07-05T07:29:00Z"/>
          <w:rFonts w:ascii="Consolas" w:hAnsi="Consolas" w:cs="Consolas"/>
          <w:color w:val="000000"/>
          <w:sz w:val="19"/>
          <w:szCs w:val="19"/>
        </w:rPr>
      </w:pPr>
      <w:ins w:id="144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50" w:author="David Conklin" w:date="2021-07-05T07:29:00Z"/>
          <w:rFonts w:ascii="Consolas" w:hAnsi="Consolas" w:cs="Consolas"/>
          <w:color w:val="000000"/>
          <w:sz w:val="19"/>
          <w:szCs w:val="19"/>
        </w:rPr>
      </w:pPr>
      <w:ins w:id="145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2" w:author="David Conklin" w:date="2021-07-05T07:29:00Z"/>
          <w:rFonts w:ascii="Consolas" w:hAnsi="Consolas" w:cs="Consolas"/>
          <w:color w:val="000000"/>
          <w:sz w:val="19"/>
          <w:szCs w:val="19"/>
        </w:rPr>
      </w:pPr>
      <w:ins w:id="145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4" w:author="David Conklin" w:date="2021-07-05T07:29:00Z"/>
          <w:rFonts w:ascii="Consolas" w:hAnsi="Consolas" w:cs="Consolas"/>
          <w:color w:val="000000"/>
          <w:sz w:val="19"/>
          <w:szCs w:val="19"/>
        </w:rPr>
      </w:pPr>
      <w:ins w:id="145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6" w:author="David Conklin" w:date="2021-07-05T07:29:00Z"/>
          <w:rFonts w:ascii="Consolas" w:hAnsi="Consolas" w:cs="Consolas"/>
          <w:color w:val="000000"/>
          <w:sz w:val="19"/>
          <w:szCs w:val="19"/>
        </w:rPr>
      </w:pPr>
      <w:ins w:id="145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58" w:author="David Conklin" w:date="2021-07-05T07:29:00Z"/>
          <w:rFonts w:ascii="Consolas" w:hAnsi="Consolas" w:cs="Consolas"/>
          <w:color w:val="000000"/>
          <w:sz w:val="19"/>
          <w:szCs w:val="19"/>
        </w:rPr>
      </w:pPr>
      <w:ins w:id="145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60" w:author="David Conklin" w:date="2021-07-05T07:29:00Z"/>
          <w:rFonts w:ascii="Consolas" w:hAnsi="Consolas" w:cs="Consolas"/>
          <w:color w:val="000000"/>
          <w:sz w:val="19"/>
          <w:szCs w:val="19"/>
        </w:rPr>
      </w:pPr>
      <w:ins w:id="146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2" w:author="David Conklin" w:date="2021-07-05T07:35:00Z"/>
          <w:rFonts w:ascii="Consolas" w:hAnsi="Consolas" w:cs="Consolas"/>
          <w:color w:val="0000FF"/>
          <w:sz w:val="19"/>
          <w:szCs w:val="19"/>
        </w:rPr>
      </w:pPr>
      <w:ins w:id="146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4" w:author="David Conklin" w:date="2021-07-05T07:08:00Z"/>
        </w:rPr>
      </w:pPr>
      <w:ins w:id="1465"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6" w:author="David Conklin" w:date="2021-07-05T07:08:00Z"/>
        </w:rPr>
      </w:pPr>
      <w:bookmarkStart w:id="1467" w:name="_Toc76712222"/>
      <w:ins w:id="1468" w:author="David Conklin" w:date="2021-07-05T07:08:00Z">
        <w:r>
          <w:t>Calibration and simulation skill</w:t>
        </w:r>
        <w:bookmarkEnd w:id="1467"/>
      </w:ins>
    </w:p>
    <w:p w14:paraId="1DE9778B" w14:textId="77777777" w:rsidR="00593C1E" w:rsidRDefault="00B823D2" w:rsidP="00B823D2">
      <w:pPr>
        <w:rPr>
          <w:ins w:id="1469" w:author="David Conklin" w:date="2021-07-05T07:41:00Z"/>
        </w:rPr>
      </w:pPr>
      <w:ins w:id="1470" w:author="David Conklin" w:date="2021-07-05T07:08:00Z">
        <w:r>
          <w:t xml:space="preserve">Calibration of CW3M for the </w:t>
        </w:r>
      </w:ins>
      <w:ins w:id="1471" w:author="David Conklin" w:date="2021-07-05T07:40:00Z">
        <w:r w:rsidR="00593C1E">
          <w:t xml:space="preserve">North Santiam </w:t>
        </w:r>
      </w:ins>
      <w:ins w:id="1472" w:author="David Conklin" w:date="2021-07-05T07:08:00Z">
        <w:r>
          <w:t xml:space="preserve">basin, done through </w:t>
        </w:r>
      </w:ins>
      <w:ins w:id="1473" w:author="David Conklin" w:date="2021-07-05T07:40:00Z">
        <w:r w:rsidR="00593C1E">
          <w:t xml:space="preserve">June </w:t>
        </w:r>
      </w:ins>
      <w:ins w:id="1474" w:author="David Conklin" w:date="2021-07-05T07:08:00Z">
        <w:r>
          <w:t>2021</w:t>
        </w:r>
      </w:ins>
      <w:ins w:id="1475" w:author="David Conklin" w:date="2021-07-05T07:40:00Z">
        <w:r w:rsidR="00593C1E">
          <w:t xml:space="preserve"> and implemented in model version 409</w:t>
        </w:r>
      </w:ins>
      <w:ins w:id="1476" w:author="David Conklin" w:date="2021-07-05T07:08:00Z">
        <w:r>
          <w:t xml:space="preserve"> has yielded </w:t>
        </w:r>
      </w:ins>
      <w:ins w:id="1477" w:author="David Conklin" w:date="2021-07-05T07:37:00Z">
        <w:r w:rsidR="00593C1E">
          <w:t>good</w:t>
        </w:r>
      </w:ins>
      <w:ins w:id="1478" w:author="David Conklin" w:date="2021-07-05T07:08:00Z">
        <w:r>
          <w:t xml:space="preserve"> to very good skill statistics for </w:t>
        </w:r>
      </w:ins>
      <w:ins w:id="1479" w:author="David Conklin" w:date="2021-07-05T07:38:00Z">
        <w:r w:rsidR="00593C1E">
          <w:t xml:space="preserve">all </w:t>
        </w:r>
      </w:ins>
      <w:ins w:id="1480" w:author="David Conklin" w:date="2021-07-05T07:08:00Z">
        <w:r>
          <w:t xml:space="preserve">7 flow locations and </w:t>
        </w:r>
      </w:ins>
      <w:ins w:id="1481" w:author="David Conklin" w:date="2021-07-05T07:39:00Z">
        <w:r w:rsidR="00593C1E">
          <w:t>5</w:t>
        </w:r>
      </w:ins>
      <w:ins w:id="1482" w:author="David Conklin" w:date="2021-07-05T07:08:00Z">
        <w:r>
          <w:t xml:space="preserve"> of 6 stream temperature locations.  </w:t>
        </w:r>
      </w:ins>
    </w:p>
    <w:p w14:paraId="117D6C55" w14:textId="77777777" w:rsidR="00B823D2" w:rsidRDefault="00B823D2" w:rsidP="00B823D2">
      <w:pPr>
        <w:rPr>
          <w:ins w:id="1483" w:author="David Conklin" w:date="2021-07-05T07:08:00Z"/>
        </w:rPr>
      </w:pPr>
    </w:p>
    <w:p w14:paraId="3FE14220" w14:textId="07664742" w:rsidR="00FD666C" w:rsidRDefault="00B823D2" w:rsidP="001E40A2">
      <w:pPr>
        <w:rPr>
          <w:ins w:id="1484" w:author="David Conklin" w:date="2021-07-07T08:23:00Z"/>
        </w:rPr>
      </w:pPr>
      <w:ins w:id="1485"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6"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87" w:author="David Conklin" w:date="2021-07-05T07:08:00Z">
        <w:r>
          <w:t>For stream temperatures, we add a fifth statistic, MAE, the mean absolute error.</w:t>
        </w:r>
      </w:ins>
      <w:ins w:id="1488"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1489" w:author="David Conklin" w:date="2021-07-07T08:23:00Z"/>
        </w:rPr>
      </w:pPr>
      <w:ins w:id="1490" w:author="David Conklin" w:date="2021-07-07T08:23:00Z">
        <w:r>
          <w:br w:type="page"/>
        </w:r>
      </w:ins>
    </w:p>
    <w:p w14:paraId="23CCEB29" w14:textId="77777777" w:rsidR="001E40A2" w:rsidRDefault="001E40A2" w:rsidP="001E40A2">
      <w:pPr>
        <w:rPr>
          <w:ins w:id="1491" w:author="David Conklin" w:date="2021-07-05T07:45:00Z"/>
        </w:rPr>
      </w:pPr>
    </w:p>
    <w:p w14:paraId="31A28A9D" w14:textId="0049FA47" w:rsidR="00B823D2" w:rsidRDefault="00B823D2" w:rsidP="00B823D2">
      <w:pPr>
        <w:rPr>
          <w:ins w:id="1492" w:author="David Conklin" w:date="2021-07-07T08:23:00Z"/>
        </w:rPr>
      </w:pPr>
    </w:p>
    <w:p w14:paraId="31131BC8" w14:textId="58258654" w:rsidR="00FD666C" w:rsidRDefault="00FD666C" w:rsidP="00B823D2">
      <w:pPr>
        <w:rPr>
          <w:ins w:id="1493" w:author="David Conklin" w:date="2021-07-05T07:08:00Z"/>
        </w:rPr>
      </w:pPr>
      <w:ins w:id="1494"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5" w:author="David Conklin" w:date="2021-07-05T07:08:00Z"/>
        </w:rPr>
      </w:pPr>
    </w:p>
    <w:p w14:paraId="23C4060D" w14:textId="713A7C27" w:rsidR="00906153" w:rsidRDefault="00906153" w:rsidP="00B47486">
      <w:pPr>
        <w:rPr>
          <w:ins w:id="1496" w:author="David Conklin" w:date="2021-07-07T05:58:00Z"/>
        </w:rPr>
      </w:pPr>
    </w:p>
    <w:p w14:paraId="472D307F" w14:textId="47652D6F" w:rsidR="00906153" w:rsidRPr="00924909" w:rsidRDefault="001778E8" w:rsidP="00906153">
      <w:pPr>
        <w:rPr>
          <w:ins w:id="1497" w:author="David Conklin" w:date="2021-07-07T05:59:00Z"/>
          <w:rFonts w:cstheme="minorHAnsi"/>
        </w:rPr>
      </w:pPr>
      <w:ins w:id="1498" w:author="David Conklin" w:date="2021-07-07T06:10:00Z">
        <w:r>
          <w:t>Four</w:t>
        </w:r>
      </w:ins>
      <w:ins w:id="1499" w:author="David Conklin" w:date="2021-07-07T06:01:00Z">
        <w:r w:rsidR="00906153">
          <w:t xml:space="preserve"> sets</w:t>
        </w:r>
      </w:ins>
      <w:ins w:id="1500" w:author="David Conklin" w:date="2021-07-07T05:59:00Z">
        <w:r w:rsidR="00906153">
          <w:t xml:space="preserve"> of “tuning knobs” have been used to improve CW3M’s simulation skill for flows</w:t>
        </w:r>
      </w:ins>
      <w:ins w:id="1501" w:author="David Conklin" w:date="2021-07-07T06:02:00Z">
        <w:r w:rsidR="00906153">
          <w:t xml:space="preserve"> and stream temperatures</w:t>
        </w:r>
      </w:ins>
      <w:ins w:id="1502" w:author="David Conklin" w:date="2021-07-07T05:59:00Z">
        <w:r w:rsidR="00906153">
          <w:t xml:space="preserve"> in the </w:t>
        </w:r>
      </w:ins>
      <w:ins w:id="1503" w:author="David Conklin" w:date="2021-07-07T06:01:00Z">
        <w:r w:rsidR="00906153">
          <w:t>North Santiam</w:t>
        </w:r>
      </w:ins>
      <w:ins w:id="1504" w:author="David Conklin" w:date="2021-07-07T05:59:00Z">
        <w:r w:rsidR="00906153">
          <w:t xml:space="preserve"> basin: 1) the ET_MULT parameter in the HBV.csv parameter set used by the HBV precipitation-runoff submodel, 2) the placement</w:t>
        </w:r>
      </w:ins>
      <w:ins w:id="1505" w:author="David Conklin" w:date="2021-07-07T06:09:00Z">
        <w:r>
          <w:t xml:space="preserve">, </w:t>
        </w:r>
      </w:ins>
      <w:ins w:id="1506" w:author="David Conklin" w:date="2021-07-07T05:59:00Z">
        <w:r w:rsidR="00906153">
          <w:t>flow rates</w:t>
        </w:r>
      </w:ins>
      <w:ins w:id="1507" w:author="David Conklin" w:date="2021-07-07T06:09:00Z">
        <w:r>
          <w:t>, and water temperatures</w:t>
        </w:r>
      </w:ins>
      <w:ins w:id="1508" w:author="David Conklin" w:date="2021-07-07T05:59:00Z">
        <w:r w:rsidR="00906153">
          <w:t xml:space="preserve"> of the springs,  3)</w:t>
        </w:r>
        <w:r w:rsidR="00906153" w:rsidRPr="001770A2">
          <w:t xml:space="preserve"> </w:t>
        </w:r>
      </w:ins>
      <w:ins w:id="1509" w:author="David Conklin" w:date="2021-07-07T06:03:00Z">
        <w:r w:rsidR="00906153">
          <w:t xml:space="preserve">the </w:t>
        </w:r>
      </w:ins>
      <w:ins w:id="1510" w:author="David Conklin" w:date="2021-07-07T06:04:00Z">
        <w:r w:rsidR="00906153" w:rsidRPr="00906153">
          <w:rPr>
            <w:rFonts w:cstheme="minorHAnsi"/>
            <w:color w:val="000000"/>
            <w:rPrChange w:id="1511" w:author="David Conklin" w:date="2021-07-07T06:05:00Z">
              <w:rPr>
                <w:rFonts w:ascii="Consolas" w:hAnsi="Consolas" w:cs="Consolas"/>
                <w:color w:val="000000"/>
                <w:sz w:val="19"/>
                <w:szCs w:val="19"/>
              </w:rPr>
            </w:rPrChange>
          </w:rPr>
          <w:t>W2A_SLP</w:t>
        </w:r>
      </w:ins>
      <w:ins w:id="1512" w:author="David Conklin" w:date="2021-07-07T06:05:00Z">
        <w:r w:rsidR="00906153">
          <w:rPr>
            <w:rFonts w:cstheme="minorHAnsi"/>
            <w:color w:val="000000"/>
          </w:rPr>
          <w:t xml:space="preserve"> and </w:t>
        </w:r>
      </w:ins>
      <w:ins w:id="1513" w:author="David Conklin" w:date="2021-07-07T06:04:00Z">
        <w:r w:rsidR="00906153" w:rsidRPr="00906153">
          <w:rPr>
            <w:rFonts w:cstheme="minorHAnsi"/>
            <w:color w:val="000000"/>
            <w:rPrChange w:id="1514" w:author="David Conklin" w:date="2021-07-07T06:05:00Z">
              <w:rPr>
                <w:rFonts w:ascii="Consolas" w:hAnsi="Consolas" w:cs="Consolas"/>
                <w:color w:val="000000"/>
                <w:sz w:val="19"/>
                <w:szCs w:val="19"/>
              </w:rPr>
            </w:rPrChange>
          </w:rPr>
          <w:t>W2A_INT</w:t>
        </w:r>
      </w:ins>
      <w:ins w:id="1515" w:author="David Conklin" w:date="2021-07-07T06:05:00Z">
        <w:r w:rsidR="00906153">
          <w:rPr>
            <w:rFonts w:cstheme="minorHAnsi"/>
            <w:color w:val="000000"/>
          </w:rPr>
          <w:t xml:space="preserve"> parameters in the HBV.csv</w:t>
        </w:r>
      </w:ins>
      <w:ins w:id="1516" w:author="David Conklin" w:date="2021-07-07T06:06:00Z">
        <w:r w:rsidR="00906153">
          <w:rPr>
            <w:rFonts w:cstheme="minorHAnsi"/>
            <w:color w:val="000000"/>
          </w:rPr>
          <w:t xml:space="preserve"> parameter set used to infer the temperature of runoff into streams from the air t</w:t>
        </w:r>
      </w:ins>
      <w:ins w:id="1517" w:author="David Conklin" w:date="2021-07-07T06:07:00Z">
        <w:r w:rsidR="00906153">
          <w:rPr>
            <w:rFonts w:cstheme="minorHAnsi"/>
            <w:color w:val="000000"/>
          </w:rPr>
          <w:t>emperature</w:t>
        </w:r>
      </w:ins>
      <w:ins w:id="1518" w:author="David Conklin" w:date="2021-07-07T06:10:00Z">
        <w:r>
          <w:rPr>
            <w:rFonts w:cstheme="minorHAnsi"/>
          </w:rPr>
          <w:t>, and 4) the size of the topographic</w:t>
        </w:r>
      </w:ins>
      <w:ins w:id="1519" w:author="David Conklin" w:date="2021-07-07T06:11:00Z">
        <w:r>
          <w:rPr>
            <w:rFonts w:cstheme="minorHAnsi"/>
          </w:rPr>
          <w:t xml:space="preserve"> shading effect on the insolation of water in the reservoirs.</w:t>
        </w:r>
      </w:ins>
    </w:p>
    <w:p w14:paraId="2BAA4B3C" w14:textId="77777777" w:rsidR="00906153" w:rsidRPr="00906153" w:rsidRDefault="00906153" w:rsidP="00906153">
      <w:pPr>
        <w:rPr>
          <w:ins w:id="1520" w:author="David Conklin" w:date="2021-07-07T05:59:00Z"/>
          <w:rFonts w:cstheme="minorHAnsi"/>
          <w:rPrChange w:id="1521" w:author="David Conklin" w:date="2021-07-07T06:05:00Z">
            <w:rPr>
              <w:ins w:id="1522" w:author="David Conklin" w:date="2021-07-07T05:59:00Z"/>
            </w:rPr>
          </w:rPrChange>
        </w:rPr>
      </w:pPr>
    </w:p>
    <w:p w14:paraId="3F150122" w14:textId="5150C16D" w:rsidR="00906153" w:rsidRDefault="00906153" w:rsidP="00906153">
      <w:pPr>
        <w:rPr>
          <w:ins w:id="1523" w:author="David Conklin" w:date="2021-07-07T05:59:00Z"/>
        </w:rPr>
      </w:pPr>
      <w:ins w:id="1524" w:author="David Conklin" w:date="2021-07-07T05:59:00Z">
        <w:r>
          <w:t xml:space="preserve">The ET_MULT parameter </w:t>
        </w:r>
      </w:ins>
      <w:ins w:id="1525" w:author="David Conklin" w:date="2021-07-07T06:08:00Z">
        <w:r>
          <w:t>is</w:t>
        </w:r>
      </w:ins>
      <w:ins w:id="1526" w:author="David Conklin" w:date="2021-07-07T05:59:00Z">
        <w:r>
          <w:t xml:space="preserve"> a multiplier on evapotranspiration to </w:t>
        </w:r>
      </w:ins>
      <w:ins w:id="1527" w:author="David Conklin" w:date="2021-07-07T06:08:00Z">
        <w:r>
          <w:t xml:space="preserve">allow </w:t>
        </w:r>
      </w:ins>
      <w:ins w:id="1528"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29" w:author="David Conklin" w:date="2021-07-07T05:59:00Z"/>
        </w:rPr>
      </w:pPr>
    </w:p>
    <w:p w14:paraId="60C5F33B" w14:textId="5B7D134D" w:rsidR="00906153" w:rsidRDefault="00906153" w:rsidP="00906153">
      <w:pPr>
        <w:rPr>
          <w:ins w:id="1530" w:author="David Conklin" w:date="2021-07-07T05:59:00Z"/>
        </w:rPr>
      </w:pPr>
      <w:ins w:id="1531" w:author="David Conklin" w:date="2021-07-07T06:08:00Z">
        <w:r>
          <w:t>Discharges</w:t>
        </w:r>
      </w:ins>
      <w:ins w:id="1532"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3" w:author="David Conklin" w:date="2021-07-07T06:13:00Z">
        <w:r w:rsidR="001778E8">
          <w:t>Locations, w</w:t>
        </w:r>
      </w:ins>
      <w:ins w:id="1534" w:author="David Conklin" w:date="2021-07-07T06:12:00Z">
        <w:r w:rsidR="001778E8">
          <w:t>ater temperature</w:t>
        </w:r>
      </w:ins>
      <w:ins w:id="1535" w:author="David Conklin" w:date="2021-07-07T06:13:00Z">
        <w:r w:rsidR="001778E8">
          <w:t>, and</w:t>
        </w:r>
      </w:ins>
      <w:ins w:id="1536" w:author="David Conklin" w:date="2021-07-07T06:12:00Z">
        <w:r w:rsidR="001778E8">
          <w:t xml:space="preserve"> flow rates of simulated s</w:t>
        </w:r>
      </w:ins>
      <w:ins w:id="1537" w:author="David Conklin" w:date="2021-07-07T06:14:00Z">
        <w:r w:rsidR="001778E8">
          <w:t xml:space="preserve">prings in the North Santiam basin were given in </w:t>
        </w:r>
      </w:ins>
      <w:ins w:id="1538" w:author="David Conklin" w:date="2021-07-07T06:15:00Z">
        <w:r w:rsidR="001778E8">
          <w:t>a previous section.</w:t>
        </w:r>
      </w:ins>
    </w:p>
    <w:p w14:paraId="5BA69BC2" w14:textId="77777777" w:rsidR="00906153" w:rsidRDefault="00906153" w:rsidP="00906153">
      <w:pPr>
        <w:rPr>
          <w:ins w:id="1539" w:author="David Conklin" w:date="2021-07-07T05:59:00Z"/>
        </w:rPr>
      </w:pPr>
    </w:p>
    <w:p w14:paraId="21B241D6" w14:textId="126AE413" w:rsidR="00906153" w:rsidRDefault="00906153" w:rsidP="00906153">
      <w:pPr>
        <w:rPr>
          <w:ins w:id="1540" w:author="David Conklin" w:date="2021-07-07T05:59:00Z"/>
        </w:rPr>
      </w:pPr>
      <w:ins w:id="1541" w:author="David Conklin" w:date="2021-07-07T05:59:00Z">
        <w:r>
          <w:t xml:space="preserve">Tuning knob values in CW3M version </w:t>
        </w:r>
      </w:ins>
      <w:ins w:id="1542" w:author="David Conklin" w:date="2021-07-07T06:16:00Z">
        <w:r w:rsidR="001778E8">
          <w:t xml:space="preserve">409 for watersheds and reservoirs in the </w:t>
        </w:r>
      </w:ins>
      <w:ins w:id="1543"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4"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5">
          <w:tblGrid>
            <w:gridCol w:w="2392"/>
            <w:gridCol w:w="1070"/>
            <w:gridCol w:w="2548"/>
            <w:gridCol w:w="1068"/>
            <w:gridCol w:w="1065"/>
          </w:tblGrid>
        </w:tblGridChange>
      </w:tblGrid>
      <w:tr w:rsidR="00906153" w14:paraId="778EF097" w14:textId="77777777" w:rsidTr="00896578">
        <w:trPr>
          <w:ins w:id="1546" w:author="David Conklin" w:date="2021-07-07T05:59:00Z"/>
        </w:trPr>
        <w:tc>
          <w:tcPr>
            <w:tcW w:w="2392" w:type="dxa"/>
            <w:tcPrChange w:id="1547" w:author="David Conklin" w:date="2021-07-07T06:31:00Z">
              <w:tcPr>
                <w:tcW w:w="0" w:type="auto"/>
              </w:tcPr>
            </w:tcPrChange>
          </w:tcPr>
          <w:p w14:paraId="4E9478D9" w14:textId="77777777" w:rsidR="00906153" w:rsidRDefault="00906153" w:rsidP="00C73EB7">
            <w:pPr>
              <w:rPr>
                <w:ins w:id="1548" w:author="David Conklin" w:date="2021-07-07T05:59:00Z"/>
              </w:rPr>
            </w:pPr>
            <w:ins w:id="1549" w:author="David Conklin" w:date="2021-07-07T05:59:00Z">
              <w:r>
                <w:t>HBVCALIB</w:t>
              </w:r>
            </w:ins>
          </w:p>
        </w:tc>
        <w:tc>
          <w:tcPr>
            <w:tcW w:w="1070" w:type="dxa"/>
            <w:tcPrChange w:id="1550" w:author="David Conklin" w:date="2021-07-07T06:31:00Z">
              <w:tcPr>
                <w:tcW w:w="0" w:type="auto"/>
              </w:tcPr>
            </w:tcPrChange>
          </w:tcPr>
          <w:p w14:paraId="30ECE8F6" w14:textId="77777777" w:rsidR="00906153" w:rsidRDefault="00906153" w:rsidP="00C73EB7">
            <w:pPr>
              <w:rPr>
                <w:ins w:id="1551" w:author="David Conklin" w:date="2021-07-07T05:59:00Z"/>
              </w:rPr>
            </w:pPr>
            <w:ins w:id="1552" w:author="David Conklin" w:date="2021-07-07T05:59:00Z">
              <w:r>
                <w:t>ET_MULT</w:t>
              </w:r>
            </w:ins>
          </w:p>
        </w:tc>
        <w:tc>
          <w:tcPr>
            <w:tcW w:w="2548" w:type="dxa"/>
            <w:tcPrChange w:id="1553" w:author="David Conklin" w:date="2021-07-07T06:31:00Z">
              <w:tcPr>
                <w:tcW w:w="0" w:type="auto"/>
              </w:tcPr>
            </w:tcPrChange>
          </w:tcPr>
          <w:p w14:paraId="0BB1EDD4" w14:textId="77777777" w:rsidR="00906153" w:rsidRDefault="00906153" w:rsidP="00C73EB7">
            <w:pPr>
              <w:rPr>
                <w:ins w:id="1554" w:author="David Conklin" w:date="2021-07-07T05:59:00Z"/>
              </w:rPr>
            </w:pPr>
            <w:ins w:id="1555" w:author="David Conklin" w:date="2021-07-07T05:59:00Z">
              <w:r>
                <w:t>solar_radiation_multiplier</w:t>
              </w:r>
            </w:ins>
          </w:p>
        </w:tc>
        <w:tc>
          <w:tcPr>
            <w:tcW w:w="1068" w:type="dxa"/>
            <w:tcPrChange w:id="1556" w:author="David Conklin" w:date="2021-07-07T06:31:00Z">
              <w:tcPr>
                <w:tcW w:w="0" w:type="auto"/>
              </w:tcPr>
            </w:tcPrChange>
          </w:tcPr>
          <w:p w14:paraId="43FD83EE" w14:textId="77777777" w:rsidR="00906153" w:rsidRDefault="00906153" w:rsidP="00C73EB7">
            <w:pPr>
              <w:rPr>
                <w:ins w:id="1557" w:author="David Conklin" w:date="2021-07-07T05:59:00Z"/>
              </w:rPr>
            </w:pPr>
            <w:ins w:id="1558" w:author="David Conklin" w:date="2021-07-07T05:59:00Z">
              <w:r>
                <w:t>W2A_SLP</w:t>
              </w:r>
            </w:ins>
          </w:p>
        </w:tc>
        <w:tc>
          <w:tcPr>
            <w:tcW w:w="1065" w:type="dxa"/>
            <w:tcPrChange w:id="1559" w:author="David Conklin" w:date="2021-07-07T06:31:00Z">
              <w:tcPr>
                <w:tcW w:w="0" w:type="auto"/>
              </w:tcPr>
            </w:tcPrChange>
          </w:tcPr>
          <w:p w14:paraId="6FBB17DA" w14:textId="77777777" w:rsidR="00906153" w:rsidRDefault="00906153" w:rsidP="00C73EB7">
            <w:pPr>
              <w:rPr>
                <w:ins w:id="1560" w:author="David Conklin" w:date="2021-07-07T05:59:00Z"/>
              </w:rPr>
            </w:pPr>
            <w:ins w:id="1561" w:author="David Conklin" w:date="2021-07-07T05:59:00Z">
              <w:r>
                <w:t>W2A_INT</w:t>
              </w:r>
            </w:ins>
          </w:p>
        </w:tc>
      </w:tr>
      <w:tr w:rsidR="00906153" w14:paraId="4705F2A1" w14:textId="77777777" w:rsidTr="00896578">
        <w:trPr>
          <w:ins w:id="1562" w:author="David Conklin" w:date="2021-07-07T05:59:00Z"/>
        </w:trPr>
        <w:tc>
          <w:tcPr>
            <w:tcW w:w="2392" w:type="dxa"/>
            <w:tcPrChange w:id="1563" w:author="David Conklin" w:date="2021-07-07T06:31:00Z">
              <w:tcPr>
                <w:tcW w:w="0" w:type="auto"/>
              </w:tcPr>
            </w:tcPrChange>
          </w:tcPr>
          <w:p w14:paraId="41B0CE5C" w14:textId="183F427D" w:rsidR="00906153" w:rsidRDefault="001778E8" w:rsidP="00C73EB7">
            <w:pPr>
              <w:rPr>
                <w:ins w:id="1564" w:author="David Conklin" w:date="2021-07-07T05:59:00Z"/>
              </w:rPr>
            </w:pPr>
            <w:ins w:id="1565" w:author="David Conklin" w:date="2021-07-07T06:20:00Z">
              <w:r>
                <w:t xml:space="preserve">10 </w:t>
              </w:r>
            </w:ins>
            <w:ins w:id="1566" w:author="David Conklin" w:date="2021-07-07T06:21:00Z">
              <w:r>
                <w:t>DET</w:t>
              </w:r>
            </w:ins>
          </w:p>
        </w:tc>
        <w:tc>
          <w:tcPr>
            <w:tcW w:w="1070" w:type="dxa"/>
            <w:tcPrChange w:id="1567" w:author="David Conklin" w:date="2021-07-07T06:31:00Z">
              <w:tcPr>
                <w:tcW w:w="0" w:type="auto"/>
              </w:tcPr>
            </w:tcPrChange>
          </w:tcPr>
          <w:p w14:paraId="36E982DA" w14:textId="15204091" w:rsidR="00906153" w:rsidRDefault="00896578" w:rsidP="00C73EB7">
            <w:pPr>
              <w:jc w:val="center"/>
              <w:rPr>
                <w:ins w:id="1568" w:author="David Conklin" w:date="2021-07-07T05:59:00Z"/>
              </w:rPr>
            </w:pPr>
            <w:ins w:id="1569" w:author="David Conklin" w:date="2021-07-07T06:27:00Z">
              <w:r>
                <w:t>1.23</w:t>
              </w:r>
            </w:ins>
          </w:p>
        </w:tc>
        <w:tc>
          <w:tcPr>
            <w:tcW w:w="2548" w:type="dxa"/>
            <w:tcPrChange w:id="1570" w:author="David Conklin" w:date="2021-07-07T06:31:00Z">
              <w:tcPr>
                <w:tcW w:w="0" w:type="auto"/>
              </w:tcPr>
            </w:tcPrChange>
          </w:tcPr>
          <w:p w14:paraId="374DC075" w14:textId="47F172EF" w:rsidR="00906153" w:rsidRDefault="0054043F" w:rsidP="00C73EB7">
            <w:pPr>
              <w:jc w:val="center"/>
              <w:rPr>
                <w:ins w:id="1571" w:author="David Conklin" w:date="2021-07-07T05:59:00Z"/>
              </w:rPr>
            </w:pPr>
            <w:ins w:id="1572" w:author="David Conklin" w:date="2021-07-07T06:32:00Z">
              <w:r>
                <w:t>0.9</w:t>
              </w:r>
            </w:ins>
          </w:p>
        </w:tc>
        <w:tc>
          <w:tcPr>
            <w:tcW w:w="1068" w:type="dxa"/>
            <w:tcPrChange w:id="1573" w:author="David Conklin" w:date="2021-07-07T06:31:00Z">
              <w:tcPr>
                <w:tcW w:w="0" w:type="auto"/>
              </w:tcPr>
            </w:tcPrChange>
          </w:tcPr>
          <w:p w14:paraId="3CDD2B7C" w14:textId="1E5E95EB" w:rsidR="00906153" w:rsidRDefault="00896578" w:rsidP="00C73EB7">
            <w:pPr>
              <w:jc w:val="center"/>
              <w:rPr>
                <w:ins w:id="1574" w:author="David Conklin" w:date="2021-07-07T05:59:00Z"/>
              </w:rPr>
            </w:pPr>
            <w:ins w:id="1575" w:author="David Conklin" w:date="2021-07-07T06:23:00Z">
              <w:r>
                <w:t>0.45</w:t>
              </w:r>
            </w:ins>
          </w:p>
        </w:tc>
        <w:tc>
          <w:tcPr>
            <w:tcW w:w="1065" w:type="dxa"/>
            <w:tcPrChange w:id="1576" w:author="David Conklin" w:date="2021-07-07T06:31:00Z">
              <w:tcPr>
                <w:tcW w:w="0" w:type="auto"/>
              </w:tcPr>
            </w:tcPrChange>
          </w:tcPr>
          <w:p w14:paraId="0BDA0BDE" w14:textId="0127BDF4" w:rsidR="00906153" w:rsidRDefault="00896578" w:rsidP="00C73EB7">
            <w:pPr>
              <w:jc w:val="center"/>
              <w:rPr>
                <w:ins w:id="1577" w:author="David Conklin" w:date="2021-07-07T05:59:00Z"/>
              </w:rPr>
            </w:pPr>
            <w:ins w:id="1578" w:author="David Conklin" w:date="2021-07-07T06:23:00Z">
              <w:r>
                <w:t>4.7</w:t>
              </w:r>
            </w:ins>
            <w:ins w:id="1579" w:author="David Conklin" w:date="2021-07-07T06:25:00Z">
              <w:r>
                <w:t>7</w:t>
              </w:r>
            </w:ins>
          </w:p>
        </w:tc>
      </w:tr>
      <w:tr w:rsidR="00906153" w14:paraId="7EF5211A" w14:textId="77777777" w:rsidTr="00896578">
        <w:trPr>
          <w:ins w:id="1580" w:author="David Conklin" w:date="2021-07-07T05:59:00Z"/>
        </w:trPr>
        <w:tc>
          <w:tcPr>
            <w:tcW w:w="2392" w:type="dxa"/>
            <w:tcPrChange w:id="1581" w:author="David Conklin" w:date="2021-07-07T06:31:00Z">
              <w:tcPr>
                <w:tcW w:w="0" w:type="auto"/>
              </w:tcPr>
            </w:tcPrChange>
          </w:tcPr>
          <w:p w14:paraId="4A39E00E" w14:textId="6E594201" w:rsidR="00906153" w:rsidRDefault="00896578" w:rsidP="00C73EB7">
            <w:pPr>
              <w:rPr>
                <w:ins w:id="1582" w:author="David Conklin" w:date="2021-07-07T05:59:00Z"/>
              </w:rPr>
            </w:pPr>
            <w:ins w:id="1583" w:author="David Conklin" w:date="2021-07-07T06:24:00Z">
              <w:r>
                <w:t>37 Mehama</w:t>
              </w:r>
            </w:ins>
          </w:p>
        </w:tc>
        <w:tc>
          <w:tcPr>
            <w:tcW w:w="1070" w:type="dxa"/>
            <w:tcPrChange w:id="1584" w:author="David Conklin" w:date="2021-07-07T06:31:00Z">
              <w:tcPr>
                <w:tcW w:w="0" w:type="auto"/>
              </w:tcPr>
            </w:tcPrChange>
          </w:tcPr>
          <w:p w14:paraId="29556390" w14:textId="6A7A0090" w:rsidR="00906153" w:rsidRDefault="00896578" w:rsidP="00C73EB7">
            <w:pPr>
              <w:jc w:val="center"/>
              <w:rPr>
                <w:ins w:id="1585" w:author="David Conklin" w:date="2021-07-07T05:59:00Z"/>
              </w:rPr>
            </w:pPr>
            <w:ins w:id="1586" w:author="David Conklin" w:date="2021-07-07T06:26:00Z">
              <w:r>
                <w:t>0.15</w:t>
              </w:r>
            </w:ins>
          </w:p>
        </w:tc>
        <w:tc>
          <w:tcPr>
            <w:tcW w:w="2548" w:type="dxa"/>
            <w:tcPrChange w:id="1587" w:author="David Conklin" w:date="2021-07-07T06:31:00Z">
              <w:tcPr>
                <w:tcW w:w="0" w:type="auto"/>
              </w:tcPr>
            </w:tcPrChange>
          </w:tcPr>
          <w:p w14:paraId="4BD9430F" w14:textId="258E46C2" w:rsidR="00906153" w:rsidRDefault="00906153" w:rsidP="00C73EB7">
            <w:pPr>
              <w:jc w:val="center"/>
              <w:rPr>
                <w:ins w:id="1588" w:author="David Conklin" w:date="2021-07-07T05:59:00Z"/>
              </w:rPr>
            </w:pPr>
          </w:p>
        </w:tc>
        <w:tc>
          <w:tcPr>
            <w:tcW w:w="1068" w:type="dxa"/>
            <w:tcPrChange w:id="1589" w:author="David Conklin" w:date="2021-07-07T06:31:00Z">
              <w:tcPr>
                <w:tcW w:w="0" w:type="auto"/>
              </w:tcPr>
            </w:tcPrChange>
          </w:tcPr>
          <w:p w14:paraId="68EE75AE" w14:textId="666322BD" w:rsidR="00906153" w:rsidRDefault="00896578" w:rsidP="00C73EB7">
            <w:pPr>
              <w:jc w:val="center"/>
              <w:rPr>
                <w:ins w:id="1590" w:author="David Conklin" w:date="2021-07-07T05:59:00Z"/>
              </w:rPr>
            </w:pPr>
            <w:ins w:id="1591" w:author="David Conklin" w:date="2021-07-07T06:25:00Z">
              <w:r>
                <w:t>0.66</w:t>
              </w:r>
            </w:ins>
          </w:p>
        </w:tc>
        <w:tc>
          <w:tcPr>
            <w:tcW w:w="1065" w:type="dxa"/>
            <w:tcPrChange w:id="1592" w:author="David Conklin" w:date="2021-07-07T06:31:00Z">
              <w:tcPr>
                <w:tcW w:w="0" w:type="auto"/>
              </w:tcPr>
            </w:tcPrChange>
          </w:tcPr>
          <w:p w14:paraId="1F258F3F" w14:textId="4D49D783" w:rsidR="00906153" w:rsidRDefault="00896578" w:rsidP="00C73EB7">
            <w:pPr>
              <w:jc w:val="center"/>
              <w:rPr>
                <w:ins w:id="1593" w:author="David Conklin" w:date="2021-07-07T05:59:00Z"/>
              </w:rPr>
            </w:pPr>
            <w:ins w:id="1594" w:author="David Conklin" w:date="2021-07-07T06:25:00Z">
              <w:r>
                <w:t>3.34</w:t>
              </w:r>
            </w:ins>
          </w:p>
        </w:tc>
      </w:tr>
      <w:tr w:rsidR="00906153" w14:paraId="74987467" w14:textId="77777777" w:rsidTr="00896578">
        <w:trPr>
          <w:ins w:id="1595" w:author="David Conklin" w:date="2021-07-07T05:59:00Z"/>
        </w:trPr>
        <w:tc>
          <w:tcPr>
            <w:tcW w:w="2392" w:type="dxa"/>
            <w:tcPrChange w:id="1596" w:author="David Conklin" w:date="2021-07-07T06:31:00Z">
              <w:tcPr>
                <w:tcW w:w="0" w:type="auto"/>
              </w:tcPr>
            </w:tcPrChange>
          </w:tcPr>
          <w:p w14:paraId="1D03CBA6" w14:textId="663B154D" w:rsidR="00906153" w:rsidRDefault="00896578" w:rsidP="00C73EB7">
            <w:pPr>
              <w:rPr>
                <w:ins w:id="1597" w:author="David Conklin" w:date="2021-07-07T05:59:00Z"/>
              </w:rPr>
            </w:pPr>
            <w:ins w:id="1598" w:author="David Conklin" w:date="2021-07-07T06:25:00Z">
              <w:r>
                <w:t>44</w:t>
              </w:r>
            </w:ins>
            <w:ins w:id="1599" w:author="David Conklin" w:date="2021-07-07T06:26:00Z">
              <w:r>
                <w:t xml:space="preserve"> Lower North Santiam</w:t>
              </w:r>
            </w:ins>
          </w:p>
        </w:tc>
        <w:tc>
          <w:tcPr>
            <w:tcW w:w="1070" w:type="dxa"/>
            <w:tcPrChange w:id="1600" w:author="David Conklin" w:date="2021-07-07T06:31:00Z">
              <w:tcPr>
                <w:tcW w:w="0" w:type="auto"/>
              </w:tcPr>
            </w:tcPrChange>
          </w:tcPr>
          <w:p w14:paraId="35A853AE" w14:textId="39FC2279" w:rsidR="00906153" w:rsidRDefault="00906153" w:rsidP="00C73EB7">
            <w:pPr>
              <w:jc w:val="center"/>
              <w:rPr>
                <w:ins w:id="1601" w:author="David Conklin" w:date="2021-07-07T05:59:00Z"/>
              </w:rPr>
            </w:pPr>
            <w:ins w:id="1602" w:author="David Conklin" w:date="2021-07-07T05:59:00Z">
              <w:r>
                <w:t>1.</w:t>
              </w:r>
            </w:ins>
            <w:ins w:id="1603" w:author="David Conklin" w:date="2021-07-07T06:26:00Z">
              <w:r w:rsidR="00896578">
                <w:t>63</w:t>
              </w:r>
            </w:ins>
          </w:p>
        </w:tc>
        <w:tc>
          <w:tcPr>
            <w:tcW w:w="2548" w:type="dxa"/>
            <w:tcPrChange w:id="1604" w:author="David Conklin" w:date="2021-07-07T06:31:00Z">
              <w:tcPr>
                <w:tcW w:w="0" w:type="auto"/>
              </w:tcPr>
            </w:tcPrChange>
          </w:tcPr>
          <w:p w14:paraId="159F12C7" w14:textId="77777777" w:rsidR="00906153" w:rsidRDefault="00906153" w:rsidP="00C73EB7">
            <w:pPr>
              <w:jc w:val="center"/>
              <w:rPr>
                <w:ins w:id="1605" w:author="David Conklin" w:date="2021-07-07T05:59:00Z"/>
              </w:rPr>
            </w:pPr>
          </w:p>
        </w:tc>
        <w:tc>
          <w:tcPr>
            <w:tcW w:w="1068" w:type="dxa"/>
            <w:tcPrChange w:id="1606" w:author="David Conklin" w:date="2021-07-07T06:31:00Z">
              <w:tcPr>
                <w:tcW w:w="0" w:type="auto"/>
              </w:tcPr>
            </w:tcPrChange>
          </w:tcPr>
          <w:p w14:paraId="12A02A99" w14:textId="6A006B19" w:rsidR="00906153" w:rsidRDefault="00896578" w:rsidP="00C73EB7">
            <w:pPr>
              <w:jc w:val="center"/>
              <w:rPr>
                <w:ins w:id="1607" w:author="David Conklin" w:date="2021-07-07T05:59:00Z"/>
              </w:rPr>
            </w:pPr>
            <w:ins w:id="1608" w:author="David Conklin" w:date="2021-07-07T06:27:00Z">
              <w:r>
                <w:t>0.77</w:t>
              </w:r>
            </w:ins>
          </w:p>
        </w:tc>
        <w:tc>
          <w:tcPr>
            <w:tcW w:w="1065" w:type="dxa"/>
            <w:tcPrChange w:id="1609" w:author="David Conklin" w:date="2021-07-07T06:31:00Z">
              <w:tcPr>
                <w:tcW w:w="0" w:type="auto"/>
              </w:tcPr>
            </w:tcPrChange>
          </w:tcPr>
          <w:p w14:paraId="258EDBF1" w14:textId="082D1FE4" w:rsidR="00906153" w:rsidRDefault="00896578" w:rsidP="00C73EB7">
            <w:pPr>
              <w:jc w:val="center"/>
              <w:rPr>
                <w:ins w:id="1610" w:author="David Conklin" w:date="2021-07-07T05:59:00Z"/>
              </w:rPr>
            </w:pPr>
            <w:ins w:id="1611" w:author="David Conklin" w:date="2021-07-07T06:27:00Z">
              <w:r>
                <w:t>2.08</w:t>
              </w:r>
            </w:ins>
          </w:p>
        </w:tc>
      </w:tr>
      <w:tr w:rsidR="00906153" w14:paraId="27AAF1AE" w14:textId="77777777" w:rsidTr="00896578">
        <w:trPr>
          <w:ins w:id="1612" w:author="David Conklin" w:date="2021-07-07T05:59:00Z"/>
        </w:trPr>
        <w:tc>
          <w:tcPr>
            <w:tcW w:w="2392" w:type="dxa"/>
            <w:tcPrChange w:id="1613" w:author="David Conklin" w:date="2021-07-07T06:31:00Z">
              <w:tcPr>
                <w:tcW w:w="0" w:type="auto"/>
              </w:tcPr>
            </w:tcPrChange>
          </w:tcPr>
          <w:p w14:paraId="17B69B0A" w14:textId="3279806E" w:rsidR="00906153" w:rsidRDefault="00896578" w:rsidP="00C73EB7">
            <w:pPr>
              <w:rPr>
                <w:ins w:id="1614" w:author="David Conklin" w:date="2021-07-07T05:59:00Z"/>
              </w:rPr>
            </w:pPr>
            <w:ins w:id="1615" w:author="David Conklin" w:date="2021-07-07T06:28:00Z">
              <w:r>
                <w:t>50 Little North Santiam</w:t>
              </w:r>
            </w:ins>
          </w:p>
        </w:tc>
        <w:tc>
          <w:tcPr>
            <w:tcW w:w="1070" w:type="dxa"/>
            <w:tcPrChange w:id="1616" w:author="David Conklin" w:date="2021-07-07T06:31:00Z">
              <w:tcPr>
                <w:tcW w:w="0" w:type="auto"/>
              </w:tcPr>
            </w:tcPrChange>
          </w:tcPr>
          <w:p w14:paraId="53669FC7" w14:textId="2A5E2E2F" w:rsidR="00906153" w:rsidRDefault="00896578" w:rsidP="00C73EB7">
            <w:pPr>
              <w:jc w:val="center"/>
              <w:rPr>
                <w:ins w:id="1617" w:author="David Conklin" w:date="2021-07-07T05:59:00Z"/>
              </w:rPr>
            </w:pPr>
            <w:ins w:id="1618" w:author="David Conklin" w:date="2021-07-07T06:28:00Z">
              <w:r>
                <w:t>0.35</w:t>
              </w:r>
            </w:ins>
          </w:p>
        </w:tc>
        <w:tc>
          <w:tcPr>
            <w:tcW w:w="2548" w:type="dxa"/>
            <w:tcPrChange w:id="1619" w:author="David Conklin" w:date="2021-07-07T06:31:00Z">
              <w:tcPr>
                <w:tcW w:w="0" w:type="auto"/>
              </w:tcPr>
            </w:tcPrChange>
          </w:tcPr>
          <w:p w14:paraId="230C8AA2" w14:textId="77777777" w:rsidR="00906153" w:rsidRDefault="00906153" w:rsidP="00C73EB7">
            <w:pPr>
              <w:jc w:val="center"/>
              <w:rPr>
                <w:ins w:id="1620" w:author="David Conklin" w:date="2021-07-07T05:59:00Z"/>
              </w:rPr>
            </w:pPr>
          </w:p>
        </w:tc>
        <w:tc>
          <w:tcPr>
            <w:tcW w:w="1068" w:type="dxa"/>
            <w:tcPrChange w:id="1621" w:author="David Conklin" w:date="2021-07-07T06:31:00Z">
              <w:tcPr>
                <w:tcW w:w="0" w:type="auto"/>
              </w:tcPr>
            </w:tcPrChange>
          </w:tcPr>
          <w:p w14:paraId="332F2D90" w14:textId="6C9EB11D" w:rsidR="00906153" w:rsidRDefault="00896578" w:rsidP="00C73EB7">
            <w:pPr>
              <w:jc w:val="center"/>
              <w:rPr>
                <w:ins w:id="1622" w:author="David Conklin" w:date="2021-07-07T05:59:00Z"/>
              </w:rPr>
            </w:pPr>
            <w:ins w:id="1623" w:author="David Conklin" w:date="2021-07-07T06:28:00Z">
              <w:r>
                <w:t>1.00</w:t>
              </w:r>
            </w:ins>
          </w:p>
        </w:tc>
        <w:tc>
          <w:tcPr>
            <w:tcW w:w="1065" w:type="dxa"/>
            <w:tcPrChange w:id="1624" w:author="David Conklin" w:date="2021-07-07T06:31:00Z">
              <w:tcPr>
                <w:tcW w:w="0" w:type="auto"/>
              </w:tcPr>
            </w:tcPrChange>
          </w:tcPr>
          <w:p w14:paraId="33F3B672" w14:textId="770654EF" w:rsidR="00906153" w:rsidRDefault="00896578" w:rsidP="00C73EB7">
            <w:pPr>
              <w:jc w:val="center"/>
              <w:rPr>
                <w:ins w:id="1625" w:author="David Conklin" w:date="2021-07-07T05:59:00Z"/>
              </w:rPr>
            </w:pPr>
            <w:ins w:id="1626" w:author="David Conklin" w:date="2021-07-07T06:28:00Z">
              <w:r>
                <w:t>0.96</w:t>
              </w:r>
            </w:ins>
          </w:p>
        </w:tc>
      </w:tr>
      <w:tr w:rsidR="00906153" w14:paraId="473FCAA0" w14:textId="77777777" w:rsidTr="00896578">
        <w:trPr>
          <w:ins w:id="1627" w:author="David Conklin" w:date="2021-07-07T05:59:00Z"/>
        </w:trPr>
        <w:tc>
          <w:tcPr>
            <w:tcW w:w="2392" w:type="dxa"/>
            <w:tcPrChange w:id="1628" w:author="David Conklin" w:date="2021-07-07T06:31:00Z">
              <w:tcPr>
                <w:tcW w:w="0" w:type="auto"/>
              </w:tcPr>
            </w:tcPrChange>
          </w:tcPr>
          <w:p w14:paraId="640677E0" w14:textId="39BF854C" w:rsidR="00906153" w:rsidRDefault="00896578" w:rsidP="00C73EB7">
            <w:pPr>
              <w:rPr>
                <w:ins w:id="1629" w:author="David Conklin" w:date="2021-07-07T05:59:00Z"/>
              </w:rPr>
            </w:pPr>
            <w:ins w:id="1630" w:author="David Conklin" w:date="2021-07-07T06:29:00Z">
              <w:r>
                <w:t xml:space="preserve">51 Blowout Creek      </w:t>
              </w:r>
            </w:ins>
          </w:p>
        </w:tc>
        <w:tc>
          <w:tcPr>
            <w:tcW w:w="1070" w:type="dxa"/>
            <w:tcPrChange w:id="1631" w:author="David Conklin" w:date="2021-07-07T06:31:00Z">
              <w:tcPr>
                <w:tcW w:w="0" w:type="auto"/>
              </w:tcPr>
            </w:tcPrChange>
          </w:tcPr>
          <w:p w14:paraId="6731BA25" w14:textId="6457D89A" w:rsidR="00906153" w:rsidRDefault="00896578" w:rsidP="00C73EB7">
            <w:pPr>
              <w:jc w:val="center"/>
              <w:rPr>
                <w:ins w:id="1632" w:author="David Conklin" w:date="2021-07-07T05:59:00Z"/>
              </w:rPr>
            </w:pPr>
            <w:ins w:id="1633" w:author="David Conklin" w:date="2021-07-07T06:30:00Z">
              <w:r>
                <w:t>0.1</w:t>
              </w:r>
            </w:ins>
          </w:p>
        </w:tc>
        <w:tc>
          <w:tcPr>
            <w:tcW w:w="2548" w:type="dxa"/>
            <w:tcPrChange w:id="1634" w:author="David Conklin" w:date="2021-07-07T06:31:00Z">
              <w:tcPr>
                <w:tcW w:w="0" w:type="auto"/>
              </w:tcPr>
            </w:tcPrChange>
          </w:tcPr>
          <w:p w14:paraId="79BEFB40" w14:textId="77777777" w:rsidR="00906153" w:rsidRDefault="00906153" w:rsidP="00C73EB7">
            <w:pPr>
              <w:jc w:val="center"/>
              <w:rPr>
                <w:ins w:id="1635" w:author="David Conklin" w:date="2021-07-07T05:59:00Z"/>
              </w:rPr>
            </w:pPr>
          </w:p>
        </w:tc>
        <w:tc>
          <w:tcPr>
            <w:tcW w:w="1068" w:type="dxa"/>
            <w:tcPrChange w:id="1636" w:author="David Conklin" w:date="2021-07-07T06:31:00Z">
              <w:tcPr>
                <w:tcW w:w="0" w:type="auto"/>
              </w:tcPr>
            </w:tcPrChange>
          </w:tcPr>
          <w:p w14:paraId="2EB9AFFA" w14:textId="4D267825" w:rsidR="00906153" w:rsidRDefault="00896578" w:rsidP="00C73EB7">
            <w:pPr>
              <w:jc w:val="center"/>
              <w:rPr>
                <w:ins w:id="1637" w:author="David Conklin" w:date="2021-07-07T05:59:00Z"/>
              </w:rPr>
            </w:pPr>
            <w:ins w:id="1638" w:author="David Conklin" w:date="2021-07-07T06:30:00Z">
              <w:r>
                <w:t>0.67</w:t>
              </w:r>
            </w:ins>
          </w:p>
        </w:tc>
        <w:tc>
          <w:tcPr>
            <w:tcW w:w="1065" w:type="dxa"/>
            <w:tcPrChange w:id="1639" w:author="David Conklin" w:date="2021-07-07T06:31:00Z">
              <w:tcPr>
                <w:tcW w:w="0" w:type="auto"/>
              </w:tcPr>
            </w:tcPrChange>
          </w:tcPr>
          <w:p w14:paraId="24A0C8B0" w14:textId="60152F21" w:rsidR="00906153" w:rsidRDefault="00896578" w:rsidP="00C73EB7">
            <w:pPr>
              <w:jc w:val="center"/>
              <w:rPr>
                <w:ins w:id="1640" w:author="David Conklin" w:date="2021-07-07T05:59:00Z"/>
              </w:rPr>
            </w:pPr>
            <w:ins w:id="1641" w:author="David Conklin" w:date="2021-07-07T06:30:00Z">
              <w:r>
                <w:t>2.56</w:t>
              </w:r>
            </w:ins>
          </w:p>
        </w:tc>
      </w:tr>
    </w:tbl>
    <w:p w14:paraId="116E627F" w14:textId="3F30ED70" w:rsidR="00906153" w:rsidRDefault="00906153" w:rsidP="00906153">
      <w:pPr>
        <w:rPr>
          <w:ins w:id="1642" w:author="David Conklin" w:date="2021-07-07T07:01:00Z"/>
        </w:rPr>
      </w:pPr>
    </w:p>
    <w:p w14:paraId="52C54B0C" w14:textId="77777777" w:rsidR="00906153" w:rsidRDefault="00906153" w:rsidP="00906153">
      <w:pPr>
        <w:pStyle w:val="Heading2"/>
        <w:rPr>
          <w:ins w:id="1643" w:author="David Conklin" w:date="2021-07-07T05:59:00Z"/>
        </w:rPr>
      </w:pPr>
    </w:p>
    <w:p w14:paraId="75DCEBF0" w14:textId="72628FAB" w:rsidR="00906153" w:rsidRDefault="00906153" w:rsidP="00906153">
      <w:pPr>
        <w:pStyle w:val="Heading2"/>
        <w:rPr>
          <w:ins w:id="1644" w:author="David Conklin" w:date="2021-07-07T05:59:00Z"/>
        </w:rPr>
      </w:pPr>
      <w:bookmarkStart w:id="1645" w:name="_Toc76712223"/>
      <w:ins w:id="1646" w:author="David Conklin" w:date="2021-07-07T05:59:00Z">
        <w:r>
          <w:t xml:space="preserve">Analysis of </w:t>
        </w:r>
      </w:ins>
      <w:ins w:id="1647" w:author="David Conklin" w:date="2021-07-07T06:35:00Z">
        <w:r w:rsidR="00924909">
          <w:t xml:space="preserve">tuning knob values and </w:t>
        </w:r>
      </w:ins>
      <w:ins w:id="1648" w:author="David Conklin" w:date="2021-07-07T05:59:00Z">
        <w:r>
          <w:t>locations where the model has low skill</w:t>
        </w:r>
        <w:bookmarkEnd w:id="1645"/>
      </w:ins>
    </w:p>
    <w:p w14:paraId="04341852" w14:textId="160A5282" w:rsidR="0000574A" w:rsidRDefault="0000574A" w:rsidP="00906153">
      <w:pPr>
        <w:rPr>
          <w:ins w:id="1649" w:author="David Conklin" w:date="2021-07-07T06:49:00Z"/>
        </w:rPr>
      </w:pPr>
      <w:ins w:id="1650" w:author="David Conklin" w:date="2021-07-07T06:42:00Z">
        <w:r>
          <w:t>As of CW3M v</w:t>
        </w:r>
      </w:ins>
      <w:ins w:id="1651" w:author="David Conklin" w:date="2021-07-07T06:43:00Z">
        <w:r>
          <w:t xml:space="preserve">ersion 409 (June 2021), </w:t>
        </w:r>
      </w:ins>
      <w:ins w:id="1652" w:author="David Conklin" w:date="2021-07-07T06:44:00Z">
        <w:r>
          <w:t>Moriasi skill grades were satisfactory to very good for simulations of flows at all of the 7</w:t>
        </w:r>
      </w:ins>
      <w:ins w:id="1653" w:author="David Conklin" w:date="2021-07-07T06:45:00Z">
        <w:r>
          <w:t xml:space="preserve"> reaches in the North Santiam which were analyzed.  Corresponding grades were</w:t>
        </w:r>
      </w:ins>
      <w:ins w:id="1654" w:author="David Conklin" w:date="2021-07-07T06:46:00Z">
        <w:r>
          <w:t xml:space="preserve"> good to very good at 5 of the 6 reaches which were ana</w:t>
        </w:r>
      </w:ins>
      <w:ins w:id="1655" w:author="David Conklin" w:date="2021-07-07T06:47:00Z">
        <w:r>
          <w:t>lyzed.  There is a spreadsheet on a preceding pa</w:t>
        </w:r>
      </w:ins>
      <w:ins w:id="1656" w:author="David Conklin" w:date="2021-07-07T06:48:00Z">
        <w:r>
          <w:t>ge with the details.</w:t>
        </w:r>
      </w:ins>
    </w:p>
    <w:p w14:paraId="250C00B9" w14:textId="58847539" w:rsidR="0000574A" w:rsidRDefault="0000574A" w:rsidP="00906153">
      <w:pPr>
        <w:rPr>
          <w:ins w:id="1657" w:author="David Conklin" w:date="2021-07-07T06:49:00Z"/>
        </w:rPr>
      </w:pPr>
    </w:p>
    <w:p w14:paraId="6C91F880" w14:textId="3581768A" w:rsidR="0000574A" w:rsidRDefault="0000574A" w:rsidP="00906153">
      <w:pPr>
        <w:rPr>
          <w:ins w:id="1658" w:author="David Conklin" w:date="2021-07-07T07:07:00Z"/>
        </w:rPr>
      </w:pPr>
      <w:ins w:id="1659" w:author="David Conklin" w:date="2021-07-07T06:49:00Z">
        <w:r>
          <w:t xml:space="preserve">The skill grade was NS (not </w:t>
        </w:r>
      </w:ins>
      <w:ins w:id="1660" w:author="David Conklin" w:date="2021-07-07T06:50:00Z">
        <w:r>
          <w:t xml:space="preserve">satisfactory) for %bias of stream temperature at Greens Bridge location near </w:t>
        </w:r>
      </w:ins>
      <w:ins w:id="1661" w:author="David Conklin" w:date="2021-07-07T06:51:00Z">
        <w:r>
          <w:t>Jefferson on the lower North Santiam.  Simulated temperatures there averaged</w:t>
        </w:r>
      </w:ins>
      <w:ins w:id="1662" w:author="David Conklin" w:date="2021-07-07T06:52:00Z">
        <w:r>
          <w:t xml:space="preserve"> 2.0 degrees C lower than measured temperatures</w:t>
        </w:r>
      </w:ins>
      <w:ins w:id="1663" w:author="David Conklin" w:date="2021-07-07T06:53:00Z">
        <w:r w:rsidR="00EB6023">
          <w:t xml:space="preserve"> for 20</w:t>
        </w:r>
      </w:ins>
      <w:ins w:id="1664" w:author="David Conklin" w:date="2021-07-07T06:54:00Z">
        <w:r w:rsidR="00EB6023">
          <w:t>10-18.</w:t>
        </w:r>
      </w:ins>
    </w:p>
    <w:p w14:paraId="42AD56E9" w14:textId="0EEC0D20" w:rsidR="00831C20" w:rsidRDefault="00831C20" w:rsidP="00906153">
      <w:pPr>
        <w:rPr>
          <w:ins w:id="1665" w:author="David Conklin" w:date="2021-07-07T07:07:00Z"/>
        </w:rPr>
      </w:pPr>
    </w:p>
    <w:p w14:paraId="10C04E5C" w14:textId="62E8D774" w:rsidR="00831C20" w:rsidRDefault="00831C20" w:rsidP="00906153">
      <w:pPr>
        <w:rPr>
          <w:ins w:id="1666" w:author="David Conklin" w:date="2021-07-07T06:42:00Z"/>
        </w:rPr>
      </w:pPr>
      <w:ins w:id="1667" w:author="David Conklin" w:date="2021-07-07T07:07:00Z">
        <w:r>
          <w:t>A number of the tuning knob values</w:t>
        </w:r>
      </w:ins>
      <w:ins w:id="1668" w:author="David Conklin" w:date="2021-07-07T07:08:00Z">
        <w:r>
          <w:t xml:space="preserve"> are not plausible.  For example, ET_MULT for the B</w:t>
        </w:r>
      </w:ins>
      <w:ins w:id="1669" w:author="David Conklin" w:date="2021-07-07T07:09:00Z">
        <w:r>
          <w:t xml:space="preserve">lowout Creek watershed is only 0.1, meaning that the model’s </w:t>
        </w:r>
      </w:ins>
      <w:ins w:id="1670" w:author="David Conklin" w:date="2021-07-07T07:10:00Z">
        <w:r>
          <w:t xml:space="preserve">simulated values for evapotranspiration have to be reduced by </w:t>
        </w:r>
      </w:ins>
      <w:ins w:id="1671" w:author="David Conklin" w:date="2021-07-07T07:11:00Z">
        <w:r>
          <w:t xml:space="preserve">90% in order to </w:t>
        </w:r>
      </w:ins>
      <w:ins w:id="1672" w:author="David Conklin" w:date="2021-07-07T07:12:00Z">
        <w:r>
          <w:t xml:space="preserve">increase the watershed discharge to </w:t>
        </w:r>
      </w:ins>
      <w:ins w:id="1673" w:author="David Conklin" w:date="2021-07-07T07:11:00Z">
        <w:r>
          <w:t>improve the simu</w:t>
        </w:r>
      </w:ins>
      <w:ins w:id="1674" w:author="David Conklin" w:date="2021-07-07T07:12:00Z">
        <w:r>
          <w:t>lati</w:t>
        </w:r>
      </w:ins>
      <w:ins w:id="1675" w:author="David Conklin" w:date="2021-07-07T07:13:00Z">
        <w:r w:rsidR="005903C0">
          <w:t>on relative to the gage record.</w:t>
        </w:r>
      </w:ins>
      <w:ins w:id="1676" w:author="David Conklin" w:date="2021-07-07T07:14:00Z">
        <w:r w:rsidR="005903C0">
          <w:t xml:space="preserve">  A second </w:t>
        </w:r>
      </w:ins>
      <w:ins w:id="1677" w:author="David Conklin" w:date="2021-07-07T07:15:00Z">
        <w:r w:rsidR="005903C0">
          <w:t>example is the W2A_SLP and W2A_INT values (1.00 and 0.96, respec</w:t>
        </w:r>
      </w:ins>
      <w:ins w:id="1678" w:author="David Conklin" w:date="2021-07-07T07:16:00Z">
        <w:r w:rsidR="005903C0">
          <w:t>tively) for the Little North Santiam, meaning that th</w:t>
        </w:r>
      </w:ins>
      <w:ins w:id="1679" w:author="David Conklin" w:date="2021-07-07T07:18:00Z">
        <w:r w:rsidR="005903C0">
          <w:t>e temperature of the runoff into the Little North Santiam is generally about one degree C higher than</w:t>
        </w:r>
      </w:ins>
      <w:ins w:id="1680" w:author="David Conklin" w:date="2021-07-07T07:19:00Z">
        <w:r w:rsidR="005903C0">
          <w:t xml:space="preserve"> the air temperature.</w:t>
        </w:r>
      </w:ins>
    </w:p>
    <w:p w14:paraId="392193F7" w14:textId="77777777" w:rsidR="00906153" w:rsidRDefault="00906153" w:rsidP="00906153">
      <w:pPr>
        <w:rPr>
          <w:ins w:id="1681" w:author="David Conklin" w:date="2021-07-07T06:00:00Z"/>
        </w:rPr>
      </w:pPr>
    </w:p>
    <w:p w14:paraId="583635CF" w14:textId="42217C24" w:rsidR="00906153" w:rsidRDefault="00906153" w:rsidP="00906153">
      <w:pPr>
        <w:pStyle w:val="Heading2"/>
        <w:rPr>
          <w:ins w:id="1682" w:author="David Conklin" w:date="2021-07-07T06:00:00Z"/>
        </w:rPr>
      </w:pPr>
      <w:bookmarkStart w:id="1683" w:name="_Toc76712224"/>
      <w:ins w:id="1684" w:author="David Conklin" w:date="2021-07-07T06:00:00Z">
        <w:r>
          <w:lastRenderedPageBreak/>
          <w:t xml:space="preserve">Simulated </w:t>
        </w:r>
      </w:ins>
      <w:ins w:id="1685" w:author="David Conklin" w:date="2021-07-07T07:19:00Z">
        <w:r w:rsidR="005903C0">
          <w:t>North Santiam</w:t>
        </w:r>
      </w:ins>
      <w:ins w:id="1686" w:author="David Conklin" w:date="2021-07-07T06:00:00Z">
        <w:r>
          <w:t xml:space="preserve"> basin water budget and thermal energy budget</w:t>
        </w:r>
        <w:bookmarkEnd w:id="1683"/>
      </w:ins>
    </w:p>
    <w:p w14:paraId="32BB2030" w14:textId="77777777" w:rsidR="00906153" w:rsidRDefault="00906153" w:rsidP="00906153">
      <w:pPr>
        <w:pStyle w:val="Heading2"/>
        <w:rPr>
          <w:ins w:id="1687" w:author="David Conklin" w:date="2021-07-07T06:00:00Z"/>
        </w:rPr>
      </w:pPr>
    </w:p>
    <w:p w14:paraId="4FCEB10C" w14:textId="77777777" w:rsidR="00906153" w:rsidRDefault="00906153" w:rsidP="00906153">
      <w:pPr>
        <w:rPr>
          <w:ins w:id="1688" w:author="David Conklin" w:date="2021-07-07T06:00:00Z"/>
        </w:rPr>
      </w:pPr>
      <w:ins w:id="1689"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90" w:author="David Conklin" w:date="2021-07-07T06:00:00Z"/>
        </w:rPr>
      </w:pPr>
    </w:p>
    <w:p w14:paraId="6BB34C33" w14:textId="77777777" w:rsidR="00906153" w:rsidRDefault="00906153" w:rsidP="00906153">
      <w:pPr>
        <w:rPr>
          <w:ins w:id="1691" w:author="David Conklin" w:date="2021-07-07T06:00:00Z"/>
        </w:rPr>
      </w:pPr>
      <w:ins w:id="1692"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3" w:author="David Conklin" w:date="2021-07-07T06:00:00Z"/>
        </w:rPr>
      </w:pPr>
    </w:p>
    <w:p w14:paraId="21B87C27" w14:textId="7EA0B632" w:rsidR="00906153" w:rsidRDefault="00906153" w:rsidP="00906153">
      <w:pPr>
        <w:rPr>
          <w:ins w:id="1694" w:author="David Conklin" w:date="2021-07-07T06:00:00Z"/>
        </w:rPr>
      </w:pPr>
      <w:ins w:id="1695" w:author="David Conklin" w:date="2021-07-07T06:00:00Z">
        <w:r>
          <w:t xml:space="preserve">In the water budget,  the average yearly total out is </w:t>
        </w:r>
      </w:ins>
      <w:ins w:id="1696" w:author="David Conklin" w:date="2021-07-07T08:55:00Z">
        <w:r w:rsidR="007C38DF">
          <w:t xml:space="preserve">14 mm more </w:t>
        </w:r>
      </w:ins>
      <w:ins w:id="1697" w:author="David Conklin" w:date="2021-07-07T06:00:00Z">
        <w:r>
          <w:t>than the average yearly total in, a difference of 0.</w:t>
        </w:r>
      </w:ins>
      <w:ins w:id="1698" w:author="David Conklin" w:date="2021-07-07T08:56:00Z">
        <w:r w:rsidR="007C38DF">
          <w:t>57</w:t>
        </w:r>
      </w:ins>
      <w:ins w:id="1699" w:author="David Conklin" w:date="2021-07-07T06:00:00Z">
        <w:r>
          <w:t xml:space="preserve">%.  However, a closer look at the underlying data reveals that at the beginning of 2010, the total amount of water in the reaches, reservoirs, and soil tracked by the model was equivalent to </w:t>
        </w:r>
      </w:ins>
      <w:ins w:id="1700" w:author="David Conklin" w:date="2021-07-07T08:57:00Z">
        <w:r w:rsidR="007C38DF">
          <w:t>538.1</w:t>
        </w:r>
      </w:ins>
      <w:ins w:id="1701" w:author="David Conklin" w:date="2021-07-07T06:00:00Z">
        <w:r>
          <w:t xml:space="preserve"> mm over the area of the basin, while 9 years later at the end of 2018 the analogous amount was </w:t>
        </w:r>
      </w:ins>
      <w:ins w:id="1702" w:author="David Conklin" w:date="2021-07-07T08:57:00Z">
        <w:r w:rsidR="007C38DF">
          <w:t>524.4</w:t>
        </w:r>
      </w:ins>
      <w:ins w:id="1703" w:author="David Conklin" w:date="2021-07-07T06:00:00Z">
        <w:r>
          <w:t xml:space="preserve"> mm, a</w:t>
        </w:r>
      </w:ins>
      <w:ins w:id="1704" w:author="David Conklin" w:date="2021-07-07T08:58:00Z">
        <w:r w:rsidR="007C38DF">
          <w:t xml:space="preserve"> de</w:t>
        </w:r>
      </w:ins>
      <w:ins w:id="1705" w:author="David Conklin" w:date="2021-07-07T08:59:00Z">
        <w:r w:rsidR="007C38DF">
          <w:t xml:space="preserve">crease </w:t>
        </w:r>
      </w:ins>
      <w:ins w:id="1706" w:author="David Conklin" w:date="2021-07-07T06:00:00Z">
        <w:r>
          <w:t xml:space="preserve"> of 1</w:t>
        </w:r>
      </w:ins>
      <w:ins w:id="1707" w:author="David Conklin" w:date="2021-07-07T08:59:00Z">
        <w:r w:rsidR="007C38DF">
          <w:t>3.8</w:t>
        </w:r>
      </w:ins>
      <w:ins w:id="1708" w:author="David Conklin" w:date="2021-07-07T06:00:00Z">
        <w:r>
          <w:t xml:space="preserve"> mm over the 9 year period, or </w:t>
        </w:r>
      </w:ins>
      <w:ins w:id="1709" w:author="David Conklin" w:date="2021-07-07T08:59:00Z">
        <w:r w:rsidR="007C38DF">
          <w:t>1.</w:t>
        </w:r>
      </w:ins>
      <w:ins w:id="1710" w:author="David Conklin" w:date="2021-07-07T09:00:00Z">
        <w:r w:rsidR="007C38DF">
          <w:t>5</w:t>
        </w:r>
      </w:ins>
      <w:ins w:id="1711" w:author="David Conklin" w:date="2021-07-07T06:00:00Z">
        <w:r>
          <w:t xml:space="preserve"> mm/year.  Taking that change in the total volume of water into account </w:t>
        </w:r>
      </w:ins>
      <w:ins w:id="1712" w:author="David Conklin" w:date="2021-07-07T09:05:00Z">
        <w:r w:rsidR="007C38DF">
          <w:t>increases</w:t>
        </w:r>
      </w:ins>
      <w:ins w:id="1713" w:author="David Conklin" w:date="2021-07-07T06:00:00Z">
        <w:r>
          <w:t xml:space="preserve"> the discrepancy from </w:t>
        </w:r>
      </w:ins>
      <w:ins w:id="1714" w:author="David Conklin" w:date="2021-07-07T09:00:00Z">
        <w:r w:rsidR="007C38DF">
          <w:t>1</w:t>
        </w:r>
      </w:ins>
      <w:ins w:id="1715" w:author="David Conklin" w:date="2021-07-07T09:07:00Z">
        <w:r w:rsidR="00325D79">
          <w:t>3.8</w:t>
        </w:r>
      </w:ins>
      <w:ins w:id="1716" w:author="David Conklin" w:date="2021-07-07T06:00:00Z">
        <w:r>
          <w:t xml:space="preserve"> mm (</w:t>
        </w:r>
      </w:ins>
      <w:ins w:id="1717" w:author="David Conklin" w:date="2021-07-07T09:01:00Z">
        <w:r w:rsidR="007C38DF">
          <w:t>0.57</w:t>
        </w:r>
      </w:ins>
      <w:ins w:id="1718" w:author="David Conklin" w:date="2021-07-07T06:00:00Z">
        <w:r>
          <w:t xml:space="preserve">%) to </w:t>
        </w:r>
      </w:ins>
      <w:ins w:id="1719" w:author="David Conklin" w:date="2021-07-07T09:02:00Z">
        <w:r w:rsidR="007C38DF">
          <w:t>1</w:t>
        </w:r>
      </w:ins>
      <w:ins w:id="1720" w:author="David Conklin" w:date="2021-07-07T09:07:00Z">
        <w:r w:rsidR="00325D79">
          <w:t>15.4</w:t>
        </w:r>
      </w:ins>
      <w:ins w:id="1721" w:author="David Conklin" w:date="2021-07-07T06:00:00Z">
        <w:r>
          <w:t xml:space="preserve"> mm </w:t>
        </w:r>
      </w:ins>
    </w:p>
    <w:p w14:paraId="3D7FA967" w14:textId="5D1B6218" w:rsidR="00906153" w:rsidRDefault="00906153" w:rsidP="00906153">
      <w:pPr>
        <w:rPr>
          <w:ins w:id="1722" w:author="David Conklin" w:date="2021-07-07T06:00:00Z"/>
        </w:rPr>
      </w:pPr>
      <w:ins w:id="1723" w:author="David Conklin" w:date="2021-07-07T06:00:00Z">
        <w:r>
          <w:t>(</w:t>
        </w:r>
      </w:ins>
      <w:ins w:id="1724" w:author="David Conklin" w:date="2021-07-07T09:08:00Z">
        <w:r w:rsidR="00325D79">
          <w:t>0.73</w:t>
        </w:r>
      </w:ins>
      <w:ins w:id="1725" w:author="David Conklin" w:date="2021-07-07T06:00:00Z">
        <w:r>
          <w:t>%).</w:t>
        </w:r>
      </w:ins>
    </w:p>
    <w:p w14:paraId="6592A7F6" w14:textId="77777777" w:rsidR="00906153" w:rsidRDefault="00906153" w:rsidP="00906153">
      <w:pPr>
        <w:rPr>
          <w:ins w:id="1726" w:author="David Conklin" w:date="2021-07-07T06:00:00Z"/>
        </w:rPr>
      </w:pPr>
    </w:p>
    <w:p w14:paraId="46427683" w14:textId="1BB140D9" w:rsidR="00906153" w:rsidRDefault="00906153" w:rsidP="00906153">
      <w:pPr>
        <w:rPr>
          <w:ins w:id="1727" w:author="David Conklin" w:date="2021-07-07T06:00:00Z"/>
        </w:rPr>
      </w:pPr>
      <w:ins w:id="1728" w:author="David Conklin" w:date="2021-07-07T06:00:00Z">
        <w:r>
          <w:t xml:space="preserve">As of 7/2/21 CW3M ver. 409, for the period 2010-18, CW3M simulates this water budget for the </w:t>
        </w:r>
      </w:ins>
      <w:ins w:id="1729" w:author="David Conklin" w:date="2021-07-07T08:32:00Z">
        <w:r w:rsidR="00F05E95">
          <w:t>North Santiam</w:t>
        </w:r>
      </w:ins>
      <w:ins w:id="1730"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31" w:author="David Conklin" w:date="2021-07-07T06:00:00Z"/>
        </w:trPr>
        <w:tc>
          <w:tcPr>
            <w:tcW w:w="0" w:type="auto"/>
          </w:tcPr>
          <w:p w14:paraId="7EC959E0" w14:textId="77777777" w:rsidR="00906153" w:rsidRPr="00036F50" w:rsidRDefault="00906153" w:rsidP="00C73EB7">
            <w:pPr>
              <w:jc w:val="center"/>
              <w:rPr>
                <w:ins w:id="1732" w:author="David Conklin" w:date="2021-07-07T06:00:00Z"/>
                <w:b/>
                <w:bCs/>
              </w:rPr>
            </w:pPr>
            <w:ins w:id="1733" w:author="David Conklin" w:date="2021-07-07T06:00:00Z">
              <w:r w:rsidRPr="00036F50">
                <w:rPr>
                  <w:b/>
                  <w:bCs/>
                </w:rPr>
                <w:t>Inputs</w:t>
              </w:r>
            </w:ins>
          </w:p>
        </w:tc>
        <w:tc>
          <w:tcPr>
            <w:tcW w:w="0" w:type="auto"/>
          </w:tcPr>
          <w:p w14:paraId="0D89E1DC" w14:textId="77777777" w:rsidR="00906153" w:rsidRDefault="00906153" w:rsidP="00C73EB7">
            <w:pPr>
              <w:rPr>
                <w:ins w:id="1734" w:author="David Conklin" w:date="2021-07-07T06:00:00Z"/>
              </w:rPr>
            </w:pPr>
            <w:ins w:id="1735" w:author="David Conklin" w:date="2021-07-07T06:00:00Z">
              <w:r>
                <w:t>annual mmH2O</w:t>
              </w:r>
            </w:ins>
          </w:p>
        </w:tc>
        <w:tc>
          <w:tcPr>
            <w:tcW w:w="0" w:type="auto"/>
          </w:tcPr>
          <w:p w14:paraId="7DAA7595" w14:textId="77777777" w:rsidR="00906153" w:rsidRDefault="00906153" w:rsidP="00C73EB7">
            <w:pPr>
              <w:rPr>
                <w:ins w:id="1736" w:author="David Conklin" w:date="2021-07-07T06:00:00Z"/>
              </w:rPr>
            </w:pPr>
            <w:ins w:id="1737" w:author="David Conklin" w:date="2021-07-07T06:00:00Z">
              <w:r>
                <w:t>% of total inputs</w:t>
              </w:r>
            </w:ins>
          </w:p>
        </w:tc>
        <w:tc>
          <w:tcPr>
            <w:tcW w:w="0" w:type="auto"/>
          </w:tcPr>
          <w:p w14:paraId="0F6DCBF8" w14:textId="77777777" w:rsidR="00906153" w:rsidRDefault="00906153" w:rsidP="00C73EB7">
            <w:pPr>
              <w:rPr>
                <w:ins w:id="1738" w:author="David Conklin" w:date="2021-07-07T06:00:00Z"/>
              </w:rPr>
            </w:pPr>
            <w:ins w:id="1739" w:author="David Conklin" w:date="2021-07-07T06:00:00Z">
              <w:r>
                <w:t>cms</w:t>
              </w:r>
            </w:ins>
          </w:p>
        </w:tc>
        <w:tc>
          <w:tcPr>
            <w:tcW w:w="0" w:type="auto"/>
          </w:tcPr>
          <w:p w14:paraId="02369FDF" w14:textId="77777777" w:rsidR="00906153" w:rsidRDefault="00906153" w:rsidP="00C73EB7">
            <w:pPr>
              <w:rPr>
                <w:ins w:id="1740" w:author="David Conklin" w:date="2021-07-07T06:00:00Z"/>
              </w:rPr>
            </w:pPr>
            <w:ins w:id="1741" w:author="David Conklin" w:date="2021-07-07T06:00:00Z">
              <w:r>
                <w:t>% of basin discharge</w:t>
              </w:r>
            </w:ins>
          </w:p>
        </w:tc>
      </w:tr>
      <w:tr w:rsidR="00906153" w14:paraId="0834D78C" w14:textId="77777777" w:rsidTr="00C73EB7">
        <w:trPr>
          <w:ins w:id="1742" w:author="David Conklin" w:date="2021-07-07T06:00:00Z"/>
        </w:trPr>
        <w:tc>
          <w:tcPr>
            <w:tcW w:w="0" w:type="auto"/>
          </w:tcPr>
          <w:p w14:paraId="035578B4" w14:textId="77777777" w:rsidR="00906153" w:rsidRDefault="00906153" w:rsidP="00C73EB7">
            <w:pPr>
              <w:rPr>
                <w:ins w:id="1743" w:author="David Conklin" w:date="2021-07-07T06:00:00Z"/>
              </w:rPr>
            </w:pPr>
            <w:ins w:id="1744" w:author="David Conklin" w:date="2021-07-07T06:00:00Z">
              <w:r>
                <w:t>precipitation</w:t>
              </w:r>
            </w:ins>
          </w:p>
        </w:tc>
        <w:tc>
          <w:tcPr>
            <w:tcW w:w="0" w:type="auto"/>
          </w:tcPr>
          <w:p w14:paraId="01043A5F" w14:textId="05C481D0" w:rsidR="00F05E95" w:rsidRDefault="00F05E95">
            <w:pPr>
              <w:jc w:val="right"/>
              <w:rPr>
                <w:ins w:id="1745" w:author="David Conklin" w:date="2021-07-07T06:00:00Z"/>
              </w:rPr>
            </w:pPr>
            <w:ins w:id="1746" w:author="David Conklin" w:date="2021-07-07T08:32:00Z">
              <w:r>
                <w:t>2094</w:t>
              </w:r>
            </w:ins>
          </w:p>
        </w:tc>
        <w:tc>
          <w:tcPr>
            <w:tcW w:w="0" w:type="auto"/>
          </w:tcPr>
          <w:p w14:paraId="1A400072" w14:textId="77CB20F0" w:rsidR="00906153" w:rsidRDefault="00906153" w:rsidP="00C73EB7">
            <w:pPr>
              <w:jc w:val="right"/>
              <w:rPr>
                <w:ins w:id="1747" w:author="David Conklin" w:date="2021-07-07T06:00:00Z"/>
              </w:rPr>
            </w:pPr>
            <w:ins w:id="1748" w:author="David Conklin" w:date="2021-07-07T06:00:00Z">
              <w:r>
                <w:t>8</w:t>
              </w:r>
            </w:ins>
            <w:ins w:id="1749" w:author="David Conklin" w:date="2021-07-07T08:39:00Z">
              <w:r w:rsidR="00F05E95">
                <w:t>5.8</w:t>
              </w:r>
            </w:ins>
            <w:ins w:id="1750" w:author="David Conklin" w:date="2021-07-07T06:00:00Z">
              <w:r>
                <w:t>%</w:t>
              </w:r>
            </w:ins>
          </w:p>
        </w:tc>
        <w:tc>
          <w:tcPr>
            <w:tcW w:w="0" w:type="auto"/>
          </w:tcPr>
          <w:p w14:paraId="245DCF41" w14:textId="77777777" w:rsidR="00906153" w:rsidRDefault="00906153" w:rsidP="00C73EB7">
            <w:pPr>
              <w:jc w:val="right"/>
              <w:rPr>
                <w:ins w:id="1751" w:author="David Conklin" w:date="2021-07-07T06:00:00Z"/>
              </w:rPr>
            </w:pPr>
          </w:p>
        </w:tc>
        <w:tc>
          <w:tcPr>
            <w:tcW w:w="0" w:type="auto"/>
          </w:tcPr>
          <w:p w14:paraId="3DE4A904" w14:textId="77777777" w:rsidR="00906153" w:rsidRDefault="00906153" w:rsidP="00C73EB7">
            <w:pPr>
              <w:rPr>
                <w:ins w:id="1752" w:author="David Conklin" w:date="2021-07-07T06:00:00Z"/>
              </w:rPr>
            </w:pPr>
          </w:p>
        </w:tc>
      </w:tr>
      <w:tr w:rsidR="00906153" w14:paraId="4032A5F8" w14:textId="77777777" w:rsidTr="00C73EB7">
        <w:trPr>
          <w:ins w:id="1753" w:author="David Conklin" w:date="2021-07-07T06:00:00Z"/>
        </w:trPr>
        <w:tc>
          <w:tcPr>
            <w:tcW w:w="0" w:type="auto"/>
          </w:tcPr>
          <w:p w14:paraId="6E3DC835" w14:textId="77777777" w:rsidR="00906153" w:rsidRDefault="00906153" w:rsidP="00C73EB7">
            <w:pPr>
              <w:rPr>
                <w:ins w:id="1754" w:author="David Conklin" w:date="2021-07-07T06:00:00Z"/>
              </w:rPr>
            </w:pPr>
            <w:ins w:id="1755" w:author="David Conklin" w:date="2021-07-07T06:00:00Z">
              <w:r>
                <w:t>springs</w:t>
              </w:r>
            </w:ins>
          </w:p>
        </w:tc>
        <w:tc>
          <w:tcPr>
            <w:tcW w:w="0" w:type="auto"/>
          </w:tcPr>
          <w:p w14:paraId="53369BDA" w14:textId="0174449F" w:rsidR="00906153" w:rsidRDefault="00F05E95" w:rsidP="00C73EB7">
            <w:pPr>
              <w:jc w:val="right"/>
              <w:rPr>
                <w:ins w:id="1756" w:author="David Conklin" w:date="2021-07-07T06:00:00Z"/>
              </w:rPr>
            </w:pPr>
            <w:ins w:id="1757" w:author="David Conklin" w:date="2021-07-07T08:33:00Z">
              <w:r>
                <w:t>332</w:t>
              </w:r>
            </w:ins>
          </w:p>
        </w:tc>
        <w:tc>
          <w:tcPr>
            <w:tcW w:w="0" w:type="auto"/>
          </w:tcPr>
          <w:p w14:paraId="7105EB1C" w14:textId="7015AA2C" w:rsidR="00906153" w:rsidRDefault="00906153" w:rsidP="00C73EB7">
            <w:pPr>
              <w:jc w:val="right"/>
              <w:rPr>
                <w:ins w:id="1758" w:author="David Conklin" w:date="2021-07-07T06:00:00Z"/>
              </w:rPr>
            </w:pPr>
            <w:ins w:id="1759" w:author="David Conklin" w:date="2021-07-07T06:00:00Z">
              <w:r>
                <w:t>1</w:t>
              </w:r>
            </w:ins>
            <w:ins w:id="1760" w:author="David Conklin" w:date="2021-07-07T08:40:00Z">
              <w:r w:rsidR="00F05E95">
                <w:t>3.6</w:t>
              </w:r>
            </w:ins>
            <w:ins w:id="1761" w:author="David Conklin" w:date="2021-07-07T06:00:00Z">
              <w:r>
                <w:t>%</w:t>
              </w:r>
            </w:ins>
          </w:p>
        </w:tc>
        <w:tc>
          <w:tcPr>
            <w:tcW w:w="0" w:type="auto"/>
          </w:tcPr>
          <w:p w14:paraId="0B19871D" w14:textId="00B977A7" w:rsidR="00906153" w:rsidRDefault="00F05E95" w:rsidP="00C73EB7">
            <w:pPr>
              <w:jc w:val="right"/>
              <w:rPr>
                <w:ins w:id="1762" w:author="David Conklin" w:date="2021-07-07T06:00:00Z"/>
              </w:rPr>
            </w:pPr>
            <w:ins w:id="1763" w:author="David Conklin" w:date="2021-07-07T08:43:00Z">
              <w:r>
                <w:t>20.0</w:t>
              </w:r>
            </w:ins>
          </w:p>
        </w:tc>
        <w:tc>
          <w:tcPr>
            <w:tcW w:w="0" w:type="auto"/>
          </w:tcPr>
          <w:p w14:paraId="6D611369" w14:textId="4D8BD261" w:rsidR="00906153" w:rsidRDefault="00906153" w:rsidP="00C73EB7">
            <w:pPr>
              <w:jc w:val="right"/>
              <w:rPr>
                <w:ins w:id="1764" w:author="David Conklin" w:date="2021-07-07T06:00:00Z"/>
              </w:rPr>
            </w:pPr>
            <w:ins w:id="1765" w:author="David Conklin" w:date="2021-07-07T06:00:00Z">
              <w:r>
                <w:t>1</w:t>
              </w:r>
            </w:ins>
            <w:ins w:id="1766" w:author="David Conklin" w:date="2021-07-07T08:49:00Z">
              <w:r w:rsidR="00410C21">
                <w:t>8.8</w:t>
              </w:r>
            </w:ins>
            <w:ins w:id="1767" w:author="David Conklin" w:date="2021-07-07T06:00:00Z">
              <w:r>
                <w:t xml:space="preserve"> %</w:t>
              </w:r>
            </w:ins>
          </w:p>
        </w:tc>
      </w:tr>
      <w:tr w:rsidR="00906153" w14:paraId="49F5B790" w14:textId="77777777" w:rsidTr="00C73EB7">
        <w:trPr>
          <w:ins w:id="1768" w:author="David Conklin" w:date="2021-07-07T06:00:00Z"/>
        </w:trPr>
        <w:tc>
          <w:tcPr>
            <w:tcW w:w="0" w:type="auto"/>
          </w:tcPr>
          <w:p w14:paraId="7215FAA0" w14:textId="77777777" w:rsidR="00906153" w:rsidRDefault="00906153" w:rsidP="00C73EB7">
            <w:pPr>
              <w:rPr>
                <w:ins w:id="1769" w:author="David Conklin" w:date="2021-07-07T06:00:00Z"/>
              </w:rPr>
            </w:pPr>
            <w:ins w:id="1770" w:author="David Conklin" w:date="2021-07-07T06:00:00Z">
              <w:r>
                <w:t>wells</w:t>
              </w:r>
            </w:ins>
          </w:p>
        </w:tc>
        <w:tc>
          <w:tcPr>
            <w:tcW w:w="0" w:type="auto"/>
          </w:tcPr>
          <w:p w14:paraId="503CBCAB" w14:textId="0E0C03BA" w:rsidR="00906153" w:rsidRDefault="00F05E95" w:rsidP="00C73EB7">
            <w:pPr>
              <w:jc w:val="right"/>
              <w:rPr>
                <w:ins w:id="1771" w:author="David Conklin" w:date="2021-07-07T06:00:00Z"/>
              </w:rPr>
            </w:pPr>
            <w:ins w:id="1772" w:author="David Conklin" w:date="2021-07-07T08:33:00Z">
              <w:r>
                <w:t>6</w:t>
              </w:r>
            </w:ins>
          </w:p>
        </w:tc>
        <w:tc>
          <w:tcPr>
            <w:tcW w:w="0" w:type="auto"/>
          </w:tcPr>
          <w:p w14:paraId="451EBF5E" w14:textId="2AD46866" w:rsidR="00906153" w:rsidRDefault="00906153" w:rsidP="00C73EB7">
            <w:pPr>
              <w:jc w:val="right"/>
              <w:rPr>
                <w:ins w:id="1773" w:author="David Conklin" w:date="2021-07-07T06:00:00Z"/>
              </w:rPr>
            </w:pPr>
            <w:ins w:id="1774" w:author="David Conklin" w:date="2021-07-07T06:00:00Z">
              <w:r>
                <w:t>0.</w:t>
              </w:r>
            </w:ins>
            <w:ins w:id="1775" w:author="David Conklin" w:date="2021-07-07T08:40:00Z">
              <w:r w:rsidR="00F05E95">
                <w:t>3</w:t>
              </w:r>
            </w:ins>
            <w:ins w:id="1776" w:author="David Conklin" w:date="2021-07-07T06:00:00Z">
              <w:r>
                <w:t>%</w:t>
              </w:r>
            </w:ins>
          </w:p>
        </w:tc>
        <w:tc>
          <w:tcPr>
            <w:tcW w:w="0" w:type="auto"/>
          </w:tcPr>
          <w:p w14:paraId="47A04B6B" w14:textId="77777777" w:rsidR="00906153" w:rsidRDefault="00906153" w:rsidP="00C73EB7">
            <w:pPr>
              <w:jc w:val="right"/>
              <w:rPr>
                <w:ins w:id="1777" w:author="David Conklin" w:date="2021-07-07T06:00:00Z"/>
              </w:rPr>
            </w:pPr>
          </w:p>
        </w:tc>
        <w:tc>
          <w:tcPr>
            <w:tcW w:w="0" w:type="auto"/>
          </w:tcPr>
          <w:p w14:paraId="6B7A32A4" w14:textId="77777777" w:rsidR="00906153" w:rsidRDefault="00906153" w:rsidP="00C73EB7">
            <w:pPr>
              <w:rPr>
                <w:ins w:id="1778" w:author="David Conklin" w:date="2021-07-07T06:00:00Z"/>
              </w:rPr>
            </w:pPr>
          </w:p>
        </w:tc>
      </w:tr>
      <w:tr w:rsidR="00906153" w14:paraId="26D1241B" w14:textId="77777777" w:rsidTr="00C73EB7">
        <w:trPr>
          <w:ins w:id="1779" w:author="David Conklin" w:date="2021-07-07T06:00:00Z"/>
        </w:trPr>
        <w:tc>
          <w:tcPr>
            <w:tcW w:w="0" w:type="auto"/>
          </w:tcPr>
          <w:p w14:paraId="728FDE0F" w14:textId="77777777" w:rsidR="00906153" w:rsidRDefault="00906153" w:rsidP="00C73EB7">
            <w:pPr>
              <w:rPr>
                <w:ins w:id="1780" w:author="David Conklin" w:date="2021-07-07T06:00:00Z"/>
              </w:rPr>
            </w:pPr>
            <w:ins w:id="1781" w:author="David Conklin" w:date="2021-07-07T06:00:00Z">
              <w:r>
                <w:t>added by model</w:t>
              </w:r>
            </w:ins>
          </w:p>
        </w:tc>
        <w:tc>
          <w:tcPr>
            <w:tcW w:w="0" w:type="auto"/>
          </w:tcPr>
          <w:p w14:paraId="1446E1FC" w14:textId="1F663580" w:rsidR="00906153" w:rsidRDefault="00F05E95" w:rsidP="00C73EB7">
            <w:pPr>
              <w:jc w:val="right"/>
              <w:rPr>
                <w:ins w:id="1782" w:author="David Conklin" w:date="2021-07-07T06:00:00Z"/>
              </w:rPr>
            </w:pPr>
            <w:ins w:id="1783" w:author="David Conklin" w:date="2021-07-07T08:37:00Z">
              <w:r>
                <w:t>8</w:t>
              </w:r>
            </w:ins>
          </w:p>
        </w:tc>
        <w:tc>
          <w:tcPr>
            <w:tcW w:w="0" w:type="auto"/>
          </w:tcPr>
          <w:p w14:paraId="7E582FD3" w14:textId="77777777" w:rsidR="00906153" w:rsidRDefault="00906153" w:rsidP="00C73EB7">
            <w:pPr>
              <w:jc w:val="right"/>
              <w:rPr>
                <w:ins w:id="1784" w:author="David Conklin" w:date="2021-07-07T06:00:00Z"/>
              </w:rPr>
            </w:pPr>
            <w:ins w:id="1785" w:author="David Conklin" w:date="2021-07-07T06:00:00Z">
              <w:r>
                <w:t>0.3%</w:t>
              </w:r>
            </w:ins>
          </w:p>
        </w:tc>
        <w:tc>
          <w:tcPr>
            <w:tcW w:w="0" w:type="auto"/>
          </w:tcPr>
          <w:p w14:paraId="182FA319" w14:textId="77777777" w:rsidR="00906153" w:rsidRDefault="00906153" w:rsidP="00C73EB7">
            <w:pPr>
              <w:jc w:val="right"/>
              <w:rPr>
                <w:ins w:id="1786" w:author="David Conklin" w:date="2021-07-07T06:00:00Z"/>
              </w:rPr>
            </w:pPr>
          </w:p>
        </w:tc>
        <w:tc>
          <w:tcPr>
            <w:tcW w:w="0" w:type="auto"/>
          </w:tcPr>
          <w:p w14:paraId="7690A9DB" w14:textId="77777777" w:rsidR="00906153" w:rsidRDefault="00906153" w:rsidP="00C73EB7">
            <w:pPr>
              <w:rPr>
                <w:ins w:id="1787" w:author="David Conklin" w:date="2021-07-07T06:00:00Z"/>
              </w:rPr>
            </w:pPr>
          </w:p>
        </w:tc>
      </w:tr>
      <w:tr w:rsidR="00906153" w14:paraId="23AC70A5" w14:textId="77777777" w:rsidTr="00C73EB7">
        <w:trPr>
          <w:ins w:id="1788" w:author="David Conklin" w:date="2021-07-07T06:00:00Z"/>
        </w:trPr>
        <w:tc>
          <w:tcPr>
            <w:tcW w:w="0" w:type="auto"/>
          </w:tcPr>
          <w:p w14:paraId="4062E8DD" w14:textId="77777777" w:rsidR="00906153" w:rsidRDefault="00906153" w:rsidP="00C73EB7">
            <w:pPr>
              <w:jc w:val="right"/>
              <w:rPr>
                <w:ins w:id="1789" w:author="David Conklin" w:date="2021-07-07T06:00:00Z"/>
              </w:rPr>
            </w:pPr>
            <w:ins w:id="1790" w:author="David Conklin" w:date="2021-07-07T06:00:00Z">
              <w:r>
                <w:t>total in</w:t>
              </w:r>
            </w:ins>
          </w:p>
        </w:tc>
        <w:tc>
          <w:tcPr>
            <w:tcW w:w="0" w:type="auto"/>
          </w:tcPr>
          <w:p w14:paraId="2D8C43F2" w14:textId="6290B327" w:rsidR="00906153" w:rsidRDefault="00906153" w:rsidP="00C73EB7">
            <w:pPr>
              <w:jc w:val="right"/>
              <w:rPr>
                <w:ins w:id="1791" w:author="David Conklin" w:date="2021-07-07T06:00:00Z"/>
              </w:rPr>
            </w:pPr>
            <w:ins w:id="1792" w:author="David Conklin" w:date="2021-07-07T06:00:00Z">
              <w:r>
                <w:t>2</w:t>
              </w:r>
            </w:ins>
            <w:ins w:id="1793" w:author="David Conklin" w:date="2021-07-07T08:39:00Z">
              <w:r w:rsidR="00F05E95">
                <w:t>441</w:t>
              </w:r>
            </w:ins>
          </w:p>
        </w:tc>
        <w:tc>
          <w:tcPr>
            <w:tcW w:w="0" w:type="auto"/>
          </w:tcPr>
          <w:p w14:paraId="791776B3" w14:textId="77777777" w:rsidR="00906153" w:rsidRDefault="00906153" w:rsidP="00C73EB7">
            <w:pPr>
              <w:jc w:val="right"/>
              <w:rPr>
                <w:ins w:id="1794" w:author="David Conklin" w:date="2021-07-07T06:00:00Z"/>
              </w:rPr>
            </w:pPr>
            <w:ins w:id="1795" w:author="David Conklin" w:date="2021-07-07T06:00:00Z">
              <w:r>
                <w:t>100.0%</w:t>
              </w:r>
            </w:ins>
          </w:p>
        </w:tc>
        <w:tc>
          <w:tcPr>
            <w:tcW w:w="0" w:type="auto"/>
          </w:tcPr>
          <w:p w14:paraId="14319E6D" w14:textId="77777777" w:rsidR="00906153" w:rsidRDefault="00906153" w:rsidP="00C73EB7">
            <w:pPr>
              <w:jc w:val="right"/>
              <w:rPr>
                <w:ins w:id="1796" w:author="David Conklin" w:date="2021-07-07T06:00:00Z"/>
              </w:rPr>
            </w:pPr>
          </w:p>
        </w:tc>
        <w:tc>
          <w:tcPr>
            <w:tcW w:w="0" w:type="auto"/>
          </w:tcPr>
          <w:p w14:paraId="4E977691" w14:textId="77777777" w:rsidR="00906153" w:rsidRDefault="00906153" w:rsidP="00C73EB7">
            <w:pPr>
              <w:rPr>
                <w:ins w:id="1797" w:author="David Conklin" w:date="2021-07-07T06:00:00Z"/>
              </w:rPr>
            </w:pPr>
          </w:p>
        </w:tc>
      </w:tr>
      <w:tr w:rsidR="00906153" w14:paraId="6E42CA46" w14:textId="77777777" w:rsidTr="00C73EB7">
        <w:trPr>
          <w:ins w:id="1798" w:author="David Conklin" w:date="2021-07-07T06:00:00Z"/>
        </w:trPr>
        <w:tc>
          <w:tcPr>
            <w:tcW w:w="0" w:type="auto"/>
          </w:tcPr>
          <w:p w14:paraId="296A26DC" w14:textId="77777777" w:rsidR="00906153" w:rsidRDefault="00906153" w:rsidP="00C73EB7">
            <w:pPr>
              <w:jc w:val="right"/>
              <w:rPr>
                <w:ins w:id="1799" w:author="David Conklin" w:date="2021-07-07T06:00:00Z"/>
              </w:rPr>
            </w:pPr>
          </w:p>
        </w:tc>
        <w:tc>
          <w:tcPr>
            <w:tcW w:w="0" w:type="auto"/>
          </w:tcPr>
          <w:p w14:paraId="6861933F" w14:textId="77777777" w:rsidR="00906153" w:rsidRDefault="00906153" w:rsidP="00C73EB7">
            <w:pPr>
              <w:jc w:val="right"/>
              <w:rPr>
                <w:ins w:id="1800" w:author="David Conklin" w:date="2021-07-07T06:00:00Z"/>
              </w:rPr>
            </w:pPr>
          </w:p>
        </w:tc>
        <w:tc>
          <w:tcPr>
            <w:tcW w:w="0" w:type="auto"/>
          </w:tcPr>
          <w:p w14:paraId="025AC31D" w14:textId="77777777" w:rsidR="00906153" w:rsidRDefault="00906153" w:rsidP="00C73EB7">
            <w:pPr>
              <w:jc w:val="right"/>
              <w:rPr>
                <w:ins w:id="1801" w:author="David Conklin" w:date="2021-07-07T06:00:00Z"/>
              </w:rPr>
            </w:pPr>
          </w:p>
        </w:tc>
        <w:tc>
          <w:tcPr>
            <w:tcW w:w="0" w:type="auto"/>
          </w:tcPr>
          <w:p w14:paraId="6EFBE03C" w14:textId="77777777" w:rsidR="00906153" w:rsidRDefault="00906153" w:rsidP="00C73EB7">
            <w:pPr>
              <w:jc w:val="right"/>
              <w:rPr>
                <w:ins w:id="1802" w:author="David Conklin" w:date="2021-07-07T06:00:00Z"/>
              </w:rPr>
            </w:pPr>
          </w:p>
        </w:tc>
        <w:tc>
          <w:tcPr>
            <w:tcW w:w="0" w:type="auto"/>
          </w:tcPr>
          <w:p w14:paraId="4FD6608C" w14:textId="77777777" w:rsidR="00906153" w:rsidRDefault="00906153" w:rsidP="00C73EB7">
            <w:pPr>
              <w:rPr>
                <w:ins w:id="1803" w:author="David Conklin" w:date="2021-07-07T06:00:00Z"/>
              </w:rPr>
            </w:pPr>
          </w:p>
        </w:tc>
      </w:tr>
      <w:tr w:rsidR="00906153" w14:paraId="2CC0F8F3" w14:textId="77777777" w:rsidTr="00C73EB7">
        <w:trPr>
          <w:ins w:id="1804" w:author="David Conklin" w:date="2021-07-07T06:00:00Z"/>
        </w:trPr>
        <w:tc>
          <w:tcPr>
            <w:tcW w:w="0" w:type="auto"/>
          </w:tcPr>
          <w:p w14:paraId="1356E375" w14:textId="77777777" w:rsidR="00906153" w:rsidRPr="00036F50" w:rsidRDefault="00906153" w:rsidP="00C73EB7">
            <w:pPr>
              <w:jc w:val="center"/>
              <w:rPr>
                <w:ins w:id="1805" w:author="David Conklin" w:date="2021-07-07T06:00:00Z"/>
                <w:b/>
                <w:bCs/>
              </w:rPr>
            </w:pPr>
            <w:ins w:id="1806" w:author="David Conklin" w:date="2021-07-07T06:00:00Z">
              <w:r w:rsidRPr="00036F50">
                <w:rPr>
                  <w:b/>
                  <w:bCs/>
                </w:rPr>
                <w:t>Outputs</w:t>
              </w:r>
            </w:ins>
          </w:p>
        </w:tc>
        <w:tc>
          <w:tcPr>
            <w:tcW w:w="0" w:type="auto"/>
          </w:tcPr>
          <w:p w14:paraId="0760B515" w14:textId="77777777" w:rsidR="00906153" w:rsidRDefault="00906153" w:rsidP="00C73EB7">
            <w:pPr>
              <w:jc w:val="right"/>
              <w:rPr>
                <w:ins w:id="1807" w:author="David Conklin" w:date="2021-07-07T06:00:00Z"/>
              </w:rPr>
            </w:pPr>
            <w:ins w:id="1808" w:author="David Conklin" w:date="2021-07-07T06:00:00Z">
              <w:r>
                <w:t>annual mmH2O</w:t>
              </w:r>
            </w:ins>
          </w:p>
        </w:tc>
        <w:tc>
          <w:tcPr>
            <w:tcW w:w="0" w:type="auto"/>
          </w:tcPr>
          <w:p w14:paraId="240F953D" w14:textId="77777777" w:rsidR="00906153" w:rsidRDefault="00906153" w:rsidP="00C73EB7">
            <w:pPr>
              <w:jc w:val="right"/>
              <w:rPr>
                <w:ins w:id="1809" w:author="David Conklin" w:date="2021-07-07T06:00:00Z"/>
              </w:rPr>
            </w:pPr>
            <w:ins w:id="1810" w:author="David Conklin" w:date="2021-07-07T06:00:00Z">
              <w:r>
                <w:t>% of precipitation</w:t>
              </w:r>
            </w:ins>
          </w:p>
        </w:tc>
        <w:tc>
          <w:tcPr>
            <w:tcW w:w="0" w:type="auto"/>
          </w:tcPr>
          <w:p w14:paraId="04DCF7E4" w14:textId="77777777" w:rsidR="00906153" w:rsidRDefault="00906153" w:rsidP="00C73EB7">
            <w:pPr>
              <w:jc w:val="right"/>
              <w:rPr>
                <w:ins w:id="1811" w:author="David Conklin" w:date="2021-07-07T06:00:00Z"/>
              </w:rPr>
            </w:pPr>
            <w:ins w:id="1812" w:author="David Conklin" w:date="2021-07-07T06:00:00Z">
              <w:r>
                <w:t>cms</w:t>
              </w:r>
            </w:ins>
          </w:p>
        </w:tc>
        <w:tc>
          <w:tcPr>
            <w:tcW w:w="0" w:type="auto"/>
          </w:tcPr>
          <w:p w14:paraId="2C1E982E" w14:textId="77777777" w:rsidR="00906153" w:rsidRDefault="00906153" w:rsidP="00C73EB7">
            <w:pPr>
              <w:rPr>
                <w:ins w:id="1813" w:author="David Conklin" w:date="2021-07-07T06:00:00Z"/>
              </w:rPr>
            </w:pPr>
            <w:ins w:id="1814" w:author="David Conklin" w:date="2021-07-07T06:00:00Z">
              <w:r>
                <w:t>% of basin discharge</w:t>
              </w:r>
            </w:ins>
          </w:p>
        </w:tc>
      </w:tr>
      <w:tr w:rsidR="00906153" w14:paraId="558E176E" w14:textId="77777777" w:rsidTr="00C73EB7">
        <w:trPr>
          <w:ins w:id="1815" w:author="David Conklin" w:date="2021-07-07T06:00:00Z"/>
        </w:trPr>
        <w:tc>
          <w:tcPr>
            <w:tcW w:w="0" w:type="auto"/>
          </w:tcPr>
          <w:p w14:paraId="021B4CC3" w14:textId="77777777" w:rsidR="00906153" w:rsidRDefault="00906153" w:rsidP="00C73EB7">
            <w:pPr>
              <w:rPr>
                <w:ins w:id="1816" w:author="David Conklin" w:date="2021-07-07T06:00:00Z"/>
              </w:rPr>
            </w:pPr>
            <w:ins w:id="1817" w:author="David Conklin" w:date="2021-07-07T06:00:00Z">
              <w:r>
                <w:t>basin discharge</w:t>
              </w:r>
            </w:ins>
          </w:p>
        </w:tc>
        <w:tc>
          <w:tcPr>
            <w:tcW w:w="0" w:type="auto"/>
          </w:tcPr>
          <w:p w14:paraId="6C5C7714" w14:textId="699E3446" w:rsidR="00906153" w:rsidRDefault="00906153" w:rsidP="00C73EB7">
            <w:pPr>
              <w:jc w:val="right"/>
              <w:rPr>
                <w:ins w:id="1818" w:author="David Conklin" w:date="2021-07-07T06:00:00Z"/>
              </w:rPr>
            </w:pPr>
            <w:ins w:id="1819" w:author="David Conklin" w:date="2021-07-07T06:00:00Z">
              <w:r>
                <w:t>1</w:t>
              </w:r>
            </w:ins>
            <w:ins w:id="1820" w:author="David Conklin" w:date="2021-07-07T08:45:00Z">
              <w:r w:rsidR="00410C21">
                <w:t>7</w:t>
              </w:r>
            </w:ins>
            <w:ins w:id="1821" w:author="David Conklin" w:date="2021-07-07T08:46:00Z">
              <w:r w:rsidR="00410C21">
                <w:t>67</w:t>
              </w:r>
            </w:ins>
          </w:p>
        </w:tc>
        <w:tc>
          <w:tcPr>
            <w:tcW w:w="0" w:type="auto"/>
          </w:tcPr>
          <w:p w14:paraId="32513AD9" w14:textId="7033CDBA" w:rsidR="00906153" w:rsidRDefault="00410C21" w:rsidP="00C73EB7">
            <w:pPr>
              <w:jc w:val="right"/>
              <w:rPr>
                <w:ins w:id="1822" w:author="David Conklin" w:date="2021-07-07T06:00:00Z"/>
              </w:rPr>
            </w:pPr>
            <w:ins w:id="1823" w:author="David Conklin" w:date="2021-07-07T08:50:00Z">
              <w:r>
                <w:t>84.4</w:t>
              </w:r>
            </w:ins>
            <w:ins w:id="1824" w:author="David Conklin" w:date="2021-07-07T06:00:00Z">
              <w:r w:rsidR="00906153">
                <w:t>%</w:t>
              </w:r>
            </w:ins>
          </w:p>
        </w:tc>
        <w:tc>
          <w:tcPr>
            <w:tcW w:w="0" w:type="auto"/>
          </w:tcPr>
          <w:p w14:paraId="714B55B2" w14:textId="3AE111D5" w:rsidR="00906153" w:rsidRDefault="00906153" w:rsidP="00C73EB7">
            <w:pPr>
              <w:jc w:val="right"/>
              <w:rPr>
                <w:ins w:id="1825" w:author="David Conklin" w:date="2021-07-07T06:00:00Z"/>
              </w:rPr>
            </w:pPr>
            <w:ins w:id="1826" w:author="David Conklin" w:date="2021-07-07T06:00:00Z">
              <w:r>
                <w:t>1</w:t>
              </w:r>
            </w:ins>
            <w:ins w:id="1827" w:author="David Conklin" w:date="2021-07-07T08:53:00Z">
              <w:r w:rsidR="00410C21">
                <w:t>06.3</w:t>
              </w:r>
            </w:ins>
          </w:p>
        </w:tc>
        <w:tc>
          <w:tcPr>
            <w:tcW w:w="0" w:type="auto"/>
          </w:tcPr>
          <w:p w14:paraId="722376B6" w14:textId="77777777" w:rsidR="00906153" w:rsidRDefault="00906153" w:rsidP="00C73EB7">
            <w:pPr>
              <w:jc w:val="right"/>
              <w:rPr>
                <w:ins w:id="1828" w:author="David Conklin" w:date="2021-07-07T06:00:00Z"/>
              </w:rPr>
            </w:pPr>
            <w:ins w:id="1829" w:author="David Conklin" w:date="2021-07-07T06:00:00Z">
              <w:r>
                <w:t>100.0 %</w:t>
              </w:r>
            </w:ins>
          </w:p>
        </w:tc>
      </w:tr>
      <w:tr w:rsidR="00906153" w14:paraId="51465C98" w14:textId="77777777" w:rsidTr="00C73EB7">
        <w:trPr>
          <w:ins w:id="1830" w:author="David Conklin" w:date="2021-07-07T06:00:00Z"/>
        </w:trPr>
        <w:tc>
          <w:tcPr>
            <w:tcW w:w="0" w:type="auto"/>
          </w:tcPr>
          <w:p w14:paraId="4725C5C8" w14:textId="77777777" w:rsidR="00906153" w:rsidRDefault="00906153" w:rsidP="00C73EB7">
            <w:pPr>
              <w:rPr>
                <w:ins w:id="1831" w:author="David Conklin" w:date="2021-07-07T06:00:00Z"/>
              </w:rPr>
            </w:pPr>
            <w:ins w:id="1832" w:author="David Conklin" w:date="2021-07-07T06:00:00Z">
              <w:r>
                <w:t>evapotranspiration</w:t>
              </w:r>
            </w:ins>
          </w:p>
        </w:tc>
        <w:tc>
          <w:tcPr>
            <w:tcW w:w="0" w:type="auto"/>
          </w:tcPr>
          <w:p w14:paraId="0F2155F0" w14:textId="097AC28E" w:rsidR="00906153" w:rsidRDefault="00410C21" w:rsidP="00C73EB7">
            <w:pPr>
              <w:jc w:val="right"/>
              <w:rPr>
                <w:ins w:id="1833" w:author="David Conklin" w:date="2021-07-07T06:00:00Z"/>
              </w:rPr>
            </w:pPr>
            <w:ins w:id="1834" w:author="David Conklin" w:date="2021-07-07T08:46:00Z">
              <w:r>
                <w:t>597</w:t>
              </w:r>
            </w:ins>
          </w:p>
        </w:tc>
        <w:tc>
          <w:tcPr>
            <w:tcW w:w="0" w:type="auto"/>
          </w:tcPr>
          <w:p w14:paraId="0CEA8838" w14:textId="0B621045" w:rsidR="00906153" w:rsidRDefault="00410C21" w:rsidP="00C73EB7">
            <w:pPr>
              <w:jc w:val="right"/>
              <w:rPr>
                <w:ins w:id="1835" w:author="David Conklin" w:date="2021-07-07T06:00:00Z"/>
              </w:rPr>
            </w:pPr>
            <w:ins w:id="1836" w:author="David Conklin" w:date="2021-07-07T08:51:00Z">
              <w:r>
                <w:t>28.5</w:t>
              </w:r>
            </w:ins>
            <w:ins w:id="1837" w:author="David Conklin" w:date="2021-07-07T06:00:00Z">
              <w:r w:rsidR="00906153">
                <w:t>%</w:t>
              </w:r>
            </w:ins>
          </w:p>
        </w:tc>
        <w:tc>
          <w:tcPr>
            <w:tcW w:w="0" w:type="auto"/>
          </w:tcPr>
          <w:p w14:paraId="1C789062" w14:textId="77777777" w:rsidR="00906153" w:rsidRDefault="00906153" w:rsidP="00C73EB7">
            <w:pPr>
              <w:jc w:val="right"/>
              <w:rPr>
                <w:ins w:id="1838" w:author="David Conklin" w:date="2021-07-07T06:00:00Z"/>
              </w:rPr>
            </w:pPr>
          </w:p>
        </w:tc>
        <w:tc>
          <w:tcPr>
            <w:tcW w:w="0" w:type="auto"/>
          </w:tcPr>
          <w:p w14:paraId="5847B061" w14:textId="1AFAB01A" w:rsidR="00906153" w:rsidRDefault="007C38DF" w:rsidP="00C73EB7">
            <w:pPr>
              <w:jc w:val="right"/>
              <w:rPr>
                <w:ins w:id="1839" w:author="David Conklin" w:date="2021-07-07T06:00:00Z"/>
              </w:rPr>
            </w:pPr>
            <w:ins w:id="1840" w:author="David Conklin" w:date="2021-07-07T08:54:00Z">
              <w:r>
                <w:t>33.8</w:t>
              </w:r>
            </w:ins>
            <w:ins w:id="1841" w:author="David Conklin" w:date="2021-07-07T06:00:00Z">
              <w:r w:rsidR="00906153">
                <w:t>%</w:t>
              </w:r>
            </w:ins>
          </w:p>
        </w:tc>
      </w:tr>
      <w:tr w:rsidR="00906153" w14:paraId="67E0B8D0" w14:textId="77777777" w:rsidTr="00C73EB7">
        <w:trPr>
          <w:ins w:id="1842" w:author="David Conklin" w:date="2021-07-07T06:00:00Z"/>
        </w:trPr>
        <w:tc>
          <w:tcPr>
            <w:tcW w:w="0" w:type="auto"/>
          </w:tcPr>
          <w:p w14:paraId="135B0784" w14:textId="77777777" w:rsidR="00906153" w:rsidRDefault="00906153" w:rsidP="00C73EB7">
            <w:pPr>
              <w:rPr>
                <w:ins w:id="1843" w:author="David Conklin" w:date="2021-07-07T06:00:00Z"/>
              </w:rPr>
            </w:pPr>
            <w:ins w:id="1844" w:author="David Conklin" w:date="2021-07-07T06:00:00Z">
              <w:r>
                <w:t>snow “evaporation”</w:t>
              </w:r>
            </w:ins>
          </w:p>
        </w:tc>
        <w:tc>
          <w:tcPr>
            <w:tcW w:w="0" w:type="auto"/>
          </w:tcPr>
          <w:p w14:paraId="263C13B1" w14:textId="4CFBE6C8" w:rsidR="00906153" w:rsidRDefault="00410C21" w:rsidP="00C73EB7">
            <w:pPr>
              <w:jc w:val="right"/>
              <w:rPr>
                <w:ins w:id="1845" w:author="David Conklin" w:date="2021-07-07T06:00:00Z"/>
              </w:rPr>
            </w:pPr>
            <w:ins w:id="1846" w:author="David Conklin" w:date="2021-07-07T08:46:00Z">
              <w:r>
                <w:t>92</w:t>
              </w:r>
            </w:ins>
          </w:p>
        </w:tc>
        <w:tc>
          <w:tcPr>
            <w:tcW w:w="0" w:type="auto"/>
          </w:tcPr>
          <w:p w14:paraId="69CC44BD" w14:textId="22B9C475" w:rsidR="00906153" w:rsidRDefault="00906153" w:rsidP="00C73EB7">
            <w:pPr>
              <w:jc w:val="right"/>
              <w:rPr>
                <w:ins w:id="1847" w:author="David Conklin" w:date="2021-07-07T06:00:00Z"/>
              </w:rPr>
            </w:pPr>
            <w:ins w:id="1848" w:author="David Conklin" w:date="2021-07-07T06:00:00Z">
              <w:r>
                <w:t>4.</w:t>
              </w:r>
            </w:ins>
            <w:ins w:id="1849" w:author="David Conklin" w:date="2021-07-07T08:51:00Z">
              <w:r w:rsidR="00410C21">
                <w:t>4</w:t>
              </w:r>
            </w:ins>
            <w:ins w:id="1850" w:author="David Conklin" w:date="2021-07-07T06:00:00Z">
              <w:r>
                <w:t>%</w:t>
              </w:r>
            </w:ins>
          </w:p>
        </w:tc>
        <w:tc>
          <w:tcPr>
            <w:tcW w:w="0" w:type="auto"/>
          </w:tcPr>
          <w:p w14:paraId="5C7605E3" w14:textId="77777777" w:rsidR="00906153" w:rsidRDefault="00906153" w:rsidP="00C73EB7">
            <w:pPr>
              <w:jc w:val="right"/>
              <w:rPr>
                <w:ins w:id="1851" w:author="David Conklin" w:date="2021-07-07T06:00:00Z"/>
              </w:rPr>
            </w:pPr>
          </w:p>
        </w:tc>
        <w:tc>
          <w:tcPr>
            <w:tcW w:w="0" w:type="auto"/>
          </w:tcPr>
          <w:p w14:paraId="36CCBFA4" w14:textId="7CCD31E6" w:rsidR="00906153" w:rsidRDefault="00906153" w:rsidP="00C73EB7">
            <w:pPr>
              <w:jc w:val="right"/>
              <w:rPr>
                <w:ins w:id="1852" w:author="David Conklin" w:date="2021-07-07T06:00:00Z"/>
              </w:rPr>
            </w:pPr>
            <w:ins w:id="1853" w:author="David Conklin" w:date="2021-07-07T06:00:00Z">
              <w:r>
                <w:t>5.</w:t>
              </w:r>
            </w:ins>
            <w:ins w:id="1854" w:author="David Conklin" w:date="2021-07-07T08:55:00Z">
              <w:r w:rsidR="007C38DF">
                <w:t>2</w:t>
              </w:r>
            </w:ins>
            <w:ins w:id="1855" w:author="David Conklin" w:date="2021-07-07T06:00:00Z">
              <w:r>
                <w:t>%</w:t>
              </w:r>
            </w:ins>
          </w:p>
        </w:tc>
      </w:tr>
      <w:tr w:rsidR="00906153" w14:paraId="132CE20B" w14:textId="77777777" w:rsidTr="00C73EB7">
        <w:trPr>
          <w:ins w:id="1856" w:author="David Conklin" w:date="2021-07-07T06:00:00Z"/>
        </w:trPr>
        <w:tc>
          <w:tcPr>
            <w:tcW w:w="0" w:type="auto"/>
          </w:tcPr>
          <w:p w14:paraId="331EF348" w14:textId="77777777" w:rsidR="00906153" w:rsidRDefault="00906153" w:rsidP="00C73EB7">
            <w:pPr>
              <w:rPr>
                <w:ins w:id="1857" w:author="David Conklin" w:date="2021-07-07T06:00:00Z"/>
              </w:rPr>
            </w:pPr>
            <w:ins w:id="1858" w:author="David Conklin" w:date="2021-07-07T06:00:00Z">
              <w:r>
                <w:t>piped out</w:t>
              </w:r>
            </w:ins>
          </w:p>
        </w:tc>
        <w:tc>
          <w:tcPr>
            <w:tcW w:w="0" w:type="auto"/>
          </w:tcPr>
          <w:p w14:paraId="4567E454" w14:textId="5A7DEDA7" w:rsidR="00906153" w:rsidRDefault="00410C21" w:rsidP="00C73EB7">
            <w:pPr>
              <w:jc w:val="right"/>
              <w:rPr>
                <w:ins w:id="1859" w:author="David Conklin" w:date="2021-07-07T06:00:00Z"/>
              </w:rPr>
            </w:pPr>
            <w:ins w:id="1860" w:author="David Conklin" w:date="2021-07-07T08:47:00Z">
              <w:r>
                <w:t>0</w:t>
              </w:r>
            </w:ins>
          </w:p>
        </w:tc>
        <w:tc>
          <w:tcPr>
            <w:tcW w:w="0" w:type="auto"/>
          </w:tcPr>
          <w:p w14:paraId="3DAF35D2" w14:textId="189B550E" w:rsidR="00906153" w:rsidRDefault="00906153" w:rsidP="00C73EB7">
            <w:pPr>
              <w:jc w:val="right"/>
              <w:rPr>
                <w:ins w:id="1861" w:author="David Conklin" w:date="2021-07-07T06:00:00Z"/>
              </w:rPr>
            </w:pPr>
            <w:ins w:id="1862" w:author="David Conklin" w:date="2021-07-07T06:00:00Z">
              <w:r>
                <w:t>0.</w:t>
              </w:r>
            </w:ins>
            <w:ins w:id="1863" w:author="David Conklin" w:date="2021-07-07T08:51:00Z">
              <w:r w:rsidR="00410C21">
                <w:t>0</w:t>
              </w:r>
            </w:ins>
            <w:ins w:id="1864" w:author="David Conklin" w:date="2021-07-07T06:00:00Z">
              <w:r>
                <w:t>%</w:t>
              </w:r>
            </w:ins>
          </w:p>
        </w:tc>
        <w:tc>
          <w:tcPr>
            <w:tcW w:w="0" w:type="auto"/>
          </w:tcPr>
          <w:p w14:paraId="05B081D3" w14:textId="77777777" w:rsidR="00906153" w:rsidRDefault="00906153" w:rsidP="00C73EB7">
            <w:pPr>
              <w:jc w:val="right"/>
              <w:rPr>
                <w:ins w:id="1865" w:author="David Conklin" w:date="2021-07-07T06:00:00Z"/>
              </w:rPr>
            </w:pPr>
          </w:p>
        </w:tc>
        <w:tc>
          <w:tcPr>
            <w:tcW w:w="0" w:type="auto"/>
          </w:tcPr>
          <w:p w14:paraId="5F712888" w14:textId="0F692317" w:rsidR="00906153" w:rsidRDefault="00906153" w:rsidP="00C73EB7">
            <w:pPr>
              <w:jc w:val="right"/>
              <w:rPr>
                <w:ins w:id="1866" w:author="David Conklin" w:date="2021-07-07T06:00:00Z"/>
              </w:rPr>
            </w:pPr>
            <w:ins w:id="1867" w:author="David Conklin" w:date="2021-07-07T06:00:00Z">
              <w:r>
                <w:t>0.</w:t>
              </w:r>
            </w:ins>
            <w:ins w:id="1868" w:author="David Conklin" w:date="2021-07-07T08:55:00Z">
              <w:r w:rsidR="007C38DF">
                <w:t>0</w:t>
              </w:r>
            </w:ins>
            <w:ins w:id="1869" w:author="David Conklin" w:date="2021-07-07T06:00:00Z">
              <w:r>
                <w:t>%</w:t>
              </w:r>
            </w:ins>
          </w:p>
        </w:tc>
      </w:tr>
      <w:tr w:rsidR="00906153" w14:paraId="27E0C8E2" w14:textId="77777777" w:rsidTr="00C73EB7">
        <w:trPr>
          <w:ins w:id="1870" w:author="David Conklin" w:date="2021-07-07T06:00:00Z"/>
        </w:trPr>
        <w:tc>
          <w:tcPr>
            <w:tcW w:w="0" w:type="auto"/>
          </w:tcPr>
          <w:p w14:paraId="3BE88468" w14:textId="77777777" w:rsidR="00906153" w:rsidRDefault="00906153" w:rsidP="00C73EB7">
            <w:pPr>
              <w:jc w:val="right"/>
              <w:rPr>
                <w:ins w:id="1871" w:author="David Conklin" w:date="2021-07-07T06:00:00Z"/>
              </w:rPr>
            </w:pPr>
            <w:ins w:id="1872" w:author="David Conklin" w:date="2021-07-07T06:00:00Z">
              <w:r>
                <w:t>total out</w:t>
              </w:r>
            </w:ins>
          </w:p>
        </w:tc>
        <w:tc>
          <w:tcPr>
            <w:tcW w:w="0" w:type="auto"/>
          </w:tcPr>
          <w:p w14:paraId="622C5D66" w14:textId="4A6C317C" w:rsidR="00906153" w:rsidRDefault="00906153" w:rsidP="00C73EB7">
            <w:pPr>
              <w:jc w:val="right"/>
              <w:rPr>
                <w:ins w:id="1873" w:author="David Conklin" w:date="2021-07-07T06:00:00Z"/>
              </w:rPr>
            </w:pPr>
            <w:ins w:id="1874" w:author="David Conklin" w:date="2021-07-07T06:00:00Z">
              <w:r>
                <w:t>2</w:t>
              </w:r>
            </w:ins>
            <w:ins w:id="1875" w:author="David Conklin" w:date="2021-07-07T08:47:00Z">
              <w:r w:rsidR="00410C21">
                <w:t>455</w:t>
              </w:r>
            </w:ins>
          </w:p>
        </w:tc>
        <w:tc>
          <w:tcPr>
            <w:tcW w:w="0" w:type="auto"/>
          </w:tcPr>
          <w:p w14:paraId="5B08072B" w14:textId="57B1B162" w:rsidR="00906153" w:rsidRDefault="00906153" w:rsidP="00C73EB7">
            <w:pPr>
              <w:jc w:val="right"/>
              <w:rPr>
                <w:ins w:id="1876" w:author="David Conklin" w:date="2021-07-07T06:00:00Z"/>
              </w:rPr>
            </w:pPr>
            <w:ins w:id="1877" w:author="David Conklin" w:date="2021-07-07T06:00:00Z">
              <w:r>
                <w:t>11</w:t>
              </w:r>
            </w:ins>
            <w:ins w:id="1878" w:author="David Conklin" w:date="2021-07-07T08:52:00Z">
              <w:r w:rsidR="00410C21">
                <w:t>7.2</w:t>
              </w:r>
            </w:ins>
            <w:ins w:id="1879" w:author="David Conklin" w:date="2021-07-07T06:00:00Z">
              <w:r>
                <w:t>%</w:t>
              </w:r>
            </w:ins>
          </w:p>
        </w:tc>
        <w:tc>
          <w:tcPr>
            <w:tcW w:w="0" w:type="auto"/>
          </w:tcPr>
          <w:p w14:paraId="5E07D2CA" w14:textId="77777777" w:rsidR="00906153" w:rsidRDefault="00906153" w:rsidP="00C73EB7">
            <w:pPr>
              <w:jc w:val="right"/>
              <w:rPr>
                <w:ins w:id="1880" w:author="David Conklin" w:date="2021-07-07T06:00:00Z"/>
              </w:rPr>
            </w:pPr>
          </w:p>
        </w:tc>
        <w:tc>
          <w:tcPr>
            <w:tcW w:w="0" w:type="auto"/>
          </w:tcPr>
          <w:p w14:paraId="6D2E64E0" w14:textId="77777777" w:rsidR="00906153" w:rsidRDefault="00906153" w:rsidP="00C73EB7">
            <w:pPr>
              <w:rPr>
                <w:ins w:id="1881" w:author="David Conklin" w:date="2021-07-07T06:00:00Z"/>
              </w:rPr>
            </w:pPr>
          </w:p>
        </w:tc>
      </w:tr>
      <w:tr w:rsidR="00906153" w14:paraId="63C2D8F2" w14:textId="77777777" w:rsidTr="00C73EB7">
        <w:trPr>
          <w:ins w:id="1882" w:author="David Conklin" w:date="2021-07-07T06:00:00Z"/>
        </w:trPr>
        <w:tc>
          <w:tcPr>
            <w:tcW w:w="0" w:type="auto"/>
          </w:tcPr>
          <w:p w14:paraId="758741F7" w14:textId="77777777" w:rsidR="00906153" w:rsidRDefault="00906153" w:rsidP="00C73EB7">
            <w:pPr>
              <w:jc w:val="right"/>
              <w:rPr>
                <w:ins w:id="1883" w:author="David Conklin" w:date="2021-07-07T06:00:00Z"/>
              </w:rPr>
            </w:pPr>
            <w:ins w:id="1884" w:author="David Conklin" w:date="2021-07-07T06:00:00Z">
              <w:r>
                <w:t>discrepancy, mm</w:t>
              </w:r>
            </w:ins>
          </w:p>
        </w:tc>
        <w:tc>
          <w:tcPr>
            <w:tcW w:w="0" w:type="auto"/>
          </w:tcPr>
          <w:p w14:paraId="60FAA5F4" w14:textId="69E9AEE3" w:rsidR="00906153" w:rsidRDefault="00410C21" w:rsidP="00C73EB7">
            <w:pPr>
              <w:jc w:val="right"/>
              <w:rPr>
                <w:ins w:id="1885" w:author="David Conklin" w:date="2021-07-07T06:00:00Z"/>
              </w:rPr>
            </w:pPr>
            <w:ins w:id="1886" w:author="David Conklin" w:date="2021-07-07T08:47:00Z">
              <w:r>
                <w:t>14</w:t>
              </w:r>
            </w:ins>
          </w:p>
        </w:tc>
        <w:tc>
          <w:tcPr>
            <w:tcW w:w="0" w:type="auto"/>
          </w:tcPr>
          <w:p w14:paraId="0ABD59FC" w14:textId="77777777" w:rsidR="00906153" w:rsidRDefault="00906153" w:rsidP="00C73EB7">
            <w:pPr>
              <w:jc w:val="right"/>
              <w:rPr>
                <w:ins w:id="1887" w:author="David Conklin" w:date="2021-07-07T06:00:00Z"/>
              </w:rPr>
            </w:pPr>
          </w:p>
        </w:tc>
        <w:tc>
          <w:tcPr>
            <w:tcW w:w="0" w:type="auto"/>
          </w:tcPr>
          <w:p w14:paraId="1D31D1F2" w14:textId="77777777" w:rsidR="00906153" w:rsidRDefault="00906153" w:rsidP="00C73EB7">
            <w:pPr>
              <w:jc w:val="right"/>
              <w:rPr>
                <w:ins w:id="1888" w:author="David Conklin" w:date="2021-07-07T06:00:00Z"/>
              </w:rPr>
            </w:pPr>
          </w:p>
        </w:tc>
        <w:tc>
          <w:tcPr>
            <w:tcW w:w="0" w:type="auto"/>
          </w:tcPr>
          <w:p w14:paraId="1B4FE9A3" w14:textId="77777777" w:rsidR="00906153" w:rsidRDefault="00906153" w:rsidP="00C73EB7">
            <w:pPr>
              <w:rPr>
                <w:ins w:id="1889" w:author="David Conklin" w:date="2021-07-07T06:00:00Z"/>
              </w:rPr>
            </w:pPr>
          </w:p>
        </w:tc>
      </w:tr>
      <w:tr w:rsidR="00906153" w14:paraId="7B420E39" w14:textId="77777777" w:rsidTr="00C73EB7">
        <w:trPr>
          <w:ins w:id="1890" w:author="David Conklin" w:date="2021-07-07T06:00:00Z"/>
        </w:trPr>
        <w:tc>
          <w:tcPr>
            <w:tcW w:w="0" w:type="auto"/>
          </w:tcPr>
          <w:p w14:paraId="4509A7BC" w14:textId="77777777" w:rsidR="00906153" w:rsidRDefault="00906153" w:rsidP="00C73EB7">
            <w:pPr>
              <w:jc w:val="right"/>
              <w:rPr>
                <w:ins w:id="1891" w:author="David Conklin" w:date="2021-07-07T06:00:00Z"/>
              </w:rPr>
            </w:pPr>
            <w:ins w:id="1892" w:author="David Conklin" w:date="2021-07-07T06:00:00Z">
              <w:r>
                <w:t>discrepancy, %</w:t>
              </w:r>
            </w:ins>
          </w:p>
        </w:tc>
        <w:tc>
          <w:tcPr>
            <w:tcW w:w="0" w:type="auto"/>
          </w:tcPr>
          <w:p w14:paraId="1E74BFC0" w14:textId="718E0443" w:rsidR="00906153" w:rsidRDefault="00906153" w:rsidP="00C73EB7">
            <w:pPr>
              <w:jc w:val="right"/>
              <w:rPr>
                <w:ins w:id="1893" w:author="David Conklin" w:date="2021-07-07T06:00:00Z"/>
              </w:rPr>
            </w:pPr>
            <w:ins w:id="1894" w:author="David Conklin" w:date="2021-07-07T06:00:00Z">
              <w:r>
                <w:t>0.</w:t>
              </w:r>
            </w:ins>
            <w:ins w:id="1895" w:author="David Conklin" w:date="2021-07-07T08:48:00Z">
              <w:r w:rsidR="00410C21">
                <w:t>6</w:t>
              </w:r>
            </w:ins>
            <w:ins w:id="1896" w:author="David Conklin" w:date="2021-07-07T06:00:00Z">
              <w:r>
                <w:t>%</w:t>
              </w:r>
            </w:ins>
          </w:p>
        </w:tc>
        <w:tc>
          <w:tcPr>
            <w:tcW w:w="0" w:type="auto"/>
          </w:tcPr>
          <w:p w14:paraId="7FECE42A" w14:textId="77777777" w:rsidR="00906153" w:rsidRDefault="00906153" w:rsidP="00C73EB7">
            <w:pPr>
              <w:jc w:val="right"/>
              <w:rPr>
                <w:ins w:id="1897" w:author="David Conklin" w:date="2021-07-07T06:00:00Z"/>
              </w:rPr>
            </w:pPr>
          </w:p>
        </w:tc>
        <w:tc>
          <w:tcPr>
            <w:tcW w:w="0" w:type="auto"/>
          </w:tcPr>
          <w:p w14:paraId="3DFA2109" w14:textId="77777777" w:rsidR="00906153" w:rsidRDefault="00906153" w:rsidP="00C73EB7">
            <w:pPr>
              <w:jc w:val="right"/>
              <w:rPr>
                <w:ins w:id="1898" w:author="David Conklin" w:date="2021-07-07T06:00:00Z"/>
              </w:rPr>
            </w:pPr>
          </w:p>
        </w:tc>
        <w:tc>
          <w:tcPr>
            <w:tcW w:w="0" w:type="auto"/>
          </w:tcPr>
          <w:p w14:paraId="3FD220D3" w14:textId="77777777" w:rsidR="00906153" w:rsidRDefault="00906153" w:rsidP="00C73EB7">
            <w:pPr>
              <w:rPr>
                <w:ins w:id="1899" w:author="David Conklin" w:date="2021-07-07T06:00:00Z"/>
              </w:rPr>
            </w:pPr>
          </w:p>
        </w:tc>
      </w:tr>
    </w:tbl>
    <w:p w14:paraId="30289D2A" w14:textId="77777777" w:rsidR="00906153" w:rsidRDefault="00906153" w:rsidP="00906153">
      <w:pPr>
        <w:rPr>
          <w:ins w:id="1900" w:author="David Conklin" w:date="2021-07-07T06:00:00Z"/>
        </w:rPr>
      </w:pPr>
    </w:p>
    <w:p w14:paraId="212222DC" w14:textId="77777777" w:rsidR="00906153" w:rsidRDefault="00906153" w:rsidP="00906153">
      <w:pPr>
        <w:rPr>
          <w:ins w:id="1901" w:author="David Conklin" w:date="2021-07-07T06:00:00Z"/>
        </w:rPr>
      </w:pPr>
      <w:ins w:id="1902" w:author="David Conklin" w:date="2021-07-07T06:00:00Z">
        <w:r>
          <w:br w:type="page"/>
        </w:r>
      </w:ins>
    </w:p>
    <w:p w14:paraId="35A01A27" w14:textId="77777777" w:rsidR="00906153" w:rsidRDefault="00906153" w:rsidP="00906153">
      <w:pPr>
        <w:rPr>
          <w:ins w:id="1903" w:author="David Conklin" w:date="2021-07-07T06:00:00Z"/>
        </w:rPr>
      </w:pPr>
    </w:p>
    <w:p w14:paraId="5A1827E7" w14:textId="1CBF95C5" w:rsidR="00906153" w:rsidRDefault="00906153" w:rsidP="00906153">
      <w:pPr>
        <w:rPr>
          <w:ins w:id="1904" w:author="David Conklin" w:date="2021-07-07T06:00:00Z"/>
        </w:rPr>
      </w:pPr>
      <w:ins w:id="1905" w:author="David Conklin" w:date="2021-07-07T06:00:00Z">
        <w:r>
          <w:t xml:space="preserve">The energy budget fails to close by </w:t>
        </w:r>
      </w:ins>
      <w:ins w:id="1906" w:author="David Conklin" w:date="2021-07-07T13:07:00Z">
        <w:r w:rsidR="006E43CE">
          <w:t xml:space="preserve">about </w:t>
        </w:r>
      </w:ins>
      <w:ins w:id="1907" w:author="David Conklin" w:date="2021-07-09T08:29:00Z">
        <w:r w:rsidR="00A50A5B">
          <w:t>+</w:t>
        </w:r>
      </w:ins>
      <w:ins w:id="1908" w:author="David Conklin" w:date="2021-07-09T08:28:00Z">
        <w:r w:rsidR="00A50A5B">
          <w:t>0.5</w:t>
        </w:r>
      </w:ins>
      <w:ins w:id="1909" w:author="David Conklin" w:date="2021-07-07T13:07:00Z">
        <w:r w:rsidR="006E43CE">
          <w:t>%</w:t>
        </w:r>
      </w:ins>
      <w:ins w:id="1910" w:author="David Conklin" w:date="2021-07-07T06:00:00Z">
        <w:r>
          <w:t>, i.e</w:t>
        </w:r>
      </w:ins>
      <w:ins w:id="1911" w:author="David Conklin" w:date="2021-07-07T13:07:00Z">
        <w:r w:rsidR="006E43CE">
          <w:t xml:space="preserve"> </w:t>
        </w:r>
      </w:ins>
      <w:ins w:id="1912" w:author="David Conklin" w:date="2021-07-09T08:29:00Z">
        <w:r w:rsidR="00A50A5B">
          <w:t xml:space="preserve">there is </w:t>
        </w:r>
      </w:ins>
      <w:ins w:id="1913" w:author="David Conklin" w:date="2021-07-09T08:28:00Z">
        <w:r w:rsidR="00A50A5B">
          <w:t>0.5</w:t>
        </w:r>
      </w:ins>
      <w:ins w:id="1914" w:author="David Conklin" w:date="2021-07-07T13:07:00Z">
        <w:r w:rsidR="006E43CE">
          <w:t>%</w:t>
        </w:r>
      </w:ins>
      <w:ins w:id="1915" w:author="David Conklin" w:date="2021-07-07T06:00:00Z">
        <w:r>
          <w:t xml:space="preserve"> </w:t>
        </w:r>
      </w:ins>
      <w:ins w:id="1916" w:author="David Conklin" w:date="2021-07-09T08:29:00Z">
        <w:r w:rsidR="00A50A5B">
          <w:t xml:space="preserve">more </w:t>
        </w:r>
      </w:ins>
      <w:ins w:id="1917" w:author="David Conklin" w:date="2021-07-07T06:00:00Z">
        <w:r>
          <w:t>modeled thermal energy leaving th</w:t>
        </w:r>
      </w:ins>
      <w:ins w:id="1918" w:author="David Conklin" w:date="2021-07-09T08:30:00Z">
        <w:r w:rsidR="00A50A5B">
          <w:t>e surface</w:t>
        </w:r>
      </w:ins>
      <w:ins w:id="1919" w:author="David Conklin" w:date="2021-07-07T06:00:00Z">
        <w:r>
          <w:t xml:space="preserve"> waters</w:t>
        </w:r>
      </w:ins>
      <w:ins w:id="1920" w:author="David Conklin" w:date="2021-07-09T08:32:00Z">
        <w:r w:rsidR="00A50A5B">
          <w:t xml:space="preserve"> of the basin</w:t>
        </w:r>
      </w:ins>
      <w:ins w:id="1921" w:author="David Conklin" w:date="2021-07-07T06:00:00Z">
        <w:r>
          <w:t xml:space="preserve"> and in the basin discharge</w:t>
        </w:r>
      </w:ins>
      <w:ins w:id="1922" w:author="David Conklin" w:date="2021-07-09T08:30:00Z">
        <w:r w:rsidR="00A50A5B">
          <w:t xml:space="preserve"> than </w:t>
        </w:r>
      </w:ins>
      <w:ins w:id="1923" w:author="David Conklin" w:date="2021-07-09T08:33:00Z">
        <w:r w:rsidR="00A50A5B">
          <w:t>there is</w:t>
        </w:r>
      </w:ins>
      <w:ins w:id="1924" w:author="David Conklin" w:date="2021-07-09T08:30:00Z">
        <w:r w:rsidR="00A50A5B">
          <w:t xml:space="preserve"> modeled thermal energy reaching the surface waters</w:t>
        </w:r>
      </w:ins>
      <w:ins w:id="1925" w:author="David Conklin" w:date="2021-07-09T08:34:00Z">
        <w:r w:rsidR="00A50A5B">
          <w:t>.</w:t>
        </w:r>
      </w:ins>
      <w:ins w:id="1926" w:author="David Conklin" w:date="2021-07-09T08:30:00Z">
        <w:r w:rsidR="00A50A5B">
          <w:t xml:space="preserve"> </w:t>
        </w:r>
      </w:ins>
    </w:p>
    <w:p w14:paraId="6BBFABAC" w14:textId="77777777" w:rsidR="00906153" w:rsidRDefault="00906153" w:rsidP="00906153">
      <w:pPr>
        <w:rPr>
          <w:ins w:id="1927" w:author="David Conklin" w:date="2021-07-07T06:00:00Z"/>
        </w:rPr>
      </w:pPr>
    </w:p>
    <w:p w14:paraId="76DD7268" w14:textId="3E00983D" w:rsidR="00B61173" w:rsidRDefault="00B61173" w:rsidP="00B61173">
      <w:pPr>
        <w:rPr>
          <w:ins w:id="1928" w:author="David Conklin" w:date="2021-07-07T10:25:00Z"/>
        </w:rPr>
      </w:pPr>
      <w:ins w:id="1929" w:author="David Conklin" w:date="2021-07-07T10:25:00Z">
        <w:r>
          <w:t>As of 7/</w:t>
        </w:r>
      </w:ins>
      <w:ins w:id="1930" w:author="David Conklin" w:date="2021-07-09T08:39:00Z">
        <w:r w:rsidR="00AF2994">
          <w:t>9</w:t>
        </w:r>
      </w:ins>
      <w:ins w:id="1931" w:author="David Conklin" w:date="2021-07-07T10:25:00Z">
        <w:r>
          <w:t xml:space="preserve">/21 CW3M ver. </w:t>
        </w:r>
      </w:ins>
      <w:ins w:id="1932" w:author="David Conklin" w:date="2021-07-09T08:39:00Z">
        <w:r w:rsidR="00AF2994">
          <w:t>414</w:t>
        </w:r>
      </w:ins>
      <w:ins w:id="1933" w:author="David Conklin" w:date="2021-07-07T10:25:00Z">
        <w:r>
          <w:t xml:space="preserve">, for the 9 years 2010-18, CW3M simulates this yearly thermal energy budget for the stream network, including reservoirs, in the </w:t>
        </w:r>
      </w:ins>
      <w:ins w:id="1934" w:author="David Conklin" w:date="2021-07-07T10:26:00Z">
        <w:r>
          <w:t xml:space="preserve">North Santiam </w:t>
        </w:r>
      </w:ins>
      <w:ins w:id="1935"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936" w:author="David Conklin" w:date="2021-07-07T10:25:00Z"/>
        </w:trPr>
        <w:tc>
          <w:tcPr>
            <w:tcW w:w="0" w:type="auto"/>
          </w:tcPr>
          <w:p w14:paraId="287AE78F" w14:textId="77777777" w:rsidR="00B61173" w:rsidRPr="00036F50" w:rsidRDefault="00B61173" w:rsidP="00C73EB7">
            <w:pPr>
              <w:jc w:val="center"/>
              <w:rPr>
                <w:ins w:id="1937" w:author="David Conklin" w:date="2021-07-07T10:25:00Z"/>
                <w:b/>
                <w:bCs/>
              </w:rPr>
            </w:pPr>
            <w:ins w:id="1938" w:author="David Conklin" w:date="2021-07-07T10:25:00Z">
              <w:r w:rsidRPr="00036F50">
                <w:rPr>
                  <w:b/>
                  <w:bCs/>
                </w:rPr>
                <w:t>Inputs</w:t>
              </w:r>
            </w:ins>
          </w:p>
        </w:tc>
        <w:tc>
          <w:tcPr>
            <w:tcW w:w="1798" w:type="dxa"/>
          </w:tcPr>
          <w:p w14:paraId="0E122275" w14:textId="77777777" w:rsidR="00B61173" w:rsidRPr="00787EC2" w:rsidRDefault="00B61173" w:rsidP="00C73EB7">
            <w:pPr>
              <w:rPr>
                <w:ins w:id="1939" w:author="David Conklin" w:date="2021-07-07T10:25:00Z"/>
              </w:rPr>
            </w:pPr>
            <w:ins w:id="1940"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941" w:author="David Conklin" w:date="2021-07-07T10:25:00Z"/>
              </w:rPr>
            </w:pPr>
            <w:ins w:id="1942"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943" w:author="David Conklin" w:date="2021-07-07T10:25:00Z"/>
              </w:rPr>
            </w:pPr>
            <w:ins w:id="1944" w:author="David Conklin" w:date="2021-07-07T10:25:00Z">
              <w:r>
                <w:t>thermal energy, MJ</w:t>
              </w:r>
            </w:ins>
          </w:p>
        </w:tc>
      </w:tr>
      <w:tr w:rsidR="00B61173" w14:paraId="0175758A" w14:textId="77777777" w:rsidTr="00C73EB7">
        <w:trPr>
          <w:ins w:id="1945" w:author="David Conklin" w:date="2021-07-07T10:25:00Z"/>
        </w:trPr>
        <w:tc>
          <w:tcPr>
            <w:tcW w:w="0" w:type="auto"/>
          </w:tcPr>
          <w:p w14:paraId="78E7A52B" w14:textId="77777777" w:rsidR="00B61173" w:rsidRDefault="00B61173" w:rsidP="00C73EB7">
            <w:pPr>
              <w:rPr>
                <w:ins w:id="1946" w:author="David Conklin" w:date="2021-07-07T10:25:00Z"/>
              </w:rPr>
            </w:pPr>
            <w:ins w:id="1947" w:author="David Conklin" w:date="2021-07-07T10:25:00Z">
              <w:r>
                <w:t>runoff from land surface</w:t>
              </w:r>
            </w:ins>
          </w:p>
        </w:tc>
        <w:tc>
          <w:tcPr>
            <w:tcW w:w="1798" w:type="dxa"/>
          </w:tcPr>
          <w:p w14:paraId="69B85868" w14:textId="17FF284D" w:rsidR="00B61173" w:rsidRDefault="00A50A5B" w:rsidP="00C73EB7">
            <w:pPr>
              <w:jc w:val="right"/>
              <w:rPr>
                <w:ins w:id="1948" w:author="David Conklin" w:date="2021-07-07T10:25:00Z"/>
              </w:rPr>
            </w:pPr>
            <w:ins w:id="1949" w:author="David Conklin" w:date="2021-07-09T08:24:00Z">
              <w:r>
                <w:t>2.737</w:t>
              </w:r>
            </w:ins>
            <w:ins w:id="1950" w:author="David Conklin" w:date="2021-07-09T08:25:00Z">
              <w:r>
                <w:t>E9</w:t>
              </w:r>
            </w:ins>
            <w:ins w:id="1951" w:author="David Conklin" w:date="2021-07-07T10:25:00Z">
              <w:r w:rsidR="00B61173">
                <w:t xml:space="preserve"> </w:t>
              </w:r>
            </w:ins>
          </w:p>
        </w:tc>
        <w:tc>
          <w:tcPr>
            <w:tcW w:w="1710" w:type="dxa"/>
          </w:tcPr>
          <w:p w14:paraId="60247C4D" w14:textId="02032D3F" w:rsidR="00B61173" w:rsidRDefault="00A50A5B" w:rsidP="00C73EB7">
            <w:pPr>
              <w:jc w:val="right"/>
              <w:rPr>
                <w:ins w:id="1952" w:author="David Conklin" w:date="2021-07-07T10:25:00Z"/>
              </w:rPr>
            </w:pPr>
            <w:ins w:id="1953" w:author="David Conklin" w:date="2021-07-09T08:25:00Z">
              <w:r>
                <w:t>7.1</w:t>
              </w:r>
            </w:ins>
          </w:p>
        </w:tc>
        <w:tc>
          <w:tcPr>
            <w:tcW w:w="2880" w:type="dxa"/>
          </w:tcPr>
          <w:p w14:paraId="72C16CBD" w14:textId="4D260A56" w:rsidR="00B61173" w:rsidRDefault="00A50A5B" w:rsidP="00C73EB7">
            <w:pPr>
              <w:jc w:val="right"/>
              <w:rPr>
                <w:ins w:id="1954" w:author="David Conklin" w:date="2021-07-07T10:25:00Z"/>
              </w:rPr>
            </w:pPr>
            <w:ins w:id="1955" w:author="David Conklin" w:date="2021-07-09T08:25:00Z">
              <w:r>
                <w:t>78.38e9</w:t>
              </w:r>
            </w:ins>
          </w:p>
        </w:tc>
      </w:tr>
      <w:tr w:rsidR="00B61173" w14:paraId="522682C6" w14:textId="77777777" w:rsidTr="00C73EB7">
        <w:trPr>
          <w:ins w:id="1956" w:author="David Conklin" w:date="2021-07-07T10:25:00Z"/>
        </w:trPr>
        <w:tc>
          <w:tcPr>
            <w:tcW w:w="0" w:type="auto"/>
          </w:tcPr>
          <w:p w14:paraId="122AF1BF" w14:textId="77777777" w:rsidR="00B61173" w:rsidRDefault="00B61173" w:rsidP="00C73EB7">
            <w:pPr>
              <w:rPr>
                <w:ins w:id="1957" w:author="David Conklin" w:date="2021-07-07T10:25:00Z"/>
              </w:rPr>
            </w:pPr>
            <w:ins w:id="1958" w:author="David Conklin" w:date="2021-07-07T10:25:00Z">
              <w:r>
                <w:t>springs</w:t>
              </w:r>
            </w:ins>
          </w:p>
        </w:tc>
        <w:tc>
          <w:tcPr>
            <w:tcW w:w="1798" w:type="dxa"/>
          </w:tcPr>
          <w:p w14:paraId="1488F239" w14:textId="757C1DBC" w:rsidR="00B61173" w:rsidRDefault="00B61173" w:rsidP="00C73EB7">
            <w:pPr>
              <w:jc w:val="right"/>
              <w:rPr>
                <w:ins w:id="1959" w:author="David Conklin" w:date="2021-07-07T10:25:00Z"/>
              </w:rPr>
            </w:pPr>
            <w:ins w:id="1960" w:author="David Conklin" w:date="2021-07-07T10:25:00Z">
              <w:r>
                <w:t>0.</w:t>
              </w:r>
            </w:ins>
            <w:ins w:id="1961" w:author="David Conklin" w:date="2021-07-07T11:39:00Z">
              <w:r w:rsidR="00F612C1">
                <w:t>63</w:t>
              </w:r>
            </w:ins>
            <w:ins w:id="1962" w:author="David Conklin" w:date="2021-07-08T10:49:00Z">
              <w:r w:rsidR="008416A5">
                <w:t>1</w:t>
              </w:r>
            </w:ins>
            <w:ins w:id="1963" w:author="David Conklin" w:date="2021-07-07T10:25:00Z">
              <w:r>
                <w:t>e9</w:t>
              </w:r>
            </w:ins>
          </w:p>
        </w:tc>
        <w:tc>
          <w:tcPr>
            <w:tcW w:w="1710" w:type="dxa"/>
          </w:tcPr>
          <w:p w14:paraId="64C13EC6" w14:textId="0286AE55" w:rsidR="00B61173" w:rsidRDefault="00C46038" w:rsidP="00C73EB7">
            <w:pPr>
              <w:jc w:val="right"/>
              <w:rPr>
                <w:ins w:id="1964" w:author="David Conklin" w:date="2021-07-07T10:25:00Z"/>
              </w:rPr>
            </w:pPr>
            <w:ins w:id="1965" w:author="David Conklin" w:date="2021-07-07T15:41:00Z">
              <w:r>
                <w:t>5.0</w:t>
              </w:r>
            </w:ins>
          </w:p>
        </w:tc>
        <w:tc>
          <w:tcPr>
            <w:tcW w:w="2880" w:type="dxa"/>
          </w:tcPr>
          <w:p w14:paraId="64920DC1" w14:textId="3ADD6317" w:rsidR="00B61173" w:rsidRDefault="00C46038" w:rsidP="00C73EB7">
            <w:pPr>
              <w:jc w:val="right"/>
              <w:rPr>
                <w:ins w:id="1966" w:author="David Conklin" w:date="2021-07-07T10:25:00Z"/>
              </w:rPr>
            </w:pPr>
            <w:ins w:id="1967" w:author="David Conklin" w:date="2021-07-07T15:39:00Z">
              <w:r>
                <w:t>13.04e9</w:t>
              </w:r>
            </w:ins>
          </w:p>
        </w:tc>
      </w:tr>
      <w:tr w:rsidR="00B61173" w14:paraId="5A72011F" w14:textId="77777777" w:rsidTr="00C73EB7">
        <w:trPr>
          <w:ins w:id="1968" w:author="David Conklin" w:date="2021-07-07T10:25:00Z"/>
        </w:trPr>
        <w:tc>
          <w:tcPr>
            <w:tcW w:w="0" w:type="auto"/>
          </w:tcPr>
          <w:p w14:paraId="2A73C1B8" w14:textId="77777777" w:rsidR="00B61173" w:rsidRDefault="00B61173" w:rsidP="00C73EB7">
            <w:pPr>
              <w:rPr>
                <w:ins w:id="1969" w:author="David Conklin" w:date="2021-07-07T10:25:00Z"/>
              </w:rPr>
            </w:pPr>
            <w:ins w:id="1970" w:author="David Conklin" w:date="2021-07-07T10:25:00Z">
              <w:r>
                <w:t>insolation of reaches</w:t>
              </w:r>
            </w:ins>
          </w:p>
        </w:tc>
        <w:tc>
          <w:tcPr>
            <w:tcW w:w="1798" w:type="dxa"/>
          </w:tcPr>
          <w:p w14:paraId="35DB76E0" w14:textId="77777777" w:rsidR="00B61173" w:rsidRDefault="00B61173" w:rsidP="00C73EB7">
            <w:pPr>
              <w:jc w:val="right"/>
              <w:rPr>
                <w:ins w:id="1971" w:author="David Conklin" w:date="2021-07-07T10:25:00Z"/>
              </w:rPr>
            </w:pPr>
          </w:p>
        </w:tc>
        <w:tc>
          <w:tcPr>
            <w:tcW w:w="1710" w:type="dxa"/>
          </w:tcPr>
          <w:p w14:paraId="3F6C50B5" w14:textId="77777777" w:rsidR="00B61173" w:rsidRDefault="00B61173" w:rsidP="00C73EB7">
            <w:pPr>
              <w:jc w:val="right"/>
              <w:rPr>
                <w:ins w:id="1972" w:author="David Conklin" w:date="2021-07-07T10:25:00Z"/>
              </w:rPr>
            </w:pPr>
          </w:p>
        </w:tc>
        <w:tc>
          <w:tcPr>
            <w:tcW w:w="2880" w:type="dxa"/>
          </w:tcPr>
          <w:p w14:paraId="396107B8" w14:textId="50AF91A6" w:rsidR="00B61173" w:rsidRDefault="00AF2026" w:rsidP="00C73EB7">
            <w:pPr>
              <w:jc w:val="right"/>
              <w:rPr>
                <w:ins w:id="1973" w:author="David Conklin" w:date="2021-07-07T10:25:00Z"/>
              </w:rPr>
            </w:pPr>
            <w:ins w:id="1974" w:author="David Conklin" w:date="2021-07-07T12:58:00Z">
              <w:r>
                <w:t>35.6</w:t>
              </w:r>
            </w:ins>
            <w:ins w:id="1975" w:author="David Conklin" w:date="2021-07-08T10:37:00Z">
              <w:r w:rsidR="00F64714">
                <w:t>6</w:t>
              </w:r>
            </w:ins>
            <w:ins w:id="1976" w:author="David Conklin" w:date="2021-07-07T10:25:00Z">
              <w:r w:rsidR="00B61173">
                <w:t>e9</w:t>
              </w:r>
            </w:ins>
          </w:p>
        </w:tc>
      </w:tr>
      <w:tr w:rsidR="00B61173" w14:paraId="350F73F8" w14:textId="77777777" w:rsidTr="00C73EB7">
        <w:trPr>
          <w:ins w:id="1977" w:author="David Conklin" w:date="2021-07-07T10:25:00Z"/>
        </w:trPr>
        <w:tc>
          <w:tcPr>
            <w:tcW w:w="0" w:type="auto"/>
          </w:tcPr>
          <w:p w14:paraId="62A1F5F3" w14:textId="77777777" w:rsidR="00B61173" w:rsidRDefault="00B61173" w:rsidP="00C73EB7">
            <w:pPr>
              <w:rPr>
                <w:ins w:id="1978" w:author="David Conklin" w:date="2021-07-07T10:25:00Z"/>
              </w:rPr>
            </w:pPr>
            <w:ins w:id="1979" w:author="David Conklin" w:date="2021-07-07T10:25:00Z">
              <w:r>
                <w:t>insolation of reservoirs</w:t>
              </w:r>
            </w:ins>
          </w:p>
        </w:tc>
        <w:tc>
          <w:tcPr>
            <w:tcW w:w="1798" w:type="dxa"/>
          </w:tcPr>
          <w:p w14:paraId="7A65567F" w14:textId="77777777" w:rsidR="00B61173" w:rsidRDefault="00B61173" w:rsidP="00C73EB7">
            <w:pPr>
              <w:jc w:val="right"/>
              <w:rPr>
                <w:ins w:id="1980" w:author="David Conklin" w:date="2021-07-07T10:25:00Z"/>
              </w:rPr>
            </w:pPr>
          </w:p>
        </w:tc>
        <w:tc>
          <w:tcPr>
            <w:tcW w:w="1710" w:type="dxa"/>
          </w:tcPr>
          <w:p w14:paraId="1CB44392" w14:textId="77777777" w:rsidR="00B61173" w:rsidRDefault="00B61173" w:rsidP="00C73EB7">
            <w:pPr>
              <w:jc w:val="right"/>
              <w:rPr>
                <w:ins w:id="1981" w:author="David Conklin" w:date="2021-07-07T10:25:00Z"/>
              </w:rPr>
            </w:pPr>
          </w:p>
        </w:tc>
        <w:tc>
          <w:tcPr>
            <w:tcW w:w="2880" w:type="dxa"/>
          </w:tcPr>
          <w:p w14:paraId="4A90EE36" w14:textId="57B28B9D" w:rsidR="00B61173" w:rsidRDefault="00AF2026" w:rsidP="00C73EB7">
            <w:pPr>
              <w:jc w:val="right"/>
              <w:rPr>
                <w:ins w:id="1982" w:author="David Conklin" w:date="2021-07-07T10:25:00Z"/>
              </w:rPr>
            </w:pPr>
            <w:ins w:id="1983" w:author="David Conklin" w:date="2021-07-07T12:59:00Z">
              <w:r>
                <w:t>61.40</w:t>
              </w:r>
            </w:ins>
            <w:ins w:id="1984" w:author="David Conklin" w:date="2021-07-07T10:25:00Z">
              <w:r w:rsidR="00B61173">
                <w:t>e9</w:t>
              </w:r>
            </w:ins>
          </w:p>
        </w:tc>
      </w:tr>
      <w:tr w:rsidR="00B61173" w14:paraId="0DD44DB3" w14:textId="77777777" w:rsidTr="00C73EB7">
        <w:trPr>
          <w:ins w:id="1985" w:author="David Conklin" w:date="2021-07-07T10:25:00Z"/>
        </w:trPr>
        <w:tc>
          <w:tcPr>
            <w:tcW w:w="0" w:type="auto"/>
          </w:tcPr>
          <w:p w14:paraId="2CE0CF94" w14:textId="77777777" w:rsidR="00B61173" w:rsidRDefault="00B61173" w:rsidP="00C73EB7">
            <w:pPr>
              <w:rPr>
                <w:ins w:id="1986" w:author="David Conklin" w:date="2021-07-07T10:25:00Z"/>
              </w:rPr>
            </w:pPr>
            <w:ins w:id="1987" w:author="David Conklin" w:date="2021-07-07T10:25:00Z">
              <w:r>
                <w:t>added by model</w:t>
              </w:r>
            </w:ins>
          </w:p>
        </w:tc>
        <w:tc>
          <w:tcPr>
            <w:tcW w:w="1798" w:type="dxa"/>
          </w:tcPr>
          <w:p w14:paraId="47883C7A" w14:textId="50348082" w:rsidR="00B61173" w:rsidRDefault="00B61173" w:rsidP="00C73EB7">
            <w:pPr>
              <w:jc w:val="right"/>
              <w:rPr>
                <w:ins w:id="1988" w:author="David Conklin" w:date="2021-07-07T10:25:00Z"/>
              </w:rPr>
            </w:pPr>
            <w:ins w:id="1989" w:author="David Conklin" w:date="2021-07-07T10:25:00Z">
              <w:r>
                <w:t>0.0</w:t>
              </w:r>
            </w:ins>
            <w:ins w:id="1990" w:author="David Conklin" w:date="2021-07-07T11:46:00Z">
              <w:r w:rsidR="00F612C1">
                <w:t>16</w:t>
              </w:r>
            </w:ins>
            <w:ins w:id="1991" w:author="David Conklin" w:date="2021-07-07T10:25:00Z">
              <w:r>
                <w:t>e9</w:t>
              </w:r>
            </w:ins>
          </w:p>
        </w:tc>
        <w:tc>
          <w:tcPr>
            <w:tcW w:w="1710" w:type="dxa"/>
          </w:tcPr>
          <w:p w14:paraId="5084FABF" w14:textId="7B9D0B87" w:rsidR="00B61173" w:rsidRDefault="00F64714" w:rsidP="00C73EB7">
            <w:pPr>
              <w:jc w:val="right"/>
              <w:rPr>
                <w:ins w:id="1992" w:author="David Conklin" w:date="2021-07-07T10:25:00Z"/>
              </w:rPr>
            </w:pPr>
            <w:ins w:id="1993" w:author="David Conklin" w:date="2021-07-08T10:33:00Z">
              <w:r>
                <w:t>12</w:t>
              </w:r>
            </w:ins>
            <w:ins w:id="1994" w:author="David Conklin" w:date="2021-07-08T10:34:00Z">
              <w:r>
                <w:t>.8</w:t>
              </w:r>
            </w:ins>
          </w:p>
        </w:tc>
        <w:tc>
          <w:tcPr>
            <w:tcW w:w="2880" w:type="dxa"/>
          </w:tcPr>
          <w:p w14:paraId="189456D8" w14:textId="713BC228" w:rsidR="00F64714" w:rsidRDefault="00F64714">
            <w:pPr>
              <w:jc w:val="right"/>
              <w:rPr>
                <w:ins w:id="1995" w:author="David Conklin" w:date="2021-07-07T10:25:00Z"/>
              </w:rPr>
            </w:pPr>
            <w:ins w:id="1996" w:author="David Conklin" w:date="2021-07-08T10:30:00Z">
              <w:r>
                <w:t>0.832e9</w:t>
              </w:r>
            </w:ins>
          </w:p>
        </w:tc>
      </w:tr>
      <w:tr w:rsidR="00B61173" w14:paraId="621FD8D9" w14:textId="77777777" w:rsidTr="00C73EB7">
        <w:trPr>
          <w:ins w:id="1997" w:author="David Conklin" w:date="2021-07-07T10:25:00Z"/>
        </w:trPr>
        <w:tc>
          <w:tcPr>
            <w:tcW w:w="0" w:type="auto"/>
          </w:tcPr>
          <w:p w14:paraId="24B58C78" w14:textId="77777777" w:rsidR="00B61173" w:rsidRDefault="00B61173" w:rsidP="00C73EB7">
            <w:pPr>
              <w:jc w:val="right"/>
              <w:rPr>
                <w:ins w:id="1998" w:author="David Conklin" w:date="2021-07-07T10:25:00Z"/>
              </w:rPr>
            </w:pPr>
            <w:ins w:id="1999" w:author="David Conklin" w:date="2021-07-07T10:25:00Z">
              <w:r>
                <w:t>total in</w:t>
              </w:r>
            </w:ins>
          </w:p>
        </w:tc>
        <w:tc>
          <w:tcPr>
            <w:tcW w:w="1798" w:type="dxa"/>
          </w:tcPr>
          <w:p w14:paraId="63DA9329" w14:textId="686ABFD0" w:rsidR="00B61173" w:rsidRDefault="00A50A5B" w:rsidP="00C73EB7">
            <w:pPr>
              <w:jc w:val="right"/>
              <w:rPr>
                <w:ins w:id="2000" w:author="David Conklin" w:date="2021-07-07T10:25:00Z"/>
              </w:rPr>
            </w:pPr>
            <w:ins w:id="2001" w:author="David Conklin" w:date="2021-07-09T08:26:00Z">
              <w:r>
                <w:t>3.384</w:t>
              </w:r>
            </w:ins>
            <w:ins w:id="2002" w:author="David Conklin" w:date="2021-07-07T10:25:00Z">
              <w:r w:rsidR="00B61173">
                <w:t>e9</w:t>
              </w:r>
            </w:ins>
          </w:p>
        </w:tc>
        <w:tc>
          <w:tcPr>
            <w:tcW w:w="1710" w:type="dxa"/>
          </w:tcPr>
          <w:p w14:paraId="534C753E" w14:textId="77777777" w:rsidR="00B61173" w:rsidRDefault="00B61173" w:rsidP="00C73EB7">
            <w:pPr>
              <w:jc w:val="right"/>
              <w:rPr>
                <w:ins w:id="2003" w:author="David Conklin" w:date="2021-07-07T10:25:00Z"/>
              </w:rPr>
            </w:pPr>
          </w:p>
        </w:tc>
        <w:tc>
          <w:tcPr>
            <w:tcW w:w="2880" w:type="dxa"/>
          </w:tcPr>
          <w:p w14:paraId="373AB433" w14:textId="2CDEFD44" w:rsidR="00B61173" w:rsidRDefault="00A50A5B" w:rsidP="00C73EB7">
            <w:pPr>
              <w:jc w:val="right"/>
              <w:rPr>
                <w:ins w:id="2004" w:author="David Conklin" w:date="2021-07-07T10:25:00Z"/>
              </w:rPr>
            </w:pPr>
            <w:ins w:id="2005" w:author="David Conklin" w:date="2021-07-09T08:26:00Z">
              <w:r>
                <w:t>189.31</w:t>
              </w:r>
            </w:ins>
            <w:ins w:id="2006" w:author="David Conklin" w:date="2021-07-08T10:39:00Z">
              <w:r w:rsidR="00F64714">
                <w:t>e9</w:t>
              </w:r>
            </w:ins>
          </w:p>
        </w:tc>
      </w:tr>
      <w:tr w:rsidR="00B61173" w14:paraId="4AD61090" w14:textId="77777777" w:rsidTr="00C73EB7">
        <w:trPr>
          <w:ins w:id="2007" w:author="David Conklin" w:date="2021-07-07T10:25:00Z"/>
        </w:trPr>
        <w:tc>
          <w:tcPr>
            <w:tcW w:w="0" w:type="auto"/>
          </w:tcPr>
          <w:p w14:paraId="7ACEF23E" w14:textId="77777777" w:rsidR="00B61173" w:rsidRDefault="00B61173" w:rsidP="00C73EB7">
            <w:pPr>
              <w:jc w:val="right"/>
              <w:rPr>
                <w:ins w:id="2008" w:author="David Conklin" w:date="2021-07-07T10:25:00Z"/>
              </w:rPr>
            </w:pPr>
          </w:p>
        </w:tc>
        <w:tc>
          <w:tcPr>
            <w:tcW w:w="1798" w:type="dxa"/>
          </w:tcPr>
          <w:p w14:paraId="70302690" w14:textId="77777777" w:rsidR="00B61173" w:rsidRDefault="00B61173" w:rsidP="00C73EB7">
            <w:pPr>
              <w:jc w:val="right"/>
              <w:rPr>
                <w:ins w:id="2009" w:author="David Conklin" w:date="2021-07-07T10:25:00Z"/>
              </w:rPr>
            </w:pPr>
          </w:p>
        </w:tc>
        <w:tc>
          <w:tcPr>
            <w:tcW w:w="1710" w:type="dxa"/>
          </w:tcPr>
          <w:p w14:paraId="02444DD7" w14:textId="77777777" w:rsidR="00B61173" w:rsidRDefault="00B61173" w:rsidP="00C73EB7">
            <w:pPr>
              <w:jc w:val="right"/>
              <w:rPr>
                <w:ins w:id="2010" w:author="David Conklin" w:date="2021-07-07T10:25:00Z"/>
              </w:rPr>
            </w:pPr>
          </w:p>
        </w:tc>
        <w:tc>
          <w:tcPr>
            <w:tcW w:w="2880" w:type="dxa"/>
          </w:tcPr>
          <w:p w14:paraId="116AD766" w14:textId="77777777" w:rsidR="00B61173" w:rsidRDefault="00B61173" w:rsidP="00C73EB7">
            <w:pPr>
              <w:jc w:val="right"/>
              <w:rPr>
                <w:ins w:id="2011" w:author="David Conklin" w:date="2021-07-07T10:25:00Z"/>
              </w:rPr>
            </w:pPr>
          </w:p>
        </w:tc>
      </w:tr>
      <w:tr w:rsidR="00B61173" w14:paraId="0B0395E6" w14:textId="77777777" w:rsidTr="00C73EB7">
        <w:trPr>
          <w:ins w:id="2012" w:author="David Conklin" w:date="2021-07-07T10:25:00Z"/>
        </w:trPr>
        <w:tc>
          <w:tcPr>
            <w:tcW w:w="0" w:type="auto"/>
          </w:tcPr>
          <w:p w14:paraId="1146511D" w14:textId="77777777" w:rsidR="00B61173" w:rsidRPr="00036F50" w:rsidRDefault="00B61173" w:rsidP="00C73EB7">
            <w:pPr>
              <w:jc w:val="center"/>
              <w:rPr>
                <w:ins w:id="2013" w:author="David Conklin" w:date="2021-07-07T10:25:00Z"/>
                <w:b/>
                <w:bCs/>
              </w:rPr>
            </w:pPr>
            <w:ins w:id="2014" w:author="David Conklin" w:date="2021-07-07T10:25:00Z">
              <w:r w:rsidRPr="00036F50">
                <w:rPr>
                  <w:b/>
                  <w:bCs/>
                </w:rPr>
                <w:t>Outputs</w:t>
              </w:r>
            </w:ins>
          </w:p>
        </w:tc>
        <w:tc>
          <w:tcPr>
            <w:tcW w:w="1798" w:type="dxa"/>
          </w:tcPr>
          <w:p w14:paraId="51A26F1F" w14:textId="77777777" w:rsidR="00B61173" w:rsidRDefault="00B61173" w:rsidP="00C73EB7">
            <w:pPr>
              <w:jc w:val="right"/>
              <w:rPr>
                <w:ins w:id="2015" w:author="David Conklin" w:date="2021-07-07T10:25:00Z"/>
              </w:rPr>
            </w:pPr>
            <w:ins w:id="2016"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2017" w:author="David Conklin" w:date="2021-07-07T10:25:00Z"/>
              </w:rPr>
            </w:pPr>
            <w:ins w:id="2018"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2019" w:author="David Conklin" w:date="2021-07-07T10:25:00Z"/>
              </w:rPr>
            </w:pPr>
            <w:ins w:id="2020" w:author="David Conklin" w:date="2021-07-07T10:25:00Z">
              <w:r>
                <w:t>thermal energy, MJ</w:t>
              </w:r>
            </w:ins>
          </w:p>
        </w:tc>
      </w:tr>
      <w:tr w:rsidR="00B61173" w14:paraId="3A7AC9F2" w14:textId="77777777" w:rsidTr="00C73EB7">
        <w:trPr>
          <w:ins w:id="2021" w:author="David Conklin" w:date="2021-07-07T10:25:00Z"/>
        </w:trPr>
        <w:tc>
          <w:tcPr>
            <w:tcW w:w="0" w:type="auto"/>
          </w:tcPr>
          <w:p w14:paraId="239A4271" w14:textId="77777777" w:rsidR="00B61173" w:rsidRDefault="00B61173" w:rsidP="00C73EB7">
            <w:pPr>
              <w:rPr>
                <w:ins w:id="2022" w:author="David Conklin" w:date="2021-07-07T10:25:00Z"/>
              </w:rPr>
            </w:pPr>
            <w:ins w:id="2023" w:author="David Conklin" w:date="2021-07-07T10:25:00Z">
              <w:r>
                <w:t>basin discharge</w:t>
              </w:r>
            </w:ins>
          </w:p>
        </w:tc>
        <w:tc>
          <w:tcPr>
            <w:tcW w:w="1798" w:type="dxa"/>
          </w:tcPr>
          <w:p w14:paraId="6FF3B121" w14:textId="5CA8174B" w:rsidR="00B61173" w:rsidRDefault="00F612C1" w:rsidP="00C73EB7">
            <w:pPr>
              <w:jc w:val="right"/>
              <w:rPr>
                <w:ins w:id="2024" w:author="David Conklin" w:date="2021-07-07T10:25:00Z"/>
              </w:rPr>
            </w:pPr>
            <w:ins w:id="2025" w:author="David Conklin" w:date="2021-07-07T11:49:00Z">
              <w:r>
                <w:t>3.35</w:t>
              </w:r>
            </w:ins>
            <w:ins w:id="2026" w:author="David Conklin" w:date="2021-07-07T15:47:00Z">
              <w:r w:rsidR="00C46038">
                <w:t>3</w:t>
              </w:r>
            </w:ins>
            <w:ins w:id="2027" w:author="David Conklin" w:date="2021-07-07T10:25:00Z">
              <w:r w:rsidR="00B61173">
                <w:t>e9</w:t>
              </w:r>
            </w:ins>
          </w:p>
        </w:tc>
        <w:tc>
          <w:tcPr>
            <w:tcW w:w="1710" w:type="dxa"/>
          </w:tcPr>
          <w:p w14:paraId="72DF3526" w14:textId="6D4169F3" w:rsidR="00B61173" w:rsidRDefault="00B61173" w:rsidP="00C73EB7">
            <w:pPr>
              <w:jc w:val="right"/>
              <w:rPr>
                <w:ins w:id="2028" w:author="David Conklin" w:date="2021-07-07T10:25:00Z"/>
              </w:rPr>
            </w:pPr>
            <w:ins w:id="2029" w:author="David Conklin" w:date="2021-07-07T10:25:00Z">
              <w:r>
                <w:t>7.</w:t>
              </w:r>
            </w:ins>
            <w:ins w:id="2030" w:author="David Conklin" w:date="2021-07-07T15:58:00Z">
              <w:r w:rsidR="00537A3D">
                <w:t>3</w:t>
              </w:r>
            </w:ins>
          </w:p>
        </w:tc>
        <w:tc>
          <w:tcPr>
            <w:tcW w:w="2880" w:type="dxa"/>
          </w:tcPr>
          <w:p w14:paraId="7806DDE0" w14:textId="707F38A5" w:rsidR="00B61173" w:rsidRDefault="00B61173" w:rsidP="00C73EB7">
            <w:pPr>
              <w:jc w:val="right"/>
              <w:rPr>
                <w:ins w:id="2031" w:author="David Conklin" w:date="2021-07-07T10:25:00Z"/>
              </w:rPr>
            </w:pPr>
            <w:ins w:id="2032" w:author="David Conklin" w:date="2021-07-07T10:25:00Z">
              <w:r>
                <w:t>1</w:t>
              </w:r>
            </w:ins>
            <w:ins w:id="2033" w:author="David Conklin" w:date="2021-07-07T13:02:00Z">
              <w:r w:rsidR="00AF2026">
                <w:t>0</w:t>
              </w:r>
            </w:ins>
            <w:ins w:id="2034" w:author="David Conklin" w:date="2021-07-07T15:48:00Z">
              <w:r w:rsidR="00671B44">
                <w:t>1</w:t>
              </w:r>
            </w:ins>
            <w:ins w:id="2035" w:author="David Conklin" w:date="2021-07-07T13:02:00Z">
              <w:r w:rsidR="00AF2026">
                <w:t>.</w:t>
              </w:r>
            </w:ins>
            <w:ins w:id="2036" w:author="David Conklin" w:date="2021-07-07T15:48:00Z">
              <w:r w:rsidR="00671B44">
                <w:t>7</w:t>
              </w:r>
            </w:ins>
            <w:ins w:id="2037" w:author="David Conklin" w:date="2021-07-07T13:02:00Z">
              <w:r w:rsidR="00AF2026">
                <w:t>2</w:t>
              </w:r>
            </w:ins>
            <w:ins w:id="2038" w:author="David Conklin" w:date="2021-07-07T10:25:00Z">
              <w:r>
                <w:t>e9</w:t>
              </w:r>
            </w:ins>
          </w:p>
        </w:tc>
      </w:tr>
      <w:tr w:rsidR="00B61173" w14:paraId="3EB64151" w14:textId="77777777" w:rsidTr="00C73EB7">
        <w:trPr>
          <w:ins w:id="2039" w:author="David Conklin" w:date="2021-07-07T10:25:00Z"/>
        </w:trPr>
        <w:tc>
          <w:tcPr>
            <w:tcW w:w="0" w:type="auto"/>
          </w:tcPr>
          <w:p w14:paraId="13A20E3A" w14:textId="08240427" w:rsidR="00B61173" w:rsidRDefault="00B61173" w:rsidP="00C73EB7">
            <w:pPr>
              <w:rPr>
                <w:ins w:id="2040" w:author="David Conklin" w:date="2021-07-07T10:25:00Z"/>
              </w:rPr>
            </w:pPr>
            <w:ins w:id="2041" w:author="David Conklin" w:date="2021-07-07T10:25:00Z">
              <w:r>
                <w:t>municipal withdrawals from surface waters</w:t>
              </w:r>
            </w:ins>
          </w:p>
        </w:tc>
        <w:tc>
          <w:tcPr>
            <w:tcW w:w="1798" w:type="dxa"/>
          </w:tcPr>
          <w:p w14:paraId="4B087B38" w14:textId="2F803880" w:rsidR="00B61173" w:rsidRDefault="008416A5" w:rsidP="00C73EB7">
            <w:pPr>
              <w:jc w:val="right"/>
              <w:rPr>
                <w:ins w:id="2042" w:author="David Conklin" w:date="2021-07-07T10:25:00Z"/>
              </w:rPr>
            </w:pPr>
            <w:ins w:id="2043" w:author="David Conklin" w:date="2021-07-08T10:46:00Z">
              <w:r>
                <w:t>0.0018e9</w:t>
              </w:r>
            </w:ins>
          </w:p>
        </w:tc>
        <w:tc>
          <w:tcPr>
            <w:tcW w:w="1710" w:type="dxa"/>
          </w:tcPr>
          <w:p w14:paraId="1F6BFD5F" w14:textId="678711AC" w:rsidR="00B61173" w:rsidRDefault="001414A7">
            <w:pPr>
              <w:jc w:val="right"/>
              <w:rPr>
                <w:ins w:id="2044" w:author="David Conklin" w:date="2021-07-07T10:25:00Z"/>
              </w:rPr>
              <w:pPrChange w:id="2045" w:author="David Conklin" w:date="2021-07-08T11:04:00Z">
                <w:pPr>
                  <w:jc w:val="center"/>
                </w:pPr>
              </w:pPrChange>
            </w:pPr>
            <w:ins w:id="2046" w:author="David Conklin" w:date="2021-07-08T11:03:00Z">
              <w:r>
                <w:t>8.4</w:t>
              </w:r>
            </w:ins>
          </w:p>
        </w:tc>
        <w:tc>
          <w:tcPr>
            <w:tcW w:w="2880" w:type="dxa"/>
          </w:tcPr>
          <w:p w14:paraId="1C27D229" w14:textId="38B65A4B" w:rsidR="00B61173" w:rsidRDefault="00F64714">
            <w:pPr>
              <w:jc w:val="right"/>
              <w:rPr>
                <w:ins w:id="2047" w:author="David Conklin" w:date="2021-07-07T10:25:00Z"/>
              </w:rPr>
            </w:pPr>
            <w:ins w:id="2048" w:author="David Conklin" w:date="2021-07-08T10:41:00Z">
              <w:r>
                <w:t>0.06e9</w:t>
              </w:r>
            </w:ins>
          </w:p>
        </w:tc>
      </w:tr>
      <w:tr w:rsidR="00642999" w14:paraId="0D4A1F01" w14:textId="77777777" w:rsidTr="00C73EB7">
        <w:trPr>
          <w:ins w:id="2049" w:author="David Conklin" w:date="2021-07-08T10:13:00Z"/>
        </w:trPr>
        <w:tc>
          <w:tcPr>
            <w:tcW w:w="0" w:type="auto"/>
          </w:tcPr>
          <w:p w14:paraId="2F7816F6" w14:textId="03D903E9" w:rsidR="00642999" w:rsidRDefault="00642999" w:rsidP="00C73EB7">
            <w:pPr>
              <w:rPr>
                <w:ins w:id="2050" w:author="David Conklin" w:date="2021-07-08T10:13:00Z"/>
              </w:rPr>
            </w:pPr>
            <w:ins w:id="2051" w:author="David Conklin" w:date="2021-07-08T10:13:00Z">
              <w:r>
                <w:t>irrigation withdr</w:t>
              </w:r>
            </w:ins>
            <w:ins w:id="2052" w:author="David Conklin" w:date="2021-07-08T10:14:00Z">
              <w:r>
                <w:t>awals from surface waters</w:t>
              </w:r>
            </w:ins>
          </w:p>
        </w:tc>
        <w:tc>
          <w:tcPr>
            <w:tcW w:w="1798" w:type="dxa"/>
          </w:tcPr>
          <w:p w14:paraId="2D15A3F9" w14:textId="560FA1D8" w:rsidR="00642999" w:rsidRDefault="008416A5" w:rsidP="00C73EB7">
            <w:pPr>
              <w:jc w:val="right"/>
              <w:rPr>
                <w:ins w:id="2053" w:author="David Conklin" w:date="2021-07-08T10:13:00Z"/>
              </w:rPr>
            </w:pPr>
            <w:ins w:id="2054" w:author="David Conklin" w:date="2021-07-08T10:45:00Z">
              <w:r>
                <w:t>.0094e9</w:t>
              </w:r>
            </w:ins>
          </w:p>
        </w:tc>
        <w:tc>
          <w:tcPr>
            <w:tcW w:w="1710" w:type="dxa"/>
          </w:tcPr>
          <w:p w14:paraId="324061AC" w14:textId="23B286DE" w:rsidR="00642999" w:rsidRDefault="001414A7">
            <w:pPr>
              <w:jc w:val="right"/>
              <w:rPr>
                <w:ins w:id="2055" w:author="David Conklin" w:date="2021-07-08T10:13:00Z"/>
              </w:rPr>
              <w:pPrChange w:id="2056" w:author="David Conklin" w:date="2021-07-08T11:04:00Z">
                <w:pPr>
                  <w:jc w:val="center"/>
                </w:pPr>
              </w:pPrChange>
            </w:pPr>
            <w:ins w:id="2057" w:author="David Conklin" w:date="2021-07-08T11:03:00Z">
              <w:r>
                <w:t>12.0</w:t>
              </w:r>
            </w:ins>
          </w:p>
        </w:tc>
        <w:tc>
          <w:tcPr>
            <w:tcW w:w="2880" w:type="dxa"/>
          </w:tcPr>
          <w:p w14:paraId="6AEFD1A2" w14:textId="0EF9863F" w:rsidR="00642999" w:rsidRDefault="008416A5">
            <w:pPr>
              <w:jc w:val="right"/>
              <w:rPr>
                <w:ins w:id="2058" w:author="David Conklin" w:date="2021-07-08T10:13:00Z"/>
              </w:rPr>
            </w:pPr>
            <w:ins w:id="2059" w:author="David Conklin" w:date="2021-07-08T10:41:00Z">
              <w:r>
                <w:t>0.47e9</w:t>
              </w:r>
            </w:ins>
          </w:p>
        </w:tc>
      </w:tr>
      <w:tr w:rsidR="00B61173" w14:paraId="52532F0A" w14:textId="77777777" w:rsidTr="00C73EB7">
        <w:trPr>
          <w:ins w:id="2060" w:author="David Conklin" w:date="2021-07-07T10:25:00Z"/>
        </w:trPr>
        <w:tc>
          <w:tcPr>
            <w:tcW w:w="0" w:type="auto"/>
          </w:tcPr>
          <w:p w14:paraId="70F492C5" w14:textId="77777777" w:rsidR="00B61173" w:rsidRDefault="00B61173" w:rsidP="00C73EB7">
            <w:pPr>
              <w:rPr>
                <w:ins w:id="2061" w:author="David Conklin" w:date="2021-07-07T10:25:00Z"/>
              </w:rPr>
            </w:pPr>
            <w:ins w:id="2062" w:author="David Conklin" w:date="2021-07-07T10:25:00Z">
              <w:r>
                <w:t>longwave radiation from reaches</w:t>
              </w:r>
            </w:ins>
          </w:p>
        </w:tc>
        <w:tc>
          <w:tcPr>
            <w:tcW w:w="1798" w:type="dxa"/>
          </w:tcPr>
          <w:p w14:paraId="71AF814E" w14:textId="77777777" w:rsidR="00B61173" w:rsidRDefault="00B61173" w:rsidP="00C73EB7">
            <w:pPr>
              <w:jc w:val="right"/>
              <w:rPr>
                <w:ins w:id="2063" w:author="David Conklin" w:date="2021-07-07T10:25:00Z"/>
              </w:rPr>
            </w:pPr>
          </w:p>
        </w:tc>
        <w:tc>
          <w:tcPr>
            <w:tcW w:w="1710" w:type="dxa"/>
          </w:tcPr>
          <w:p w14:paraId="75008358" w14:textId="77777777" w:rsidR="00B61173" w:rsidRDefault="00B61173" w:rsidP="00C73EB7">
            <w:pPr>
              <w:jc w:val="center"/>
              <w:rPr>
                <w:ins w:id="2064" w:author="David Conklin" w:date="2021-07-07T10:25:00Z"/>
              </w:rPr>
            </w:pPr>
          </w:p>
        </w:tc>
        <w:tc>
          <w:tcPr>
            <w:tcW w:w="2880" w:type="dxa"/>
          </w:tcPr>
          <w:p w14:paraId="2FBBCA78" w14:textId="310E2F40" w:rsidR="00B61173" w:rsidRDefault="00AF2026" w:rsidP="00C73EB7">
            <w:pPr>
              <w:jc w:val="right"/>
              <w:rPr>
                <w:ins w:id="2065" w:author="David Conklin" w:date="2021-07-07T10:25:00Z"/>
              </w:rPr>
            </w:pPr>
            <w:ins w:id="2066" w:author="David Conklin" w:date="2021-07-07T13:02:00Z">
              <w:r>
                <w:t>13.</w:t>
              </w:r>
            </w:ins>
            <w:ins w:id="2067" w:author="David Conklin" w:date="2021-07-07T15:50:00Z">
              <w:r w:rsidR="00671B44">
                <w:t>27</w:t>
              </w:r>
            </w:ins>
            <w:ins w:id="2068" w:author="David Conklin" w:date="2021-07-07T10:25:00Z">
              <w:r w:rsidR="00B61173">
                <w:t>e9</w:t>
              </w:r>
            </w:ins>
          </w:p>
        </w:tc>
      </w:tr>
      <w:tr w:rsidR="00B61173" w14:paraId="60D0853E" w14:textId="77777777" w:rsidTr="00C73EB7">
        <w:trPr>
          <w:ins w:id="2069" w:author="David Conklin" w:date="2021-07-07T10:25:00Z"/>
        </w:trPr>
        <w:tc>
          <w:tcPr>
            <w:tcW w:w="0" w:type="auto"/>
          </w:tcPr>
          <w:p w14:paraId="5C407D7B" w14:textId="77777777" w:rsidR="00B61173" w:rsidRDefault="00B61173" w:rsidP="00C73EB7">
            <w:pPr>
              <w:rPr>
                <w:ins w:id="2070" w:author="David Conklin" w:date="2021-07-07T10:25:00Z"/>
              </w:rPr>
            </w:pPr>
            <w:ins w:id="2071" w:author="David Conklin" w:date="2021-07-07T10:25:00Z">
              <w:r>
                <w:t>evaporation from reaches</w:t>
              </w:r>
            </w:ins>
          </w:p>
        </w:tc>
        <w:tc>
          <w:tcPr>
            <w:tcW w:w="1798" w:type="dxa"/>
          </w:tcPr>
          <w:p w14:paraId="311AB246" w14:textId="21A82F75" w:rsidR="00B61173" w:rsidRDefault="00B90F57" w:rsidP="00C73EB7">
            <w:pPr>
              <w:jc w:val="right"/>
              <w:rPr>
                <w:ins w:id="2072" w:author="David Conklin" w:date="2021-07-07T10:25:00Z"/>
              </w:rPr>
            </w:pPr>
            <w:ins w:id="2073" w:author="David Conklin" w:date="2021-07-07T11:55:00Z">
              <w:r>
                <w:t>0.</w:t>
              </w:r>
            </w:ins>
            <w:ins w:id="2074" w:author="David Conklin" w:date="2021-07-08T10:48:00Z">
              <w:r w:rsidR="008416A5">
                <w:t>0085</w:t>
              </w:r>
            </w:ins>
            <w:ins w:id="2075" w:author="David Conklin" w:date="2021-07-07T11:56:00Z">
              <w:r w:rsidR="00FA54E2">
                <w:t>e9</w:t>
              </w:r>
            </w:ins>
            <w:ins w:id="2076" w:author="David Conklin" w:date="2021-07-07T10:25:00Z">
              <w:r w:rsidR="00B61173">
                <w:t xml:space="preserve"> </w:t>
              </w:r>
            </w:ins>
          </w:p>
        </w:tc>
        <w:tc>
          <w:tcPr>
            <w:tcW w:w="1710" w:type="dxa"/>
          </w:tcPr>
          <w:p w14:paraId="6835F20E" w14:textId="77777777" w:rsidR="00B61173" w:rsidRDefault="00B61173" w:rsidP="00C73EB7">
            <w:pPr>
              <w:jc w:val="right"/>
              <w:rPr>
                <w:ins w:id="2077" w:author="David Conklin" w:date="2021-07-07T10:25:00Z"/>
              </w:rPr>
            </w:pPr>
          </w:p>
        </w:tc>
        <w:tc>
          <w:tcPr>
            <w:tcW w:w="2880" w:type="dxa"/>
          </w:tcPr>
          <w:p w14:paraId="7893FFFD" w14:textId="610F2FAD" w:rsidR="00B61173" w:rsidRDefault="00AF2026">
            <w:pPr>
              <w:jc w:val="right"/>
              <w:rPr>
                <w:ins w:id="2078" w:author="David Conklin" w:date="2021-07-07T10:25:00Z"/>
              </w:rPr>
            </w:pPr>
            <w:ins w:id="2079" w:author="David Conklin" w:date="2021-07-07T13:03:00Z">
              <w:r>
                <w:t>2</w:t>
              </w:r>
            </w:ins>
            <w:ins w:id="2080" w:author="David Conklin" w:date="2021-07-07T15:50:00Z">
              <w:r w:rsidR="00671B44">
                <w:t>1.01</w:t>
              </w:r>
            </w:ins>
            <w:ins w:id="2081" w:author="David Conklin" w:date="2021-07-07T10:25:00Z">
              <w:r w:rsidR="00B61173">
                <w:t>e9</w:t>
              </w:r>
            </w:ins>
          </w:p>
        </w:tc>
      </w:tr>
      <w:tr w:rsidR="00B61173" w14:paraId="48190249" w14:textId="77777777" w:rsidTr="00C73EB7">
        <w:trPr>
          <w:ins w:id="2082" w:author="David Conklin" w:date="2021-07-07T10:25:00Z"/>
        </w:trPr>
        <w:tc>
          <w:tcPr>
            <w:tcW w:w="0" w:type="auto"/>
          </w:tcPr>
          <w:p w14:paraId="3A9490F0" w14:textId="77777777" w:rsidR="00B61173" w:rsidRDefault="00B61173" w:rsidP="00C73EB7">
            <w:pPr>
              <w:rPr>
                <w:ins w:id="2083" w:author="David Conklin" w:date="2021-07-07T10:25:00Z"/>
              </w:rPr>
            </w:pPr>
            <w:ins w:id="2084" w:author="David Conklin" w:date="2021-07-07T10:25:00Z">
              <w:r>
                <w:t>longwave radiation from reservoirs</w:t>
              </w:r>
            </w:ins>
          </w:p>
        </w:tc>
        <w:tc>
          <w:tcPr>
            <w:tcW w:w="1798" w:type="dxa"/>
          </w:tcPr>
          <w:p w14:paraId="708912DD" w14:textId="09093EF9" w:rsidR="00B61173" w:rsidRDefault="00B61173" w:rsidP="00C73EB7">
            <w:pPr>
              <w:jc w:val="right"/>
              <w:rPr>
                <w:ins w:id="2085" w:author="David Conklin" w:date="2021-07-07T10:25:00Z"/>
              </w:rPr>
            </w:pPr>
          </w:p>
        </w:tc>
        <w:tc>
          <w:tcPr>
            <w:tcW w:w="1710" w:type="dxa"/>
          </w:tcPr>
          <w:p w14:paraId="55A593A8" w14:textId="77777777" w:rsidR="00B61173" w:rsidRDefault="00B61173" w:rsidP="00C73EB7">
            <w:pPr>
              <w:jc w:val="right"/>
              <w:rPr>
                <w:ins w:id="2086" w:author="David Conklin" w:date="2021-07-07T10:25:00Z"/>
              </w:rPr>
            </w:pPr>
          </w:p>
        </w:tc>
        <w:tc>
          <w:tcPr>
            <w:tcW w:w="2880" w:type="dxa"/>
          </w:tcPr>
          <w:p w14:paraId="4C1E791C" w14:textId="4621498F" w:rsidR="00B61173" w:rsidRDefault="00AF2026" w:rsidP="00C73EB7">
            <w:pPr>
              <w:jc w:val="right"/>
              <w:rPr>
                <w:ins w:id="2087" w:author="David Conklin" w:date="2021-07-07T10:25:00Z"/>
              </w:rPr>
            </w:pPr>
            <w:ins w:id="2088" w:author="David Conklin" w:date="2021-07-07T13:04:00Z">
              <w:r>
                <w:t>1</w:t>
              </w:r>
            </w:ins>
            <w:ins w:id="2089" w:author="David Conklin" w:date="2021-07-07T15:51:00Z">
              <w:r w:rsidR="00671B44">
                <w:t>7.83</w:t>
              </w:r>
            </w:ins>
            <w:ins w:id="2090" w:author="David Conklin" w:date="2021-07-07T10:25:00Z">
              <w:r w:rsidR="00B61173">
                <w:t>e9</w:t>
              </w:r>
            </w:ins>
          </w:p>
        </w:tc>
      </w:tr>
      <w:tr w:rsidR="00B61173" w14:paraId="3E86A68D" w14:textId="77777777" w:rsidTr="00C73EB7">
        <w:trPr>
          <w:ins w:id="2091" w:author="David Conklin" w:date="2021-07-07T10:25:00Z"/>
        </w:trPr>
        <w:tc>
          <w:tcPr>
            <w:tcW w:w="0" w:type="auto"/>
          </w:tcPr>
          <w:p w14:paraId="02797F91" w14:textId="77777777" w:rsidR="00B61173" w:rsidRDefault="00B61173" w:rsidP="00C73EB7">
            <w:pPr>
              <w:rPr>
                <w:ins w:id="2092" w:author="David Conklin" w:date="2021-07-07T10:25:00Z"/>
              </w:rPr>
            </w:pPr>
            <w:ins w:id="2093" w:author="David Conklin" w:date="2021-07-07T10:25:00Z">
              <w:r>
                <w:t>evaporation from reservoirs</w:t>
              </w:r>
            </w:ins>
          </w:p>
        </w:tc>
        <w:tc>
          <w:tcPr>
            <w:tcW w:w="1798" w:type="dxa"/>
          </w:tcPr>
          <w:p w14:paraId="0A1F9760" w14:textId="4C315D84" w:rsidR="00B61173" w:rsidRDefault="00FA54E2" w:rsidP="00C73EB7">
            <w:pPr>
              <w:jc w:val="right"/>
              <w:rPr>
                <w:ins w:id="2094" w:author="David Conklin" w:date="2021-07-07T10:25:00Z"/>
              </w:rPr>
            </w:pPr>
            <w:ins w:id="2095" w:author="David Conklin" w:date="2021-07-07T11:57:00Z">
              <w:r>
                <w:t>0.</w:t>
              </w:r>
            </w:ins>
            <w:ins w:id="2096" w:author="David Conklin" w:date="2021-07-07T11:58:00Z">
              <w:r>
                <w:t>0</w:t>
              </w:r>
            </w:ins>
            <w:ins w:id="2097" w:author="David Conklin" w:date="2021-07-07T11:57:00Z">
              <w:r>
                <w:t>1</w:t>
              </w:r>
            </w:ins>
            <w:ins w:id="2098" w:author="David Conklin" w:date="2021-07-07T11:58:00Z">
              <w:r>
                <w:t>4</w:t>
              </w:r>
            </w:ins>
            <w:ins w:id="2099" w:author="David Conklin" w:date="2021-07-08T10:48:00Z">
              <w:r w:rsidR="008416A5">
                <w:t>5</w:t>
              </w:r>
            </w:ins>
            <w:ins w:id="2100" w:author="David Conklin" w:date="2021-07-07T11:58:00Z">
              <w:r>
                <w:t>e9</w:t>
              </w:r>
            </w:ins>
          </w:p>
        </w:tc>
        <w:tc>
          <w:tcPr>
            <w:tcW w:w="1710" w:type="dxa"/>
          </w:tcPr>
          <w:p w14:paraId="78FEEC1B" w14:textId="77777777" w:rsidR="00B61173" w:rsidRDefault="00B61173" w:rsidP="00C73EB7">
            <w:pPr>
              <w:jc w:val="right"/>
              <w:rPr>
                <w:ins w:id="2101" w:author="David Conklin" w:date="2021-07-07T10:25:00Z"/>
              </w:rPr>
            </w:pPr>
          </w:p>
        </w:tc>
        <w:tc>
          <w:tcPr>
            <w:tcW w:w="2880" w:type="dxa"/>
          </w:tcPr>
          <w:p w14:paraId="66B4BB69" w14:textId="281A1D5B" w:rsidR="00B61173" w:rsidRDefault="00AF2026" w:rsidP="00C73EB7">
            <w:pPr>
              <w:jc w:val="right"/>
              <w:rPr>
                <w:ins w:id="2102" w:author="David Conklin" w:date="2021-07-07T10:25:00Z"/>
              </w:rPr>
            </w:pPr>
            <w:ins w:id="2103" w:author="David Conklin" w:date="2021-07-07T13:04:00Z">
              <w:r>
                <w:t>35.</w:t>
              </w:r>
            </w:ins>
            <w:ins w:id="2104" w:author="David Conklin" w:date="2021-07-07T15:51:00Z">
              <w:r w:rsidR="00671B44">
                <w:t>93</w:t>
              </w:r>
            </w:ins>
            <w:ins w:id="2105" w:author="David Conklin" w:date="2021-07-07T10:25:00Z">
              <w:r w:rsidR="00B61173">
                <w:t>e9</w:t>
              </w:r>
            </w:ins>
          </w:p>
        </w:tc>
      </w:tr>
      <w:tr w:rsidR="00B61173" w14:paraId="1BCB3864" w14:textId="77777777" w:rsidTr="00C73EB7">
        <w:trPr>
          <w:ins w:id="2106" w:author="David Conklin" w:date="2021-07-07T10:25:00Z"/>
        </w:trPr>
        <w:tc>
          <w:tcPr>
            <w:tcW w:w="0" w:type="auto"/>
          </w:tcPr>
          <w:p w14:paraId="4EB04F48" w14:textId="77777777" w:rsidR="00B61173" w:rsidRDefault="00B61173" w:rsidP="00C73EB7">
            <w:pPr>
              <w:jc w:val="right"/>
              <w:rPr>
                <w:ins w:id="2107" w:author="David Conklin" w:date="2021-07-07T10:25:00Z"/>
              </w:rPr>
            </w:pPr>
            <w:ins w:id="2108" w:author="David Conklin" w:date="2021-07-07T10:25:00Z">
              <w:r>
                <w:t>total out</w:t>
              </w:r>
            </w:ins>
          </w:p>
        </w:tc>
        <w:tc>
          <w:tcPr>
            <w:tcW w:w="1798" w:type="dxa"/>
          </w:tcPr>
          <w:p w14:paraId="5CDE51C0" w14:textId="5B7D2080" w:rsidR="00B61173" w:rsidRDefault="00CD359D" w:rsidP="00C73EB7">
            <w:pPr>
              <w:jc w:val="right"/>
              <w:rPr>
                <w:ins w:id="2109" w:author="David Conklin" w:date="2021-07-07T10:25:00Z"/>
              </w:rPr>
            </w:pPr>
            <w:ins w:id="2110" w:author="David Conklin" w:date="2021-07-07T12:00:00Z">
              <w:r>
                <w:t>3.3</w:t>
              </w:r>
            </w:ins>
            <w:ins w:id="2111" w:author="David Conklin" w:date="2021-07-08T10:50:00Z">
              <w:r w:rsidR="008416A5">
                <w:t>87</w:t>
              </w:r>
            </w:ins>
            <w:ins w:id="2112" w:author="David Conklin" w:date="2021-07-07T10:25:00Z">
              <w:r w:rsidR="00B61173">
                <w:t>e9</w:t>
              </w:r>
            </w:ins>
          </w:p>
        </w:tc>
        <w:tc>
          <w:tcPr>
            <w:tcW w:w="1710" w:type="dxa"/>
          </w:tcPr>
          <w:p w14:paraId="57F30F5C" w14:textId="77777777" w:rsidR="00B61173" w:rsidRDefault="00B61173" w:rsidP="00C73EB7">
            <w:pPr>
              <w:jc w:val="right"/>
              <w:rPr>
                <w:ins w:id="2113" w:author="David Conklin" w:date="2021-07-07T10:25:00Z"/>
              </w:rPr>
            </w:pPr>
          </w:p>
        </w:tc>
        <w:tc>
          <w:tcPr>
            <w:tcW w:w="2880" w:type="dxa"/>
          </w:tcPr>
          <w:p w14:paraId="22A129BF" w14:textId="496466F9" w:rsidR="00B61173" w:rsidRDefault="00671B44" w:rsidP="00C73EB7">
            <w:pPr>
              <w:jc w:val="right"/>
              <w:rPr>
                <w:ins w:id="2114" w:author="David Conklin" w:date="2021-07-07T10:25:00Z"/>
              </w:rPr>
            </w:pPr>
            <w:ins w:id="2115" w:author="David Conklin" w:date="2021-07-07T15:52:00Z">
              <w:r>
                <w:t>1</w:t>
              </w:r>
            </w:ins>
            <w:ins w:id="2116" w:author="David Conklin" w:date="2021-07-08T10:43:00Z">
              <w:r w:rsidR="008416A5">
                <w:t>90.29</w:t>
              </w:r>
            </w:ins>
            <w:ins w:id="2117" w:author="David Conklin" w:date="2021-07-07T15:52:00Z">
              <w:r>
                <w:t>e9</w:t>
              </w:r>
            </w:ins>
          </w:p>
        </w:tc>
      </w:tr>
      <w:tr w:rsidR="00B61173" w14:paraId="6586CCF2" w14:textId="77777777" w:rsidTr="00C73EB7">
        <w:trPr>
          <w:ins w:id="2118" w:author="David Conklin" w:date="2021-07-07T10:25:00Z"/>
        </w:trPr>
        <w:tc>
          <w:tcPr>
            <w:tcW w:w="0" w:type="auto"/>
          </w:tcPr>
          <w:p w14:paraId="5E3F0A0D" w14:textId="77777777" w:rsidR="00B61173" w:rsidRDefault="00B61173" w:rsidP="00C73EB7">
            <w:pPr>
              <w:jc w:val="right"/>
              <w:rPr>
                <w:ins w:id="2119" w:author="David Conklin" w:date="2021-07-07T10:25:00Z"/>
              </w:rPr>
            </w:pPr>
            <w:ins w:id="2120" w:author="David Conklin" w:date="2021-07-07T10:25:00Z">
              <w:r>
                <w:t>discrepancy</w:t>
              </w:r>
            </w:ins>
          </w:p>
        </w:tc>
        <w:tc>
          <w:tcPr>
            <w:tcW w:w="1798" w:type="dxa"/>
          </w:tcPr>
          <w:p w14:paraId="337177A1" w14:textId="40C22C20" w:rsidR="00B61173" w:rsidRDefault="00A50A5B" w:rsidP="00C73EB7">
            <w:pPr>
              <w:jc w:val="right"/>
              <w:rPr>
                <w:ins w:id="2121" w:author="David Conklin" w:date="2021-07-07T10:25:00Z"/>
              </w:rPr>
            </w:pPr>
            <w:ins w:id="2122" w:author="David Conklin" w:date="2021-07-09T08:26:00Z">
              <w:r>
                <w:t>+0.003e9</w:t>
              </w:r>
            </w:ins>
          </w:p>
        </w:tc>
        <w:tc>
          <w:tcPr>
            <w:tcW w:w="1710" w:type="dxa"/>
          </w:tcPr>
          <w:p w14:paraId="23072C57" w14:textId="77777777" w:rsidR="00B61173" w:rsidRDefault="00B61173" w:rsidP="00C73EB7">
            <w:pPr>
              <w:jc w:val="right"/>
              <w:rPr>
                <w:ins w:id="2123" w:author="David Conklin" w:date="2021-07-07T10:25:00Z"/>
              </w:rPr>
            </w:pPr>
          </w:p>
        </w:tc>
        <w:tc>
          <w:tcPr>
            <w:tcW w:w="2880" w:type="dxa"/>
          </w:tcPr>
          <w:p w14:paraId="653CB8B4" w14:textId="31E09495" w:rsidR="00B61173" w:rsidRDefault="00A50A5B" w:rsidP="00C73EB7">
            <w:pPr>
              <w:jc w:val="right"/>
              <w:rPr>
                <w:ins w:id="2124" w:author="David Conklin" w:date="2021-07-07T10:25:00Z"/>
              </w:rPr>
            </w:pPr>
            <w:ins w:id="2125" w:author="David Conklin" w:date="2021-07-09T08:27:00Z">
              <w:r>
                <w:t>+0.98</w:t>
              </w:r>
            </w:ins>
            <w:ins w:id="2126" w:author="David Conklin" w:date="2021-07-07T13:06:00Z">
              <w:r w:rsidR="00AF2026">
                <w:t>e9</w:t>
              </w:r>
            </w:ins>
          </w:p>
        </w:tc>
      </w:tr>
      <w:tr w:rsidR="00B61173" w14:paraId="5886C6B7" w14:textId="77777777" w:rsidTr="00C73EB7">
        <w:trPr>
          <w:ins w:id="2127" w:author="David Conklin" w:date="2021-07-07T10:25:00Z"/>
        </w:trPr>
        <w:tc>
          <w:tcPr>
            <w:tcW w:w="0" w:type="auto"/>
          </w:tcPr>
          <w:p w14:paraId="7F714DE8" w14:textId="77777777" w:rsidR="00B61173" w:rsidRDefault="00B61173" w:rsidP="00C73EB7">
            <w:pPr>
              <w:jc w:val="right"/>
              <w:rPr>
                <w:ins w:id="2128" w:author="David Conklin" w:date="2021-07-07T10:25:00Z"/>
              </w:rPr>
            </w:pPr>
            <w:ins w:id="2129" w:author="David Conklin" w:date="2021-07-07T10:25:00Z">
              <w:r>
                <w:t>discrepancy, %</w:t>
              </w:r>
            </w:ins>
          </w:p>
        </w:tc>
        <w:tc>
          <w:tcPr>
            <w:tcW w:w="1798" w:type="dxa"/>
          </w:tcPr>
          <w:p w14:paraId="38C6AFFF" w14:textId="4A709403" w:rsidR="00B61173" w:rsidRDefault="00A50A5B" w:rsidP="00C73EB7">
            <w:pPr>
              <w:jc w:val="right"/>
              <w:rPr>
                <w:ins w:id="2130" w:author="David Conklin" w:date="2021-07-07T10:25:00Z"/>
              </w:rPr>
            </w:pPr>
            <w:ins w:id="2131" w:author="David Conklin" w:date="2021-07-09T08:27:00Z">
              <w:r>
                <w:t>+0.1</w:t>
              </w:r>
            </w:ins>
            <w:ins w:id="2132" w:author="David Conklin" w:date="2021-07-07T10:25:00Z">
              <w:r w:rsidR="00B61173">
                <w:t>%</w:t>
              </w:r>
            </w:ins>
          </w:p>
        </w:tc>
        <w:tc>
          <w:tcPr>
            <w:tcW w:w="1710" w:type="dxa"/>
          </w:tcPr>
          <w:p w14:paraId="395AA713" w14:textId="77777777" w:rsidR="00B61173" w:rsidRDefault="00B61173" w:rsidP="00C73EB7">
            <w:pPr>
              <w:jc w:val="right"/>
              <w:rPr>
                <w:ins w:id="2133" w:author="David Conklin" w:date="2021-07-07T10:25:00Z"/>
              </w:rPr>
            </w:pPr>
          </w:p>
        </w:tc>
        <w:tc>
          <w:tcPr>
            <w:tcW w:w="2880" w:type="dxa"/>
          </w:tcPr>
          <w:p w14:paraId="65C84AC8" w14:textId="2C1822A4" w:rsidR="00B61173" w:rsidRDefault="00A50A5B" w:rsidP="00C73EB7">
            <w:pPr>
              <w:jc w:val="right"/>
              <w:rPr>
                <w:ins w:id="2134" w:author="David Conklin" w:date="2021-07-07T10:25:00Z"/>
              </w:rPr>
            </w:pPr>
            <w:ins w:id="2135" w:author="David Conklin" w:date="2021-07-09T08:28:00Z">
              <w:r>
                <w:t>+0.5</w:t>
              </w:r>
            </w:ins>
            <w:ins w:id="2136" w:author="David Conklin" w:date="2021-07-07T10:25:00Z">
              <w:r w:rsidR="00B61173">
                <w:t>%</w:t>
              </w:r>
            </w:ins>
          </w:p>
          <w:p w14:paraId="4FE9D46A" w14:textId="77777777" w:rsidR="00B61173" w:rsidRDefault="00B61173" w:rsidP="00C73EB7">
            <w:pPr>
              <w:jc w:val="right"/>
              <w:rPr>
                <w:ins w:id="2137" w:author="David Conklin" w:date="2021-07-07T10:25:00Z"/>
              </w:rPr>
            </w:pPr>
          </w:p>
        </w:tc>
      </w:tr>
    </w:tbl>
    <w:p w14:paraId="45823D03" w14:textId="77777777" w:rsidR="00B61173" w:rsidRDefault="00B61173" w:rsidP="00B61173">
      <w:pPr>
        <w:rPr>
          <w:ins w:id="2138" w:author="David Conklin" w:date="2021-07-07T10:25:00Z"/>
        </w:rPr>
      </w:pPr>
    </w:p>
    <w:p w14:paraId="231115C3" w14:textId="22E27629" w:rsidR="00B823D2" w:rsidDel="009E3F34" w:rsidRDefault="00B823D2" w:rsidP="00B47486">
      <w:pPr>
        <w:rPr>
          <w:del w:id="2139" w:author="David Conklin" w:date="2021-07-05T12:32:00Z"/>
        </w:rPr>
      </w:pPr>
    </w:p>
    <w:p w14:paraId="11395B98" w14:textId="77777777" w:rsidR="003410F4" w:rsidRDefault="003410F4" w:rsidP="00B47486"/>
    <w:p w14:paraId="5CE48130" w14:textId="77777777" w:rsidR="006E43CE" w:rsidRDefault="006E43CE">
      <w:pPr>
        <w:rPr>
          <w:ins w:id="2140" w:author="David Conklin" w:date="2021-07-07T13:08:00Z"/>
          <w:rFonts w:asciiTheme="majorHAnsi" w:eastAsiaTheme="majorEastAsia" w:hAnsiTheme="majorHAnsi" w:cstheme="majorBidi"/>
          <w:color w:val="2F5496" w:themeColor="accent1" w:themeShade="BF"/>
          <w:sz w:val="32"/>
          <w:szCs w:val="32"/>
        </w:rPr>
      </w:pPr>
      <w:ins w:id="2141" w:author="David Conklin" w:date="2021-07-07T13:08:00Z">
        <w:r>
          <w:br w:type="page"/>
        </w:r>
      </w:ins>
    </w:p>
    <w:p w14:paraId="607B97EE" w14:textId="64DBBCBD" w:rsidR="003410F4" w:rsidRDefault="008E6C13" w:rsidP="008E6C13">
      <w:pPr>
        <w:pStyle w:val="Heading1"/>
      </w:pPr>
      <w:bookmarkStart w:id="2142" w:name="_Toc76712225"/>
      <w:r>
        <w:lastRenderedPageBreak/>
        <w:t>McKenzie Basin Wetlands Study</w:t>
      </w:r>
      <w:bookmarkEnd w:id="2142"/>
    </w:p>
    <w:p w14:paraId="79498AD8" w14:textId="77777777" w:rsidR="00736461" w:rsidRPr="00D97CDA" w:rsidRDefault="00736461" w:rsidP="00A8214A"/>
    <w:p w14:paraId="2403DDA0" w14:textId="063D759E" w:rsidR="00275338" w:rsidRDefault="003613A1" w:rsidP="00A8214A">
      <w:pPr>
        <w:pStyle w:val="Heading2"/>
      </w:pPr>
      <w:bookmarkStart w:id="2143" w:name="_Toc76712226"/>
      <w:r>
        <w:t xml:space="preserve">Project </w:t>
      </w:r>
      <w:r w:rsidR="00DC262D">
        <w:t>Overview</w:t>
      </w:r>
      <w:bookmarkEnd w:id="2143"/>
    </w:p>
    <w:p w14:paraId="6C66CC56" w14:textId="46A074F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53991F7D" w:rsidR="004B3A38" w:rsidRDefault="008E6C13" w:rsidP="00275338">
      <w:r>
        <w:t xml:space="preserve">LCOG has subcontracted the work to Land Craft, LLC, which is operated by David Richey.  </w:t>
      </w:r>
      <w:ins w:id="2144" w:author="David Conklin" w:date="2021-06-30T08:31:00Z">
        <w:r w:rsidR="002718A9">
          <w:t xml:space="preserve">During the first year of the project, </w:t>
        </w:r>
      </w:ins>
      <w:r>
        <w:t xml:space="preserve">Oregon Freshwater </w:t>
      </w:r>
      <w:ins w:id="2145" w:author="David Conklin" w:date="2021-06-30T08:31:00Z">
        <w:r w:rsidR="002718A9">
          <w:t>was</w:t>
        </w:r>
      </w:ins>
      <w:del w:id="2146" w:author="David Conklin" w:date="2021-06-30T08:31:00Z">
        <w:r w:rsidDel="002718A9">
          <w:delText>is</w:delText>
        </w:r>
      </w:del>
      <w:r>
        <w:t xml:space="preserve"> a subcontractor to Land Craft.</w:t>
      </w:r>
      <w:r w:rsidR="002C303A">
        <w:t xml:space="preserve">  David Conklin </w:t>
      </w:r>
      <w:ins w:id="2147" w:author="David Conklin" w:date="2021-06-30T08:31:00Z">
        <w:r w:rsidR="002718A9">
          <w:t>did</w:t>
        </w:r>
      </w:ins>
      <w:del w:id="2148" w:author="David Conklin" w:date="2021-06-30T08:31:00Z">
        <w:r w:rsidR="002C303A" w:rsidDel="002718A9">
          <w:delText>will do</w:delText>
        </w:r>
      </w:del>
      <w:r w:rsidR="002C303A">
        <w:t xml:space="preserve"> most of the work for Freshwater.</w:t>
      </w:r>
      <w:r>
        <w:t xml:space="preserve">  The Freshwater-Land Craft contract stipulate</w:t>
      </w:r>
      <w:ins w:id="2149" w:author="David Conklin" w:date="2021-06-30T08:31:00Z">
        <w:r w:rsidR="002718A9">
          <w:t>d</w:t>
        </w:r>
      </w:ins>
      <w:del w:id="2150" w:author="David Conklin" w:date="2021-06-30T08:31:00Z">
        <w:r w:rsidDel="002718A9">
          <w:delText>s</w:delText>
        </w:r>
      </w:del>
      <w:r>
        <w:t xml:space="preserve"> that the additions and refinements to CW3M which Freshwater develop</w:t>
      </w:r>
      <w:ins w:id="2151" w:author="David Conklin" w:date="2021-06-30T08:31:00Z">
        <w:r w:rsidR="002718A9">
          <w:t>ed</w:t>
        </w:r>
      </w:ins>
      <w:del w:id="2152" w:author="David Conklin" w:date="2021-06-30T08:31:00Z">
        <w:r w:rsidDel="002718A9">
          <w:delText>s</w:delText>
        </w:r>
      </w:del>
      <w:r>
        <w:t xml:space="preserve"> for this study</w:t>
      </w:r>
      <w:r w:rsidR="00275338">
        <w:t xml:space="preserve"> w</w:t>
      </w:r>
      <w:ins w:id="2153" w:author="David Conklin" w:date="2021-06-30T08:32:00Z">
        <w:r w:rsidR="002718A9">
          <w:t>ould</w:t>
        </w:r>
      </w:ins>
      <w:del w:id="2154"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2155" w:name="_Ref48282850"/>
      <w:bookmarkStart w:id="2156" w:name="_Toc53219839"/>
      <w:r>
        <w:t xml:space="preserve">Figure </w:t>
      </w:r>
      <w:r w:rsidR="008677B0">
        <w:fldChar w:fldCharType="begin"/>
      </w:r>
      <w:r w:rsidR="008677B0">
        <w:instrText xml:space="preserve"> SEQ Figure \* ARABIC </w:instrText>
      </w:r>
      <w:r w:rsidR="008677B0">
        <w:fldChar w:fldCharType="separate"/>
      </w:r>
      <w:r w:rsidR="00A50A5B">
        <w:rPr>
          <w:noProof/>
        </w:rPr>
        <w:t>7</w:t>
      </w:r>
      <w:r w:rsidR="008677B0">
        <w:rPr>
          <w:noProof/>
        </w:rPr>
        <w:fldChar w:fldCharType="end"/>
      </w:r>
      <w:bookmarkEnd w:id="2155"/>
      <w:r>
        <w:t>. McKenzie basin in CW3M screen capture</w:t>
      </w:r>
      <w:bookmarkEnd w:id="215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2157" w:name="_Ref48282776"/>
      <w:bookmarkStart w:id="2158" w:name="_Ref48282732"/>
      <w:bookmarkStart w:id="2159" w:name="_Toc53219840"/>
      <w:r>
        <w:t xml:space="preserve">Figure </w:t>
      </w:r>
      <w:r w:rsidR="008677B0">
        <w:fldChar w:fldCharType="begin"/>
      </w:r>
      <w:r w:rsidR="008677B0">
        <w:instrText xml:space="preserve"> SEQ Figure \* ARABIC </w:instrText>
      </w:r>
      <w:r w:rsidR="008677B0">
        <w:fldChar w:fldCharType="separate"/>
      </w:r>
      <w:r w:rsidR="00A50A5B">
        <w:rPr>
          <w:noProof/>
        </w:rPr>
        <w:t>8</w:t>
      </w:r>
      <w:r w:rsidR="008677B0">
        <w:rPr>
          <w:noProof/>
        </w:rPr>
        <w:fldChar w:fldCharType="end"/>
      </w:r>
      <w:bookmarkEnd w:id="2157"/>
      <w:r>
        <w:t>. Wetlands in the lower McKenzie basin, with their WETL_ID attribute values</w:t>
      </w:r>
      <w:bookmarkEnd w:id="2158"/>
      <w:bookmarkEnd w:id="2159"/>
    </w:p>
    <w:p w14:paraId="364BDC9E" w14:textId="77777777" w:rsidR="004D33B7" w:rsidRDefault="004D33B7" w:rsidP="00275338"/>
    <w:p w14:paraId="6EF95807" w14:textId="5E566C26" w:rsidR="003613A1" w:rsidRDefault="003613A1" w:rsidP="00A8214A">
      <w:pPr>
        <w:pStyle w:val="Heading2"/>
      </w:pPr>
      <w:bookmarkStart w:id="2160" w:name="_Toc76712227"/>
      <w:r>
        <w:t>Model and Simulation Overview</w:t>
      </w:r>
      <w:bookmarkEnd w:id="2160"/>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161" w:name="_Toc76712228"/>
      <w:r>
        <w:t>McKenzie wetlands in the initial versions of the IDU, HRU, and Reach data layers</w:t>
      </w:r>
      <w:bookmarkEnd w:id="2161"/>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162" w:name="_Toc49175988"/>
      <w:bookmarkStart w:id="2163" w:name="_Toc76712229"/>
      <w:r>
        <w:t>Data changes for better representation of wetlands</w:t>
      </w:r>
      <w:bookmarkEnd w:id="2162"/>
      <w:bookmarkEnd w:id="216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164" w:name="_Toc76712230"/>
      <w:r>
        <w:t xml:space="preserve">Projection, </w:t>
      </w:r>
      <w:r w:rsidR="006F174A">
        <w:t>Calendar</w:t>
      </w:r>
      <w:r>
        <w:t>,</w:t>
      </w:r>
      <w:r w:rsidR="006F174A">
        <w:t xml:space="preserve"> and </w:t>
      </w:r>
      <w:r w:rsidR="009D540F">
        <w:t>Units</w:t>
      </w:r>
      <w:bookmarkEnd w:id="216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165" w:name="_Toc76712231"/>
      <w:r>
        <w:t>Simulation of changes in wetlands over time</w:t>
      </w:r>
      <w:bookmarkEnd w:id="216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166" w:name="_Toc76712232"/>
      <w:r>
        <w:t xml:space="preserve">How wetlands </w:t>
      </w:r>
      <w:r w:rsidR="000806A1">
        <w:t>are</w:t>
      </w:r>
      <w:r>
        <w:t xml:space="preserve"> represented</w:t>
      </w:r>
      <w:r w:rsidR="006D6388">
        <w:t xml:space="preserve"> in the model</w:t>
      </w:r>
      <w:bookmarkEnd w:id="216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167" w:name="_Toc76712233"/>
      <w:r>
        <w:t xml:space="preserve">The Wetland class and </w:t>
      </w:r>
      <w:r w:rsidR="00875B17">
        <w:t>Wetland objects in the C++ code</w:t>
      </w:r>
      <w:bookmarkEnd w:id="2167"/>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168" w:name="_Toc76712234"/>
      <w:r>
        <w:t>Attributes of interest in the wetlands study</w:t>
      </w:r>
      <w:bookmarkEnd w:id="216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169" w:name="_Toc76712235"/>
      <w:r>
        <w:t>A WETNESS attribute</w:t>
      </w:r>
      <w:bookmarkEnd w:id="216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170" w:name="_Toc76712236"/>
      <w:r>
        <w:t>Calculating the exchange of water between the wetland and the reach</w:t>
      </w:r>
      <w:bookmarkEnd w:id="217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171" w:name="_Toc76712237"/>
      <w:r>
        <w:t xml:space="preserve">Wetland </w:t>
      </w:r>
      <w:r w:rsidR="007A55EC">
        <w:t xml:space="preserve">IDU </w:t>
      </w:r>
      <w:r>
        <w:t>parameters</w:t>
      </w:r>
      <w:bookmarkEnd w:id="217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172" w:name="_Toc76712238"/>
      <w:r>
        <w:t>Reach parameters</w:t>
      </w:r>
      <w:bookmarkEnd w:id="217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2173" w:name="_Toc76712239"/>
      <w:r>
        <w:t>Implementation of the exchange of water between the wetland and the reach</w:t>
      </w:r>
      <w:bookmarkEnd w:id="2173"/>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07A883AD" w:rsidR="00172A8D" w:rsidRDefault="00172A8D" w:rsidP="00E5652B">
      <w:pPr>
        <w:rPr>
          <w:ins w:id="2174" w:author="David Conklin" w:date="2021-06-30T09:04:00Z"/>
        </w:rPr>
      </w:pPr>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2175" w:author="David Conklin" w:date="2021-06-30T09:04:00Z"/>
        </w:rPr>
      </w:pPr>
      <w:del w:id="2176"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177" w:name="_Toc76712240"/>
      <w:r>
        <w:t>Standing water temperature</w:t>
      </w:r>
      <w:bookmarkEnd w:id="2177"/>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2178" w:name="_Toc76712241"/>
      <w:r>
        <w:t>Evapotranspiration from wetlands</w:t>
      </w:r>
      <w:bookmarkEnd w:id="2178"/>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179" w:name="_Toc76712242"/>
      <w:r>
        <w:t>Loss (or gain) of wetlands</w:t>
      </w:r>
      <w:bookmarkEnd w:id="2179"/>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180" w:name="_Toc76712243"/>
      <w:r>
        <w:t>Reality check</w:t>
      </w:r>
      <w:bookmarkEnd w:id="218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lastRenderedPageBreak/>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2181"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2182"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2183"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2184"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185" w:name="_Toc76712244"/>
      <w:r>
        <w:t>High Cascades Springs</w:t>
      </w:r>
      <w:bookmarkEnd w:id="218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2186"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2187" w:author="David Conklin" w:date="2021-06-30T09:48:00Z">
        <w:r w:rsidR="00D00C4E">
          <w:t>409</w:t>
        </w:r>
      </w:ins>
      <w:del w:id="2188"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189" w:name="_Toc76712245"/>
      <w:r>
        <w:t>Calibration</w:t>
      </w:r>
      <w:r w:rsidR="00B06ED6">
        <w:t xml:space="preserve"> and simulation skill</w:t>
      </w:r>
      <w:bookmarkEnd w:id="2189"/>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2190" w:author="David Conklin" w:date="2021-07-07T09:30:00Z">
        <w:r w:rsidR="00E649F5">
          <w:t>7/7</w:t>
        </w:r>
      </w:ins>
      <w:del w:id="2191" w:author="David Conklin" w:date="2021-07-07T09:30:00Z">
        <w:r w:rsidDel="00E649F5">
          <w:delText>1</w:delText>
        </w:r>
        <w:r w:rsidR="001770A2" w:rsidDel="00E649F5">
          <w:delText>/3</w:delText>
        </w:r>
      </w:del>
      <w:r>
        <w:t>/2</w:t>
      </w:r>
      <w:r w:rsidR="001770A2">
        <w:t>1</w:t>
      </w:r>
      <w:r>
        <w:t>, t</w:t>
      </w:r>
      <w:ins w:id="2192" w:author="David Conklin" w:date="2021-07-07T09:29:00Z">
        <w:r w:rsidR="00E649F5">
          <w:t xml:space="preserve">wo </w:t>
        </w:r>
      </w:ins>
      <w:del w:id="2193"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2194" w:author="David Conklin" w:date="2021-07-07T09:29:00Z">
        <w:r w:rsidR="00E649F5">
          <w:t xml:space="preserve"> and</w:t>
        </w:r>
      </w:ins>
      <w:r w:rsidR="001770A2">
        <w:t xml:space="preserve"> 2) </w:t>
      </w:r>
      <w:r w:rsidR="00AB31D0">
        <w:t>the placement and flow rates of the springs</w:t>
      </w:r>
      <w:del w:id="2195"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2196"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2197" w:author="David Conklin" w:date="2021-07-07T09:30:00Z">
        <w:r w:rsidR="00E649F5">
          <w:t>7/7</w:t>
        </w:r>
      </w:ins>
      <w:del w:id="2198"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2199" w:author="David Conklin" w:date="2021-07-07T07:04:00Z"/>
        </w:rPr>
      </w:pPr>
    </w:p>
    <w:p w14:paraId="75F2BB2E" w14:textId="5FB5EC8F" w:rsidR="0088498B" w:rsidRDefault="0088498B" w:rsidP="0088498B">
      <w:pPr>
        <w:rPr>
          <w:ins w:id="2200" w:author="David Conklin" w:date="2021-07-07T07:04:00Z"/>
        </w:rPr>
      </w:pPr>
      <w:ins w:id="2201" w:author="David Conklin" w:date="2021-07-07T07:04:00Z">
        <w:r>
          <w:t>Tuning knob values</w:t>
        </w:r>
      </w:ins>
      <w:ins w:id="2202" w:author="David Conklin" w:date="2021-07-07T07:05:00Z">
        <w:r>
          <w:t xml:space="preserve"> for the McKenzie basin</w:t>
        </w:r>
      </w:ins>
      <w:ins w:id="2203"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2204" w:author="David Conklin" w:date="2021-07-07T07:04:00Z"/>
        </w:trPr>
        <w:tc>
          <w:tcPr>
            <w:tcW w:w="0" w:type="auto"/>
          </w:tcPr>
          <w:p w14:paraId="7C03C539" w14:textId="77777777" w:rsidR="0088498B" w:rsidRDefault="0088498B" w:rsidP="00C73EB7">
            <w:pPr>
              <w:rPr>
                <w:ins w:id="2205" w:author="David Conklin" w:date="2021-07-07T07:04:00Z"/>
              </w:rPr>
            </w:pPr>
            <w:ins w:id="2206" w:author="David Conklin" w:date="2021-07-07T07:04:00Z">
              <w:r>
                <w:t>HBVCALIB</w:t>
              </w:r>
            </w:ins>
          </w:p>
        </w:tc>
        <w:tc>
          <w:tcPr>
            <w:tcW w:w="0" w:type="auto"/>
          </w:tcPr>
          <w:p w14:paraId="37B2231A" w14:textId="77777777" w:rsidR="0088498B" w:rsidRDefault="0088498B" w:rsidP="00C73EB7">
            <w:pPr>
              <w:rPr>
                <w:ins w:id="2207" w:author="David Conklin" w:date="2021-07-07T07:04:00Z"/>
              </w:rPr>
            </w:pPr>
            <w:ins w:id="2208" w:author="David Conklin" w:date="2021-07-07T07:04:00Z">
              <w:r>
                <w:t>ET_MULT</w:t>
              </w:r>
            </w:ins>
          </w:p>
        </w:tc>
        <w:tc>
          <w:tcPr>
            <w:tcW w:w="0" w:type="auto"/>
          </w:tcPr>
          <w:p w14:paraId="47F97EFA" w14:textId="77777777" w:rsidR="0088498B" w:rsidRDefault="0088498B" w:rsidP="00C73EB7">
            <w:pPr>
              <w:rPr>
                <w:ins w:id="2209" w:author="David Conklin" w:date="2021-07-07T07:04:00Z"/>
              </w:rPr>
            </w:pPr>
            <w:ins w:id="2210" w:author="David Conklin" w:date="2021-07-07T07:04:00Z">
              <w:r>
                <w:t>solar_radiation_multiplier</w:t>
              </w:r>
            </w:ins>
          </w:p>
        </w:tc>
        <w:tc>
          <w:tcPr>
            <w:tcW w:w="0" w:type="auto"/>
          </w:tcPr>
          <w:p w14:paraId="49891130" w14:textId="77777777" w:rsidR="0088498B" w:rsidRDefault="0088498B" w:rsidP="00C73EB7">
            <w:pPr>
              <w:rPr>
                <w:ins w:id="2211" w:author="David Conklin" w:date="2021-07-07T07:04:00Z"/>
              </w:rPr>
            </w:pPr>
            <w:ins w:id="2212" w:author="David Conklin" w:date="2021-07-07T07:04:00Z">
              <w:r>
                <w:t>W2A_SLP</w:t>
              </w:r>
            </w:ins>
          </w:p>
        </w:tc>
        <w:tc>
          <w:tcPr>
            <w:tcW w:w="0" w:type="auto"/>
          </w:tcPr>
          <w:p w14:paraId="2A654C82" w14:textId="77777777" w:rsidR="0088498B" w:rsidRDefault="0088498B" w:rsidP="00C73EB7">
            <w:pPr>
              <w:rPr>
                <w:ins w:id="2213" w:author="David Conklin" w:date="2021-07-07T07:04:00Z"/>
              </w:rPr>
            </w:pPr>
            <w:ins w:id="2214" w:author="David Conklin" w:date="2021-07-07T07:04:00Z">
              <w:r>
                <w:t>W2A_INT</w:t>
              </w:r>
            </w:ins>
          </w:p>
        </w:tc>
      </w:tr>
      <w:tr w:rsidR="0088498B" w14:paraId="2BEA7F5C" w14:textId="77777777" w:rsidTr="00C73EB7">
        <w:trPr>
          <w:ins w:id="2215" w:author="David Conklin" w:date="2021-07-07T07:04:00Z"/>
        </w:trPr>
        <w:tc>
          <w:tcPr>
            <w:tcW w:w="0" w:type="auto"/>
          </w:tcPr>
          <w:p w14:paraId="0816D61A" w14:textId="77777777" w:rsidR="0088498B" w:rsidRDefault="0088498B" w:rsidP="00C73EB7">
            <w:pPr>
              <w:rPr>
                <w:ins w:id="2216" w:author="David Conklin" w:date="2021-07-07T07:04:00Z"/>
              </w:rPr>
            </w:pPr>
            <w:ins w:id="2217" w:author="David Conklin" w:date="2021-07-07T07:04:00Z">
              <w:r>
                <w:t>8 CGR</w:t>
              </w:r>
            </w:ins>
          </w:p>
        </w:tc>
        <w:tc>
          <w:tcPr>
            <w:tcW w:w="0" w:type="auto"/>
          </w:tcPr>
          <w:p w14:paraId="6F2063BB" w14:textId="77777777" w:rsidR="0088498B" w:rsidRDefault="0088498B" w:rsidP="00C73EB7">
            <w:pPr>
              <w:jc w:val="center"/>
              <w:rPr>
                <w:ins w:id="2218" w:author="David Conklin" w:date="2021-07-07T07:04:00Z"/>
              </w:rPr>
            </w:pPr>
            <w:ins w:id="2219" w:author="David Conklin" w:date="2021-07-07T07:04:00Z">
              <w:r>
                <w:t>0.83</w:t>
              </w:r>
            </w:ins>
          </w:p>
        </w:tc>
        <w:tc>
          <w:tcPr>
            <w:tcW w:w="0" w:type="auto"/>
          </w:tcPr>
          <w:p w14:paraId="489EF74B" w14:textId="77777777" w:rsidR="0088498B" w:rsidRDefault="0088498B" w:rsidP="00C73EB7">
            <w:pPr>
              <w:jc w:val="center"/>
              <w:rPr>
                <w:ins w:id="2220" w:author="David Conklin" w:date="2021-07-07T07:04:00Z"/>
              </w:rPr>
            </w:pPr>
            <w:ins w:id="2221" w:author="David Conklin" w:date="2021-07-07T07:04:00Z">
              <w:r>
                <w:t>1.0</w:t>
              </w:r>
            </w:ins>
          </w:p>
        </w:tc>
        <w:tc>
          <w:tcPr>
            <w:tcW w:w="0" w:type="auto"/>
          </w:tcPr>
          <w:p w14:paraId="1581C38D" w14:textId="77777777" w:rsidR="0088498B" w:rsidRDefault="0088498B" w:rsidP="00C73EB7">
            <w:pPr>
              <w:jc w:val="center"/>
              <w:rPr>
                <w:ins w:id="2222" w:author="David Conklin" w:date="2021-07-07T07:04:00Z"/>
              </w:rPr>
            </w:pPr>
            <w:ins w:id="2223" w:author="David Conklin" w:date="2021-07-07T07:04:00Z">
              <w:r>
                <w:t>0.42</w:t>
              </w:r>
            </w:ins>
          </w:p>
        </w:tc>
        <w:tc>
          <w:tcPr>
            <w:tcW w:w="0" w:type="auto"/>
          </w:tcPr>
          <w:p w14:paraId="2E37C0C1" w14:textId="77777777" w:rsidR="0088498B" w:rsidRDefault="0088498B" w:rsidP="00C73EB7">
            <w:pPr>
              <w:jc w:val="center"/>
              <w:rPr>
                <w:ins w:id="2224" w:author="David Conklin" w:date="2021-07-07T07:04:00Z"/>
              </w:rPr>
            </w:pPr>
            <w:ins w:id="2225" w:author="David Conklin" w:date="2021-07-07T07:04:00Z">
              <w:r>
                <w:t>4.43</w:t>
              </w:r>
            </w:ins>
          </w:p>
        </w:tc>
      </w:tr>
      <w:tr w:rsidR="0088498B" w14:paraId="3B324F7B" w14:textId="77777777" w:rsidTr="00C73EB7">
        <w:trPr>
          <w:ins w:id="2226" w:author="David Conklin" w:date="2021-07-07T07:04:00Z"/>
        </w:trPr>
        <w:tc>
          <w:tcPr>
            <w:tcW w:w="0" w:type="auto"/>
          </w:tcPr>
          <w:p w14:paraId="5E24BEB1" w14:textId="77777777" w:rsidR="0088498B" w:rsidRDefault="0088498B" w:rsidP="00C73EB7">
            <w:pPr>
              <w:rPr>
                <w:ins w:id="2227" w:author="David Conklin" w:date="2021-07-07T07:04:00Z"/>
              </w:rPr>
            </w:pPr>
            <w:ins w:id="2228" w:author="David Conklin" w:date="2021-07-07T07:04:00Z">
              <w:r>
                <w:t>9 BLU</w:t>
              </w:r>
            </w:ins>
          </w:p>
        </w:tc>
        <w:tc>
          <w:tcPr>
            <w:tcW w:w="0" w:type="auto"/>
          </w:tcPr>
          <w:p w14:paraId="42B47713" w14:textId="77777777" w:rsidR="0088498B" w:rsidRDefault="0088498B" w:rsidP="00C73EB7">
            <w:pPr>
              <w:jc w:val="center"/>
              <w:rPr>
                <w:ins w:id="2229" w:author="David Conklin" w:date="2021-07-07T07:04:00Z"/>
              </w:rPr>
            </w:pPr>
            <w:ins w:id="2230" w:author="David Conklin" w:date="2021-07-07T07:04:00Z">
              <w:r>
                <w:t>0.36</w:t>
              </w:r>
            </w:ins>
          </w:p>
        </w:tc>
        <w:tc>
          <w:tcPr>
            <w:tcW w:w="0" w:type="auto"/>
          </w:tcPr>
          <w:p w14:paraId="2048E786" w14:textId="77777777" w:rsidR="0088498B" w:rsidRDefault="0088498B" w:rsidP="00C73EB7">
            <w:pPr>
              <w:jc w:val="center"/>
              <w:rPr>
                <w:ins w:id="2231" w:author="David Conklin" w:date="2021-07-07T07:04:00Z"/>
              </w:rPr>
            </w:pPr>
            <w:ins w:id="2232" w:author="David Conklin" w:date="2021-07-07T07:04:00Z">
              <w:r>
                <w:t>0.3</w:t>
              </w:r>
            </w:ins>
          </w:p>
        </w:tc>
        <w:tc>
          <w:tcPr>
            <w:tcW w:w="0" w:type="auto"/>
          </w:tcPr>
          <w:p w14:paraId="27E6CE6E" w14:textId="77777777" w:rsidR="0088498B" w:rsidRDefault="0088498B" w:rsidP="00C73EB7">
            <w:pPr>
              <w:jc w:val="center"/>
              <w:rPr>
                <w:ins w:id="2233" w:author="David Conklin" w:date="2021-07-07T07:04:00Z"/>
              </w:rPr>
            </w:pPr>
            <w:ins w:id="2234" w:author="David Conklin" w:date="2021-07-07T07:04:00Z">
              <w:r>
                <w:t>0.64</w:t>
              </w:r>
            </w:ins>
          </w:p>
        </w:tc>
        <w:tc>
          <w:tcPr>
            <w:tcW w:w="0" w:type="auto"/>
          </w:tcPr>
          <w:p w14:paraId="5C8A2821" w14:textId="77777777" w:rsidR="0088498B" w:rsidRDefault="0088498B" w:rsidP="00C73EB7">
            <w:pPr>
              <w:jc w:val="center"/>
              <w:rPr>
                <w:ins w:id="2235" w:author="David Conklin" w:date="2021-07-07T07:04:00Z"/>
              </w:rPr>
            </w:pPr>
            <w:ins w:id="2236" w:author="David Conklin" w:date="2021-07-07T07:04:00Z">
              <w:r>
                <w:t>4.90</w:t>
              </w:r>
            </w:ins>
          </w:p>
        </w:tc>
      </w:tr>
      <w:tr w:rsidR="0088498B" w14:paraId="7249EEFD" w14:textId="77777777" w:rsidTr="00C73EB7">
        <w:trPr>
          <w:ins w:id="2237" w:author="David Conklin" w:date="2021-07-07T07:04:00Z"/>
        </w:trPr>
        <w:tc>
          <w:tcPr>
            <w:tcW w:w="0" w:type="auto"/>
          </w:tcPr>
          <w:p w14:paraId="14200531" w14:textId="77777777" w:rsidR="0088498B" w:rsidRDefault="0088498B" w:rsidP="00C73EB7">
            <w:pPr>
              <w:rPr>
                <w:ins w:id="2238" w:author="David Conklin" w:date="2021-07-07T07:04:00Z"/>
              </w:rPr>
            </w:pPr>
            <w:ins w:id="2239" w:author="David Conklin" w:date="2021-07-07T07:04:00Z">
              <w:r>
                <w:t>16 McKenzie outlet</w:t>
              </w:r>
            </w:ins>
          </w:p>
        </w:tc>
        <w:tc>
          <w:tcPr>
            <w:tcW w:w="0" w:type="auto"/>
          </w:tcPr>
          <w:p w14:paraId="2B73E4AC" w14:textId="77777777" w:rsidR="0088498B" w:rsidRDefault="0088498B" w:rsidP="00C73EB7">
            <w:pPr>
              <w:jc w:val="center"/>
              <w:rPr>
                <w:ins w:id="2240" w:author="David Conklin" w:date="2021-07-07T07:04:00Z"/>
              </w:rPr>
            </w:pPr>
            <w:ins w:id="2241" w:author="David Conklin" w:date="2021-07-07T07:04:00Z">
              <w:r>
                <w:t>1.91</w:t>
              </w:r>
            </w:ins>
          </w:p>
        </w:tc>
        <w:tc>
          <w:tcPr>
            <w:tcW w:w="0" w:type="auto"/>
          </w:tcPr>
          <w:p w14:paraId="181852FC" w14:textId="77777777" w:rsidR="0088498B" w:rsidRDefault="0088498B" w:rsidP="00C73EB7">
            <w:pPr>
              <w:jc w:val="center"/>
              <w:rPr>
                <w:ins w:id="2242" w:author="David Conklin" w:date="2021-07-07T07:04:00Z"/>
              </w:rPr>
            </w:pPr>
          </w:p>
        </w:tc>
        <w:tc>
          <w:tcPr>
            <w:tcW w:w="0" w:type="auto"/>
          </w:tcPr>
          <w:p w14:paraId="78343F5F" w14:textId="77777777" w:rsidR="0088498B" w:rsidRDefault="0088498B" w:rsidP="00C73EB7">
            <w:pPr>
              <w:jc w:val="center"/>
              <w:rPr>
                <w:ins w:id="2243" w:author="David Conklin" w:date="2021-07-07T07:04:00Z"/>
              </w:rPr>
            </w:pPr>
            <w:ins w:id="2244" w:author="David Conklin" w:date="2021-07-07T07:04:00Z">
              <w:r>
                <w:t>0.60</w:t>
              </w:r>
            </w:ins>
          </w:p>
        </w:tc>
        <w:tc>
          <w:tcPr>
            <w:tcW w:w="0" w:type="auto"/>
          </w:tcPr>
          <w:p w14:paraId="077017B3" w14:textId="77777777" w:rsidR="0088498B" w:rsidRDefault="0088498B" w:rsidP="00C73EB7">
            <w:pPr>
              <w:jc w:val="center"/>
              <w:rPr>
                <w:ins w:id="2245" w:author="David Conklin" w:date="2021-07-07T07:04:00Z"/>
              </w:rPr>
            </w:pPr>
            <w:ins w:id="2246" w:author="David Conklin" w:date="2021-07-07T07:04:00Z">
              <w:r>
                <w:t>4.97</w:t>
              </w:r>
            </w:ins>
          </w:p>
        </w:tc>
      </w:tr>
      <w:tr w:rsidR="0088498B" w14:paraId="44AD7C2A" w14:textId="77777777" w:rsidTr="00C73EB7">
        <w:trPr>
          <w:ins w:id="2247" w:author="David Conklin" w:date="2021-07-07T07:04:00Z"/>
        </w:trPr>
        <w:tc>
          <w:tcPr>
            <w:tcW w:w="0" w:type="auto"/>
          </w:tcPr>
          <w:p w14:paraId="19624C42" w14:textId="77777777" w:rsidR="0088498B" w:rsidRDefault="0088498B" w:rsidP="00C73EB7">
            <w:pPr>
              <w:rPr>
                <w:ins w:id="2248" w:author="David Conklin" w:date="2021-07-07T07:04:00Z"/>
              </w:rPr>
            </w:pPr>
            <w:ins w:id="2249" w:author="David Conklin" w:date="2021-07-07T07:04:00Z">
              <w:r>
                <w:t>25 Mohawk</w:t>
              </w:r>
            </w:ins>
          </w:p>
        </w:tc>
        <w:tc>
          <w:tcPr>
            <w:tcW w:w="0" w:type="auto"/>
          </w:tcPr>
          <w:p w14:paraId="6B144CA0" w14:textId="77777777" w:rsidR="0088498B" w:rsidRDefault="0088498B" w:rsidP="00C73EB7">
            <w:pPr>
              <w:jc w:val="center"/>
              <w:rPr>
                <w:ins w:id="2250" w:author="David Conklin" w:date="2021-07-07T07:04:00Z"/>
              </w:rPr>
            </w:pPr>
            <w:ins w:id="2251" w:author="David Conklin" w:date="2021-07-07T07:04:00Z">
              <w:r>
                <w:t>1.52</w:t>
              </w:r>
            </w:ins>
          </w:p>
        </w:tc>
        <w:tc>
          <w:tcPr>
            <w:tcW w:w="0" w:type="auto"/>
          </w:tcPr>
          <w:p w14:paraId="04CC8F5D" w14:textId="77777777" w:rsidR="0088498B" w:rsidRDefault="0088498B" w:rsidP="00C73EB7">
            <w:pPr>
              <w:jc w:val="center"/>
              <w:rPr>
                <w:ins w:id="2252" w:author="David Conklin" w:date="2021-07-07T07:04:00Z"/>
              </w:rPr>
            </w:pPr>
          </w:p>
        </w:tc>
        <w:tc>
          <w:tcPr>
            <w:tcW w:w="0" w:type="auto"/>
          </w:tcPr>
          <w:p w14:paraId="36A4925E" w14:textId="77777777" w:rsidR="0088498B" w:rsidRDefault="0088498B" w:rsidP="00C73EB7">
            <w:pPr>
              <w:jc w:val="center"/>
              <w:rPr>
                <w:ins w:id="2253" w:author="David Conklin" w:date="2021-07-07T07:04:00Z"/>
              </w:rPr>
            </w:pPr>
            <w:ins w:id="2254" w:author="David Conklin" w:date="2021-07-07T07:04:00Z">
              <w:r>
                <w:t>0.60</w:t>
              </w:r>
            </w:ins>
          </w:p>
        </w:tc>
        <w:tc>
          <w:tcPr>
            <w:tcW w:w="0" w:type="auto"/>
          </w:tcPr>
          <w:p w14:paraId="628FE0BC" w14:textId="77777777" w:rsidR="0088498B" w:rsidRDefault="0088498B" w:rsidP="00C73EB7">
            <w:pPr>
              <w:jc w:val="center"/>
              <w:rPr>
                <w:ins w:id="2255" w:author="David Conklin" w:date="2021-07-07T07:04:00Z"/>
              </w:rPr>
            </w:pPr>
            <w:ins w:id="2256" w:author="David Conklin" w:date="2021-07-07T07:04:00Z">
              <w:r>
                <w:t>3.37</w:t>
              </w:r>
            </w:ins>
          </w:p>
        </w:tc>
      </w:tr>
      <w:tr w:rsidR="0088498B" w14:paraId="11C21F14" w14:textId="77777777" w:rsidTr="00C73EB7">
        <w:trPr>
          <w:ins w:id="2257" w:author="David Conklin" w:date="2021-07-07T07:04:00Z"/>
        </w:trPr>
        <w:tc>
          <w:tcPr>
            <w:tcW w:w="0" w:type="auto"/>
          </w:tcPr>
          <w:p w14:paraId="4E81385D" w14:textId="77777777" w:rsidR="0088498B" w:rsidRDefault="0088498B" w:rsidP="00C73EB7">
            <w:pPr>
              <w:rPr>
                <w:ins w:id="2258" w:author="David Conklin" w:date="2021-07-07T07:04:00Z"/>
              </w:rPr>
            </w:pPr>
            <w:ins w:id="2259" w:author="David Conklin" w:date="2021-07-07T07:04:00Z">
              <w:r>
                <w:t>34 McKenzie above Walterville</w:t>
              </w:r>
            </w:ins>
          </w:p>
        </w:tc>
        <w:tc>
          <w:tcPr>
            <w:tcW w:w="0" w:type="auto"/>
          </w:tcPr>
          <w:p w14:paraId="4E5C3135" w14:textId="77777777" w:rsidR="0088498B" w:rsidRDefault="0088498B" w:rsidP="00C73EB7">
            <w:pPr>
              <w:jc w:val="center"/>
              <w:rPr>
                <w:ins w:id="2260" w:author="David Conklin" w:date="2021-07-07T07:04:00Z"/>
              </w:rPr>
            </w:pPr>
            <w:ins w:id="2261" w:author="David Conklin" w:date="2021-07-07T07:04:00Z">
              <w:r>
                <w:t>0.42</w:t>
              </w:r>
            </w:ins>
          </w:p>
        </w:tc>
        <w:tc>
          <w:tcPr>
            <w:tcW w:w="0" w:type="auto"/>
          </w:tcPr>
          <w:p w14:paraId="41D8ADE6" w14:textId="77777777" w:rsidR="0088498B" w:rsidRDefault="0088498B" w:rsidP="00C73EB7">
            <w:pPr>
              <w:jc w:val="center"/>
              <w:rPr>
                <w:ins w:id="2262" w:author="David Conklin" w:date="2021-07-07T07:04:00Z"/>
              </w:rPr>
            </w:pPr>
          </w:p>
        </w:tc>
        <w:tc>
          <w:tcPr>
            <w:tcW w:w="0" w:type="auto"/>
          </w:tcPr>
          <w:p w14:paraId="30941CC2" w14:textId="77777777" w:rsidR="0088498B" w:rsidRDefault="0088498B" w:rsidP="00C73EB7">
            <w:pPr>
              <w:jc w:val="center"/>
              <w:rPr>
                <w:ins w:id="2263" w:author="David Conklin" w:date="2021-07-07T07:04:00Z"/>
              </w:rPr>
            </w:pPr>
            <w:ins w:id="2264" w:author="David Conklin" w:date="2021-07-07T07:04:00Z">
              <w:r>
                <w:t>0.46</w:t>
              </w:r>
            </w:ins>
          </w:p>
        </w:tc>
        <w:tc>
          <w:tcPr>
            <w:tcW w:w="0" w:type="auto"/>
          </w:tcPr>
          <w:p w14:paraId="3D200DE7" w14:textId="77777777" w:rsidR="0088498B" w:rsidRDefault="0088498B" w:rsidP="00C73EB7">
            <w:pPr>
              <w:jc w:val="center"/>
              <w:rPr>
                <w:ins w:id="2265" w:author="David Conklin" w:date="2021-07-07T07:04:00Z"/>
              </w:rPr>
            </w:pPr>
            <w:ins w:id="2266" w:author="David Conklin" w:date="2021-07-07T07:04:00Z">
              <w:r>
                <w:t>5.23</w:t>
              </w:r>
            </w:ins>
          </w:p>
        </w:tc>
      </w:tr>
      <w:tr w:rsidR="0088498B" w14:paraId="251046BE" w14:textId="77777777" w:rsidTr="00C73EB7">
        <w:trPr>
          <w:ins w:id="2267" w:author="David Conklin" w:date="2021-07-07T07:04:00Z"/>
        </w:trPr>
        <w:tc>
          <w:tcPr>
            <w:tcW w:w="0" w:type="auto"/>
          </w:tcPr>
          <w:p w14:paraId="5F2EF2AB" w14:textId="77777777" w:rsidR="0088498B" w:rsidRDefault="0088498B" w:rsidP="00C73EB7">
            <w:pPr>
              <w:rPr>
                <w:ins w:id="2268" w:author="David Conklin" w:date="2021-07-07T07:04:00Z"/>
              </w:rPr>
            </w:pPr>
            <w:ins w:id="2269" w:author="David Conklin" w:date="2021-07-07T07:04:00Z">
              <w:r>
                <w:t>46 Clear Lake</w:t>
              </w:r>
            </w:ins>
          </w:p>
        </w:tc>
        <w:tc>
          <w:tcPr>
            <w:tcW w:w="0" w:type="auto"/>
          </w:tcPr>
          <w:p w14:paraId="27207100" w14:textId="77777777" w:rsidR="0088498B" w:rsidRDefault="0088498B" w:rsidP="00C73EB7">
            <w:pPr>
              <w:jc w:val="center"/>
              <w:rPr>
                <w:ins w:id="2270" w:author="David Conklin" w:date="2021-07-07T07:04:00Z"/>
              </w:rPr>
            </w:pPr>
            <w:ins w:id="2271" w:author="David Conklin" w:date="2021-07-07T07:04:00Z">
              <w:r>
                <w:t>2.07</w:t>
              </w:r>
            </w:ins>
          </w:p>
        </w:tc>
        <w:tc>
          <w:tcPr>
            <w:tcW w:w="0" w:type="auto"/>
          </w:tcPr>
          <w:p w14:paraId="229BCF8A" w14:textId="77777777" w:rsidR="0088498B" w:rsidRDefault="0088498B" w:rsidP="00C73EB7">
            <w:pPr>
              <w:jc w:val="center"/>
              <w:rPr>
                <w:ins w:id="2272" w:author="David Conklin" w:date="2021-07-07T07:04:00Z"/>
              </w:rPr>
            </w:pPr>
          </w:p>
        </w:tc>
        <w:tc>
          <w:tcPr>
            <w:tcW w:w="0" w:type="auto"/>
          </w:tcPr>
          <w:p w14:paraId="4E759FFF" w14:textId="77777777" w:rsidR="0088498B" w:rsidRDefault="0088498B" w:rsidP="00C73EB7">
            <w:pPr>
              <w:jc w:val="center"/>
              <w:rPr>
                <w:ins w:id="2273" w:author="David Conklin" w:date="2021-07-07T07:04:00Z"/>
              </w:rPr>
            </w:pPr>
            <w:ins w:id="2274" w:author="David Conklin" w:date="2021-07-07T07:04:00Z">
              <w:r>
                <w:t>0.38</w:t>
              </w:r>
            </w:ins>
          </w:p>
        </w:tc>
        <w:tc>
          <w:tcPr>
            <w:tcW w:w="0" w:type="auto"/>
          </w:tcPr>
          <w:p w14:paraId="1187E2B0" w14:textId="77777777" w:rsidR="0088498B" w:rsidRDefault="0088498B" w:rsidP="00C73EB7">
            <w:pPr>
              <w:jc w:val="center"/>
              <w:rPr>
                <w:ins w:id="2275" w:author="David Conklin" w:date="2021-07-07T07:04:00Z"/>
              </w:rPr>
            </w:pPr>
            <w:ins w:id="2276" w:author="David Conklin" w:date="2021-07-07T07:04:00Z">
              <w:r>
                <w:t>3.61</w:t>
              </w:r>
            </w:ins>
          </w:p>
        </w:tc>
      </w:tr>
    </w:tbl>
    <w:p w14:paraId="7C76A177" w14:textId="77777777" w:rsidR="0088498B" w:rsidRDefault="0088498B" w:rsidP="0088498B">
      <w:pPr>
        <w:rPr>
          <w:ins w:id="2277" w:author="David Conklin" w:date="2021-07-07T07:04:00Z"/>
        </w:rPr>
      </w:pPr>
    </w:p>
    <w:p w14:paraId="36090F67" w14:textId="6E1D4624" w:rsidR="0088498B" w:rsidDel="0088498B" w:rsidRDefault="0088498B" w:rsidP="007E57E4">
      <w:pPr>
        <w:rPr>
          <w:del w:id="2278" w:author="David Conklin" w:date="2021-07-07T07:05:00Z"/>
        </w:rPr>
      </w:pPr>
    </w:p>
    <w:p w14:paraId="3079F3B8" w14:textId="725AE5D7" w:rsidR="00E3419D" w:rsidDel="0088498B" w:rsidRDefault="00E3419D" w:rsidP="007E57E4">
      <w:pPr>
        <w:rPr>
          <w:del w:id="2279" w:author="David Conklin" w:date="2021-07-07T07:05:00Z"/>
        </w:rPr>
      </w:pPr>
      <w:del w:id="2280" w:author="David Conklin" w:date="2021-07-07T07:05:00Z">
        <w:r w:rsidDel="0088498B">
          <w:delText xml:space="preserve">Tuning knob values in CW3M version </w:delText>
        </w:r>
      </w:del>
      <w:del w:id="2281" w:author="David Conklin" w:date="2021-07-07T06:56:00Z">
        <w:r w:rsidR="00445820" w:rsidDel="00EB6023">
          <w:delText>3</w:delText>
        </w:r>
      </w:del>
      <w:del w:id="2282"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283" w:author="David Conklin" w:date="2021-07-07T07:05:00Z"/>
        </w:trPr>
        <w:tc>
          <w:tcPr>
            <w:tcW w:w="0" w:type="auto"/>
          </w:tcPr>
          <w:p w14:paraId="013F1F3C" w14:textId="6EA40045" w:rsidR="00E3419D" w:rsidDel="0088498B" w:rsidRDefault="00E3419D" w:rsidP="007E57E4">
            <w:pPr>
              <w:rPr>
                <w:del w:id="2284" w:author="David Conklin" w:date="2021-07-07T07:05:00Z"/>
              </w:rPr>
            </w:pPr>
            <w:del w:id="2285" w:author="David Conklin" w:date="2021-07-07T07:05:00Z">
              <w:r w:rsidDel="0088498B">
                <w:delText>HBVCALIB</w:delText>
              </w:r>
            </w:del>
          </w:p>
        </w:tc>
        <w:tc>
          <w:tcPr>
            <w:tcW w:w="0" w:type="auto"/>
          </w:tcPr>
          <w:p w14:paraId="6D9DF9D1" w14:textId="5BD568AC" w:rsidR="00E3419D" w:rsidDel="0088498B" w:rsidRDefault="00E3419D" w:rsidP="007E57E4">
            <w:pPr>
              <w:rPr>
                <w:del w:id="2286" w:author="David Conklin" w:date="2021-07-07T07:05:00Z"/>
              </w:rPr>
            </w:pPr>
            <w:del w:id="2287" w:author="David Conklin" w:date="2021-07-07T07:05:00Z">
              <w:r w:rsidDel="0088498B">
                <w:delText>ET_MULT</w:delText>
              </w:r>
            </w:del>
          </w:p>
        </w:tc>
        <w:tc>
          <w:tcPr>
            <w:tcW w:w="0" w:type="auto"/>
          </w:tcPr>
          <w:p w14:paraId="6085A988" w14:textId="521E0225" w:rsidR="00E3419D" w:rsidDel="0088498B" w:rsidRDefault="00E3419D" w:rsidP="007E57E4">
            <w:pPr>
              <w:rPr>
                <w:del w:id="2288" w:author="David Conklin" w:date="2021-07-07T07:05:00Z"/>
              </w:rPr>
            </w:pPr>
            <w:del w:id="2289"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290" w:author="David Conklin" w:date="2021-07-07T07:05:00Z"/>
              </w:rPr>
            </w:pPr>
            <w:del w:id="2291" w:author="David Conklin" w:date="2021-07-07T07:05:00Z">
              <w:r w:rsidDel="0088498B">
                <w:delText>W2A_SLP</w:delText>
              </w:r>
            </w:del>
          </w:p>
        </w:tc>
        <w:tc>
          <w:tcPr>
            <w:tcW w:w="0" w:type="auto"/>
          </w:tcPr>
          <w:p w14:paraId="74958C0E" w14:textId="5880EDE7" w:rsidR="00E3419D" w:rsidDel="0088498B" w:rsidRDefault="00E3419D" w:rsidP="007E57E4">
            <w:pPr>
              <w:rPr>
                <w:del w:id="2292" w:author="David Conklin" w:date="2021-07-07T07:05:00Z"/>
              </w:rPr>
            </w:pPr>
            <w:del w:id="2293" w:author="David Conklin" w:date="2021-07-07T07:05:00Z">
              <w:r w:rsidDel="0088498B">
                <w:delText>W2A_INT</w:delText>
              </w:r>
            </w:del>
          </w:p>
        </w:tc>
      </w:tr>
      <w:tr w:rsidR="00E3419D" w:rsidDel="0088498B" w14:paraId="12806AE9" w14:textId="2C0BA9E3" w:rsidTr="00E3419D">
        <w:trPr>
          <w:del w:id="2294" w:author="David Conklin" w:date="2021-07-07T07:05:00Z"/>
        </w:trPr>
        <w:tc>
          <w:tcPr>
            <w:tcW w:w="0" w:type="auto"/>
          </w:tcPr>
          <w:p w14:paraId="0F062F1E" w14:textId="2D26A6F6" w:rsidR="00E3419D" w:rsidDel="0088498B" w:rsidRDefault="00E3419D" w:rsidP="007E57E4">
            <w:pPr>
              <w:rPr>
                <w:del w:id="2295" w:author="David Conklin" w:date="2021-07-07T07:05:00Z"/>
              </w:rPr>
            </w:pPr>
            <w:del w:id="2296" w:author="David Conklin" w:date="2021-07-07T07:05:00Z">
              <w:r w:rsidDel="0088498B">
                <w:delText>8 CGR</w:delText>
              </w:r>
            </w:del>
          </w:p>
        </w:tc>
        <w:tc>
          <w:tcPr>
            <w:tcW w:w="0" w:type="auto"/>
          </w:tcPr>
          <w:p w14:paraId="7B4A55A1" w14:textId="2F2122DF" w:rsidR="00E3419D" w:rsidDel="0088498B" w:rsidRDefault="00E3419D" w:rsidP="00C63B9F">
            <w:pPr>
              <w:jc w:val="center"/>
              <w:rPr>
                <w:del w:id="2297" w:author="David Conklin" w:date="2021-07-07T07:05:00Z"/>
              </w:rPr>
            </w:pPr>
            <w:del w:id="2298" w:author="David Conklin" w:date="2021-07-07T07:05:00Z">
              <w:r w:rsidDel="0088498B">
                <w:delText>0.826</w:delText>
              </w:r>
            </w:del>
          </w:p>
        </w:tc>
        <w:tc>
          <w:tcPr>
            <w:tcW w:w="0" w:type="auto"/>
          </w:tcPr>
          <w:p w14:paraId="6DC4097B" w14:textId="2E180408" w:rsidR="00410F77" w:rsidDel="0088498B" w:rsidRDefault="00410F77" w:rsidP="00C63B9F">
            <w:pPr>
              <w:jc w:val="center"/>
              <w:rPr>
                <w:del w:id="2299" w:author="David Conklin" w:date="2021-07-07T07:05:00Z"/>
              </w:rPr>
            </w:pPr>
            <w:del w:id="2300" w:author="David Conklin" w:date="2021-07-07T07:05:00Z">
              <w:r w:rsidDel="0088498B">
                <w:delText>1.0</w:delText>
              </w:r>
            </w:del>
          </w:p>
        </w:tc>
        <w:tc>
          <w:tcPr>
            <w:tcW w:w="0" w:type="auto"/>
          </w:tcPr>
          <w:p w14:paraId="14ACA79A" w14:textId="6C98D408" w:rsidR="00E3419D" w:rsidDel="0088498B" w:rsidRDefault="00410F77" w:rsidP="00C63B9F">
            <w:pPr>
              <w:jc w:val="center"/>
              <w:rPr>
                <w:del w:id="2301" w:author="David Conklin" w:date="2021-07-07T07:05:00Z"/>
              </w:rPr>
            </w:pPr>
            <w:del w:id="2302" w:author="David Conklin" w:date="2021-07-07T07:05:00Z">
              <w:r w:rsidDel="0088498B">
                <w:delText>0.4185</w:delText>
              </w:r>
            </w:del>
          </w:p>
        </w:tc>
        <w:tc>
          <w:tcPr>
            <w:tcW w:w="0" w:type="auto"/>
          </w:tcPr>
          <w:p w14:paraId="3EA6726C" w14:textId="4C31C2D1" w:rsidR="00E3419D" w:rsidDel="0088498B" w:rsidRDefault="00410F77" w:rsidP="00C63B9F">
            <w:pPr>
              <w:jc w:val="center"/>
              <w:rPr>
                <w:del w:id="2303" w:author="David Conklin" w:date="2021-07-07T07:05:00Z"/>
              </w:rPr>
            </w:pPr>
            <w:del w:id="2304" w:author="David Conklin" w:date="2021-07-07T07:05:00Z">
              <w:r w:rsidDel="0088498B">
                <w:delText>4.4309</w:delText>
              </w:r>
            </w:del>
          </w:p>
        </w:tc>
      </w:tr>
      <w:tr w:rsidR="00E3419D" w:rsidDel="0088498B" w14:paraId="3F38FF0D" w14:textId="2A8A20E9" w:rsidTr="00E3419D">
        <w:trPr>
          <w:del w:id="2305" w:author="David Conklin" w:date="2021-07-07T07:05:00Z"/>
        </w:trPr>
        <w:tc>
          <w:tcPr>
            <w:tcW w:w="0" w:type="auto"/>
          </w:tcPr>
          <w:p w14:paraId="28444FC3" w14:textId="36B827C0" w:rsidR="00E3419D" w:rsidDel="0088498B" w:rsidRDefault="00E3419D" w:rsidP="007E57E4">
            <w:pPr>
              <w:rPr>
                <w:del w:id="2306" w:author="David Conklin" w:date="2021-07-07T07:05:00Z"/>
              </w:rPr>
            </w:pPr>
            <w:del w:id="2307" w:author="David Conklin" w:date="2021-07-07T07:05:00Z">
              <w:r w:rsidDel="0088498B">
                <w:delText>9 BLU</w:delText>
              </w:r>
            </w:del>
          </w:p>
        </w:tc>
        <w:tc>
          <w:tcPr>
            <w:tcW w:w="0" w:type="auto"/>
          </w:tcPr>
          <w:p w14:paraId="5FB4A130" w14:textId="2C96C502" w:rsidR="00E3419D" w:rsidDel="0088498B" w:rsidRDefault="00410F77" w:rsidP="00C63B9F">
            <w:pPr>
              <w:jc w:val="center"/>
              <w:rPr>
                <w:del w:id="2308" w:author="David Conklin" w:date="2021-07-07T07:05:00Z"/>
              </w:rPr>
            </w:pPr>
            <w:del w:id="2309" w:author="David Conklin" w:date="2021-07-07T07:05:00Z">
              <w:r w:rsidDel="0088498B">
                <w:delText>0.355</w:delText>
              </w:r>
            </w:del>
          </w:p>
        </w:tc>
        <w:tc>
          <w:tcPr>
            <w:tcW w:w="0" w:type="auto"/>
          </w:tcPr>
          <w:p w14:paraId="2F9894DE" w14:textId="2FEEC0E2" w:rsidR="00E3419D" w:rsidDel="0088498B" w:rsidRDefault="00410F77" w:rsidP="00C63B9F">
            <w:pPr>
              <w:jc w:val="center"/>
              <w:rPr>
                <w:del w:id="2310" w:author="David Conklin" w:date="2021-07-07T07:05:00Z"/>
              </w:rPr>
            </w:pPr>
            <w:del w:id="2311" w:author="David Conklin" w:date="2021-07-07T07:05:00Z">
              <w:r w:rsidDel="0088498B">
                <w:delText>0.3</w:delText>
              </w:r>
            </w:del>
          </w:p>
        </w:tc>
        <w:tc>
          <w:tcPr>
            <w:tcW w:w="0" w:type="auto"/>
          </w:tcPr>
          <w:p w14:paraId="0B93C7BE" w14:textId="0E54C393" w:rsidR="00E3419D" w:rsidDel="0088498B" w:rsidRDefault="00410F77" w:rsidP="00C63B9F">
            <w:pPr>
              <w:jc w:val="center"/>
              <w:rPr>
                <w:del w:id="2312" w:author="David Conklin" w:date="2021-07-07T07:05:00Z"/>
              </w:rPr>
            </w:pPr>
            <w:del w:id="2313"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314" w:author="David Conklin" w:date="2021-07-07T07:05:00Z"/>
              </w:rPr>
            </w:pPr>
            <w:del w:id="2315" w:author="David Conklin" w:date="2021-07-07T07:05:00Z">
              <w:r w:rsidDel="0088498B">
                <w:delText>4.9</w:delText>
              </w:r>
            </w:del>
          </w:p>
        </w:tc>
      </w:tr>
      <w:tr w:rsidR="00410F77" w:rsidDel="0088498B" w14:paraId="0286322E" w14:textId="181162E0" w:rsidTr="00E3419D">
        <w:trPr>
          <w:del w:id="2316" w:author="David Conklin" w:date="2021-07-07T07:05:00Z"/>
        </w:trPr>
        <w:tc>
          <w:tcPr>
            <w:tcW w:w="0" w:type="auto"/>
          </w:tcPr>
          <w:p w14:paraId="3E2CCD17" w14:textId="5242FF1D" w:rsidR="00410F77" w:rsidDel="0088498B" w:rsidRDefault="00410F77" w:rsidP="007E57E4">
            <w:pPr>
              <w:rPr>
                <w:del w:id="2317" w:author="David Conklin" w:date="2021-07-07T07:05:00Z"/>
              </w:rPr>
            </w:pPr>
            <w:del w:id="2318"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319" w:author="David Conklin" w:date="2021-07-07T07:05:00Z"/>
              </w:rPr>
            </w:pPr>
            <w:del w:id="2320" w:author="David Conklin" w:date="2021-07-07T07:05:00Z">
              <w:r w:rsidDel="0088498B">
                <w:delText>1.9135</w:delText>
              </w:r>
            </w:del>
          </w:p>
        </w:tc>
        <w:tc>
          <w:tcPr>
            <w:tcW w:w="0" w:type="auto"/>
          </w:tcPr>
          <w:p w14:paraId="34604EBB" w14:textId="27E4A18A" w:rsidR="00410F77" w:rsidDel="0088498B" w:rsidRDefault="00410F77" w:rsidP="00C63B9F">
            <w:pPr>
              <w:jc w:val="center"/>
              <w:rPr>
                <w:del w:id="2321" w:author="David Conklin" w:date="2021-07-07T07:05:00Z"/>
              </w:rPr>
            </w:pPr>
          </w:p>
        </w:tc>
        <w:tc>
          <w:tcPr>
            <w:tcW w:w="0" w:type="auto"/>
          </w:tcPr>
          <w:p w14:paraId="6DB933D2" w14:textId="288DE6E3" w:rsidR="00410F77" w:rsidDel="0088498B" w:rsidRDefault="00410F77" w:rsidP="00C63B9F">
            <w:pPr>
              <w:jc w:val="center"/>
              <w:rPr>
                <w:del w:id="2322" w:author="David Conklin" w:date="2021-07-07T07:05:00Z"/>
              </w:rPr>
            </w:pPr>
            <w:del w:id="2323"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324" w:author="David Conklin" w:date="2021-07-07T07:05:00Z"/>
              </w:rPr>
            </w:pPr>
            <w:del w:id="2325" w:author="David Conklin" w:date="2021-07-07T07:05:00Z">
              <w:r w:rsidDel="0088498B">
                <w:delText>4.97186</w:delText>
              </w:r>
            </w:del>
          </w:p>
        </w:tc>
      </w:tr>
      <w:tr w:rsidR="00410F77" w:rsidDel="0088498B" w14:paraId="0B671F7A" w14:textId="6FDE4661" w:rsidTr="00E3419D">
        <w:trPr>
          <w:del w:id="2326" w:author="David Conklin" w:date="2021-07-07T07:05:00Z"/>
        </w:trPr>
        <w:tc>
          <w:tcPr>
            <w:tcW w:w="0" w:type="auto"/>
          </w:tcPr>
          <w:p w14:paraId="7B2E22C4" w14:textId="32D1DA55" w:rsidR="00410F77" w:rsidDel="0088498B" w:rsidRDefault="00410F77" w:rsidP="007E57E4">
            <w:pPr>
              <w:rPr>
                <w:del w:id="2327" w:author="David Conklin" w:date="2021-07-07T07:05:00Z"/>
              </w:rPr>
            </w:pPr>
            <w:del w:id="2328"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329" w:author="David Conklin" w:date="2021-07-07T07:05:00Z"/>
              </w:rPr>
            </w:pPr>
            <w:del w:id="2330"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331" w:author="David Conklin" w:date="2021-07-07T07:05:00Z"/>
              </w:rPr>
            </w:pPr>
          </w:p>
        </w:tc>
        <w:tc>
          <w:tcPr>
            <w:tcW w:w="0" w:type="auto"/>
          </w:tcPr>
          <w:p w14:paraId="21205A77" w14:textId="6CA45036" w:rsidR="00410F77" w:rsidDel="0088498B" w:rsidRDefault="00410F77" w:rsidP="00C63B9F">
            <w:pPr>
              <w:jc w:val="center"/>
              <w:rPr>
                <w:del w:id="2332" w:author="David Conklin" w:date="2021-07-07T07:05:00Z"/>
              </w:rPr>
            </w:pPr>
            <w:del w:id="2333"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334" w:author="David Conklin" w:date="2021-07-07T07:05:00Z"/>
              </w:rPr>
            </w:pPr>
            <w:del w:id="2335" w:author="David Conklin" w:date="2021-07-07T07:05:00Z">
              <w:r w:rsidDel="0088498B">
                <w:delText>3.37186</w:delText>
              </w:r>
            </w:del>
          </w:p>
        </w:tc>
      </w:tr>
      <w:tr w:rsidR="00410F77" w:rsidDel="0088498B" w14:paraId="6060C23A" w14:textId="041FA1C7" w:rsidTr="00E3419D">
        <w:trPr>
          <w:del w:id="2336" w:author="David Conklin" w:date="2021-07-07T07:05:00Z"/>
        </w:trPr>
        <w:tc>
          <w:tcPr>
            <w:tcW w:w="0" w:type="auto"/>
          </w:tcPr>
          <w:p w14:paraId="27A43BF8" w14:textId="33BB9AF8" w:rsidR="00410F77" w:rsidDel="0088498B" w:rsidRDefault="00410F77" w:rsidP="007E57E4">
            <w:pPr>
              <w:rPr>
                <w:del w:id="2337" w:author="David Conklin" w:date="2021-07-07T07:05:00Z"/>
              </w:rPr>
            </w:pPr>
            <w:del w:id="2338"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339" w:author="David Conklin" w:date="2021-07-07T07:05:00Z"/>
              </w:rPr>
            </w:pPr>
            <w:del w:id="2340" w:author="David Conklin" w:date="2021-07-07T07:05:00Z">
              <w:r w:rsidDel="0088498B">
                <w:delText>0.4174</w:delText>
              </w:r>
            </w:del>
          </w:p>
        </w:tc>
        <w:tc>
          <w:tcPr>
            <w:tcW w:w="0" w:type="auto"/>
          </w:tcPr>
          <w:p w14:paraId="4C12DAB9" w14:textId="69E94CF0" w:rsidR="00410F77" w:rsidDel="0088498B" w:rsidRDefault="00410F77" w:rsidP="00C63B9F">
            <w:pPr>
              <w:jc w:val="center"/>
              <w:rPr>
                <w:del w:id="2341" w:author="David Conklin" w:date="2021-07-07T07:05:00Z"/>
              </w:rPr>
            </w:pPr>
          </w:p>
        </w:tc>
        <w:tc>
          <w:tcPr>
            <w:tcW w:w="0" w:type="auto"/>
          </w:tcPr>
          <w:p w14:paraId="0A5DBD8F" w14:textId="5817C92C" w:rsidR="00410F77" w:rsidDel="0088498B" w:rsidRDefault="00410F77" w:rsidP="00C63B9F">
            <w:pPr>
              <w:jc w:val="center"/>
              <w:rPr>
                <w:del w:id="2342" w:author="David Conklin" w:date="2021-07-07T07:05:00Z"/>
              </w:rPr>
            </w:pPr>
            <w:del w:id="2343" w:author="David Conklin" w:date="2021-07-07T07:05:00Z">
              <w:r w:rsidDel="0088498B">
                <w:delText>0.4583</w:delText>
              </w:r>
            </w:del>
          </w:p>
        </w:tc>
        <w:tc>
          <w:tcPr>
            <w:tcW w:w="0" w:type="auto"/>
          </w:tcPr>
          <w:p w14:paraId="493DBBF7" w14:textId="095E5CED" w:rsidR="00410F77" w:rsidDel="0088498B" w:rsidRDefault="00410F77" w:rsidP="00C63B9F">
            <w:pPr>
              <w:jc w:val="center"/>
              <w:rPr>
                <w:del w:id="2344" w:author="David Conklin" w:date="2021-07-07T07:05:00Z"/>
              </w:rPr>
            </w:pPr>
            <w:del w:id="2345" w:author="David Conklin" w:date="2021-07-07T07:05:00Z">
              <w:r w:rsidDel="0088498B">
                <w:delText>5.2348</w:delText>
              </w:r>
            </w:del>
          </w:p>
        </w:tc>
      </w:tr>
      <w:tr w:rsidR="00410F77" w:rsidDel="0088498B" w14:paraId="4CF0B37B" w14:textId="4F877C2D" w:rsidTr="00E3419D">
        <w:trPr>
          <w:del w:id="2346" w:author="David Conklin" w:date="2021-07-07T07:05:00Z"/>
        </w:trPr>
        <w:tc>
          <w:tcPr>
            <w:tcW w:w="0" w:type="auto"/>
          </w:tcPr>
          <w:p w14:paraId="531B6FD2" w14:textId="018294EC" w:rsidR="00410F77" w:rsidDel="0088498B" w:rsidRDefault="00410F77" w:rsidP="007E57E4">
            <w:pPr>
              <w:rPr>
                <w:del w:id="2347" w:author="David Conklin" w:date="2021-07-07T07:05:00Z"/>
              </w:rPr>
            </w:pPr>
            <w:del w:id="2348"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349" w:author="David Conklin" w:date="2021-07-07T07:05:00Z"/>
              </w:rPr>
            </w:pPr>
            <w:del w:id="2350" w:author="David Conklin" w:date="2021-07-07T07:05:00Z">
              <w:r w:rsidDel="0088498B">
                <w:delText>2.06762</w:delText>
              </w:r>
            </w:del>
          </w:p>
        </w:tc>
        <w:tc>
          <w:tcPr>
            <w:tcW w:w="0" w:type="auto"/>
          </w:tcPr>
          <w:p w14:paraId="626FC22A" w14:textId="221A1DD8" w:rsidR="00410F77" w:rsidDel="0088498B" w:rsidRDefault="00410F77" w:rsidP="00C63B9F">
            <w:pPr>
              <w:jc w:val="center"/>
              <w:rPr>
                <w:del w:id="2351" w:author="David Conklin" w:date="2021-07-07T07:05:00Z"/>
              </w:rPr>
            </w:pPr>
          </w:p>
        </w:tc>
        <w:tc>
          <w:tcPr>
            <w:tcW w:w="0" w:type="auto"/>
          </w:tcPr>
          <w:p w14:paraId="7478B725" w14:textId="5E433D86" w:rsidR="00410F77" w:rsidDel="0088498B" w:rsidRDefault="00410F77" w:rsidP="00C63B9F">
            <w:pPr>
              <w:jc w:val="center"/>
              <w:rPr>
                <w:del w:id="2352" w:author="David Conklin" w:date="2021-07-07T07:05:00Z"/>
              </w:rPr>
            </w:pPr>
            <w:del w:id="2353"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354" w:author="David Conklin" w:date="2021-07-07T07:05:00Z"/>
              </w:rPr>
            </w:pPr>
            <w:del w:id="2355" w:author="David Conklin" w:date="2021-07-07T07:05:00Z">
              <w:r w:rsidDel="0088498B">
                <w:delText>3.614884</w:delText>
              </w:r>
            </w:del>
          </w:p>
        </w:tc>
      </w:tr>
    </w:tbl>
    <w:p w14:paraId="4C62E339" w14:textId="1BB3A098" w:rsidR="00E3419D" w:rsidDel="0088498B" w:rsidRDefault="00E3419D" w:rsidP="007E57E4">
      <w:pPr>
        <w:rPr>
          <w:del w:id="2356"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357" w:name="_Toc76712246"/>
      <w:r>
        <w:t>Analysis of</w:t>
      </w:r>
      <w:r w:rsidR="003024C9">
        <w:t xml:space="preserve"> locations where the model has low skill</w:t>
      </w:r>
      <w:bookmarkEnd w:id="235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358"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2359" w:author="David Conklin" w:date="2021-07-01T11:47:00Z"/>
        </w:rPr>
        <w:pPrChange w:id="2360" w:author="David Conklin" w:date="2021-07-01T11:50:00Z">
          <w:pPr/>
        </w:pPrChange>
      </w:pPr>
      <w:del w:id="2361" w:author="David Conklin" w:date="2021-07-01T11:47:00Z">
        <w:r w:rsidDel="003F1C20">
          <w:br w:type="page"/>
        </w:r>
      </w:del>
    </w:p>
    <w:p w14:paraId="45B7ACA0" w14:textId="77777777" w:rsidR="00B47F76" w:rsidDel="003F1C20" w:rsidRDefault="00B47F76">
      <w:pPr>
        <w:pStyle w:val="Heading2"/>
        <w:rPr>
          <w:del w:id="2362" w:author="David Conklin" w:date="2021-07-01T11:47:00Z"/>
        </w:rPr>
        <w:pPrChange w:id="2363" w:author="David Conklin" w:date="2021-07-01T11:50:00Z">
          <w:pPr/>
        </w:pPrChange>
      </w:pPr>
    </w:p>
    <w:p w14:paraId="0D1BEDC6" w14:textId="034C8026" w:rsidR="00B47F76" w:rsidRDefault="00B47F76">
      <w:pPr>
        <w:pStyle w:val="Heading2"/>
      </w:pPr>
      <w:bookmarkStart w:id="2364" w:name="_Toc76712247"/>
      <w:r>
        <w:t>Simulated McKenzie basin water budget</w:t>
      </w:r>
      <w:r w:rsidR="00334ED8">
        <w:t xml:space="preserve"> and thermal energy budget</w:t>
      </w:r>
      <w:bookmarkEnd w:id="2364"/>
    </w:p>
    <w:p w14:paraId="28DCD52C" w14:textId="42E8173A" w:rsidR="00334ED8" w:rsidDel="000C04F1" w:rsidRDefault="00334ED8" w:rsidP="00334ED8">
      <w:pPr>
        <w:rPr>
          <w:del w:id="2365" w:author="David Conklin" w:date="2021-07-01T11:50:00Z"/>
        </w:rPr>
      </w:pPr>
    </w:p>
    <w:p w14:paraId="5CCFEC0D" w14:textId="77777777" w:rsidR="000C04F1" w:rsidRDefault="000C04F1">
      <w:pPr>
        <w:pStyle w:val="Heading2"/>
        <w:rPr>
          <w:ins w:id="2366" w:author="David Conklin" w:date="2021-07-01T11:50:00Z"/>
        </w:rPr>
        <w:pPrChange w:id="2367"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368" w:author="David Conklin" w:date="2021-07-02T19:32:00Z"/>
        </w:rPr>
      </w:pPr>
      <w:ins w:id="2369" w:author="David Conklin" w:date="2021-07-02T19:29:00Z">
        <w:r>
          <w:t xml:space="preserve">The water and energy budgets </w:t>
        </w:r>
      </w:ins>
      <w:ins w:id="2370" w:author="David Conklin" w:date="2021-07-02T19:30:00Z">
        <w:r>
          <w:t xml:space="preserve">are said to “close” when </w:t>
        </w:r>
      </w:ins>
      <w:del w:id="2371" w:author="David Conklin" w:date="2021-07-02T19:30:00Z">
        <w:r w:rsidR="00334ED8" w:rsidDel="006E1147">
          <w:delText xml:space="preserve">Ideally, </w:delText>
        </w:r>
      </w:del>
      <w:r w:rsidR="00334ED8">
        <w:t xml:space="preserve">the “total in” value </w:t>
      </w:r>
      <w:del w:id="2372" w:author="David Conklin" w:date="2021-07-02T19:30:00Z">
        <w:r w:rsidR="00334ED8" w:rsidDel="006E1147">
          <w:delText xml:space="preserve">should </w:delText>
        </w:r>
      </w:del>
      <w:r w:rsidR="00334ED8">
        <w:t>match</w:t>
      </w:r>
      <w:ins w:id="2373" w:author="David Conklin" w:date="2021-07-02T19:30:00Z">
        <w:r>
          <w:t>es</w:t>
        </w:r>
      </w:ins>
      <w:r w:rsidR="00334ED8">
        <w:t xml:space="preserve"> the “total out” value in each budget</w:t>
      </w:r>
      <w:r w:rsidR="00082BCB">
        <w:t xml:space="preserve">.  As of </w:t>
      </w:r>
      <w:ins w:id="2374" w:author="David Conklin" w:date="2021-07-02T19:31:00Z">
        <w:r>
          <w:t xml:space="preserve">CW3M </w:t>
        </w:r>
      </w:ins>
      <w:r w:rsidR="00082BCB">
        <w:t>version</w:t>
      </w:r>
      <w:del w:id="2375" w:author="David Conklin" w:date="2021-07-02T10:00:00Z">
        <w:r w:rsidR="00082BCB" w:rsidDel="00C6504A">
          <w:delText>s</w:delText>
        </w:r>
      </w:del>
      <w:r w:rsidR="00082BCB">
        <w:t xml:space="preserve"> </w:t>
      </w:r>
      <w:ins w:id="2376" w:author="David Conklin" w:date="2021-07-02T10:01:00Z">
        <w:r w:rsidR="00C6504A">
          <w:t>409</w:t>
        </w:r>
      </w:ins>
      <w:ins w:id="2377" w:author="David Conklin" w:date="2021-07-02T19:31:00Z">
        <w:r>
          <w:t xml:space="preserve"> (</w:t>
        </w:r>
      </w:ins>
      <w:ins w:id="2378" w:author="David Conklin" w:date="2021-07-02T19:36:00Z">
        <w:r>
          <w:t>7/1</w:t>
        </w:r>
      </w:ins>
      <w:ins w:id="2379" w:author="David Conklin" w:date="2021-07-02T19:31:00Z">
        <w:r>
          <w:t>/21)</w:t>
        </w:r>
      </w:ins>
      <w:ins w:id="2380" w:author="David Conklin" w:date="2021-07-02T10:01:00Z">
        <w:r w:rsidR="00C6504A">
          <w:t xml:space="preserve">, </w:t>
        </w:r>
      </w:ins>
      <w:ins w:id="2381" w:author="David Conklin" w:date="2021-07-02T19:30:00Z">
        <w:r>
          <w:t>the water budge</w:t>
        </w:r>
      </w:ins>
      <w:ins w:id="2382" w:author="David Conklin" w:date="2021-07-02T19:31:00Z">
        <w:r>
          <w:t>t closes nicely but</w:t>
        </w:r>
      </w:ins>
      <w:ins w:id="2383" w:author="David Conklin" w:date="2021-07-02T19:32:00Z">
        <w:r>
          <w:t xml:space="preserve"> the thermal energy budget is still out by </w:t>
        </w:r>
      </w:ins>
      <w:ins w:id="2384" w:author="David Conklin" w:date="2021-07-02T19:34:00Z">
        <w:r>
          <w:t>an appreciable amount.</w:t>
        </w:r>
      </w:ins>
      <w:ins w:id="2385" w:author="David Conklin" w:date="2021-07-02T19:32:00Z">
        <w:r>
          <w:t xml:space="preserve">.  </w:t>
        </w:r>
      </w:ins>
    </w:p>
    <w:p w14:paraId="5B10D7E5" w14:textId="77777777" w:rsidR="006E1147" w:rsidRDefault="006E1147" w:rsidP="00334ED8">
      <w:pPr>
        <w:rPr>
          <w:ins w:id="2386" w:author="David Conklin" w:date="2021-07-02T19:32:00Z"/>
        </w:rPr>
      </w:pPr>
    </w:p>
    <w:p w14:paraId="65025703" w14:textId="77777777" w:rsidR="006E1147" w:rsidRDefault="006E1147" w:rsidP="00334ED8">
      <w:pPr>
        <w:rPr>
          <w:ins w:id="2387" w:author="David Conklin" w:date="2021-07-02T19:33:00Z"/>
        </w:rPr>
      </w:pPr>
      <w:ins w:id="2388" w:author="David Conklin" w:date="2021-07-02T19:33:00Z">
        <w:r>
          <w:t xml:space="preserve">In the water budget, </w:t>
        </w:r>
      </w:ins>
      <w:ins w:id="2389" w:author="David Conklin" w:date="2021-07-02T19:31:00Z">
        <w:r>
          <w:t xml:space="preserve"> </w:t>
        </w:r>
      </w:ins>
      <w:ins w:id="2390" w:author="David Conklin" w:date="2021-07-02T10:01:00Z">
        <w:r w:rsidR="00C6504A">
          <w:t xml:space="preserve">the </w:t>
        </w:r>
      </w:ins>
      <w:ins w:id="2391" w:author="David Conklin" w:date="2021-07-02T17:29:00Z">
        <w:r w:rsidR="00586ABF">
          <w:t xml:space="preserve">average yearly </w:t>
        </w:r>
      </w:ins>
      <w:ins w:id="2392" w:author="David Conklin" w:date="2021-07-02T10:01:00Z">
        <w:r w:rsidR="00C6504A">
          <w:t xml:space="preserve">total out </w:t>
        </w:r>
        <w:r w:rsidR="00FA2CD2">
          <w:t xml:space="preserve">is </w:t>
        </w:r>
      </w:ins>
      <w:ins w:id="2393" w:author="David Conklin" w:date="2021-07-02T10:02:00Z">
        <w:r w:rsidR="00FA2CD2">
          <w:t xml:space="preserve">2.5 mm less than the </w:t>
        </w:r>
      </w:ins>
      <w:ins w:id="2394" w:author="David Conklin" w:date="2021-07-02T17:30:00Z">
        <w:r w:rsidR="00586ABF">
          <w:t xml:space="preserve">average yearly </w:t>
        </w:r>
      </w:ins>
      <w:ins w:id="2395" w:author="David Conklin" w:date="2021-07-02T10:02:00Z">
        <w:r w:rsidR="00FA2CD2">
          <w:t>total in, a difference of 0.11%.</w:t>
        </w:r>
      </w:ins>
      <w:ins w:id="2396" w:author="David Conklin" w:date="2021-07-02T17:10:00Z">
        <w:r w:rsidR="001D3DBD">
          <w:t xml:space="preserve">  However, a closer look at the underlying data </w:t>
        </w:r>
      </w:ins>
      <w:ins w:id="2397" w:author="David Conklin" w:date="2021-07-02T17:11:00Z">
        <w:r w:rsidR="001D3DBD">
          <w:t xml:space="preserve">reveals that at the beginning of 2010, the </w:t>
        </w:r>
      </w:ins>
      <w:ins w:id="2398" w:author="David Conklin" w:date="2021-07-02T17:13:00Z">
        <w:r w:rsidR="001D3DBD">
          <w:t xml:space="preserve">total amount of water in the reaches, reservoirs, and </w:t>
        </w:r>
      </w:ins>
      <w:ins w:id="2399" w:author="David Conklin" w:date="2021-07-02T17:14:00Z">
        <w:r w:rsidR="001D3DBD">
          <w:t>soil tracked by the model was equivalent to 844</w:t>
        </w:r>
      </w:ins>
      <w:ins w:id="2400" w:author="David Conklin" w:date="2021-07-02T17:16:00Z">
        <w:r w:rsidR="001D3DBD">
          <w:t>.2</w:t>
        </w:r>
      </w:ins>
      <w:ins w:id="2401" w:author="David Conklin" w:date="2021-07-02T17:14:00Z">
        <w:r w:rsidR="001D3DBD">
          <w:t xml:space="preserve"> mm</w:t>
        </w:r>
      </w:ins>
      <w:ins w:id="2402" w:author="David Conklin" w:date="2021-07-02T17:15:00Z">
        <w:r w:rsidR="001D3DBD">
          <w:t xml:space="preserve"> over the area of the basin, while</w:t>
        </w:r>
      </w:ins>
      <w:ins w:id="2403" w:author="David Conklin" w:date="2021-07-02T17:16:00Z">
        <w:r w:rsidR="001D3DBD">
          <w:t xml:space="preserve"> 9 years later</w:t>
        </w:r>
      </w:ins>
      <w:ins w:id="2404" w:author="David Conklin" w:date="2021-07-02T17:15:00Z">
        <w:r w:rsidR="001D3DBD">
          <w:t xml:space="preserve"> at the end of 2018 the analogous amount was 862.6 mm</w:t>
        </w:r>
      </w:ins>
      <w:ins w:id="2405" w:author="David Conklin" w:date="2021-07-02T17:18:00Z">
        <w:r w:rsidR="001D3DBD">
          <w:t xml:space="preserve">, an increase of </w:t>
        </w:r>
      </w:ins>
      <w:ins w:id="2406" w:author="David Conklin" w:date="2021-07-02T17:19:00Z">
        <w:r w:rsidR="001D3DBD">
          <w:t xml:space="preserve">18.4 mm over the 9 year period, or </w:t>
        </w:r>
      </w:ins>
      <w:ins w:id="2407" w:author="David Conklin" w:date="2021-07-02T17:18:00Z">
        <w:r w:rsidR="001D3DBD">
          <w:t>2.0 mm</w:t>
        </w:r>
      </w:ins>
      <w:ins w:id="2408" w:author="David Conklin" w:date="2021-07-02T17:19:00Z">
        <w:r w:rsidR="001D3DBD">
          <w:t>/year.</w:t>
        </w:r>
      </w:ins>
      <w:ins w:id="2409" w:author="David Conklin" w:date="2021-07-02T17:20:00Z">
        <w:r w:rsidR="00586ABF">
          <w:t xml:space="preserve">  </w:t>
        </w:r>
      </w:ins>
      <w:ins w:id="2410" w:author="David Conklin" w:date="2021-07-02T17:25:00Z">
        <w:r w:rsidR="00586ABF">
          <w:t xml:space="preserve">Taking that change in the total volume of water into account reduces the discrepancy </w:t>
        </w:r>
      </w:ins>
      <w:ins w:id="2411" w:author="David Conklin" w:date="2021-07-02T17:26:00Z">
        <w:r w:rsidR="00586ABF">
          <w:t>from</w:t>
        </w:r>
      </w:ins>
      <w:ins w:id="2412" w:author="David Conklin" w:date="2021-07-02T19:33:00Z">
        <w:r>
          <w:t xml:space="preserve"> </w:t>
        </w:r>
      </w:ins>
      <w:ins w:id="2413" w:author="David Conklin" w:date="2021-07-02T17:26:00Z">
        <w:r w:rsidR="00586ABF">
          <w:t xml:space="preserve">-2.5 mm (-0.11%) </w:t>
        </w:r>
      </w:ins>
      <w:ins w:id="2414" w:author="David Conklin" w:date="2021-07-02T17:25:00Z">
        <w:r w:rsidR="00586ABF">
          <w:t xml:space="preserve">to </w:t>
        </w:r>
      </w:ins>
      <w:ins w:id="2415" w:author="David Conklin" w:date="2021-07-02T17:26:00Z">
        <w:r w:rsidR="00586ABF">
          <w:t>-0.44 mm</w:t>
        </w:r>
      </w:ins>
      <w:ins w:id="2416" w:author="David Conklin" w:date="2021-07-02T17:28:00Z">
        <w:r w:rsidR="00586ABF">
          <w:t xml:space="preserve"> </w:t>
        </w:r>
      </w:ins>
    </w:p>
    <w:p w14:paraId="70145257" w14:textId="25D0EAB4" w:rsidR="00C6504A" w:rsidRDefault="00586ABF" w:rsidP="00334ED8">
      <w:pPr>
        <w:rPr>
          <w:ins w:id="2417" w:author="David Conklin" w:date="2021-07-02T19:33:00Z"/>
        </w:rPr>
      </w:pPr>
      <w:ins w:id="2418" w:author="David Conklin" w:date="2021-07-02T17:28:00Z">
        <w:r>
          <w:t>(-0.02%).</w:t>
        </w:r>
      </w:ins>
    </w:p>
    <w:p w14:paraId="5AC8C259" w14:textId="62D4AAB2" w:rsidR="006E1147" w:rsidRDefault="006E1147" w:rsidP="00334ED8">
      <w:pPr>
        <w:rPr>
          <w:ins w:id="2419" w:author="David Conklin" w:date="2021-07-02T19:33:00Z"/>
        </w:rPr>
      </w:pPr>
    </w:p>
    <w:p w14:paraId="1D6AA58E" w14:textId="3D017BAE" w:rsidR="00334ED8" w:rsidDel="00FA2CD2" w:rsidRDefault="00082BCB" w:rsidP="00334ED8">
      <w:pPr>
        <w:rPr>
          <w:del w:id="2420" w:author="David Conklin" w:date="2021-07-02T10:02:00Z"/>
        </w:rPr>
      </w:pPr>
      <w:del w:id="2421" w:author="David Conklin" w:date="2021-07-02T10:01:00Z">
        <w:r w:rsidDel="00C6504A">
          <w:delText>225</w:delText>
        </w:r>
      </w:del>
      <w:del w:id="2422"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423" w:author="David Conklin" w:date="2021-07-02T19:35:00Z"/>
        </w:rPr>
      </w:pPr>
    </w:p>
    <w:p w14:paraId="22E170AA" w14:textId="62912611" w:rsidR="00BB7B7B" w:rsidRDefault="00BB7B7B" w:rsidP="00BB7B7B">
      <w:r>
        <w:t xml:space="preserve">As of </w:t>
      </w:r>
      <w:ins w:id="2424" w:author="David Conklin" w:date="2021-07-02T09:31:00Z">
        <w:r w:rsidR="00E44FF8">
          <w:t>7/2</w:t>
        </w:r>
      </w:ins>
      <w:del w:id="2425" w:author="David Conklin" w:date="2021-07-02T09:30:00Z">
        <w:r w:rsidDel="00E44FF8">
          <w:delText>1/6</w:delText>
        </w:r>
      </w:del>
      <w:r>
        <w:t xml:space="preserve">/21 CW3M ver. </w:t>
      </w:r>
      <w:ins w:id="2426" w:author="David Conklin" w:date="2021-07-02T09:31:00Z">
        <w:r w:rsidR="00E44FF8">
          <w:t>409</w:t>
        </w:r>
      </w:ins>
      <w:del w:id="2427"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428" w:author="David Conklin" w:date="2021-07-02T09:39:00Z">
              <w:r w:rsidR="00E44FF8">
                <w:t>6.8</w:t>
              </w:r>
            </w:ins>
            <w:del w:id="2429"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430" w:author="David Conklin" w:date="2021-07-02T09:35:00Z">
              <w:r w:rsidDel="00E44FF8">
                <w:delText>300</w:delText>
              </w:r>
            </w:del>
            <w:ins w:id="2431" w:author="David Conklin" w:date="2021-07-02T09:35:00Z">
              <w:r w:rsidR="00E44FF8">
                <w:t>270</w:t>
              </w:r>
            </w:ins>
          </w:p>
        </w:tc>
        <w:tc>
          <w:tcPr>
            <w:tcW w:w="0" w:type="auto"/>
          </w:tcPr>
          <w:p w14:paraId="67614063" w14:textId="2F2E5263" w:rsidR="00BB7B7B" w:rsidRDefault="00E44FF8" w:rsidP="00BB7B7B">
            <w:pPr>
              <w:jc w:val="right"/>
            </w:pPr>
            <w:ins w:id="2432" w:author="David Conklin" w:date="2021-07-02T09:41:00Z">
              <w:r>
                <w:t>12.4</w:t>
              </w:r>
            </w:ins>
            <w:del w:id="2433"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434" w:author="David Conklin" w:date="2021-07-02T09:36:00Z">
              <w:r>
                <w:t>7</w:t>
              </w:r>
            </w:ins>
            <w:del w:id="2435"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436" w:author="David Conklin" w:date="2021-07-02T09:38:00Z">
              <w:r w:rsidR="00E44FF8">
                <w:t>179</w:t>
              </w:r>
            </w:ins>
            <w:del w:id="2437"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438" w:author="David Conklin" w:date="2021-07-02T09:43:00Z">
              <w:r w:rsidR="00C81A14">
                <w:t>19</w:t>
              </w:r>
            </w:ins>
            <w:del w:id="2439" w:author="David Conklin" w:date="2021-07-02T09:43:00Z">
              <w:r w:rsidDel="00C81A14">
                <w:delText>59</w:delText>
              </w:r>
            </w:del>
          </w:p>
        </w:tc>
        <w:tc>
          <w:tcPr>
            <w:tcW w:w="0" w:type="auto"/>
          </w:tcPr>
          <w:p w14:paraId="625809C8" w14:textId="5110DDC5" w:rsidR="00BB7B7B" w:rsidRDefault="00BB7B7B" w:rsidP="00BB7B7B">
            <w:pPr>
              <w:jc w:val="right"/>
            </w:pPr>
            <w:r>
              <w:t>7</w:t>
            </w:r>
            <w:ins w:id="2440" w:author="David Conklin" w:date="2021-07-02T09:48:00Z">
              <w:r w:rsidR="00C81A14">
                <w:t>5.1</w:t>
              </w:r>
            </w:ins>
            <w:del w:id="2441"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442" w:author="David Conklin" w:date="2021-07-02T09:57:00Z">
              <w:r w:rsidDel="00C6504A">
                <w:delText>152.7</w:delText>
              </w:r>
            </w:del>
            <w:ins w:id="2443"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444" w:author="David Conklin" w:date="2021-07-02T09:43:00Z">
              <w:r w:rsidR="00C81A14">
                <w:t>69</w:t>
              </w:r>
            </w:ins>
            <w:del w:id="2445"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446" w:author="David Conklin" w:date="2021-07-02T09:48:00Z">
              <w:r w:rsidR="00C81A14">
                <w:t>4</w:t>
              </w:r>
            </w:ins>
            <w:del w:id="2447"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448" w:author="David Conklin" w:date="2021-07-02T09:59:00Z">
              <w:r w:rsidR="00C6504A">
                <w:t>7</w:t>
              </w:r>
            </w:ins>
            <w:del w:id="2449"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450" w:author="David Conklin" w:date="2021-07-02T09:43:00Z">
              <w:r w:rsidR="00C81A14">
                <w:t>0</w:t>
              </w:r>
            </w:ins>
            <w:del w:id="2451" w:author="David Conklin" w:date="2021-07-02T09:43:00Z">
              <w:r w:rsidDel="00C81A14">
                <w:delText>2</w:delText>
              </w:r>
            </w:del>
          </w:p>
        </w:tc>
        <w:tc>
          <w:tcPr>
            <w:tcW w:w="0" w:type="auto"/>
          </w:tcPr>
          <w:p w14:paraId="36BBD4E3" w14:textId="3EF8FB5A" w:rsidR="00BB7B7B" w:rsidRDefault="00BB7B7B" w:rsidP="00BB7B7B">
            <w:pPr>
              <w:jc w:val="right"/>
            </w:pPr>
            <w:r>
              <w:t>4.</w:t>
            </w:r>
            <w:ins w:id="2452" w:author="David Conklin" w:date="2021-07-02T09:48:00Z">
              <w:r w:rsidR="00C81A14">
                <w:t>2</w:t>
              </w:r>
            </w:ins>
            <w:del w:id="2453"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454" w:author="David Conklin" w:date="2021-07-02T09:59:00Z">
              <w:r w:rsidR="00C6504A">
                <w:t>7</w:t>
              </w:r>
            </w:ins>
            <w:del w:id="2455"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456" w:author="David Conklin" w:date="2021-07-02T09:49:00Z">
              <w:r w:rsidR="00C81A14">
                <w:t>4</w:t>
              </w:r>
            </w:ins>
            <w:del w:id="2457"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458" w:author="David Conklin" w:date="2021-07-02T09:59:00Z">
              <w:r w:rsidR="00C6504A">
                <w:t>6</w:t>
              </w:r>
            </w:ins>
            <w:del w:id="2459"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460" w:author="David Conklin" w:date="2021-07-02T09:44:00Z">
              <w:r w:rsidR="00C81A14">
                <w:t>176</w:t>
              </w:r>
            </w:ins>
            <w:del w:id="2461"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462" w:author="David Conklin" w:date="2021-07-02T09:50:00Z">
              <w:r w:rsidR="00C81A14">
                <w:t>5.1</w:t>
              </w:r>
            </w:ins>
            <w:del w:id="2463"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464" w:author="David Conklin" w:date="2021-07-02T09:51:00Z">
              <w:r>
                <w:t>-2</w:t>
              </w:r>
            </w:ins>
            <w:del w:id="2465"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466" w:author="David Conklin" w:date="2021-07-02T09:53:00Z">
              <w:r w:rsidR="00C6504A">
                <w:t>1</w:t>
              </w:r>
            </w:ins>
            <w:del w:id="2467"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468" w:author="David Conklin" w:date="2021-07-02T19:35:00Z"/>
        </w:rPr>
      </w:pPr>
      <w:ins w:id="2469" w:author="David Conklin" w:date="2021-07-02T19:35:00Z">
        <w:r>
          <w:t xml:space="preserve">The energy budget fails to close by </w:t>
        </w:r>
      </w:ins>
      <w:ins w:id="2470" w:author="David Conklin" w:date="2021-07-02T19:36:00Z">
        <w:r>
          <w:t>-</w:t>
        </w:r>
      </w:ins>
      <w:ins w:id="2471" w:author="David Conklin" w:date="2021-07-02T21:02:00Z">
        <w:r w:rsidR="00092594">
          <w:t>6.4</w:t>
        </w:r>
      </w:ins>
      <w:ins w:id="2472" w:author="David Conklin" w:date="2021-07-02T19:35:00Z">
        <w:r>
          <w:t>%</w:t>
        </w:r>
      </w:ins>
      <w:ins w:id="2473" w:author="David Conklin" w:date="2021-07-02T19:51:00Z">
        <w:r w:rsidR="00CB3159">
          <w:t xml:space="preserve"> or more</w:t>
        </w:r>
      </w:ins>
      <w:ins w:id="2474" w:author="David Conklin" w:date="2021-07-02T19:36:00Z">
        <w:r>
          <w:t xml:space="preserve">, i.e. </w:t>
        </w:r>
      </w:ins>
      <w:ins w:id="2475" w:author="David Conklin" w:date="2021-07-02T21:02:00Z">
        <w:r w:rsidR="00092594">
          <w:t>6.</w:t>
        </w:r>
      </w:ins>
      <w:ins w:id="2476" w:author="David Conklin" w:date="2021-07-02T21:03:00Z">
        <w:r w:rsidR="00092594">
          <w:t>4</w:t>
        </w:r>
      </w:ins>
      <w:ins w:id="2477" w:author="David Conklin" w:date="2021-07-02T19:36:00Z">
        <w:r>
          <w:t>%</w:t>
        </w:r>
      </w:ins>
      <w:ins w:id="2478" w:author="David Conklin" w:date="2021-07-02T19:51:00Z">
        <w:r w:rsidR="00CB3159">
          <w:t xml:space="preserve"> or more</w:t>
        </w:r>
      </w:ins>
      <w:ins w:id="2479" w:author="David Conklin" w:date="2021-07-02T19:36:00Z">
        <w:r>
          <w:t xml:space="preserve"> of the </w:t>
        </w:r>
      </w:ins>
      <w:ins w:id="2480" w:author="David Conklin" w:date="2021-07-02T19:37:00Z">
        <w:r>
          <w:t xml:space="preserve">modeled </w:t>
        </w:r>
      </w:ins>
      <w:ins w:id="2481" w:author="David Conklin" w:date="2021-07-02T19:36:00Z">
        <w:r>
          <w:t>thermal energy</w:t>
        </w:r>
      </w:ins>
      <w:ins w:id="2482" w:author="David Conklin" w:date="2021-07-02T19:37:00Z">
        <w:r>
          <w:t xml:space="preserve"> reaching the surface waters of the basin is </w:t>
        </w:r>
      </w:ins>
      <w:ins w:id="2483" w:author="David Conklin" w:date="2021-07-02T19:39:00Z">
        <w:r w:rsidR="00D64198">
          <w:t xml:space="preserve">still </w:t>
        </w:r>
      </w:ins>
      <w:ins w:id="2484" w:author="David Conklin" w:date="2021-07-02T19:37:00Z">
        <w:r>
          <w:t>unaccounte</w:t>
        </w:r>
      </w:ins>
      <w:ins w:id="2485" w:author="David Conklin" w:date="2021-07-02T19:38:00Z">
        <w:r>
          <w:t>d for in modeled thermal energy leaving those waters</w:t>
        </w:r>
      </w:ins>
      <w:ins w:id="2486" w:author="David Conklin" w:date="2021-07-02T19:39:00Z">
        <w:r w:rsidR="00D64198">
          <w:t xml:space="preserve"> and </w:t>
        </w:r>
      </w:ins>
      <w:ins w:id="2487" w:author="David Conklin" w:date="2021-07-05T06:52:00Z">
        <w:r w:rsidR="00613067">
          <w:t xml:space="preserve">in </w:t>
        </w:r>
      </w:ins>
      <w:ins w:id="2488" w:author="David Conklin" w:date="2021-07-02T19:39:00Z">
        <w:r w:rsidR="00D64198">
          <w:t>the basin discharge</w:t>
        </w:r>
      </w:ins>
      <w:ins w:id="2489" w:author="David Conklin" w:date="2021-07-02T19:35:00Z">
        <w:r>
          <w:t>.</w:t>
        </w:r>
      </w:ins>
    </w:p>
    <w:p w14:paraId="1A02C05C" w14:textId="77777777" w:rsidR="006E1147" w:rsidRDefault="006E1147" w:rsidP="006D0662">
      <w:pPr>
        <w:rPr>
          <w:ins w:id="2490" w:author="David Conklin" w:date="2021-07-02T19:35:00Z"/>
        </w:rPr>
      </w:pPr>
    </w:p>
    <w:p w14:paraId="2F494B0A" w14:textId="091C33FA" w:rsidR="006D0662" w:rsidRDefault="006D0662" w:rsidP="006D0662">
      <w:r>
        <w:t xml:space="preserve">As of </w:t>
      </w:r>
      <w:ins w:id="2491" w:author="David Conklin" w:date="2021-07-02T18:00:00Z">
        <w:r w:rsidR="002B0B5B">
          <w:t>7/1</w:t>
        </w:r>
      </w:ins>
      <w:del w:id="2492" w:author="David Conklin" w:date="2021-07-02T18:00:00Z">
        <w:r w:rsidDel="002B0B5B">
          <w:delText>1/6</w:delText>
        </w:r>
      </w:del>
      <w:r>
        <w:t xml:space="preserve">/21 CW3M ver. </w:t>
      </w:r>
      <w:ins w:id="2493" w:author="David Conklin" w:date="2021-07-02T18:00:00Z">
        <w:r w:rsidR="002B0B5B">
          <w:t>4</w:t>
        </w:r>
      </w:ins>
      <w:ins w:id="2494" w:author="David Conklin" w:date="2021-07-02T18:01:00Z">
        <w:r w:rsidR="002B0B5B">
          <w:t>09</w:t>
        </w:r>
      </w:ins>
      <w:del w:id="2495"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496"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497">
          <w:tblGrid>
            <w:gridCol w:w="3253"/>
            <w:gridCol w:w="1798"/>
            <w:gridCol w:w="2363"/>
            <w:gridCol w:w="1936"/>
          </w:tblGrid>
        </w:tblGridChange>
      </w:tblGrid>
      <w:tr w:rsidR="006D0662" w14:paraId="77CDB150" w14:textId="77777777" w:rsidTr="002B0B5B">
        <w:tc>
          <w:tcPr>
            <w:tcW w:w="0" w:type="auto"/>
            <w:tcPrChange w:id="2498"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499"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500"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501"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502" w:author="David Conklin" w:date="2021-07-02T18:01:00Z"/>
        </w:trPr>
        <w:tc>
          <w:tcPr>
            <w:tcW w:w="0" w:type="auto"/>
            <w:tcPrChange w:id="2503" w:author="David Conklin" w:date="2021-07-02T18:06:00Z">
              <w:tcPr>
                <w:tcW w:w="0" w:type="auto"/>
              </w:tcPr>
            </w:tcPrChange>
          </w:tcPr>
          <w:p w14:paraId="732D704D" w14:textId="1681C2BA" w:rsidR="00BF3872" w:rsidDel="002B0B5B" w:rsidRDefault="00BF3872" w:rsidP="00E3419D">
            <w:pPr>
              <w:rPr>
                <w:del w:id="2504" w:author="David Conklin" w:date="2021-07-02T18:01:00Z"/>
              </w:rPr>
            </w:pPr>
            <w:del w:id="2505" w:author="David Conklin" w:date="2021-07-02T18:01:00Z">
              <w:r w:rsidDel="002B0B5B">
                <w:delText>water in reaches</w:delText>
              </w:r>
            </w:del>
          </w:p>
        </w:tc>
        <w:tc>
          <w:tcPr>
            <w:tcW w:w="1798" w:type="dxa"/>
            <w:tcPrChange w:id="2506" w:author="David Conklin" w:date="2021-07-02T18:06:00Z">
              <w:tcPr>
                <w:tcW w:w="0" w:type="auto"/>
              </w:tcPr>
            </w:tcPrChange>
          </w:tcPr>
          <w:p w14:paraId="313A3A67" w14:textId="36BEBFC1" w:rsidR="00BF3872" w:rsidDel="002B0B5B" w:rsidRDefault="00BF3872" w:rsidP="00E3419D">
            <w:pPr>
              <w:jc w:val="right"/>
              <w:rPr>
                <w:del w:id="2507" w:author="David Conklin" w:date="2021-07-02T18:01:00Z"/>
              </w:rPr>
            </w:pPr>
            <w:del w:id="2508" w:author="David Conklin" w:date="2021-07-02T18:01:00Z">
              <w:r w:rsidDel="002B0B5B">
                <w:delText>0.016e9</w:delText>
              </w:r>
            </w:del>
          </w:p>
        </w:tc>
        <w:tc>
          <w:tcPr>
            <w:tcW w:w="1710" w:type="dxa"/>
            <w:tcPrChange w:id="2509" w:author="David Conklin" w:date="2021-07-02T18:06:00Z">
              <w:tcPr>
                <w:tcW w:w="0" w:type="auto"/>
              </w:tcPr>
            </w:tcPrChange>
          </w:tcPr>
          <w:p w14:paraId="21DF41C9" w14:textId="4ECF1B9D" w:rsidR="00BF3872" w:rsidDel="002B0B5B" w:rsidRDefault="00BF3872" w:rsidP="00E3419D">
            <w:pPr>
              <w:jc w:val="right"/>
              <w:rPr>
                <w:del w:id="2510" w:author="David Conklin" w:date="2021-07-02T18:01:00Z"/>
              </w:rPr>
            </w:pPr>
          </w:p>
        </w:tc>
        <w:tc>
          <w:tcPr>
            <w:tcW w:w="2880" w:type="dxa"/>
            <w:tcPrChange w:id="2511" w:author="David Conklin" w:date="2021-07-02T18:06:00Z">
              <w:tcPr>
                <w:tcW w:w="0" w:type="auto"/>
              </w:tcPr>
            </w:tcPrChange>
          </w:tcPr>
          <w:p w14:paraId="0CEB709F" w14:textId="4CCE37EA" w:rsidR="00BF3872" w:rsidDel="002B0B5B" w:rsidRDefault="00BF3872" w:rsidP="00E3419D">
            <w:pPr>
              <w:jc w:val="right"/>
              <w:rPr>
                <w:del w:id="2512" w:author="David Conklin" w:date="2021-07-02T18:01:00Z"/>
              </w:rPr>
            </w:pPr>
            <w:del w:id="2513" w:author="David Conklin" w:date="2021-07-02T18:01:00Z">
              <w:r w:rsidDel="002B0B5B">
                <w:delText>0.4e9</w:delText>
              </w:r>
            </w:del>
          </w:p>
        </w:tc>
      </w:tr>
      <w:tr w:rsidR="00BF3872" w:rsidDel="002B0B5B" w14:paraId="3FD73038" w14:textId="08DC75F2" w:rsidTr="002B0B5B">
        <w:trPr>
          <w:del w:id="2514" w:author="David Conklin" w:date="2021-07-02T18:01:00Z"/>
        </w:trPr>
        <w:tc>
          <w:tcPr>
            <w:tcW w:w="0" w:type="auto"/>
            <w:tcPrChange w:id="2515" w:author="David Conklin" w:date="2021-07-02T18:06:00Z">
              <w:tcPr>
                <w:tcW w:w="0" w:type="auto"/>
              </w:tcPr>
            </w:tcPrChange>
          </w:tcPr>
          <w:p w14:paraId="20231D08" w14:textId="563BF370" w:rsidR="00BF3872" w:rsidDel="002B0B5B" w:rsidRDefault="00BF3872" w:rsidP="00E3419D">
            <w:pPr>
              <w:rPr>
                <w:del w:id="2516" w:author="David Conklin" w:date="2021-07-02T18:01:00Z"/>
              </w:rPr>
            </w:pPr>
            <w:del w:id="2517" w:author="David Conklin" w:date="2021-07-02T18:01:00Z">
              <w:r w:rsidDel="002B0B5B">
                <w:delText>water in reservoirs</w:delText>
              </w:r>
            </w:del>
          </w:p>
        </w:tc>
        <w:tc>
          <w:tcPr>
            <w:tcW w:w="1798" w:type="dxa"/>
            <w:tcPrChange w:id="2518" w:author="David Conklin" w:date="2021-07-02T18:06:00Z">
              <w:tcPr>
                <w:tcW w:w="0" w:type="auto"/>
              </w:tcPr>
            </w:tcPrChange>
          </w:tcPr>
          <w:p w14:paraId="7E1D840F" w14:textId="224C707B" w:rsidR="00BF3872" w:rsidDel="002B0B5B" w:rsidRDefault="00BF3872" w:rsidP="00E3419D">
            <w:pPr>
              <w:jc w:val="right"/>
              <w:rPr>
                <w:del w:id="2519" w:author="David Conklin" w:date="2021-07-02T18:01:00Z"/>
              </w:rPr>
            </w:pPr>
            <w:del w:id="2520" w:author="David Conklin" w:date="2021-07-02T18:01:00Z">
              <w:r w:rsidDel="002B0B5B">
                <w:delText>0.070e9</w:delText>
              </w:r>
            </w:del>
          </w:p>
        </w:tc>
        <w:tc>
          <w:tcPr>
            <w:tcW w:w="1710" w:type="dxa"/>
            <w:tcPrChange w:id="2521" w:author="David Conklin" w:date="2021-07-02T18:06:00Z">
              <w:tcPr>
                <w:tcW w:w="0" w:type="auto"/>
              </w:tcPr>
            </w:tcPrChange>
          </w:tcPr>
          <w:p w14:paraId="4D603094" w14:textId="6983E0C5" w:rsidR="00BF3872" w:rsidDel="002B0B5B" w:rsidRDefault="00BF3872" w:rsidP="00E3419D">
            <w:pPr>
              <w:jc w:val="right"/>
              <w:rPr>
                <w:del w:id="2522" w:author="David Conklin" w:date="2021-07-02T18:01:00Z"/>
              </w:rPr>
            </w:pPr>
          </w:p>
        </w:tc>
        <w:tc>
          <w:tcPr>
            <w:tcW w:w="2880" w:type="dxa"/>
            <w:tcPrChange w:id="2523" w:author="David Conklin" w:date="2021-07-02T18:06:00Z">
              <w:tcPr>
                <w:tcW w:w="0" w:type="auto"/>
              </w:tcPr>
            </w:tcPrChange>
          </w:tcPr>
          <w:p w14:paraId="7E3484CA" w14:textId="19B67CBF" w:rsidR="00BF3872" w:rsidDel="002B0B5B" w:rsidRDefault="00BF3872" w:rsidP="00E3419D">
            <w:pPr>
              <w:jc w:val="right"/>
              <w:rPr>
                <w:del w:id="2524" w:author="David Conklin" w:date="2021-07-02T18:01:00Z"/>
              </w:rPr>
            </w:pPr>
            <w:del w:id="2525" w:author="David Conklin" w:date="2021-07-02T18:01:00Z">
              <w:r w:rsidDel="002B0B5B">
                <w:delText>1.5e9</w:delText>
              </w:r>
            </w:del>
          </w:p>
        </w:tc>
      </w:tr>
      <w:tr w:rsidR="006D0662" w14:paraId="566E711A" w14:textId="77777777" w:rsidTr="002B0B5B">
        <w:tc>
          <w:tcPr>
            <w:tcW w:w="0" w:type="auto"/>
            <w:tcPrChange w:id="2526" w:author="David Conklin" w:date="2021-07-02T18:06:00Z">
              <w:tcPr>
                <w:tcW w:w="0" w:type="auto"/>
              </w:tcPr>
            </w:tcPrChange>
          </w:tcPr>
          <w:p w14:paraId="29185056" w14:textId="77777777" w:rsidR="006D0662" w:rsidRDefault="006D0662" w:rsidP="00E3419D">
            <w:r>
              <w:t>runoff from land surface</w:t>
            </w:r>
          </w:p>
        </w:tc>
        <w:tc>
          <w:tcPr>
            <w:tcW w:w="1798" w:type="dxa"/>
            <w:tcPrChange w:id="2527" w:author="David Conklin" w:date="2021-07-02T18:06:00Z">
              <w:tcPr>
                <w:tcW w:w="0" w:type="auto"/>
              </w:tcPr>
            </w:tcPrChange>
          </w:tcPr>
          <w:p w14:paraId="24CEB9E7" w14:textId="49C5B828" w:rsidR="006D0662" w:rsidRDefault="006D0662" w:rsidP="007C279E">
            <w:pPr>
              <w:jc w:val="right"/>
            </w:pPr>
            <w:del w:id="2528" w:author="David Conklin" w:date="2021-07-02T18:22:00Z">
              <w:r w:rsidDel="007C279E">
                <w:delText>3.829e9</w:delText>
              </w:r>
            </w:del>
            <w:ins w:id="2529" w:author="David Conklin" w:date="2021-07-02T18:42:00Z">
              <w:r w:rsidR="00776E49">
                <w:t>3.799</w:t>
              </w:r>
            </w:ins>
            <w:ins w:id="2530" w:author="David Conklin" w:date="2021-07-02T18:22:00Z">
              <w:r w:rsidR="007C279E">
                <w:t>e9</w:t>
              </w:r>
            </w:ins>
            <w:r>
              <w:t xml:space="preserve"> </w:t>
            </w:r>
          </w:p>
        </w:tc>
        <w:tc>
          <w:tcPr>
            <w:tcW w:w="1710" w:type="dxa"/>
            <w:tcPrChange w:id="2531" w:author="David Conklin" w:date="2021-07-02T18:06:00Z">
              <w:tcPr>
                <w:tcW w:w="0" w:type="auto"/>
              </w:tcPr>
            </w:tcPrChange>
          </w:tcPr>
          <w:p w14:paraId="29BE9169" w14:textId="5ED713D4" w:rsidR="006D0662" w:rsidRDefault="007C555B" w:rsidP="00E3419D">
            <w:pPr>
              <w:jc w:val="right"/>
            </w:pPr>
            <w:ins w:id="2532" w:author="David Conklin" w:date="2021-07-02T19:20:00Z">
              <w:r>
                <w:t>9.0</w:t>
              </w:r>
            </w:ins>
            <w:del w:id="2533" w:author="David Conklin" w:date="2021-07-02T19:20:00Z">
              <w:r w:rsidR="006D0662" w:rsidDel="007C555B">
                <w:delText>8.9</w:delText>
              </w:r>
            </w:del>
          </w:p>
        </w:tc>
        <w:tc>
          <w:tcPr>
            <w:tcW w:w="2880" w:type="dxa"/>
            <w:tcPrChange w:id="2534" w:author="David Conklin" w:date="2021-07-02T18:06:00Z">
              <w:tcPr>
                <w:tcW w:w="0" w:type="auto"/>
              </w:tcPr>
            </w:tcPrChange>
          </w:tcPr>
          <w:p w14:paraId="0EDD2F5B" w14:textId="524C554A" w:rsidR="006D0662" w:rsidRDefault="006D0662" w:rsidP="00E3419D">
            <w:pPr>
              <w:jc w:val="right"/>
            </w:pPr>
            <w:del w:id="2535" w:author="David Conklin" w:date="2021-07-02T18:02:00Z">
              <w:r w:rsidDel="002B0B5B">
                <w:delText>142.0e9</w:delText>
              </w:r>
            </w:del>
            <w:ins w:id="2536" w:author="David Conklin" w:date="2021-07-02T18:02:00Z">
              <w:r w:rsidR="002B0B5B">
                <w:t>143.1e9</w:t>
              </w:r>
            </w:ins>
          </w:p>
        </w:tc>
      </w:tr>
      <w:tr w:rsidR="006D0662" w14:paraId="0B8AAA64" w14:textId="77777777" w:rsidTr="002B0B5B">
        <w:tc>
          <w:tcPr>
            <w:tcW w:w="0" w:type="auto"/>
            <w:tcPrChange w:id="2537" w:author="David Conklin" w:date="2021-07-02T18:06:00Z">
              <w:tcPr>
                <w:tcW w:w="0" w:type="auto"/>
              </w:tcPr>
            </w:tcPrChange>
          </w:tcPr>
          <w:p w14:paraId="65F5D161" w14:textId="77777777" w:rsidR="006D0662" w:rsidRDefault="006D0662" w:rsidP="00E3419D">
            <w:r>
              <w:t>springs</w:t>
            </w:r>
          </w:p>
        </w:tc>
        <w:tc>
          <w:tcPr>
            <w:tcW w:w="1798" w:type="dxa"/>
            <w:tcPrChange w:id="2538" w:author="David Conklin" w:date="2021-07-02T18:06:00Z">
              <w:tcPr>
                <w:tcW w:w="0" w:type="auto"/>
              </w:tcPr>
            </w:tcPrChange>
          </w:tcPr>
          <w:p w14:paraId="226E5566" w14:textId="200EC318" w:rsidR="006D0662" w:rsidRDefault="006D0662" w:rsidP="007C279E">
            <w:pPr>
              <w:jc w:val="right"/>
            </w:pPr>
            <w:r>
              <w:t>0.</w:t>
            </w:r>
            <w:ins w:id="2539" w:author="David Conklin" w:date="2021-07-02T18:24:00Z">
              <w:r w:rsidR="007C279E">
                <w:t>89</w:t>
              </w:r>
            </w:ins>
            <w:ins w:id="2540" w:author="David Conklin" w:date="2021-07-02T18:42:00Z">
              <w:r w:rsidR="00406E2E">
                <w:t>3</w:t>
              </w:r>
            </w:ins>
            <w:del w:id="2541" w:author="David Conklin" w:date="2021-07-02T18:24:00Z">
              <w:r w:rsidDel="007C279E">
                <w:delText>992</w:delText>
              </w:r>
            </w:del>
            <w:r>
              <w:t>e9</w:t>
            </w:r>
          </w:p>
        </w:tc>
        <w:tc>
          <w:tcPr>
            <w:tcW w:w="1710" w:type="dxa"/>
            <w:tcPrChange w:id="2542" w:author="David Conklin" w:date="2021-07-02T18:06:00Z">
              <w:tcPr>
                <w:tcW w:w="0" w:type="auto"/>
              </w:tcPr>
            </w:tcPrChange>
          </w:tcPr>
          <w:p w14:paraId="7DCEF7C0" w14:textId="77777777" w:rsidR="006D0662" w:rsidRDefault="006D0662" w:rsidP="00E3419D">
            <w:pPr>
              <w:jc w:val="right"/>
            </w:pPr>
            <w:r>
              <w:t>4.9</w:t>
            </w:r>
          </w:p>
        </w:tc>
        <w:tc>
          <w:tcPr>
            <w:tcW w:w="2880" w:type="dxa"/>
            <w:tcPrChange w:id="2543" w:author="David Conklin" w:date="2021-07-02T18:06:00Z">
              <w:tcPr>
                <w:tcW w:w="0" w:type="auto"/>
              </w:tcPr>
            </w:tcPrChange>
          </w:tcPr>
          <w:p w14:paraId="08038ED1" w14:textId="38B39CED" w:rsidR="002B0B5B" w:rsidRDefault="006D0662" w:rsidP="007C279E">
            <w:pPr>
              <w:jc w:val="right"/>
            </w:pPr>
            <w:del w:id="2544" w:author="David Conklin" w:date="2021-07-02T18:02:00Z">
              <w:r w:rsidDel="002B0B5B">
                <w:delText>20.3e9</w:delText>
              </w:r>
            </w:del>
            <w:ins w:id="2545" w:author="David Conklin" w:date="2021-07-02T18:02:00Z">
              <w:r w:rsidR="002B0B5B">
                <w:t>18.</w:t>
              </w:r>
            </w:ins>
            <w:ins w:id="2546" w:author="David Conklin" w:date="2021-07-02T18:03:00Z">
              <w:r w:rsidR="002B0B5B">
                <w:t>3e9</w:t>
              </w:r>
            </w:ins>
          </w:p>
        </w:tc>
      </w:tr>
      <w:tr w:rsidR="006D0662" w14:paraId="2DB3BCA6" w14:textId="77777777" w:rsidTr="002B0B5B">
        <w:tc>
          <w:tcPr>
            <w:tcW w:w="0" w:type="auto"/>
            <w:tcPrChange w:id="2547" w:author="David Conklin" w:date="2021-07-02T18:06:00Z">
              <w:tcPr>
                <w:tcW w:w="0" w:type="auto"/>
              </w:tcPr>
            </w:tcPrChange>
          </w:tcPr>
          <w:p w14:paraId="61B77639" w14:textId="77777777" w:rsidR="006D0662" w:rsidRDefault="006D0662" w:rsidP="00E3419D">
            <w:r>
              <w:t>insolation of reaches</w:t>
            </w:r>
          </w:p>
        </w:tc>
        <w:tc>
          <w:tcPr>
            <w:tcW w:w="1798" w:type="dxa"/>
            <w:tcPrChange w:id="2548" w:author="David Conklin" w:date="2021-07-02T18:06:00Z">
              <w:tcPr>
                <w:tcW w:w="0" w:type="auto"/>
              </w:tcPr>
            </w:tcPrChange>
          </w:tcPr>
          <w:p w14:paraId="563F55E0" w14:textId="77777777" w:rsidR="006D0662" w:rsidRDefault="006D0662" w:rsidP="00E3419D">
            <w:pPr>
              <w:jc w:val="right"/>
            </w:pPr>
          </w:p>
        </w:tc>
        <w:tc>
          <w:tcPr>
            <w:tcW w:w="1710" w:type="dxa"/>
            <w:tcPrChange w:id="2549" w:author="David Conklin" w:date="2021-07-02T18:06:00Z">
              <w:tcPr>
                <w:tcW w:w="0" w:type="auto"/>
              </w:tcPr>
            </w:tcPrChange>
          </w:tcPr>
          <w:p w14:paraId="56CE652A" w14:textId="77777777" w:rsidR="006D0662" w:rsidRDefault="006D0662" w:rsidP="00E3419D">
            <w:pPr>
              <w:jc w:val="right"/>
            </w:pPr>
          </w:p>
        </w:tc>
        <w:tc>
          <w:tcPr>
            <w:tcW w:w="2880" w:type="dxa"/>
            <w:tcPrChange w:id="2550" w:author="David Conklin" w:date="2021-07-02T18:06:00Z">
              <w:tcPr>
                <w:tcW w:w="0" w:type="auto"/>
              </w:tcPr>
            </w:tcPrChange>
          </w:tcPr>
          <w:p w14:paraId="470BE096" w14:textId="52DB942E" w:rsidR="006D0662" w:rsidRDefault="002B0B5B" w:rsidP="00E3419D">
            <w:pPr>
              <w:jc w:val="right"/>
            </w:pPr>
            <w:ins w:id="2551" w:author="David Conklin" w:date="2021-07-02T18:03:00Z">
              <w:r>
                <w:t>56.2</w:t>
              </w:r>
            </w:ins>
            <w:del w:id="2552" w:author="David Conklin" w:date="2021-07-02T18:03:00Z">
              <w:r w:rsidR="006D0662" w:rsidDel="002B0B5B">
                <w:delText>32.1</w:delText>
              </w:r>
            </w:del>
            <w:r w:rsidR="006D0662">
              <w:t>e9</w:t>
            </w:r>
          </w:p>
        </w:tc>
      </w:tr>
      <w:tr w:rsidR="006D0662" w14:paraId="30455650" w14:textId="77777777" w:rsidTr="002B0B5B">
        <w:tc>
          <w:tcPr>
            <w:tcW w:w="0" w:type="auto"/>
            <w:tcPrChange w:id="2553" w:author="David Conklin" w:date="2021-07-02T18:06:00Z">
              <w:tcPr>
                <w:tcW w:w="0" w:type="auto"/>
              </w:tcPr>
            </w:tcPrChange>
          </w:tcPr>
          <w:p w14:paraId="63590432" w14:textId="77777777" w:rsidR="006D0662" w:rsidRDefault="006D0662" w:rsidP="00E3419D">
            <w:r>
              <w:t>insolation of reservoirs</w:t>
            </w:r>
          </w:p>
        </w:tc>
        <w:tc>
          <w:tcPr>
            <w:tcW w:w="1798" w:type="dxa"/>
            <w:tcPrChange w:id="2554" w:author="David Conklin" w:date="2021-07-02T18:06:00Z">
              <w:tcPr>
                <w:tcW w:w="0" w:type="auto"/>
              </w:tcPr>
            </w:tcPrChange>
          </w:tcPr>
          <w:p w14:paraId="6902CE79" w14:textId="77777777" w:rsidR="006D0662" w:rsidRDefault="006D0662" w:rsidP="00E3419D">
            <w:pPr>
              <w:jc w:val="right"/>
            </w:pPr>
          </w:p>
        </w:tc>
        <w:tc>
          <w:tcPr>
            <w:tcW w:w="1710" w:type="dxa"/>
            <w:tcPrChange w:id="2555" w:author="David Conklin" w:date="2021-07-02T18:06:00Z">
              <w:tcPr>
                <w:tcW w:w="0" w:type="auto"/>
              </w:tcPr>
            </w:tcPrChange>
          </w:tcPr>
          <w:p w14:paraId="2BB7EFC5" w14:textId="77777777" w:rsidR="006D0662" w:rsidRDefault="006D0662" w:rsidP="00E3419D">
            <w:pPr>
              <w:jc w:val="right"/>
            </w:pPr>
          </w:p>
        </w:tc>
        <w:tc>
          <w:tcPr>
            <w:tcW w:w="2880" w:type="dxa"/>
            <w:tcPrChange w:id="2556" w:author="David Conklin" w:date="2021-07-02T18:06:00Z">
              <w:tcPr>
                <w:tcW w:w="0" w:type="auto"/>
              </w:tcPr>
            </w:tcPrChange>
          </w:tcPr>
          <w:p w14:paraId="4A761D0D" w14:textId="528F058E" w:rsidR="006D0662" w:rsidRDefault="002B0B5B" w:rsidP="00E3419D">
            <w:pPr>
              <w:jc w:val="right"/>
            </w:pPr>
            <w:ins w:id="2557" w:author="David Conklin" w:date="2021-07-02T18:03:00Z">
              <w:r>
                <w:t>32.1</w:t>
              </w:r>
            </w:ins>
            <w:del w:id="2558" w:author="David Conklin" w:date="2021-07-02T18:03:00Z">
              <w:r w:rsidR="006D0662" w:rsidDel="002B0B5B">
                <w:delText>31.7</w:delText>
              </w:r>
            </w:del>
            <w:r w:rsidR="006D0662">
              <w:t>e9</w:t>
            </w:r>
          </w:p>
        </w:tc>
      </w:tr>
      <w:tr w:rsidR="006D0662" w14:paraId="7286F245" w14:textId="77777777" w:rsidTr="002B0B5B">
        <w:tc>
          <w:tcPr>
            <w:tcW w:w="0" w:type="auto"/>
            <w:tcPrChange w:id="2559" w:author="David Conklin" w:date="2021-07-02T18:06:00Z">
              <w:tcPr>
                <w:tcW w:w="0" w:type="auto"/>
              </w:tcPr>
            </w:tcPrChange>
          </w:tcPr>
          <w:p w14:paraId="6F0D05B0" w14:textId="77777777" w:rsidR="006D0662" w:rsidRDefault="006D0662" w:rsidP="00E3419D">
            <w:r>
              <w:t>added by model</w:t>
            </w:r>
          </w:p>
        </w:tc>
        <w:tc>
          <w:tcPr>
            <w:tcW w:w="1798" w:type="dxa"/>
            <w:tcPrChange w:id="2560" w:author="David Conklin" w:date="2021-07-02T18:06:00Z">
              <w:tcPr>
                <w:tcW w:w="0" w:type="auto"/>
              </w:tcPr>
            </w:tcPrChange>
          </w:tcPr>
          <w:p w14:paraId="61A02DD7" w14:textId="283C08BD" w:rsidR="0025770B" w:rsidRDefault="006D0662" w:rsidP="007C279E">
            <w:pPr>
              <w:jc w:val="right"/>
            </w:pPr>
            <w:del w:id="2561" w:author="David Conklin" w:date="2021-07-02T18:04:00Z">
              <w:r w:rsidDel="002B0B5B">
                <w:delText>0.008e9</w:delText>
              </w:r>
            </w:del>
            <w:ins w:id="2562" w:author="David Conklin" w:date="2021-07-02T18:42:00Z">
              <w:r w:rsidR="00406E2E">
                <w:t>0.023e</w:t>
              </w:r>
            </w:ins>
            <w:ins w:id="2563" w:author="David Conklin" w:date="2021-07-02T18:18:00Z">
              <w:r w:rsidR="0025770B">
                <w:t>9</w:t>
              </w:r>
            </w:ins>
          </w:p>
        </w:tc>
        <w:tc>
          <w:tcPr>
            <w:tcW w:w="1710" w:type="dxa"/>
            <w:tcPrChange w:id="2564" w:author="David Conklin" w:date="2021-07-02T18:06:00Z">
              <w:tcPr>
                <w:tcW w:w="0" w:type="auto"/>
              </w:tcPr>
            </w:tcPrChange>
          </w:tcPr>
          <w:p w14:paraId="590B8984" w14:textId="77777777" w:rsidR="006D0662" w:rsidRDefault="006D0662" w:rsidP="00E3419D">
            <w:pPr>
              <w:jc w:val="right"/>
            </w:pPr>
          </w:p>
        </w:tc>
        <w:tc>
          <w:tcPr>
            <w:tcW w:w="2880" w:type="dxa"/>
            <w:tcPrChange w:id="2565" w:author="David Conklin" w:date="2021-07-02T18:06:00Z">
              <w:tcPr>
                <w:tcW w:w="0" w:type="auto"/>
              </w:tcPr>
            </w:tcPrChange>
          </w:tcPr>
          <w:p w14:paraId="2AA762D3" w14:textId="04B4A6F1" w:rsidR="006D0662" w:rsidRDefault="002B0B5B" w:rsidP="00E3419D">
            <w:pPr>
              <w:jc w:val="right"/>
            </w:pPr>
            <w:ins w:id="2566" w:author="David Conklin" w:date="2021-07-02T18:06:00Z">
              <w:r>
                <w:t>negligible</w:t>
              </w:r>
            </w:ins>
            <w:del w:id="2567" w:author="David Conklin" w:date="2021-07-02T18:06:00Z">
              <w:r w:rsidR="006D0662" w:rsidDel="002B0B5B">
                <w:delText>0.3e9</w:delText>
              </w:r>
            </w:del>
          </w:p>
        </w:tc>
      </w:tr>
      <w:tr w:rsidR="005D40B9" w14:paraId="2619B095" w14:textId="77777777" w:rsidTr="002B0B5B">
        <w:tc>
          <w:tcPr>
            <w:tcW w:w="0" w:type="auto"/>
            <w:tcPrChange w:id="2568"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569" w:author="David Conklin" w:date="2021-07-02T18:06:00Z">
              <w:tcPr>
                <w:tcW w:w="0" w:type="auto"/>
              </w:tcPr>
            </w:tcPrChange>
          </w:tcPr>
          <w:p w14:paraId="4C873E53" w14:textId="09F37227" w:rsidR="005D40B9" w:rsidRDefault="00406E2E" w:rsidP="00E3419D">
            <w:pPr>
              <w:jc w:val="right"/>
            </w:pPr>
            <w:ins w:id="2570" w:author="David Conklin" w:date="2021-07-02T18:42:00Z">
              <w:r>
                <w:t>4.715e9</w:t>
              </w:r>
            </w:ins>
            <w:del w:id="2571" w:author="David Conklin" w:date="2021-07-02T18:14:00Z">
              <w:r w:rsidR="005D40B9" w:rsidDel="0025770B">
                <w:delText>4.915e9</w:delText>
              </w:r>
            </w:del>
          </w:p>
        </w:tc>
        <w:tc>
          <w:tcPr>
            <w:tcW w:w="1710" w:type="dxa"/>
            <w:tcPrChange w:id="2572" w:author="David Conklin" w:date="2021-07-02T18:06:00Z">
              <w:tcPr>
                <w:tcW w:w="0" w:type="auto"/>
              </w:tcPr>
            </w:tcPrChange>
          </w:tcPr>
          <w:p w14:paraId="7B6ED096" w14:textId="77777777" w:rsidR="005D40B9" w:rsidRDefault="005D40B9" w:rsidP="00E3419D">
            <w:pPr>
              <w:jc w:val="right"/>
            </w:pPr>
          </w:p>
        </w:tc>
        <w:tc>
          <w:tcPr>
            <w:tcW w:w="2880" w:type="dxa"/>
            <w:tcPrChange w:id="2573" w:author="David Conklin" w:date="2021-07-02T18:06:00Z">
              <w:tcPr>
                <w:tcW w:w="0" w:type="auto"/>
              </w:tcPr>
            </w:tcPrChange>
          </w:tcPr>
          <w:p w14:paraId="654513E9" w14:textId="7E3B9873" w:rsidR="005D40B9" w:rsidRDefault="006F0906" w:rsidP="00E3419D">
            <w:pPr>
              <w:jc w:val="right"/>
            </w:pPr>
            <w:r>
              <w:t>2</w:t>
            </w:r>
            <w:ins w:id="2574" w:author="David Conklin" w:date="2021-07-02T18:08:00Z">
              <w:r w:rsidR="002B0B5B">
                <w:t>49.7</w:t>
              </w:r>
            </w:ins>
            <w:del w:id="2575" w:author="David Conklin" w:date="2021-07-02T18:08:00Z">
              <w:r w:rsidDel="002B0B5B">
                <w:delText>28.3</w:delText>
              </w:r>
            </w:del>
            <w:r>
              <w:t>e9</w:t>
            </w:r>
          </w:p>
        </w:tc>
      </w:tr>
      <w:tr w:rsidR="006D0662" w14:paraId="13CA3628" w14:textId="77777777" w:rsidTr="002B0B5B">
        <w:tc>
          <w:tcPr>
            <w:tcW w:w="0" w:type="auto"/>
            <w:tcPrChange w:id="2576" w:author="David Conklin" w:date="2021-07-02T18:06:00Z">
              <w:tcPr>
                <w:tcW w:w="0" w:type="auto"/>
              </w:tcPr>
            </w:tcPrChange>
          </w:tcPr>
          <w:p w14:paraId="6417EC6E" w14:textId="77777777" w:rsidR="006D0662" w:rsidRDefault="006D0662" w:rsidP="00E3419D">
            <w:pPr>
              <w:jc w:val="right"/>
            </w:pPr>
          </w:p>
        </w:tc>
        <w:tc>
          <w:tcPr>
            <w:tcW w:w="1798" w:type="dxa"/>
            <w:tcPrChange w:id="2577" w:author="David Conklin" w:date="2021-07-02T18:06:00Z">
              <w:tcPr>
                <w:tcW w:w="0" w:type="auto"/>
              </w:tcPr>
            </w:tcPrChange>
          </w:tcPr>
          <w:p w14:paraId="04D61B3F" w14:textId="77777777" w:rsidR="006D0662" w:rsidRDefault="006D0662" w:rsidP="00E3419D">
            <w:pPr>
              <w:jc w:val="right"/>
            </w:pPr>
          </w:p>
        </w:tc>
        <w:tc>
          <w:tcPr>
            <w:tcW w:w="1710" w:type="dxa"/>
            <w:tcPrChange w:id="2578" w:author="David Conklin" w:date="2021-07-02T18:06:00Z">
              <w:tcPr>
                <w:tcW w:w="0" w:type="auto"/>
              </w:tcPr>
            </w:tcPrChange>
          </w:tcPr>
          <w:p w14:paraId="24DFE6DA" w14:textId="77777777" w:rsidR="006D0662" w:rsidRDefault="006D0662" w:rsidP="00E3419D">
            <w:pPr>
              <w:jc w:val="right"/>
            </w:pPr>
          </w:p>
        </w:tc>
        <w:tc>
          <w:tcPr>
            <w:tcW w:w="2880" w:type="dxa"/>
            <w:tcPrChange w:id="2579"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580"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581"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582"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583"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584" w:author="David Conklin" w:date="2021-07-02T18:01:00Z"/>
        </w:trPr>
        <w:tc>
          <w:tcPr>
            <w:tcW w:w="0" w:type="auto"/>
            <w:tcPrChange w:id="2585" w:author="David Conklin" w:date="2021-07-02T18:06:00Z">
              <w:tcPr>
                <w:tcW w:w="0" w:type="auto"/>
              </w:tcPr>
            </w:tcPrChange>
          </w:tcPr>
          <w:p w14:paraId="16A0ACE9" w14:textId="44F11004" w:rsidR="00BF3872" w:rsidDel="002B0B5B" w:rsidRDefault="00BF3872" w:rsidP="00BF3872">
            <w:pPr>
              <w:rPr>
                <w:del w:id="2586" w:author="David Conklin" w:date="2021-07-02T18:01:00Z"/>
              </w:rPr>
            </w:pPr>
            <w:del w:id="2587" w:author="David Conklin" w:date="2021-07-02T18:01:00Z">
              <w:r w:rsidDel="002B0B5B">
                <w:delText>water in reaches</w:delText>
              </w:r>
            </w:del>
          </w:p>
        </w:tc>
        <w:tc>
          <w:tcPr>
            <w:tcW w:w="1798" w:type="dxa"/>
            <w:tcPrChange w:id="2588" w:author="David Conklin" w:date="2021-07-02T18:06:00Z">
              <w:tcPr>
                <w:tcW w:w="0" w:type="auto"/>
              </w:tcPr>
            </w:tcPrChange>
          </w:tcPr>
          <w:p w14:paraId="2D162BF4" w14:textId="62DC077E" w:rsidR="00BF3872" w:rsidDel="002B0B5B" w:rsidRDefault="00BF3872" w:rsidP="00BF3872">
            <w:pPr>
              <w:jc w:val="right"/>
              <w:rPr>
                <w:del w:id="2589" w:author="David Conklin" w:date="2021-07-02T18:01:00Z"/>
              </w:rPr>
            </w:pPr>
            <w:del w:id="2590" w:author="David Conklin" w:date="2021-07-02T18:01:00Z">
              <w:r w:rsidDel="002B0B5B">
                <w:delText>0.01</w:delText>
              </w:r>
              <w:r w:rsidR="005D40B9" w:rsidDel="002B0B5B">
                <w:delText>2</w:delText>
              </w:r>
              <w:r w:rsidDel="002B0B5B">
                <w:delText>e9</w:delText>
              </w:r>
            </w:del>
          </w:p>
        </w:tc>
        <w:tc>
          <w:tcPr>
            <w:tcW w:w="1710" w:type="dxa"/>
            <w:tcPrChange w:id="2591" w:author="David Conklin" w:date="2021-07-02T18:06:00Z">
              <w:tcPr>
                <w:tcW w:w="0" w:type="auto"/>
              </w:tcPr>
            </w:tcPrChange>
          </w:tcPr>
          <w:p w14:paraId="46A10A27" w14:textId="2E1857EC" w:rsidR="00BF3872" w:rsidDel="002B0B5B" w:rsidRDefault="00BF3872" w:rsidP="00BF3872">
            <w:pPr>
              <w:jc w:val="right"/>
              <w:rPr>
                <w:del w:id="2592" w:author="David Conklin" w:date="2021-07-02T18:01:00Z"/>
              </w:rPr>
            </w:pPr>
          </w:p>
        </w:tc>
        <w:tc>
          <w:tcPr>
            <w:tcW w:w="2880" w:type="dxa"/>
            <w:tcPrChange w:id="2593" w:author="David Conklin" w:date="2021-07-02T18:06:00Z">
              <w:tcPr>
                <w:tcW w:w="0" w:type="auto"/>
              </w:tcPr>
            </w:tcPrChange>
          </w:tcPr>
          <w:p w14:paraId="2B0F6431" w14:textId="34B273E3" w:rsidR="00BF3872" w:rsidDel="002B0B5B" w:rsidRDefault="00BF3872" w:rsidP="00BF3872">
            <w:pPr>
              <w:jc w:val="right"/>
              <w:rPr>
                <w:del w:id="2594" w:author="David Conklin" w:date="2021-07-02T18:01:00Z"/>
              </w:rPr>
            </w:pPr>
            <w:del w:id="2595" w:author="David Conklin" w:date="2021-07-02T18:01:00Z">
              <w:r w:rsidDel="002B0B5B">
                <w:delText>0.2e9</w:delText>
              </w:r>
            </w:del>
          </w:p>
        </w:tc>
      </w:tr>
      <w:tr w:rsidR="00BF3872" w:rsidDel="002B0B5B" w14:paraId="23E369E4" w14:textId="47DE9A3E" w:rsidTr="002B0B5B">
        <w:trPr>
          <w:del w:id="2596" w:author="David Conklin" w:date="2021-07-02T18:01:00Z"/>
        </w:trPr>
        <w:tc>
          <w:tcPr>
            <w:tcW w:w="0" w:type="auto"/>
            <w:tcPrChange w:id="2597" w:author="David Conklin" w:date="2021-07-02T18:06:00Z">
              <w:tcPr>
                <w:tcW w:w="0" w:type="auto"/>
              </w:tcPr>
            </w:tcPrChange>
          </w:tcPr>
          <w:p w14:paraId="561E3B39" w14:textId="0DACFFBE" w:rsidR="00BF3872" w:rsidDel="002B0B5B" w:rsidRDefault="00BF3872" w:rsidP="00BF3872">
            <w:pPr>
              <w:rPr>
                <w:del w:id="2598" w:author="David Conklin" w:date="2021-07-02T18:01:00Z"/>
              </w:rPr>
            </w:pPr>
            <w:del w:id="2599" w:author="David Conklin" w:date="2021-07-02T18:01:00Z">
              <w:r w:rsidDel="002B0B5B">
                <w:delText>water in reservoirs</w:delText>
              </w:r>
            </w:del>
          </w:p>
        </w:tc>
        <w:tc>
          <w:tcPr>
            <w:tcW w:w="1798" w:type="dxa"/>
            <w:tcPrChange w:id="2600" w:author="David Conklin" w:date="2021-07-02T18:06:00Z">
              <w:tcPr>
                <w:tcW w:w="0" w:type="auto"/>
              </w:tcPr>
            </w:tcPrChange>
          </w:tcPr>
          <w:p w14:paraId="60D2D245" w14:textId="4E5D7485" w:rsidR="00BF3872" w:rsidDel="002B0B5B" w:rsidRDefault="00BF3872" w:rsidP="00BF3872">
            <w:pPr>
              <w:jc w:val="right"/>
              <w:rPr>
                <w:del w:id="2601" w:author="David Conklin" w:date="2021-07-02T18:01:00Z"/>
              </w:rPr>
            </w:pPr>
            <w:del w:id="2602" w:author="David Conklin" w:date="2021-07-02T18:01:00Z">
              <w:r w:rsidDel="002B0B5B">
                <w:delText>0.070e9</w:delText>
              </w:r>
            </w:del>
          </w:p>
        </w:tc>
        <w:tc>
          <w:tcPr>
            <w:tcW w:w="1710" w:type="dxa"/>
            <w:tcPrChange w:id="2603" w:author="David Conklin" w:date="2021-07-02T18:06:00Z">
              <w:tcPr>
                <w:tcW w:w="0" w:type="auto"/>
              </w:tcPr>
            </w:tcPrChange>
          </w:tcPr>
          <w:p w14:paraId="12D995BC" w14:textId="724C0075" w:rsidR="00BF3872" w:rsidDel="002B0B5B" w:rsidRDefault="00BF3872" w:rsidP="00BF3872">
            <w:pPr>
              <w:jc w:val="right"/>
              <w:rPr>
                <w:del w:id="2604" w:author="David Conklin" w:date="2021-07-02T18:01:00Z"/>
              </w:rPr>
            </w:pPr>
          </w:p>
        </w:tc>
        <w:tc>
          <w:tcPr>
            <w:tcW w:w="2880" w:type="dxa"/>
            <w:tcPrChange w:id="2605" w:author="David Conklin" w:date="2021-07-02T18:06:00Z">
              <w:tcPr>
                <w:tcW w:w="0" w:type="auto"/>
              </w:tcPr>
            </w:tcPrChange>
          </w:tcPr>
          <w:p w14:paraId="4051F9A8" w14:textId="64EBDF33" w:rsidR="00BF3872" w:rsidDel="002B0B5B" w:rsidRDefault="005D40B9" w:rsidP="00BF3872">
            <w:pPr>
              <w:jc w:val="right"/>
              <w:rPr>
                <w:del w:id="2606" w:author="David Conklin" w:date="2021-07-02T18:01:00Z"/>
              </w:rPr>
            </w:pPr>
            <w:del w:id="2607" w:author="David Conklin" w:date="2021-07-02T18:01:00Z">
              <w:r w:rsidDel="002B0B5B">
                <w:delText>1.8</w:delText>
              </w:r>
              <w:r w:rsidR="00BF3872" w:rsidDel="002B0B5B">
                <w:delText>e9</w:delText>
              </w:r>
            </w:del>
          </w:p>
        </w:tc>
      </w:tr>
      <w:tr w:rsidR="00BF3872" w14:paraId="028D750F" w14:textId="77777777" w:rsidTr="002B0B5B">
        <w:tc>
          <w:tcPr>
            <w:tcW w:w="0" w:type="auto"/>
            <w:tcPrChange w:id="2608" w:author="David Conklin" w:date="2021-07-02T18:06:00Z">
              <w:tcPr>
                <w:tcW w:w="0" w:type="auto"/>
              </w:tcPr>
            </w:tcPrChange>
          </w:tcPr>
          <w:p w14:paraId="0DF461C1" w14:textId="77777777" w:rsidR="00BF3872" w:rsidRDefault="00BF3872" w:rsidP="00BF3872">
            <w:r>
              <w:t>basin discharge</w:t>
            </w:r>
          </w:p>
        </w:tc>
        <w:tc>
          <w:tcPr>
            <w:tcW w:w="1798" w:type="dxa"/>
            <w:tcPrChange w:id="2609" w:author="David Conklin" w:date="2021-07-02T18:06:00Z">
              <w:tcPr>
                <w:tcW w:w="0" w:type="auto"/>
              </w:tcPr>
            </w:tcPrChange>
          </w:tcPr>
          <w:p w14:paraId="7356DD8F" w14:textId="4D988CAB" w:rsidR="00BF3872" w:rsidRDefault="00BF3872" w:rsidP="00BF3872">
            <w:pPr>
              <w:jc w:val="right"/>
            </w:pPr>
            <w:r>
              <w:t>4.</w:t>
            </w:r>
            <w:ins w:id="2610" w:author="David Conklin" w:date="2021-07-02T18:20:00Z">
              <w:r w:rsidR="0025770B">
                <w:t>69</w:t>
              </w:r>
            </w:ins>
            <w:ins w:id="2611" w:author="David Conklin" w:date="2021-07-02T18:43:00Z">
              <w:r w:rsidR="00406E2E">
                <w:t>3</w:t>
              </w:r>
            </w:ins>
            <w:del w:id="2612" w:author="David Conklin" w:date="2021-07-02T18:20:00Z">
              <w:r w:rsidDel="0025770B">
                <w:delText>824</w:delText>
              </w:r>
            </w:del>
            <w:r>
              <w:t>e9</w:t>
            </w:r>
          </w:p>
        </w:tc>
        <w:tc>
          <w:tcPr>
            <w:tcW w:w="1710" w:type="dxa"/>
            <w:tcPrChange w:id="2613" w:author="David Conklin" w:date="2021-07-02T18:06:00Z">
              <w:tcPr>
                <w:tcW w:w="0" w:type="auto"/>
              </w:tcPr>
            </w:tcPrChange>
          </w:tcPr>
          <w:p w14:paraId="667EBCD8" w14:textId="40113C6C" w:rsidR="00BF3872" w:rsidRDefault="007C555B" w:rsidP="00BF3872">
            <w:pPr>
              <w:jc w:val="right"/>
            </w:pPr>
            <w:ins w:id="2614" w:author="David Conklin" w:date="2021-07-02T19:20:00Z">
              <w:r>
                <w:t>7.8</w:t>
              </w:r>
            </w:ins>
            <w:del w:id="2615" w:author="David Conklin" w:date="2021-07-02T19:20:00Z">
              <w:r w:rsidR="00BF3872" w:rsidDel="007C555B">
                <w:delText>8.1</w:delText>
              </w:r>
            </w:del>
          </w:p>
        </w:tc>
        <w:tc>
          <w:tcPr>
            <w:tcW w:w="2880" w:type="dxa"/>
            <w:tcPrChange w:id="2616" w:author="David Conklin" w:date="2021-07-02T18:06:00Z">
              <w:tcPr>
                <w:tcW w:w="0" w:type="auto"/>
              </w:tcPr>
            </w:tcPrChange>
          </w:tcPr>
          <w:p w14:paraId="271F9B16" w14:textId="5D4D432F" w:rsidR="00BF3872" w:rsidRDefault="00BF3872" w:rsidP="00BF3872">
            <w:pPr>
              <w:jc w:val="right"/>
            </w:pPr>
            <w:del w:id="2617" w:author="David Conklin" w:date="2021-07-02T18:08:00Z">
              <w:r w:rsidDel="002B0B5B">
                <w:delText>163.3e9</w:delText>
              </w:r>
            </w:del>
            <w:ins w:id="2618" w:author="David Conklin" w:date="2021-07-02T18:08:00Z">
              <w:r w:rsidR="002B0B5B">
                <w:t>15</w:t>
              </w:r>
            </w:ins>
            <w:ins w:id="2619" w:author="David Conklin" w:date="2021-07-02T18:09:00Z">
              <w:r w:rsidR="002B0B5B">
                <w:t>3.7e9</w:t>
              </w:r>
            </w:ins>
          </w:p>
        </w:tc>
      </w:tr>
      <w:tr w:rsidR="00BF3872" w14:paraId="23BD6E2A" w14:textId="77777777" w:rsidTr="002B0B5B">
        <w:tc>
          <w:tcPr>
            <w:tcW w:w="0" w:type="auto"/>
            <w:tcPrChange w:id="2620" w:author="David Conklin" w:date="2021-07-02T18:06:00Z">
              <w:tcPr>
                <w:tcW w:w="0" w:type="auto"/>
              </w:tcPr>
            </w:tcPrChange>
          </w:tcPr>
          <w:p w14:paraId="07D080AB" w14:textId="1DD5849A" w:rsidR="00BF3872" w:rsidRDefault="00D64198" w:rsidP="00BF3872">
            <w:ins w:id="2621" w:author="David Conklin" w:date="2021-07-02T19:44:00Z">
              <w:r>
                <w:t xml:space="preserve">municipal </w:t>
              </w:r>
            </w:ins>
            <w:ins w:id="2622" w:author="David Conklin" w:date="2021-07-02T19:45:00Z">
              <w:r>
                <w:t xml:space="preserve">and </w:t>
              </w:r>
            </w:ins>
            <w:r w:rsidR="00BF3872">
              <w:t>irrigation withdrawals</w:t>
            </w:r>
            <w:ins w:id="2623" w:author="David Conklin" w:date="2021-07-02T20:58:00Z">
              <w:r w:rsidR="00092594">
                <w:t xml:space="preserve"> from surface waters</w:t>
              </w:r>
            </w:ins>
          </w:p>
        </w:tc>
        <w:tc>
          <w:tcPr>
            <w:tcW w:w="1798" w:type="dxa"/>
            <w:tcPrChange w:id="2624" w:author="David Conklin" w:date="2021-07-02T18:06:00Z">
              <w:tcPr>
                <w:tcW w:w="0" w:type="auto"/>
              </w:tcPr>
            </w:tcPrChange>
          </w:tcPr>
          <w:p w14:paraId="64E4C6C9" w14:textId="234CBAF9" w:rsidR="00BF3872" w:rsidRDefault="00BF3872" w:rsidP="00D33947">
            <w:pPr>
              <w:jc w:val="right"/>
            </w:pPr>
            <w:del w:id="2625" w:author="David Conklin" w:date="2021-07-02T18:09:00Z">
              <w:r w:rsidDel="002B0B5B">
                <w:delText>0.005e9</w:delText>
              </w:r>
            </w:del>
            <w:ins w:id="2626" w:author="David Conklin" w:date="2021-07-02T19:45:00Z">
              <w:r w:rsidR="00D64198">
                <w:t>0.0</w:t>
              </w:r>
            </w:ins>
            <w:ins w:id="2627" w:author="David Conklin" w:date="2021-07-02T20:58:00Z">
              <w:r w:rsidR="00092594">
                <w:t>05</w:t>
              </w:r>
            </w:ins>
            <w:ins w:id="2628" w:author="David Conklin" w:date="2021-07-02T19:45:00Z">
              <w:r w:rsidR="00D64198">
                <w:t>e9</w:t>
              </w:r>
            </w:ins>
          </w:p>
        </w:tc>
        <w:tc>
          <w:tcPr>
            <w:tcW w:w="1710" w:type="dxa"/>
            <w:tcPrChange w:id="2629" w:author="David Conklin" w:date="2021-07-02T18:06:00Z">
              <w:tcPr>
                <w:tcW w:w="0" w:type="auto"/>
              </w:tcPr>
            </w:tcPrChange>
          </w:tcPr>
          <w:p w14:paraId="37AAF35D" w14:textId="1CD64EE6" w:rsidR="00BF3872" w:rsidRDefault="00D64198">
            <w:pPr>
              <w:jc w:val="center"/>
              <w:pPrChange w:id="2630" w:author="David Conklin" w:date="2021-07-02T19:21:00Z">
                <w:pPr>
                  <w:jc w:val="right"/>
                </w:pPr>
              </w:pPrChange>
            </w:pPr>
            <w:ins w:id="2631" w:author="David Conklin" w:date="2021-07-02T19:47:00Z">
              <w:r>
                <w:t>&lt;= 15</w:t>
              </w:r>
            </w:ins>
            <w:del w:id="2632" w:author="David Conklin" w:date="2021-07-02T19:21:00Z">
              <w:r w:rsidR="00BF3872" w:rsidDel="007C555B">
                <w:delText>15.0</w:delText>
              </w:r>
            </w:del>
          </w:p>
        </w:tc>
        <w:tc>
          <w:tcPr>
            <w:tcW w:w="2880" w:type="dxa"/>
            <w:tcPrChange w:id="2633" w:author="David Conklin" w:date="2021-07-02T18:06:00Z">
              <w:tcPr>
                <w:tcW w:w="0" w:type="auto"/>
              </w:tcPr>
            </w:tcPrChange>
          </w:tcPr>
          <w:p w14:paraId="0BE8D238" w14:textId="033B74D1" w:rsidR="00BF3872" w:rsidRDefault="00D64198" w:rsidP="00BF3872">
            <w:pPr>
              <w:jc w:val="right"/>
              <w:rPr>
                <w:ins w:id="2634" w:author="David Conklin" w:date="2021-07-02T19:48:00Z"/>
              </w:rPr>
            </w:pPr>
            <w:ins w:id="2635" w:author="David Conklin" w:date="2021-07-02T19:48:00Z">
              <w:r>
                <w:t>~</w:t>
              </w:r>
            </w:ins>
            <w:del w:id="2636" w:author="David Conklin" w:date="2021-07-02T18:09:00Z">
              <w:r w:rsidR="00BF3872" w:rsidDel="002B0B5B">
                <w:delText>0.3e9</w:delText>
              </w:r>
            </w:del>
            <w:ins w:id="2637" w:author="David Conklin" w:date="2021-07-02T19:47:00Z">
              <w:r>
                <w:t>&lt;=</w:t>
              </w:r>
            </w:ins>
            <w:ins w:id="2638" w:author="David Conklin" w:date="2021-07-02T19:49:00Z">
              <w:r w:rsidR="00CB3159">
                <w:t xml:space="preserve"> </w:t>
              </w:r>
            </w:ins>
            <w:ins w:id="2639" w:author="David Conklin" w:date="2021-07-02T21:00:00Z">
              <w:r w:rsidR="00092594">
                <w:t>0.3</w:t>
              </w:r>
            </w:ins>
            <w:ins w:id="2640"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641"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642" w:author="David Conklin" w:date="2021-07-02T18:06:00Z">
              <w:tcPr>
                <w:tcW w:w="0" w:type="auto"/>
              </w:tcPr>
            </w:tcPrChange>
          </w:tcPr>
          <w:p w14:paraId="401911EF" w14:textId="77777777" w:rsidR="00BF3872" w:rsidRDefault="00BF3872" w:rsidP="00BF3872">
            <w:pPr>
              <w:jc w:val="right"/>
            </w:pPr>
          </w:p>
        </w:tc>
        <w:tc>
          <w:tcPr>
            <w:tcW w:w="1710" w:type="dxa"/>
            <w:tcPrChange w:id="2643" w:author="David Conklin" w:date="2021-07-02T18:06:00Z">
              <w:tcPr>
                <w:tcW w:w="0" w:type="auto"/>
              </w:tcPr>
            </w:tcPrChange>
          </w:tcPr>
          <w:p w14:paraId="1CD1CAEE" w14:textId="77777777" w:rsidR="00BF3872" w:rsidRDefault="00BF3872" w:rsidP="00BF3872">
            <w:pPr>
              <w:jc w:val="center"/>
            </w:pPr>
          </w:p>
        </w:tc>
        <w:tc>
          <w:tcPr>
            <w:tcW w:w="2880" w:type="dxa"/>
            <w:tcPrChange w:id="2644" w:author="David Conklin" w:date="2021-07-02T18:06:00Z">
              <w:tcPr>
                <w:tcW w:w="0" w:type="auto"/>
              </w:tcPr>
            </w:tcPrChange>
          </w:tcPr>
          <w:p w14:paraId="3762BC6A" w14:textId="3BE2BBC6" w:rsidR="00BF3872" w:rsidRDefault="00BF3872" w:rsidP="00BF3872">
            <w:pPr>
              <w:jc w:val="right"/>
            </w:pPr>
            <w:del w:id="2645" w:author="David Conklin" w:date="2021-07-02T18:09:00Z">
              <w:r w:rsidDel="002B0B5B">
                <w:delText>18.7e9</w:delText>
              </w:r>
            </w:del>
            <w:ins w:id="2646" w:author="David Conklin" w:date="2021-07-02T18:09:00Z">
              <w:r w:rsidR="002B0B5B">
                <w:t>17.3e9</w:t>
              </w:r>
            </w:ins>
          </w:p>
        </w:tc>
      </w:tr>
      <w:tr w:rsidR="00BF3872" w14:paraId="2F4B7F6D" w14:textId="77777777" w:rsidTr="002B0B5B">
        <w:tc>
          <w:tcPr>
            <w:tcW w:w="0" w:type="auto"/>
            <w:tcPrChange w:id="2647" w:author="David Conklin" w:date="2021-07-02T18:06:00Z">
              <w:tcPr>
                <w:tcW w:w="0" w:type="auto"/>
              </w:tcPr>
            </w:tcPrChange>
          </w:tcPr>
          <w:p w14:paraId="5F33FF73" w14:textId="77777777" w:rsidR="00BF3872" w:rsidRDefault="00BF3872" w:rsidP="00BF3872">
            <w:r>
              <w:t>evaporation from reaches</w:t>
            </w:r>
          </w:p>
        </w:tc>
        <w:tc>
          <w:tcPr>
            <w:tcW w:w="1798" w:type="dxa"/>
            <w:tcPrChange w:id="2648" w:author="David Conklin" w:date="2021-07-02T18:06:00Z">
              <w:tcPr>
                <w:tcW w:w="0" w:type="auto"/>
              </w:tcPr>
            </w:tcPrChange>
          </w:tcPr>
          <w:p w14:paraId="68DBC1C1" w14:textId="4F10099F" w:rsidR="00BF3872" w:rsidRDefault="00BF3872" w:rsidP="00BF3872">
            <w:pPr>
              <w:jc w:val="right"/>
            </w:pPr>
            <w:r>
              <w:t>0.</w:t>
            </w:r>
            <w:ins w:id="2649" w:author="David Conklin" w:date="2021-07-02T18:43:00Z">
              <w:r w:rsidR="00406E2E">
                <w:t>013</w:t>
              </w:r>
            </w:ins>
            <w:del w:id="2650" w:author="David Conklin" w:date="2021-07-02T18:43:00Z">
              <w:r w:rsidDel="00406E2E">
                <w:delText>007</w:delText>
              </w:r>
            </w:del>
            <w:r>
              <w:t xml:space="preserve">e9 </w:t>
            </w:r>
          </w:p>
        </w:tc>
        <w:tc>
          <w:tcPr>
            <w:tcW w:w="1710" w:type="dxa"/>
            <w:tcPrChange w:id="2651" w:author="David Conklin" w:date="2021-07-02T18:06:00Z">
              <w:tcPr>
                <w:tcW w:w="0" w:type="auto"/>
              </w:tcPr>
            </w:tcPrChange>
          </w:tcPr>
          <w:p w14:paraId="51A5074B" w14:textId="77777777" w:rsidR="00BF3872" w:rsidRDefault="00BF3872" w:rsidP="00BF3872">
            <w:pPr>
              <w:jc w:val="right"/>
            </w:pPr>
          </w:p>
        </w:tc>
        <w:tc>
          <w:tcPr>
            <w:tcW w:w="2880" w:type="dxa"/>
            <w:tcPrChange w:id="2652" w:author="David Conklin" w:date="2021-07-02T18:06:00Z">
              <w:tcPr>
                <w:tcW w:w="0" w:type="auto"/>
              </w:tcPr>
            </w:tcPrChange>
          </w:tcPr>
          <w:p w14:paraId="43159D97" w14:textId="27CB3FD9" w:rsidR="00BF3872" w:rsidRDefault="00BF3872" w:rsidP="00BF3872">
            <w:pPr>
              <w:jc w:val="right"/>
            </w:pPr>
            <w:del w:id="2653" w:author="David Conklin" w:date="2021-07-02T18:10:00Z">
              <w:r w:rsidDel="002B0B5B">
                <w:delText>17.1e9</w:delText>
              </w:r>
            </w:del>
            <w:ins w:id="2654" w:author="David Conklin" w:date="2021-07-02T18:10:00Z">
              <w:r w:rsidR="002B0B5B">
                <w:t>33.4e9</w:t>
              </w:r>
            </w:ins>
          </w:p>
        </w:tc>
      </w:tr>
      <w:tr w:rsidR="00BF3872" w14:paraId="3132B321" w14:textId="77777777" w:rsidTr="002B0B5B">
        <w:tc>
          <w:tcPr>
            <w:tcW w:w="0" w:type="auto"/>
            <w:tcPrChange w:id="2655"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656" w:author="David Conklin" w:date="2021-07-02T18:06:00Z">
              <w:tcPr>
                <w:tcW w:w="0" w:type="auto"/>
              </w:tcPr>
            </w:tcPrChange>
          </w:tcPr>
          <w:p w14:paraId="6679C9DD" w14:textId="77777777" w:rsidR="00BF3872" w:rsidRDefault="00BF3872" w:rsidP="00BF3872">
            <w:pPr>
              <w:jc w:val="right"/>
            </w:pPr>
          </w:p>
        </w:tc>
        <w:tc>
          <w:tcPr>
            <w:tcW w:w="1710" w:type="dxa"/>
            <w:tcPrChange w:id="2657" w:author="David Conklin" w:date="2021-07-02T18:06:00Z">
              <w:tcPr>
                <w:tcW w:w="0" w:type="auto"/>
              </w:tcPr>
            </w:tcPrChange>
          </w:tcPr>
          <w:p w14:paraId="69420284" w14:textId="77777777" w:rsidR="00BF3872" w:rsidRDefault="00BF3872" w:rsidP="00BF3872">
            <w:pPr>
              <w:jc w:val="right"/>
            </w:pPr>
          </w:p>
        </w:tc>
        <w:tc>
          <w:tcPr>
            <w:tcW w:w="2880" w:type="dxa"/>
            <w:tcPrChange w:id="2658" w:author="David Conklin" w:date="2021-07-02T18:06:00Z">
              <w:tcPr>
                <w:tcW w:w="0" w:type="auto"/>
              </w:tcPr>
            </w:tcPrChange>
          </w:tcPr>
          <w:p w14:paraId="24677CFD" w14:textId="528DE7DC" w:rsidR="00BF3872" w:rsidRDefault="00BF3872" w:rsidP="00BF3872">
            <w:pPr>
              <w:jc w:val="right"/>
            </w:pPr>
            <w:del w:id="2659" w:author="David Conklin" w:date="2021-07-02T18:10:00Z">
              <w:r w:rsidDel="002B0B5B">
                <w:delText>9.4e9</w:delText>
              </w:r>
            </w:del>
            <w:ins w:id="2660" w:author="David Conklin" w:date="2021-07-02T18:10:00Z">
              <w:r w:rsidR="002B0B5B">
                <w:t>8.7e9</w:t>
              </w:r>
            </w:ins>
          </w:p>
        </w:tc>
      </w:tr>
      <w:tr w:rsidR="00BF3872" w14:paraId="2798AFAF" w14:textId="77777777" w:rsidTr="002B0B5B">
        <w:tc>
          <w:tcPr>
            <w:tcW w:w="0" w:type="auto"/>
            <w:tcPrChange w:id="2661" w:author="David Conklin" w:date="2021-07-02T18:06:00Z">
              <w:tcPr>
                <w:tcW w:w="0" w:type="auto"/>
              </w:tcPr>
            </w:tcPrChange>
          </w:tcPr>
          <w:p w14:paraId="010EBBD4" w14:textId="77777777" w:rsidR="00BF3872" w:rsidRDefault="00BF3872" w:rsidP="00BF3872">
            <w:r>
              <w:t>evaporation from reservoirs</w:t>
            </w:r>
          </w:p>
        </w:tc>
        <w:tc>
          <w:tcPr>
            <w:tcW w:w="1798" w:type="dxa"/>
            <w:tcPrChange w:id="2662" w:author="David Conklin" w:date="2021-07-02T18:06:00Z">
              <w:tcPr>
                <w:tcW w:w="0" w:type="auto"/>
              </w:tcPr>
            </w:tcPrChange>
          </w:tcPr>
          <w:p w14:paraId="2D486864" w14:textId="77777777" w:rsidR="00BF3872" w:rsidRDefault="00BF3872" w:rsidP="00BF3872">
            <w:pPr>
              <w:jc w:val="right"/>
            </w:pPr>
            <w:r>
              <w:t>0.008e9</w:t>
            </w:r>
          </w:p>
        </w:tc>
        <w:tc>
          <w:tcPr>
            <w:tcW w:w="1710" w:type="dxa"/>
            <w:tcPrChange w:id="2663" w:author="David Conklin" w:date="2021-07-02T18:06:00Z">
              <w:tcPr>
                <w:tcW w:w="0" w:type="auto"/>
              </w:tcPr>
            </w:tcPrChange>
          </w:tcPr>
          <w:p w14:paraId="4DD99CE5" w14:textId="77777777" w:rsidR="00BF3872" w:rsidRDefault="00BF3872" w:rsidP="00BF3872">
            <w:pPr>
              <w:jc w:val="right"/>
            </w:pPr>
          </w:p>
        </w:tc>
        <w:tc>
          <w:tcPr>
            <w:tcW w:w="2880" w:type="dxa"/>
            <w:tcPrChange w:id="2664" w:author="David Conklin" w:date="2021-07-02T18:06:00Z">
              <w:tcPr>
                <w:tcW w:w="0" w:type="auto"/>
              </w:tcPr>
            </w:tcPrChange>
          </w:tcPr>
          <w:p w14:paraId="3064D6FF" w14:textId="77E7C791" w:rsidR="00BF3872" w:rsidRDefault="00BF3872" w:rsidP="00BF3872">
            <w:pPr>
              <w:jc w:val="right"/>
            </w:pPr>
            <w:del w:id="2665" w:author="David Conklin" w:date="2021-07-02T18:10:00Z">
              <w:r w:rsidDel="002B0B5B">
                <w:delText>19.5e9</w:delText>
              </w:r>
            </w:del>
            <w:ins w:id="2666" w:author="David Conklin" w:date="2021-07-02T18:10:00Z">
              <w:r w:rsidR="002B0B5B">
                <w:t>20.3e9</w:t>
              </w:r>
            </w:ins>
          </w:p>
        </w:tc>
      </w:tr>
      <w:tr w:rsidR="005D40B9" w14:paraId="7633DA37" w14:textId="77777777" w:rsidTr="002B0B5B">
        <w:tc>
          <w:tcPr>
            <w:tcW w:w="0" w:type="auto"/>
            <w:tcPrChange w:id="2667"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668" w:author="David Conklin" w:date="2021-07-02T18:06:00Z">
              <w:tcPr>
                <w:tcW w:w="0" w:type="auto"/>
              </w:tcPr>
            </w:tcPrChange>
          </w:tcPr>
          <w:p w14:paraId="6CDD7E16" w14:textId="46C46726" w:rsidR="005D40B9" w:rsidRDefault="005D40B9" w:rsidP="00BF3872">
            <w:pPr>
              <w:jc w:val="right"/>
            </w:pPr>
            <w:r>
              <w:t>4.</w:t>
            </w:r>
            <w:ins w:id="2669" w:author="David Conklin" w:date="2021-07-02T18:43:00Z">
              <w:r w:rsidR="00406E2E">
                <w:t>713</w:t>
              </w:r>
            </w:ins>
            <w:del w:id="2670" w:author="David Conklin" w:date="2021-07-02T18:43:00Z">
              <w:r w:rsidDel="00406E2E">
                <w:delText>926</w:delText>
              </w:r>
            </w:del>
            <w:r>
              <w:t>e9</w:t>
            </w:r>
          </w:p>
        </w:tc>
        <w:tc>
          <w:tcPr>
            <w:tcW w:w="1710" w:type="dxa"/>
            <w:tcPrChange w:id="2671" w:author="David Conklin" w:date="2021-07-02T18:06:00Z">
              <w:tcPr>
                <w:tcW w:w="0" w:type="auto"/>
              </w:tcPr>
            </w:tcPrChange>
          </w:tcPr>
          <w:p w14:paraId="083B0875" w14:textId="77777777" w:rsidR="005D40B9" w:rsidRDefault="005D40B9" w:rsidP="00BF3872">
            <w:pPr>
              <w:jc w:val="right"/>
            </w:pPr>
          </w:p>
        </w:tc>
        <w:tc>
          <w:tcPr>
            <w:tcW w:w="2880" w:type="dxa"/>
            <w:tcPrChange w:id="2672" w:author="David Conklin" w:date="2021-07-02T18:06:00Z">
              <w:tcPr>
                <w:tcW w:w="0" w:type="auto"/>
              </w:tcPr>
            </w:tcPrChange>
          </w:tcPr>
          <w:p w14:paraId="5BC02AB9" w14:textId="4482BE49" w:rsidR="0025770B" w:rsidRDefault="00CB3159" w:rsidP="007C279E">
            <w:pPr>
              <w:jc w:val="right"/>
            </w:pPr>
            <w:ins w:id="2673" w:author="David Conklin" w:date="2021-07-02T19:49:00Z">
              <w:r>
                <w:t xml:space="preserve">&lt; </w:t>
              </w:r>
            </w:ins>
            <w:del w:id="2674" w:author="David Conklin" w:date="2021-07-02T18:11:00Z">
              <w:r w:rsidR="005D40B9" w:rsidDel="0025770B">
                <w:delText>230.1e9</w:delText>
              </w:r>
            </w:del>
            <w:ins w:id="2675" w:author="David Conklin" w:date="2021-07-02T18:11:00Z">
              <w:r w:rsidR="0025770B">
                <w:t>23</w:t>
              </w:r>
            </w:ins>
            <w:ins w:id="2676" w:author="David Conklin" w:date="2021-07-02T21:01:00Z">
              <w:r w:rsidR="00092594">
                <w:t>3</w:t>
              </w:r>
            </w:ins>
            <w:ins w:id="2677" w:author="David Conklin" w:date="2021-07-02T19:49:00Z">
              <w:r>
                <w:t>.</w:t>
              </w:r>
            </w:ins>
            <w:ins w:id="2678" w:author="David Conklin" w:date="2021-07-02T21:01:00Z">
              <w:r w:rsidR="00092594">
                <w:t>7</w:t>
              </w:r>
            </w:ins>
            <w:ins w:id="2679" w:author="David Conklin" w:date="2021-07-02T18:11:00Z">
              <w:r w:rsidR="0025770B">
                <w:t>e9</w:t>
              </w:r>
            </w:ins>
          </w:p>
        </w:tc>
      </w:tr>
      <w:tr w:rsidR="006F0906" w14:paraId="7947F1AD" w14:textId="77777777" w:rsidTr="002B0B5B">
        <w:tc>
          <w:tcPr>
            <w:tcW w:w="0" w:type="auto"/>
            <w:tcPrChange w:id="2680"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681" w:author="David Conklin" w:date="2021-07-02T18:06:00Z">
              <w:tcPr>
                <w:tcW w:w="0" w:type="auto"/>
              </w:tcPr>
            </w:tcPrChange>
          </w:tcPr>
          <w:p w14:paraId="793AF02B" w14:textId="39109EB5" w:rsidR="006F0906" w:rsidRDefault="00406E2E" w:rsidP="00BF3872">
            <w:pPr>
              <w:jc w:val="right"/>
            </w:pPr>
            <w:ins w:id="2682" w:author="David Conklin" w:date="2021-07-02T18:43:00Z">
              <w:r>
                <w:t>-0</w:t>
              </w:r>
            </w:ins>
            <w:ins w:id="2683" w:author="David Conklin" w:date="2021-07-02T18:44:00Z">
              <w:r>
                <w:t>.002</w:t>
              </w:r>
            </w:ins>
            <w:del w:id="2684" w:author="David Conklin" w:date="2021-07-02T18:43:00Z">
              <w:r w:rsidR="006F0906" w:rsidDel="00406E2E">
                <w:delText>+0.011</w:delText>
              </w:r>
            </w:del>
            <w:r w:rsidR="006F0906">
              <w:t>e9</w:t>
            </w:r>
          </w:p>
        </w:tc>
        <w:tc>
          <w:tcPr>
            <w:tcW w:w="1710" w:type="dxa"/>
            <w:tcPrChange w:id="2685" w:author="David Conklin" w:date="2021-07-02T18:06:00Z">
              <w:tcPr>
                <w:tcW w:w="0" w:type="auto"/>
              </w:tcPr>
            </w:tcPrChange>
          </w:tcPr>
          <w:p w14:paraId="651C9E4D" w14:textId="77777777" w:rsidR="006F0906" w:rsidRDefault="006F0906" w:rsidP="00BF3872">
            <w:pPr>
              <w:jc w:val="right"/>
            </w:pPr>
          </w:p>
        </w:tc>
        <w:tc>
          <w:tcPr>
            <w:tcW w:w="2880" w:type="dxa"/>
            <w:tcPrChange w:id="2686" w:author="David Conklin" w:date="2021-07-02T18:06:00Z">
              <w:tcPr>
                <w:tcW w:w="0" w:type="auto"/>
              </w:tcPr>
            </w:tcPrChange>
          </w:tcPr>
          <w:p w14:paraId="15F1D368" w14:textId="765CA749" w:rsidR="006F0906" w:rsidRDefault="00CB3159" w:rsidP="00BF3872">
            <w:pPr>
              <w:jc w:val="right"/>
            </w:pPr>
            <w:ins w:id="2687" w:author="David Conklin" w:date="2021-07-02T19:50:00Z">
              <w:r>
                <w:t>~</w:t>
              </w:r>
            </w:ins>
            <w:ins w:id="2688" w:author="David Conklin" w:date="2021-07-02T18:12:00Z">
              <w:r w:rsidR="0025770B">
                <w:t>-1</w:t>
              </w:r>
            </w:ins>
            <w:ins w:id="2689" w:author="David Conklin" w:date="2021-07-02T19:50:00Z">
              <w:r>
                <w:t>3.7</w:t>
              </w:r>
            </w:ins>
            <w:del w:id="2690" w:author="David Conklin" w:date="2021-07-02T18:12:00Z">
              <w:r w:rsidR="006F0906" w:rsidDel="0025770B">
                <w:delText>+1.8</w:delText>
              </w:r>
            </w:del>
            <w:r w:rsidR="006F0906">
              <w:t>e9</w:t>
            </w:r>
          </w:p>
        </w:tc>
      </w:tr>
      <w:tr w:rsidR="005D40B9" w14:paraId="6140B5CA" w14:textId="77777777" w:rsidTr="002B0B5B">
        <w:tc>
          <w:tcPr>
            <w:tcW w:w="0" w:type="auto"/>
            <w:tcPrChange w:id="2691"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692" w:author="David Conklin" w:date="2021-07-02T18:06:00Z">
              <w:tcPr>
                <w:tcW w:w="0" w:type="auto"/>
              </w:tcPr>
            </w:tcPrChange>
          </w:tcPr>
          <w:p w14:paraId="3C6B5503" w14:textId="4722B1E8" w:rsidR="005D40B9" w:rsidRDefault="00406E2E" w:rsidP="00BF3872">
            <w:pPr>
              <w:jc w:val="right"/>
            </w:pPr>
            <w:ins w:id="2693" w:author="David Conklin" w:date="2021-07-02T18:44:00Z">
              <w:r>
                <w:t>-0.04</w:t>
              </w:r>
            </w:ins>
            <w:del w:id="2694" w:author="David Conklin" w:date="2021-07-02T18:44:00Z">
              <w:r w:rsidR="006F0906" w:rsidDel="00406E2E">
                <w:delText>+0.2</w:delText>
              </w:r>
            </w:del>
            <w:r w:rsidR="006F0906">
              <w:t>%</w:t>
            </w:r>
          </w:p>
        </w:tc>
        <w:tc>
          <w:tcPr>
            <w:tcW w:w="1710" w:type="dxa"/>
            <w:tcPrChange w:id="2695" w:author="David Conklin" w:date="2021-07-02T18:06:00Z">
              <w:tcPr>
                <w:tcW w:w="0" w:type="auto"/>
              </w:tcPr>
            </w:tcPrChange>
          </w:tcPr>
          <w:p w14:paraId="7CA91A12" w14:textId="77777777" w:rsidR="005D40B9" w:rsidRDefault="005D40B9" w:rsidP="00BF3872">
            <w:pPr>
              <w:jc w:val="right"/>
            </w:pPr>
          </w:p>
        </w:tc>
        <w:tc>
          <w:tcPr>
            <w:tcW w:w="2880" w:type="dxa"/>
            <w:tcPrChange w:id="2696" w:author="David Conklin" w:date="2021-07-02T18:06:00Z">
              <w:tcPr>
                <w:tcW w:w="0" w:type="auto"/>
              </w:tcPr>
            </w:tcPrChange>
          </w:tcPr>
          <w:p w14:paraId="2762CE4F" w14:textId="555D49AE" w:rsidR="005D40B9" w:rsidRDefault="00CB3159" w:rsidP="00BF3872">
            <w:pPr>
              <w:jc w:val="right"/>
            </w:pPr>
            <w:ins w:id="2697" w:author="David Conklin" w:date="2021-07-02T19:51:00Z">
              <w:r>
                <w:t>~</w:t>
              </w:r>
            </w:ins>
            <w:ins w:id="2698" w:author="David Conklin" w:date="2021-07-02T18:12:00Z">
              <w:r w:rsidR="0025770B">
                <w:t>-</w:t>
              </w:r>
            </w:ins>
            <w:ins w:id="2699" w:author="David Conklin" w:date="2021-07-02T21:02:00Z">
              <w:r w:rsidR="00092594">
                <w:t>6.4</w:t>
              </w:r>
            </w:ins>
            <w:ins w:id="2700" w:author="David Conklin" w:date="2021-07-02T18:12:00Z">
              <w:r w:rsidR="0025770B">
                <w:t>%</w:t>
              </w:r>
            </w:ins>
            <w:del w:id="2701"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702" w:name="_Toc76712248"/>
      <w:r>
        <w:t>CW3M v. Shade-a-lator</w:t>
      </w:r>
      <w:bookmarkEnd w:id="2702"/>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703" w:name="_Toc76712249"/>
      <w:r>
        <w:t>Comparison of CW3M results to Shade-a-lator results</w:t>
      </w:r>
      <w:bookmarkEnd w:id="2703"/>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704" w:name="_Ref48286765"/>
      <w:bookmarkStart w:id="2705" w:name="_Toc53219841"/>
      <w:r>
        <w:t xml:space="preserve">Figure </w:t>
      </w:r>
      <w:r w:rsidR="008677B0">
        <w:fldChar w:fldCharType="begin"/>
      </w:r>
      <w:r w:rsidR="008677B0">
        <w:instrText xml:space="preserve"> SEQ Figure \* ARABIC </w:instrText>
      </w:r>
      <w:r w:rsidR="008677B0">
        <w:fldChar w:fldCharType="separate"/>
      </w:r>
      <w:r w:rsidR="00A50A5B">
        <w:rPr>
          <w:noProof/>
        </w:rPr>
        <w:t>9</w:t>
      </w:r>
      <w:r w:rsidR="008677B0">
        <w:rPr>
          <w:noProof/>
        </w:rPr>
        <w:fldChar w:fldCharType="end"/>
      </w:r>
      <w:bookmarkEnd w:id="2704"/>
      <w:r>
        <w:t>. Clackamas basin in CW3M screen capture</w:t>
      </w:r>
      <w:bookmarkEnd w:id="270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706" w:name="_Toc76712250"/>
      <w:r>
        <w:t>The Clackamas Basin</w:t>
      </w:r>
      <w:bookmarkEnd w:id="2706"/>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707" w:name="_Toc76712251"/>
      <w:r>
        <w:t>Directory structure and file names</w:t>
      </w:r>
      <w:bookmarkEnd w:id="270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708" w:name="_Toc76712252"/>
      <w:r>
        <w:lastRenderedPageBreak/>
        <w:t xml:space="preserve">Release </w:t>
      </w:r>
      <w:r w:rsidR="00E735F4">
        <w:t>Log</w:t>
      </w:r>
      <w:bookmarkEnd w:id="270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709" w:name="_Toc76712253"/>
      <w:r>
        <w:t>References</w:t>
      </w:r>
      <w:bookmarkEnd w:id="270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710" w:name="_Toc76712254"/>
      <w:r>
        <w:rPr>
          <w:rFonts w:eastAsiaTheme="minorHAnsi"/>
        </w:rPr>
        <w:t>Acronyms</w:t>
      </w:r>
      <w:r w:rsidR="009D540F">
        <w:rPr>
          <w:rFonts w:eastAsiaTheme="minorHAnsi"/>
        </w:rPr>
        <w:t xml:space="preserve"> and Abbreviations</w:t>
      </w:r>
      <w:bookmarkEnd w:id="2710"/>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03EF8" w14:textId="77777777" w:rsidR="008677B0" w:rsidRDefault="008677B0" w:rsidP="00064E77">
      <w:r>
        <w:separator/>
      </w:r>
    </w:p>
  </w:endnote>
  <w:endnote w:type="continuationSeparator" w:id="0">
    <w:p w14:paraId="3BA99427" w14:textId="77777777" w:rsidR="008677B0" w:rsidRDefault="008677B0"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6769D" w14:textId="77777777" w:rsidR="008677B0" w:rsidRDefault="008677B0" w:rsidP="00064E77">
      <w:r>
        <w:separator/>
      </w:r>
    </w:p>
  </w:footnote>
  <w:footnote w:type="continuationSeparator" w:id="0">
    <w:p w14:paraId="6C34635B" w14:textId="77777777" w:rsidR="008677B0" w:rsidRDefault="008677B0"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067"/>
    <w:rsid w:val="00613C1D"/>
    <w:rsid w:val="00613CE3"/>
    <w:rsid w:val="006176DA"/>
    <w:rsid w:val="006200EB"/>
    <w:rsid w:val="006231D1"/>
    <w:rsid w:val="00625C55"/>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47EE"/>
    <w:rsid w:val="00B45A02"/>
    <w:rsid w:val="00B45AB9"/>
    <w:rsid w:val="00B47486"/>
    <w:rsid w:val="00B47F76"/>
    <w:rsid w:val="00B5577C"/>
    <w:rsid w:val="00B57484"/>
    <w:rsid w:val="00B57E25"/>
    <w:rsid w:val="00B61173"/>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133194</TotalTime>
  <Pages>84</Pages>
  <Words>32424</Words>
  <Characters>184819</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557</cp:revision>
  <cp:lastPrinted>2021-07-09T14:21:00Z</cp:lastPrinted>
  <dcterms:created xsi:type="dcterms:W3CDTF">2018-11-09T13:56:00Z</dcterms:created>
  <dcterms:modified xsi:type="dcterms:W3CDTF">2021-07-09T15:39:00Z</dcterms:modified>
</cp:coreProperties>
</file>