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13AF1205" w:rsidR="00581BEB" w:rsidRDefault="00581BEB" w:rsidP="00A8214A">
      <w:pPr>
        <w:pStyle w:val="Subtitle"/>
        <w:tabs>
          <w:tab w:val="right" w:pos="9360"/>
        </w:tabs>
      </w:pPr>
      <w:r>
        <w:t>Information about the Community Willamette Whole Watershed Model</w:t>
      </w:r>
      <w:r w:rsidR="00C97C9B">
        <w:tab/>
      </w:r>
    </w:p>
    <w:p w14:paraId="542B86E8" w14:textId="1E59E1BF" w:rsidR="00064E77" w:rsidRPr="00064E77" w:rsidRDefault="007512E5" w:rsidP="00064E77">
      <w:pPr>
        <w:pStyle w:val="Subtitle"/>
      </w:pPr>
      <w:ins w:id="0" w:author="David Conklin" w:date="2020-09-10T11:37:00Z">
        <w:r>
          <w:t>9/1</w:t>
        </w:r>
      </w:ins>
      <w:ins w:id="1" w:author="David Conklin" w:date="2020-09-12T07:05:00Z">
        <w:r w:rsidR="004A0118">
          <w:t>2</w:t>
        </w:r>
      </w:ins>
      <w:del w:id="2" w:author="David Conklin" w:date="2020-09-10T11:37:00Z">
        <w:r w:rsidR="002E6A03" w:rsidDel="007512E5">
          <w:delText>8/</w:delText>
        </w:r>
        <w:r w:rsidR="00156AFB" w:rsidDel="007512E5">
          <w:delText>1</w:delText>
        </w:r>
      </w:del>
      <w:del w:id="3" w:author="David Conklin" w:date="2020-08-19T15:53:00Z">
        <w:r w:rsidR="004D33B7" w:rsidDel="00037790">
          <w:delText>4</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4B7A0081"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del w:id="4" w:author="David Conklin" w:date="2020-08-19T15:54:00Z">
        <w:r w:rsidR="00717D5B" w:rsidDel="00037790">
          <w:rPr>
            <w:rStyle w:val="Hyperlink"/>
            <w:color w:val="auto"/>
          </w:rPr>
          <w:delText>CW3M 0.3.4 (</w:delText>
        </w:r>
      </w:del>
      <w:r w:rsidR="00717D5B">
        <w:rPr>
          <w:rStyle w:val="Hyperlink"/>
          <w:color w:val="auto"/>
        </w:rPr>
        <w:t>8/1</w:t>
      </w:r>
      <w:ins w:id="5" w:author="David Conklin" w:date="2020-08-19T15:54:00Z">
        <w:r w:rsidR="00037790">
          <w:rPr>
            <w:rStyle w:val="Hyperlink"/>
            <w:color w:val="auto"/>
          </w:rPr>
          <w:t>4</w:t>
        </w:r>
      </w:ins>
      <w:r w:rsidR="00176FFA">
        <w:rPr>
          <w:rStyle w:val="Hyperlink"/>
          <w:color w:val="auto"/>
        </w:rPr>
        <w:t>/20</w:t>
      </w:r>
      <w:del w:id="6" w:author="David Conklin" w:date="2020-08-19T15:54:00Z">
        <w:r w:rsidR="00717D5B" w:rsidDel="00037790">
          <w:rPr>
            <w:rStyle w:val="Hyperlink"/>
            <w:color w:val="auto"/>
          </w:rPr>
          <w:delText>)</w:delText>
        </w:r>
      </w:del>
      <w:r w:rsidRPr="00DE1B0B">
        <w:rPr>
          <w:rStyle w:val="Hyperlink"/>
          <w:color w:val="auto"/>
        </w:rPr>
        <w:t xml:space="preserve"> version</w:t>
      </w:r>
    </w:p>
    <w:p w14:paraId="6D3E9522" w14:textId="1B3F8171" w:rsidR="00717D5B" w:rsidRDefault="00A928D9" w:rsidP="00581BEB">
      <w:pPr>
        <w:rPr>
          <w:ins w:id="7" w:author="David Conklin" w:date="2020-09-11T17:53:00Z"/>
          <w:rStyle w:val="Hyperlink"/>
          <w:color w:val="auto"/>
          <w:u w:val="none"/>
        </w:rPr>
      </w:pPr>
      <w:r w:rsidRPr="00A8214A">
        <w:rPr>
          <w:rStyle w:val="Hyperlink"/>
          <w:color w:val="auto"/>
          <w:u w:val="none"/>
        </w:rPr>
        <w:t xml:space="preserve">- </w:t>
      </w:r>
      <w:del w:id="8" w:author="David Conklin" w:date="2020-08-19T15:54:00Z">
        <w:r w:rsidRPr="00A8214A" w:rsidDel="00037790">
          <w:rPr>
            <w:rStyle w:val="Hyperlink"/>
            <w:color w:val="auto"/>
            <w:u w:val="none"/>
          </w:rPr>
          <w:delText>Extensive</w:delText>
        </w:r>
        <w:r w:rsidDel="00037790">
          <w:rPr>
            <w:rStyle w:val="Hyperlink"/>
            <w:color w:val="auto"/>
            <w:u w:val="none"/>
          </w:rPr>
          <w:delText xml:space="preserve"> revisions to the section on the McKenzie wetlands study</w:delText>
        </w:r>
      </w:del>
      <w:ins w:id="9" w:author="David Conklin" w:date="2020-09-11T17:52:00Z">
        <w:r w:rsidR="00933943">
          <w:rPr>
            <w:rStyle w:val="Hyperlink"/>
            <w:color w:val="auto"/>
            <w:u w:val="none"/>
          </w:rPr>
          <w:t>Collect the information about the representation of stream flow and stream temperature into</w:t>
        </w:r>
      </w:ins>
      <w:ins w:id="10" w:author="David Conklin" w:date="2020-09-11T17:53:00Z">
        <w:r w:rsidR="00933943">
          <w:rPr>
            <w:rStyle w:val="Hyperlink"/>
            <w:color w:val="auto"/>
            <w:u w:val="none"/>
          </w:rPr>
          <w:t xml:space="preserve"> a single </w:t>
        </w:r>
      </w:ins>
      <w:ins w:id="11" w:author="David Conklin" w:date="2020-09-12T07:07:00Z">
        <w:r w:rsidR="004A0118">
          <w:rPr>
            <w:rStyle w:val="Hyperlink"/>
            <w:color w:val="auto"/>
            <w:u w:val="none"/>
          </w:rPr>
          <w:t xml:space="preserve">chapter called </w:t>
        </w:r>
      </w:ins>
      <w:ins w:id="12" w:author="David Conklin" w:date="2020-09-12T07:08:00Z">
        <w:r w:rsidR="004A0118">
          <w:rPr>
            <w:rStyle w:val="Hyperlink"/>
            <w:color w:val="auto"/>
            <w:u w:val="none"/>
          </w:rPr>
          <w:t>“Stream flow and stream temperature”</w:t>
        </w:r>
      </w:ins>
    </w:p>
    <w:p w14:paraId="55598FF5" w14:textId="0F43B5B2" w:rsidR="0009281D" w:rsidRDefault="00933943" w:rsidP="004A0118">
      <w:pPr>
        <w:rPr>
          <w:ins w:id="13" w:author="David Conklin" w:date="2020-09-12T07:06:00Z"/>
          <w:rStyle w:val="Hyperlink"/>
          <w:color w:val="auto"/>
          <w:u w:val="none"/>
        </w:rPr>
        <w:pPrChange w:id="14" w:author="David Conklin" w:date="2020-09-12T07:09:00Z">
          <w:pPr/>
        </w:pPrChange>
      </w:pPr>
      <w:ins w:id="15" w:author="David Conklin" w:date="2020-09-11T17:53:00Z">
        <w:r>
          <w:rPr>
            <w:rStyle w:val="Hyperlink"/>
            <w:color w:val="auto"/>
            <w:u w:val="none"/>
          </w:rPr>
          <w:t xml:space="preserve">- </w:t>
        </w:r>
      </w:ins>
      <w:ins w:id="16" w:author="David Conklin" w:date="2020-09-12T07:08:00Z">
        <w:r w:rsidR="004A0118">
          <w:rPr>
            <w:rStyle w:val="Hyperlink"/>
            <w:color w:val="auto"/>
            <w:u w:val="none"/>
          </w:rPr>
          <w:t>In the “Stream flow…” c</w:t>
        </w:r>
      </w:ins>
      <w:ins w:id="17" w:author="David Conklin" w:date="2020-09-12T07:09:00Z">
        <w:r w:rsidR="004A0118">
          <w:rPr>
            <w:rStyle w:val="Hyperlink"/>
            <w:color w:val="auto"/>
            <w:u w:val="none"/>
          </w:rPr>
          <w:t>hapter, a</w:t>
        </w:r>
      </w:ins>
      <w:ins w:id="18" w:author="David Conklin" w:date="2020-09-11T17:53:00Z">
        <w:r>
          <w:rPr>
            <w:rStyle w:val="Hyperlink"/>
            <w:color w:val="auto"/>
            <w:u w:val="none"/>
          </w:rPr>
          <w:t xml:space="preserve">dd </w:t>
        </w:r>
      </w:ins>
      <w:ins w:id="19" w:author="David Conklin" w:date="2020-09-11T17:54:00Z">
        <w:r>
          <w:rPr>
            <w:rStyle w:val="Hyperlink"/>
            <w:color w:val="auto"/>
            <w:u w:val="none"/>
          </w:rPr>
          <w:t>section</w:t>
        </w:r>
      </w:ins>
      <w:ins w:id="20" w:author="David Conklin" w:date="2020-09-12T07:09:00Z">
        <w:r w:rsidR="004A0118">
          <w:rPr>
            <w:rStyle w:val="Hyperlink"/>
            <w:color w:val="auto"/>
            <w:u w:val="none"/>
          </w:rPr>
          <w:t>s</w:t>
        </w:r>
      </w:ins>
      <w:ins w:id="21" w:author="David Conklin" w:date="2020-09-11T17:54:00Z">
        <w:r>
          <w:rPr>
            <w:rStyle w:val="Hyperlink"/>
            <w:color w:val="auto"/>
            <w:u w:val="none"/>
          </w:rPr>
          <w:t xml:space="preserve"> “Boundary conditions for stream wa</w:t>
        </w:r>
      </w:ins>
      <w:ins w:id="22" w:author="David Conklin" w:date="2020-09-11T17:55:00Z">
        <w:r>
          <w:rPr>
            <w:rStyle w:val="Hyperlink"/>
            <w:color w:val="auto"/>
            <w:u w:val="none"/>
          </w:rPr>
          <w:t>ter temperature”</w:t>
        </w:r>
      </w:ins>
      <w:ins w:id="23" w:author="David Conklin" w:date="2020-09-12T07:09:00Z">
        <w:r w:rsidR="004A0118">
          <w:rPr>
            <w:rStyle w:val="Hyperlink"/>
            <w:color w:val="auto"/>
            <w:u w:val="none"/>
          </w:rPr>
          <w:t xml:space="preserve">, </w:t>
        </w:r>
      </w:ins>
      <w:ins w:id="24" w:author="David Conklin" w:date="2020-09-11T17:55:00Z">
        <w:r>
          <w:rPr>
            <w:rStyle w:val="Hyperlink"/>
            <w:color w:val="auto"/>
            <w:u w:val="none"/>
          </w:rPr>
          <w:t xml:space="preserve"> “Thermal loading”</w:t>
        </w:r>
      </w:ins>
      <w:ins w:id="25" w:author="David Conklin" w:date="2020-09-12T07:09:00Z">
        <w:r w:rsidR="004A0118">
          <w:rPr>
            <w:rStyle w:val="Hyperlink"/>
            <w:color w:val="auto"/>
            <w:u w:val="none"/>
          </w:rPr>
          <w:t>, and</w:t>
        </w:r>
      </w:ins>
      <w:ins w:id="26" w:author="David Conklin" w:date="2020-09-11T18:50:00Z">
        <w:r w:rsidR="0009281D">
          <w:rPr>
            <w:rStyle w:val="Hyperlink"/>
            <w:color w:val="auto"/>
            <w:u w:val="none"/>
          </w:rPr>
          <w:t xml:space="preserve"> “Thermal stratification in reservoirs”</w:t>
        </w:r>
      </w:ins>
    </w:p>
    <w:p w14:paraId="2D6C9C08" w14:textId="3013C837" w:rsidR="004A0118" w:rsidRPr="00A8214A" w:rsidRDefault="004A0118" w:rsidP="00581BEB">
      <w:pPr>
        <w:rPr>
          <w:rStyle w:val="Hyperlink"/>
          <w:color w:val="auto"/>
          <w:u w:val="none"/>
        </w:rPr>
      </w:pPr>
      <w:ins w:id="27" w:author="David Conklin" w:date="2020-09-12T07:06:00Z">
        <w:r>
          <w:rPr>
            <w:rStyle w:val="Hyperlink"/>
            <w:color w:val="auto"/>
            <w:u w:val="none"/>
          </w:rPr>
          <w:t>- In the “McKenzie Basin…” chapter, add subs</w:t>
        </w:r>
      </w:ins>
      <w:ins w:id="28" w:author="David Conklin" w:date="2020-09-12T07:07:00Z">
        <w:r>
          <w:rPr>
            <w:rStyle w:val="Hyperlink"/>
            <w:color w:val="auto"/>
            <w:u w:val="none"/>
          </w:rPr>
          <w:t>ection “Data changes for better representation of wetlands”</w:t>
        </w:r>
      </w:ins>
    </w:p>
    <w:p w14:paraId="422453E4" w14:textId="77777777" w:rsidR="00717D5B" w:rsidRPr="00DE1B0B" w:rsidRDefault="00717D5B" w:rsidP="00581BEB">
      <w:pPr>
        <w:rPr>
          <w:rStyle w:val="Hyperlink"/>
          <w:color w:val="auto"/>
        </w:rPr>
      </w:pPr>
    </w:p>
    <w:sdt>
      <w:sdtPr>
        <w:rPr>
          <w:rFonts w:asciiTheme="minorHAnsi" w:eastAsiaTheme="minorHAnsi" w:hAnsiTheme="minorHAnsi" w:cstheme="minorBidi"/>
          <w:color w:val="0563C1" w:themeColor="hyperlink"/>
          <w:sz w:val="22"/>
          <w:szCs w:val="22"/>
          <w:u w:val="single"/>
        </w:rPr>
        <w:id w:val="-295758329"/>
        <w:docPartObj>
          <w:docPartGallery w:val="Table of Contents"/>
          <w:docPartUnique/>
        </w:docPartObj>
      </w:sdtPr>
      <w:sdtEndPr>
        <w:rPr>
          <w:b/>
          <w:bCs/>
          <w:noProof/>
          <w:color w:val="auto"/>
          <w:u w:val="none"/>
        </w:rPr>
      </w:sdtEndPr>
      <w:sdtContent>
        <w:p w14:paraId="75C6D09A" w14:textId="4674500F" w:rsidR="005B5E46" w:rsidRDefault="005B5E46">
          <w:pPr>
            <w:pStyle w:val="TOCHeading"/>
          </w:pPr>
          <w:r>
            <w:t>Contents</w:t>
          </w:r>
        </w:p>
        <w:p w14:paraId="5A86CB83" w14:textId="407AD4E1" w:rsidR="00AD0B00" w:rsidRDefault="005B5E46">
          <w:pPr>
            <w:pStyle w:val="TOC1"/>
            <w:tabs>
              <w:tab w:val="right" w:leader="dot" w:pos="9350"/>
            </w:tabs>
            <w:rPr>
              <w:ins w:id="29" w:author="David Conklin" w:date="2020-09-12T10:54:00Z"/>
              <w:rFonts w:eastAsiaTheme="minorEastAsia"/>
              <w:noProof/>
            </w:rPr>
          </w:pPr>
          <w:r>
            <w:fldChar w:fldCharType="begin"/>
          </w:r>
          <w:r>
            <w:instrText xml:space="preserve"> TOC \o "1-3" \h \z \u </w:instrText>
          </w:r>
          <w:r>
            <w:fldChar w:fldCharType="separate"/>
          </w:r>
          <w:ins w:id="30" w:author="David Conklin" w:date="2020-09-12T10:54:00Z">
            <w:r w:rsidR="00AD0B00" w:rsidRPr="00A90C20">
              <w:rPr>
                <w:rStyle w:val="Hyperlink"/>
                <w:noProof/>
              </w:rPr>
              <w:fldChar w:fldCharType="begin"/>
            </w:r>
            <w:r w:rsidR="00AD0B00" w:rsidRPr="00A90C20">
              <w:rPr>
                <w:rStyle w:val="Hyperlink"/>
                <w:noProof/>
              </w:rPr>
              <w:instrText xml:space="preserve"> </w:instrText>
            </w:r>
            <w:r w:rsidR="00AD0B00">
              <w:rPr>
                <w:noProof/>
              </w:rPr>
              <w:instrText>HYPERLINK \l "_Toc50800477"</w:instrText>
            </w:r>
            <w:r w:rsidR="00AD0B00" w:rsidRPr="00A90C20">
              <w:rPr>
                <w:rStyle w:val="Hyperlink"/>
                <w:noProof/>
              </w:rPr>
              <w:instrText xml:space="preserve"> </w:instrText>
            </w:r>
            <w:r w:rsidR="00AD0B00" w:rsidRPr="00A90C20">
              <w:rPr>
                <w:rStyle w:val="Hyperlink"/>
                <w:noProof/>
              </w:rPr>
            </w:r>
            <w:r w:rsidR="00AD0B00" w:rsidRPr="00A90C20">
              <w:rPr>
                <w:rStyle w:val="Hyperlink"/>
                <w:noProof/>
              </w:rPr>
              <w:fldChar w:fldCharType="separate"/>
            </w:r>
            <w:r w:rsidR="00AD0B00" w:rsidRPr="00A90C20">
              <w:rPr>
                <w:rStyle w:val="Hyperlink"/>
                <w:noProof/>
              </w:rPr>
              <w:t>What is a digital handbook?</w:t>
            </w:r>
            <w:r w:rsidR="00AD0B00">
              <w:rPr>
                <w:noProof/>
                <w:webHidden/>
              </w:rPr>
              <w:tab/>
            </w:r>
            <w:r w:rsidR="00AD0B00">
              <w:rPr>
                <w:noProof/>
                <w:webHidden/>
              </w:rPr>
              <w:fldChar w:fldCharType="begin"/>
            </w:r>
            <w:r w:rsidR="00AD0B00">
              <w:rPr>
                <w:noProof/>
                <w:webHidden/>
              </w:rPr>
              <w:instrText xml:space="preserve"> PAGEREF _Toc50800477 \h </w:instrText>
            </w:r>
            <w:r w:rsidR="00AD0B00">
              <w:rPr>
                <w:noProof/>
                <w:webHidden/>
              </w:rPr>
            </w:r>
          </w:ins>
          <w:r w:rsidR="00AD0B00">
            <w:rPr>
              <w:noProof/>
              <w:webHidden/>
            </w:rPr>
            <w:fldChar w:fldCharType="separate"/>
          </w:r>
          <w:ins w:id="31" w:author="David Conklin" w:date="2020-09-12T10:54:00Z">
            <w:r w:rsidR="00AD0B00">
              <w:rPr>
                <w:noProof/>
                <w:webHidden/>
              </w:rPr>
              <w:t>4</w:t>
            </w:r>
            <w:r w:rsidR="00AD0B00">
              <w:rPr>
                <w:noProof/>
                <w:webHidden/>
              </w:rPr>
              <w:fldChar w:fldCharType="end"/>
            </w:r>
            <w:r w:rsidR="00AD0B00" w:rsidRPr="00A90C20">
              <w:rPr>
                <w:rStyle w:val="Hyperlink"/>
                <w:noProof/>
              </w:rPr>
              <w:fldChar w:fldCharType="end"/>
            </w:r>
          </w:ins>
        </w:p>
        <w:p w14:paraId="003A5A21" w14:textId="1BAA464B" w:rsidR="00AD0B00" w:rsidRDefault="00AD0B00">
          <w:pPr>
            <w:pStyle w:val="TOC1"/>
            <w:tabs>
              <w:tab w:val="right" w:leader="dot" w:pos="9350"/>
            </w:tabs>
            <w:rPr>
              <w:ins w:id="32" w:author="David Conklin" w:date="2020-09-12T10:54:00Z"/>
              <w:rFonts w:eastAsiaTheme="minorEastAsia"/>
              <w:noProof/>
            </w:rPr>
          </w:pPr>
          <w:ins w:id="33"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"_Toc50800478"</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CW3M concept</w:t>
            </w:r>
            <w:r>
              <w:rPr>
                <w:noProof/>
                <w:webHidden/>
              </w:rPr>
              <w:tab/>
            </w:r>
            <w:r>
              <w:rPr>
                <w:noProof/>
                <w:webHidden/>
              </w:rPr>
              <w:fldChar w:fldCharType="begin"/>
            </w:r>
            <w:r>
              <w:rPr>
                <w:noProof/>
                <w:webHidden/>
              </w:rPr>
              <w:instrText xml:space="preserve"> PAGEREF _Toc50800478 \h </w:instrText>
            </w:r>
            <w:r>
              <w:rPr>
                <w:noProof/>
                <w:webHidden/>
              </w:rPr>
            </w:r>
          </w:ins>
          <w:r>
            <w:rPr>
              <w:noProof/>
              <w:webHidden/>
            </w:rPr>
            <w:fldChar w:fldCharType="separate"/>
          </w:r>
          <w:ins w:id="34" w:author="David Conklin" w:date="2020-09-12T10:54:00Z">
            <w:r>
              <w:rPr>
                <w:noProof/>
                <w:webHidden/>
              </w:rPr>
              <w:t>4</w:t>
            </w:r>
            <w:r>
              <w:rPr>
                <w:noProof/>
                <w:webHidden/>
              </w:rPr>
              <w:fldChar w:fldCharType="end"/>
            </w:r>
            <w:r w:rsidRPr="00A90C20">
              <w:rPr>
                <w:rStyle w:val="Hyperlink"/>
                <w:noProof/>
              </w:rPr>
              <w:fldChar w:fldCharType="end"/>
            </w:r>
          </w:ins>
        </w:p>
        <w:p w14:paraId="59A048ED" w14:textId="700B75EC" w:rsidR="00AD0B00" w:rsidRDefault="00AD0B00">
          <w:pPr>
            <w:pStyle w:val="TOC2"/>
            <w:tabs>
              <w:tab w:val="right" w:leader="dot" w:pos="9350"/>
            </w:tabs>
            <w:rPr>
              <w:ins w:id="35" w:author="David Conklin" w:date="2020-09-12T10:54:00Z"/>
              <w:rFonts w:eastAsiaTheme="minorEastAsia"/>
              <w:noProof/>
            </w:rPr>
          </w:pPr>
          <w:ins w:id="36"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"_Toc50800479"</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A different kind of community model</w:t>
            </w:r>
            <w:r>
              <w:rPr>
                <w:noProof/>
                <w:webHidden/>
              </w:rPr>
              <w:tab/>
            </w:r>
            <w:r>
              <w:rPr>
                <w:noProof/>
                <w:webHidden/>
              </w:rPr>
              <w:fldChar w:fldCharType="begin"/>
            </w:r>
            <w:r>
              <w:rPr>
                <w:noProof/>
                <w:webHidden/>
              </w:rPr>
              <w:instrText xml:space="preserve"> PAGEREF _Toc50800479 \h </w:instrText>
            </w:r>
            <w:r>
              <w:rPr>
                <w:noProof/>
                <w:webHidden/>
              </w:rPr>
            </w:r>
          </w:ins>
          <w:r>
            <w:rPr>
              <w:noProof/>
              <w:webHidden/>
            </w:rPr>
            <w:fldChar w:fldCharType="separate"/>
          </w:r>
          <w:ins w:id="37" w:author="David Conklin" w:date="2020-09-12T10:54:00Z">
            <w:r>
              <w:rPr>
                <w:noProof/>
                <w:webHidden/>
              </w:rPr>
              <w:t>4</w:t>
            </w:r>
            <w:r>
              <w:rPr>
                <w:noProof/>
                <w:webHidden/>
              </w:rPr>
              <w:fldChar w:fldCharType="end"/>
            </w:r>
            <w:r w:rsidRPr="00A90C20">
              <w:rPr>
                <w:rStyle w:val="Hyperlink"/>
                <w:noProof/>
              </w:rPr>
              <w:fldChar w:fldCharType="end"/>
            </w:r>
          </w:ins>
        </w:p>
        <w:p w14:paraId="751A9AFD" w14:textId="75DA4F66" w:rsidR="00AD0B00" w:rsidRDefault="00AD0B00">
          <w:pPr>
            <w:pStyle w:val="TOC2"/>
            <w:tabs>
              <w:tab w:val="right" w:leader="dot" w:pos="9350"/>
            </w:tabs>
            <w:rPr>
              <w:ins w:id="38" w:author="David Conklin" w:date="2020-09-12T10:54:00Z"/>
              <w:rFonts w:eastAsiaTheme="minorEastAsia"/>
              <w:noProof/>
            </w:rPr>
          </w:pPr>
          <w:ins w:id="39"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"_Toc50800480"</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What CW3M is for</w:t>
            </w:r>
            <w:r>
              <w:rPr>
                <w:noProof/>
                <w:webHidden/>
              </w:rPr>
              <w:tab/>
            </w:r>
            <w:r>
              <w:rPr>
                <w:noProof/>
                <w:webHidden/>
              </w:rPr>
              <w:fldChar w:fldCharType="begin"/>
            </w:r>
            <w:r>
              <w:rPr>
                <w:noProof/>
                <w:webHidden/>
              </w:rPr>
              <w:instrText xml:space="preserve"> PAGEREF _Toc50800480 \h </w:instrText>
            </w:r>
            <w:r>
              <w:rPr>
                <w:noProof/>
                <w:webHidden/>
              </w:rPr>
            </w:r>
          </w:ins>
          <w:r>
            <w:rPr>
              <w:noProof/>
              <w:webHidden/>
            </w:rPr>
            <w:fldChar w:fldCharType="separate"/>
          </w:r>
          <w:ins w:id="40" w:author="David Conklin" w:date="2020-09-12T10:54:00Z">
            <w:r>
              <w:rPr>
                <w:noProof/>
                <w:webHidden/>
              </w:rPr>
              <w:t>4</w:t>
            </w:r>
            <w:r>
              <w:rPr>
                <w:noProof/>
                <w:webHidden/>
              </w:rPr>
              <w:fldChar w:fldCharType="end"/>
            </w:r>
            <w:r w:rsidRPr="00A90C20">
              <w:rPr>
                <w:rStyle w:val="Hyperlink"/>
                <w:noProof/>
              </w:rPr>
              <w:fldChar w:fldCharType="end"/>
            </w:r>
          </w:ins>
        </w:p>
        <w:p w14:paraId="18B8E3E8" w14:textId="0CFD5446" w:rsidR="00AD0B00" w:rsidRDefault="00AD0B00">
          <w:pPr>
            <w:pStyle w:val="TOC2"/>
            <w:tabs>
              <w:tab w:val="right" w:leader="dot" w:pos="9350"/>
            </w:tabs>
            <w:rPr>
              <w:ins w:id="41" w:author="David Conklin" w:date="2020-09-12T10:54:00Z"/>
              <w:rFonts w:eastAsiaTheme="minorEastAsia"/>
              <w:noProof/>
            </w:rPr>
          </w:pPr>
          <w:ins w:id="42"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"_Toc50800481"</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Management and maintenance</w:t>
            </w:r>
            <w:r>
              <w:rPr>
                <w:noProof/>
                <w:webHidden/>
              </w:rPr>
              <w:tab/>
            </w:r>
            <w:r>
              <w:rPr>
                <w:noProof/>
                <w:webHidden/>
              </w:rPr>
              <w:fldChar w:fldCharType="begin"/>
            </w:r>
            <w:r>
              <w:rPr>
                <w:noProof/>
                <w:webHidden/>
              </w:rPr>
              <w:instrText xml:space="preserve"> PAGEREF _Toc50800481 \h </w:instrText>
            </w:r>
            <w:r>
              <w:rPr>
                <w:noProof/>
                <w:webHidden/>
              </w:rPr>
            </w:r>
          </w:ins>
          <w:r>
            <w:rPr>
              <w:noProof/>
              <w:webHidden/>
            </w:rPr>
            <w:fldChar w:fldCharType="separate"/>
          </w:r>
          <w:ins w:id="43" w:author="David Conklin" w:date="2020-09-12T10:54:00Z">
            <w:r>
              <w:rPr>
                <w:noProof/>
                <w:webHidden/>
              </w:rPr>
              <w:t>5</w:t>
            </w:r>
            <w:r>
              <w:rPr>
                <w:noProof/>
                <w:webHidden/>
              </w:rPr>
              <w:fldChar w:fldCharType="end"/>
            </w:r>
            <w:r w:rsidRPr="00A90C20">
              <w:rPr>
                <w:rStyle w:val="Hyperlink"/>
                <w:noProof/>
              </w:rPr>
              <w:fldChar w:fldCharType="end"/>
            </w:r>
          </w:ins>
        </w:p>
        <w:p w14:paraId="080C08D6" w14:textId="735C1F39" w:rsidR="00AD0B00" w:rsidRDefault="00AD0B00">
          <w:pPr>
            <w:pStyle w:val="TOC1"/>
            <w:tabs>
              <w:tab w:val="right" w:leader="dot" w:pos="9350"/>
            </w:tabs>
            <w:rPr>
              <w:ins w:id="44" w:author="David Conklin" w:date="2020-09-12T10:54:00Z"/>
              <w:rFonts w:eastAsiaTheme="minorEastAsia"/>
              <w:noProof/>
            </w:rPr>
          </w:pPr>
          <w:ins w:id="45"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"_Toc50800482"</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Study areas</w:t>
            </w:r>
            <w:r>
              <w:rPr>
                <w:noProof/>
                <w:webHidden/>
              </w:rPr>
              <w:tab/>
            </w:r>
            <w:r>
              <w:rPr>
                <w:noProof/>
                <w:webHidden/>
              </w:rPr>
              <w:fldChar w:fldCharType="begin"/>
            </w:r>
            <w:r>
              <w:rPr>
                <w:noProof/>
                <w:webHidden/>
              </w:rPr>
              <w:instrText xml:space="preserve"> PAGEREF _Toc50800482 \h </w:instrText>
            </w:r>
            <w:r>
              <w:rPr>
                <w:noProof/>
                <w:webHidden/>
              </w:rPr>
            </w:r>
          </w:ins>
          <w:r>
            <w:rPr>
              <w:noProof/>
              <w:webHidden/>
            </w:rPr>
            <w:fldChar w:fldCharType="separate"/>
          </w:r>
          <w:ins w:id="46" w:author="David Conklin" w:date="2020-09-12T10:54:00Z">
            <w:r>
              <w:rPr>
                <w:noProof/>
                <w:webHidden/>
              </w:rPr>
              <w:t>5</w:t>
            </w:r>
            <w:r>
              <w:rPr>
                <w:noProof/>
                <w:webHidden/>
              </w:rPr>
              <w:fldChar w:fldCharType="end"/>
            </w:r>
            <w:r w:rsidRPr="00A90C20">
              <w:rPr>
                <w:rStyle w:val="Hyperlink"/>
                <w:noProof/>
              </w:rPr>
              <w:fldChar w:fldCharType="end"/>
            </w:r>
          </w:ins>
        </w:p>
        <w:p w14:paraId="50BBAD24" w14:textId="596B1E67" w:rsidR="00AD0B00" w:rsidRDefault="00AD0B00">
          <w:pPr>
            <w:pStyle w:val="TOC2"/>
            <w:tabs>
              <w:tab w:val="right" w:leader="dot" w:pos="9350"/>
            </w:tabs>
            <w:rPr>
              <w:ins w:id="47" w:author="David Conklin" w:date="2020-09-12T10:54:00Z"/>
              <w:rFonts w:eastAsiaTheme="minorEastAsia"/>
              <w:noProof/>
            </w:rPr>
          </w:pPr>
          <w:ins w:id="48"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"_Toc50800483"</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DataCW3M directory structure</w:t>
            </w:r>
            <w:r>
              <w:rPr>
                <w:noProof/>
                <w:webHidden/>
              </w:rPr>
              <w:tab/>
            </w:r>
            <w:r>
              <w:rPr>
                <w:noProof/>
                <w:webHidden/>
              </w:rPr>
              <w:fldChar w:fldCharType="begin"/>
            </w:r>
            <w:r>
              <w:rPr>
                <w:noProof/>
                <w:webHidden/>
              </w:rPr>
              <w:instrText xml:space="preserve"> PAGEREF _Toc50800483 \h </w:instrText>
            </w:r>
            <w:r>
              <w:rPr>
                <w:noProof/>
                <w:webHidden/>
              </w:rPr>
            </w:r>
          </w:ins>
          <w:r>
            <w:rPr>
              <w:noProof/>
              <w:webHidden/>
            </w:rPr>
            <w:fldChar w:fldCharType="separate"/>
          </w:r>
          <w:ins w:id="49" w:author="David Conklin" w:date="2020-09-12T10:54:00Z">
            <w:r>
              <w:rPr>
                <w:noProof/>
                <w:webHidden/>
              </w:rPr>
              <w:t>5</w:t>
            </w:r>
            <w:r>
              <w:rPr>
                <w:noProof/>
                <w:webHidden/>
              </w:rPr>
              <w:fldChar w:fldCharType="end"/>
            </w:r>
            <w:r w:rsidRPr="00A90C20">
              <w:rPr>
                <w:rStyle w:val="Hyperlink"/>
                <w:noProof/>
              </w:rPr>
              <w:fldChar w:fldCharType="end"/>
            </w:r>
          </w:ins>
        </w:p>
        <w:p w14:paraId="4AEE2F25" w14:textId="243F24B5" w:rsidR="00AD0B00" w:rsidRDefault="00AD0B00">
          <w:pPr>
            <w:pStyle w:val="TOC2"/>
            <w:tabs>
              <w:tab w:val="right" w:leader="dot" w:pos="9350"/>
            </w:tabs>
            <w:rPr>
              <w:ins w:id="50" w:author="David Conklin" w:date="2020-09-12T10:54:00Z"/>
              <w:rFonts w:eastAsiaTheme="minorEastAsia"/>
              <w:noProof/>
            </w:rPr>
          </w:pPr>
          <w:ins w:id="51"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"_Toc50800484"</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DataCW3M\ScenarioData directory structure</w:t>
            </w:r>
            <w:r>
              <w:rPr>
                <w:noProof/>
                <w:webHidden/>
              </w:rPr>
              <w:tab/>
            </w:r>
            <w:r>
              <w:rPr>
                <w:noProof/>
                <w:webHidden/>
              </w:rPr>
              <w:fldChar w:fldCharType="begin"/>
            </w:r>
            <w:r>
              <w:rPr>
                <w:noProof/>
                <w:webHidden/>
              </w:rPr>
              <w:instrText xml:space="preserve"> PAGEREF _Toc50800484 \h </w:instrText>
            </w:r>
            <w:r>
              <w:rPr>
                <w:noProof/>
                <w:webHidden/>
              </w:rPr>
            </w:r>
          </w:ins>
          <w:r>
            <w:rPr>
              <w:noProof/>
              <w:webHidden/>
            </w:rPr>
            <w:fldChar w:fldCharType="separate"/>
          </w:r>
          <w:ins w:id="52" w:author="David Conklin" w:date="2020-09-12T10:54:00Z">
            <w:r>
              <w:rPr>
                <w:noProof/>
                <w:webHidden/>
              </w:rPr>
              <w:t>6</w:t>
            </w:r>
            <w:r>
              <w:rPr>
                <w:noProof/>
                <w:webHidden/>
              </w:rPr>
              <w:fldChar w:fldCharType="end"/>
            </w:r>
            <w:r w:rsidRPr="00A90C20">
              <w:rPr>
                <w:rStyle w:val="Hyperlink"/>
                <w:noProof/>
              </w:rPr>
              <w:fldChar w:fldCharType="end"/>
            </w:r>
          </w:ins>
        </w:p>
        <w:p w14:paraId="2E937BF4" w14:textId="2C77DB96" w:rsidR="00AD0B00" w:rsidRDefault="00AD0B00">
          <w:pPr>
            <w:pStyle w:val="TOC2"/>
            <w:tabs>
              <w:tab w:val="right" w:leader="dot" w:pos="9350"/>
            </w:tabs>
            <w:rPr>
              <w:ins w:id="53" w:author="David Conklin" w:date="2020-09-12T10:54:00Z"/>
              <w:rFonts w:eastAsiaTheme="minorEastAsia"/>
              <w:noProof/>
            </w:rPr>
          </w:pPr>
          <w:ins w:id="54"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"_Toc50800485"</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DataCW3M\ScenarioData\&lt;scenario&gt; folder contents</w:t>
            </w:r>
            <w:r>
              <w:rPr>
                <w:noProof/>
                <w:webHidden/>
              </w:rPr>
              <w:tab/>
            </w:r>
            <w:r>
              <w:rPr>
                <w:noProof/>
                <w:webHidden/>
              </w:rPr>
              <w:fldChar w:fldCharType="begin"/>
            </w:r>
            <w:r>
              <w:rPr>
                <w:noProof/>
                <w:webHidden/>
              </w:rPr>
              <w:instrText xml:space="preserve"> PAGEREF _Toc50800485 \h </w:instrText>
            </w:r>
            <w:r>
              <w:rPr>
                <w:noProof/>
                <w:webHidden/>
              </w:rPr>
            </w:r>
          </w:ins>
          <w:r>
            <w:rPr>
              <w:noProof/>
              <w:webHidden/>
            </w:rPr>
            <w:fldChar w:fldCharType="separate"/>
          </w:r>
          <w:ins w:id="55" w:author="David Conklin" w:date="2020-09-12T10:54:00Z">
            <w:r>
              <w:rPr>
                <w:noProof/>
                <w:webHidden/>
              </w:rPr>
              <w:t>7</w:t>
            </w:r>
            <w:r>
              <w:rPr>
                <w:noProof/>
                <w:webHidden/>
              </w:rPr>
              <w:fldChar w:fldCharType="end"/>
            </w:r>
            <w:r w:rsidRPr="00A90C20">
              <w:rPr>
                <w:rStyle w:val="Hyperlink"/>
                <w:noProof/>
              </w:rPr>
              <w:fldChar w:fldCharType="end"/>
            </w:r>
          </w:ins>
        </w:p>
        <w:p w14:paraId="6B070D7D" w14:textId="0C7EC025" w:rsidR="00AD0B00" w:rsidRDefault="00AD0B00">
          <w:pPr>
            <w:pStyle w:val="TOC2"/>
            <w:tabs>
              <w:tab w:val="right" w:leader="dot" w:pos="9350"/>
            </w:tabs>
            <w:rPr>
              <w:ins w:id="56" w:author="David Conklin" w:date="2020-09-12T10:54:00Z"/>
              <w:rFonts w:eastAsiaTheme="minorEastAsia"/>
              <w:noProof/>
            </w:rPr>
          </w:pPr>
          <w:ins w:id="57"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"_Toc50800486"</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DataCW3M\&lt;study area&gt; folder contents</w:t>
            </w:r>
            <w:r>
              <w:rPr>
                <w:noProof/>
                <w:webHidden/>
              </w:rPr>
              <w:tab/>
            </w:r>
            <w:r>
              <w:rPr>
                <w:noProof/>
                <w:webHidden/>
              </w:rPr>
              <w:fldChar w:fldCharType="begin"/>
            </w:r>
            <w:r>
              <w:rPr>
                <w:noProof/>
                <w:webHidden/>
              </w:rPr>
              <w:instrText xml:space="preserve"> PAGEREF _Toc50800486 \h </w:instrText>
            </w:r>
            <w:r>
              <w:rPr>
                <w:noProof/>
                <w:webHidden/>
              </w:rPr>
            </w:r>
          </w:ins>
          <w:r>
            <w:rPr>
              <w:noProof/>
              <w:webHidden/>
            </w:rPr>
            <w:fldChar w:fldCharType="separate"/>
          </w:r>
          <w:ins w:id="58" w:author="David Conklin" w:date="2020-09-12T10:54:00Z">
            <w:r>
              <w:rPr>
                <w:noProof/>
                <w:webHidden/>
              </w:rPr>
              <w:t>7</w:t>
            </w:r>
            <w:r>
              <w:rPr>
                <w:noProof/>
                <w:webHidden/>
              </w:rPr>
              <w:fldChar w:fldCharType="end"/>
            </w:r>
            <w:r w:rsidRPr="00A90C20">
              <w:rPr>
                <w:rStyle w:val="Hyperlink"/>
                <w:noProof/>
              </w:rPr>
              <w:fldChar w:fldCharType="end"/>
            </w:r>
          </w:ins>
        </w:p>
        <w:p w14:paraId="089D6A0D" w14:textId="639E742F" w:rsidR="00AD0B00" w:rsidRDefault="00AD0B00">
          <w:pPr>
            <w:pStyle w:val="TOC1"/>
            <w:tabs>
              <w:tab w:val="right" w:leader="dot" w:pos="9350"/>
            </w:tabs>
            <w:rPr>
              <w:ins w:id="59" w:author="David Conklin" w:date="2020-09-12T10:54:00Z"/>
              <w:rFonts w:eastAsiaTheme="minorEastAsia"/>
              <w:noProof/>
            </w:rPr>
          </w:pPr>
          <w:ins w:id="60"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"_Toc50800487"</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Calendar conventions</w:t>
            </w:r>
            <w:r>
              <w:rPr>
                <w:noProof/>
                <w:webHidden/>
              </w:rPr>
              <w:tab/>
            </w:r>
            <w:r>
              <w:rPr>
                <w:noProof/>
                <w:webHidden/>
              </w:rPr>
              <w:fldChar w:fldCharType="begin"/>
            </w:r>
            <w:r>
              <w:rPr>
                <w:noProof/>
                <w:webHidden/>
              </w:rPr>
              <w:instrText xml:space="preserve"> PAGEREF _Toc50800487 \h </w:instrText>
            </w:r>
            <w:r>
              <w:rPr>
                <w:noProof/>
                <w:webHidden/>
              </w:rPr>
            </w:r>
          </w:ins>
          <w:r>
            <w:rPr>
              <w:noProof/>
              <w:webHidden/>
            </w:rPr>
            <w:fldChar w:fldCharType="separate"/>
          </w:r>
          <w:ins w:id="61" w:author="David Conklin" w:date="2020-09-12T10:54:00Z">
            <w:r>
              <w:rPr>
                <w:noProof/>
                <w:webHidden/>
              </w:rPr>
              <w:t>13</w:t>
            </w:r>
            <w:r>
              <w:rPr>
                <w:noProof/>
                <w:webHidden/>
              </w:rPr>
              <w:fldChar w:fldCharType="end"/>
            </w:r>
            <w:r w:rsidRPr="00A90C20">
              <w:rPr>
                <w:rStyle w:val="Hyperlink"/>
                <w:noProof/>
              </w:rPr>
              <w:fldChar w:fldCharType="end"/>
            </w:r>
          </w:ins>
        </w:p>
        <w:p w14:paraId="19FA2F18" w14:textId="70AAE5D8" w:rsidR="00AD0B00" w:rsidRDefault="00AD0B00">
          <w:pPr>
            <w:pStyle w:val="TOC2"/>
            <w:tabs>
              <w:tab w:val="right" w:leader="dot" w:pos="9350"/>
            </w:tabs>
            <w:rPr>
              <w:ins w:id="62" w:author="David Conklin" w:date="2020-09-12T10:54:00Z"/>
              <w:rFonts w:eastAsiaTheme="minorEastAsia"/>
              <w:noProof/>
            </w:rPr>
          </w:pPr>
          <w:ins w:id="63"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"_Toc50800488"</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Water years</w:t>
            </w:r>
            <w:r>
              <w:rPr>
                <w:noProof/>
                <w:webHidden/>
              </w:rPr>
              <w:tab/>
            </w:r>
            <w:r>
              <w:rPr>
                <w:noProof/>
                <w:webHidden/>
              </w:rPr>
              <w:fldChar w:fldCharType="begin"/>
            </w:r>
            <w:r>
              <w:rPr>
                <w:noProof/>
                <w:webHidden/>
              </w:rPr>
              <w:instrText xml:space="preserve"> PAGEREF _Toc50800488 \h </w:instrText>
            </w:r>
            <w:r>
              <w:rPr>
                <w:noProof/>
                <w:webHidden/>
              </w:rPr>
            </w:r>
          </w:ins>
          <w:r>
            <w:rPr>
              <w:noProof/>
              <w:webHidden/>
            </w:rPr>
            <w:fldChar w:fldCharType="separate"/>
          </w:r>
          <w:ins w:id="64" w:author="David Conklin" w:date="2020-09-12T10:54:00Z">
            <w:r>
              <w:rPr>
                <w:noProof/>
                <w:webHidden/>
              </w:rPr>
              <w:t>13</w:t>
            </w:r>
            <w:r>
              <w:rPr>
                <w:noProof/>
                <w:webHidden/>
              </w:rPr>
              <w:fldChar w:fldCharType="end"/>
            </w:r>
            <w:r w:rsidRPr="00A90C20">
              <w:rPr>
                <w:rStyle w:val="Hyperlink"/>
                <w:noProof/>
              </w:rPr>
              <w:fldChar w:fldCharType="end"/>
            </w:r>
          </w:ins>
        </w:p>
        <w:p w14:paraId="2DED724D" w14:textId="4C640E5E" w:rsidR="00AD0B00" w:rsidRDefault="00AD0B00">
          <w:pPr>
            <w:pStyle w:val="TOC1"/>
            <w:tabs>
              <w:tab w:val="right" w:leader="dot" w:pos="9350"/>
            </w:tabs>
            <w:rPr>
              <w:ins w:id="65" w:author="David Conklin" w:date="2020-09-12T10:54:00Z"/>
              <w:rFonts w:eastAsiaTheme="minorEastAsia"/>
              <w:noProof/>
            </w:rPr>
          </w:pPr>
          <w:ins w:id="66"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"_Toc50800489"</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Climate data</w:t>
            </w:r>
            <w:r>
              <w:rPr>
                <w:noProof/>
                <w:webHidden/>
              </w:rPr>
              <w:tab/>
            </w:r>
            <w:r>
              <w:rPr>
                <w:noProof/>
                <w:webHidden/>
              </w:rPr>
              <w:fldChar w:fldCharType="begin"/>
            </w:r>
            <w:r>
              <w:rPr>
                <w:noProof/>
                <w:webHidden/>
              </w:rPr>
              <w:instrText xml:space="preserve"> PAGEREF _Toc50800489 \h </w:instrText>
            </w:r>
            <w:r>
              <w:rPr>
                <w:noProof/>
                <w:webHidden/>
              </w:rPr>
            </w:r>
          </w:ins>
          <w:r>
            <w:rPr>
              <w:noProof/>
              <w:webHidden/>
            </w:rPr>
            <w:fldChar w:fldCharType="separate"/>
          </w:r>
          <w:ins w:id="67" w:author="David Conklin" w:date="2020-09-12T10:54:00Z">
            <w:r>
              <w:rPr>
                <w:noProof/>
                <w:webHidden/>
              </w:rPr>
              <w:t>13</w:t>
            </w:r>
            <w:r>
              <w:rPr>
                <w:noProof/>
                <w:webHidden/>
              </w:rPr>
              <w:fldChar w:fldCharType="end"/>
            </w:r>
            <w:r w:rsidRPr="00A90C20">
              <w:rPr>
                <w:rStyle w:val="Hyperlink"/>
                <w:noProof/>
              </w:rPr>
              <w:fldChar w:fldCharType="end"/>
            </w:r>
          </w:ins>
        </w:p>
        <w:p w14:paraId="0946D1DD" w14:textId="64F43596" w:rsidR="00AD0B00" w:rsidRDefault="00AD0B00">
          <w:pPr>
            <w:pStyle w:val="TOC2"/>
            <w:tabs>
              <w:tab w:val="right" w:leader="dot" w:pos="9350"/>
            </w:tabs>
            <w:rPr>
              <w:ins w:id="68" w:author="David Conklin" w:date="2020-09-12T10:54:00Z"/>
              <w:rFonts w:eastAsiaTheme="minorEastAsia"/>
              <w:noProof/>
            </w:rPr>
          </w:pPr>
          <w:ins w:id="69"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"_Toc50800490"</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Numbered climate scenarios in the model</w:t>
            </w:r>
            <w:r>
              <w:rPr>
                <w:noProof/>
                <w:webHidden/>
              </w:rPr>
              <w:tab/>
            </w:r>
            <w:r>
              <w:rPr>
                <w:noProof/>
                <w:webHidden/>
              </w:rPr>
              <w:fldChar w:fldCharType="begin"/>
            </w:r>
            <w:r>
              <w:rPr>
                <w:noProof/>
                <w:webHidden/>
              </w:rPr>
              <w:instrText xml:space="preserve"> PAGEREF _Toc50800490 \h </w:instrText>
            </w:r>
            <w:r>
              <w:rPr>
                <w:noProof/>
                <w:webHidden/>
              </w:rPr>
            </w:r>
          </w:ins>
          <w:r>
            <w:rPr>
              <w:noProof/>
              <w:webHidden/>
            </w:rPr>
            <w:fldChar w:fldCharType="separate"/>
          </w:r>
          <w:ins w:id="70" w:author="David Conklin" w:date="2020-09-12T10:54:00Z">
            <w:r>
              <w:rPr>
                <w:noProof/>
                <w:webHidden/>
              </w:rPr>
              <w:t>13</w:t>
            </w:r>
            <w:r>
              <w:rPr>
                <w:noProof/>
                <w:webHidden/>
              </w:rPr>
              <w:fldChar w:fldCharType="end"/>
            </w:r>
            <w:r w:rsidRPr="00A90C20">
              <w:rPr>
                <w:rStyle w:val="Hyperlink"/>
                <w:noProof/>
              </w:rPr>
              <w:fldChar w:fldCharType="end"/>
            </w:r>
          </w:ins>
        </w:p>
        <w:p w14:paraId="7CEDAF3F" w14:textId="0D82A6A8" w:rsidR="00AD0B00" w:rsidRDefault="00AD0B00">
          <w:pPr>
            <w:pStyle w:val="TOC2"/>
            <w:tabs>
              <w:tab w:val="right" w:leader="dot" w:pos="9350"/>
            </w:tabs>
            <w:rPr>
              <w:ins w:id="71" w:author="David Conklin" w:date="2020-09-12T10:54:00Z"/>
              <w:rFonts w:eastAsiaTheme="minorEastAsia"/>
              <w:noProof/>
            </w:rPr>
          </w:pPr>
          <w:ins w:id="72"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"_Toc50800491"</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Monthly and seasonal weather data</w:t>
            </w:r>
            <w:r>
              <w:rPr>
                <w:noProof/>
                <w:webHidden/>
              </w:rPr>
              <w:tab/>
            </w:r>
            <w:r>
              <w:rPr>
                <w:noProof/>
                <w:webHidden/>
              </w:rPr>
              <w:fldChar w:fldCharType="begin"/>
            </w:r>
            <w:r>
              <w:rPr>
                <w:noProof/>
                <w:webHidden/>
              </w:rPr>
              <w:instrText xml:space="preserve"> PAGEREF _Toc50800491 \h </w:instrText>
            </w:r>
            <w:r>
              <w:rPr>
                <w:noProof/>
                <w:webHidden/>
              </w:rPr>
            </w:r>
          </w:ins>
          <w:r>
            <w:rPr>
              <w:noProof/>
              <w:webHidden/>
            </w:rPr>
            <w:fldChar w:fldCharType="separate"/>
          </w:r>
          <w:ins w:id="73" w:author="David Conklin" w:date="2020-09-12T10:54:00Z">
            <w:r>
              <w:rPr>
                <w:noProof/>
                <w:webHidden/>
              </w:rPr>
              <w:t>14</w:t>
            </w:r>
            <w:r>
              <w:rPr>
                <w:noProof/>
                <w:webHidden/>
              </w:rPr>
              <w:fldChar w:fldCharType="end"/>
            </w:r>
            <w:r w:rsidRPr="00A90C20">
              <w:rPr>
                <w:rStyle w:val="Hyperlink"/>
                <w:noProof/>
              </w:rPr>
              <w:fldChar w:fldCharType="end"/>
            </w:r>
          </w:ins>
        </w:p>
        <w:p w14:paraId="45690B48" w14:textId="32EEDD42" w:rsidR="00AD0B00" w:rsidRDefault="00AD0B00">
          <w:pPr>
            <w:pStyle w:val="TOC2"/>
            <w:tabs>
              <w:tab w:val="right" w:leader="dot" w:pos="9350"/>
            </w:tabs>
            <w:rPr>
              <w:ins w:id="74" w:author="David Conklin" w:date="2020-09-12T10:54:00Z"/>
              <w:rFonts w:eastAsiaTheme="minorEastAsia"/>
              <w:noProof/>
            </w:rPr>
          </w:pPr>
          <w:ins w:id="75"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"_Toc50800492"</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Climate data grids</w:t>
            </w:r>
            <w:r>
              <w:rPr>
                <w:noProof/>
                <w:webHidden/>
              </w:rPr>
              <w:tab/>
            </w:r>
            <w:r>
              <w:rPr>
                <w:noProof/>
                <w:webHidden/>
              </w:rPr>
              <w:fldChar w:fldCharType="begin"/>
            </w:r>
            <w:r>
              <w:rPr>
                <w:noProof/>
                <w:webHidden/>
              </w:rPr>
              <w:instrText xml:space="preserve"> PAGEREF _Toc50800492 \h </w:instrText>
            </w:r>
            <w:r>
              <w:rPr>
                <w:noProof/>
                <w:webHidden/>
              </w:rPr>
            </w:r>
          </w:ins>
          <w:r>
            <w:rPr>
              <w:noProof/>
              <w:webHidden/>
            </w:rPr>
            <w:fldChar w:fldCharType="separate"/>
          </w:r>
          <w:ins w:id="76" w:author="David Conklin" w:date="2020-09-12T10:54:00Z">
            <w:r>
              <w:rPr>
                <w:noProof/>
                <w:webHidden/>
              </w:rPr>
              <w:t>15</w:t>
            </w:r>
            <w:r>
              <w:rPr>
                <w:noProof/>
                <w:webHidden/>
              </w:rPr>
              <w:fldChar w:fldCharType="end"/>
            </w:r>
            <w:r w:rsidRPr="00A90C20">
              <w:rPr>
                <w:rStyle w:val="Hyperlink"/>
                <w:noProof/>
              </w:rPr>
              <w:fldChar w:fldCharType="end"/>
            </w:r>
          </w:ins>
        </w:p>
        <w:p w14:paraId="69E2ABAF" w14:textId="21FA88A6" w:rsidR="00AD0B00" w:rsidRDefault="00AD0B00">
          <w:pPr>
            <w:pStyle w:val="TOC3"/>
            <w:tabs>
              <w:tab w:val="right" w:leader="dot" w:pos="9350"/>
            </w:tabs>
            <w:rPr>
              <w:ins w:id="77" w:author="David Conklin" w:date="2020-09-12T10:54:00Z"/>
              <w:rFonts w:eastAsiaTheme="minorEastAsia"/>
              <w:noProof/>
            </w:rPr>
          </w:pPr>
          <w:ins w:id="78"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"_Toc50800493"</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The WW2100 climate grid</w:t>
            </w:r>
            <w:r>
              <w:rPr>
                <w:noProof/>
                <w:webHidden/>
              </w:rPr>
              <w:tab/>
            </w:r>
            <w:r>
              <w:rPr>
                <w:noProof/>
                <w:webHidden/>
              </w:rPr>
              <w:fldChar w:fldCharType="begin"/>
            </w:r>
            <w:r>
              <w:rPr>
                <w:noProof/>
                <w:webHidden/>
              </w:rPr>
              <w:instrText xml:space="preserve"> PAGEREF _Toc50800493 \h </w:instrText>
            </w:r>
            <w:r>
              <w:rPr>
                <w:noProof/>
                <w:webHidden/>
              </w:rPr>
            </w:r>
          </w:ins>
          <w:r>
            <w:rPr>
              <w:noProof/>
              <w:webHidden/>
            </w:rPr>
            <w:fldChar w:fldCharType="separate"/>
          </w:r>
          <w:ins w:id="79" w:author="David Conklin" w:date="2020-09-12T10:54:00Z">
            <w:r>
              <w:rPr>
                <w:noProof/>
                <w:webHidden/>
              </w:rPr>
              <w:t>15</w:t>
            </w:r>
            <w:r>
              <w:rPr>
                <w:noProof/>
                <w:webHidden/>
              </w:rPr>
              <w:fldChar w:fldCharType="end"/>
            </w:r>
            <w:r w:rsidRPr="00A90C20">
              <w:rPr>
                <w:rStyle w:val="Hyperlink"/>
                <w:noProof/>
              </w:rPr>
              <w:fldChar w:fldCharType="end"/>
            </w:r>
          </w:ins>
        </w:p>
        <w:p w14:paraId="37E1534F" w14:textId="1121F102" w:rsidR="00AD0B00" w:rsidRDefault="00AD0B00">
          <w:pPr>
            <w:pStyle w:val="TOC3"/>
            <w:tabs>
              <w:tab w:val="right" w:leader="dot" w:pos="9350"/>
            </w:tabs>
            <w:rPr>
              <w:ins w:id="80" w:author="David Conklin" w:date="2020-09-12T10:54:00Z"/>
              <w:rFonts w:eastAsiaTheme="minorEastAsia"/>
              <w:noProof/>
            </w:rPr>
          </w:pPr>
          <w:ins w:id="81"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"_Toc50800494"</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The v2 climate grid</w:t>
            </w:r>
            <w:r>
              <w:rPr>
                <w:noProof/>
                <w:webHidden/>
              </w:rPr>
              <w:tab/>
            </w:r>
            <w:r>
              <w:rPr>
                <w:noProof/>
                <w:webHidden/>
              </w:rPr>
              <w:fldChar w:fldCharType="begin"/>
            </w:r>
            <w:r>
              <w:rPr>
                <w:noProof/>
                <w:webHidden/>
              </w:rPr>
              <w:instrText xml:space="preserve"> PAGEREF _Toc50800494 \h </w:instrText>
            </w:r>
            <w:r>
              <w:rPr>
                <w:noProof/>
                <w:webHidden/>
              </w:rPr>
            </w:r>
          </w:ins>
          <w:r>
            <w:rPr>
              <w:noProof/>
              <w:webHidden/>
            </w:rPr>
            <w:fldChar w:fldCharType="separate"/>
          </w:r>
          <w:ins w:id="82" w:author="David Conklin" w:date="2020-09-12T10:54:00Z">
            <w:r>
              <w:rPr>
                <w:noProof/>
                <w:webHidden/>
              </w:rPr>
              <w:t>16</w:t>
            </w:r>
            <w:r>
              <w:rPr>
                <w:noProof/>
                <w:webHidden/>
              </w:rPr>
              <w:fldChar w:fldCharType="end"/>
            </w:r>
            <w:r w:rsidRPr="00A90C20">
              <w:rPr>
                <w:rStyle w:val="Hyperlink"/>
                <w:noProof/>
              </w:rPr>
              <w:fldChar w:fldCharType="end"/>
            </w:r>
          </w:ins>
        </w:p>
        <w:p w14:paraId="5A45C568" w14:textId="2B651947" w:rsidR="00AD0B00" w:rsidRDefault="00AD0B00">
          <w:pPr>
            <w:pStyle w:val="TOC2"/>
            <w:tabs>
              <w:tab w:val="right" w:leader="dot" w:pos="9350"/>
            </w:tabs>
            <w:rPr>
              <w:ins w:id="83" w:author="David Conklin" w:date="2020-09-12T10:54:00Z"/>
              <w:rFonts w:eastAsiaTheme="minorEastAsia"/>
              <w:noProof/>
            </w:rPr>
          </w:pPr>
          <w:ins w:id="84"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"_Toc50800495"</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How climate data is looked up</w:t>
            </w:r>
            <w:r>
              <w:rPr>
                <w:noProof/>
                <w:webHidden/>
              </w:rPr>
              <w:tab/>
            </w:r>
            <w:r>
              <w:rPr>
                <w:noProof/>
                <w:webHidden/>
              </w:rPr>
              <w:fldChar w:fldCharType="begin"/>
            </w:r>
            <w:r>
              <w:rPr>
                <w:noProof/>
                <w:webHidden/>
              </w:rPr>
              <w:instrText xml:space="preserve"> PAGEREF _Toc50800495 \h </w:instrText>
            </w:r>
            <w:r>
              <w:rPr>
                <w:noProof/>
                <w:webHidden/>
              </w:rPr>
            </w:r>
          </w:ins>
          <w:r>
            <w:rPr>
              <w:noProof/>
              <w:webHidden/>
            </w:rPr>
            <w:fldChar w:fldCharType="separate"/>
          </w:r>
          <w:ins w:id="85" w:author="David Conklin" w:date="2020-09-12T10:54:00Z">
            <w:r>
              <w:rPr>
                <w:noProof/>
                <w:webHidden/>
              </w:rPr>
              <w:t>16</w:t>
            </w:r>
            <w:r>
              <w:rPr>
                <w:noProof/>
                <w:webHidden/>
              </w:rPr>
              <w:fldChar w:fldCharType="end"/>
            </w:r>
            <w:r w:rsidRPr="00A90C20">
              <w:rPr>
                <w:rStyle w:val="Hyperlink"/>
                <w:noProof/>
              </w:rPr>
              <w:fldChar w:fldCharType="end"/>
            </w:r>
          </w:ins>
        </w:p>
        <w:p w14:paraId="41B2FA1A" w14:textId="0A976313" w:rsidR="00AD0B00" w:rsidRDefault="00AD0B00">
          <w:pPr>
            <w:pStyle w:val="TOC2"/>
            <w:tabs>
              <w:tab w:val="right" w:leader="dot" w:pos="9350"/>
            </w:tabs>
            <w:rPr>
              <w:ins w:id="86" w:author="David Conklin" w:date="2020-09-12T10:54:00Z"/>
              <w:rFonts w:eastAsiaTheme="minorEastAsia"/>
              <w:noProof/>
            </w:rPr>
          </w:pPr>
          <w:ins w:id="87"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"_Toc50800496"</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What is in a climate dataset</w:t>
            </w:r>
            <w:r>
              <w:rPr>
                <w:noProof/>
                <w:webHidden/>
              </w:rPr>
              <w:tab/>
            </w:r>
            <w:r>
              <w:rPr>
                <w:noProof/>
                <w:webHidden/>
              </w:rPr>
              <w:fldChar w:fldCharType="begin"/>
            </w:r>
            <w:r>
              <w:rPr>
                <w:noProof/>
                <w:webHidden/>
              </w:rPr>
              <w:instrText xml:space="preserve"> PAGEREF _Toc50800496 \h </w:instrText>
            </w:r>
            <w:r>
              <w:rPr>
                <w:noProof/>
                <w:webHidden/>
              </w:rPr>
            </w:r>
          </w:ins>
          <w:r>
            <w:rPr>
              <w:noProof/>
              <w:webHidden/>
            </w:rPr>
            <w:fldChar w:fldCharType="separate"/>
          </w:r>
          <w:ins w:id="88" w:author="David Conklin" w:date="2020-09-12T10:54:00Z">
            <w:r>
              <w:rPr>
                <w:noProof/>
                <w:webHidden/>
              </w:rPr>
              <w:t>16</w:t>
            </w:r>
            <w:r>
              <w:rPr>
                <w:noProof/>
                <w:webHidden/>
              </w:rPr>
              <w:fldChar w:fldCharType="end"/>
            </w:r>
            <w:r w:rsidRPr="00A90C20">
              <w:rPr>
                <w:rStyle w:val="Hyperlink"/>
                <w:noProof/>
              </w:rPr>
              <w:fldChar w:fldCharType="end"/>
            </w:r>
          </w:ins>
        </w:p>
        <w:p w14:paraId="0A3190B0" w14:textId="74FAD5DA" w:rsidR="00AD0B00" w:rsidRDefault="00AD0B00">
          <w:pPr>
            <w:pStyle w:val="TOC1"/>
            <w:tabs>
              <w:tab w:val="right" w:leader="dot" w:pos="9350"/>
            </w:tabs>
            <w:rPr>
              <w:ins w:id="89" w:author="David Conklin" w:date="2020-09-12T10:54:00Z"/>
              <w:rFonts w:eastAsiaTheme="minorEastAsia"/>
              <w:noProof/>
            </w:rPr>
          </w:pPr>
          <w:ins w:id="90"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"_Toc50800497"</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Water rights</w:t>
            </w:r>
            <w:r>
              <w:rPr>
                <w:noProof/>
                <w:webHidden/>
              </w:rPr>
              <w:tab/>
            </w:r>
            <w:r>
              <w:rPr>
                <w:noProof/>
                <w:webHidden/>
              </w:rPr>
              <w:fldChar w:fldCharType="begin"/>
            </w:r>
            <w:r>
              <w:rPr>
                <w:noProof/>
                <w:webHidden/>
              </w:rPr>
              <w:instrText xml:space="preserve"> PAGEREF _Toc50800497 \h </w:instrText>
            </w:r>
            <w:r>
              <w:rPr>
                <w:noProof/>
                <w:webHidden/>
              </w:rPr>
            </w:r>
          </w:ins>
          <w:r>
            <w:rPr>
              <w:noProof/>
              <w:webHidden/>
            </w:rPr>
            <w:fldChar w:fldCharType="separate"/>
          </w:r>
          <w:ins w:id="91" w:author="David Conklin" w:date="2020-09-12T10:54:00Z">
            <w:r>
              <w:rPr>
                <w:noProof/>
                <w:webHidden/>
              </w:rPr>
              <w:t>17</w:t>
            </w:r>
            <w:r>
              <w:rPr>
                <w:noProof/>
                <w:webHidden/>
              </w:rPr>
              <w:fldChar w:fldCharType="end"/>
            </w:r>
            <w:r w:rsidRPr="00A90C20">
              <w:rPr>
                <w:rStyle w:val="Hyperlink"/>
                <w:noProof/>
              </w:rPr>
              <w:fldChar w:fldCharType="end"/>
            </w:r>
          </w:ins>
        </w:p>
        <w:p w14:paraId="2A88703A" w14:textId="09DC351E" w:rsidR="00AD0B00" w:rsidRDefault="00AD0B00">
          <w:pPr>
            <w:pStyle w:val="TOC2"/>
            <w:tabs>
              <w:tab w:val="right" w:leader="dot" w:pos="9350"/>
            </w:tabs>
            <w:rPr>
              <w:ins w:id="92" w:author="David Conklin" w:date="2020-09-12T10:54:00Z"/>
              <w:rFonts w:eastAsiaTheme="minorEastAsia"/>
              <w:noProof/>
            </w:rPr>
          </w:pPr>
          <w:ins w:id="93" w:author="David Conklin" w:date="2020-09-12T10:54:00Z">
            <w:r w:rsidRPr="00A90C20">
              <w:rPr>
                <w:rStyle w:val="Hyperlink"/>
                <w:noProof/>
              </w:rPr>
              <w:lastRenderedPageBreak/>
              <w:fldChar w:fldCharType="begin"/>
            </w:r>
            <w:r w:rsidRPr="00A90C20">
              <w:rPr>
                <w:rStyle w:val="Hyperlink"/>
                <w:noProof/>
              </w:rPr>
              <w:instrText xml:space="preserve"> </w:instrText>
            </w:r>
            <w:r>
              <w:rPr>
                <w:noProof/>
              </w:rPr>
              <w:instrText>HYPERLINK \l "_Toc50800498"</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Water rights data</w:t>
            </w:r>
            <w:r>
              <w:rPr>
                <w:noProof/>
                <w:webHidden/>
              </w:rPr>
              <w:tab/>
            </w:r>
            <w:r>
              <w:rPr>
                <w:noProof/>
                <w:webHidden/>
              </w:rPr>
              <w:fldChar w:fldCharType="begin"/>
            </w:r>
            <w:r>
              <w:rPr>
                <w:noProof/>
                <w:webHidden/>
              </w:rPr>
              <w:instrText xml:space="preserve"> PAGEREF _Toc50800498 \h </w:instrText>
            </w:r>
            <w:r>
              <w:rPr>
                <w:noProof/>
                <w:webHidden/>
              </w:rPr>
            </w:r>
          </w:ins>
          <w:r>
            <w:rPr>
              <w:noProof/>
              <w:webHidden/>
            </w:rPr>
            <w:fldChar w:fldCharType="separate"/>
          </w:r>
          <w:ins w:id="94" w:author="David Conklin" w:date="2020-09-12T10:54:00Z">
            <w:r>
              <w:rPr>
                <w:noProof/>
                <w:webHidden/>
              </w:rPr>
              <w:t>17</w:t>
            </w:r>
            <w:r>
              <w:rPr>
                <w:noProof/>
                <w:webHidden/>
              </w:rPr>
              <w:fldChar w:fldCharType="end"/>
            </w:r>
            <w:r w:rsidRPr="00A90C20">
              <w:rPr>
                <w:rStyle w:val="Hyperlink"/>
                <w:noProof/>
              </w:rPr>
              <w:fldChar w:fldCharType="end"/>
            </w:r>
          </w:ins>
        </w:p>
        <w:p w14:paraId="4F463510" w14:textId="187EB226" w:rsidR="00AD0B00" w:rsidRDefault="00AD0B00">
          <w:pPr>
            <w:pStyle w:val="TOC2"/>
            <w:tabs>
              <w:tab w:val="right" w:leader="dot" w:pos="9350"/>
            </w:tabs>
            <w:rPr>
              <w:ins w:id="95" w:author="David Conklin" w:date="2020-09-12T10:54:00Z"/>
              <w:rFonts w:eastAsiaTheme="minorEastAsia"/>
              <w:noProof/>
            </w:rPr>
          </w:pPr>
          <w:ins w:id="96"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"_Toc50800499"</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The wr_pods.csv file</w:t>
            </w:r>
            <w:r>
              <w:rPr>
                <w:noProof/>
                <w:webHidden/>
              </w:rPr>
              <w:tab/>
            </w:r>
            <w:r>
              <w:rPr>
                <w:noProof/>
                <w:webHidden/>
              </w:rPr>
              <w:fldChar w:fldCharType="begin"/>
            </w:r>
            <w:r>
              <w:rPr>
                <w:noProof/>
                <w:webHidden/>
              </w:rPr>
              <w:instrText xml:space="preserve"> PAGEREF _Toc50800499 \h </w:instrText>
            </w:r>
            <w:r>
              <w:rPr>
                <w:noProof/>
                <w:webHidden/>
              </w:rPr>
            </w:r>
          </w:ins>
          <w:r>
            <w:rPr>
              <w:noProof/>
              <w:webHidden/>
            </w:rPr>
            <w:fldChar w:fldCharType="separate"/>
          </w:r>
          <w:ins w:id="97" w:author="David Conklin" w:date="2020-09-12T10:54:00Z">
            <w:r>
              <w:rPr>
                <w:noProof/>
                <w:webHidden/>
              </w:rPr>
              <w:t>18</w:t>
            </w:r>
            <w:r>
              <w:rPr>
                <w:noProof/>
                <w:webHidden/>
              </w:rPr>
              <w:fldChar w:fldCharType="end"/>
            </w:r>
            <w:r w:rsidRPr="00A90C20">
              <w:rPr>
                <w:rStyle w:val="Hyperlink"/>
                <w:noProof/>
              </w:rPr>
              <w:fldChar w:fldCharType="end"/>
            </w:r>
          </w:ins>
        </w:p>
        <w:p w14:paraId="536E9867" w14:textId="66D088E0" w:rsidR="00AD0B00" w:rsidRDefault="00AD0B00">
          <w:pPr>
            <w:pStyle w:val="TOC2"/>
            <w:tabs>
              <w:tab w:val="right" w:leader="dot" w:pos="9350"/>
            </w:tabs>
            <w:rPr>
              <w:ins w:id="98" w:author="David Conklin" w:date="2020-09-12T10:54:00Z"/>
              <w:rFonts w:eastAsiaTheme="minorEastAsia"/>
              <w:noProof/>
            </w:rPr>
          </w:pPr>
          <w:ins w:id="99"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"_Toc50800500"</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The wr_pous.csv file</w:t>
            </w:r>
            <w:r>
              <w:rPr>
                <w:noProof/>
                <w:webHidden/>
              </w:rPr>
              <w:tab/>
            </w:r>
            <w:r>
              <w:rPr>
                <w:noProof/>
                <w:webHidden/>
              </w:rPr>
              <w:fldChar w:fldCharType="begin"/>
            </w:r>
            <w:r>
              <w:rPr>
                <w:noProof/>
                <w:webHidden/>
              </w:rPr>
              <w:instrText xml:space="preserve"> PAGEREF _Toc50800500 \h </w:instrText>
            </w:r>
            <w:r>
              <w:rPr>
                <w:noProof/>
                <w:webHidden/>
              </w:rPr>
            </w:r>
          </w:ins>
          <w:r>
            <w:rPr>
              <w:noProof/>
              <w:webHidden/>
            </w:rPr>
            <w:fldChar w:fldCharType="separate"/>
          </w:r>
          <w:ins w:id="100" w:author="David Conklin" w:date="2020-09-12T10:54:00Z">
            <w:r>
              <w:rPr>
                <w:noProof/>
                <w:webHidden/>
              </w:rPr>
              <w:t>18</w:t>
            </w:r>
            <w:r>
              <w:rPr>
                <w:noProof/>
                <w:webHidden/>
              </w:rPr>
              <w:fldChar w:fldCharType="end"/>
            </w:r>
            <w:r w:rsidRPr="00A90C20">
              <w:rPr>
                <w:rStyle w:val="Hyperlink"/>
                <w:noProof/>
              </w:rPr>
              <w:fldChar w:fldCharType="end"/>
            </w:r>
          </w:ins>
        </w:p>
        <w:p w14:paraId="54D98F58" w14:textId="3EBB533E" w:rsidR="00AD0B00" w:rsidRDefault="00AD0B00">
          <w:pPr>
            <w:pStyle w:val="TOC2"/>
            <w:tabs>
              <w:tab w:val="right" w:leader="dot" w:pos="9350"/>
            </w:tabs>
            <w:rPr>
              <w:ins w:id="101" w:author="David Conklin" w:date="2020-09-12T10:54:00Z"/>
              <w:rFonts w:eastAsiaTheme="minorEastAsia"/>
              <w:noProof/>
            </w:rPr>
          </w:pPr>
          <w:ins w:id="102"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"_Toc50800501"</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Adding a water right</w:t>
            </w:r>
            <w:r>
              <w:rPr>
                <w:noProof/>
                <w:webHidden/>
              </w:rPr>
              <w:tab/>
            </w:r>
            <w:r>
              <w:rPr>
                <w:noProof/>
                <w:webHidden/>
              </w:rPr>
              <w:fldChar w:fldCharType="begin"/>
            </w:r>
            <w:r>
              <w:rPr>
                <w:noProof/>
                <w:webHidden/>
              </w:rPr>
              <w:instrText xml:space="preserve"> PAGEREF _Toc50800501 \h </w:instrText>
            </w:r>
            <w:r>
              <w:rPr>
                <w:noProof/>
                <w:webHidden/>
              </w:rPr>
            </w:r>
          </w:ins>
          <w:r>
            <w:rPr>
              <w:noProof/>
              <w:webHidden/>
            </w:rPr>
            <w:fldChar w:fldCharType="separate"/>
          </w:r>
          <w:ins w:id="103" w:author="David Conklin" w:date="2020-09-12T10:54:00Z">
            <w:r>
              <w:rPr>
                <w:noProof/>
                <w:webHidden/>
              </w:rPr>
              <w:t>19</w:t>
            </w:r>
            <w:r>
              <w:rPr>
                <w:noProof/>
                <w:webHidden/>
              </w:rPr>
              <w:fldChar w:fldCharType="end"/>
            </w:r>
            <w:r w:rsidRPr="00A90C20">
              <w:rPr>
                <w:rStyle w:val="Hyperlink"/>
                <w:noProof/>
              </w:rPr>
              <w:fldChar w:fldCharType="end"/>
            </w:r>
          </w:ins>
        </w:p>
        <w:p w14:paraId="395CFA56" w14:textId="505E50D3" w:rsidR="00AD0B00" w:rsidRDefault="00AD0B00">
          <w:pPr>
            <w:pStyle w:val="TOC1"/>
            <w:tabs>
              <w:tab w:val="right" w:leader="dot" w:pos="9350"/>
            </w:tabs>
            <w:rPr>
              <w:ins w:id="104" w:author="David Conklin" w:date="2020-09-12T10:54:00Z"/>
              <w:rFonts w:eastAsiaTheme="minorEastAsia"/>
              <w:noProof/>
            </w:rPr>
          </w:pPr>
          <w:ins w:id="105"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"_Toc50800502"</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Stream flow and stream temperature</w:t>
            </w:r>
            <w:r>
              <w:rPr>
                <w:noProof/>
                <w:webHidden/>
              </w:rPr>
              <w:tab/>
            </w:r>
            <w:r>
              <w:rPr>
                <w:noProof/>
                <w:webHidden/>
              </w:rPr>
              <w:fldChar w:fldCharType="begin"/>
            </w:r>
            <w:r>
              <w:rPr>
                <w:noProof/>
                <w:webHidden/>
              </w:rPr>
              <w:instrText xml:space="preserve"> PAGEREF _Toc50800502 \h </w:instrText>
            </w:r>
            <w:r>
              <w:rPr>
                <w:noProof/>
                <w:webHidden/>
              </w:rPr>
            </w:r>
          </w:ins>
          <w:r>
            <w:rPr>
              <w:noProof/>
              <w:webHidden/>
            </w:rPr>
            <w:fldChar w:fldCharType="separate"/>
          </w:r>
          <w:ins w:id="106" w:author="David Conklin" w:date="2020-09-12T10:54:00Z">
            <w:r>
              <w:rPr>
                <w:noProof/>
                <w:webHidden/>
              </w:rPr>
              <w:t>20</w:t>
            </w:r>
            <w:r>
              <w:rPr>
                <w:noProof/>
                <w:webHidden/>
              </w:rPr>
              <w:fldChar w:fldCharType="end"/>
            </w:r>
            <w:r w:rsidRPr="00A90C20">
              <w:rPr>
                <w:rStyle w:val="Hyperlink"/>
                <w:noProof/>
              </w:rPr>
              <w:fldChar w:fldCharType="end"/>
            </w:r>
          </w:ins>
        </w:p>
        <w:p w14:paraId="3EFC8724" w14:textId="18B90DE7" w:rsidR="00AD0B00" w:rsidRDefault="00AD0B00">
          <w:pPr>
            <w:pStyle w:val="TOC2"/>
            <w:tabs>
              <w:tab w:val="right" w:leader="dot" w:pos="9350"/>
            </w:tabs>
            <w:rPr>
              <w:ins w:id="107" w:author="David Conklin" w:date="2020-09-12T10:54:00Z"/>
              <w:rFonts w:eastAsiaTheme="minorEastAsia"/>
              <w:noProof/>
            </w:rPr>
          </w:pPr>
          <w:ins w:id="108"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"_Toc50800503"</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Water parcels</w:t>
            </w:r>
            <w:r>
              <w:rPr>
                <w:noProof/>
                <w:webHidden/>
              </w:rPr>
              <w:tab/>
            </w:r>
            <w:r>
              <w:rPr>
                <w:noProof/>
                <w:webHidden/>
              </w:rPr>
              <w:fldChar w:fldCharType="begin"/>
            </w:r>
            <w:r>
              <w:rPr>
                <w:noProof/>
                <w:webHidden/>
              </w:rPr>
              <w:instrText xml:space="preserve"> PAGEREF _Toc50800503 \h </w:instrText>
            </w:r>
            <w:r>
              <w:rPr>
                <w:noProof/>
                <w:webHidden/>
              </w:rPr>
            </w:r>
          </w:ins>
          <w:r>
            <w:rPr>
              <w:noProof/>
              <w:webHidden/>
            </w:rPr>
            <w:fldChar w:fldCharType="separate"/>
          </w:r>
          <w:ins w:id="109" w:author="David Conklin" w:date="2020-09-12T10:54:00Z">
            <w:r>
              <w:rPr>
                <w:noProof/>
                <w:webHidden/>
              </w:rPr>
              <w:t>20</w:t>
            </w:r>
            <w:r>
              <w:rPr>
                <w:noProof/>
                <w:webHidden/>
              </w:rPr>
              <w:fldChar w:fldCharType="end"/>
            </w:r>
            <w:r w:rsidRPr="00A90C20">
              <w:rPr>
                <w:rStyle w:val="Hyperlink"/>
                <w:noProof/>
              </w:rPr>
              <w:fldChar w:fldCharType="end"/>
            </w:r>
          </w:ins>
        </w:p>
        <w:p w14:paraId="78D93802" w14:textId="104B9B46" w:rsidR="00AD0B00" w:rsidRDefault="00AD0B00">
          <w:pPr>
            <w:pStyle w:val="TOC2"/>
            <w:tabs>
              <w:tab w:val="right" w:leader="dot" w:pos="9350"/>
            </w:tabs>
            <w:rPr>
              <w:ins w:id="110" w:author="David Conklin" w:date="2020-09-12T10:54:00Z"/>
              <w:rFonts w:eastAsiaTheme="minorEastAsia"/>
              <w:noProof/>
            </w:rPr>
          </w:pPr>
          <w:ins w:id="111"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"_Toc50800504"</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Daily water mass and energy balance</w:t>
            </w:r>
            <w:r>
              <w:rPr>
                <w:noProof/>
                <w:webHidden/>
              </w:rPr>
              <w:tab/>
            </w:r>
            <w:r>
              <w:rPr>
                <w:noProof/>
                <w:webHidden/>
              </w:rPr>
              <w:fldChar w:fldCharType="begin"/>
            </w:r>
            <w:r>
              <w:rPr>
                <w:noProof/>
                <w:webHidden/>
              </w:rPr>
              <w:instrText xml:space="preserve"> PAGEREF _Toc50800504 \h </w:instrText>
            </w:r>
            <w:r>
              <w:rPr>
                <w:noProof/>
                <w:webHidden/>
              </w:rPr>
            </w:r>
          </w:ins>
          <w:r>
            <w:rPr>
              <w:noProof/>
              <w:webHidden/>
            </w:rPr>
            <w:fldChar w:fldCharType="separate"/>
          </w:r>
          <w:ins w:id="112" w:author="David Conklin" w:date="2020-09-12T10:54:00Z">
            <w:r>
              <w:rPr>
                <w:noProof/>
                <w:webHidden/>
              </w:rPr>
              <w:t>20</w:t>
            </w:r>
            <w:r>
              <w:rPr>
                <w:noProof/>
                <w:webHidden/>
              </w:rPr>
              <w:fldChar w:fldCharType="end"/>
            </w:r>
            <w:r w:rsidRPr="00A90C20">
              <w:rPr>
                <w:rStyle w:val="Hyperlink"/>
                <w:noProof/>
              </w:rPr>
              <w:fldChar w:fldCharType="end"/>
            </w:r>
          </w:ins>
        </w:p>
        <w:p w14:paraId="40468CF4" w14:textId="70E40A62" w:rsidR="00AD0B00" w:rsidRDefault="00AD0B00">
          <w:pPr>
            <w:pStyle w:val="TOC2"/>
            <w:tabs>
              <w:tab w:val="right" w:leader="dot" w:pos="9350"/>
            </w:tabs>
            <w:rPr>
              <w:ins w:id="113" w:author="David Conklin" w:date="2020-09-12T10:54:00Z"/>
              <w:rFonts w:eastAsiaTheme="minorEastAsia"/>
              <w:noProof/>
            </w:rPr>
          </w:pPr>
          <w:ins w:id="114"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"_Toc50800505"</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Estimating the rate of flow in a stream reach</w:t>
            </w:r>
            <w:r>
              <w:rPr>
                <w:noProof/>
                <w:webHidden/>
              </w:rPr>
              <w:tab/>
            </w:r>
            <w:r>
              <w:rPr>
                <w:noProof/>
                <w:webHidden/>
              </w:rPr>
              <w:fldChar w:fldCharType="begin"/>
            </w:r>
            <w:r>
              <w:rPr>
                <w:noProof/>
                <w:webHidden/>
              </w:rPr>
              <w:instrText xml:space="preserve"> PAGEREF _Toc50800505 \h </w:instrText>
            </w:r>
            <w:r>
              <w:rPr>
                <w:noProof/>
                <w:webHidden/>
              </w:rPr>
            </w:r>
          </w:ins>
          <w:r>
            <w:rPr>
              <w:noProof/>
              <w:webHidden/>
            </w:rPr>
            <w:fldChar w:fldCharType="separate"/>
          </w:r>
          <w:ins w:id="115" w:author="David Conklin" w:date="2020-09-12T10:54:00Z">
            <w:r>
              <w:rPr>
                <w:noProof/>
                <w:webHidden/>
              </w:rPr>
              <w:t>21</w:t>
            </w:r>
            <w:r>
              <w:rPr>
                <w:noProof/>
                <w:webHidden/>
              </w:rPr>
              <w:fldChar w:fldCharType="end"/>
            </w:r>
            <w:r w:rsidRPr="00A90C20">
              <w:rPr>
                <w:rStyle w:val="Hyperlink"/>
                <w:noProof/>
              </w:rPr>
              <w:fldChar w:fldCharType="end"/>
            </w:r>
          </w:ins>
        </w:p>
        <w:p w14:paraId="6D9A3997" w14:textId="6383BE57" w:rsidR="00AD0B00" w:rsidRDefault="00AD0B00">
          <w:pPr>
            <w:pStyle w:val="TOC2"/>
            <w:tabs>
              <w:tab w:val="right" w:leader="dot" w:pos="9350"/>
            </w:tabs>
            <w:rPr>
              <w:ins w:id="116" w:author="David Conklin" w:date="2020-09-12T10:54:00Z"/>
              <w:rFonts w:eastAsiaTheme="minorEastAsia"/>
              <w:noProof/>
            </w:rPr>
          </w:pPr>
          <w:ins w:id="117"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"_Toc50800506"</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Water temperature from thermal energy</w:t>
            </w:r>
            <w:r>
              <w:rPr>
                <w:noProof/>
                <w:webHidden/>
              </w:rPr>
              <w:tab/>
            </w:r>
            <w:r>
              <w:rPr>
                <w:noProof/>
                <w:webHidden/>
              </w:rPr>
              <w:fldChar w:fldCharType="begin"/>
            </w:r>
            <w:r>
              <w:rPr>
                <w:noProof/>
                <w:webHidden/>
              </w:rPr>
              <w:instrText xml:space="preserve"> PAGEREF _Toc50800506 \h </w:instrText>
            </w:r>
            <w:r>
              <w:rPr>
                <w:noProof/>
                <w:webHidden/>
              </w:rPr>
            </w:r>
          </w:ins>
          <w:r>
            <w:rPr>
              <w:noProof/>
              <w:webHidden/>
            </w:rPr>
            <w:fldChar w:fldCharType="separate"/>
          </w:r>
          <w:ins w:id="118" w:author="David Conklin" w:date="2020-09-12T10:54:00Z">
            <w:r>
              <w:rPr>
                <w:noProof/>
                <w:webHidden/>
              </w:rPr>
              <w:t>21</w:t>
            </w:r>
            <w:r>
              <w:rPr>
                <w:noProof/>
                <w:webHidden/>
              </w:rPr>
              <w:fldChar w:fldCharType="end"/>
            </w:r>
            <w:r w:rsidRPr="00A90C20">
              <w:rPr>
                <w:rStyle w:val="Hyperlink"/>
                <w:noProof/>
              </w:rPr>
              <w:fldChar w:fldCharType="end"/>
            </w:r>
          </w:ins>
        </w:p>
        <w:p w14:paraId="50A04499" w14:textId="5C28F0A7" w:rsidR="00AD0B00" w:rsidRDefault="00AD0B00">
          <w:pPr>
            <w:pStyle w:val="TOC2"/>
            <w:tabs>
              <w:tab w:val="right" w:leader="dot" w:pos="9350"/>
            </w:tabs>
            <w:rPr>
              <w:ins w:id="119" w:author="David Conklin" w:date="2020-09-12T10:54:00Z"/>
              <w:rFonts w:eastAsiaTheme="minorEastAsia"/>
              <w:noProof/>
            </w:rPr>
          </w:pPr>
          <w:ins w:id="120"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"_Toc50800507"</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Initial conditions for Flow: the IC file</w:t>
            </w:r>
            <w:r>
              <w:rPr>
                <w:noProof/>
                <w:webHidden/>
              </w:rPr>
              <w:tab/>
            </w:r>
            <w:r>
              <w:rPr>
                <w:noProof/>
                <w:webHidden/>
              </w:rPr>
              <w:fldChar w:fldCharType="begin"/>
            </w:r>
            <w:r>
              <w:rPr>
                <w:noProof/>
                <w:webHidden/>
              </w:rPr>
              <w:instrText xml:space="preserve"> PAGEREF _Toc50800507 \h </w:instrText>
            </w:r>
            <w:r>
              <w:rPr>
                <w:noProof/>
                <w:webHidden/>
              </w:rPr>
            </w:r>
          </w:ins>
          <w:r>
            <w:rPr>
              <w:noProof/>
              <w:webHidden/>
            </w:rPr>
            <w:fldChar w:fldCharType="separate"/>
          </w:r>
          <w:ins w:id="121" w:author="David Conklin" w:date="2020-09-12T10:54:00Z">
            <w:r>
              <w:rPr>
                <w:noProof/>
                <w:webHidden/>
              </w:rPr>
              <w:t>22</w:t>
            </w:r>
            <w:r>
              <w:rPr>
                <w:noProof/>
                <w:webHidden/>
              </w:rPr>
              <w:fldChar w:fldCharType="end"/>
            </w:r>
            <w:r w:rsidRPr="00A90C20">
              <w:rPr>
                <w:rStyle w:val="Hyperlink"/>
                <w:noProof/>
              </w:rPr>
              <w:fldChar w:fldCharType="end"/>
            </w:r>
          </w:ins>
        </w:p>
        <w:p w14:paraId="2F748D68" w14:textId="0A8A4B6F" w:rsidR="00AD0B00" w:rsidRDefault="00AD0B00">
          <w:pPr>
            <w:pStyle w:val="TOC2"/>
            <w:tabs>
              <w:tab w:val="right" w:leader="dot" w:pos="9350"/>
            </w:tabs>
            <w:rPr>
              <w:ins w:id="122" w:author="David Conklin" w:date="2020-09-12T10:54:00Z"/>
              <w:rFonts w:eastAsiaTheme="minorEastAsia"/>
              <w:noProof/>
            </w:rPr>
          </w:pPr>
          <w:ins w:id="123"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"_Toc50800508"</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Boundary conditions for stream water temperature</w:t>
            </w:r>
            <w:r>
              <w:rPr>
                <w:noProof/>
                <w:webHidden/>
              </w:rPr>
              <w:tab/>
            </w:r>
            <w:r>
              <w:rPr>
                <w:noProof/>
                <w:webHidden/>
              </w:rPr>
              <w:fldChar w:fldCharType="begin"/>
            </w:r>
            <w:r>
              <w:rPr>
                <w:noProof/>
                <w:webHidden/>
              </w:rPr>
              <w:instrText xml:space="preserve"> PAGEREF _Toc50800508 \h </w:instrText>
            </w:r>
            <w:r>
              <w:rPr>
                <w:noProof/>
                <w:webHidden/>
              </w:rPr>
            </w:r>
          </w:ins>
          <w:r>
            <w:rPr>
              <w:noProof/>
              <w:webHidden/>
            </w:rPr>
            <w:fldChar w:fldCharType="separate"/>
          </w:r>
          <w:ins w:id="124" w:author="David Conklin" w:date="2020-09-12T10:54:00Z">
            <w:r>
              <w:rPr>
                <w:noProof/>
                <w:webHidden/>
              </w:rPr>
              <w:t>22</w:t>
            </w:r>
            <w:r>
              <w:rPr>
                <w:noProof/>
                <w:webHidden/>
              </w:rPr>
              <w:fldChar w:fldCharType="end"/>
            </w:r>
            <w:r w:rsidRPr="00A90C20">
              <w:rPr>
                <w:rStyle w:val="Hyperlink"/>
                <w:noProof/>
              </w:rPr>
              <w:fldChar w:fldCharType="end"/>
            </w:r>
          </w:ins>
        </w:p>
        <w:p w14:paraId="256190DF" w14:textId="5D14AA78" w:rsidR="00AD0B00" w:rsidRDefault="00AD0B00">
          <w:pPr>
            <w:pStyle w:val="TOC2"/>
            <w:tabs>
              <w:tab w:val="right" w:leader="dot" w:pos="9350"/>
            </w:tabs>
            <w:rPr>
              <w:ins w:id="125" w:author="David Conklin" w:date="2020-09-12T10:54:00Z"/>
              <w:rFonts w:eastAsiaTheme="minorEastAsia"/>
              <w:noProof/>
            </w:rPr>
          </w:pPr>
          <w:ins w:id="126"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"_Toc50800509"</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Thermal stratification in reservoirs</w:t>
            </w:r>
            <w:r>
              <w:rPr>
                <w:noProof/>
                <w:webHidden/>
              </w:rPr>
              <w:tab/>
            </w:r>
            <w:r>
              <w:rPr>
                <w:noProof/>
                <w:webHidden/>
              </w:rPr>
              <w:fldChar w:fldCharType="begin"/>
            </w:r>
            <w:r>
              <w:rPr>
                <w:noProof/>
                <w:webHidden/>
              </w:rPr>
              <w:instrText xml:space="preserve"> PAGEREF _Toc50800509 \h </w:instrText>
            </w:r>
            <w:r>
              <w:rPr>
                <w:noProof/>
                <w:webHidden/>
              </w:rPr>
            </w:r>
          </w:ins>
          <w:r>
            <w:rPr>
              <w:noProof/>
              <w:webHidden/>
            </w:rPr>
            <w:fldChar w:fldCharType="separate"/>
          </w:r>
          <w:ins w:id="127" w:author="David Conklin" w:date="2020-09-12T10:54:00Z">
            <w:r>
              <w:rPr>
                <w:noProof/>
                <w:webHidden/>
              </w:rPr>
              <w:t>22</w:t>
            </w:r>
            <w:r>
              <w:rPr>
                <w:noProof/>
                <w:webHidden/>
              </w:rPr>
              <w:fldChar w:fldCharType="end"/>
            </w:r>
            <w:r w:rsidRPr="00A90C20">
              <w:rPr>
                <w:rStyle w:val="Hyperlink"/>
                <w:noProof/>
              </w:rPr>
              <w:fldChar w:fldCharType="end"/>
            </w:r>
          </w:ins>
        </w:p>
        <w:p w14:paraId="2AFF766E" w14:textId="615354B7" w:rsidR="00AD0B00" w:rsidRDefault="00AD0B00">
          <w:pPr>
            <w:pStyle w:val="TOC2"/>
            <w:tabs>
              <w:tab w:val="right" w:leader="dot" w:pos="9350"/>
            </w:tabs>
            <w:rPr>
              <w:ins w:id="128" w:author="David Conklin" w:date="2020-09-12T10:54:00Z"/>
              <w:rFonts w:eastAsiaTheme="minorEastAsia"/>
              <w:noProof/>
            </w:rPr>
          </w:pPr>
          <w:ins w:id="129"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"_Toc50800510"</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Thermal loading</w:t>
            </w:r>
            <w:r>
              <w:rPr>
                <w:noProof/>
                <w:webHidden/>
              </w:rPr>
              <w:tab/>
            </w:r>
            <w:r>
              <w:rPr>
                <w:noProof/>
                <w:webHidden/>
              </w:rPr>
              <w:fldChar w:fldCharType="begin"/>
            </w:r>
            <w:r>
              <w:rPr>
                <w:noProof/>
                <w:webHidden/>
              </w:rPr>
              <w:instrText xml:space="preserve"> PAGEREF _Toc50800510 \h </w:instrText>
            </w:r>
            <w:r>
              <w:rPr>
                <w:noProof/>
                <w:webHidden/>
              </w:rPr>
            </w:r>
          </w:ins>
          <w:r>
            <w:rPr>
              <w:noProof/>
              <w:webHidden/>
            </w:rPr>
            <w:fldChar w:fldCharType="separate"/>
          </w:r>
          <w:ins w:id="130" w:author="David Conklin" w:date="2020-09-12T10:54:00Z">
            <w:r>
              <w:rPr>
                <w:noProof/>
                <w:webHidden/>
              </w:rPr>
              <w:t>22</w:t>
            </w:r>
            <w:r>
              <w:rPr>
                <w:noProof/>
                <w:webHidden/>
              </w:rPr>
              <w:fldChar w:fldCharType="end"/>
            </w:r>
            <w:r w:rsidRPr="00A90C20">
              <w:rPr>
                <w:rStyle w:val="Hyperlink"/>
                <w:noProof/>
              </w:rPr>
              <w:fldChar w:fldCharType="end"/>
            </w:r>
          </w:ins>
        </w:p>
        <w:p w14:paraId="256F3560" w14:textId="423293CC" w:rsidR="00AD0B00" w:rsidRDefault="00AD0B00">
          <w:pPr>
            <w:pStyle w:val="TOC1"/>
            <w:tabs>
              <w:tab w:val="right" w:leader="dot" w:pos="9350"/>
            </w:tabs>
            <w:rPr>
              <w:ins w:id="131" w:author="David Conklin" w:date="2020-09-12T10:54:00Z"/>
              <w:rFonts w:eastAsiaTheme="minorEastAsia"/>
              <w:noProof/>
            </w:rPr>
          </w:pPr>
          <w:ins w:id="132"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"_Toc50800511"</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_Toc50800511 \h </w:instrText>
            </w:r>
            <w:r>
              <w:rPr>
                <w:noProof/>
                <w:webHidden/>
              </w:rPr>
            </w:r>
          </w:ins>
          <w:r>
            <w:rPr>
              <w:noProof/>
              <w:webHidden/>
            </w:rPr>
            <w:fldChar w:fldCharType="separate"/>
          </w:r>
          <w:ins w:id="133" w:author="David Conklin" w:date="2020-09-12T10:54:00Z">
            <w:r>
              <w:rPr>
                <w:noProof/>
                <w:webHidden/>
              </w:rPr>
              <w:t>24</w:t>
            </w:r>
            <w:r>
              <w:rPr>
                <w:noProof/>
                <w:webHidden/>
              </w:rPr>
              <w:fldChar w:fldCharType="end"/>
            </w:r>
            <w:r w:rsidRPr="00A90C20">
              <w:rPr>
                <w:rStyle w:val="Hyperlink"/>
                <w:noProof/>
              </w:rPr>
              <w:fldChar w:fldCharType="end"/>
            </w:r>
          </w:ins>
        </w:p>
        <w:p w14:paraId="365F6E6E" w14:textId="376C81F3" w:rsidR="00AD0B00" w:rsidRDefault="00AD0B00">
          <w:pPr>
            <w:pStyle w:val="TOC1"/>
            <w:tabs>
              <w:tab w:val="right" w:leader="dot" w:pos="9350"/>
            </w:tabs>
            <w:rPr>
              <w:ins w:id="134" w:author="David Conklin" w:date="2020-09-12T10:54:00Z"/>
              <w:rFonts w:eastAsiaTheme="minorEastAsia"/>
              <w:noProof/>
            </w:rPr>
          </w:pPr>
          <w:ins w:id="135"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"_Toc50800512"</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North Santiam study area</w:t>
            </w:r>
            <w:r>
              <w:rPr>
                <w:noProof/>
                <w:webHidden/>
              </w:rPr>
              <w:tab/>
            </w:r>
            <w:r>
              <w:rPr>
                <w:noProof/>
                <w:webHidden/>
              </w:rPr>
              <w:fldChar w:fldCharType="begin"/>
            </w:r>
            <w:r>
              <w:rPr>
                <w:noProof/>
                <w:webHidden/>
              </w:rPr>
              <w:instrText xml:space="preserve"> PAGEREF _Toc50800512 \h </w:instrText>
            </w:r>
            <w:r>
              <w:rPr>
                <w:noProof/>
                <w:webHidden/>
              </w:rPr>
            </w:r>
          </w:ins>
          <w:r>
            <w:rPr>
              <w:noProof/>
              <w:webHidden/>
            </w:rPr>
            <w:fldChar w:fldCharType="separate"/>
          </w:r>
          <w:ins w:id="136" w:author="David Conklin" w:date="2020-09-12T10:54:00Z">
            <w:r>
              <w:rPr>
                <w:noProof/>
                <w:webHidden/>
              </w:rPr>
              <w:t>26</w:t>
            </w:r>
            <w:r>
              <w:rPr>
                <w:noProof/>
                <w:webHidden/>
              </w:rPr>
              <w:fldChar w:fldCharType="end"/>
            </w:r>
            <w:r w:rsidRPr="00A90C20">
              <w:rPr>
                <w:rStyle w:val="Hyperlink"/>
                <w:noProof/>
              </w:rPr>
              <w:fldChar w:fldCharType="end"/>
            </w:r>
          </w:ins>
        </w:p>
        <w:p w14:paraId="061C418A" w14:textId="62B58D5A" w:rsidR="00AD0B00" w:rsidRDefault="00AD0B00">
          <w:pPr>
            <w:pStyle w:val="TOC2"/>
            <w:tabs>
              <w:tab w:val="right" w:leader="dot" w:pos="9350"/>
            </w:tabs>
            <w:rPr>
              <w:ins w:id="137" w:author="David Conklin" w:date="2020-09-12T10:54:00Z"/>
              <w:rFonts w:eastAsiaTheme="minorEastAsia"/>
              <w:noProof/>
            </w:rPr>
          </w:pPr>
          <w:ins w:id="138"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"_Toc50800513"</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_Toc50800513 \h </w:instrText>
            </w:r>
            <w:r>
              <w:rPr>
                <w:noProof/>
                <w:webHidden/>
              </w:rPr>
            </w:r>
          </w:ins>
          <w:r>
            <w:rPr>
              <w:noProof/>
              <w:webHidden/>
            </w:rPr>
            <w:fldChar w:fldCharType="separate"/>
          </w:r>
          <w:ins w:id="139" w:author="David Conklin" w:date="2020-09-12T10:54:00Z">
            <w:r>
              <w:rPr>
                <w:noProof/>
                <w:webHidden/>
              </w:rPr>
              <w:t>26</w:t>
            </w:r>
            <w:r>
              <w:rPr>
                <w:noProof/>
                <w:webHidden/>
              </w:rPr>
              <w:fldChar w:fldCharType="end"/>
            </w:r>
            <w:r w:rsidRPr="00A90C20">
              <w:rPr>
                <w:rStyle w:val="Hyperlink"/>
                <w:noProof/>
              </w:rPr>
              <w:fldChar w:fldCharType="end"/>
            </w:r>
          </w:ins>
        </w:p>
        <w:p w14:paraId="050AFADE" w14:textId="4C44C52D" w:rsidR="00AD0B00" w:rsidRDefault="00AD0B00">
          <w:pPr>
            <w:pStyle w:val="TOC2"/>
            <w:tabs>
              <w:tab w:val="right" w:leader="dot" w:pos="9350"/>
            </w:tabs>
            <w:rPr>
              <w:ins w:id="140" w:author="David Conklin" w:date="2020-09-12T10:54:00Z"/>
              <w:rFonts w:eastAsiaTheme="minorEastAsia"/>
              <w:noProof/>
            </w:rPr>
          </w:pPr>
          <w:ins w:id="141"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"_Toc50800514"</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Municipal water rights</w:t>
            </w:r>
            <w:r>
              <w:rPr>
                <w:noProof/>
                <w:webHidden/>
              </w:rPr>
              <w:tab/>
            </w:r>
            <w:r>
              <w:rPr>
                <w:noProof/>
                <w:webHidden/>
              </w:rPr>
              <w:fldChar w:fldCharType="begin"/>
            </w:r>
            <w:r>
              <w:rPr>
                <w:noProof/>
                <w:webHidden/>
              </w:rPr>
              <w:instrText xml:space="preserve"> PAGEREF _Toc50800514 \h </w:instrText>
            </w:r>
            <w:r>
              <w:rPr>
                <w:noProof/>
                <w:webHidden/>
              </w:rPr>
            </w:r>
          </w:ins>
          <w:r>
            <w:rPr>
              <w:noProof/>
              <w:webHidden/>
            </w:rPr>
            <w:fldChar w:fldCharType="separate"/>
          </w:r>
          <w:ins w:id="142" w:author="David Conklin" w:date="2020-09-12T10:54:00Z">
            <w:r>
              <w:rPr>
                <w:noProof/>
                <w:webHidden/>
              </w:rPr>
              <w:t>27</w:t>
            </w:r>
            <w:r>
              <w:rPr>
                <w:noProof/>
                <w:webHidden/>
              </w:rPr>
              <w:fldChar w:fldCharType="end"/>
            </w:r>
            <w:r w:rsidRPr="00A90C20">
              <w:rPr>
                <w:rStyle w:val="Hyperlink"/>
                <w:noProof/>
              </w:rPr>
              <w:fldChar w:fldCharType="end"/>
            </w:r>
          </w:ins>
        </w:p>
        <w:p w14:paraId="1146BED0" w14:textId="1FB584B5" w:rsidR="00AD0B00" w:rsidRDefault="00AD0B00">
          <w:pPr>
            <w:pStyle w:val="TOC1"/>
            <w:tabs>
              <w:tab w:val="right" w:leader="dot" w:pos="9350"/>
            </w:tabs>
            <w:rPr>
              <w:ins w:id="143" w:author="David Conklin" w:date="2020-09-12T10:54:00Z"/>
              <w:rFonts w:eastAsiaTheme="minorEastAsia"/>
              <w:noProof/>
            </w:rPr>
          </w:pPr>
          <w:ins w:id="144"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"_Toc50800515"</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McKenzie Basin Wetlands Study</w:t>
            </w:r>
            <w:r>
              <w:rPr>
                <w:noProof/>
                <w:webHidden/>
              </w:rPr>
              <w:tab/>
            </w:r>
            <w:r>
              <w:rPr>
                <w:noProof/>
                <w:webHidden/>
              </w:rPr>
              <w:fldChar w:fldCharType="begin"/>
            </w:r>
            <w:r>
              <w:rPr>
                <w:noProof/>
                <w:webHidden/>
              </w:rPr>
              <w:instrText xml:space="preserve"> PAGEREF _Toc50800515 \h </w:instrText>
            </w:r>
            <w:r>
              <w:rPr>
                <w:noProof/>
                <w:webHidden/>
              </w:rPr>
            </w:r>
          </w:ins>
          <w:r>
            <w:rPr>
              <w:noProof/>
              <w:webHidden/>
            </w:rPr>
            <w:fldChar w:fldCharType="separate"/>
          </w:r>
          <w:ins w:id="145" w:author="David Conklin" w:date="2020-09-12T10:54:00Z">
            <w:r>
              <w:rPr>
                <w:noProof/>
                <w:webHidden/>
              </w:rPr>
              <w:t>28</w:t>
            </w:r>
            <w:r>
              <w:rPr>
                <w:noProof/>
                <w:webHidden/>
              </w:rPr>
              <w:fldChar w:fldCharType="end"/>
            </w:r>
            <w:r w:rsidRPr="00A90C20">
              <w:rPr>
                <w:rStyle w:val="Hyperlink"/>
                <w:noProof/>
              </w:rPr>
              <w:fldChar w:fldCharType="end"/>
            </w:r>
          </w:ins>
        </w:p>
        <w:p w14:paraId="6212F2D3" w14:textId="4C622D01" w:rsidR="00AD0B00" w:rsidRDefault="00AD0B00">
          <w:pPr>
            <w:pStyle w:val="TOC2"/>
            <w:tabs>
              <w:tab w:val="right" w:leader="dot" w:pos="9350"/>
            </w:tabs>
            <w:rPr>
              <w:ins w:id="146" w:author="David Conklin" w:date="2020-09-12T10:54:00Z"/>
              <w:rFonts w:eastAsiaTheme="minorEastAsia"/>
              <w:noProof/>
            </w:rPr>
          </w:pPr>
          <w:ins w:id="147"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"_Toc50800516"</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Project Overview</w:t>
            </w:r>
            <w:r>
              <w:rPr>
                <w:noProof/>
                <w:webHidden/>
              </w:rPr>
              <w:tab/>
            </w:r>
            <w:r>
              <w:rPr>
                <w:noProof/>
                <w:webHidden/>
              </w:rPr>
              <w:fldChar w:fldCharType="begin"/>
            </w:r>
            <w:r>
              <w:rPr>
                <w:noProof/>
                <w:webHidden/>
              </w:rPr>
              <w:instrText xml:space="preserve"> PAGEREF _Toc50800516 \h </w:instrText>
            </w:r>
            <w:r>
              <w:rPr>
                <w:noProof/>
                <w:webHidden/>
              </w:rPr>
            </w:r>
          </w:ins>
          <w:r>
            <w:rPr>
              <w:noProof/>
              <w:webHidden/>
            </w:rPr>
            <w:fldChar w:fldCharType="separate"/>
          </w:r>
          <w:ins w:id="148" w:author="David Conklin" w:date="2020-09-12T10:54:00Z">
            <w:r>
              <w:rPr>
                <w:noProof/>
                <w:webHidden/>
              </w:rPr>
              <w:t>28</w:t>
            </w:r>
            <w:r>
              <w:rPr>
                <w:noProof/>
                <w:webHidden/>
              </w:rPr>
              <w:fldChar w:fldCharType="end"/>
            </w:r>
            <w:r w:rsidRPr="00A90C20">
              <w:rPr>
                <w:rStyle w:val="Hyperlink"/>
                <w:noProof/>
              </w:rPr>
              <w:fldChar w:fldCharType="end"/>
            </w:r>
          </w:ins>
        </w:p>
        <w:p w14:paraId="0BFA6A83" w14:textId="3C4DFAE7" w:rsidR="00AD0B00" w:rsidRDefault="00AD0B00">
          <w:pPr>
            <w:pStyle w:val="TOC2"/>
            <w:tabs>
              <w:tab w:val="right" w:leader="dot" w:pos="9350"/>
            </w:tabs>
            <w:rPr>
              <w:ins w:id="149" w:author="David Conklin" w:date="2020-09-12T10:54:00Z"/>
              <w:rFonts w:eastAsiaTheme="minorEastAsia"/>
              <w:noProof/>
            </w:rPr>
          </w:pPr>
          <w:ins w:id="150"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"_Toc50800517"</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Model and Simulation Overview</w:t>
            </w:r>
            <w:r>
              <w:rPr>
                <w:noProof/>
                <w:webHidden/>
              </w:rPr>
              <w:tab/>
            </w:r>
            <w:r>
              <w:rPr>
                <w:noProof/>
                <w:webHidden/>
              </w:rPr>
              <w:fldChar w:fldCharType="begin"/>
            </w:r>
            <w:r>
              <w:rPr>
                <w:noProof/>
                <w:webHidden/>
              </w:rPr>
              <w:instrText xml:space="preserve"> PAGEREF _Toc50800517 \h </w:instrText>
            </w:r>
            <w:r>
              <w:rPr>
                <w:noProof/>
                <w:webHidden/>
              </w:rPr>
            </w:r>
          </w:ins>
          <w:r>
            <w:rPr>
              <w:noProof/>
              <w:webHidden/>
            </w:rPr>
            <w:fldChar w:fldCharType="separate"/>
          </w:r>
          <w:ins w:id="151" w:author="David Conklin" w:date="2020-09-12T10:54:00Z">
            <w:r>
              <w:rPr>
                <w:noProof/>
                <w:webHidden/>
              </w:rPr>
              <w:t>30</w:t>
            </w:r>
            <w:r>
              <w:rPr>
                <w:noProof/>
                <w:webHidden/>
              </w:rPr>
              <w:fldChar w:fldCharType="end"/>
            </w:r>
            <w:r w:rsidRPr="00A90C20">
              <w:rPr>
                <w:rStyle w:val="Hyperlink"/>
                <w:noProof/>
              </w:rPr>
              <w:fldChar w:fldCharType="end"/>
            </w:r>
          </w:ins>
        </w:p>
        <w:p w14:paraId="20D4DF9C" w14:textId="61EC1E87" w:rsidR="00AD0B00" w:rsidRDefault="00AD0B00">
          <w:pPr>
            <w:pStyle w:val="TOC2"/>
            <w:tabs>
              <w:tab w:val="right" w:leader="dot" w:pos="9350"/>
            </w:tabs>
            <w:rPr>
              <w:ins w:id="152" w:author="David Conklin" w:date="2020-09-12T10:54:00Z"/>
              <w:rFonts w:eastAsiaTheme="minorEastAsia"/>
              <w:noProof/>
            </w:rPr>
          </w:pPr>
          <w:ins w:id="153"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"_Toc50800518"</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_Toc50800518 \h </w:instrText>
            </w:r>
            <w:r>
              <w:rPr>
                <w:noProof/>
                <w:webHidden/>
              </w:rPr>
            </w:r>
          </w:ins>
          <w:r>
            <w:rPr>
              <w:noProof/>
              <w:webHidden/>
            </w:rPr>
            <w:fldChar w:fldCharType="separate"/>
          </w:r>
          <w:ins w:id="154" w:author="David Conklin" w:date="2020-09-12T10:54:00Z">
            <w:r>
              <w:rPr>
                <w:noProof/>
                <w:webHidden/>
              </w:rPr>
              <w:t>31</w:t>
            </w:r>
            <w:r>
              <w:rPr>
                <w:noProof/>
                <w:webHidden/>
              </w:rPr>
              <w:fldChar w:fldCharType="end"/>
            </w:r>
            <w:r w:rsidRPr="00A90C20">
              <w:rPr>
                <w:rStyle w:val="Hyperlink"/>
                <w:noProof/>
              </w:rPr>
              <w:fldChar w:fldCharType="end"/>
            </w:r>
          </w:ins>
        </w:p>
        <w:p w14:paraId="21932A1B" w14:textId="5DF1FF7F" w:rsidR="00AD0B00" w:rsidRDefault="00AD0B00">
          <w:pPr>
            <w:pStyle w:val="TOC2"/>
            <w:tabs>
              <w:tab w:val="right" w:leader="dot" w:pos="9350"/>
            </w:tabs>
            <w:rPr>
              <w:ins w:id="155" w:author="David Conklin" w:date="2020-09-12T10:54:00Z"/>
              <w:rFonts w:eastAsiaTheme="minorEastAsia"/>
              <w:noProof/>
            </w:rPr>
          </w:pPr>
          <w:ins w:id="156"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"_Toc50800519"</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Data changes for better representation of wetlands</w:t>
            </w:r>
            <w:r>
              <w:rPr>
                <w:noProof/>
                <w:webHidden/>
              </w:rPr>
              <w:tab/>
            </w:r>
            <w:r>
              <w:rPr>
                <w:noProof/>
                <w:webHidden/>
              </w:rPr>
              <w:fldChar w:fldCharType="begin"/>
            </w:r>
            <w:r>
              <w:rPr>
                <w:noProof/>
                <w:webHidden/>
              </w:rPr>
              <w:instrText xml:space="preserve"> PAGEREF _Toc50800519 \h </w:instrText>
            </w:r>
            <w:r>
              <w:rPr>
                <w:noProof/>
                <w:webHidden/>
              </w:rPr>
            </w:r>
          </w:ins>
          <w:r>
            <w:rPr>
              <w:noProof/>
              <w:webHidden/>
            </w:rPr>
            <w:fldChar w:fldCharType="separate"/>
          </w:r>
          <w:ins w:id="157" w:author="David Conklin" w:date="2020-09-12T10:54:00Z">
            <w:r>
              <w:rPr>
                <w:noProof/>
                <w:webHidden/>
              </w:rPr>
              <w:t>31</w:t>
            </w:r>
            <w:r>
              <w:rPr>
                <w:noProof/>
                <w:webHidden/>
              </w:rPr>
              <w:fldChar w:fldCharType="end"/>
            </w:r>
            <w:r w:rsidRPr="00A90C20">
              <w:rPr>
                <w:rStyle w:val="Hyperlink"/>
                <w:noProof/>
              </w:rPr>
              <w:fldChar w:fldCharType="end"/>
            </w:r>
          </w:ins>
        </w:p>
        <w:p w14:paraId="25C31DC2" w14:textId="7E27FA34" w:rsidR="00AD0B00" w:rsidRDefault="00AD0B00">
          <w:pPr>
            <w:pStyle w:val="TOC2"/>
            <w:tabs>
              <w:tab w:val="right" w:leader="dot" w:pos="9350"/>
            </w:tabs>
            <w:rPr>
              <w:ins w:id="158" w:author="David Conklin" w:date="2020-09-12T10:54:00Z"/>
              <w:rFonts w:eastAsiaTheme="minorEastAsia"/>
              <w:noProof/>
            </w:rPr>
          </w:pPr>
          <w:ins w:id="159"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"_Toc50800520"</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Projection, Calendar, and Units</w:t>
            </w:r>
            <w:r>
              <w:rPr>
                <w:noProof/>
                <w:webHidden/>
              </w:rPr>
              <w:tab/>
            </w:r>
            <w:r>
              <w:rPr>
                <w:noProof/>
                <w:webHidden/>
              </w:rPr>
              <w:fldChar w:fldCharType="begin"/>
            </w:r>
            <w:r>
              <w:rPr>
                <w:noProof/>
                <w:webHidden/>
              </w:rPr>
              <w:instrText xml:space="preserve"> PAGEREF _Toc50800520 \h </w:instrText>
            </w:r>
            <w:r>
              <w:rPr>
                <w:noProof/>
                <w:webHidden/>
              </w:rPr>
            </w:r>
          </w:ins>
          <w:r>
            <w:rPr>
              <w:noProof/>
              <w:webHidden/>
            </w:rPr>
            <w:fldChar w:fldCharType="separate"/>
          </w:r>
          <w:ins w:id="160" w:author="David Conklin" w:date="2020-09-12T10:54:00Z">
            <w:r>
              <w:rPr>
                <w:noProof/>
                <w:webHidden/>
              </w:rPr>
              <w:t>32</w:t>
            </w:r>
            <w:r>
              <w:rPr>
                <w:noProof/>
                <w:webHidden/>
              </w:rPr>
              <w:fldChar w:fldCharType="end"/>
            </w:r>
            <w:r w:rsidRPr="00A90C20">
              <w:rPr>
                <w:rStyle w:val="Hyperlink"/>
                <w:noProof/>
              </w:rPr>
              <w:fldChar w:fldCharType="end"/>
            </w:r>
          </w:ins>
        </w:p>
        <w:p w14:paraId="49596E0C" w14:textId="56AB779D" w:rsidR="00AD0B00" w:rsidRDefault="00AD0B00">
          <w:pPr>
            <w:pStyle w:val="TOC2"/>
            <w:tabs>
              <w:tab w:val="right" w:leader="dot" w:pos="9350"/>
            </w:tabs>
            <w:rPr>
              <w:ins w:id="161" w:author="David Conklin" w:date="2020-09-12T10:54:00Z"/>
              <w:rFonts w:eastAsiaTheme="minorEastAsia"/>
              <w:noProof/>
            </w:rPr>
          </w:pPr>
          <w:ins w:id="162"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"_Toc50800521"</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Simulation of changes in wetlands over time</w:t>
            </w:r>
            <w:r>
              <w:rPr>
                <w:noProof/>
                <w:webHidden/>
              </w:rPr>
              <w:tab/>
            </w:r>
            <w:r>
              <w:rPr>
                <w:noProof/>
                <w:webHidden/>
              </w:rPr>
              <w:fldChar w:fldCharType="begin"/>
            </w:r>
            <w:r>
              <w:rPr>
                <w:noProof/>
                <w:webHidden/>
              </w:rPr>
              <w:instrText xml:space="preserve"> PAGEREF _Toc50800521 \h </w:instrText>
            </w:r>
            <w:r>
              <w:rPr>
                <w:noProof/>
                <w:webHidden/>
              </w:rPr>
            </w:r>
          </w:ins>
          <w:r>
            <w:rPr>
              <w:noProof/>
              <w:webHidden/>
            </w:rPr>
            <w:fldChar w:fldCharType="separate"/>
          </w:r>
          <w:ins w:id="163" w:author="David Conklin" w:date="2020-09-12T10:54:00Z">
            <w:r>
              <w:rPr>
                <w:noProof/>
                <w:webHidden/>
              </w:rPr>
              <w:t>32</w:t>
            </w:r>
            <w:r>
              <w:rPr>
                <w:noProof/>
                <w:webHidden/>
              </w:rPr>
              <w:fldChar w:fldCharType="end"/>
            </w:r>
            <w:r w:rsidRPr="00A90C20">
              <w:rPr>
                <w:rStyle w:val="Hyperlink"/>
                <w:noProof/>
              </w:rPr>
              <w:fldChar w:fldCharType="end"/>
            </w:r>
          </w:ins>
        </w:p>
        <w:p w14:paraId="06DFA2A5" w14:textId="4A9B263B" w:rsidR="00AD0B00" w:rsidRDefault="00AD0B00">
          <w:pPr>
            <w:pStyle w:val="TOC2"/>
            <w:tabs>
              <w:tab w:val="right" w:leader="dot" w:pos="9350"/>
            </w:tabs>
            <w:rPr>
              <w:ins w:id="164" w:author="David Conklin" w:date="2020-09-12T10:54:00Z"/>
              <w:rFonts w:eastAsiaTheme="minorEastAsia"/>
              <w:noProof/>
            </w:rPr>
          </w:pPr>
          <w:ins w:id="165"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"_Toc50800522"</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How wetlands are represented in the model</w:t>
            </w:r>
            <w:r>
              <w:rPr>
                <w:noProof/>
                <w:webHidden/>
              </w:rPr>
              <w:tab/>
            </w:r>
            <w:r>
              <w:rPr>
                <w:noProof/>
                <w:webHidden/>
              </w:rPr>
              <w:fldChar w:fldCharType="begin"/>
            </w:r>
            <w:r>
              <w:rPr>
                <w:noProof/>
                <w:webHidden/>
              </w:rPr>
              <w:instrText xml:space="preserve"> PAGEREF _Toc50800522 \h </w:instrText>
            </w:r>
            <w:r>
              <w:rPr>
                <w:noProof/>
                <w:webHidden/>
              </w:rPr>
            </w:r>
          </w:ins>
          <w:r>
            <w:rPr>
              <w:noProof/>
              <w:webHidden/>
            </w:rPr>
            <w:fldChar w:fldCharType="separate"/>
          </w:r>
          <w:ins w:id="166" w:author="David Conklin" w:date="2020-09-12T10:54:00Z">
            <w:r>
              <w:rPr>
                <w:noProof/>
                <w:webHidden/>
              </w:rPr>
              <w:t>32</w:t>
            </w:r>
            <w:r>
              <w:rPr>
                <w:noProof/>
                <w:webHidden/>
              </w:rPr>
              <w:fldChar w:fldCharType="end"/>
            </w:r>
            <w:r w:rsidRPr="00A90C20">
              <w:rPr>
                <w:rStyle w:val="Hyperlink"/>
                <w:noProof/>
              </w:rPr>
              <w:fldChar w:fldCharType="end"/>
            </w:r>
          </w:ins>
        </w:p>
        <w:p w14:paraId="4C6F5714" w14:textId="1AF4E6B6" w:rsidR="00AD0B00" w:rsidRDefault="00AD0B00">
          <w:pPr>
            <w:pStyle w:val="TOC2"/>
            <w:tabs>
              <w:tab w:val="right" w:leader="dot" w:pos="9350"/>
            </w:tabs>
            <w:rPr>
              <w:ins w:id="167" w:author="David Conklin" w:date="2020-09-12T10:54:00Z"/>
              <w:rFonts w:eastAsiaTheme="minorEastAsia"/>
              <w:noProof/>
            </w:rPr>
          </w:pPr>
          <w:ins w:id="168"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"_Toc50800523"</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Attributes of interest in the wetlands study</w:t>
            </w:r>
            <w:r>
              <w:rPr>
                <w:noProof/>
                <w:webHidden/>
              </w:rPr>
              <w:tab/>
            </w:r>
            <w:r>
              <w:rPr>
                <w:noProof/>
                <w:webHidden/>
              </w:rPr>
              <w:fldChar w:fldCharType="begin"/>
            </w:r>
            <w:r>
              <w:rPr>
                <w:noProof/>
                <w:webHidden/>
              </w:rPr>
              <w:instrText xml:space="preserve"> PAGEREF _Toc50800523 \h </w:instrText>
            </w:r>
            <w:r>
              <w:rPr>
                <w:noProof/>
                <w:webHidden/>
              </w:rPr>
            </w:r>
          </w:ins>
          <w:r>
            <w:rPr>
              <w:noProof/>
              <w:webHidden/>
            </w:rPr>
            <w:fldChar w:fldCharType="separate"/>
          </w:r>
          <w:ins w:id="169" w:author="David Conklin" w:date="2020-09-12T10:54:00Z">
            <w:r>
              <w:rPr>
                <w:noProof/>
                <w:webHidden/>
              </w:rPr>
              <w:t>34</w:t>
            </w:r>
            <w:r>
              <w:rPr>
                <w:noProof/>
                <w:webHidden/>
              </w:rPr>
              <w:fldChar w:fldCharType="end"/>
            </w:r>
            <w:r w:rsidRPr="00A90C20">
              <w:rPr>
                <w:rStyle w:val="Hyperlink"/>
                <w:noProof/>
              </w:rPr>
              <w:fldChar w:fldCharType="end"/>
            </w:r>
          </w:ins>
        </w:p>
        <w:p w14:paraId="666C6A83" w14:textId="78AA1D54" w:rsidR="00AD0B00" w:rsidRDefault="00AD0B00">
          <w:pPr>
            <w:pStyle w:val="TOC2"/>
            <w:tabs>
              <w:tab w:val="right" w:leader="dot" w:pos="9350"/>
            </w:tabs>
            <w:rPr>
              <w:ins w:id="170" w:author="David Conklin" w:date="2020-09-12T10:54:00Z"/>
              <w:rFonts w:eastAsiaTheme="minorEastAsia"/>
              <w:noProof/>
            </w:rPr>
          </w:pPr>
          <w:ins w:id="171"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"_Toc50800524"</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A WETNESS attribute</w:t>
            </w:r>
            <w:r>
              <w:rPr>
                <w:noProof/>
                <w:webHidden/>
              </w:rPr>
              <w:tab/>
            </w:r>
            <w:r>
              <w:rPr>
                <w:noProof/>
                <w:webHidden/>
              </w:rPr>
              <w:fldChar w:fldCharType="begin"/>
            </w:r>
            <w:r>
              <w:rPr>
                <w:noProof/>
                <w:webHidden/>
              </w:rPr>
              <w:instrText xml:space="preserve"> PAGEREF _Toc50800524 \h </w:instrText>
            </w:r>
            <w:r>
              <w:rPr>
                <w:noProof/>
                <w:webHidden/>
              </w:rPr>
            </w:r>
          </w:ins>
          <w:r>
            <w:rPr>
              <w:noProof/>
              <w:webHidden/>
            </w:rPr>
            <w:fldChar w:fldCharType="separate"/>
          </w:r>
          <w:ins w:id="172" w:author="David Conklin" w:date="2020-09-12T10:54:00Z">
            <w:r>
              <w:rPr>
                <w:noProof/>
                <w:webHidden/>
              </w:rPr>
              <w:t>34</w:t>
            </w:r>
            <w:r>
              <w:rPr>
                <w:noProof/>
                <w:webHidden/>
              </w:rPr>
              <w:fldChar w:fldCharType="end"/>
            </w:r>
            <w:r w:rsidRPr="00A90C20">
              <w:rPr>
                <w:rStyle w:val="Hyperlink"/>
                <w:noProof/>
              </w:rPr>
              <w:fldChar w:fldCharType="end"/>
            </w:r>
          </w:ins>
        </w:p>
        <w:p w14:paraId="683F1208" w14:textId="5E2FFD4B" w:rsidR="00AD0B00" w:rsidRDefault="00AD0B00">
          <w:pPr>
            <w:pStyle w:val="TOC2"/>
            <w:tabs>
              <w:tab w:val="right" w:leader="dot" w:pos="9350"/>
            </w:tabs>
            <w:rPr>
              <w:ins w:id="173" w:author="David Conklin" w:date="2020-09-12T10:54:00Z"/>
              <w:rFonts w:eastAsiaTheme="minorEastAsia"/>
              <w:noProof/>
            </w:rPr>
          </w:pPr>
          <w:ins w:id="174"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"_Toc50800525"</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_Toc50800525 \h </w:instrText>
            </w:r>
            <w:r>
              <w:rPr>
                <w:noProof/>
                <w:webHidden/>
              </w:rPr>
            </w:r>
          </w:ins>
          <w:r>
            <w:rPr>
              <w:noProof/>
              <w:webHidden/>
            </w:rPr>
            <w:fldChar w:fldCharType="separate"/>
          </w:r>
          <w:ins w:id="175" w:author="David Conklin" w:date="2020-09-12T10:54:00Z">
            <w:r>
              <w:rPr>
                <w:noProof/>
                <w:webHidden/>
              </w:rPr>
              <w:t>35</w:t>
            </w:r>
            <w:r>
              <w:rPr>
                <w:noProof/>
                <w:webHidden/>
              </w:rPr>
              <w:fldChar w:fldCharType="end"/>
            </w:r>
            <w:r w:rsidRPr="00A90C20">
              <w:rPr>
                <w:rStyle w:val="Hyperlink"/>
                <w:noProof/>
              </w:rPr>
              <w:fldChar w:fldCharType="end"/>
            </w:r>
          </w:ins>
        </w:p>
        <w:p w14:paraId="56A3B311" w14:textId="4C72F61B" w:rsidR="00AD0B00" w:rsidRDefault="00AD0B00">
          <w:pPr>
            <w:pStyle w:val="TOC3"/>
            <w:tabs>
              <w:tab w:val="right" w:leader="dot" w:pos="9350"/>
            </w:tabs>
            <w:rPr>
              <w:ins w:id="176" w:author="David Conklin" w:date="2020-09-12T10:54:00Z"/>
              <w:rFonts w:eastAsiaTheme="minorEastAsia"/>
              <w:noProof/>
            </w:rPr>
          </w:pPr>
          <w:ins w:id="177"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"_Toc50800526"</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Wetland IDU parameters</w:t>
            </w:r>
            <w:r>
              <w:rPr>
                <w:noProof/>
                <w:webHidden/>
              </w:rPr>
              <w:tab/>
            </w:r>
            <w:r>
              <w:rPr>
                <w:noProof/>
                <w:webHidden/>
              </w:rPr>
              <w:fldChar w:fldCharType="begin"/>
            </w:r>
            <w:r>
              <w:rPr>
                <w:noProof/>
                <w:webHidden/>
              </w:rPr>
              <w:instrText xml:space="preserve"> PAGEREF _Toc50800526 \h </w:instrText>
            </w:r>
            <w:r>
              <w:rPr>
                <w:noProof/>
                <w:webHidden/>
              </w:rPr>
            </w:r>
          </w:ins>
          <w:r>
            <w:rPr>
              <w:noProof/>
              <w:webHidden/>
            </w:rPr>
            <w:fldChar w:fldCharType="separate"/>
          </w:r>
          <w:ins w:id="178" w:author="David Conklin" w:date="2020-09-12T10:54:00Z">
            <w:r>
              <w:rPr>
                <w:noProof/>
                <w:webHidden/>
              </w:rPr>
              <w:t>35</w:t>
            </w:r>
            <w:r>
              <w:rPr>
                <w:noProof/>
                <w:webHidden/>
              </w:rPr>
              <w:fldChar w:fldCharType="end"/>
            </w:r>
            <w:r w:rsidRPr="00A90C20">
              <w:rPr>
                <w:rStyle w:val="Hyperlink"/>
                <w:noProof/>
              </w:rPr>
              <w:fldChar w:fldCharType="end"/>
            </w:r>
          </w:ins>
        </w:p>
        <w:p w14:paraId="61197E2C" w14:textId="0531E104" w:rsidR="00AD0B00" w:rsidRDefault="00AD0B00">
          <w:pPr>
            <w:pStyle w:val="TOC3"/>
            <w:tabs>
              <w:tab w:val="right" w:leader="dot" w:pos="9350"/>
            </w:tabs>
            <w:rPr>
              <w:ins w:id="179" w:author="David Conklin" w:date="2020-09-12T10:54:00Z"/>
              <w:rFonts w:eastAsiaTheme="minorEastAsia"/>
              <w:noProof/>
            </w:rPr>
          </w:pPr>
          <w:ins w:id="180"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"_Toc50800527"</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Reach parameters</w:t>
            </w:r>
            <w:r>
              <w:rPr>
                <w:noProof/>
                <w:webHidden/>
              </w:rPr>
              <w:tab/>
            </w:r>
            <w:r>
              <w:rPr>
                <w:noProof/>
                <w:webHidden/>
              </w:rPr>
              <w:fldChar w:fldCharType="begin"/>
            </w:r>
            <w:r>
              <w:rPr>
                <w:noProof/>
                <w:webHidden/>
              </w:rPr>
              <w:instrText xml:space="preserve"> PAGEREF _Toc50800527 \h </w:instrText>
            </w:r>
            <w:r>
              <w:rPr>
                <w:noProof/>
                <w:webHidden/>
              </w:rPr>
            </w:r>
          </w:ins>
          <w:r>
            <w:rPr>
              <w:noProof/>
              <w:webHidden/>
            </w:rPr>
            <w:fldChar w:fldCharType="separate"/>
          </w:r>
          <w:ins w:id="181" w:author="David Conklin" w:date="2020-09-12T10:54:00Z">
            <w:r>
              <w:rPr>
                <w:noProof/>
                <w:webHidden/>
              </w:rPr>
              <w:t>35</w:t>
            </w:r>
            <w:r>
              <w:rPr>
                <w:noProof/>
                <w:webHidden/>
              </w:rPr>
              <w:fldChar w:fldCharType="end"/>
            </w:r>
            <w:r w:rsidRPr="00A90C20">
              <w:rPr>
                <w:rStyle w:val="Hyperlink"/>
                <w:noProof/>
              </w:rPr>
              <w:fldChar w:fldCharType="end"/>
            </w:r>
          </w:ins>
        </w:p>
        <w:p w14:paraId="2A0A4683" w14:textId="6042046F" w:rsidR="00AD0B00" w:rsidRDefault="00AD0B00">
          <w:pPr>
            <w:pStyle w:val="TOC2"/>
            <w:tabs>
              <w:tab w:val="right" w:leader="dot" w:pos="9350"/>
            </w:tabs>
            <w:rPr>
              <w:ins w:id="182" w:author="David Conklin" w:date="2020-09-12T10:54:00Z"/>
              <w:rFonts w:eastAsiaTheme="minorEastAsia"/>
              <w:noProof/>
            </w:rPr>
          </w:pPr>
          <w:ins w:id="183"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"_Toc50800528"</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Loss (or gain) of wetlands</w:t>
            </w:r>
            <w:r>
              <w:rPr>
                <w:noProof/>
                <w:webHidden/>
              </w:rPr>
              <w:tab/>
            </w:r>
            <w:r>
              <w:rPr>
                <w:noProof/>
                <w:webHidden/>
              </w:rPr>
              <w:fldChar w:fldCharType="begin"/>
            </w:r>
            <w:r>
              <w:rPr>
                <w:noProof/>
                <w:webHidden/>
              </w:rPr>
              <w:instrText xml:space="preserve"> PAGEREF _Toc50800528 \h </w:instrText>
            </w:r>
            <w:r>
              <w:rPr>
                <w:noProof/>
                <w:webHidden/>
              </w:rPr>
            </w:r>
          </w:ins>
          <w:r>
            <w:rPr>
              <w:noProof/>
              <w:webHidden/>
            </w:rPr>
            <w:fldChar w:fldCharType="separate"/>
          </w:r>
          <w:ins w:id="184" w:author="David Conklin" w:date="2020-09-12T10:54:00Z">
            <w:r>
              <w:rPr>
                <w:noProof/>
                <w:webHidden/>
              </w:rPr>
              <w:t>36</w:t>
            </w:r>
            <w:r>
              <w:rPr>
                <w:noProof/>
                <w:webHidden/>
              </w:rPr>
              <w:fldChar w:fldCharType="end"/>
            </w:r>
            <w:r w:rsidRPr="00A90C20">
              <w:rPr>
                <w:rStyle w:val="Hyperlink"/>
                <w:noProof/>
              </w:rPr>
              <w:fldChar w:fldCharType="end"/>
            </w:r>
          </w:ins>
        </w:p>
        <w:p w14:paraId="673FD1F9" w14:textId="12ABD513" w:rsidR="00AD0B00" w:rsidRDefault="00AD0B00">
          <w:pPr>
            <w:pStyle w:val="TOC2"/>
            <w:tabs>
              <w:tab w:val="right" w:leader="dot" w:pos="9350"/>
            </w:tabs>
            <w:rPr>
              <w:ins w:id="185" w:author="David Conklin" w:date="2020-09-12T10:54:00Z"/>
              <w:rFonts w:eastAsiaTheme="minorEastAsia"/>
              <w:noProof/>
            </w:rPr>
          </w:pPr>
          <w:ins w:id="186"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"_Toc50800529"</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Reality check</w:t>
            </w:r>
            <w:r>
              <w:rPr>
                <w:noProof/>
                <w:webHidden/>
              </w:rPr>
              <w:tab/>
            </w:r>
            <w:r>
              <w:rPr>
                <w:noProof/>
                <w:webHidden/>
              </w:rPr>
              <w:fldChar w:fldCharType="begin"/>
            </w:r>
            <w:r>
              <w:rPr>
                <w:noProof/>
                <w:webHidden/>
              </w:rPr>
              <w:instrText xml:space="preserve"> PAGEREF _Toc50800529 \h </w:instrText>
            </w:r>
            <w:r>
              <w:rPr>
                <w:noProof/>
                <w:webHidden/>
              </w:rPr>
            </w:r>
          </w:ins>
          <w:r>
            <w:rPr>
              <w:noProof/>
              <w:webHidden/>
            </w:rPr>
            <w:fldChar w:fldCharType="separate"/>
          </w:r>
          <w:ins w:id="187" w:author="David Conklin" w:date="2020-09-12T10:54:00Z">
            <w:r>
              <w:rPr>
                <w:noProof/>
                <w:webHidden/>
              </w:rPr>
              <w:t>36</w:t>
            </w:r>
            <w:r>
              <w:rPr>
                <w:noProof/>
                <w:webHidden/>
              </w:rPr>
              <w:fldChar w:fldCharType="end"/>
            </w:r>
            <w:r w:rsidRPr="00A90C20">
              <w:rPr>
                <w:rStyle w:val="Hyperlink"/>
                <w:noProof/>
              </w:rPr>
              <w:fldChar w:fldCharType="end"/>
            </w:r>
          </w:ins>
        </w:p>
        <w:p w14:paraId="16673B1D" w14:textId="5A5D948B" w:rsidR="00AD0B00" w:rsidRDefault="00AD0B00">
          <w:pPr>
            <w:pStyle w:val="TOC2"/>
            <w:tabs>
              <w:tab w:val="right" w:leader="dot" w:pos="9350"/>
            </w:tabs>
            <w:rPr>
              <w:ins w:id="188" w:author="David Conklin" w:date="2020-09-12T10:54:00Z"/>
              <w:rFonts w:eastAsiaTheme="minorEastAsia"/>
              <w:noProof/>
            </w:rPr>
          </w:pPr>
          <w:ins w:id="189"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"_Toc50800530"</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Clackamas wetlands v. McKenzie wetlands</w:t>
            </w:r>
            <w:r>
              <w:rPr>
                <w:noProof/>
                <w:webHidden/>
              </w:rPr>
              <w:tab/>
            </w:r>
            <w:r>
              <w:rPr>
                <w:noProof/>
                <w:webHidden/>
              </w:rPr>
              <w:fldChar w:fldCharType="begin"/>
            </w:r>
            <w:r>
              <w:rPr>
                <w:noProof/>
                <w:webHidden/>
              </w:rPr>
              <w:instrText xml:space="preserve"> PAGEREF _Toc50800530 \h </w:instrText>
            </w:r>
            <w:r>
              <w:rPr>
                <w:noProof/>
                <w:webHidden/>
              </w:rPr>
            </w:r>
          </w:ins>
          <w:r>
            <w:rPr>
              <w:noProof/>
              <w:webHidden/>
            </w:rPr>
            <w:fldChar w:fldCharType="separate"/>
          </w:r>
          <w:ins w:id="190" w:author="David Conklin" w:date="2020-09-12T10:54:00Z">
            <w:r>
              <w:rPr>
                <w:noProof/>
                <w:webHidden/>
              </w:rPr>
              <w:t>36</w:t>
            </w:r>
            <w:r>
              <w:rPr>
                <w:noProof/>
                <w:webHidden/>
              </w:rPr>
              <w:fldChar w:fldCharType="end"/>
            </w:r>
            <w:r w:rsidRPr="00A90C20">
              <w:rPr>
                <w:rStyle w:val="Hyperlink"/>
                <w:noProof/>
              </w:rPr>
              <w:fldChar w:fldCharType="end"/>
            </w:r>
          </w:ins>
        </w:p>
        <w:p w14:paraId="11539277" w14:textId="25F6BF88" w:rsidR="00AD0B00" w:rsidRDefault="00AD0B00">
          <w:pPr>
            <w:pStyle w:val="TOC1"/>
            <w:tabs>
              <w:tab w:val="right" w:leader="dot" w:pos="9350"/>
            </w:tabs>
            <w:rPr>
              <w:ins w:id="191" w:author="David Conklin" w:date="2020-09-12T10:54:00Z"/>
              <w:rFonts w:eastAsiaTheme="minorEastAsia"/>
              <w:noProof/>
            </w:rPr>
          </w:pPr>
          <w:ins w:id="192"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"_Toc50800531"</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The Clackamas Basin</w:t>
            </w:r>
            <w:r>
              <w:rPr>
                <w:noProof/>
                <w:webHidden/>
              </w:rPr>
              <w:tab/>
            </w:r>
            <w:r>
              <w:rPr>
                <w:noProof/>
                <w:webHidden/>
              </w:rPr>
              <w:fldChar w:fldCharType="begin"/>
            </w:r>
            <w:r>
              <w:rPr>
                <w:noProof/>
                <w:webHidden/>
              </w:rPr>
              <w:instrText xml:space="preserve"> PAGEREF _Toc50800531 \h </w:instrText>
            </w:r>
            <w:r>
              <w:rPr>
                <w:noProof/>
                <w:webHidden/>
              </w:rPr>
            </w:r>
          </w:ins>
          <w:r>
            <w:rPr>
              <w:noProof/>
              <w:webHidden/>
            </w:rPr>
            <w:fldChar w:fldCharType="separate"/>
          </w:r>
          <w:ins w:id="193" w:author="David Conklin" w:date="2020-09-12T10:54:00Z">
            <w:r>
              <w:rPr>
                <w:noProof/>
                <w:webHidden/>
              </w:rPr>
              <w:t>37</w:t>
            </w:r>
            <w:r>
              <w:rPr>
                <w:noProof/>
                <w:webHidden/>
              </w:rPr>
              <w:fldChar w:fldCharType="end"/>
            </w:r>
            <w:r w:rsidRPr="00A90C20">
              <w:rPr>
                <w:rStyle w:val="Hyperlink"/>
                <w:noProof/>
              </w:rPr>
              <w:fldChar w:fldCharType="end"/>
            </w:r>
          </w:ins>
        </w:p>
        <w:p w14:paraId="4E26AB48" w14:textId="06C74ACE" w:rsidR="00AD0B00" w:rsidRDefault="00AD0B00">
          <w:pPr>
            <w:pStyle w:val="TOC1"/>
            <w:tabs>
              <w:tab w:val="right" w:leader="dot" w:pos="9350"/>
            </w:tabs>
            <w:rPr>
              <w:ins w:id="194" w:author="David Conklin" w:date="2020-09-12T10:54:00Z"/>
              <w:rFonts w:eastAsiaTheme="minorEastAsia"/>
              <w:noProof/>
            </w:rPr>
          </w:pPr>
          <w:ins w:id="195"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"_Toc50800532"</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Directory structure and file names</w:t>
            </w:r>
            <w:r>
              <w:rPr>
                <w:noProof/>
                <w:webHidden/>
              </w:rPr>
              <w:tab/>
            </w:r>
            <w:r>
              <w:rPr>
                <w:noProof/>
                <w:webHidden/>
              </w:rPr>
              <w:fldChar w:fldCharType="begin"/>
            </w:r>
            <w:r>
              <w:rPr>
                <w:noProof/>
                <w:webHidden/>
              </w:rPr>
              <w:instrText xml:space="preserve"> PAGEREF _Toc50800532 \h </w:instrText>
            </w:r>
            <w:r>
              <w:rPr>
                <w:noProof/>
                <w:webHidden/>
              </w:rPr>
            </w:r>
          </w:ins>
          <w:r>
            <w:rPr>
              <w:noProof/>
              <w:webHidden/>
            </w:rPr>
            <w:fldChar w:fldCharType="separate"/>
          </w:r>
          <w:ins w:id="196" w:author="David Conklin" w:date="2020-09-12T10:54:00Z">
            <w:r>
              <w:rPr>
                <w:noProof/>
                <w:webHidden/>
              </w:rPr>
              <w:t>38</w:t>
            </w:r>
            <w:r>
              <w:rPr>
                <w:noProof/>
                <w:webHidden/>
              </w:rPr>
              <w:fldChar w:fldCharType="end"/>
            </w:r>
            <w:r w:rsidRPr="00A90C20">
              <w:rPr>
                <w:rStyle w:val="Hyperlink"/>
                <w:noProof/>
              </w:rPr>
              <w:fldChar w:fldCharType="end"/>
            </w:r>
          </w:ins>
        </w:p>
        <w:p w14:paraId="3C85D102" w14:textId="6FF1A420" w:rsidR="00AD0B00" w:rsidRDefault="00AD0B00">
          <w:pPr>
            <w:pStyle w:val="TOC1"/>
            <w:tabs>
              <w:tab w:val="right" w:leader="dot" w:pos="9350"/>
            </w:tabs>
            <w:rPr>
              <w:ins w:id="197" w:author="David Conklin" w:date="2020-09-12T10:54:00Z"/>
              <w:rFonts w:eastAsiaTheme="minorEastAsia"/>
              <w:noProof/>
            </w:rPr>
          </w:pPr>
          <w:ins w:id="198" w:author="David Conklin" w:date="2020-09-12T10:54:00Z">
            <w:r w:rsidRPr="00A90C20">
              <w:rPr>
                <w:rStyle w:val="Hyperlink"/>
                <w:noProof/>
              </w:rPr>
              <w:lastRenderedPageBreak/>
              <w:fldChar w:fldCharType="begin"/>
            </w:r>
            <w:r w:rsidRPr="00A90C20">
              <w:rPr>
                <w:rStyle w:val="Hyperlink"/>
                <w:noProof/>
              </w:rPr>
              <w:instrText xml:space="preserve"> </w:instrText>
            </w:r>
            <w:r>
              <w:rPr>
                <w:noProof/>
              </w:rPr>
              <w:instrText>HYPERLINK \l "_Toc50800533"</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Release Log</w:t>
            </w:r>
            <w:r>
              <w:rPr>
                <w:noProof/>
                <w:webHidden/>
              </w:rPr>
              <w:tab/>
            </w:r>
            <w:r>
              <w:rPr>
                <w:noProof/>
                <w:webHidden/>
              </w:rPr>
              <w:fldChar w:fldCharType="begin"/>
            </w:r>
            <w:r>
              <w:rPr>
                <w:noProof/>
                <w:webHidden/>
              </w:rPr>
              <w:instrText xml:space="preserve"> PAGEREF _Toc50800533 \h </w:instrText>
            </w:r>
            <w:r>
              <w:rPr>
                <w:noProof/>
                <w:webHidden/>
              </w:rPr>
            </w:r>
          </w:ins>
          <w:r>
            <w:rPr>
              <w:noProof/>
              <w:webHidden/>
            </w:rPr>
            <w:fldChar w:fldCharType="separate"/>
          </w:r>
          <w:ins w:id="199" w:author="David Conklin" w:date="2020-09-12T10:54:00Z">
            <w:r>
              <w:rPr>
                <w:noProof/>
                <w:webHidden/>
              </w:rPr>
              <w:t>39</w:t>
            </w:r>
            <w:r>
              <w:rPr>
                <w:noProof/>
                <w:webHidden/>
              </w:rPr>
              <w:fldChar w:fldCharType="end"/>
            </w:r>
            <w:r w:rsidRPr="00A90C20">
              <w:rPr>
                <w:rStyle w:val="Hyperlink"/>
                <w:noProof/>
              </w:rPr>
              <w:fldChar w:fldCharType="end"/>
            </w:r>
          </w:ins>
        </w:p>
        <w:p w14:paraId="74B00A1F" w14:textId="7051257F" w:rsidR="00AD0B00" w:rsidRDefault="00AD0B00">
          <w:pPr>
            <w:pStyle w:val="TOC1"/>
            <w:tabs>
              <w:tab w:val="right" w:leader="dot" w:pos="9350"/>
            </w:tabs>
            <w:rPr>
              <w:ins w:id="200" w:author="David Conklin" w:date="2020-09-12T10:54:00Z"/>
              <w:rFonts w:eastAsiaTheme="minorEastAsia"/>
              <w:noProof/>
            </w:rPr>
          </w:pPr>
          <w:ins w:id="201"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"_Toc50800534"</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References</w:t>
            </w:r>
            <w:r>
              <w:rPr>
                <w:noProof/>
                <w:webHidden/>
              </w:rPr>
              <w:tab/>
            </w:r>
            <w:r>
              <w:rPr>
                <w:noProof/>
                <w:webHidden/>
              </w:rPr>
              <w:fldChar w:fldCharType="begin"/>
            </w:r>
            <w:r>
              <w:rPr>
                <w:noProof/>
                <w:webHidden/>
              </w:rPr>
              <w:instrText xml:space="preserve"> PAGEREF _Toc50800534 \h </w:instrText>
            </w:r>
            <w:r>
              <w:rPr>
                <w:noProof/>
                <w:webHidden/>
              </w:rPr>
            </w:r>
          </w:ins>
          <w:r>
            <w:rPr>
              <w:noProof/>
              <w:webHidden/>
            </w:rPr>
            <w:fldChar w:fldCharType="separate"/>
          </w:r>
          <w:ins w:id="202" w:author="David Conklin" w:date="2020-09-12T10:54:00Z">
            <w:r>
              <w:rPr>
                <w:noProof/>
                <w:webHidden/>
              </w:rPr>
              <w:t>41</w:t>
            </w:r>
            <w:r>
              <w:rPr>
                <w:noProof/>
                <w:webHidden/>
              </w:rPr>
              <w:fldChar w:fldCharType="end"/>
            </w:r>
            <w:r w:rsidRPr="00A90C20">
              <w:rPr>
                <w:rStyle w:val="Hyperlink"/>
                <w:noProof/>
              </w:rPr>
              <w:fldChar w:fldCharType="end"/>
            </w:r>
          </w:ins>
        </w:p>
        <w:p w14:paraId="208143A5" w14:textId="0C1CB362" w:rsidR="00AD0B00" w:rsidRDefault="00AD0B00">
          <w:pPr>
            <w:pStyle w:val="TOC1"/>
            <w:tabs>
              <w:tab w:val="right" w:leader="dot" w:pos="9350"/>
            </w:tabs>
            <w:rPr>
              <w:ins w:id="203" w:author="David Conklin" w:date="2020-09-12T10:54:00Z"/>
              <w:rFonts w:eastAsiaTheme="minorEastAsia"/>
              <w:noProof/>
            </w:rPr>
          </w:pPr>
          <w:ins w:id="204" w:author="David Conklin" w:date="2020-09-12T10:54:00Z">
            <w:r w:rsidRPr="00A90C20">
              <w:rPr>
                <w:rStyle w:val="Hyperlink"/>
                <w:noProof/>
              </w:rPr>
              <w:fldChar w:fldCharType="begin"/>
            </w:r>
            <w:r w:rsidRPr="00A90C20">
              <w:rPr>
                <w:rStyle w:val="Hyperlink"/>
                <w:noProof/>
              </w:rPr>
              <w:instrText xml:space="preserve"> </w:instrText>
            </w:r>
            <w:r>
              <w:rPr>
                <w:noProof/>
              </w:rPr>
              <w:instrText>HYPERLINK \l "_Toc50800535"</w:instrText>
            </w:r>
            <w:r w:rsidRPr="00A90C20">
              <w:rPr>
                <w:rStyle w:val="Hyperlink"/>
                <w:noProof/>
              </w:rPr>
              <w:instrText xml:space="preserve"> </w:instrText>
            </w:r>
            <w:r w:rsidRPr="00A90C20">
              <w:rPr>
                <w:rStyle w:val="Hyperlink"/>
                <w:noProof/>
              </w:rPr>
            </w:r>
            <w:r w:rsidRPr="00A90C20">
              <w:rPr>
                <w:rStyle w:val="Hyperlink"/>
                <w:noProof/>
              </w:rPr>
              <w:fldChar w:fldCharType="separate"/>
            </w:r>
            <w:r w:rsidRPr="00A90C20">
              <w:rPr>
                <w:rStyle w:val="Hyperlink"/>
                <w:noProof/>
              </w:rPr>
              <w:t>Acronyms and Abbreviations</w:t>
            </w:r>
            <w:r>
              <w:rPr>
                <w:noProof/>
                <w:webHidden/>
              </w:rPr>
              <w:tab/>
            </w:r>
            <w:r>
              <w:rPr>
                <w:noProof/>
                <w:webHidden/>
              </w:rPr>
              <w:fldChar w:fldCharType="begin"/>
            </w:r>
            <w:r>
              <w:rPr>
                <w:noProof/>
                <w:webHidden/>
              </w:rPr>
              <w:instrText xml:space="preserve"> PAGEREF _Toc50800535 \h </w:instrText>
            </w:r>
            <w:r>
              <w:rPr>
                <w:noProof/>
                <w:webHidden/>
              </w:rPr>
            </w:r>
          </w:ins>
          <w:r>
            <w:rPr>
              <w:noProof/>
              <w:webHidden/>
            </w:rPr>
            <w:fldChar w:fldCharType="separate"/>
          </w:r>
          <w:ins w:id="205" w:author="David Conklin" w:date="2020-09-12T10:54:00Z">
            <w:r>
              <w:rPr>
                <w:noProof/>
                <w:webHidden/>
              </w:rPr>
              <w:t>41</w:t>
            </w:r>
            <w:r>
              <w:rPr>
                <w:noProof/>
                <w:webHidden/>
              </w:rPr>
              <w:fldChar w:fldCharType="end"/>
            </w:r>
            <w:r w:rsidRPr="00A90C20">
              <w:rPr>
                <w:rStyle w:val="Hyperlink"/>
                <w:noProof/>
              </w:rPr>
              <w:fldChar w:fldCharType="end"/>
            </w:r>
          </w:ins>
        </w:p>
        <w:p w14:paraId="5CE8C919" w14:textId="425EEA37" w:rsidR="005B5E46" w:rsidDel="00DF349B" w:rsidRDefault="00037790">
          <w:pPr>
            <w:pStyle w:val="TOC1"/>
            <w:tabs>
              <w:tab w:val="right" w:leader="dot" w:pos="9350"/>
            </w:tabs>
            <w:rPr>
              <w:del w:id="206" w:author="David Conklin" w:date="2020-09-10T15:08:00Z"/>
              <w:rFonts w:eastAsiaTheme="minorEastAsia"/>
              <w:noProof/>
            </w:rPr>
          </w:pPr>
          <w:del w:id="207" w:author="David Conklin" w:date="2020-09-10T15:08:00Z">
            <w:r w:rsidDel="00DF349B">
              <w:rPr>
                <w:noProof/>
              </w:rPr>
              <w:fldChar w:fldCharType="begin"/>
            </w:r>
            <w:r w:rsidDel="00DF349B">
              <w:rPr>
                <w:noProof/>
              </w:rPr>
              <w:delInstrText xml:space="preserve"> HYPERLINK \l "_Toc48289462" </w:delInstrText>
            </w:r>
            <w:r w:rsidDel="00DF349B">
              <w:rPr>
                <w:noProof/>
              </w:rPr>
              <w:fldChar w:fldCharType="separate"/>
            </w:r>
          </w:del>
          <w:ins w:id="208" w:author="David Conklin" w:date="2020-09-12T10:54:00Z">
            <w:r w:rsidR="00AD0B00">
              <w:rPr>
                <w:b/>
                <w:bCs/>
                <w:noProof/>
              </w:rPr>
              <w:t>Error! Hyperlink reference not valid.</w:t>
            </w:r>
          </w:ins>
          <w:del w:id="209" w:author="David Conklin" w:date="2020-09-10T15:08:00Z">
            <w:r w:rsidR="005B5E46" w:rsidRPr="00C624E8" w:rsidDel="00DF349B">
              <w:rPr>
                <w:rStyle w:val="Hyperlink"/>
                <w:noProof/>
              </w:rPr>
              <w:delText>What is a digital handbook?</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_Toc48289462 \h </w:delInstrText>
            </w:r>
            <w:r w:rsidR="005B5E46" w:rsidDel="00DF349B">
              <w:rPr>
                <w:noProof/>
                <w:webHidden/>
              </w:rPr>
              <w:fldChar w:fldCharType="separate"/>
            </w:r>
          </w:del>
          <w:del w:id="210" w:author="David Conklin" w:date="2020-08-19T16:00:00Z">
            <w:r w:rsidR="005B5E46" w:rsidDel="00037790">
              <w:rPr>
                <w:noProof/>
                <w:webHidden/>
              </w:rPr>
              <w:delText>2</w:delText>
            </w:r>
          </w:del>
          <w:del w:id="211" w:author="David Conklin" w:date="2020-09-10T15:08:00Z">
            <w:r w:rsidR="005B5E46" w:rsidDel="00DF349B">
              <w:rPr>
                <w:noProof/>
                <w:webHidden/>
              </w:rPr>
              <w:fldChar w:fldCharType="end"/>
            </w:r>
            <w:r w:rsidDel="00DF349B">
              <w:rPr>
                <w:noProof/>
              </w:rPr>
              <w:fldChar w:fldCharType="end"/>
            </w:r>
          </w:del>
        </w:p>
        <w:p w14:paraId="6977B393" w14:textId="5A64897E" w:rsidR="005B5E46" w:rsidDel="00DF349B" w:rsidRDefault="00037790">
          <w:pPr>
            <w:pStyle w:val="TOC1"/>
            <w:tabs>
              <w:tab w:val="right" w:leader="dot" w:pos="9350"/>
            </w:tabs>
            <w:rPr>
              <w:del w:id="212" w:author="David Conklin" w:date="2020-09-10T15:08:00Z"/>
              <w:rFonts w:eastAsiaTheme="minorEastAsia"/>
              <w:noProof/>
            </w:rPr>
          </w:pPr>
          <w:del w:id="213" w:author="David Conklin" w:date="2020-09-10T15:08:00Z">
            <w:r w:rsidDel="00DF349B">
              <w:rPr>
                <w:noProof/>
              </w:rPr>
              <w:fldChar w:fldCharType="begin"/>
            </w:r>
            <w:r w:rsidDel="00DF349B">
              <w:rPr>
                <w:noProof/>
              </w:rPr>
              <w:delInstrText xml:space="preserve"> HYPERLINK \l "_Toc48289463" </w:delInstrText>
            </w:r>
            <w:r w:rsidDel="00DF349B">
              <w:rPr>
                <w:noProof/>
              </w:rPr>
              <w:fldChar w:fldCharType="separate"/>
            </w:r>
          </w:del>
          <w:ins w:id="214" w:author="David Conklin" w:date="2020-09-12T10:54:00Z">
            <w:r w:rsidR="00AD0B00">
              <w:rPr>
                <w:b/>
                <w:bCs/>
                <w:noProof/>
              </w:rPr>
              <w:t>Error! Hyperlink reference not valid.</w:t>
            </w:r>
          </w:ins>
          <w:del w:id="215" w:author="David Conklin" w:date="2020-09-10T15:08:00Z">
            <w:r w:rsidR="005B5E46" w:rsidRPr="00C624E8" w:rsidDel="00DF349B">
              <w:rPr>
                <w:rStyle w:val="Hyperlink"/>
                <w:noProof/>
              </w:rPr>
              <w:delText>CW3M concept</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_Toc48289463 \h </w:delInstrText>
            </w:r>
            <w:r w:rsidR="005B5E46" w:rsidDel="00DF349B">
              <w:rPr>
                <w:noProof/>
                <w:webHidden/>
              </w:rPr>
              <w:fldChar w:fldCharType="separate"/>
            </w:r>
          </w:del>
          <w:del w:id="216" w:author="David Conklin" w:date="2020-08-19T16:00:00Z">
            <w:r w:rsidR="005B5E46" w:rsidDel="00037790">
              <w:rPr>
                <w:noProof/>
                <w:webHidden/>
              </w:rPr>
              <w:delText>2</w:delText>
            </w:r>
          </w:del>
          <w:del w:id="217" w:author="David Conklin" w:date="2020-09-10T15:08:00Z">
            <w:r w:rsidR="005B5E46" w:rsidDel="00DF349B">
              <w:rPr>
                <w:noProof/>
                <w:webHidden/>
              </w:rPr>
              <w:fldChar w:fldCharType="end"/>
            </w:r>
            <w:r w:rsidDel="00DF349B">
              <w:rPr>
                <w:noProof/>
              </w:rPr>
              <w:fldChar w:fldCharType="end"/>
            </w:r>
          </w:del>
        </w:p>
        <w:p w14:paraId="3030F308" w14:textId="1567CE5D" w:rsidR="005B5E46" w:rsidDel="00DF349B" w:rsidRDefault="00037790">
          <w:pPr>
            <w:pStyle w:val="TOC2"/>
            <w:tabs>
              <w:tab w:val="right" w:leader="dot" w:pos="9350"/>
            </w:tabs>
            <w:rPr>
              <w:del w:id="218" w:author="David Conklin" w:date="2020-09-10T15:08:00Z"/>
              <w:rFonts w:eastAsiaTheme="minorEastAsia"/>
              <w:noProof/>
            </w:rPr>
          </w:pPr>
          <w:del w:id="219" w:author="David Conklin" w:date="2020-09-10T15:08:00Z">
            <w:r w:rsidDel="00DF349B">
              <w:rPr>
                <w:noProof/>
              </w:rPr>
              <w:fldChar w:fldCharType="begin"/>
            </w:r>
            <w:r w:rsidDel="00DF349B">
              <w:rPr>
                <w:noProof/>
              </w:rPr>
              <w:delInstrText xml:space="preserve"> HYPERLINK \l "_Toc48289464" </w:delInstrText>
            </w:r>
            <w:r w:rsidDel="00DF349B">
              <w:rPr>
                <w:noProof/>
              </w:rPr>
              <w:fldChar w:fldCharType="separate"/>
            </w:r>
          </w:del>
          <w:ins w:id="220" w:author="David Conklin" w:date="2020-09-12T10:54:00Z">
            <w:r w:rsidR="00AD0B00">
              <w:rPr>
                <w:b/>
                <w:bCs/>
                <w:noProof/>
              </w:rPr>
              <w:t>Error! Hyperlink reference not valid.</w:t>
            </w:r>
          </w:ins>
          <w:del w:id="221" w:author="David Conklin" w:date="2020-09-10T15:08:00Z">
            <w:r w:rsidR="005B5E46" w:rsidRPr="00C624E8" w:rsidDel="00DF349B">
              <w:rPr>
                <w:rStyle w:val="Hyperlink"/>
                <w:noProof/>
              </w:rPr>
              <w:delText>A different kind of community model</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_Toc48289464 \h </w:delInstrText>
            </w:r>
            <w:r w:rsidR="005B5E46" w:rsidDel="00DF349B">
              <w:rPr>
                <w:noProof/>
                <w:webHidden/>
              </w:rPr>
              <w:fldChar w:fldCharType="separate"/>
            </w:r>
          </w:del>
          <w:del w:id="222" w:author="David Conklin" w:date="2020-08-19T16:00:00Z">
            <w:r w:rsidR="005B5E46" w:rsidDel="00037790">
              <w:rPr>
                <w:noProof/>
                <w:webHidden/>
              </w:rPr>
              <w:delText>2</w:delText>
            </w:r>
          </w:del>
          <w:del w:id="223" w:author="David Conklin" w:date="2020-09-10T15:08:00Z">
            <w:r w:rsidR="005B5E46" w:rsidDel="00DF349B">
              <w:rPr>
                <w:noProof/>
                <w:webHidden/>
              </w:rPr>
              <w:fldChar w:fldCharType="end"/>
            </w:r>
            <w:r w:rsidDel="00DF349B">
              <w:rPr>
                <w:noProof/>
              </w:rPr>
              <w:fldChar w:fldCharType="end"/>
            </w:r>
          </w:del>
        </w:p>
        <w:p w14:paraId="60E85192" w14:textId="0DD176E4" w:rsidR="005B5E46" w:rsidDel="00DF349B" w:rsidRDefault="00037790">
          <w:pPr>
            <w:pStyle w:val="TOC2"/>
            <w:tabs>
              <w:tab w:val="right" w:leader="dot" w:pos="9350"/>
            </w:tabs>
            <w:rPr>
              <w:del w:id="224" w:author="David Conklin" w:date="2020-09-10T15:08:00Z"/>
              <w:rFonts w:eastAsiaTheme="minorEastAsia"/>
              <w:noProof/>
            </w:rPr>
          </w:pPr>
          <w:del w:id="225" w:author="David Conklin" w:date="2020-09-10T15:08:00Z">
            <w:r w:rsidDel="00DF349B">
              <w:rPr>
                <w:noProof/>
              </w:rPr>
              <w:fldChar w:fldCharType="begin"/>
            </w:r>
            <w:r w:rsidDel="00DF349B">
              <w:rPr>
                <w:noProof/>
              </w:rPr>
              <w:delInstrText xml:space="preserve"> HYPERLINK \l "_Toc48289465" </w:delInstrText>
            </w:r>
            <w:r w:rsidDel="00DF349B">
              <w:rPr>
                <w:noProof/>
              </w:rPr>
              <w:fldChar w:fldCharType="separate"/>
            </w:r>
          </w:del>
          <w:ins w:id="226" w:author="David Conklin" w:date="2020-09-12T10:54:00Z">
            <w:r w:rsidR="00AD0B00">
              <w:rPr>
                <w:b/>
                <w:bCs/>
                <w:noProof/>
              </w:rPr>
              <w:t>Error! Hyperlink reference not valid.</w:t>
            </w:r>
          </w:ins>
          <w:del w:id="227" w:author="David Conklin" w:date="2020-09-10T15:08:00Z">
            <w:r w:rsidR="005B5E46" w:rsidRPr="00C624E8" w:rsidDel="00DF349B">
              <w:rPr>
                <w:rStyle w:val="Hyperlink"/>
                <w:noProof/>
              </w:rPr>
              <w:delText>What CW3M is for</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_Toc48289465 \h </w:delInstrText>
            </w:r>
            <w:r w:rsidR="005B5E46" w:rsidDel="00DF349B">
              <w:rPr>
                <w:noProof/>
                <w:webHidden/>
              </w:rPr>
              <w:fldChar w:fldCharType="separate"/>
            </w:r>
          </w:del>
          <w:del w:id="228" w:author="David Conklin" w:date="2020-08-19T16:00:00Z">
            <w:r w:rsidR="005B5E46" w:rsidDel="00037790">
              <w:rPr>
                <w:noProof/>
                <w:webHidden/>
              </w:rPr>
              <w:delText>2</w:delText>
            </w:r>
          </w:del>
          <w:del w:id="229" w:author="David Conklin" w:date="2020-09-10T15:08:00Z">
            <w:r w:rsidR="005B5E46" w:rsidDel="00DF349B">
              <w:rPr>
                <w:noProof/>
                <w:webHidden/>
              </w:rPr>
              <w:fldChar w:fldCharType="end"/>
            </w:r>
            <w:r w:rsidDel="00DF349B">
              <w:rPr>
                <w:noProof/>
              </w:rPr>
              <w:fldChar w:fldCharType="end"/>
            </w:r>
          </w:del>
        </w:p>
        <w:p w14:paraId="4B8E3BCF" w14:textId="79503ADD" w:rsidR="005B5E46" w:rsidDel="00DF349B" w:rsidRDefault="00037790">
          <w:pPr>
            <w:pStyle w:val="TOC2"/>
            <w:tabs>
              <w:tab w:val="right" w:leader="dot" w:pos="9350"/>
            </w:tabs>
            <w:rPr>
              <w:del w:id="230" w:author="David Conklin" w:date="2020-09-10T15:08:00Z"/>
              <w:rFonts w:eastAsiaTheme="minorEastAsia"/>
              <w:noProof/>
            </w:rPr>
          </w:pPr>
          <w:del w:id="231" w:author="David Conklin" w:date="2020-09-10T15:08:00Z">
            <w:r w:rsidDel="00DF349B">
              <w:rPr>
                <w:noProof/>
              </w:rPr>
              <w:fldChar w:fldCharType="begin"/>
            </w:r>
            <w:r w:rsidDel="00DF349B">
              <w:rPr>
                <w:noProof/>
              </w:rPr>
              <w:delInstrText xml:space="preserve"> HYPERLINK \l "_Toc48289466" </w:delInstrText>
            </w:r>
            <w:r w:rsidDel="00DF349B">
              <w:rPr>
                <w:noProof/>
              </w:rPr>
              <w:fldChar w:fldCharType="separate"/>
            </w:r>
          </w:del>
          <w:ins w:id="232" w:author="David Conklin" w:date="2020-09-12T10:54:00Z">
            <w:r w:rsidR="00AD0B00">
              <w:rPr>
                <w:b/>
                <w:bCs/>
                <w:noProof/>
              </w:rPr>
              <w:t>Error! Hyperlink reference not valid.</w:t>
            </w:r>
          </w:ins>
          <w:del w:id="233" w:author="David Conklin" w:date="2020-09-10T15:08:00Z">
            <w:r w:rsidR="005B5E46" w:rsidRPr="00C624E8" w:rsidDel="00DF349B">
              <w:rPr>
                <w:rStyle w:val="Hyperlink"/>
                <w:noProof/>
              </w:rPr>
              <w:delText>Management and maintenance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_Toc48289466 \h </w:delInstrText>
            </w:r>
            <w:r w:rsidR="005B5E46" w:rsidDel="00DF349B">
              <w:rPr>
                <w:noProof/>
                <w:webHidden/>
              </w:rPr>
              <w:fldChar w:fldCharType="separate"/>
            </w:r>
          </w:del>
          <w:del w:id="234" w:author="David Conklin" w:date="2020-08-19T16:00:00Z">
            <w:r w:rsidR="005B5E46" w:rsidDel="00037790">
              <w:rPr>
                <w:noProof/>
                <w:webHidden/>
              </w:rPr>
              <w:delText>3</w:delText>
            </w:r>
          </w:del>
          <w:del w:id="235" w:author="David Conklin" w:date="2020-09-10T15:08:00Z">
            <w:r w:rsidR="005B5E46" w:rsidDel="00DF349B">
              <w:rPr>
                <w:noProof/>
                <w:webHidden/>
              </w:rPr>
              <w:fldChar w:fldCharType="end"/>
            </w:r>
            <w:r w:rsidDel="00DF349B">
              <w:rPr>
                <w:noProof/>
              </w:rPr>
              <w:fldChar w:fldCharType="end"/>
            </w:r>
          </w:del>
        </w:p>
        <w:p w14:paraId="2A995203" w14:textId="14A83736" w:rsidR="005B5E46" w:rsidDel="00DF349B" w:rsidRDefault="00037790">
          <w:pPr>
            <w:pStyle w:val="TOC1"/>
            <w:tabs>
              <w:tab w:val="right" w:leader="dot" w:pos="9350"/>
            </w:tabs>
            <w:rPr>
              <w:del w:id="236" w:author="David Conklin" w:date="2020-09-10T15:08:00Z"/>
              <w:rFonts w:eastAsiaTheme="minorEastAsia"/>
              <w:noProof/>
            </w:rPr>
          </w:pPr>
          <w:del w:id="237" w:author="David Conklin" w:date="2020-09-10T15:08:00Z">
            <w:r w:rsidDel="00DF349B">
              <w:rPr>
                <w:noProof/>
              </w:rPr>
              <w:fldChar w:fldCharType="begin"/>
            </w:r>
            <w:r w:rsidDel="00DF349B">
              <w:rPr>
                <w:noProof/>
              </w:rPr>
              <w:delInstrText xml:space="preserve"> HYPERLINK \l "_Toc48289467" </w:delInstrText>
            </w:r>
            <w:r w:rsidDel="00DF349B">
              <w:rPr>
                <w:noProof/>
              </w:rPr>
              <w:fldChar w:fldCharType="separate"/>
            </w:r>
          </w:del>
          <w:ins w:id="238" w:author="David Conklin" w:date="2020-09-12T10:54:00Z">
            <w:r w:rsidR="00AD0B00">
              <w:rPr>
                <w:b/>
                <w:bCs/>
                <w:noProof/>
              </w:rPr>
              <w:t>Error! Hyperlink reference not valid.</w:t>
            </w:r>
          </w:ins>
          <w:del w:id="239" w:author="David Conklin" w:date="2020-09-10T15:08:00Z">
            <w:r w:rsidR="005B5E46" w:rsidRPr="00C624E8" w:rsidDel="00DF349B">
              <w:rPr>
                <w:rStyle w:val="Hyperlink"/>
                <w:noProof/>
              </w:rPr>
              <w:delText>Study areas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_Toc48289467 \h </w:delInstrText>
            </w:r>
            <w:r w:rsidR="005B5E46" w:rsidDel="00DF349B">
              <w:rPr>
                <w:noProof/>
                <w:webHidden/>
              </w:rPr>
              <w:fldChar w:fldCharType="separate"/>
            </w:r>
          </w:del>
          <w:del w:id="240" w:author="David Conklin" w:date="2020-08-19T16:00:00Z">
            <w:r w:rsidR="005B5E46" w:rsidDel="00037790">
              <w:rPr>
                <w:noProof/>
                <w:webHidden/>
              </w:rPr>
              <w:delText>3</w:delText>
            </w:r>
          </w:del>
          <w:del w:id="241" w:author="David Conklin" w:date="2020-09-10T15:08:00Z">
            <w:r w:rsidR="005B5E46" w:rsidDel="00DF349B">
              <w:rPr>
                <w:noProof/>
                <w:webHidden/>
              </w:rPr>
              <w:fldChar w:fldCharType="end"/>
            </w:r>
            <w:r w:rsidDel="00DF349B">
              <w:rPr>
                <w:noProof/>
              </w:rPr>
              <w:fldChar w:fldCharType="end"/>
            </w:r>
          </w:del>
        </w:p>
        <w:p w14:paraId="56EC0073" w14:textId="7ABEA942" w:rsidR="005B5E46" w:rsidDel="00DF349B" w:rsidRDefault="00037790">
          <w:pPr>
            <w:pStyle w:val="TOC2"/>
            <w:tabs>
              <w:tab w:val="right" w:leader="dot" w:pos="9350"/>
            </w:tabs>
            <w:rPr>
              <w:del w:id="242" w:author="David Conklin" w:date="2020-09-10T15:08:00Z"/>
              <w:rFonts w:eastAsiaTheme="minorEastAsia"/>
              <w:noProof/>
            </w:rPr>
          </w:pPr>
          <w:del w:id="243" w:author="David Conklin" w:date="2020-09-10T15:08:00Z">
            <w:r w:rsidDel="00DF349B">
              <w:rPr>
                <w:noProof/>
              </w:rPr>
              <w:fldChar w:fldCharType="begin"/>
            </w:r>
            <w:r w:rsidDel="00DF349B">
              <w:rPr>
                <w:noProof/>
              </w:rPr>
              <w:delInstrText xml:space="preserve"> HYPERLINK \l "_Toc48289468" </w:delInstrText>
            </w:r>
            <w:r w:rsidDel="00DF349B">
              <w:rPr>
                <w:noProof/>
              </w:rPr>
              <w:fldChar w:fldCharType="separate"/>
            </w:r>
          </w:del>
          <w:ins w:id="244" w:author="David Conklin" w:date="2020-09-12T10:54:00Z">
            <w:r w:rsidR="00AD0B00">
              <w:rPr>
                <w:b/>
                <w:bCs/>
                <w:noProof/>
              </w:rPr>
              <w:t>Error! Hyperlink reference not valid.</w:t>
            </w:r>
          </w:ins>
          <w:del w:id="245" w:author="David Conklin" w:date="2020-09-10T15:08:00Z">
            <w:r w:rsidR="005B5E46" w:rsidRPr="00C624E8" w:rsidDel="00DF349B">
              <w:rPr>
                <w:rStyle w:val="Hyperlink"/>
                <w:noProof/>
              </w:rPr>
              <w:delText>DataCW3M directory structure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_Toc48289468 \h </w:delInstrText>
            </w:r>
            <w:r w:rsidR="005B5E46" w:rsidDel="00DF349B">
              <w:rPr>
                <w:noProof/>
                <w:webHidden/>
              </w:rPr>
              <w:fldChar w:fldCharType="separate"/>
            </w:r>
          </w:del>
          <w:del w:id="246" w:author="David Conklin" w:date="2020-08-19T16:00:00Z">
            <w:r w:rsidR="005B5E46" w:rsidDel="00037790">
              <w:rPr>
                <w:noProof/>
                <w:webHidden/>
              </w:rPr>
              <w:delText>3</w:delText>
            </w:r>
          </w:del>
          <w:del w:id="247" w:author="David Conklin" w:date="2020-09-10T15:08:00Z">
            <w:r w:rsidR="005B5E46" w:rsidDel="00DF349B">
              <w:rPr>
                <w:noProof/>
                <w:webHidden/>
              </w:rPr>
              <w:fldChar w:fldCharType="end"/>
            </w:r>
            <w:r w:rsidDel="00DF349B">
              <w:rPr>
                <w:noProof/>
              </w:rPr>
              <w:fldChar w:fldCharType="end"/>
            </w:r>
          </w:del>
        </w:p>
        <w:p w14:paraId="36DA20EE" w14:textId="0E5E81F2" w:rsidR="005B5E46" w:rsidDel="00DF349B" w:rsidRDefault="00037790">
          <w:pPr>
            <w:pStyle w:val="TOC2"/>
            <w:tabs>
              <w:tab w:val="right" w:leader="dot" w:pos="9350"/>
            </w:tabs>
            <w:rPr>
              <w:del w:id="248" w:author="David Conklin" w:date="2020-09-10T15:08:00Z"/>
              <w:rFonts w:eastAsiaTheme="minorEastAsia"/>
              <w:noProof/>
            </w:rPr>
          </w:pPr>
          <w:del w:id="249" w:author="David Conklin" w:date="2020-09-10T15:08:00Z">
            <w:r w:rsidDel="00DF349B">
              <w:rPr>
                <w:noProof/>
              </w:rPr>
              <w:fldChar w:fldCharType="begin"/>
            </w:r>
            <w:r w:rsidDel="00DF349B">
              <w:rPr>
                <w:noProof/>
              </w:rPr>
              <w:delInstrText xml:space="preserve"> HYPERLINK \l "_Toc48289469" </w:delInstrText>
            </w:r>
            <w:r w:rsidDel="00DF349B">
              <w:rPr>
                <w:noProof/>
              </w:rPr>
              <w:fldChar w:fldCharType="separate"/>
            </w:r>
          </w:del>
          <w:ins w:id="250" w:author="David Conklin" w:date="2020-09-12T10:54:00Z">
            <w:r w:rsidR="00AD0B00">
              <w:rPr>
                <w:b/>
                <w:bCs/>
                <w:noProof/>
              </w:rPr>
              <w:t>Error! Hyperlink reference not valid.</w:t>
            </w:r>
          </w:ins>
          <w:del w:id="251" w:author="David Conklin" w:date="2020-09-10T15:08:00Z">
            <w:r w:rsidR="005B5E46" w:rsidRPr="00C624E8" w:rsidDel="00DF349B">
              <w:rPr>
                <w:rStyle w:val="Hyperlink"/>
                <w:noProof/>
              </w:rPr>
              <w:delText>DataCW3M\ScenarioData directory structure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_Toc48289469 \h </w:delInstrText>
            </w:r>
            <w:r w:rsidR="005B5E46" w:rsidDel="00DF349B">
              <w:rPr>
                <w:noProof/>
                <w:webHidden/>
              </w:rPr>
              <w:fldChar w:fldCharType="separate"/>
            </w:r>
          </w:del>
          <w:del w:id="252" w:author="David Conklin" w:date="2020-08-19T16:00:00Z">
            <w:r w:rsidR="005B5E46" w:rsidDel="00037790">
              <w:rPr>
                <w:noProof/>
                <w:webHidden/>
              </w:rPr>
              <w:delText>4</w:delText>
            </w:r>
          </w:del>
          <w:del w:id="253" w:author="David Conklin" w:date="2020-09-10T15:08:00Z">
            <w:r w:rsidR="005B5E46" w:rsidDel="00DF349B">
              <w:rPr>
                <w:noProof/>
                <w:webHidden/>
              </w:rPr>
              <w:fldChar w:fldCharType="end"/>
            </w:r>
            <w:r w:rsidDel="00DF349B">
              <w:rPr>
                <w:noProof/>
              </w:rPr>
              <w:fldChar w:fldCharType="end"/>
            </w:r>
          </w:del>
        </w:p>
        <w:p w14:paraId="692E2C8A" w14:textId="0E7B40EF" w:rsidR="005B5E46" w:rsidDel="00DF349B" w:rsidRDefault="00037790">
          <w:pPr>
            <w:pStyle w:val="TOC2"/>
            <w:tabs>
              <w:tab w:val="right" w:leader="dot" w:pos="9350"/>
            </w:tabs>
            <w:rPr>
              <w:del w:id="254" w:author="David Conklin" w:date="2020-09-10T15:08:00Z"/>
              <w:rFonts w:eastAsiaTheme="minorEastAsia"/>
              <w:noProof/>
            </w:rPr>
          </w:pPr>
          <w:del w:id="255" w:author="David Conklin" w:date="2020-09-10T15:08:00Z">
            <w:r w:rsidDel="00DF349B">
              <w:rPr>
                <w:noProof/>
              </w:rPr>
              <w:fldChar w:fldCharType="begin"/>
            </w:r>
            <w:r w:rsidDel="00DF349B">
              <w:rPr>
                <w:noProof/>
              </w:rPr>
              <w:delInstrText xml:space="preserve"> HYPERLINK \l "_Toc48289470" </w:delInstrText>
            </w:r>
            <w:r w:rsidDel="00DF349B">
              <w:rPr>
                <w:noProof/>
              </w:rPr>
              <w:fldChar w:fldCharType="separate"/>
            </w:r>
          </w:del>
          <w:ins w:id="256" w:author="David Conklin" w:date="2020-09-12T10:54:00Z">
            <w:r w:rsidR="00AD0B00">
              <w:rPr>
                <w:b/>
                <w:bCs/>
                <w:noProof/>
              </w:rPr>
              <w:t>Error! Hyperlink reference not valid.</w:t>
            </w:r>
          </w:ins>
          <w:del w:id="257" w:author="David Conklin" w:date="2020-09-10T15:08:00Z">
            <w:r w:rsidR="005B5E46" w:rsidRPr="00C624E8" w:rsidDel="00DF349B">
              <w:rPr>
                <w:rStyle w:val="Hyperlink"/>
                <w:noProof/>
              </w:rPr>
              <w:delText>DataCW3M\ScenarioData\&lt;scenario&gt; folder contents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_Toc48289470 \h </w:delInstrText>
            </w:r>
            <w:r w:rsidR="005B5E46" w:rsidDel="00DF349B">
              <w:rPr>
                <w:noProof/>
                <w:webHidden/>
              </w:rPr>
              <w:fldChar w:fldCharType="separate"/>
            </w:r>
          </w:del>
          <w:del w:id="258" w:author="David Conklin" w:date="2020-08-19T16:00:00Z">
            <w:r w:rsidR="005B5E46" w:rsidDel="00037790">
              <w:rPr>
                <w:noProof/>
                <w:webHidden/>
              </w:rPr>
              <w:delText>5</w:delText>
            </w:r>
          </w:del>
          <w:del w:id="259" w:author="David Conklin" w:date="2020-09-10T15:08:00Z">
            <w:r w:rsidR="005B5E46" w:rsidDel="00DF349B">
              <w:rPr>
                <w:noProof/>
                <w:webHidden/>
              </w:rPr>
              <w:fldChar w:fldCharType="end"/>
            </w:r>
            <w:r w:rsidDel="00DF349B">
              <w:rPr>
                <w:noProof/>
              </w:rPr>
              <w:fldChar w:fldCharType="end"/>
            </w:r>
          </w:del>
        </w:p>
        <w:p w14:paraId="2B6FA16C" w14:textId="4B3BDC51" w:rsidR="005B5E46" w:rsidDel="00DF349B" w:rsidRDefault="00037790">
          <w:pPr>
            <w:pStyle w:val="TOC2"/>
            <w:tabs>
              <w:tab w:val="right" w:leader="dot" w:pos="9350"/>
            </w:tabs>
            <w:rPr>
              <w:del w:id="260" w:author="David Conklin" w:date="2020-09-10T15:08:00Z"/>
              <w:rFonts w:eastAsiaTheme="minorEastAsia"/>
              <w:noProof/>
            </w:rPr>
          </w:pPr>
          <w:del w:id="261" w:author="David Conklin" w:date="2020-09-10T15:08:00Z">
            <w:r w:rsidDel="00DF349B">
              <w:rPr>
                <w:noProof/>
              </w:rPr>
              <w:fldChar w:fldCharType="begin"/>
            </w:r>
            <w:r w:rsidDel="00DF349B">
              <w:rPr>
                <w:noProof/>
              </w:rPr>
              <w:delInstrText xml:space="preserve"> HYPERLINK \l "_Toc48289471" </w:delInstrText>
            </w:r>
            <w:r w:rsidDel="00DF349B">
              <w:rPr>
                <w:noProof/>
              </w:rPr>
              <w:fldChar w:fldCharType="separate"/>
            </w:r>
          </w:del>
          <w:ins w:id="262" w:author="David Conklin" w:date="2020-09-12T10:54:00Z">
            <w:r w:rsidR="00AD0B00">
              <w:rPr>
                <w:b/>
                <w:bCs/>
                <w:noProof/>
              </w:rPr>
              <w:t>Error! Hyperlink reference not valid.</w:t>
            </w:r>
          </w:ins>
          <w:del w:id="263" w:author="David Conklin" w:date="2020-09-10T15:08:00Z">
            <w:r w:rsidR="005B5E46" w:rsidRPr="00C624E8" w:rsidDel="00DF349B">
              <w:rPr>
                <w:rStyle w:val="Hyperlink"/>
                <w:noProof/>
              </w:rPr>
              <w:delText>DataCW3M\&lt;study area&gt; folder contents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_Toc48289471 \h </w:delInstrText>
            </w:r>
            <w:r w:rsidR="005B5E46" w:rsidDel="00DF349B">
              <w:rPr>
                <w:noProof/>
                <w:webHidden/>
              </w:rPr>
              <w:fldChar w:fldCharType="separate"/>
            </w:r>
          </w:del>
          <w:del w:id="264" w:author="David Conklin" w:date="2020-08-19T16:00:00Z">
            <w:r w:rsidR="005B5E46" w:rsidDel="00037790">
              <w:rPr>
                <w:noProof/>
                <w:webHidden/>
              </w:rPr>
              <w:delText>5</w:delText>
            </w:r>
          </w:del>
          <w:del w:id="265" w:author="David Conklin" w:date="2020-09-10T15:08:00Z">
            <w:r w:rsidR="005B5E46" w:rsidDel="00DF349B">
              <w:rPr>
                <w:noProof/>
                <w:webHidden/>
              </w:rPr>
              <w:fldChar w:fldCharType="end"/>
            </w:r>
            <w:r w:rsidDel="00DF349B">
              <w:rPr>
                <w:noProof/>
              </w:rPr>
              <w:fldChar w:fldCharType="end"/>
            </w:r>
          </w:del>
        </w:p>
        <w:p w14:paraId="7490664D" w14:textId="131B853C" w:rsidR="005B5E46" w:rsidDel="00DF349B" w:rsidRDefault="00037790">
          <w:pPr>
            <w:pStyle w:val="TOC1"/>
            <w:tabs>
              <w:tab w:val="right" w:leader="dot" w:pos="9350"/>
            </w:tabs>
            <w:rPr>
              <w:del w:id="266" w:author="David Conklin" w:date="2020-09-10T15:08:00Z"/>
              <w:rFonts w:eastAsiaTheme="minorEastAsia"/>
              <w:noProof/>
            </w:rPr>
          </w:pPr>
          <w:del w:id="267" w:author="David Conklin" w:date="2020-09-10T15:08:00Z">
            <w:r w:rsidDel="00DF349B">
              <w:rPr>
                <w:noProof/>
              </w:rPr>
              <w:fldChar w:fldCharType="begin"/>
            </w:r>
            <w:r w:rsidDel="00DF349B">
              <w:rPr>
                <w:noProof/>
              </w:rPr>
              <w:delInstrText xml:space="preserve"> HYPERLINK \l "_Toc48289472" </w:delInstrText>
            </w:r>
            <w:r w:rsidDel="00DF349B">
              <w:rPr>
                <w:noProof/>
              </w:rPr>
              <w:fldChar w:fldCharType="separate"/>
            </w:r>
          </w:del>
          <w:ins w:id="268" w:author="David Conklin" w:date="2020-09-12T10:54:00Z">
            <w:r w:rsidR="00AD0B00">
              <w:rPr>
                <w:b/>
                <w:bCs/>
                <w:noProof/>
              </w:rPr>
              <w:t>Error! Hyperlink reference not valid.</w:t>
            </w:r>
          </w:ins>
          <w:del w:id="269" w:author="David Conklin" w:date="2020-09-10T15:08:00Z">
            <w:r w:rsidR="005B5E46" w:rsidRPr="00C624E8" w:rsidDel="00DF349B">
              <w:rPr>
                <w:rStyle w:val="Hyperlink"/>
                <w:noProof/>
              </w:rPr>
              <w:delText>Calendar conventions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_Toc48289472 \h </w:delInstrText>
            </w:r>
            <w:r w:rsidR="005B5E46" w:rsidDel="00DF349B">
              <w:rPr>
                <w:noProof/>
                <w:webHidden/>
              </w:rPr>
              <w:fldChar w:fldCharType="separate"/>
            </w:r>
          </w:del>
          <w:del w:id="270" w:author="David Conklin" w:date="2020-08-19T16:00:00Z">
            <w:r w:rsidR="005B5E46" w:rsidDel="00037790">
              <w:rPr>
                <w:noProof/>
                <w:webHidden/>
              </w:rPr>
              <w:delText>11</w:delText>
            </w:r>
          </w:del>
          <w:del w:id="271" w:author="David Conklin" w:date="2020-09-10T15:08:00Z">
            <w:r w:rsidR="005B5E46" w:rsidDel="00DF349B">
              <w:rPr>
                <w:noProof/>
                <w:webHidden/>
              </w:rPr>
              <w:fldChar w:fldCharType="end"/>
            </w:r>
            <w:r w:rsidDel="00DF349B">
              <w:rPr>
                <w:noProof/>
              </w:rPr>
              <w:fldChar w:fldCharType="end"/>
            </w:r>
          </w:del>
        </w:p>
        <w:p w14:paraId="62B18F68" w14:textId="3AA89F76" w:rsidR="005B5E46" w:rsidDel="00DF349B" w:rsidRDefault="00037790">
          <w:pPr>
            <w:pStyle w:val="TOC2"/>
            <w:tabs>
              <w:tab w:val="right" w:leader="dot" w:pos="9350"/>
            </w:tabs>
            <w:rPr>
              <w:del w:id="272" w:author="David Conklin" w:date="2020-09-10T15:08:00Z"/>
              <w:rFonts w:eastAsiaTheme="minorEastAsia"/>
              <w:noProof/>
            </w:rPr>
          </w:pPr>
          <w:del w:id="273" w:author="David Conklin" w:date="2020-09-10T15:08:00Z">
            <w:r w:rsidDel="00DF349B">
              <w:rPr>
                <w:noProof/>
              </w:rPr>
              <w:fldChar w:fldCharType="begin"/>
            </w:r>
            <w:r w:rsidDel="00DF349B">
              <w:rPr>
                <w:noProof/>
              </w:rPr>
              <w:delInstrText xml:space="preserve"> HYPERLINK \l "_Toc48289473" </w:delInstrText>
            </w:r>
            <w:r w:rsidDel="00DF349B">
              <w:rPr>
                <w:noProof/>
              </w:rPr>
              <w:fldChar w:fldCharType="separate"/>
            </w:r>
          </w:del>
          <w:ins w:id="274" w:author="David Conklin" w:date="2020-09-12T10:54:00Z">
            <w:r w:rsidR="00AD0B00">
              <w:rPr>
                <w:b/>
                <w:bCs/>
                <w:noProof/>
              </w:rPr>
              <w:t>Error! Hyperlink reference not valid.</w:t>
            </w:r>
          </w:ins>
          <w:del w:id="275" w:author="David Conklin" w:date="2020-09-10T15:08:00Z">
            <w:r w:rsidR="005B5E46" w:rsidRPr="00C624E8" w:rsidDel="00DF349B">
              <w:rPr>
                <w:rStyle w:val="Hyperlink"/>
                <w:noProof/>
              </w:rPr>
              <w:delText>Water years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_Toc48289473 \h </w:delInstrText>
            </w:r>
            <w:r w:rsidR="005B5E46" w:rsidDel="00DF349B">
              <w:rPr>
                <w:noProof/>
                <w:webHidden/>
              </w:rPr>
              <w:fldChar w:fldCharType="separate"/>
            </w:r>
          </w:del>
          <w:del w:id="276" w:author="David Conklin" w:date="2020-08-19T16:00:00Z">
            <w:r w:rsidR="005B5E46" w:rsidDel="00037790">
              <w:rPr>
                <w:noProof/>
                <w:webHidden/>
              </w:rPr>
              <w:delText>11</w:delText>
            </w:r>
          </w:del>
          <w:del w:id="277" w:author="David Conklin" w:date="2020-09-10T15:08:00Z">
            <w:r w:rsidR="005B5E46" w:rsidDel="00DF349B">
              <w:rPr>
                <w:noProof/>
                <w:webHidden/>
              </w:rPr>
              <w:fldChar w:fldCharType="end"/>
            </w:r>
            <w:r w:rsidDel="00DF349B">
              <w:rPr>
                <w:noProof/>
              </w:rPr>
              <w:fldChar w:fldCharType="end"/>
            </w:r>
          </w:del>
        </w:p>
        <w:p w14:paraId="50D7774D" w14:textId="26C1D843" w:rsidR="005B5E46" w:rsidDel="00DF349B" w:rsidRDefault="00037790">
          <w:pPr>
            <w:pStyle w:val="TOC1"/>
            <w:tabs>
              <w:tab w:val="right" w:leader="dot" w:pos="9350"/>
            </w:tabs>
            <w:rPr>
              <w:del w:id="278" w:author="David Conklin" w:date="2020-09-10T15:08:00Z"/>
              <w:rFonts w:eastAsiaTheme="minorEastAsia"/>
              <w:noProof/>
            </w:rPr>
          </w:pPr>
          <w:del w:id="279" w:author="David Conklin" w:date="2020-09-10T15:08:00Z">
            <w:r w:rsidDel="00DF349B">
              <w:rPr>
                <w:noProof/>
              </w:rPr>
              <w:fldChar w:fldCharType="begin"/>
            </w:r>
            <w:r w:rsidDel="00DF349B">
              <w:rPr>
                <w:noProof/>
              </w:rPr>
              <w:delInstrText xml:space="preserve"> HYPERLINK \l "_Toc48289474" </w:delInstrText>
            </w:r>
            <w:r w:rsidDel="00DF349B">
              <w:rPr>
                <w:noProof/>
              </w:rPr>
              <w:fldChar w:fldCharType="separate"/>
            </w:r>
          </w:del>
          <w:ins w:id="280" w:author="David Conklin" w:date="2020-09-12T10:54:00Z">
            <w:r w:rsidR="00AD0B00">
              <w:rPr>
                <w:b/>
                <w:bCs/>
                <w:noProof/>
              </w:rPr>
              <w:t>Error! Hyperlink reference not valid.</w:t>
            </w:r>
          </w:ins>
          <w:del w:id="281" w:author="David Conklin" w:date="2020-09-10T15:08:00Z">
            <w:r w:rsidR="005B5E46" w:rsidRPr="00C624E8" w:rsidDel="00DF349B">
              <w:rPr>
                <w:rStyle w:val="Hyperlink"/>
                <w:noProof/>
              </w:rPr>
              <w:delText>Climate data</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_Toc48289474 \h </w:delInstrText>
            </w:r>
            <w:r w:rsidR="005B5E46" w:rsidDel="00DF349B">
              <w:rPr>
                <w:noProof/>
                <w:webHidden/>
              </w:rPr>
              <w:fldChar w:fldCharType="separate"/>
            </w:r>
          </w:del>
          <w:del w:id="282" w:author="David Conklin" w:date="2020-08-19T16:00:00Z">
            <w:r w:rsidR="005B5E46" w:rsidDel="00037790">
              <w:rPr>
                <w:noProof/>
                <w:webHidden/>
              </w:rPr>
              <w:delText>11</w:delText>
            </w:r>
          </w:del>
          <w:del w:id="283" w:author="David Conklin" w:date="2020-09-10T15:08:00Z">
            <w:r w:rsidR="005B5E46" w:rsidDel="00DF349B">
              <w:rPr>
                <w:noProof/>
                <w:webHidden/>
              </w:rPr>
              <w:fldChar w:fldCharType="end"/>
            </w:r>
            <w:r w:rsidDel="00DF349B">
              <w:rPr>
                <w:noProof/>
              </w:rPr>
              <w:fldChar w:fldCharType="end"/>
            </w:r>
          </w:del>
        </w:p>
        <w:p w14:paraId="75089BBD" w14:textId="059A5F6E" w:rsidR="005B5E46" w:rsidDel="00DF349B" w:rsidRDefault="00037790">
          <w:pPr>
            <w:pStyle w:val="TOC2"/>
            <w:tabs>
              <w:tab w:val="right" w:leader="dot" w:pos="9350"/>
            </w:tabs>
            <w:rPr>
              <w:del w:id="284" w:author="David Conklin" w:date="2020-09-10T15:08:00Z"/>
              <w:rFonts w:eastAsiaTheme="minorEastAsia"/>
              <w:noProof/>
            </w:rPr>
          </w:pPr>
          <w:del w:id="285" w:author="David Conklin" w:date="2020-09-10T15:08:00Z">
            <w:r w:rsidDel="00DF349B">
              <w:rPr>
                <w:noProof/>
              </w:rPr>
              <w:fldChar w:fldCharType="begin"/>
            </w:r>
            <w:r w:rsidDel="00DF349B">
              <w:rPr>
                <w:noProof/>
              </w:rPr>
              <w:delInstrText xml:space="preserve"> HYPERLINK \l "_Toc48289475" </w:delInstrText>
            </w:r>
            <w:r w:rsidDel="00DF349B">
              <w:rPr>
                <w:noProof/>
              </w:rPr>
              <w:fldChar w:fldCharType="separate"/>
            </w:r>
          </w:del>
          <w:ins w:id="286" w:author="David Conklin" w:date="2020-09-12T10:54:00Z">
            <w:r w:rsidR="00AD0B00">
              <w:rPr>
                <w:b/>
                <w:bCs/>
                <w:noProof/>
              </w:rPr>
              <w:t>Error! Hyperlink reference not valid.</w:t>
            </w:r>
          </w:ins>
          <w:del w:id="287" w:author="David Conklin" w:date="2020-09-10T15:08:00Z">
            <w:r w:rsidR="005B5E46" w:rsidRPr="00C624E8" w:rsidDel="00DF349B">
              <w:rPr>
                <w:rStyle w:val="Hyperlink"/>
                <w:noProof/>
              </w:rPr>
              <w:delText>Numbered climate scenarios in the model</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_Toc48289475 \h </w:delInstrText>
            </w:r>
            <w:r w:rsidR="005B5E46" w:rsidDel="00DF349B">
              <w:rPr>
                <w:noProof/>
                <w:webHidden/>
              </w:rPr>
              <w:fldChar w:fldCharType="separate"/>
            </w:r>
          </w:del>
          <w:del w:id="288" w:author="David Conklin" w:date="2020-08-19T16:00:00Z">
            <w:r w:rsidR="005B5E46" w:rsidDel="00037790">
              <w:rPr>
                <w:noProof/>
                <w:webHidden/>
              </w:rPr>
              <w:delText>11</w:delText>
            </w:r>
          </w:del>
          <w:del w:id="289" w:author="David Conklin" w:date="2020-09-10T15:08:00Z">
            <w:r w:rsidR="005B5E46" w:rsidDel="00DF349B">
              <w:rPr>
                <w:noProof/>
                <w:webHidden/>
              </w:rPr>
              <w:fldChar w:fldCharType="end"/>
            </w:r>
            <w:r w:rsidDel="00DF349B">
              <w:rPr>
                <w:noProof/>
              </w:rPr>
              <w:fldChar w:fldCharType="end"/>
            </w:r>
          </w:del>
        </w:p>
        <w:p w14:paraId="664B8889" w14:textId="0748D88A" w:rsidR="005B5E46" w:rsidDel="00DF349B" w:rsidRDefault="00037790">
          <w:pPr>
            <w:pStyle w:val="TOC2"/>
            <w:tabs>
              <w:tab w:val="right" w:leader="dot" w:pos="9350"/>
            </w:tabs>
            <w:rPr>
              <w:del w:id="290" w:author="David Conklin" w:date="2020-09-10T15:08:00Z"/>
              <w:rFonts w:eastAsiaTheme="minorEastAsia"/>
              <w:noProof/>
            </w:rPr>
          </w:pPr>
          <w:del w:id="291" w:author="David Conklin" w:date="2020-09-10T15:08:00Z">
            <w:r w:rsidDel="00DF349B">
              <w:rPr>
                <w:noProof/>
              </w:rPr>
              <w:fldChar w:fldCharType="begin"/>
            </w:r>
            <w:r w:rsidDel="00DF349B">
              <w:rPr>
                <w:noProof/>
              </w:rPr>
              <w:delInstrText xml:space="preserve"> HYPERLINK \l "_Toc48289476" </w:delInstrText>
            </w:r>
            <w:r w:rsidDel="00DF349B">
              <w:rPr>
                <w:noProof/>
              </w:rPr>
              <w:fldChar w:fldCharType="separate"/>
            </w:r>
          </w:del>
          <w:ins w:id="292" w:author="David Conklin" w:date="2020-09-12T10:54:00Z">
            <w:r w:rsidR="00AD0B00">
              <w:rPr>
                <w:b/>
                <w:bCs/>
                <w:noProof/>
              </w:rPr>
              <w:t>Error! Hyperlink reference not valid.</w:t>
            </w:r>
          </w:ins>
          <w:del w:id="293" w:author="David Conklin" w:date="2020-09-10T15:08:00Z">
            <w:r w:rsidR="005B5E46" w:rsidRPr="00C624E8" w:rsidDel="00DF349B">
              <w:rPr>
                <w:rStyle w:val="Hyperlink"/>
                <w:noProof/>
              </w:rPr>
              <w:delText>Monthly and seasonal weather data</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_Toc48289476 \h </w:delInstrText>
            </w:r>
            <w:r w:rsidR="005B5E46" w:rsidDel="00DF349B">
              <w:rPr>
                <w:noProof/>
                <w:webHidden/>
              </w:rPr>
              <w:fldChar w:fldCharType="separate"/>
            </w:r>
          </w:del>
          <w:del w:id="294" w:author="David Conklin" w:date="2020-08-19T16:00:00Z">
            <w:r w:rsidR="005B5E46" w:rsidDel="00037790">
              <w:rPr>
                <w:noProof/>
                <w:webHidden/>
              </w:rPr>
              <w:delText>12</w:delText>
            </w:r>
          </w:del>
          <w:del w:id="295" w:author="David Conklin" w:date="2020-09-10T15:08:00Z">
            <w:r w:rsidR="005B5E46" w:rsidDel="00DF349B">
              <w:rPr>
                <w:noProof/>
                <w:webHidden/>
              </w:rPr>
              <w:fldChar w:fldCharType="end"/>
            </w:r>
            <w:r w:rsidDel="00DF349B">
              <w:rPr>
                <w:noProof/>
              </w:rPr>
              <w:fldChar w:fldCharType="end"/>
            </w:r>
          </w:del>
        </w:p>
        <w:p w14:paraId="7AC1D8BE" w14:textId="10DE5829" w:rsidR="005B5E46" w:rsidDel="00DF349B" w:rsidRDefault="00037790">
          <w:pPr>
            <w:pStyle w:val="TOC2"/>
            <w:tabs>
              <w:tab w:val="right" w:leader="dot" w:pos="9350"/>
            </w:tabs>
            <w:rPr>
              <w:del w:id="296" w:author="David Conklin" w:date="2020-09-10T15:08:00Z"/>
              <w:rFonts w:eastAsiaTheme="minorEastAsia"/>
              <w:noProof/>
            </w:rPr>
          </w:pPr>
          <w:del w:id="297" w:author="David Conklin" w:date="2020-09-10T15:08:00Z">
            <w:r w:rsidDel="00DF349B">
              <w:rPr>
                <w:noProof/>
              </w:rPr>
              <w:fldChar w:fldCharType="begin"/>
            </w:r>
            <w:r w:rsidDel="00DF349B">
              <w:rPr>
                <w:noProof/>
              </w:rPr>
              <w:delInstrText xml:space="preserve"> HYPERLINK \l "_Toc48289477" </w:delInstrText>
            </w:r>
            <w:r w:rsidDel="00DF349B">
              <w:rPr>
                <w:noProof/>
              </w:rPr>
              <w:fldChar w:fldCharType="separate"/>
            </w:r>
          </w:del>
          <w:ins w:id="298" w:author="David Conklin" w:date="2020-09-12T10:54:00Z">
            <w:r w:rsidR="00AD0B00">
              <w:rPr>
                <w:b/>
                <w:bCs/>
                <w:noProof/>
              </w:rPr>
              <w:t>Error! Hyperlink reference not valid.</w:t>
            </w:r>
          </w:ins>
          <w:del w:id="299" w:author="David Conklin" w:date="2020-09-10T15:08:00Z">
            <w:r w:rsidR="005B5E46" w:rsidRPr="00C624E8" w:rsidDel="00DF349B">
              <w:rPr>
                <w:rStyle w:val="Hyperlink"/>
                <w:noProof/>
              </w:rPr>
              <w:delText>Climate data grids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_Toc48289477 \h </w:delInstrText>
            </w:r>
            <w:r w:rsidR="005B5E46" w:rsidDel="00DF349B">
              <w:rPr>
                <w:noProof/>
                <w:webHidden/>
              </w:rPr>
              <w:fldChar w:fldCharType="separate"/>
            </w:r>
          </w:del>
          <w:del w:id="300" w:author="David Conklin" w:date="2020-08-19T16:00:00Z">
            <w:r w:rsidR="005B5E46" w:rsidDel="00037790">
              <w:rPr>
                <w:noProof/>
                <w:webHidden/>
              </w:rPr>
              <w:delText>13</w:delText>
            </w:r>
          </w:del>
          <w:del w:id="301" w:author="David Conklin" w:date="2020-09-10T15:08:00Z">
            <w:r w:rsidR="005B5E46" w:rsidDel="00DF349B">
              <w:rPr>
                <w:noProof/>
                <w:webHidden/>
              </w:rPr>
              <w:fldChar w:fldCharType="end"/>
            </w:r>
            <w:r w:rsidDel="00DF349B">
              <w:rPr>
                <w:noProof/>
              </w:rPr>
              <w:fldChar w:fldCharType="end"/>
            </w:r>
          </w:del>
        </w:p>
        <w:p w14:paraId="79A4DD37" w14:textId="4A49A149" w:rsidR="005B5E46" w:rsidDel="00DF349B" w:rsidRDefault="00037790">
          <w:pPr>
            <w:pStyle w:val="TOC3"/>
            <w:tabs>
              <w:tab w:val="right" w:leader="dot" w:pos="9350"/>
            </w:tabs>
            <w:rPr>
              <w:del w:id="302" w:author="David Conklin" w:date="2020-09-10T15:08:00Z"/>
              <w:rFonts w:eastAsiaTheme="minorEastAsia"/>
              <w:noProof/>
            </w:rPr>
          </w:pPr>
          <w:del w:id="303" w:author="David Conklin" w:date="2020-09-10T15:08:00Z">
            <w:r w:rsidDel="00DF349B">
              <w:rPr>
                <w:noProof/>
              </w:rPr>
              <w:fldChar w:fldCharType="begin"/>
            </w:r>
            <w:r w:rsidDel="00DF349B">
              <w:rPr>
                <w:noProof/>
              </w:rPr>
              <w:delInstrText xml:space="preserve"> HYPERLINK \l "_Toc48289478" </w:delInstrText>
            </w:r>
            <w:r w:rsidDel="00DF349B">
              <w:rPr>
                <w:noProof/>
              </w:rPr>
              <w:fldChar w:fldCharType="separate"/>
            </w:r>
          </w:del>
          <w:ins w:id="304" w:author="David Conklin" w:date="2020-09-12T10:54:00Z">
            <w:r w:rsidR="00AD0B00">
              <w:rPr>
                <w:b/>
                <w:bCs/>
                <w:noProof/>
              </w:rPr>
              <w:t>Error! Hyperlink reference not valid.</w:t>
            </w:r>
          </w:ins>
          <w:del w:id="305" w:author="David Conklin" w:date="2020-09-10T15:08:00Z">
            <w:r w:rsidR="005B5E46" w:rsidRPr="00C624E8" w:rsidDel="00DF349B">
              <w:rPr>
                <w:rStyle w:val="Hyperlink"/>
                <w:noProof/>
              </w:rPr>
              <w:delText>The WW2100 climate grid</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_Toc48289478 \h </w:delInstrText>
            </w:r>
            <w:r w:rsidR="005B5E46" w:rsidDel="00DF349B">
              <w:rPr>
                <w:noProof/>
                <w:webHidden/>
              </w:rPr>
              <w:fldChar w:fldCharType="separate"/>
            </w:r>
          </w:del>
          <w:del w:id="306" w:author="David Conklin" w:date="2020-08-19T16:00:00Z">
            <w:r w:rsidR="005B5E46" w:rsidDel="00037790">
              <w:rPr>
                <w:noProof/>
                <w:webHidden/>
              </w:rPr>
              <w:delText>13</w:delText>
            </w:r>
          </w:del>
          <w:del w:id="307" w:author="David Conklin" w:date="2020-09-10T15:08:00Z">
            <w:r w:rsidR="005B5E46" w:rsidDel="00DF349B">
              <w:rPr>
                <w:noProof/>
                <w:webHidden/>
              </w:rPr>
              <w:fldChar w:fldCharType="end"/>
            </w:r>
            <w:r w:rsidDel="00DF349B">
              <w:rPr>
                <w:noProof/>
              </w:rPr>
              <w:fldChar w:fldCharType="end"/>
            </w:r>
          </w:del>
        </w:p>
        <w:p w14:paraId="44C79246" w14:textId="4CA90097" w:rsidR="005B5E46" w:rsidDel="00DF349B" w:rsidRDefault="00037790">
          <w:pPr>
            <w:pStyle w:val="TOC3"/>
            <w:tabs>
              <w:tab w:val="right" w:leader="dot" w:pos="9350"/>
            </w:tabs>
            <w:rPr>
              <w:del w:id="308" w:author="David Conklin" w:date="2020-09-10T15:08:00Z"/>
              <w:rFonts w:eastAsiaTheme="minorEastAsia"/>
              <w:noProof/>
            </w:rPr>
          </w:pPr>
          <w:del w:id="309" w:author="David Conklin" w:date="2020-09-10T15:08:00Z">
            <w:r w:rsidDel="00DF349B">
              <w:rPr>
                <w:noProof/>
              </w:rPr>
              <w:fldChar w:fldCharType="begin"/>
            </w:r>
            <w:r w:rsidDel="00DF349B">
              <w:rPr>
                <w:noProof/>
              </w:rPr>
              <w:delInstrText xml:space="preserve"> HYPERLINK \l "_Toc48289479" </w:delInstrText>
            </w:r>
            <w:r w:rsidDel="00DF349B">
              <w:rPr>
                <w:noProof/>
              </w:rPr>
              <w:fldChar w:fldCharType="separate"/>
            </w:r>
          </w:del>
          <w:ins w:id="310" w:author="David Conklin" w:date="2020-09-12T10:54:00Z">
            <w:r w:rsidR="00AD0B00">
              <w:rPr>
                <w:b/>
                <w:bCs/>
                <w:noProof/>
              </w:rPr>
              <w:t>Error! Hyperlink reference not valid.</w:t>
            </w:r>
          </w:ins>
          <w:del w:id="311" w:author="David Conklin" w:date="2020-09-10T15:08:00Z">
            <w:r w:rsidR="005B5E46" w:rsidRPr="00C624E8" w:rsidDel="00DF349B">
              <w:rPr>
                <w:rStyle w:val="Hyperlink"/>
                <w:noProof/>
              </w:rPr>
              <w:delText>The v2 climate grid</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_Toc48289479 \h </w:delInstrText>
            </w:r>
            <w:r w:rsidR="005B5E46" w:rsidDel="00DF349B">
              <w:rPr>
                <w:noProof/>
                <w:webHidden/>
              </w:rPr>
              <w:fldChar w:fldCharType="separate"/>
            </w:r>
          </w:del>
          <w:del w:id="312" w:author="David Conklin" w:date="2020-08-19T16:00:00Z">
            <w:r w:rsidR="005B5E46" w:rsidDel="00037790">
              <w:rPr>
                <w:noProof/>
                <w:webHidden/>
              </w:rPr>
              <w:delText>14</w:delText>
            </w:r>
          </w:del>
          <w:del w:id="313" w:author="David Conklin" w:date="2020-09-10T15:08:00Z">
            <w:r w:rsidR="005B5E46" w:rsidDel="00DF349B">
              <w:rPr>
                <w:noProof/>
                <w:webHidden/>
              </w:rPr>
              <w:fldChar w:fldCharType="end"/>
            </w:r>
            <w:r w:rsidDel="00DF349B">
              <w:rPr>
                <w:noProof/>
              </w:rPr>
              <w:fldChar w:fldCharType="end"/>
            </w:r>
          </w:del>
        </w:p>
        <w:p w14:paraId="374354AE" w14:textId="2FE65B33" w:rsidR="005B5E46" w:rsidDel="00DF349B" w:rsidRDefault="00037790">
          <w:pPr>
            <w:pStyle w:val="TOC2"/>
            <w:tabs>
              <w:tab w:val="right" w:leader="dot" w:pos="9350"/>
            </w:tabs>
            <w:rPr>
              <w:del w:id="314" w:author="David Conklin" w:date="2020-09-10T15:08:00Z"/>
              <w:rFonts w:eastAsiaTheme="minorEastAsia"/>
              <w:noProof/>
            </w:rPr>
          </w:pPr>
          <w:del w:id="315" w:author="David Conklin" w:date="2020-09-10T15:08:00Z">
            <w:r w:rsidDel="00DF349B">
              <w:rPr>
                <w:noProof/>
              </w:rPr>
              <w:fldChar w:fldCharType="begin"/>
            </w:r>
            <w:r w:rsidDel="00DF349B">
              <w:rPr>
                <w:noProof/>
              </w:rPr>
              <w:delInstrText xml:space="preserve"> HYPERLINK \l "_Toc48289480" </w:delInstrText>
            </w:r>
            <w:r w:rsidDel="00DF349B">
              <w:rPr>
                <w:noProof/>
              </w:rPr>
              <w:fldChar w:fldCharType="separate"/>
            </w:r>
          </w:del>
          <w:ins w:id="316" w:author="David Conklin" w:date="2020-09-12T10:54:00Z">
            <w:r w:rsidR="00AD0B00">
              <w:rPr>
                <w:b/>
                <w:bCs/>
                <w:noProof/>
              </w:rPr>
              <w:t>Error! Hyperlink reference not valid.</w:t>
            </w:r>
          </w:ins>
          <w:del w:id="317" w:author="David Conklin" w:date="2020-09-10T15:08:00Z">
            <w:r w:rsidR="005B5E46" w:rsidRPr="00C624E8" w:rsidDel="00DF349B">
              <w:rPr>
                <w:rStyle w:val="Hyperlink"/>
                <w:noProof/>
              </w:rPr>
              <w:delText>How climate data is looked up</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_Toc48289480 \h </w:delInstrText>
            </w:r>
            <w:r w:rsidR="005B5E46" w:rsidDel="00DF349B">
              <w:rPr>
                <w:noProof/>
                <w:webHidden/>
              </w:rPr>
              <w:fldChar w:fldCharType="separate"/>
            </w:r>
          </w:del>
          <w:del w:id="318" w:author="David Conklin" w:date="2020-08-19T16:00:00Z">
            <w:r w:rsidR="005B5E46" w:rsidDel="00037790">
              <w:rPr>
                <w:noProof/>
                <w:webHidden/>
              </w:rPr>
              <w:delText>14</w:delText>
            </w:r>
          </w:del>
          <w:del w:id="319" w:author="David Conklin" w:date="2020-09-10T15:08:00Z">
            <w:r w:rsidR="005B5E46" w:rsidDel="00DF349B">
              <w:rPr>
                <w:noProof/>
                <w:webHidden/>
              </w:rPr>
              <w:fldChar w:fldCharType="end"/>
            </w:r>
            <w:r w:rsidDel="00DF349B">
              <w:rPr>
                <w:noProof/>
              </w:rPr>
              <w:fldChar w:fldCharType="end"/>
            </w:r>
          </w:del>
        </w:p>
        <w:p w14:paraId="2D147B77" w14:textId="0E5E600C" w:rsidR="005B5E46" w:rsidDel="00DF349B" w:rsidRDefault="00037790">
          <w:pPr>
            <w:pStyle w:val="TOC2"/>
            <w:tabs>
              <w:tab w:val="right" w:leader="dot" w:pos="9350"/>
            </w:tabs>
            <w:rPr>
              <w:del w:id="320" w:author="David Conklin" w:date="2020-09-10T15:08:00Z"/>
              <w:rFonts w:eastAsiaTheme="minorEastAsia"/>
              <w:noProof/>
            </w:rPr>
          </w:pPr>
          <w:del w:id="321" w:author="David Conklin" w:date="2020-09-10T15:08:00Z">
            <w:r w:rsidDel="00DF349B">
              <w:rPr>
                <w:noProof/>
              </w:rPr>
              <w:fldChar w:fldCharType="begin"/>
            </w:r>
            <w:r w:rsidDel="00DF349B">
              <w:rPr>
                <w:noProof/>
              </w:rPr>
              <w:delInstrText xml:space="preserve"> HYPERLINK \l "_Toc48289481" </w:delInstrText>
            </w:r>
            <w:r w:rsidDel="00DF349B">
              <w:rPr>
                <w:noProof/>
              </w:rPr>
              <w:fldChar w:fldCharType="separate"/>
            </w:r>
          </w:del>
          <w:ins w:id="322" w:author="David Conklin" w:date="2020-09-12T10:54:00Z">
            <w:r w:rsidR="00AD0B00">
              <w:rPr>
                <w:b/>
                <w:bCs/>
                <w:noProof/>
              </w:rPr>
              <w:t>Error! Hyperlink reference not valid.</w:t>
            </w:r>
          </w:ins>
          <w:del w:id="323" w:author="David Conklin" w:date="2020-09-10T15:08:00Z">
            <w:r w:rsidR="005B5E46" w:rsidRPr="00C624E8" w:rsidDel="00DF349B">
              <w:rPr>
                <w:rStyle w:val="Hyperlink"/>
                <w:noProof/>
              </w:rPr>
              <w:delText>What is in a climate dataset</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_Toc48289481 \h </w:delInstrText>
            </w:r>
            <w:r w:rsidR="005B5E46" w:rsidDel="00DF349B">
              <w:rPr>
                <w:noProof/>
                <w:webHidden/>
              </w:rPr>
              <w:fldChar w:fldCharType="separate"/>
            </w:r>
          </w:del>
          <w:del w:id="324" w:author="David Conklin" w:date="2020-08-19T16:00:00Z">
            <w:r w:rsidR="005B5E46" w:rsidDel="00037790">
              <w:rPr>
                <w:noProof/>
                <w:webHidden/>
              </w:rPr>
              <w:delText>14</w:delText>
            </w:r>
          </w:del>
          <w:del w:id="325" w:author="David Conklin" w:date="2020-09-10T15:08:00Z">
            <w:r w:rsidR="005B5E46" w:rsidDel="00DF349B">
              <w:rPr>
                <w:noProof/>
                <w:webHidden/>
              </w:rPr>
              <w:fldChar w:fldCharType="end"/>
            </w:r>
            <w:r w:rsidDel="00DF349B">
              <w:rPr>
                <w:noProof/>
              </w:rPr>
              <w:fldChar w:fldCharType="end"/>
            </w:r>
          </w:del>
        </w:p>
        <w:p w14:paraId="05D15F6C" w14:textId="2D3E4FA7" w:rsidR="005B5E46" w:rsidDel="00DF349B" w:rsidRDefault="00037790">
          <w:pPr>
            <w:pStyle w:val="TOC1"/>
            <w:tabs>
              <w:tab w:val="right" w:leader="dot" w:pos="9350"/>
            </w:tabs>
            <w:rPr>
              <w:del w:id="326" w:author="David Conklin" w:date="2020-09-10T15:08:00Z"/>
              <w:rFonts w:eastAsiaTheme="minorEastAsia"/>
              <w:noProof/>
            </w:rPr>
          </w:pPr>
          <w:del w:id="327" w:author="David Conklin" w:date="2020-09-10T15:08:00Z">
            <w:r w:rsidDel="00DF349B">
              <w:rPr>
                <w:noProof/>
              </w:rPr>
              <w:fldChar w:fldCharType="begin"/>
            </w:r>
            <w:r w:rsidDel="00DF349B">
              <w:rPr>
                <w:noProof/>
              </w:rPr>
              <w:delInstrText xml:space="preserve"> HYPERLINK \l "_Toc48289482" </w:delInstrText>
            </w:r>
            <w:r w:rsidDel="00DF349B">
              <w:rPr>
                <w:noProof/>
              </w:rPr>
              <w:fldChar w:fldCharType="separate"/>
            </w:r>
          </w:del>
          <w:ins w:id="328" w:author="David Conklin" w:date="2020-09-12T10:54:00Z">
            <w:r w:rsidR="00AD0B00">
              <w:rPr>
                <w:b/>
                <w:bCs/>
                <w:noProof/>
              </w:rPr>
              <w:t>Error! Hyperlink reference not valid.</w:t>
            </w:r>
          </w:ins>
          <w:del w:id="329" w:author="David Conklin" w:date="2020-09-10T15:08:00Z">
            <w:r w:rsidR="005B5E46" w:rsidRPr="00C624E8" w:rsidDel="00DF349B">
              <w:rPr>
                <w:rStyle w:val="Hyperlink"/>
                <w:noProof/>
              </w:rPr>
              <w:delText>Water rights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_Toc48289482 \h </w:delInstrText>
            </w:r>
            <w:r w:rsidR="005B5E46" w:rsidDel="00DF349B">
              <w:rPr>
                <w:noProof/>
                <w:webHidden/>
              </w:rPr>
              <w:fldChar w:fldCharType="separate"/>
            </w:r>
          </w:del>
          <w:del w:id="330" w:author="David Conklin" w:date="2020-08-19T16:00:00Z">
            <w:r w:rsidR="005B5E46" w:rsidDel="00037790">
              <w:rPr>
                <w:noProof/>
                <w:webHidden/>
              </w:rPr>
              <w:delText>15</w:delText>
            </w:r>
          </w:del>
          <w:del w:id="331" w:author="David Conklin" w:date="2020-09-10T15:08:00Z">
            <w:r w:rsidR="005B5E46" w:rsidDel="00DF349B">
              <w:rPr>
                <w:noProof/>
                <w:webHidden/>
              </w:rPr>
              <w:fldChar w:fldCharType="end"/>
            </w:r>
            <w:r w:rsidDel="00DF349B">
              <w:rPr>
                <w:noProof/>
              </w:rPr>
              <w:fldChar w:fldCharType="end"/>
            </w:r>
          </w:del>
        </w:p>
        <w:p w14:paraId="4C4667E2" w14:textId="0EDA6E78" w:rsidR="005B5E46" w:rsidDel="00DF349B" w:rsidRDefault="00037790">
          <w:pPr>
            <w:pStyle w:val="TOC2"/>
            <w:tabs>
              <w:tab w:val="right" w:leader="dot" w:pos="9350"/>
            </w:tabs>
            <w:rPr>
              <w:del w:id="332" w:author="David Conklin" w:date="2020-09-10T15:08:00Z"/>
              <w:rFonts w:eastAsiaTheme="minorEastAsia"/>
              <w:noProof/>
            </w:rPr>
          </w:pPr>
          <w:del w:id="333" w:author="David Conklin" w:date="2020-09-10T15:08:00Z">
            <w:r w:rsidDel="00DF349B">
              <w:rPr>
                <w:noProof/>
              </w:rPr>
              <w:fldChar w:fldCharType="begin"/>
            </w:r>
            <w:r w:rsidDel="00DF349B">
              <w:rPr>
                <w:noProof/>
              </w:rPr>
              <w:delInstrText xml:space="preserve"> HYPERLINK \l "_Toc48289483" </w:delInstrText>
            </w:r>
            <w:r w:rsidDel="00DF349B">
              <w:rPr>
                <w:noProof/>
              </w:rPr>
              <w:fldChar w:fldCharType="separate"/>
            </w:r>
          </w:del>
          <w:ins w:id="334" w:author="David Conklin" w:date="2020-09-12T10:54:00Z">
            <w:r w:rsidR="00AD0B00">
              <w:rPr>
                <w:b/>
                <w:bCs/>
                <w:noProof/>
              </w:rPr>
              <w:t>Error! Hyperlink reference not valid.</w:t>
            </w:r>
          </w:ins>
          <w:del w:id="335" w:author="David Conklin" w:date="2020-09-10T15:08:00Z">
            <w:r w:rsidR="005B5E46" w:rsidRPr="00C624E8" w:rsidDel="00DF349B">
              <w:rPr>
                <w:rStyle w:val="Hyperlink"/>
                <w:noProof/>
              </w:rPr>
              <w:delText>Water rights data</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_Toc48289483 \h </w:delInstrText>
            </w:r>
            <w:r w:rsidR="005B5E46" w:rsidDel="00DF349B">
              <w:rPr>
                <w:noProof/>
                <w:webHidden/>
              </w:rPr>
              <w:fldChar w:fldCharType="separate"/>
            </w:r>
          </w:del>
          <w:del w:id="336" w:author="David Conklin" w:date="2020-08-19T16:00:00Z">
            <w:r w:rsidR="005B5E46" w:rsidDel="00037790">
              <w:rPr>
                <w:noProof/>
                <w:webHidden/>
              </w:rPr>
              <w:delText>15</w:delText>
            </w:r>
          </w:del>
          <w:del w:id="337" w:author="David Conklin" w:date="2020-09-10T15:08:00Z">
            <w:r w:rsidR="005B5E46" w:rsidDel="00DF349B">
              <w:rPr>
                <w:noProof/>
                <w:webHidden/>
              </w:rPr>
              <w:fldChar w:fldCharType="end"/>
            </w:r>
            <w:r w:rsidDel="00DF349B">
              <w:rPr>
                <w:noProof/>
              </w:rPr>
              <w:fldChar w:fldCharType="end"/>
            </w:r>
          </w:del>
        </w:p>
        <w:p w14:paraId="440C250A" w14:textId="04A2D5A9" w:rsidR="005B5E46" w:rsidDel="00DF349B" w:rsidRDefault="00037790">
          <w:pPr>
            <w:pStyle w:val="TOC2"/>
            <w:tabs>
              <w:tab w:val="right" w:leader="dot" w:pos="9350"/>
            </w:tabs>
            <w:rPr>
              <w:del w:id="338" w:author="David Conklin" w:date="2020-09-10T15:08:00Z"/>
              <w:rFonts w:eastAsiaTheme="minorEastAsia"/>
              <w:noProof/>
            </w:rPr>
          </w:pPr>
          <w:del w:id="339" w:author="David Conklin" w:date="2020-09-10T15:08:00Z">
            <w:r w:rsidDel="00DF349B">
              <w:rPr>
                <w:noProof/>
              </w:rPr>
              <w:fldChar w:fldCharType="begin"/>
            </w:r>
            <w:r w:rsidDel="00DF349B">
              <w:rPr>
                <w:noProof/>
              </w:rPr>
              <w:delInstrText xml:space="preserve"> HYPERLINK \l "_Toc48289484" </w:delInstrText>
            </w:r>
            <w:r w:rsidDel="00DF349B">
              <w:rPr>
                <w:noProof/>
              </w:rPr>
              <w:fldChar w:fldCharType="separate"/>
            </w:r>
          </w:del>
          <w:ins w:id="340" w:author="David Conklin" w:date="2020-09-12T10:54:00Z">
            <w:r w:rsidR="00AD0B00">
              <w:rPr>
                <w:b/>
                <w:bCs/>
                <w:noProof/>
              </w:rPr>
              <w:t>Error! Hyperlink reference not valid.</w:t>
            </w:r>
          </w:ins>
          <w:del w:id="341" w:author="David Conklin" w:date="2020-09-10T15:08:00Z">
            <w:r w:rsidR="005B5E46" w:rsidRPr="00C624E8" w:rsidDel="00DF349B">
              <w:rPr>
                <w:rStyle w:val="Hyperlink"/>
                <w:noProof/>
              </w:rPr>
              <w:delText>The wr_pods.csv file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_Toc48289484 \h </w:delInstrText>
            </w:r>
            <w:r w:rsidR="005B5E46" w:rsidDel="00DF349B">
              <w:rPr>
                <w:noProof/>
                <w:webHidden/>
              </w:rPr>
              <w:fldChar w:fldCharType="separate"/>
            </w:r>
          </w:del>
          <w:del w:id="342" w:author="David Conklin" w:date="2020-08-19T16:00:00Z">
            <w:r w:rsidR="005B5E46" w:rsidDel="00037790">
              <w:rPr>
                <w:noProof/>
                <w:webHidden/>
              </w:rPr>
              <w:delText>16</w:delText>
            </w:r>
          </w:del>
          <w:del w:id="343" w:author="David Conklin" w:date="2020-09-10T15:08:00Z">
            <w:r w:rsidR="005B5E46" w:rsidDel="00DF349B">
              <w:rPr>
                <w:noProof/>
                <w:webHidden/>
              </w:rPr>
              <w:fldChar w:fldCharType="end"/>
            </w:r>
            <w:r w:rsidDel="00DF349B">
              <w:rPr>
                <w:noProof/>
              </w:rPr>
              <w:fldChar w:fldCharType="end"/>
            </w:r>
          </w:del>
        </w:p>
        <w:p w14:paraId="20F5C59B" w14:textId="61BAB62B" w:rsidR="005B5E46" w:rsidDel="00DF349B" w:rsidRDefault="00037790">
          <w:pPr>
            <w:pStyle w:val="TOC2"/>
            <w:tabs>
              <w:tab w:val="right" w:leader="dot" w:pos="9350"/>
            </w:tabs>
            <w:rPr>
              <w:del w:id="344" w:author="David Conklin" w:date="2020-09-10T15:08:00Z"/>
              <w:rFonts w:eastAsiaTheme="minorEastAsia"/>
              <w:noProof/>
            </w:rPr>
          </w:pPr>
          <w:del w:id="345" w:author="David Conklin" w:date="2020-09-10T15:08:00Z">
            <w:r w:rsidDel="00DF349B">
              <w:rPr>
                <w:noProof/>
              </w:rPr>
              <w:fldChar w:fldCharType="begin"/>
            </w:r>
            <w:r w:rsidDel="00DF349B">
              <w:rPr>
                <w:noProof/>
              </w:rPr>
              <w:delInstrText xml:space="preserve"> HYPERLINK \l "_Toc48289485" </w:delInstrText>
            </w:r>
            <w:r w:rsidDel="00DF349B">
              <w:rPr>
                <w:noProof/>
              </w:rPr>
              <w:fldChar w:fldCharType="separate"/>
            </w:r>
          </w:del>
          <w:ins w:id="346" w:author="David Conklin" w:date="2020-09-12T10:54:00Z">
            <w:r w:rsidR="00AD0B00">
              <w:rPr>
                <w:b/>
                <w:bCs/>
                <w:noProof/>
              </w:rPr>
              <w:t>Error! Hyperlink reference not valid.</w:t>
            </w:r>
          </w:ins>
          <w:del w:id="347" w:author="David Conklin" w:date="2020-09-10T15:08:00Z">
            <w:r w:rsidR="005B5E46" w:rsidRPr="00C624E8" w:rsidDel="00DF349B">
              <w:rPr>
                <w:rStyle w:val="Hyperlink"/>
                <w:noProof/>
              </w:rPr>
              <w:delText>The wr_pous.csv file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_Toc48289485 \h </w:delInstrText>
            </w:r>
            <w:r w:rsidR="005B5E46" w:rsidDel="00DF349B">
              <w:rPr>
                <w:noProof/>
                <w:webHidden/>
              </w:rPr>
              <w:fldChar w:fldCharType="separate"/>
            </w:r>
          </w:del>
          <w:del w:id="348" w:author="David Conklin" w:date="2020-08-19T16:00:00Z">
            <w:r w:rsidR="005B5E46" w:rsidDel="00037790">
              <w:rPr>
                <w:noProof/>
                <w:webHidden/>
              </w:rPr>
              <w:delText>16</w:delText>
            </w:r>
          </w:del>
          <w:del w:id="349" w:author="David Conklin" w:date="2020-09-10T15:08:00Z">
            <w:r w:rsidR="005B5E46" w:rsidDel="00DF349B">
              <w:rPr>
                <w:noProof/>
                <w:webHidden/>
              </w:rPr>
              <w:fldChar w:fldCharType="end"/>
            </w:r>
            <w:r w:rsidDel="00DF349B">
              <w:rPr>
                <w:noProof/>
              </w:rPr>
              <w:fldChar w:fldCharType="end"/>
            </w:r>
          </w:del>
        </w:p>
        <w:p w14:paraId="0FAA7E0A" w14:textId="2C5C23FD" w:rsidR="005B5E46" w:rsidDel="00DF349B" w:rsidRDefault="00037790">
          <w:pPr>
            <w:pStyle w:val="TOC2"/>
            <w:tabs>
              <w:tab w:val="right" w:leader="dot" w:pos="9350"/>
            </w:tabs>
            <w:rPr>
              <w:del w:id="350" w:author="David Conklin" w:date="2020-09-10T15:08:00Z"/>
              <w:rFonts w:eastAsiaTheme="minorEastAsia"/>
              <w:noProof/>
            </w:rPr>
          </w:pPr>
          <w:del w:id="351" w:author="David Conklin" w:date="2020-09-10T15:08:00Z">
            <w:r w:rsidDel="00DF349B">
              <w:rPr>
                <w:noProof/>
              </w:rPr>
              <w:fldChar w:fldCharType="begin"/>
            </w:r>
            <w:r w:rsidDel="00DF349B">
              <w:rPr>
                <w:noProof/>
              </w:rPr>
              <w:delInstrText xml:space="preserve"> HYPERLINK \l "_Toc48289486" </w:delInstrText>
            </w:r>
            <w:r w:rsidDel="00DF349B">
              <w:rPr>
                <w:noProof/>
              </w:rPr>
              <w:fldChar w:fldCharType="separate"/>
            </w:r>
          </w:del>
          <w:ins w:id="352" w:author="David Conklin" w:date="2020-09-12T10:54:00Z">
            <w:r w:rsidR="00AD0B00">
              <w:rPr>
                <w:b/>
                <w:bCs/>
                <w:noProof/>
              </w:rPr>
              <w:t>Error! Hyperlink reference not valid.</w:t>
            </w:r>
          </w:ins>
          <w:del w:id="353" w:author="David Conklin" w:date="2020-09-10T15:08:00Z">
            <w:r w:rsidR="005B5E46" w:rsidRPr="00C624E8" w:rsidDel="00DF349B">
              <w:rPr>
                <w:rStyle w:val="Hyperlink"/>
                <w:noProof/>
              </w:rPr>
              <w:delText>Adding a water right</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_Toc48289486 \h </w:delInstrText>
            </w:r>
            <w:r w:rsidR="005B5E46" w:rsidDel="00DF349B">
              <w:rPr>
                <w:noProof/>
                <w:webHidden/>
              </w:rPr>
              <w:fldChar w:fldCharType="separate"/>
            </w:r>
          </w:del>
          <w:del w:id="354" w:author="David Conklin" w:date="2020-08-19T16:00:00Z">
            <w:r w:rsidR="005B5E46" w:rsidDel="00037790">
              <w:rPr>
                <w:noProof/>
                <w:webHidden/>
              </w:rPr>
              <w:delText>17</w:delText>
            </w:r>
          </w:del>
          <w:del w:id="355" w:author="David Conklin" w:date="2020-09-10T15:08:00Z">
            <w:r w:rsidR="005B5E46" w:rsidDel="00DF349B">
              <w:rPr>
                <w:noProof/>
                <w:webHidden/>
              </w:rPr>
              <w:fldChar w:fldCharType="end"/>
            </w:r>
            <w:r w:rsidDel="00DF349B">
              <w:rPr>
                <w:noProof/>
              </w:rPr>
              <w:fldChar w:fldCharType="end"/>
            </w:r>
          </w:del>
        </w:p>
        <w:p w14:paraId="1AB1F7FD" w14:textId="7B003D56" w:rsidR="005B5E46" w:rsidDel="00DF349B" w:rsidRDefault="00037790">
          <w:pPr>
            <w:pStyle w:val="TOC1"/>
            <w:tabs>
              <w:tab w:val="right" w:leader="dot" w:pos="9350"/>
            </w:tabs>
            <w:rPr>
              <w:del w:id="356" w:author="David Conklin" w:date="2020-09-10T15:08:00Z"/>
              <w:rFonts w:eastAsiaTheme="minorEastAsia"/>
              <w:noProof/>
            </w:rPr>
          </w:pPr>
          <w:del w:id="357" w:author="David Conklin" w:date="2020-09-10T15:08:00Z">
            <w:r w:rsidDel="00DF349B">
              <w:rPr>
                <w:noProof/>
              </w:rPr>
              <w:fldChar w:fldCharType="begin"/>
            </w:r>
            <w:r w:rsidDel="00DF349B">
              <w:rPr>
                <w:noProof/>
              </w:rPr>
              <w:delInstrText xml:space="preserve"> HYPERLINK \l "_Toc48289487" </w:delInstrText>
            </w:r>
            <w:r w:rsidDel="00DF349B">
              <w:rPr>
                <w:noProof/>
              </w:rPr>
              <w:fldChar w:fldCharType="separate"/>
            </w:r>
          </w:del>
          <w:ins w:id="358" w:author="David Conklin" w:date="2020-09-12T10:54:00Z">
            <w:r w:rsidR="00AD0B00">
              <w:rPr>
                <w:b/>
                <w:bCs/>
                <w:noProof/>
              </w:rPr>
              <w:t>Error! Hyperlink reference not valid.</w:t>
            </w:r>
          </w:ins>
          <w:del w:id="359" w:author="David Conklin" w:date="2020-09-10T15:08:00Z">
            <w:r w:rsidR="005B5E46" w:rsidRPr="00C624E8" w:rsidDel="00DF349B">
              <w:rPr>
                <w:rStyle w:val="Hyperlink"/>
                <w:noProof/>
              </w:rPr>
              <w:delText>Water parcels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_Toc48289487 \h </w:delInstrText>
            </w:r>
            <w:r w:rsidR="005B5E46" w:rsidDel="00DF349B">
              <w:rPr>
                <w:noProof/>
                <w:webHidden/>
              </w:rPr>
              <w:fldChar w:fldCharType="separate"/>
            </w:r>
          </w:del>
          <w:del w:id="360" w:author="David Conklin" w:date="2020-08-19T16:00:00Z">
            <w:r w:rsidR="005B5E46" w:rsidDel="00037790">
              <w:rPr>
                <w:noProof/>
                <w:webHidden/>
              </w:rPr>
              <w:delText>18</w:delText>
            </w:r>
          </w:del>
          <w:del w:id="361" w:author="David Conklin" w:date="2020-09-10T15:08:00Z">
            <w:r w:rsidR="005B5E46" w:rsidDel="00DF349B">
              <w:rPr>
                <w:noProof/>
                <w:webHidden/>
              </w:rPr>
              <w:fldChar w:fldCharType="end"/>
            </w:r>
            <w:r w:rsidDel="00DF349B">
              <w:rPr>
                <w:noProof/>
              </w:rPr>
              <w:fldChar w:fldCharType="end"/>
            </w:r>
          </w:del>
        </w:p>
        <w:p w14:paraId="38835AC9" w14:textId="0BBE6234" w:rsidR="005B5E46" w:rsidDel="00DF349B" w:rsidRDefault="00037790">
          <w:pPr>
            <w:pStyle w:val="TOC1"/>
            <w:tabs>
              <w:tab w:val="right" w:leader="dot" w:pos="9350"/>
            </w:tabs>
            <w:rPr>
              <w:del w:id="362" w:author="David Conklin" w:date="2020-09-10T15:08:00Z"/>
              <w:rFonts w:eastAsiaTheme="minorEastAsia"/>
              <w:noProof/>
            </w:rPr>
          </w:pPr>
          <w:del w:id="363" w:author="David Conklin" w:date="2020-09-10T15:08:00Z">
            <w:r w:rsidDel="00DF349B">
              <w:rPr>
                <w:noProof/>
              </w:rPr>
              <w:fldChar w:fldCharType="begin"/>
            </w:r>
            <w:r w:rsidDel="00DF349B">
              <w:rPr>
                <w:noProof/>
              </w:rPr>
              <w:delInstrText xml:space="preserve"> HYPERLINK \l "_Toc48289488" </w:delInstrText>
            </w:r>
            <w:r w:rsidDel="00DF349B">
              <w:rPr>
                <w:noProof/>
              </w:rPr>
              <w:fldChar w:fldCharType="separate"/>
            </w:r>
          </w:del>
          <w:ins w:id="364" w:author="David Conklin" w:date="2020-09-12T10:54:00Z">
            <w:r w:rsidR="00AD0B00">
              <w:rPr>
                <w:b/>
                <w:bCs/>
                <w:noProof/>
              </w:rPr>
              <w:t>Error! Hyperlink reference not valid.</w:t>
            </w:r>
          </w:ins>
          <w:del w:id="365" w:author="David Conklin" w:date="2020-09-10T15:08:00Z">
            <w:r w:rsidR="005B5E46" w:rsidRPr="00C624E8" w:rsidDel="00DF349B">
              <w:rPr>
                <w:rStyle w:val="Hyperlink"/>
                <w:noProof/>
              </w:rPr>
              <w:delText>Daily water mass and energy balance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_Toc48289488 \h </w:delInstrText>
            </w:r>
            <w:r w:rsidR="005B5E46" w:rsidDel="00DF349B">
              <w:rPr>
                <w:noProof/>
                <w:webHidden/>
              </w:rPr>
              <w:fldChar w:fldCharType="separate"/>
            </w:r>
          </w:del>
          <w:del w:id="366" w:author="David Conklin" w:date="2020-08-19T16:00:00Z">
            <w:r w:rsidR="005B5E46" w:rsidDel="00037790">
              <w:rPr>
                <w:noProof/>
                <w:webHidden/>
              </w:rPr>
              <w:delText>18</w:delText>
            </w:r>
          </w:del>
          <w:del w:id="367" w:author="David Conklin" w:date="2020-09-10T15:08:00Z">
            <w:r w:rsidR="005B5E46" w:rsidDel="00DF349B">
              <w:rPr>
                <w:noProof/>
                <w:webHidden/>
              </w:rPr>
              <w:fldChar w:fldCharType="end"/>
            </w:r>
            <w:r w:rsidDel="00DF349B">
              <w:rPr>
                <w:noProof/>
              </w:rPr>
              <w:fldChar w:fldCharType="end"/>
            </w:r>
          </w:del>
        </w:p>
        <w:p w14:paraId="223E9B80" w14:textId="60CDC30D" w:rsidR="005B5E46" w:rsidDel="00DF349B" w:rsidRDefault="00037790">
          <w:pPr>
            <w:pStyle w:val="TOC1"/>
            <w:tabs>
              <w:tab w:val="right" w:leader="dot" w:pos="9350"/>
            </w:tabs>
            <w:rPr>
              <w:del w:id="368" w:author="David Conklin" w:date="2020-09-10T15:08:00Z"/>
              <w:rFonts w:eastAsiaTheme="minorEastAsia"/>
              <w:noProof/>
            </w:rPr>
          </w:pPr>
          <w:del w:id="369" w:author="David Conklin" w:date="2020-09-10T15:08:00Z">
            <w:r w:rsidDel="00DF349B">
              <w:rPr>
                <w:noProof/>
              </w:rPr>
              <w:fldChar w:fldCharType="begin"/>
            </w:r>
            <w:r w:rsidDel="00DF349B">
              <w:rPr>
                <w:noProof/>
              </w:rPr>
              <w:delInstrText xml:space="preserve"> HYPERLINK \l "_Toc48289489" </w:delInstrText>
            </w:r>
            <w:r w:rsidDel="00DF349B">
              <w:rPr>
                <w:noProof/>
              </w:rPr>
              <w:fldChar w:fldCharType="separate"/>
            </w:r>
          </w:del>
          <w:ins w:id="370" w:author="David Conklin" w:date="2020-09-12T10:54:00Z">
            <w:r w:rsidR="00AD0B00">
              <w:rPr>
                <w:b/>
                <w:bCs/>
                <w:noProof/>
              </w:rPr>
              <w:t>Error! Hyperlink reference not valid.</w:t>
            </w:r>
          </w:ins>
          <w:del w:id="371" w:author="David Conklin" w:date="2020-09-10T15:08:00Z">
            <w:r w:rsidR="005B5E46" w:rsidRPr="00C624E8" w:rsidDel="00DF349B">
              <w:rPr>
                <w:rStyle w:val="Hyperlink"/>
                <w:noProof/>
              </w:rPr>
              <w:delText>Water temperature from thermal energy</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_Toc48289489 \h </w:delInstrText>
            </w:r>
            <w:r w:rsidR="005B5E46" w:rsidDel="00DF349B">
              <w:rPr>
                <w:noProof/>
                <w:webHidden/>
              </w:rPr>
              <w:fldChar w:fldCharType="separate"/>
            </w:r>
          </w:del>
          <w:del w:id="372" w:author="David Conklin" w:date="2020-08-19T16:00:00Z">
            <w:r w:rsidR="005B5E46" w:rsidDel="00037790">
              <w:rPr>
                <w:noProof/>
                <w:webHidden/>
              </w:rPr>
              <w:delText>19</w:delText>
            </w:r>
          </w:del>
          <w:del w:id="373" w:author="David Conklin" w:date="2020-09-10T15:08:00Z">
            <w:r w:rsidR="005B5E46" w:rsidDel="00DF349B">
              <w:rPr>
                <w:noProof/>
                <w:webHidden/>
              </w:rPr>
              <w:fldChar w:fldCharType="end"/>
            </w:r>
            <w:r w:rsidDel="00DF349B">
              <w:rPr>
                <w:noProof/>
              </w:rPr>
              <w:fldChar w:fldCharType="end"/>
            </w:r>
          </w:del>
        </w:p>
        <w:p w14:paraId="56E0461B" w14:textId="0D2F505F" w:rsidR="005B5E46" w:rsidDel="00DF349B" w:rsidRDefault="00037790">
          <w:pPr>
            <w:pStyle w:val="TOC1"/>
            <w:tabs>
              <w:tab w:val="right" w:leader="dot" w:pos="9350"/>
            </w:tabs>
            <w:rPr>
              <w:del w:id="374" w:author="David Conklin" w:date="2020-09-10T15:08:00Z"/>
              <w:rFonts w:eastAsiaTheme="minorEastAsia"/>
              <w:noProof/>
            </w:rPr>
          </w:pPr>
          <w:del w:id="375" w:author="David Conklin" w:date="2020-09-10T15:08:00Z">
            <w:r w:rsidDel="00DF349B">
              <w:rPr>
                <w:noProof/>
              </w:rPr>
              <w:fldChar w:fldCharType="begin"/>
            </w:r>
            <w:r w:rsidDel="00DF349B">
              <w:rPr>
                <w:noProof/>
              </w:rPr>
              <w:delInstrText xml:space="preserve"> HYPERLINK \l "_Toc48289490" </w:delInstrText>
            </w:r>
            <w:r w:rsidDel="00DF349B">
              <w:rPr>
                <w:noProof/>
              </w:rPr>
              <w:fldChar w:fldCharType="separate"/>
            </w:r>
          </w:del>
          <w:ins w:id="376" w:author="David Conklin" w:date="2020-09-12T10:54:00Z">
            <w:r w:rsidR="00AD0B00">
              <w:rPr>
                <w:b/>
                <w:bCs/>
                <w:noProof/>
              </w:rPr>
              <w:t>Error! Hyperlink reference not valid.</w:t>
            </w:r>
          </w:ins>
          <w:del w:id="377" w:author="David Conklin" w:date="2020-09-10T15:08:00Z">
            <w:r w:rsidR="005B5E46" w:rsidRPr="00C624E8" w:rsidDel="00DF349B">
              <w:rPr>
                <w:rStyle w:val="Hyperlink"/>
                <w:noProof/>
              </w:rPr>
              <w:delText>Estimating the rate of flow in a stream reach</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_Toc48289490 \h </w:delInstrText>
            </w:r>
            <w:r w:rsidR="005B5E46" w:rsidDel="00DF349B">
              <w:rPr>
                <w:noProof/>
                <w:webHidden/>
              </w:rPr>
              <w:fldChar w:fldCharType="separate"/>
            </w:r>
          </w:del>
          <w:del w:id="378" w:author="David Conklin" w:date="2020-08-19T16:00:00Z">
            <w:r w:rsidR="005B5E46" w:rsidDel="00037790">
              <w:rPr>
                <w:noProof/>
                <w:webHidden/>
              </w:rPr>
              <w:delText>19</w:delText>
            </w:r>
          </w:del>
          <w:del w:id="379" w:author="David Conklin" w:date="2020-09-10T15:08:00Z">
            <w:r w:rsidR="005B5E46" w:rsidDel="00DF349B">
              <w:rPr>
                <w:noProof/>
                <w:webHidden/>
              </w:rPr>
              <w:fldChar w:fldCharType="end"/>
            </w:r>
            <w:r w:rsidDel="00DF349B">
              <w:rPr>
                <w:noProof/>
              </w:rPr>
              <w:fldChar w:fldCharType="end"/>
            </w:r>
          </w:del>
        </w:p>
        <w:p w14:paraId="74EE5405" w14:textId="6B41035D" w:rsidR="005B5E46" w:rsidDel="00DF349B" w:rsidRDefault="00037790">
          <w:pPr>
            <w:pStyle w:val="TOC1"/>
            <w:tabs>
              <w:tab w:val="right" w:leader="dot" w:pos="9350"/>
            </w:tabs>
            <w:rPr>
              <w:del w:id="380" w:author="David Conklin" w:date="2020-09-10T15:08:00Z"/>
              <w:rFonts w:eastAsiaTheme="minorEastAsia"/>
              <w:noProof/>
            </w:rPr>
          </w:pPr>
          <w:del w:id="381" w:author="David Conklin" w:date="2020-09-10T15:08:00Z">
            <w:r w:rsidDel="00DF349B">
              <w:rPr>
                <w:noProof/>
              </w:rPr>
              <w:fldChar w:fldCharType="begin"/>
            </w:r>
            <w:r w:rsidDel="00DF349B">
              <w:rPr>
                <w:noProof/>
              </w:rPr>
              <w:delInstrText xml:space="preserve"> HYPERLINK \l "_Toc48289491" </w:delInstrText>
            </w:r>
            <w:r w:rsidDel="00DF349B">
              <w:rPr>
                <w:noProof/>
              </w:rPr>
              <w:fldChar w:fldCharType="separate"/>
            </w:r>
          </w:del>
          <w:ins w:id="382" w:author="David Conklin" w:date="2020-09-12T10:54:00Z">
            <w:r w:rsidR="00AD0B00">
              <w:rPr>
                <w:b/>
                <w:bCs/>
                <w:noProof/>
              </w:rPr>
              <w:t>Error! Hyperlink reference not valid.</w:t>
            </w:r>
          </w:ins>
          <w:del w:id="383" w:author="David Conklin" w:date="2020-09-10T15:08:00Z">
            <w:r w:rsidR="005B5E46" w:rsidRPr="00C624E8" w:rsidDel="00DF349B">
              <w:rPr>
                <w:rStyle w:val="Hyperlink"/>
                <w:noProof/>
              </w:rPr>
              <w:delText>Initial conditions for Flow</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_Toc48289491 \h </w:delInstrText>
            </w:r>
            <w:r w:rsidR="005B5E46" w:rsidDel="00DF349B">
              <w:rPr>
                <w:noProof/>
                <w:webHidden/>
              </w:rPr>
              <w:fldChar w:fldCharType="separate"/>
            </w:r>
          </w:del>
          <w:del w:id="384" w:author="David Conklin" w:date="2020-08-19T16:00:00Z">
            <w:r w:rsidR="005B5E46" w:rsidDel="00037790">
              <w:rPr>
                <w:noProof/>
                <w:webHidden/>
              </w:rPr>
              <w:delText>20</w:delText>
            </w:r>
          </w:del>
          <w:del w:id="385" w:author="David Conklin" w:date="2020-09-10T15:08:00Z">
            <w:r w:rsidR="005B5E46" w:rsidDel="00DF349B">
              <w:rPr>
                <w:noProof/>
                <w:webHidden/>
              </w:rPr>
              <w:fldChar w:fldCharType="end"/>
            </w:r>
            <w:r w:rsidDel="00DF349B">
              <w:rPr>
                <w:noProof/>
              </w:rPr>
              <w:fldChar w:fldCharType="end"/>
            </w:r>
          </w:del>
        </w:p>
        <w:p w14:paraId="761A3854" w14:textId="65842BFC" w:rsidR="005B5E46" w:rsidDel="00DF349B" w:rsidRDefault="00037790">
          <w:pPr>
            <w:pStyle w:val="TOC1"/>
            <w:tabs>
              <w:tab w:val="right" w:leader="dot" w:pos="9350"/>
            </w:tabs>
            <w:rPr>
              <w:del w:id="386" w:author="David Conklin" w:date="2020-09-10T15:08:00Z"/>
              <w:rFonts w:eastAsiaTheme="minorEastAsia"/>
              <w:noProof/>
            </w:rPr>
          </w:pPr>
          <w:del w:id="387" w:author="David Conklin" w:date="2020-09-10T15:08:00Z">
            <w:r w:rsidDel="00DF349B">
              <w:rPr>
                <w:noProof/>
              </w:rPr>
              <w:fldChar w:fldCharType="begin"/>
            </w:r>
            <w:r w:rsidDel="00DF349B">
              <w:rPr>
                <w:noProof/>
              </w:rPr>
              <w:delInstrText xml:space="preserve"> HYPERLINK \l "_Toc48289492" </w:delInstrText>
            </w:r>
            <w:r w:rsidDel="00DF349B">
              <w:rPr>
                <w:noProof/>
              </w:rPr>
              <w:fldChar w:fldCharType="separate"/>
            </w:r>
          </w:del>
          <w:ins w:id="388" w:author="David Conklin" w:date="2020-09-12T10:54:00Z">
            <w:r w:rsidR="00AD0B00">
              <w:rPr>
                <w:b/>
                <w:bCs/>
                <w:noProof/>
              </w:rPr>
              <w:t>Error! Hyperlink reference not valid.</w:t>
            </w:r>
          </w:ins>
          <w:del w:id="389" w:author="David Conklin" w:date="2020-09-10T15:08:00Z">
            <w:r w:rsidR="005B5E46" w:rsidRPr="00C624E8" w:rsidDel="00DF349B">
              <w:rPr>
                <w:rStyle w:val="Hyperlink"/>
                <w:noProof/>
              </w:rPr>
              <w:delText>Creating a new study area from a watershed within the WRB</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_Toc48289492 \h </w:delInstrText>
            </w:r>
            <w:r w:rsidR="005B5E46" w:rsidDel="00DF349B">
              <w:rPr>
                <w:noProof/>
                <w:webHidden/>
              </w:rPr>
              <w:fldChar w:fldCharType="separate"/>
            </w:r>
          </w:del>
          <w:del w:id="390" w:author="David Conklin" w:date="2020-08-19T16:00:00Z">
            <w:r w:rsidR="005B5E46" w:rsidDel="00037790">
              <w:rPr>
                <w:noProof/>
                <w:webHidden/>
              </w:rPr>
              <w:delText>20</w:delText>
            </w:r>
          </w:del>
          <w:del w:id="391" w:author="David Conklin" w:date="2020-09-10T15:08:00Z">
            <w:r w:rsidR="005B5E46" w:rsidDel="00DF349B">
              <w:rPr>
                <w:noProof/>
                <w:webHidden/>
              </w:rPr>
              <w:fldChar w:fldCharType="end"/>
            </w:r>
            <w:r w:rsidDel="00DF349B">
              <w:rPr>
                <w:noProof/>
              </w:rPr>
              <w:fldChar w:fldCharType="end"/>
            </w:r>
          </w:del>
        </w:p>
        <w:p w14:paraId="66EFD9BC" w14:textId="5DE9CCC8" w:rsidR="005B5E46" w:rsidDel="00DF349B" w:rsidRDefault="00037790">
          <w:pPr>
            <w:pStyle w:val="TOC1"/>
            <w:tabs>
              <w:tab w:val="right" w:leader="dot" w:pos="9350"/>
            </w:tabs>
            <w:rPr>
              <w:del w:id="392" w:author="David Conklin" w:date="2020-09-10T15:08:00Z"/>
              <w:rFonts w:eastAsiaTheme="minorEastAsia"/>
              <w:noProof/>
            </w:rPr>
          </w:pPr>
          <w:del w:id="393" w:author="David Conklin" w:date="2020-09-10T15:08:00Z">
            <w:r w:rsidDel="00DF349B">
              <w:rPr>
                <w:noProof/>
              </w:rPr>
              <w:fldChar w:fldCharType="begin"/>
            </w:r>
            <w:r w:rsidDel="00DF349B">
              <w:rPr>
                <w:noProof/>
              </w:rPr>
              <w:delInstrText xml:space="preserve"> HYPERLINK \l "_Toc48289493" </w:delInstrText>
            </w:r>
            <w:r w:rsidDel="00DF349B">
              <w:rPr>
                <w:noProof/>
              </w:rPr>
              <w:fldChar w:fldCharType="separate"/>
            </w:r>
          </w:del>
          <w:ins w:id="394" w:author="David Conklin" w:date="2020-09-12T10:54:00Z">
            <w:r w:rsidR="00AD0B00">
              <w:rPr>
                <w:b/>
                <w:bCs/>
                <w:noProof/>
              </w:rPr>
              <w:t>Error! Hyperlink reference not valid.</w:t>
            </w:r>
          </w:ins>
          <w:del w:id="395" w:author="David Conklin" w:date="2020-09-10T15:08:00Z">
            <w:r w:rsidR="005B5E46" w:rsidRPr="00C624E8" w:rsidDel="00DF349B">
              <w:rPr>
                <w:rStyle w:val="Hyperlink"/>
                <w:noProof/>
              </w:rPr>
              <w:delText>North Santiam study area</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_Toc48289493 \h </w:delInstrText>
            </w:r>
            <w:r w:rsidR="005B5E46" w:rsidDel="00DF349B">
              <w:rPr>
                <w:noProof/>
                <w:webHidden/>
              </w:rPr>
              <w:fldChar w:fldCharType="separate"/>
            </w:r>
          </w:del>
          <w:del w:id="396" w:author="David Conklin" w:date="2020-08-19T16:00:00Z">
            <w:r w:rsidR="005B5E46" w:rsidDel="00037790">
              <w:rPr>
                <w:noProof/>
                <w:webHidden/>
              </w:rPr>
              <w:delText>22</w:delText>
            </w:r>
          </w:del>
          <w:del w:id="397" w:author="David Conklin" w:date="2020-09-10T15:08:00Z">
            <w:r w:rsidR="005B5E46" w:rsidDel="00DF349B">
              <w:rPr>
                <w:noProof/>
                <w:webHidden/>
              </w:rPr>
              <w:fldChar w:fldCharType="end"/>
            </w:r>
            <w:r w:rsidDel="00DF349B">
              <w:rPr>
                <w:noProof/>
              </w:rPr>
              <w:fldChar w:fldCharType="end"/>
            </w:r>
          </w:del>
        </w:p>
        <w:p w14:paraId="1A80FECE" w14:textId="62B95C47" w:rsidR="005B5E46" w:rsidDel="00DF349B" w:rsidRDefault="00037790">
          <w:pPr>
            <w:pStyle w:val="TOC2"/>
            <w:tabs>
              <w:tab w:val="right" w:leader="dot" w:pos="9350"/>
            </w:tabs>
            <w:rPr>
              <w:del w:id="398" w:author="David Conklin" w:date="2020-09-10T15:08:00Z"/>
              <w:rFonts w:eastAsiaTheme="minorEastAsia"/>
              <w:noProof/>
            </w:rPr>
          </w:pPr>
          <w:del w:id="399" w:author="David Conklin" w:date="2020-09-10T15:08:00Z">
            <w:r w:rsidDel="00DF349B">
              <w:rPr>
                <w:noProof/>
              </w:rPr>
              <w:fldChar w:fldCharType="begin"/>
            </w:r>
            <w:r w:rsidDel="00DF349B">
              <w:rPr>
                <w:noProof/>
              </w:rPr>
              <w:delInstrText xml:space="preserve"> HYPERLINK \l "_Toc48289494" </w:delInstrText>
            </w:r>
            <w:r w:rsidDel="00DF349B">
              <w:rPr>
                <w:noProof/>
              </w:rPr>
              <w:fldChar w:fldCharType="separate"/>
            </w:r>
          </w:del>
          <w:ins w:id="400" w:author="David Conklin" w:date="2020-09-12T10:54:00Z">
            <w:r w:rsidR="00AD0B00">
              <w:rPr>
                <w:b/>
                <w:bCs/>
                <w:noProof/>
              </w:rPr>
              <w:t>Error! Hyperlink reference not valid.</w:t>
            </w:r>
          </w:ins>
          <w:del w:id="401" w:author="David Conklin" w:date="2020-09-10T15:08:00Z">
            <w:r w:rsidR="005B5E46" w:rsidRPr="00C624E8" w:rsidDel="00DF349B">
              <w:rPr>
                <w:rStyle w:val="Hyperlink"/>
                <w:rFonts w:eastAsia="Times New Roman"/>
                <w:noProof/>
              </w:rPr>
              <w:delText>Instream water rights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_Toc48289494 \h </w:delInstrText>
            </w:r>
            <w:r w:rsidR="005B5E46" w:rsidDel="00DF349B">
              <w:rPr>
                <w:noProof/>
                <w:webHidden/>
              </w:rPr>
              <w:fldChar w:fldCharType="separate"/>
            </w:r>
          </w:del>
          <w:del w:id="402" w:author="David Conklin" w:date="2020-08-19T16:00:00Z">
            <w:r w:rsidR="005B5E46" w:rsidDel="00037790">
              <w:rPr>
                <w:noProof/>
                <w:webHidden/>
              </w:rPr>
              <w:delText>22</w:delText>
            </w:r>
          </w:del>
          <w:del w:id="403" w:author="David Conklin" w:date="2020-09-10T15:08:00Z">
            <w:r w:rsidR="005B5E46" w:rsidDel="00DF349B">
              <w:rPr>
                <w:noProof/>
                <w:webHidden/>
              </w:rPr>
              <w:fldChar w:fldCharType="end"/>
            </w:r>
            <w:r w:rsidDel="00DF349B">
              <w:rPr>
                <w:noProof/>
              </w:rPr>
              <w:fldChar w:fldCharType="end"/>
            </w:r>
          </w:del>
        </w:p>
        <w:p w14:paraId="61BBE1D3" w14:textId="741D4A91" w:rsidR="005B5E46" w:rsidDel="00DF349B" w:rsidRDefault="00037790">
          <w:pPr>
            <w:pStyle w:val="TOC2"/>
            <w:tabs>
              <w:tab w:val="right" w:leader="dot" w:pos="9350"/>
            </w:tabs>
            <w:rPr>
              <w:del w:id="404" w:author="David Conklin" w:date="2020-09-10T15:08:00Z"/>
              <w:rFonts w:eastAsiaTheme="minorEastAsia"/>
              <w:noProof/>
            </w:rPr>
          </w:pPr>
          <w:del w:id="405" w:author="David Conklin" w:date="2020-09-10T15:08:00Z">
            <w:r w:rsidDel="00DF349B">
              <w:rPr>
                <w:noProof/>
              </w:rPr>
              <w:fldChar w:fldCharType="begin"/>
            </w:r>
            <w:r w:rsidDel="00DF349B">
              <w:rPr>
                <w:noProof/>
              </w:rPr>
              <w:delInstrText xml:space="preserve"> HYPERLINK \l "_Toc48289495" </w:delInstrText>
            </w:r>
            <w:r w:rsidDel="00DF349B">
              <w:rPr>
                <w:noProof/>
              </w:rPr>
              <w:fldChar w:fldCharType="separate"/>
            </w:r>
          </w:del>
          <w:ins w:id="406" w:author="David Conklin" w:date="2020-09-12T10:54:00Z">
            <w:r w:rsidR="00AD0B00">
              <w:rPr>
                <w:b/>
                <w:bCs/>
                <w:noProof/>
              </w:rPr>
              <w:t>Error! Hyperlink reference not valid.</w:t>
            </w:r>
          </w:ins>
          <w:del w:id="407" w:author="David Conklin" w:date="2020-09-10T15:08:00Z">
            <w:r w:rsidR="005B5E46" w:rsidRPr="00C624E8" w:rsidDel="00DF349B">
              <w:rPr>
                <w:rStyle w:val="Hyperlink"/>
                <w:noProof/>
              </w:rPr>
              <w:delText>Municipal water rights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_Toc48289495 \h </w:delInstrText>
            </w:r>
            <w:r w:rsidR="005B5E46" w:rsidDel="00DF349B">
              <w:rPr>
                <w:noProof/>
                <w:webHidden/>
              </w:rPr>
              <w:fldChar w:fldCharType="separate"/>
            </w:r>
          </w:del>
          <w:del w:id="408" w:author="David Conklin" w:date="2020-08-19T16:00:00Z">
            <w:r w:rsidR="005B5E46" w:rsidDel="00037790">
              <w:rPr>
                <w:noProof/>
                <w:webHidden/>
              </w:rPr>
              <w:delText>24</w:delText>
            </w:r>
          </w:del>
          <w:del w:id="409" w:author="David Conklin" w:date="2020-09-10T15:08:00Z">
            <w:r w:rsidR="005B5E46" w:rsidDel="00DF349B">
              <w:rPr>
                <w:noProof/>
                <w:webHidden/>
              </w:rPr>
              <w:fldChar w:fldCharType="end"/>
            </w:r>
            <w:r w:rsidDel="00DF349B">
              <w:rPr>
                <w:noProof/>
              </w:rPr>
              <w:fldChar w:fldCharType="end"/>
            </w:r>
          </w:del>
        </w:p>
        <w:p w14:paraId="7FD3564E" w14:textId="1D1ACBBB" w:rsidR="005B5E46" w:rsidDel="00DF349B" w:rsidRDefault="00037790">
          <w:pPr>
            <w:pStyle w:val="TOC1"/>
            <w:tabs>
              <w:tab w:val="right" w:leader="dot" w:pos="9350"/>
            </w:tabs>
            <w:rPr>
              <w:del w:id="410" w:author="David Conklin" w:date="2020-09-10T15:08:00Z"/>
              <w:rFonts w:eastAsiaTheme="minorEastAsia"/>
              <w:noProof/>
            </w:rPr>
          </w:pPr>
          <w:del w:id="411" w:author="David Conklin" w:date="2020-09-10T15:08:00Z">
            <w:r w:rsidDel="00DF349B">
              <w:rPr>
                <w:noProof/>
              </w:rPr>
              <w:fldChar w:fldCharType="begin"/>
            </w:r>
            <w:r w:rsidDel="00DF349B">
              <w:rPr>
                <w:noProof/>
              </w:rPr>
              <w:delInstrText xml:space="preserve"> HYPERLINK \l "_Toc48289496" </w:delInstrText>
            </w:r>
            <w:r w:rsidDel="00DF349B">
              <w:rPr>
                <w:noProof/>
              </w:rPr>
              <w:fldChar w:fldCharType="separate"/>
            </w:r>
          </w:del>
          <w:ins w:id="412" w:author="David Conklin" w:date="2020-09-12T10:54:00Z">
            <w:r w:rsidR="00AD0B00">
              <w:rPr>
                <w:b/>
                <w:bCs/>
                <w:noProof/>
              </w:rPr>
              <w:t>Error! Hyperlink reference not valid.</w:t>
            </w:r>
          </w:ins>
          <w:del w:id="413" w:author="David Conklin" w:date="2020-09-10T15:08:00Z">
            <w:r w:rsidR="005B5E46" w:rsidRPr="00C624E8" w:rsidDel="00DF349B">
              <w:rPr>
                <w:rStyle w:val="Hyperlink"/>
                <w:noProof/>
              </w:rPr>
              <w:delText>McKenzie Basin Wetlands Study</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_Toc48289496 \h </w:delInstrText>
            </w:r>
            <w:r w:rsidR="005B5E46" w:rsidDel="00DF349B">
              <w:rPr>
                <w:noProof/>
                <w:webHidden/>
              </w:rPr>
              <w:fldChar w:fldCharType="separate"/>
            </w:r>
          </w:del>
          <w:del w:id="414" w:author="David Conklin" w:date="2020-08-19T16:00:00Z">
            <w:r w:rsidR="005B5E46" w:rsidDel="00037790">
              <w:rPr>
                <w:noProof/>
                <w:webHidden/>
              </w:rPr>
              <w:delText>24</w:delText>
            </w:r>
          </w:del>
          <w:del w:id="415" w:author="David Conklin" w:date="2020-09-10T15:08:00Z">
            <w:r w:rsidR="005B5E46" w:rsidDel="00DF349B">
              <w:rPr>
                <w:noProof/>
                <w:webHidden/>
              </w:rPr>
              <w:fldChar w:fldCharType="end"/>
            </w:r>
            <w:r w:rsidDel="00DF349B">
              <w:rPr>
                <w:noProof/>
              </w:rPr>
              <w:fldChar w:fldCharType="end"/>
            </w:r>
          </w:del>
        </w:p>
        <w:p w14:paraId="69A2FBCC" w14:textId="1EFD9B03" w:rsidR="005B5E46" w:rsidDel="00DF349B" w:rsidRDefault="00037790">
          <w:pPr>
            <w:pStyle w:val="TOC2"/>
            <w:tabs>
              <w:tab w:val="right" w:leader="dot" w:pos="9350"/>
            </w:tabs>
            <w:rPr>
              <w:del w:id="416" w:author="David Conklin" w:date="2020-09-10T15:08:00Z"/>
              <w:rFonts w:eastAsiaTheme="minorEastAsia"/>
              <w:noProof/>
            </w:rPr>
          </w:pPr>
          <w:del w:id="417" w:author="David Conklin" w:date="2020-09-10T15:08:00Z">
            <w:r w:rsidDel="00DF349B">
              <w:rPr>
                <w:noProof/>
              </w:rPr>
              <w:fldChar w:fldCharType="begin"/>
            </w:r>
            <w:r w:rsidDel="00DF349B">
              <w:rPr>
                <w:noProof/>
              </w:rPr>
              <w:delInstrText xml:space="preserve"> HYPERLINK \l "_Toc48289497" </w:delInstrText>
            </w:r>
            <w:r w:rsidDel="00DF349B">
              <w:rPr>
                <w:noProof/>
              </w:rPr>
              <w:fldChar w:fldCharType="separate"/>
            </w:r>
          </w:del>
          <w:ins w:id="418" w:author="David Conklin" w:date="2020-09-12T10:54:00Z">
            <w:r w:rsidR="00AD0B00">
              <w:rPr>
                <w:b/>
                <w:bCs/>
                <w:noProof/>
              </w:rPr>
              <w:t>Error! Hyperlink reference not valid.</w:t>
            </w:r>
          </w:ins>
          <w:del w:id="419" w:author="David Conklin" w:date="2020-09-10T15:08:00Z">
            <w:r w:rsidR="005B5E46" w:rsidRPr="00C624E8" w:rsidDel="00DF349B">
              <w:rPr>
                <w:rStyle w:val="Hyperlink"/>
                <w:noProof/>
              </w:rPr>
              <w:delText>Project Overview</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_Toc48289497 \h </w:delInstrText>
            </w:r>
            <w:r w:rsidR="005B5E46" w:rsidDel="00DF349B">
              <w:rPr>
                <w:noProof/>
                <w:webHidden/>
              </w:rPr>
              <w:fldChar w:fldCharType="separate"/>
            </w:r>
          </w:del>
          <w:del w:id="420" w:author="David Conklin" w:date="2020-08-19T16:00:00Z">
            <w:r w:rsidR="005B5E46" w:rsidDel="00037790">
              <w:rPr>
                <w:noProof/>
                <w:webHidden/>
              </w:rPr>
              <w:delText>24</w:delText>
            </w:r>
          </w:del>
          <w:del w:id="421" w:author="David Conklin" w:date="2020-09-10T15:08:00Z">
            <w:r w:rsidR="005B5E46" w:rsidDel="00DF349B">
              <w:rPr>
                <w:noProof/>
                <w:webHidden/>
              </w:rPr>
              <w:fldChar w:fldCharType="end"/>
            </w:r>
            <w:r w:rsidDel="00DF349B">
              <w:rPr>
                <w:noProof/>
              </w:rPr>
              <w:fldChar w:fldCharType="end"/>
            </w:r>
          </w:del>
        </w:p>
        <w:p w14:paraId="2CA2BEEA" w14:textId="1A9650C5" w:rsidR="005B5E46" w:rsidDel="00DF349B" w:rsidRDefault="00037790">
          <w:pPr>
            <w:pStyle w:val="TOC2"/>
            <w:tabs>
              <w:tab w:val="right" w:leader="dot" w:pos="9350"/>
            </w:tabs>
            <w:rPr>
              <w:del w:id="422" w:author="David Conklin" w:date="2020-09-10T15:08:00Z"/>
              <w:rFonts w:eastAsiaTheme="minorEastAsia"/>
              <w:noProof/>
            </w:rPr>
          </w:pPr>
          <w:del w:id="423" w:author="David Conklin" w:date="2020-09-10T15:08:00Z">
            <w:r w:rsidDel="00DF349B">
              <w:rPr>
                <w:noProof/>
              </w:rPr>
              <w:fldChar w:fldCharType="begin"/>
            </w:r>
            <w:r w:rsidDel="00DF349B">
              <w:rPr>
                <w:noProof/>
              </w:rPr>
              <w:delInstrText xml:space="preserve"> HYPERLINK \l "_Toc48289498" </w:delInstrText>
            </w:r>
            <w:r w:rsidDel="00DF349B">
              <w:rPr>
                <w:noProof/>
              </w:rPr>
              <w:fldChar w:fldCharType="separate"/>
            </w:r>
          </w:del>
          <w:ins w:id="424" w:author="David Conklin" w:date="2020-09-12T10:54:00Z">
            <w:r w:rsidR="00AD0B00">
              <w:rPr>
                <w:b/>
                <w:bCs/>
                <w:noProof/>
              </w:rPr>
              <w:t>Error! Hyperlink reference not valid.</w:t>
            </w:r>
          </w:ins>
          <w:del w:id="425" w:author="David Conklin" w:date="2020-09-10T15:08:00Z">
            <w:r w:rsidR="005B5E46" w:rsidRPr="00C624E8" w:rsidDel="00DF349B">
              <w:rPr>
                <w:rStyle w:val="Hyperlink"/>
                <w:noProof/>
              </w:rPr>
              <w:delText>Model and Simulation Overview</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_Toc48289498 \h </w:delInstrText>
            </w:r>
            <w:r w:rsidR="005B5E46" w:rsidDel="00DF349B">
              <w:rPr>
                <w:noProof/>
                <w:webHidden/>
              </w:rPr>
              <w:fldChar w:fldCharType="separate"/>
            </w:r>
          </w:del>
          <w:del w:id="426" w:author="David Conklin" w:date="2020-08-19T16:00:00Z">
            <w:r w:rsidR="005B5E46" w:rsidDel="00037790">
              <w:rPr>
                <w:noProof/>
                <w:webHidden/>
              </w:rPr>
              <w:delText>26</w:delText>
            </w:r>
          </w:del>
          <w:del w:id="427" w:author="David Conklin" w:date="2020-09-10T15:08:00Z">
            <w:r w:rsidR="005B5E46" w:rsidDel="00DF349B">
              <w:rPr>
                <w:noProof/>
                <w:webHidden/>
              </w:rPr>
              <w:fldChar w:fldCharType="end"/>
            </w:r>
            <w:r w:rsidDel="00DF349B">
              <w:rPr>
                <w:noProof/>
              </w:rPr>
              <w:fldChar w:fldCharType="end"/>
            </w:r>
          </w:del>
        </w:p>
        <w:p w14:paraId="7A82EFDF" w14:textId="485D233F" w:rsidR="005B5E46" w:rsidDel="00DF349B" w:rsidRDefault="00037790">
          <w:pPr>
            <w:pStyle w:val="TOC2"/>
            <w:tabs>
              <w:tab w:val="right" w:leader="dot" w:pos="9350"/>
            </w:tabs>
            <w:rPr>
              <w:del w:id="428" w:author="David Conklin" w:date="2020-09-10T15:08:00Z"/>
              <w:rFonts w:eastAsiaTheme="minorEastAsia"/>
              <w:noProof/>
            </w:rPr>
          </w:pPr>
          <w:del w:id="429" w:author="David Conklin" w:date="2020-09-10T15:08:00Z">
            <w:r w:rsidDel="00DF349B">
              <w:rPr>
                <w:noProof/>
              </w:rPr>
              <w:fldChar w:fldCharType="begin"/>
            </w:r>
            <w:r w:rsidDel="00DF349B">
              <w:rPr>
                <w:noProof/>
              </w:rPr>
              <w:delInstrText xml:space="preserve"> HYPERLINK \l "_Toc48289499" </w:delInstrText>
            </w:r>
            <w:r w:rsidDel="00DF349B">
              <w:rPr>
                <w:noProof/>
              </w:rPr>
              <w:fldChar w:fldCharType="separate"/>
            </w:r>
          </w:del>
          <w:ins w:id="430" w:author="David Conklin" w:date="2020-09-12T10:54:00Z">
            <w:r w:rsidR="00AD0B00">
              <w:rPr>
                <w:b/>
                <w:bCs/>
                <w:noProof/>
              </w:rPr>
              <w:t>Error! Hyperlink reference not valid.</w:t>
            </w:r>
          </w:ins>
          <w:del w:id="431" w:author="David Conklin" w:date="2020-09-10T15:08:00Z">
            <w:r w:rsidR="005B5E46" w:rsidRPr="00C624E8" w:rsidDel="00DF349B">
              <w:rPr>
                <w:rStyle w:val="Hyperlink"/>
                <w:noProof/>
              </w:rPr>
              <w:delText>McKenzie wetlands in the initial versions of the IDU, HRU, and Reach data layers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_Toc48289499 \h </w:delInstrText>
            </w:r>
            <w:r w:rsidR="005B5E46" w:rsidDel="00DF349B">
              <w:rPr>
                <w:noProof/>
                <w:webHidden/>
              </w:rPr>
              <w:fldChar w:fldCharType="separate"/>
            </w:r>
          </w:del>
          <w:del w:id="432" w:author="David Conklin" w:date="2020-08-19T16:00:00Z">
            <w:r w:rsidR="005B5E46" w:rsidDel="00037790">
              <w:rPr>
                <w:noProof/>
                <w:webHidden/>
              </w:rPr>
              <w:delText>27</w:delText>
            </w:r>
          </w:del>
          <w:del w:id="433" w:author="David Conklin" w:date="2020-09-10T15:08:00Z">
            <w:r w:rsidR="005B5E46" w:rsidDel="00DF349B">
              <w:rPr>
                <w:noProof/>
                <w:webHidden/>
              </w:rPr>
              <w:fldChar w:fldCharType="end"/>
            </w:r>
            <w:r w:rsidDel="00DF349B">
              <w:rPr>
                <w:noProof/>
              </w:rPr>
              <w:fldChar w:fldCharType="end"/>
            </w:r>
          </w:del>
        </w:p>
        <w:p w14:paraId="0C392830" w14:textId="72D606FF" w:rsidR="005B5E46" w:rsidDel="00DF349B" w:rsidRDefault="00037790">
          <w:pPr>
            <w:pStyle w:val="TOC2"/>
            <w:tabs>
              <w:tab w:val="right" w:leader="dot" w:pos="9350"/>
            </w:tabs>
            <w:rPr>
              <w:del w:id="434" w:author="David Conklin" w:date="2020-09-10T15:08:00Z"/>
              <w:rFonts w:eastAsiaTheme="minorEastAsia"/>
              <w:noProof/>
            </w:rPr>
          </w:pPr>
          <w:del w:id="435" w:author="David Conklin" w:date="2020-09-10T15:08:00Z">
            <w:r w:rsidDel="00DF349B">
              <w:rPr>
                <w:noProof/>
              </w:rPr>
              <w:fldChar w:fldCharType="begin"/>
            </w:r>
            <w:r w:rsidDel="00DF349B">
              <w:rPr>
                <w:noProof/>
              </w:rPr>
              <w:delInstrText xml:space="preserve"> HYPERLINK \l "_Toc48289500" </w:delInstrText>
            </w:r>
            <w:r w:rsidDel="00DF349B">
              <w:rPr>
                <w:noProof/>
              </w:rPr>
              <w:fldChar w:fldCharType="separate"/>
            </w:r>
          </w:del>
          <w:ins w:id="436" w:author="David Conklin" w:date="2020-09-12T10:54:00Z">
            <w:r w:rsidR="00AD0B00">
              <w:rPr>
                <w:b/>
                <w:bCs/>
                <w:noProof/>
              </w:rPr>
              <w:t>Error! Hyperlink reference not valid.</w:t>
            </w:r>
          </w:ins>
          <w:del w:id="437" w:author="David Conklin" w:date="2020-09-10T15:08:00Z">
            <w:r w:rsidR="005B5E46" w:rsidRPr="00C624E8" w:rsidDel="00DF349B">
              <w:rPr>
                <w:rStyle w:val="Hyperlink"/>
                <w:noProof/>
              </w:rPr>
              <w:delText>Projection, Calendar, and Units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_Toc48289500 \h </w:delInstrText>
            </w:r>
            <w:r w:rsidR="005B5E46" w:rsidDel="00DF349B">
              <w:rPr>
                <w:noProof/>
                <w:webHidden/>
              </w:rPr>
              <w:fldChar w:fldCharType="separate"/>
            </w:r>
          </w:del>
          <w:del w:id="438" w:author="David Conklin" w:date="2020-08-19T16:00:00Z">
            <w:r w:rsidR="005B5E46" w:rsidDel="00037790">
              <w:rPr>
                <w:noProof/>
                <w:webHidden/>
              </w:rPr>
              <w:delText>27</w:delText>
            </w:r>
          </w:del>
          <w:del w:id="439" w:author="David Conklin" w:date="2020-09-10T15:08:00Z">
            <w:r w:rsidR="005B5E46" w:rsidDel="00DF349B">
              <w:rPr>
                <w:noProof/>
                <w:webHidden/>
              </w:rPr>
              <w:fldChar w:fldCharType="end"/>
            </w:r>
            <w:r w:rsidDel="00DF349B">
              <w:rPr>
                <w:noProof/>
              </w:rPr>
              <w:fldChar w:fldCharType="end"/>
            </w:r>
          </w:del>
        </w:p>
        <w:p w14:paraId="07C77BC1" w14:textId="3D1C1FAA" w:rsidR="005B5E46" w:rsidDel="00DF349B" w:rsidRDefault="00037790">
          <w:pPr>
            <w:pStyle w:val="TOC2"/>
            <w:tabs>
              <w:tab w:val="right" w:leader="dot" w:pos="9350"/>
            </w:tabs>
            <w:rPr>
              <w:del w:id="440" w:author="David Conklin" w:date="2020-09-10T15:08:00Z"/>
              <w:rFonts w:eastAsiaTheme="minorEastAsia"/>
              <w:noProof/>
            </w:rPr>
          </w:pPr>
          <w:del w:id="441" w:author="David Conklin" w:date="2020-09-10T15:08:00Z">
            <w:r w:rsidDel="00DF349B">
              <w:rPr>
                <w:noProof/>
              </w:rPr>
              <w:fldChar w:fldCharType="begin"/>
            </w:r>
            <w:r w:rsidDel="00DF349B">
              <w:rPr>
                <w:noProof/>
              </w:rPr>
              <w:delInstrText xml:space="preserve"> HYPERLINK \l "_Toc48289501" </w:delInstrText>
            </w:r>
            <w:r w:rsidDel="00DF349B">
              <w:rPr>
                <w:noProof/>
              </w:rPr>
              <w:fldChar w:fldCharType="separate"/>
            </w:r>
          </w:del>
          <w:ins w:id="442" w:author="David Conklin" w:date="2020-09-12T10:54:00Z">
            <w:r w:rsidR="00AD0B00">
              <w:rPr>
                <w:b/>
                <w:bCs/>
                <w:noProof/>
              </w:rPr>
              <w:t>Error! Hyperlink reference not valid.</w:t>
            </w:r>
          </w:ins>
          <w:del w:id="443" w:author="David Conklin" w:date="2020-09-10T15:08:00Z">
            <w:r w:rsidR="005B5E46" w:rsidRPr="00C624E8" w:rsidDel="00DF349B">
              <w:rPr>
                <w:rStyle w:val="Hyperlink"/>
                <w:noProof/>
              </w:rPr>
              <w:delText>Simulation of changes in wetlands over time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_Toc48289501 \h </w:delInstrText>
            </w:r>
            <w:r w:rsidR="005B5E46" w:rsidDel="00DF349B">
              <w:rPr>
                <w:noProof/>
                <w:webHidden/>
              </w:rPr>
              <w:fldChar w:fldCharType="separate"/>
            </w:r>
          </w:del>
          <w:del w:id="444" w:author="David Conklin" w:date="2020-08-19T16:00:00Z">
            <w:r w:rsidR="005B5E46" w:rsidDel="00037790">
              <w:rPr>
                <w:noProof/>
                <w:webHidden/>
              </w:rPr>
              <w:delText>28</w:delText>
            </w:r>
          </w:del>
          <w:del w:id="445" w:author="David Conklin" w:date="2020-09-10T15:08:00Z">
            <w:r w:rsidR="005B5E46" w:rsidDel="00DF349B">
              <w:rPr>
                <w:noProof/>
                <w:webHidden/>
              </w:rPr>
              <w:fldChar w:fldCharType="end"/>
            </w:r>
            <w:r w:rsidDel="00DF349B">
              <w:rPr>
                <w:noProof/>
              </w:rPr>
              <w:fldChar w:fldCharType="end"/>
            </w:r>
          </w:del>
        </w:p>
        <w:p w14:paraId="0AE34514" w14:textId="057932DB" w:rsidR="005B5E46" w:rsidDel="00DF349B" w:rsidRDefault="00037790">
          <w:pPr>
            <w:pStyle w:val="TOC2"/>
            <w:tabs>
              <w:tab w:val="right" w:leader="dot" w:pos="9350"/>
            </w:tabs>
            <w:rPr>
              <w:del w:id="446" w:author="David Conklin" w:date="2020-09-10T15:08:00Z"/>
              <w:rFonts w:eastAsiaTheme="minorEastAsia"/>
              <w:noProof/>
            </w:rPr>
          </w:pPr>
          <w:del w:id="447" w:author="David Conklin" w:date="2020-09-10T15:08:00Z">
            <w:r w:rsidDel="00DF349B">
              <w:rPr>
                <w:noProof/>
              </w:rPr>
              <w:fldChar w:fldCharType="begin"/>
            </w:r>
            <w:r w:rsidDel="00DF349B">
              <w:rPr>
                <w:noProof/>
              </w:rPr>
              <w:delInstrText xml:space="preserve"> HYPERLINK \l "_Toc48289502" </w:delInstrText>
            </w:r>
            <w:r w:rsidDel="00DF349B">
              <w:rPr>
                <w:noProof/>
              </w:rPr>
              <w:fldChar w:fldCharType="separate"/>
            </w:r>
          </w:del>
          <w:ins w:id="448" w:author="David Conklin" w:date="2020-09-12T10:54:00Z">
            <w:r w:rsidR="00AD0B00">
              <w:rPr>
                <w:b/>
                <w:bCs/>
                <w:noProof/>
              </w:rPr>
              <w:t>Error! Hyperlink reference not valid.</w:t>
            </w:r>
          </w:ins>
          <w:del w:id="449" w:author="David Conklin" w:date="2020-09-10T15:08:00Z">
            <w:r w:rsidR="005B5E46" w:rsidRPr="00C624E8" w:rsidDel="00DF349B">
              <w:rPr>
                <w:rStyle w:val="Hyperlink"/>
                <w:noProof/>
              </w:rPr>
              <w:delText>How wetlands are represented in the model</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_Toc48289502 \h </w:delInstrText>
            </w:r>
            <w:r w:rsidR="005B5E46" w:rsidDel="00DF349B">
              <w:rPr>
                <w:noProof/>
                <w:webHidden/>
              </w:rPr>
              <w:fldChar w:fldCharType="separate"/>
            </w:r>
          </w:del>
          <w:del w:id="450" w:author="David Conklin" w:date="2020-08-19T16:00:00Z">
            <w:r w:rsidR="005B5E46" w:rsidDel="00037790">
              <w:rPr>
                <w:noProof/>
                <w:webHidden/>
              </w:rPr>
              <w:delText>28</w:delText>
            </w:r>
          </w:del>
          <w:del w:id="451" w:author="David Conklin" w:date="2020-09-10T15:08:00Z">
            <w:r w:rsidR="005B5E46" w:rsidDel="00DF349B">
              <w:rPr>
                <w:noProof/>
                <w:webHidden/>
              </w:rPr>
              <w:fldChar w:fldCharType="end"/>
            </w:r>
            <w:r w:rsidDel="00DF349B">
              <w:rPr>
                <w:noProof/>
              </w:rPr>
              <w:fldChar w:fldCharType="end"/>
            </w:r>
          </w:del>
        </w:p>
        <w:p w14:paraId="4BDDB8F4" w14:textId="50004299" w:rsidR="005B5E46" w:rsidDel="00DF349B" w:rsidRDefault="00037790">
          <w:pPr>
            <w:pStyle w:val="TOC2"/>
            <w:tabs>
              <w:tab w:val="right" w:leader="dot" w:pos="9350"/>
            </w:tabs>
            <w:rPr>
              <w:del w:id="452" w:author="David Conklin" w:date="2020-09-10T15:08:00Z"/>
              <w:rFonts w:eastAsiaTheme="minorEastAsia"/>
              <w:noProof/>
            </w:rPr>
          </w:pPr>
          <w:del w:id="453" w:author="David Conklin" w:date="2020-09-10T15:08:00Z">
            <w:r w:rsidDel="00DF349B">
              <w:rPr>
                <w:noProof/>
              </w:rPr>
              <w:fldChar w:fldCharType="begin"/>
            </w:r>
            <w:r w:rsidDel="00DF349B">
              <w:rPr>
                <w:noProof/>
              </w:rPr>
              <w:delInstrText xml:space="preserve"> HYPERLINK \l "_Toc48289503" </w:delInstrText>
            </w:r>
            <w:r w:rsidDel="00DF349B">
              <w:rPr>
                <w:noProof/>
              </w:rPr>
              <w:fldChar w:fldCharType="separate"/>
            </w:r>
          </w:del>
          <w:ins w:id="454" w:author="David Conklin" w:date="2020-09-12T10:54:00Z">
            <w:r w:rsidR="00AD0B00">
              <w:rPr>
                <w:b/>
                <w:bCs/>
                <w:noProof/>
              </w:rPr>
              <w:t>Error! Hyperlink reference not valid.</w:t>
            </w:r>
          </w:ins>
          <w:del w:id="455" w:author="David Conklin" w:date="2020-09-10T15:08:00Z">
            <w:r w:rsidR="005B5E46" w:rsidRPr="00C624E8" w:rsidDel="00DF349B">
              <w:rPr>
                <w:rStyle w:val="Hyperlink"/>
                <w:noProof/>
              </w:rPr>
              <w:delText>Attributes of interest in the wetlands study</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_Toc48289503 \h </w:delInstrText>
            </w:r>
            <w:r w:rsidR="005B5E46" w:rsidDel="00DF349B">
              <w:rPr>
                <w:noProof/>
                <w:webHidden/>
              </w:rPr>
              <w:fldChar w:fldCharType="separate"/>
            </w:r>
          </w:del>
          <w:del w:id="456" w:author="David Conklin" w:date="2020-08-19T16:00:00Z">
            <w:r w:rsidR="005B5E46" w:rsidDel="00037790">
              <w:rPr>
                <w:noProof/>
                <w:webHidden/>
              </w:rPr>
              <w:delText>29</w:delText>
            </w:r>
          </w:del>
          <w:del w:id="457" w:author="David Conklin" w:date="2020-09-10T15:08:00Z">
            <w:r w:rsidR="005B5E46" w:rsidDel="00DF349B">
              <w:rPr>
                <w:noProof/>
                <w:webHidden/>
              </w:rPr>
              <w:fldChar w:fldCharType="end"/>
            </w:r>
            <w:r w:rsidDel="00DF349B">
              <w:rPr>
                <w:noProof/>
              </w:rPr>
              <w:fldChar w:fldCharType="end"/>
            </w:r>
          </w:del>
        </w:p>
        <w:p w14:paraId="140D3452" w14:textId="04BF677B" w:rsidR="005B5E46" w:rsidDel="00DF349B" w:rsidRDefault="00037790">
          <w:pPr>
            <w:pStyle w:val="TOC2"/>
            <w:tabs>
              <w:tab w:val="right" w:leader="dot" w:pos="9350"/>
            </w:tabs>
            <w:rPr>
              <w:del w:id="458" w:author="David Conklin" w:date="2020-09-10T15:08:00Z"/>
              <w:rFonts w:eastAsiaTheme="minorEastAsia"/>
              <w:noProof/>
            </w:rPr>
          </w:pPr>
          <w:del w:id="459" w:author="David Conklin" w:date="2020-09-10T15:08:00Z">
            <w:r w:rsidDel="00DF349B">
              <w:rPr>
                <w:noProof/>
              </w:rPr>
              <w:fldChar w:fldCharType="begin"/>
            </w:r>
            <w:r w:rsidDel="00DF349B">
              <w:rPr>
                <w:noProof/>
              </w:rPr>
              <w:delInstrText xml:space="preserve"> HYPERLINK \l "_Toc48289504" </w:delInstrText>
            </w:r>
            <w:r w:rsidDel="00DF349B">
              <w:rPr>
                <w:noProof/>
              </w:rPr>
              <w:fldChar w:fldCharType="separate"/>
            </w:r>
          </w:del>
          <w:ins w:id="460" w:author="David Conklin" w:date="2020-09-12T10:54:00Z">
            <w:r w:rsidR="00AD0B00">
              <w:rPr>
                <w:b/>
                <w:bCs/>
                <w:noProof/>
              </w:rPr>
              <w:t>Error! Hyperlink reference not valid.</w:t>
            </w:r>
          </w:ins>
          <w:del w:id="461" w:author="David Conklin" w:date="2020-09-10T15:08:00Z">
            <w:r w:rsidR="005B5E46" w:rsidRPr="00C624E8" w:rsidDel="00DF349B">
              <w:rPr>
                <w:rStyle w:val="Hyperlink"/>
                <w:noProof/>
              </w:rPr>
              <w:delText>A WETNESS attribute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_Toc48289504 \h </w:delInstrText>
            </w:r>
            <w:r w:rsidR="005B5E46" w:rsidDel="00DF349B">
              <w:rPr>
                <w:noProof/>
                <w:webHidden/>
              </w:rPr>
              <w:fldChar w:fldCharType="separate"/>
            </w:r>
          </w:del>
          <w:del w:id="462" w:author="David Conklin" w:date="2020-08-19T16:00:00Z">
            <w:r w:rsidR="005B5E46" w:rsidDel="00037790">
              <w:rPr>
                <w:noProof/>
                <w:webHidden/>
              </w:rPr>
              <w:delText>30</w:delText>
            </w:r>
          </w:del>
          <w:del w:id="463" w:author="David Conklin" w:date="2020-09-10T15:08:00Z">
            <w:r w:rsidR="005B5E46" w:rsidDel="00DF349B">
              <w:rPr>
                <w:noProof/>
                <w:webHidden/>
              </w:rPr>
              <w:fldChar w:fldCharType="end"/>
            </w:r>
            <w:r w:rsidDel="00DF349B">
              <w:rPr>
                <w:noProof/>
              </w:rPr>
              <w:fldChar w:fldCharType="end"/>
            </w:r>
          </w:del>
        </w:p>
        <w:p w14:paraId="599CF2CC" w14:textId="766533B4" w:rsidR="005B5E46" w:rsidDel="00DF349B" w:rsidRDefault="00037790">
          <w:pPr>
            <w:pStyle w:val="TOC2"/>
            <w:tabs>
              <w:tab w:val="right" w:leader="dot" w:pos="9350"/>
            </w:tabs>
            <w:rPr>
              <w:del w:id="464" w:author="David Conklin" w:date="2020-09-10T15:08:00Z"/>
              <w:rFonts w:eastAsiaTheme="minorEastAsia"/>
              <w:noProof/>
            </w:rPr>
          </w:pPr>
          <w:del w:id="465" w:author="David Conklin" w:date="2020-09-10T15:08:00Z">
            <w:r w:rsidDel="00DF349B">
              <w:rPr>
                <w:noProof/>
              </w:rPr>
              <w:fldChar w:fldCharType="begin"/>
            </w:r>
            <w:r w:rsidDel="00DF349B">
              <w:rPr>
                <w:noProof/>
              </w:rPr>
              <w:delInstrText xml:space="preserve"> HYPERLINK \l "_Toc48289505" </w:delInstrText>
            </w:r>
            <w:r w:rsidDel="00DF349B">
              <w:rPr>
                <w:noProof/>
              </w:rPr>
              <w:fldChar w:fldCharType="separate"/>
            </w:r>
          </w:del>
          <w:ins w:id="466" w:author="David Conklin" w:date="2020-09-12T10:54:00Z">
            <w:r w:rsidR="00AD0B00">
              <w:rPr>
                <w:b/>
                <w:bCs/>
                <w:noProof/>
              </w:rPr>
              <w:t>Error! Hyperlink reference not valid.</w:t>
            </w:r>
          </w:ins>
          <w:del w:id="467" w:author="David Conklin" w:date="2020-09-10T15:08:00Z">
            <w:r w:rsidR="005B5E46" w:rsidRPr="00C624E8" w:rsidDel="00DF349B">
              <w:rPr>
                <w:rStyle w:val="Hyperlink"/>
                <w:noProof/>
              </w:rPr>
              <w:delText>Calculating the exchange of water between the wetland and the reach</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_Toc48289505 \h </w:delInstrText>
            </w:r>
            <w:r w:rsidR="005B5E46" w:rsidDel="00DF349B">
              <w:rPr>
                <w:noProof/>
                <w:webHidden/>
              </w:rPr>
              <w:fldChar w:fldCharType="separate"/>
            </w:r>
          </w:del>
          <w:del w:id="468" w:author="David Conklin" w:date="2020-08-19T16:00:00Z">
            <w:r w:rsidR="005B5E46" w:rsidDel="00037790">
              <w:rPr>
                <w:noProof/>
                <w:webHidden/>
              </w:rPr>
              <w:delText>31</w:delText>
            </w:r>
          </w:del>
          <w:del w:id="469" w:author="David Conklin" w:date="2020-09-10T15:08:00Z">
            <w:r w:rsidR="005B5E46" w:rsidDel="00DF349B">
              <w:rPr>
                <w:noProof/>
                <w:webHidden/>
              </w:rPr>
              <w:fldChar w:fldCharType="end"/>
            </w:r>
            <w:r w:rsidDel="00DF349B">
              <w:rPr>
                <w:noProof/>
              </w:rPr>
              <w:fldChar w:fldCharType="end"/>
            </w:r>
          </w:del>
        </w:p>
        <w:p w14:paraId="751B611C" w14:textId="1D6DFEFD" w:rsidR="005B5E46" w:rsidDel="00DF349B" w:rsidRDefault="00037790">
          <w:pPr>
            <w:pStyle w:val="TOC3"/>
            <w:tabs>
              <w:tab w:val="right" w:leader="dot" w:pos="9350"/>
            </w:tabs>
            <w:rPr>
              <w:del w:id="470" w:author="David Conklin" w:date="2020-09-10T15:08:00Z"/>
              <w:rFonts w:eastAsiaTheme="minorEastAsia"/>
              <w:noProof/>
            </w:rPr>
          </w:pPr>
          <w:del w:id="471" w:author="David Conklin" w:date="2020-09-10T15:08:00Z">
            <w:r w:rsidDel="00DF349B">
              <w:rPr>
                <w:noProof/>
              </w:rPr>
              <w:fldChar w:fldCharType="begin"/>
            </w:r>
            <w:r w:rsidDel="00DF349B">
              <w:rPr>
                <w:noProof/>
              </w:rPr>
              <w:delInstrText xml:space="preserve"> HYPERLINK \l "_Toc48289506" </w:delInstrText>
            </w:r>
            <w:r w:rsidDel="00DF349B">
              <w:rPr>
                <w:noProof/>
              </w:rPr>
              <w:fldChar w:fldCharType="separate"/>
            </w:r>
          </w:del>
          <w:ins w:id="472" w:author="David Conklin" w:date="2020-09-12T10:54:00Z">
            <w:r w:rsidR="00AD0B00">
              <w:rPr>
                <w:b/>
                <w:bCs/>
                <w:noProof/>
              </w:rPr>
              <w:t>Error! Hyperlink reference not valid.</w:t>
            </w:r>
          </w:ins>
          <w:del w:id="473" w:author="David Conklin" w:date="2020-09-10T15:08:00Z">
            <w:r w:rsidR="005B5E46" w:rsidRPr="00C624E8" w:rsidDel="00DF349B">
              <w:rPr>
                <w:rStyle w:val="Hyperlink"/>
                <w:noProof/>
              </w:rPr>
              <w:delText>Wetland IDU parameters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_Toc48289506 \h </w:delInstrText>
            </w:r>
            <w:r w:rsidR="005B5E46" w:rsidDel="00DF349B">
              <w:rPr>
                <w:noProof/>
                <w:webHidden/>
              </w:rPr>
              <w:fldChar w:fldCharType="separate"/>
            </w:r>
          </w:del>
          <w:del w:id="474" w:author="David Conklin" w:date="2020-08-19T16:00:00Z">
            <w:r w:rsidR="005B5E46" w:rsidDel="00037790">
              <w:rPr>
                <w:noProof/>
                <w:webHidden/>
              </w:rPr>
              <w:delText>31</w:delText>
            </w:r>
          </w:del>
          <w:del w:id="475" w:author="David Conklin" w:date="2020-09-10T15:08:00Z">
            <w:r w:rsidR="005B5E46" w:rsidDel="00DF349B">
              <w:rPr>
                <w:noProof/>
                <w:webHidden/>
              </w:rPr>
              <w:fldChar w:fldCharType="end"/>
            </w:r>
            <w:r w:rsidDel="00DF349B">
              <w:rPr>
                <w:noProof/>
              </w:rPr>
              <w:fldChar w:fldCharType="end"/>
            </w:r>
          </w:del>
        </w:p>
        <w:p w14:paraId="366969AE" w14:textId="5601CCD8" w:rsidR="005B5E46" w:rsidDel="00DF349B" w:rsidRDefault="00037790">
          <w:pPr>
            <w:pStyle w:val="TOC3"/>
            <w:tabs>
              <w:tab w:val="right" w:leader="dot" w:pos="9350"/>
            </w:tabs>
            <w:rPr>
              <w:del w:id="476" w:author="David Conklin" w:date="2020-09-10T15:08:00Z"/>
              <w:rFonts w:eastAsiaTheme="minorEastAsia"/>
              <w:noProof/>
            </w:rPr>
          </w:pPr>
          <w:del w:id="477" w:author="David Conklin" w:date="2020-09-10T15:08:00Z">
            <w:r w:rsidDel="00DF349B">
              <w:rPr>
                <w:noProof/>
              </w:rPr>
              <w:fldChar w:fldCharType="begin"/>
            </w:r>
            <w:r w:rsidDel="00DF349B">
              <w:rPr>
                <w:noProof/>
              </w:rPr>
              <w:delInstrText xml:space="preserve"> HYPERLINK \l "_Toc48289507" </w:delInstrText>
            </w:r>
            <w:r w:rsidDel="00DF349B">
              <w:rPr>
                <w:noProof/>
              </w:rPr>
              <w:fldChar w:fldCharType="separate"/>
            </w:r>
          </w:del>
          <w:ins w:id="478" w:author="David Conklin" w:date="2020-09-12T10:54:00Z">
            <w:r w:rsidR="00AD0B00">
              <w:rPr>
                <w:b/>
                <w:bCs/>
                <w:noProof/>
              </w:rPr>
              <w:t>Error! Hyperlink reference not valid.</w:t>
            </w:r>
          </w:ins>
          <w:del w:id="479" w:author="David Conklin" w:date="2020-09-10T15:08:00Z">
            <w:r w:rsidR="005B5E46" w:rsidRPr="00C624E8" w:rsidDel="00DF349B">
              <w:rPr>
                <w:rStyle w:val="Hyperlink"/>
                <w:noProof/>
              </w:rPr>
              <w:delText>Reach parameters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_Toc48289507 \h </w:delInstrText>
            </w:r>
            <w:r w:rsidR="005B5E46" w:rsidDel="00DF349B">
              <w:rPr>
                <w:noProof/>
                <w:webHidden/>
              </w:rPr>
              <w:fldChar w:fldCharType="separate"/>
            </w:r>
          </w:del>
          <w:del w:id="480" w:author="David Conklin" w:date="2020-08-19T16:00:00Z">
            <w:r w:rsidR="005B5E46" w:rsidDel="00037790">
              <w:rPr>
                <w:noProof/>
                <w:webHidden/>
              </w:rPr>
              <w:delText>31</w:delText>
            </w:r>
          </w:del>
          <w:del w:id="481" w:author="David Conklin" w:date="2020-09-10T15:08:00Z">
            <w:r w:rsidR="005B5E46" w:rsidDel="00DF349B">
              <w:rPr>
                <w:noProof/>
                <w:webHidden/>
              </w:rPr>
              <w:fldChar w:fldCharType="end"/>
            </w:r>
            <w:r w:rsidDel="00DF349B">
              <w:rPr>
                <w:noProof/>
              </w:rPr>
              <w:fldChar w:fldCharType="end"/>
            </w:r>
          </w:del>
        </w:p>
        <w:p w14:paraId="05081174" w14:textId="437BA299" w:rsidR="005B5E46" w:rsidDel="00DF349B" w:rsidRDefault="00037790">
          <w:pPr>
            <w:pStyle w:val="TOC2"/>
            <w:tabs>
              <w:tab w:val="right" w:leader="dot" w:pos="9350"/>
            </w:tabs>
            <w:rPr>
              <w:del w:id="482" w:author="David Conklin" w:date="2020-09-10T15:08:00Z"/>
              <w:rFonts w:eastAsiaTheme="minorEastAsia"/>
              <w:noProof/>
            </w:rPr>
          </w:pPr>
          <w:del w:id="483" w:author="David Conklin" w:date="2020-09-10T15:08:00Z">
            <w:r w:rsidDel="00DF349B">
              <w:rPr>
                <w:noProof/>
              </w:rPr>
              <w:fldChar w:fldCharType="begin"/>
            </w:r>
            <w:r w:rsidDel="00DF349B">
              <w:rPr>
                <w:noProof/>
              </w:rPr>
              <w:delInstrText xml:space="preserve"> HYPERLINK \l "_Toc48289508" </w:delInstrText>
            </w:r>
            <w:r w:rsidDel="00DF349B">
              <w:rPr>
                <w:noProof/>
              </w:rPr>
              <w:fldChar w:fldCharType="separate"/>
            </w:r>
          </w:del>
          <w:ins w:id="484" w:author="David Conklin" w:date="2020-09-12T10:54:00Z">
            <w:r w:rsidR="00AD0B00">
              <w:rPr>
                <w:b/>
                <w:bCs/>
                <w:noProof/>
              </w:rPr>
              <w:t>Error! Hyperlink reference not valid.</w:t>
            </w:r>
          </w:ins>
          <w:del w:id="485" w:author="David Conklin" w:date="2020-09-10T15:08:00Z">
            <w:r w:rsidR="005B5E46" w:rsidRPr="00C624E8" w:rsidDel="00DF349B">
              <w:rPr>
                <w:rStyle w:val="Hyperlink"/>
                <w:noProof/>
              </w:rPr>
              <w:delText>Loss (or gain) of wetlands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_Toc48289508 \h </w:delInstrText>
            </w:r>
            <w:r w:rsidR="005B5E46" w:rsidDel="00DF349B">
              <w:rPr>
                <w:noProof/>
                <w:webHidden/>
              </w:rPr>
              <w:fldChar w:fldCharType="separate"/>
            </w:r>
          </w:del>
          <w:del w:id="486" w:author="David Conklin" w:date="2020-08-19T16:00:00Z">
            <w:r w:rsidR="005B5E46" w:rsidDel="00037790">
              <w:rPr>
                <w:noProof/>
                <w:webHidden/>
              </w:rPr>
              <w:delText>31</w:delText>
            </w:r>
          </w:del>
          <w:del w:id="487" w:author="David Conklin" w:date="2020-09-10T15:08:00Z">
            <w:r w:rsidR="005B5E46" w:rsidDel="00DF349B">
              <w:rPr>
                <w:noProof/>
                <w:webHidden/>
              </w:rPr>
              <w:fldChar w:fldCharType="end"/>
            </w:r>
            <w:r w:rsidDel="00DF349B">
              <w:rPr>
                <w:noProof/>
              </w:rPr>
              <w:fldChar w:fldCharType="end"/>
            </w:r>
          </w:del>
        </w:p>
        <w:p w14:paraId="21924F6E" w14:textId="68FECAA2" w:rsidR="005B5E46" w:rsidDel="00DF349B" w:rsidRDefault="00037790">
          <w:pPr>
            <w:pStyle w:val="TOC2"/>
            <w:tabs>
              <w:tab w:val="right" w:leader="dot" w:pos="9350"/>
            </w:tabs>
            <w:rPr>
              <w:del w:id="488" w:author="David Conklin" w:date="2020-09-10T15:08:00Z"/>
              <w:rFonts w:eastAsiaTheme="minorEastAsia"/>
              <w:noProof/>
            </w:rPr>
          </w:pPr>
          <w:del w:id="489" w:author="David Conklin" w:date="2020-09-10T15:08:00Z">
            <w:r w:rsidDel="00DF349B">
              <w:rPr>
                <w:noProof/>
              </w:rPr>
              <w:fldChar w:fldCharType="begin"/>
            </w:r>
            <w:r w:rsidDel="00DF349B">
              <w:rPr>
                <w:noProof/>
              </w:rPr>
              <w:delInstrText xml:space="preserve"> HYPERLINK \l "_Toc48289509" </w:delInstrText>
            </w:r>
            <w:r w:rsidDel="00DF349B">
              <w:rPr>
                <w:noProof/>
              </w:rPr>
              <w:fldChar w:fldCharType="separate"/>
            </w:r>
          </w:del>
          <w:ins w:id="490" w:author="David Conklin" w:date="2020-09-12T10:54:00Z">
            <w:r w:rsidR="00AD0B00">
              <w:rPr>
                <w:b/>
                <w:bCs/>
                <w:noProof/>
              </w:rPr>
              <w:t>Error! Hyperlink reference not valid.</w:t>
            </w:r>
          </w:ins>
          <w:del w:id="491" w:author="David Conklin" w:date="2020-09-10T15:08:00Z">
            <w:r w:rsidR="005B5E46" w:rsidRPr="00C624E8" w:rsidDel="00DF349B">
              <w:rPr>
                <w:rStyle w:val="Hyperlink"/>
                <w:noProof/>
              </w:rPr>
              <w:delText>Reality check</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_Toc48289509 \h </w:delInstrText>
            </w:r>
            <w:r w:rsidR="005B5E46" w:rsidDel="00DF349B">
              <w:rPr>
                <w:noProof/>
                <w:webHidden/>
              </w:rPr>
              <w:fldChar w:fldCharType="separate"/>
            </w:r>
          </w:del>
          <w:del w:id="492" w:author="David Conklin" w:date="2020-08-19T16:00:00Z">
            <w:r w:rsidR="005B5E46" w:rsidDel="00037790">
              <w:rPr>
                <w:noProof/>
                <w:webHidden/>
              </w:rPr>
              <w:delText>31</w:delText>
            </w:r>
          </w:del>
          <w:del w:id="493" w:author="David Conklin" w:date="2020-09-10T15:08:00Z">
            <w:r w:rsidR="005B5E46" w:rsidDel="00DF349B">
              <w:rPr>
                <w:noProof/>
                <w:webHidden/>
              </w:rPr>
              <w:fldChar w:fldCharType="end"/>
            </w:r>
            <w:r w:rsidDel="00DF349B">
              <w:rPr>
                <w:noProof/>
              </w:rPr>
              <w:fldChar w:fldCharType="end"/>
            </w:r>
          </w:del>
        </w:p>
        <w:p w14:paraId="04FE02F6" w14:textId="413B50CB" w:rsidR="005B5E46" w:rsidDel="00DF349B" w:rsidRDefault="00037790">
          <w:pPr>
            <w:pStyle w:val="TOC2"/>
            <w:tabs>
              <w:tab w:val="right" w:leader="dot" w:pos="9350"/>
            </w:tabs>
            <w:rPr>
              <w:del w:id="494" w:author="David Conklin" w:date="2020-09-10T15:08:00Z"/>
              <w:rFonts w:eastAsiaTheme="minorEastAsia"/>
              <w:noProof/>
            </w:rPr>
          </w:pPr>
          <w:del w:id="495" w:author="David Conklin" w:date="2020-09-10T15:08:00Z">
            <w:r w:rsidDel="00DF349B">
              <w:rPr>
                <w:noProof/>
              </w:rPr>
              <w:fldChar w:fldCharType="begin"/>
            </w:r>
            <w:r w:rsidDel="00DF349B">
              <w:rPr>
                <w:noProof/>
              </w:rPr>
              <w:delInstrText xml:space="preserve"> HYPERLINK \l "_Toc48289510" </w:delInstrText>
            </w:r>
            <w:r w:rsidDel="00DF349B">
              <w:rPr>
                <w:noProof/>
              </w:rPr>
              <w:fldChar w:fldCharType="separate"/>
            </w:r>
          </w:del>
          <w:ins w:id="496" w:author="David Conklin" w:date="2020-09-12T10:54:00Z">
            <w:r w:rsidR="00AD0B00">
              <w:rPr>
                <w:b/>
                <w:bCs/>
                <w:noProof/>
              </w:rPr>
              <w:t>Error! Hyperlink reference not valid.</w:t>
            </w:r>
          </w:ins>
          <w:del w:id="497" w:author="David Conklin" w:date="2020-09-10T15:08:00Z">
            <w:r w:rsidR="005B5E46" w:rsidRPr="00C624E8" w:rsidDel="00DF349B">
              <w:rPr>
                <w:rStyle w:val="Hyperlink"/>
                <w:noProof/>
              </w:rPr>
              <w:delText>Clackamas wetlands v. McKenzie wetlands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_Toc48289510 \h </w:delInstrText>
            </w:r>
            <w:r w:rsidR="005B5E46" w:rsidDel="00DF349B">
              <w:rPr>
                <w:noProof/>
                <w:webHidden/>
              </w:rPr>
              <w:fldChar w:fldCharType="separate"/>
            </w:r>
          </w:del>
          <w:del w:id="498" w:author="David Conklin" w:date="2020-08-19T16:00:00Z">
            <w:r w:rsidR="005B5E46" w:rsidDel="00037790">
              <w:rPr>
                <w:noProof/>
                <w:webHidden/>
              </w:rPr>
              <w:delText>32</w:delText>
            </w:r>
          </w:del>
          <w:del w:id="499" w:author="David Conklin" w:date="2020-09-10T15:08:00Z">
            <w:r w:rsidR="005B5E46" w:rsidDel="00DF349B">
              <w:rPr>
                <w:noProof/>
                <w:webHidden/>
              </w:rPr>
              <w:fldChar w:fldCharType="end"/>
            </w:r>
            <w:r w:rsidDel="00DF349B">
              <w:rPr>
                <w:noProof/>
              </w:rPr>
              <w:fldChar w:fldCharType="end"/>
            </w:r>
          </w:del>
        </w:p>
        <w:p w14:paraId="1FC43C3C" w14:textId="16DAF741" w:rsidR="005B5E46" w:rsidDel="00DF349B" w:rsidRDefault="00037790">
          <w:pPr>
            <w:pStyle w:val="TOC1"/>
            <w:tabs>
              <w:tab w:val="right" w:leader="dot" w:pos="9350"/>
            </w:tabs>
            <w:rPr>
              <w:del w:id="500" w:author="David Conklin" w:date="2020-09-10T15:08:00Z"/>
              <w:rFonts w:eastAsiaTheme="minorEastAsia"/>
              <w:noProof/>
            </w:rPr>
          </w:pPr>
          <w:del w:id="501" w:author="David Conklin" w:date="2020-09-10T15:08:00Z">
            <w:r w:rsidDel="00DF349B">
              <w:rPr>
                <w:noProof/>
              </w:rPr>
              <w:fldChar w:fldCharType="begin"/>
            </w:r>
            <w:r w:rsidDel="00DF349B">
              <w:rPr>
                <w:noProof/>
              </w:rPr>
              <w:delInstrText xml:space="preserve"> HYPERLINK \l "_Toc48289511" </w:delInstrText>
            </w:r>
            <w:r w:rsidDel="00DF349B">
              <w:rPr>
                <w:noProof/>
              </w:rPr>
              <w:fldChar w:fldCharType="separate"/>
            </w:r>
          </w:del>
          <w:ins w:id="502" w:author="David Conklin" w:date="2020-09-12T10:54:00Z">
            <w:r w:rsidR="00AD0B00">
              <w:rPr>
                <w:b/>
                <w:bCs/>
                <w:noProof/>
              </w:rPr>
              <w:t>Error! Hyperlink reference not valid.</w:t>
            </w:r>
          </w:ins>
          <w:del w:id="503" w:author="David Conklin" w:date="2020-09-10T15:08:00Z">
            <w:r w:rsidR="005B5E46" w:rsidRPr="00C624E8" w:rsidDel="00DF349B">
              <w:rPr>
                <w:rStyle w:val="Hyperlink"/>
                <w:noProof/>
              </w:rPr>
              <w:delText>The Clackamas Basin</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_Toc48289511 \h </w:delInstrText>
            </w:r>
            <w:r w:rsidR="005B5E46" w:rsidDel="00DF349B">
              <w:rPr>
                <w:noProof/>
                <w:webHidden/>
              </w:rPr>
              <w:fldChar w:fldCharType="separate"/>
            </w:r>
          </w:del>
          <w:del w:id="504" w:author="David Conklin" w:date="2020-08-19T16:00:00Z">
            <w:r w:rsidR="005B5E46" w:rsidDel="00037790">
              <w:rPr>
                <w:noProof/>
                <w:webHidden/>
              </w:rPr>
              <w:delText>33</w:delText>
            </w:r>
          </w:del>
          <w:del w:id="505" w:author="David Conklin" w:date="2020-09-10T15:08:00Z">
            <w:r w:rsidR="005B5E46" w:rsidDel="00DF349B">
              <w:rPr>
                <w:noProof/>
                <w:webHidden/>
              </w:rPr>
              <w:fldChar w:fldCharType="end"/>
            </w:r>
            <w:r w:rsidDel="00DF349B">
              <w:rPr>
                <w:noProof/>
              </w:rPr>
              <w:fldChar w:fldCharType="end"/>
            </w:r>
          </w:del>
        </w:p>
        <w:p w14:paraId="46478B5C" w14:textId="2C60A7B7" w:rsidR="005B5E46" w:rsidDel="00DF349B" w:rsidRDefault="00037790">
          <w:pPr>
            <w:pStyle w:val="TOC1"/>
            <w:tabs>
              <w:tab w:val="right" w:leader="dot" w:pos="9350"/>
            </w:tabs>
            <w:rPr>
              <w:del w:id="506" w:author="David Conklin" w:date="2020-09-10T15:08:00Z"/>
              <w:rFonts w:eastAsiaTheme="minorEastAsia"/>
              <w:noProof/>
            </w:rPr>
          </w:pPr>
          <w:del w:id="507" w:author="David Conklin" w:date="2020-09-10T15:08:00Z">
            <w:r w:rsidDel="00DF349B">
              <w:rPr>
                <w:noProof/>
              </w:rPr>
              <w:fldChar w:fldCharType="begin"/>
            </w:r>
            <w:r w:rsidDel="00DF349B">
              <w:rPr>
                <w:noProof/>
              </w:rPr>
              <w:delInstrText xml:space="preserve"> HYPERLINK \l "_Toc48289512" </w:delInstrText>
            </w:r>
            <w:r w:rsidDel="00DF349B">
              <w:rPr>
                <w:noProof/>
              </w:rPr>
              <w:fldChar w:fldCharType="separate"/>
            </w:r>
          </w:del>
          <w:ins w:id="508" w:author="David Conklin" w:date="2020-09-12T10:54:00Z">
            <w:r w:rsidR="00AD0B00">
              <w:rPr>
                <w:b/>
                <w:bCs/>
                <w:noProof/>
              </w:rPr>
              <w:t>Error! Hyperlink reference not valid.</w:t>
            </w:r>
          </w:ins>
          <w:del w:id="509" w:author="David Conklin" w:date="2020-09-10T15:08:00Z">
            <w:r w:rsidR="005B5E46" w:rsidRPr="00C624E8" w:rsidDel="00DF349B">
              <w:rPr>
                <w:rStyle w:val="Hyperlink"/>
                <w:noProof/>
              </w:rPr>
              <w:delText>Directory structure and file names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_Toc48289512 \h </w:delInstrText>
            </w:r>
            <w:r w:rsidR="005B5E46" w:rsidDel="00DF349B">
              <w:rPr>
                <w:noProof/>
                <w:webHidden/>
              </w:rPr>
              <w:fldChar w:fldCharType="separate"/>
            </w:r>
          </w:del>
          <w:del w:id="510" w:author="David Conklin" w:date="2020-08-19T16:00:00Z">
            <w:r w:rsidR="005B5E46" w:rsidDel="00037790">
              <w:rPr>
                <w:noProof/>
                <w:webHidden/>
              </w:rPr>
              <w:delText>34</w:delText>
            </w:r>
          </w:del>
          <w:del w:id="511" w:author="David Conklin" w:date="2020-09-10T15:08:00Z">
            <w:r w:rsidR="005B5E46" w:rsidDel="00DF349B">
              <w:rPr>
                <w:noProof/>
                <w:webHidden/>
              </w:rPr>
              <w:fldChar w:fldCharType="end"/>
            </w:r>
            <w:r w:rsidDel="00DF349B">
              <w:rPr>
                <w:noProof/>
              </w:rPr>
              <w:fldChar w:fldCharType="end"/>
            </w:r>
          </w:del>
        </w:p>
        <w:p w14:paraId="41BA1FCA" w14:textId="3E1BF62B" w:rsidR="005B5E46" w:rsidDel="00DF349B" w:rsidRDefault="00037790">
          <w:pPr>
            <w:pStyle w:val="TOC1"/>
            <w:tabs>
              <w:tab w:val="right" w:leader="dot" w:pos="9350"/>
            </w:tabs>
            <w:rPr>
              <w:del w:id="512" w:author="David Conklin" w:date="2020-09-10T15:08:00Z"/>
              <w:rFonts w:eastAsiaTheme="minorEastAsia"/>
              <w:noProof/>
            </w:rPr>
          </w:pPr>
          <w:del w:id="513" w:author="David Conklin" w:date="2020-09-10T15:08:00Z">
            <w:r w:rsidDel="00DF349B">
              <w:rPr>
                <w:noProof/>
              </w:rPr>
              <w:fldChar w:fldCharType="begin"/>
            </w:r>
            <w:r w:rsidDel="00DF349B">
              <w:rPr>
                <w:noProof/>
              </w:rPr>
              <w:delInstrText xml:space="preserve"> HYPERLINK \l "_Toc48289513" </w:delInstrText>
            </w:r>
            <w:r w:rsidDel="00DF349B">
              <w:rPr>
                <w:noProof/>
              </w:rPr>
              <w:fldChar w:fldCharType="separate"/>
            </w:r>
          </w:del>
          <w:ins w:id="514" w:author="David Conklin" w:date="2020-09-12T10:54:00Z">
            <w:r w:rsidR="00AD0B00">
              <w:rPr>
                <w:b/>
                <w:bCs/>
                <w:noProof/>
              </w:rPr>
              <w:t>Error! Hyperlink reference not valid.</w:t>
            </w:r>
          </w:ins>
          <w:del w:id="515" w:author="David Conklin" w:date="2020-09-10T15:08:00Z">
            <w:r w:rsidR="005B5E46" w:rsidRPr="00C624E8" w:rsidDel="00DF349B">
              <w:rPr>
                <w:rStyle w:val="Hyperlink"/>
                <w:noProof/>
              </w:rPr>
              <w:delText>Release Log</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_Toc48289513 \h </w:delInstrText>
            </w:r>
            <w:r w:rsidR="005B5E46" w:rsidDel="00DF349B">
              <w:rPr>
                <w:noProof/>
                <w:webHidden/>
              </w:rPr>
              <w:fldChar w:fldCharType="separate"/>
            </w:r>
          </w:del>
          <w:del w:id="516" w:author="David Conklin" w:date="2020-08-19T16:00:00Z">
            <w:r w:rsidR="005B5E46" w:rsidDel="00037790">
              <w:rPr>
                <w:noProof/>
                <w:webHidden/>
              </w:rPr>
              <w:delText>34</w:delText>
            </w:r>
          </w:del>
          <w:del w:id="517" w:author="David Conklin" w:date="2020-09-10T15:08:00Z">
            <w:r w:rsidR="005B5E46" w:rsidDel="00DF349B">
              <w:rPr>
                <w:noProof/>
                <w:webHidden/>
              </w:rPr>
              <w:fldChar w:fldCharType="end"/>
            </w:r>
            <w:r w:rsidDel="00DF349B">
              <w:rPr>
                <w:noProof/>
              </w:rPr>
              <w:fldChar w:fldCharType="end"/>
            </w:r>
          </w:del>
        </w:p>
        <w:p w14:paraId="1C625A48" w14:textId="42FCCCB5" w:rsidR="005B5E46" w:rsidDel="00DF349B" w:rsidRDefault="00037790">
          <w:pPr>
            <w:pStyle w:val="TOC1"/>
            <w:tabs>
              <w:tab w:val="right" w:leader="dot" w:pos="9350"/>
            </w:tabs>
            <w:rPr>
              <w:del w:id="518" w:author="David Conklin" w:date="2020-09-10T15:08:00Z"/>
              <w:rFonts w:eastAsiaTheme="minorEastAsia"/>
              <w:noProof/>
            </w:rPr>
          </w:pPr>
          <w:del w:id="519" w:author="David Conklin" w:date="2020-09-10T15:08:00Z">
            <w:r w:rsidDel="00DF349B">
              <w:rPr>
                <w:noProof/>
              </w:rPr>
              <w:fldChar w:fldCharType="begin"/>
            </w:r>
            <w:r w:rsidDel="00DF349B">
              <w:rPr>
                <w:noProof/>
              </w:rPr>
              <w:delInstrText xml:space="preserve"> HYPERLINK \l "_Toc48289514" </w:delInstrText>
            </w:r>
            <w:r w:rsidDel="00DF349B">
              <w:rPr>
                <w:noProof/>
              </w:rPr>
              <w:fldChar w:fldCharType="separate"/>
            </w:r>
          </w:del>
          <w:ins w:id="520" w:author="David Conklin" w:date="2020-09-12T10:54:00Z">
            <w:r w:rsidR="00AD0B00">
              <w:rPr>
                <w:b/>
                <w:bCs/>
                <w:noProof/>
              </w:rPr>
              <w:t>Error! Hyperlink reference not valid.</w:t>
            </w:r>
          </w:ins>
          <w:del w:id="521" w:author="David Conklin" w:date="2020-09-10T15:08:00Z">
            <w:r w:rsidR="005B5E46" w:rsidRPr="00C624E8" w:rsidDel="00DF349B">
              <w:rPr>
                <w:rStyle w:val="Hyperlink"/>
                <w:noProof/>
              </w:rPr>
              <w:delText>References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_Toc48289514 \h </w:delInstrText>
            </w:r>
            <w:r w:rsidR="005B5E46" w:rsidDel="00DF349B">
              <w:rPr>
                <w:noProof/>
                <w:webHidden/>
              </w:rPr>
              <w:fldChar w:fldCharType="separate"/>
            </w:r>
          </w:del>
          <w:del w:id="522" w:author="David Conklin" w:date="2020-08-19T16:00:00Z">
            <w:r w:rsidR="005B5E46" w:rsidDel="00037790">
              <w:rPr>
                <w:noProof/>
                <w:webHidden/>
              </w:rPr>
              <w:delText>37</w:delText>
            </w:r>
          </w:del>
          <w:del w:id="523" w:author="David Conklin" w:date="2020-09-10T15:08:00Z">
            <w:r w:rsidR="005B5E46" w:rsidDel="00DF349B">
              <w:rPr>
                <w:noProof/>
                <w:webHidden/>
              </w:rPr>
              <w:fldChar w:fldCharType="end"/>
            </w:r>
            <w:r w:rsidDel="00DF349B">
              <w:rPr>
                <w:noProof/>
              </w:rPr>
              <w:fldChar w:fldCharType="end"/>
            </w:r>
          </w:del>
        </w:p>
        <w:p w14:paraId="042E4417" w14:textId="58CDE1D6" w:rsidR="005B5E46" w:rsidDel="00DF349B" w:rsidRDefault="00037790">
          <w:pPr>
            <w:pStyle w:val="TOC1"/>
            <w:tabs>
              <w:tab w:val="right" w:leader="dot" w:pos="9350"/>
            </w:tabs>
            <w:rPr>
              <w:del w:id="524" w:author="David Conklin" w:date="2020-09-10T15:08:00Z"/>
              <w:rFonts w:eastAsiaTheme="minorEastAsia"/>
              <w:noProof/>
            </w:rPr>
          </w:pPr>
          <w:del w:id="525" w:author="David Conklin" w:date="2020-09-10T15:08:00Z">
            <w:r w:rsidDel="00DF349B">
              <w:rPr>
                <w:noProof/>
              </w:rPr>
              <w:fldChar w:fldCharType="begin"/>
            </w:r>
            <w:r w:rsidDel="00DF349B">
              <w:rPr>
                <w:noProof/>
              </w:rPr>
              <w:delInstrText xml:space="preserve"> HYPERLINK \l "_Toc48289515" </w:delInstrText>
            </w:r>
            <w:r w:rsidDel="00DF349B">
              <w:rPr>
                <w:noProof/>
              </w:rPr>
              <w:fldChar w:fldCharType="separate"/>
            </w:r>
          </w:del>
          <w:ins w:id="526" w:author="David Conklin" w:date="2020-09-12T10:54:00Z">
            <w:r w:rsidR="00AD0B00">
              <w:rPr>
                <w:b/>
                <w:bCs/>
                <w:noProof/>
              </w:rPr>
              <w:t>Error! Hyperlink reference not valid.</w:t>
            </w:r>
          </w:ins>
          <w:del w:id="527" w:author="David Conklin" w:date="2020-09-10T15:08:00Z">
            <w:r w:rsidR="005B5E46" w:rsidRPr="00C624E8" w:rsidDel="00DF349B">
              <w:rPr>
                <w:rStyle w:val="Hyperlink"/>
                <w:noProof/>
              </w:rPr>
              <w:delText>Acronyms and Abbreviations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_Toc48289515 \h </w:delInstrText>
            </w:r>
            <w:r w:rsidR="005B5E46" w:rsidDel="00DF349B">
              <w:rPr>
                <w:noProof/>
                <w:webHidden/>
              </w:rPr>
              <w:fldChar w:fldCharType="separate"/>
            </w:r>
          </w:del>
          <w:del w:id="528" w:author="David Conklin" w:date="2020-08-19T16:00:00Z">
            <w:r w:rsidR="005B5E46" w:rsidDel="00037790">
              <w:rPr>
                <w:noProof/>
                <w:webHidden/>
              </w:rPr>
              <w:delText>37</w:delText>
            </w:r>
          </w:del>
          <w:del w:id="529" w:author="David Conklin" w:date="2020-09-10T15:08:00Z">
            <w:r w:rsidR="005B5E46" w:rsidDel="00DF349B">
              <w:rPr>
                <w:noProof/>
                <w:webHidden/>
              </w:rPr>
              <w:fldChar w:fldCharType="end"/>
            </w:r>
            <w:r w:rsidDel="00DF349B">
              <w:rPr>
                <w:noProof/>
              </w:rPr>
              <w:fldChar w:fldCharType="end"/>
            </w:r>
          </w:del>
        </w:p>
        <w:p w14:paraId="673DAD96" w14:textId="5552041B" w:rsidR="005B5E46" w:rsidDel="00933943" w:rsidRDefault="005B5E46">
          <w:pPr>
            <w:rPr>
              <w:del w:id="530" w:author="David Conklin" w:date="2020-09-11T17:56:00Z"/>
            </w:rPr>
          </w:pPr>
          <w:r>
            <w:rPr>
              <w:b/>
              <w:bCs/>
              <w:noProof/>
            </w:rPr>
            <w:fldChar w:fldCharType="end"/>
          </w:r>
        </w:p>
      </w:sdtContent>
    </w:sdt>
    <w:p w14:paraId="3285C167" w14:textId="50595147" w:rsidR="00054B65" w:rsidRDefault="00054B65">
      <w:r>
        <w:br w:type="page"/>
      </w:r>
    </w:p>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lastRenderedPageBreak/>
        <w:t>Figures</w:t>
      </w:r>
    </w:p>
    <w:p w14:paraId="209C22E7" w14:textId="39ED7751" w:rsidR="005B5E46"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FD7EFE">
        <w:fldChar w:fldCharType="begin"/>
      </w:r>
      <w:r w:rsidR="00FD7EFE">
        <w:instrText xml:space="preserve"> HYPERLINK \l "_Toc48289340" </w:instrText>
      </w:r>
      <w:r w:rsidR="00FD7EFE">
        <w:fldChar w:fldCharType="separate"/>
      </w:r>
      <w:r w:rsidR="005B5E46" w:rsidRPr="007E1B43">
        <w:rPr>
          <w:rStyle w:val="Hyperlink"/>
          <w:noProof/>
        </w:rPr>
        <w:t>Figure 1. Willamette River basin study area; embedded study areas are colored other than gray.  The 2 lighter blues together make up the upper Willamette basin study area.</w:t>
      </w:r>
      <w:r w:rsidR="005B5E46">
        <w:rPr>
          <w:noProof/>
          <w:webHidden/>
        </w:rPr>
        <w:tab/>
      </w:r>
      <w:r w:rsidR="005B5E46">
        <w:rPr>
          <w:noProof/>
          <w:webHidden/>
        </w:rPr>
        <w:fldChar w:fldCharType="begin"/>
      </w:r>
      <w:r w:rsidR="005B5E46">
        <w:rPr>
          <w:noProof/>
          <w:webHidden/>
        </w:rPr>
        <w:instrText xml:space="preserve"> PAGEREF _Toc48289340 \h </w:instrText>
      </w:r>
      <w:r w:rsidR="005B5E46">
        <w:rPr>
          <w:noProof/>
          <w:webHidden/>
        </w:rPr>
      </w:r>
      <w:r w:rsidR="005B5E46">
        <w:rPr>
          <w:noProof/>
          <w:webHidden/>
        </w:rPr>
        <w:fldChar w:fldCharType="separate"/>
      </w:r>
      <w:ins w:id="531" w:author="David Conklin" w:date="2020-09-11T17:49:00Z">
        <w:r w:rsidR="00933943">
          <w:rPr>
            <w:noProof/>
            <w:webHidden/>
          </w:rPr>
          <w:t>7</w:t>
        </w:r>
      </w:ins>
      <w:del w:id="532" w:author="David Conklin" w:date="2020-09-11T17:44:00Z">
        <w:r w:rsidR="00037790" w:rsidDel="00933943">
          <w:rPr>
            <w:noProof/>
            <w:webHidden/>
          </w:rPr>
          <w:delText>7</w:delText>
        </w:r>
      </w:del>
      <w:r w:rsidR="005B5E46">
        <w:rPr>
          <w:noProof/>
          <w:webHidden/>
        </w:rPr>
        <w:fldChar w:fldCharType="end"/>
      </w:r>
      <w:r w:rsidR="00FD7EFE">
        <w:rPr>
          <w:noProof/>
        </w:rPr>
        <w:fldChar w:fldCharType="end"/>
      </w:r>
    </w:p>
    <w:p w14:paraId="20F3CA1E" w14:textId="3C824BD6" w:rsidR="005B5E46" w:rsidRDefault="00FD7EFE">
      <w:pPr>
        <w:pStyle w:val="TableofFigures"/>
        <w:tabs>
          <w:tab w:val="right" w:leader="dot" w:pos="9350"/>
        </w:tabs>
        <w:rPr>
          <w:rFonts w:eastAsiaTheme="minorEastAsia"/>
          <w:noProof/>
        </w:rPr>
      </w:pPr>
      <w:r>
        <w:fldChar w:fldCharType="begin"/>
      </w:r>
      <w:r>
        <w:instrText xml:space="preserve"> HYPERLINK \l "_Toc48289341" </w:instrText>
      </w:r>
      <w:r>
        <w:fldChar w:fldCharType="separate"/>
      </w:r>
      <w:r w:rsidR="005B5E46" w:rsidRPr="007E1B43">
        <w:rPr>
          <w:rStyle w:val="Hyperlink"/>
          <w:noProof/>
        </w:rPr>
        <w:t>Figure 2. Tualatin basin study area; Chicken Creek watershed is highlighted.</w:t>
      </w:r>
      <w:r w:rsidR="005B5E46">
        <w:rPr>
          <w:noProof/>
          <w:webHidden/>
        </w:rPr>
        <w:tab/>
      </w:r>
      <w:r w:rsidR="005B5E46">
        <w:rPr>
          <w:noProof/>
          <w:webHidden/>
        </w:rPr>
        <w:fldChar w:fldCharType="begin"/>
      </w:r>
      <w:r w:rsidR="005B5E46">
        <w:rPr>
          <w:noProof/>
          <w:webHidden/>
        </w:rPr>
        <w:instrText xml:space="preserve"> PAGEREF _Toc48289341 \h </w:instrText>
      </w:r>
      <w:r w:rsidR="005B5E46">
        <w:rPr>
          <w:noProof/>
          <w:webHidden/>
        </w:rPr>
      </w:r>
      <w:r w:rsidR="005B5E46">
        <w:rPr>
          <w:noProof/>
          <w:webHidden/>
        </w:rPr>
        <w:fldChar w:fldCharType="separate"/>
      </w:r>
      <w:ins w:id="533" w:author="David Conklin" w:date="2020-09-11T17:49:00Z">
        <w:r w:rsidR="00933943">
          <w:rPr>
            <w:noProof/>
            <w:webHidden/>
          </w:rPr>
          <w:t>8</w:t>
        </w:r>
      </w:ins>
      <w:del w:id="534" w:author="David Conklin" w:date="2020-09-11T17:44:00Z">
        <w:r w:rsidR="00037790" w:rsidDel="00933943">
          <w:rPr>
            <w:noProof/>
            <w:webHidden/>
          </w:rPr>
          <w:delText>8</w:delText>
        </w:r>
      </w:del>
      <w:r w:rsidR="005B5E46">
        <w:rPr>
          <w:noProof/>
          <w:webHidden/>
        </w:rPr>
        <w:fldChar w:fldCharType="end"/>
      </w:r>
      <w:r>
        <w:rPr>
          <w:noProof/>
        </w:rPr>
        <w:fldChar w:fldCharType="end"/>
      </w:r>
    </w:p>
    <w:p w14:paraId="439D9E57" w14:textId="4B14298E" w:rsidR="005B5E46" w:rsidRDefault="00FD7EFE">
      <w:pPr>
        <w:pStyle w:val="TableofFigures"/>
        <w:tabs>
          <w:tab w:val="right" w:leader="dot" w:pos="9350"/>
        </w:tabs>
        <w:rPr>
          <w:rFonts w:eastAsiaTheme="minorEastAsia"/>
          <w:noProof/>
        </w:rPr>
      </w:pPr>
      <w:r>
        <w:fldChar w:fldCharType="begin"/>
      </w:r>
      <w:r>
        <w:instrText xml:space="preserve"> HYPERLINK \l "_Toc48289342" </w:instrText>
      </w:r>
      <w:r>
        <w:fldChar w:fldCharType="separate"/>
      </w:r>
      <w:r w:rsidR="005B5E46" w:rsidRPr="007E1B43">
        <w:rPr>
          <w:rStyle w:val="Hyperlink"/>
          <w:noProof/>
        </w:rPr>
        <w:t>Figure 3. North Santiam watershed study area.</w:t>
      </w:r>
      <w:r w:rsidR="005B5E46">
        <w:rPr>
          <w:noProof/>
          <w:webHidden/>
        </w:rPr>
        <w:tab/>
      </w:r>
      <w:r w:rsidR="005B5E46">
        <w:rPr>
          <w:noProof/>
          <w:webHidden/>
        </w:rPr>
        <w:fldChar w:fldCharType="begin"/>
      </w:r>
      <w:r w:rsidR="005B5E46">
        <w:rPr>
          <w:noProof/>
          <w:webHidden/>
        </w:rPr>
        <w:instrText xml:space="preserve"> PAGEREF _Toc48289342 \h </w:instrText>
      </w:r>
      <w:r w:rsidR="005B5E46">
        <w:rPr>
          <w:noProof/>
          <w:webHidden/>
        </w:rPr>
      </w:r>
      <w:r w:rsidR="005B5E46">
        <w:rPr>
          <w:noProof/>
          <w:webHidden/>
        </w:rPr>
        <w:fldChar w:fldCharType="separate"/>
      </w:r>
      <w:ins w:id="535" w:author="David Conklin" w:date="2020-09-11T17:49:00Z">
        <w:r w:rsidR="00933943">
          <w:rPr>
            <w:noProof/>
            <w:webHidden/>
          </w:rPr>
          <w:t>9</w:t>
        </w:r>
      </w:ins>
      <w:del w:id="536" w:author="David Conklin" w:date="2020-09-11T17:44:00Z">
        <w:r w:rsidR="00037790" w:rsidDel="00933943">
          <w:rPr>
            <w:noProof/>
            <w:webHidden/>
          </w:rPr>
          <w:delText>9</w:delText>
        </w:r>
      </w:del>
      <w:r w:rsidR="005B5E46">
        <w:rPr>
          <w:noProof/>
          <w:webHidden/>
        </w:rPr>
        <w:fldChar w:fldCharType="end"/>
      </w:r>
      <w:r>
        <w:rPr>
          <w:noProof/>
        </w:rPr>
        <w:fldChar w:fldCharType="end"/>
      </w:r>
    </w:p>
    <w:p w14:paraId="10D0475A" w14:textId="73AA9375" w:rsidR="005B5E46" w:rsidRDefault="00FD7EFE">
      <w:pPr>
        <w:pStyle w:val="TableofFigures"/>
        <w:tabs>
          <w:tab w:val="right" w:leader="dot" w:pos="9350"/>
        </w:tabs>
        <w:rPr>
          <w:rFonts w:eastAsiaTheme="minorEastAsia"/>
          <w:noProof/>
        </w:rPr>
      </w:pPr>
      <w:r>
        <w:fldChar w:fldCharType="begin"/>
      </w:r>
      <w:r>
        <w:instrText xml:space="preserve"> HYPERLINK \l "_Toc48289343" </w:instrText>
      </w:r>
      <w:r>
        <w:fldChar w:fldCharType="separate"/>
      </w:r>
      <w:r w:rsidR="005B5E46" w:rsidRPr="007E1B43">
        <w:rPr>
          <w:rStyle w:val="Hyperlink"/>
          <w:noProof/>
        </w:rPr>
        <w:t>Figure 4. Upper Willamette study area.</w:t>
      </w:r>
      <w:r w:rsidR="005B5E46">
        <w:rPr>
          <w:noProof/>
          <w:webHidden/>
        </w:rPr>
        <w:tab/>
      </w:r>
      <w:r w:rsidR="005B5E46">
        <w:rPr>
          <w:noProof/>
          <w:webHidden/>
        </w:rPr>
        <w:fldChar w:fldCharType="begin"/>
      </w:r>
      <w:r w:rsidR="005B5E46">
        <w:rPr>
          <w:noProof/>
          <w:webHidden/>
        </w:rPr>
        <w:instrText xml:space="preserve"> PAGEREF _Toc48289343 \h </w:instrText>
      </w:r>
      <w:r w:rsidR="005B5E46">
        <w:rPr>
          <w:noProof/>
          <w:webHidden/>
        </w:rPr>
      </w:r>
      <w:r w:rsidR="005B5E46">
        <w:rPr>
          <w:noProof/>
          <w:webHidden/>
        </w:rPr>
        <w:fldChar w:fldCharType="separate"/>
      </w:r>
      <w:ins w:id="537" w:author="David Conklin" w:date="2020-09-11T17:49:00Z">
        <w:r w:rsidR="00933943">
          <w:rPr>
            <w:noProof/>
            <w:webHidden/>
          </w:rPr>
          <w:t>10</w:t>
        </w:r>
      </w:ins>
      <w:del w:id="538" w:author="David Conklin" w:date="2020-09-11T17:44:00Z">
        <w:r w:rsidR="00037790" w:rsidDel="00933943">
          <w:rPr>
            <w:noProof/>
            <w:webHidden/>
          </w:rPr>
          <w:delText>10</w:delText>
        </w:r>
      </w:del>
      <w:r w:rsidR="005B5E46">
        <w:rPr>
          <w:noProof/>
          <w:webHidden/>
        </w:rPr>
        <w:fldChar w:fldCharType="end"/>
      </w:r>
      <w:r>
        <w:rPr>
          <w:noProof/>
        </w:rPr>
        <w:fldChar w:fldCharType="end"/>
      </w:r>
    </w:p>
    <w:p w14:paraId="214DEFB6" w14:textId="66ECE6A4" w:rsidR="005B5E46" w:rsidRDefault="00FD7EFE">
      <w:pPr>
        <w:pStyle w:val="TableofFigures"/>
        <w:tabs>
          <w:tab w:val="right" w:leader="dot" w:pos="9350"/>
        </w:tabs>
        <w:rPr>
          <w:rFonts w:eastAsiaTheme="minorEastAsia"/>
          <w:noProof/>
        </w:rPr>
      </w:pPr>
      <w:r>
        <w:fldChar w:fldCharType="begin"/>
      </w:r>
      <w:r>
        <w:instrText xml:space="preserve"> HYPERLINK \l "_Toc48289344" </w:instrText>
      </w:r>
      <w:r>
        <w:fldChar w:fldCharType="separate"/>
      </w:r>
      <w:r w:rsidR="005B5E46" w:rsidRPr="007E1B43">
        <w:rPr>
          <w:rStyle w:val="Hyperlink"/>
          <w:noProof/>
        </w:rPr>
        <w:t>Figure 5. Chicken Creek watershed study area.</w:t>
      </w:r>
      <w:r w:rsidR="005B5E46">
        <w:rPr>
          <w:noProof/>
          <w:webHidden/>
        </w:rPr>
        <w:tab/>
      </w:r>
      <w:r w:rsidR="005B5E46">
        <w:rPr>
          <w:noProof/>
          <w:webHidden/>
        </w:rPr>
        <w:fldChar w:fldCharType="begin"/>
      </w:r>
      <w:r w:rsidR="005B5E46">
        <w:rPr>
          <w:noProof/>
          <w:webHidden/>
        </w:rPr>
        <w:instrText xml:space="preserve"> PAGEREF _Toc48289344 \h </w:instrText>
      </w:r>
      <w:r w:rsidR="005B5E46">
        <w:rPr>
          <w:noProof/>
          <w:webHidden/>
        </w:rPr>
      </w:r>
      <w:r w:rsidR="005B5E46">
        <w:rPr>
          <w:noProof/>
          <w:webHidden/>
        </w:rPr>
        <w:fldChar w:fldCharType="separate"/>
      </w:r>
      <w:ins w:id="539" w:author="David Conklin" w:date="2020-09-11T17:49:00Z">
        <w:r w:rsidR="00933943">
          <w:rPr>
            <w:noProof/>
            <w:webHidden/>
          </w:rPr>
          <w:t>11</w:t>
        </w:r>
      </w:ins>
      <w:del w:id="540" w:author="David Conklin" w:date="2020-09-11T17:44:00Z">
        <w:r w:rsidR="00037790" w:rsidDel="00933943">
          <w:rPr>
            <w:noProof/>
            <w:webHidden/>
          </w:rPr>
          <w:delText>11</w:delText>
        </w:r>
      </w:del>
      <w:r w:rsidR="005B5E46">
        <w:rPr>
          <w:noProof/>
          <w:webHidden/>
        </w:rPr>
        <w:fldChar w:fldCharType="end"/>
      </w:r>
      <w:r>
        <w:rPr>
          <w:noProof/>
        </w:rPr>
        <w:fldChar w:fldCharType="end"/>
      </w:r>
    </w:p>
    <w:p w14:paraId="45F1CC71" w14:textId="58BFE65D" w:rsidR="005B5E46" w:rsidRDefault="00FD7EFE">
      <w:pPr>
        <w:pStyle w:val="TableofFigures"/>
        <w:tabs>
          <w:tab w:val="right" w:leader="dot" w:pos="9350"/>
        </w:tabs>
        <w:rPr>
          <w:rFonts w:eastAsiaTheme="minorEastAsia"/>
          <w:noProof/>
        </w:rPr>
      </w:pPr>
      <w:r>
        <w:fldChar w:fldCharType="begin"/>
      </w:r>
      <w:r>
        <w:instrText xml:space="preserve"> HYPERLINK \l "_Toc48289345" </w:instrText>
      </w:r>
      <w:r>
        <w:fldChar w:fldCharType="separate"/>
      </w:r>
      <w:r w:rsidR="005B5E46" w:rsidRPr="007E1B43">
        <w:rPr>
          <w:rStyle w:val="Hyperlink"/>
          <w:noProof/>
        </w:rPr>
        <w:t>Figure 6. Instream water rights in the North Santiam watershed</w:t>
      </w:r>
      <w:r w:rsidR="005B5E46">
        <w:rPr>
          <w:noProof/>
          <w:webHidden/>
        </w:rPr>
        <w:tab/>
      </w:r>
      <w:r w:rsidR="005B5E46">
        <w:rPr>
          <w:noProof/>
          <w:webHidden/>
        </w:rPr>
        <w:fldChar w:fldCharType="begin"/>
      </w:r>
      <w:r w:rsidR="005B5E46">
        <w:rPr>
          <w:noProof/>
          <w:webHidden/>
        </w:rPr>
        <w:instrText xml:space="preserve"> PAGEREF _Toc48289345 \h </w:instrText>
      </w:r>
      <w:r w:rsidR="005B5E46">
        <w:rPr>
          <w:noProof/>
          <w:webHidden/>
        </w:rPr>
      </w:r>
      <w:r w:rsidR="005B5E46">
        <w:rPr>
          <w:noProof/>
          <w:webHidden/>
        </w:rPr>
        <w:fldChar w:fldCharType="separate"/>
      </w:r>
      <w:ins w:id="541" w:author="David Conklin" w:date="2020-09-11T17:49:00Z">
        <w:r w:rsidR="00933943">
          <w:rPr>
            <w:noProof/>
            <w:webHidden/>
          </w:rPr>
          <w:t>25</w:t>
        </w:r>
      </w:ins>
      <w:del w:id="542" w:author="David Conklin" w:date="2020-09-11T17:44:00Z">
        <w:r w:rsidR="00037790" w:rsidDel="00933943">
          <w:rPr>
            <w:noProof/>
            <w:webHidden/>
          </w:rPr>
          <w:delText>25</w:delText>
        </w:r>
      </w:del>
      <w:r w:rsidR="005B5E46">
        <w:rPr>
          <w:noProof/>
          <w:webHidden/>
        </w:rPr>
        <w:fldChar w:fldCharType="end"/>
      </w:r>
      <w:r>
        <w:rPr>
          <w:noProof/>
        </w:rPr>
        <w:fldChar w:fldCharType="end"/>
      </w:r>
    </w:p>
    <w:p w14:paraId="683CF526" w14:textId="679BF3D7" w:rsidR="005B5E46" w:rsidRDefault="00FD7EFE">
      <w:pPr>
        <w:pStyle w:val="TableofFigures"/>
        <w:tabs>
          <w:tab w:val="right" w:leader="dot" w:pos="9350"/>
        </w:tabs>
        <w:rPr>
          <w:rFonts w:eastAsiaTheme="minorEastAsia"/>
          <w:noProof/>
        </w:rPr>
      </w:pPr>
      <w:r>
        <w:fldChar w:fldCharType="begin"/>
      </w:r>
      <w:r>
        <w:instrText xml:space="preserve"> HYPERLINK \l "_Toc48289346" </w:instrText>
      </w:r>
      <w:r>
        <w:fldChar w:fldCharType="separate"/>
      </w:r>
      <w:r w:rsidR="005B5E46" w:rsidRPr="007E1B43">
        <w:rPr>
          <w:rStyle w:val="Hyperlink"/>
          <w:noProof/>
        </w:rPr>
        <w:t>Figure 7. McKenzie basin in CW3M screen capture</w:t>
      </w:r>
      <w:r w:rsidR="005B5E46">
        <w:rPr>
          <w:noProof/>
          <w:webHidden/>
        </w:rPr>
        <w:tab/>
      </w:r>
      <w:r w:rsidR="005B5E46">
        <w:rPr>
          <w:noProof/>
          <w:webHidden/>
        </w:rPr>
        <w:fldChar w:fldCharType="begin"/>
      </w:r>
      <w:r w:rsidR="005B5E46">
        <w:rPr>
          <w:noProof/>
          <w:webHidden/>
        </w:rPr>
        <w:instrText xml:space="preserve"> PAGEREF _Toc48289346 \h </w:instrText>
      </w:r>
      <w:r w:rsidR="005B5E46">
        <w:rPr>
          <w:noProof/>
          <w:webHidden/>
        </w:rPr>
      </w:r>
      <w:r w:rsidR="005B5E46">
        <w:rPr>
          <w:noProof/>
          <w:webHidden/>
        </w:rPr>
        <w:fldChar w:fldCharType="separate"/>
      </w:r>
      <w:ins w:id="543" w:author="David Conklin" w:date="2020-09-11T17:49:00Z">
        <w:r w:rsidR="00933943">
          <w:rPr>
            <w:noProof/>
            <w:webHidden/>
          </w:rPr>
          <w:t>27</w:t>
        </w:r>
      </w:ins>
      <w:del w:id="544" w:author="David Conklin" w:date="2020-09-11T17:44:00Z">
        <w:r w:rsidR="00037790" w:rsidDel="00933943">
          <w:rPr>
            <w:noProof/>
            <w:webHidden/>
          </w:rPr>
          <w:delText>26</w:delText>
        </w:r>
      </w:del>
      <w:r w:rsidR="005B5E46">
        <w:rPr>
          <w:noProof/>
          <w:webHidden/>
        </w:rPr>
        <w:fldChar w:fldCharType="end"/>
      </w:r>
      <w:r>
        <w:rPr>
          <w:noProof/>
        </w:rPr>
        <w:fldChar w:fldCharType="end"/>
      </w:r>
    </w:p>
    <w:p w14:paraId="05959471" w14:textId="77C0619D" w:rsidR="005B5E46" w:rsidRDefault="00FD7EFE">
      <w:pPr>
        <w:pStyle w:val="TableofFigures"/>
        <w:tabs>
          <w:tab w:val="right" w:leader="dot" w:pos="9350"/>
        </w:tabs>
        <w:rPr>
          <w:rFonts w:eastAsiaTheme="minorEastAsia"/>
          <w:noProof/>
        </w:rPr>
      </w:pPr>
      <w:r>
        <w:fldChar w:fldCharType="begin"/>
      </w:r>
      <w:r>
        <w:instrText xml:space="preserve"> HYPERLINK \l "_Toc48289347" </w:instrText>
      </w:r>
      <w:r>
        <w:fldChar w:fldCharType="separate"/>
      </w:r>
      <w:r w:rsidR="005B5E46" w:rsidRPr="007E1B43">
        <w:rPr>
          <w:rStyle w:val="Hyperlink"/>
          <w:noProof/>
        </w:rPr>
        <w:t>Figure 8. Wetlands in the lower McKenzie basin, with their WETL_ID attribute values</w:t>
      </w:r>
      <w:r w:rsidR="005B5E46">
        <w:rPr>
          <w:noProof/>
          <w:webHidden/>
        </w:rPr>
        <w:tab/>
      </w:r>
      <w:r w:rsidR="005B5E46">
        <w:rPr>
          <w:noProof/>
          <w:webHidden/>
        </w:rPr>
        <w:fldChar w:fldCharType="begin"/>
      </w:r>
      <w:r w:rsidR="005B5E46">
        <w:rPr>
          <w:noProof/>
          <w:webHidden/>
        </w:rPr>
        <w:instrText xml:space="preserve"> PAGEREF _Toc48289347 \h </w:instrText>
      </w:r>
      <w:r w:rsidR="005B5E46">
        <w:rPr>
          <w:noProof/>
          <w:webHidden/>
        </w:rPr>
      </w:r>
      <w:r w:rsidR="005B5E46">
        <w:rPr>
          <w:noProof/>
          <w:webHidden/>
        </w:rPr>
        <w:fldChar w:fldCharType="separate"/>
      </w:r>
      <w:ins w:id="545" w:author="David Conklin" w:date="2020-09-11T17:49:00Z">
        <w:r w:rsidR="00933943">
          <w:rPr>
            <w:noProof/>
            <w:webHidden/>
          </w:rPr>
          <w:t>27</w:t>
        </w:r>
      </w:ins>
      <w:del w:id="546" w:author="David Conklin" w:date="2020-09-11T17:44:00Z">
        <w:r w:rsidR="00037790" w:rsidDel="00933943">
          <w:rPr>
            <w:noProof/>
            <w:webHidden/>
          </w:rPr>
          <w:delText>27</w:delText>
        </w:r>
      </w:del>
      <w:r w:rsidR="005B5E46">
        <w:rPr>
          <w:noProof/>
          <w:webHidden/>
        </w:rPr>
        <w:fldChar w:fldCharType="end"/>
      </w:r>
      <w:r>
        <w:rPr>
          <w:noProof/>
        </w:rPr>
        <w:fldChar w:fldCharType="end"/>
      </w:r>
    </w:p>
    <w:p w14:paraId="566C5A2A" w14:textId="4CFA8D57" w:rsidR="005B5E46" w:rsidRDefault="005B5E46">
      <w:pPr>
        <w:pStyle w:val="TableofFigures"/>
        <w:tabs>
          <w:tab w:val="right" w:leader="dot" w:pos="9350"/>
        </w:tabs>
        <w:rPr>
          <w:rFonts w:eastAsiaTheme="minorEastAsia"/>
          <w:noProof/>
        </w:rPr>
      </w:pPr>
      <w:r w:rsidRPr="007E1B43">
        <w:rPr>
          <w:rStyle w:val="Hyperlink"/>
          <w:noProof/>
        </w:rPr>
        <w:fldChar w:fldCharType="begin"/>
      </w:r>
      <w:r w:rsidRPr="007E1B43">
        <w:rPr>
          <w:rStyle w:val="Hyperlink"/>
          <w:noProof/>
        </w:rPr>
        <w:instrText xml:space="preserve"> </w:instrText>
      </w:r>
      <w:r>
        <w:rPr>
          <w:noProof/>
        </w:rPr>
        <w:instrText>HYPERLINK \l "_Toc48289348"</w:instrText>
      </w:r>
      <w:r w:rsidRPr="007E1B43">
        <w:rPr>
          <w:rStyle w:val="Hyperlink"/>
          <w:noProof/>
        </w:rPr>
        <w:instrText xml:space="preserve"> </w:instrText>
      </w:r>
      <w:r w:rsidRPr="007E1B43">
        <w:rPr>
          <w:rStyle w:val="Hyperlink"/>
          <w:noProof/>
        </w:rPr>
        <w:fldChar w:fldCharType="separate"/>
      </w:r>
      <w:r w:rsidRPr="007E1B43">
        <w:rPr>
          <w:rStyle w:val="Hyperlink"/>
          <w:noProof/>
        </w:rPr>
        <w:t>Figure 9. Clackamas basin in CW3M screen capture</w:t>
      </w:r>
      <w:r>
        <w:rPr>
          <w:noProof/>
          <w:webHidden/>
        </w:rPr>
        <w:tab/>
      </w:r>
      <w:r>
        <w:rPr>
          <w:noProof/>
          <w:webHidden/>
        </w:rPr>
        <w:fldChar w:fldCharType="begin"/>
      </w:r>
      <w:r>
        <w:rPr>
          <w:noProof/>
          <w:webHidden/>
        </w:rPr>
        <w:instrText xml:space="preserve"> PAGEREF _Toc48289348 \h </w:instrText>
      </w:r>
      <w:r>
        <w:rPr>
          <w:noProof/>
          <w:webHidden/>
        </w:rPr>
      </w:r>
      <w:r>
        <w:rPr>
          <w:noProof/>
          <w:webHidden/>
        </w:rPr>
        <w:fldChar w:fldCharType="separate"/>
      </w:r>
      <w:ins w:id="547" w:author="David Conklin" w:date="2020-09-11T17:49:00Z">
        <w:r w:rsidR="00933943">
          <w:rPr>
            <w:noProof/>
            <w:webHidden/>
          </w:rPr>
          <w:t>34</w:t>
        </w:r>
      </w:ins>
      <w:del w:id="548" w:author="David Conklin" w:date="2020-08-14T09:25:00Z">
        <w:r w:rsidDel="00474F6A">
          <w:rPr>
            <w:noProof/>
            <w:webHidden/>
          </w:rPr>
          <w:delText>35</w:delText>
        </w:r>
      </w:del>
      <w:r>
        <w:rPr>
          <w:noProof/>
          <w:webHidden/>
        </w:rPr>
        <w:fldChar w:fldCharType="end"/>
      </w:r>
      <w:r w:rsidRPr="007E1B43">
        <w:rPr>
          <w:rStyle w:val="Hyperlink"/>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49" w:name="_Toc50800477"/>
      <w:r>
        <w:t>What is a digital handbook?</w:t>
      </w:r>
      <w:bookmarkEnd w:id="54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50" w:name="_Toc50800478"/>
      <w:r>
        <w:t>CW3M c</w:t>
      </w:r>
      <w:r w:rsidR="00C70B81">
        <w:t>oncept</w:t>
      </w:r>
      <w:bookmarkEnd w:id="550"/>
      <w:r>
        <w:t xml:space="preserve"> </w:t>
      </w:r>
    </w:p>
    <w:p w14:paraId="7E41CEB8" w14:textId="77777777" w:rsidR="000D6396" w:rsidRDefault="000D6396" w:rsidP="00A43D30"/>
    <w:p w14:paraId="3DA45CFC" w14:textId="77777777" w:rsidR="000D6396" w:rsidRDefault="00C46F0A" w:rsidP="00C46F0A">
      <w:pPr>
        <w:pStyle w:val="Heading2"/>
      </w:pPr>
      <w:bookmarkStart w:id="551" w:name="_Toc50800479"/>
      <w:r>
        <w:t>A different kind of community model</w:t>
      </w:r>
      <w:bookmarkEnd w:id="55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52" w:name="_Toc50800480"/>
      <w:r>
        <w:t>What CW3M is for</w:t>
      </w:r>
      <w:bookmarkEnd w:id="55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 xml:space="preserve">A second objective of the CW3M project is to improve the model's skill through reconciliation with available independent datasets.  This is a continuation of work already started at the regional scale, </w:t>
      </w:r>
      <w:r w:rsidRPr="00EC7B8F">
        <w:rPr>
          <w:rFonts w:cstheme="minorHAnsi"/>
        </w:rPr>
        <w:lastRenderedPageBreak/>
        <w:t>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53" w:name="_Toc50800481"/>
      <w:r>
        <w:t>Management and maintenance</w:t>
      </w:r>
      <w:bookmarkEnd w:id="55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54" w:name="_Toc50800482"/>
      <w:r>
        <w:t>Study areas</w:t>
      </w:r>
      <w:bookmarkEnd w:id="55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3D9BD7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933943">
        <w:t xml:space="preserve">Figure </w:t>
      </w:r>
      <w:r w:rsidR="00933943">
        <w:rPr>
          <w:noProof/>
        </w:rPr>
        <w:t>1</w:t>
      </w:r>
      <w:r w:rsidR="00064E77">
        <w:fldChar w:fldCharType="end"/>
      </w:r>
      <w:r w:rsidR="00064E77">
        <w:t>)</w:t>
      </w:r>
    </w:p>
    <w:p w14:paraId="03CAE907" w14:textId="45B170D5"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933943">
        <w:t xml:space="preserve">Figure </w:t>
      </w:r>
      <w:r w:rsidR="00933943">
        <w:rPr>
          <w:noProof/>
        </w:rPr>
        <w:t>2</w:t>
      </w:r>
      <w:r w:rsidR="00064E77">
        <w:fldChar w:fldCharType="end"/>
      </w:r>
      <w:r w:rsidR="00064E77">
        <w:t>)</w:t>
      </w:r>
    </w:p>
    <w:p w14:paraId="1A5A767B" w14:textId="7FAE018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933943">
        <w:t xml:space="preserve">Figure </w:t>
      </w:r>
      <w:r w:rsidR="00933943">
        <w:rPr>
          <w:noProof/>
        </w:rPr>
        <w:t>5</w:t>
      </w:r>
      <w:r w:rsidR="00893F4B">
        <w:fldChar w:fldCharType="end"/>
      </w:r>
      <w:r>
        <w:t>)</w:t>
      </w:r>
    </w:p>
    <w:p w14:paraId="1B80045C" w14:textId="490E5545"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933943">
        <w:t xml:space="preserve">Figure </w:t>
      </w:r>
      <w:r w:rsidR="00933943">
        <w:rPr>
          <w:noProof/>
        </w:rPr>
        <w:t>3</w:t>
      </w:r>
      <w:r w:rsidR="00064E77">
        <w:fldChar w:fldCharType="end"/>
      </w:r>
      <w:r w:rsidR="00064E77">
        <w:t>)</w:t>
      </w:r>
    </w:p>
    <w:p w14:paraId="1933EF54" w14:textId="792C352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933943">
        <w:t xml:space="preserve">Figure </w:t>
      </w:r>
      <w:r w:rsidR="0093394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55" w:name="_Toc50800483"/>
      <w:r>
        <w:t>Data</w:t>
      </w:r>
      <w:r w:rsidR="00A92F06">
        <w:t>CW3M</w:t>
      </w:r>
      <w:r>
        <w:t xml:space="preserve"> directory structure</w:t>
      </w:r>
      <w:bookmarkEnd w:id="555"/>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lastRenderedPageBreak/>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56" w:name="_Toc50800484"/>
      <w:r>
        <w:t>DataCW3M\ScenarioData directory structure</w:t>
      </w:r>
      <w:bookmarkEnd w:id="55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lastRenderedPageBreak/>
        <w:tab/>
      </w:r>
      <w:r>
        <w:tab/>
        <w:t>wr_pous.csv</w:t>
      </w:r>
    </w:p>
    <w:p w14:paraId="653EE1A6" w14:textId="77777777" w:rsidR="009C1707" w:rsidRDefault="009C1707" w:rsidP="009C1707"/>
    <w:p w14:paraId="38637AE4" w14:textId="77777777" w:rsidR="009C1707" w:rsidRDefault="009C1707" w:rsidP="009C1707">
      <w:pPr>
        <w:pStyle w:val="Heading2"/>
      </w:pPr>
      <w:bookmarkStart w:id="557" w:name="_Toc50800485"/>
      <w:r>
        <w:t>DataCW3M\ScenarioData\&lt;scenario&gt; folder contents</w:t>
      </w:r>
      <w:bookmarkEnd w:id="55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58" w:name="_Toc50800486"/>
      <w:r>
        <w:t>DataCW3M\&lt;study area&gt; folder contents</w:t>
      </w:r>
      <w:bookmarkEnd w:id="55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8BAA8A2" w:rsidR="00D37681" w:rsidRDefault="00D37681" w:rsidP="00D37681">
      <w:pPr>
        <w:pStyle w:val="Caption"/>
      </w:pPr>
      <w:bookmarkStart w:id="559" w:name="_Ref529607484"/>
      <w:bookmarkStart w:id="560" w:name="_Toc4828934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1</w:t>
      </w:r>
      <w:r w:rsidR="006C64CF">
        <w:rPr>
          <w:noProof/>
        </w:rPr>
        <w:fldChar w:fldCharType="end"/>
      </w:r>
      <w:bookmarkEnd w:id="559"/>
      <w:r>
        <w:t xml:space="preserve">. Willamette River basin study area; embedded study areas are </w:t>
      </w:r>
      <w:r w:rsidR="0005603B">
        <w:t>colored</w:t>
      </w:r>
      <w:r w:rsidR="0097392C">
        <w:t xml:space="preserve"> other than gray.  The 2 lighter blues together make up the upper Willamette basin study area.</w:t>
      </w:r>
      <w:bookmarkEnd w:id="56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A466F55" w:rsidR="00D37681" w:rsidRDefault="00D37681" w:rsidP="00D37681">
      <w:pPr>
        <w:pStyle w:val="Caption"/>
      </w:pPr>
      <w:bookmarkStart w:id="561" w:name="_Ref529607514"/>
      <w:bookmarkStart w:id="562" w:name="_Toc4828934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2</w:t>
      </w:r>
      <w:r w:rsidR="006C64CF">
        <w:rPr>
          <w:noProof/>
        </w:rPr>
        <w:fldChar w:fldCharType="end"/>
      </w:r>
      <w:bookmarkEnd w:id="561"/>
      <w:r>
        <w:t>. Tualatin basin study area; Chicken Creek watershed is highlighted.</w:t>
      </w:r>
      <w:bookmarkEnd w:id="56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F9D1CF4" w:rsidR="00D37681" w:rsidRDefault="00064E77" w:rsidP="00064E77">
      <w:pPr>
        <w:pStyle w:val="Caption"/>
      </w:pPr>
      <w:bookmarkStart w:id="563" w:name="_Ref529607587"/>
      <w:bookmarkStart w:id="564" w:name="_Toc4828934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3</w:t>
      </w:r>
      <w:r w:rsidR="006C64CF">
        <w:rPr>
          <w:noProof/>
        </w:rPr>
        <w:fldChar w:fldCharType="end"/>
      </w:r>
      <w:bookmarkEnd w:id="563"/>
      <w:r>
        <w:t>. North Santiam watershed study area.</w:t>
      </w:r>
      <w:bookmarkEnd w:id="56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ED4E7C4" w:rsidR="00C70B81" w:rsidRDefault="00064E77" w:rsidP="00064E77">
      <w:pPr>
        <w:pStyle w:val="Caption"/>
      </w:pPr>
      <w:bookmarkStart w:id="565" w:name="_Ref529607628"/>
      <w:bookmarkStart w:id="566" w:name="_Toc4828934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4</w:t>
      </w:r>
      <w:r w:rsidR="006C64CF">
        <w:rPr>
          <w:noProof/>
        </w:rPr>
        <w:fldChar w:fldCharType="end"/>
      </w:r>
      <w:bookmarkEnd w:id="565"/>
      <w:r>
        <w:t>. Upper Willamette study area.</w:t>
      </w:r>
      <w:bookmarkEnd w:id="56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B2C8E49" w:rsidR="00E66BC2" w:rsidRDefault="006F30D2" w:rsidP="006F30D2">
      <w:pPr>
        <w:pStyle w:val="Caption"/>
      </w:pPr>
      <w:bookmarkStart w:id="567" w:name="_Ref529611388"/>
      <w:bookmarkStart w:id="568" w:name="_Toc4828934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5</w:t>
      </w:r>
      <w:r w:rsidR="006C64CF">
        <w:rPr>
          <w:noProof/>
        </w:rPr>
        <w:fldChar w:fldCharType="end"/>
      </w:r>
      <w:bookmarkEnd w:id="567"/>
      <w:r>
        <w:t>. Chicken Creek watershed study area.</w:t>
      </w:r>
      <w:bookmarkEnd w:id="56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69" w:name="_Toc50800487"/>
      <w:r>
        <w:t>Calendar conventions</w:t>
      </w:r>
      <w:bookmarkEnd w:id="56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70" w:name="_Toc50800488"/>
      <w:r>
        <w:t>Water years</w:t>
      </w:r>
      <w:bookmarkEnd w:id="57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71" w:name="_Toc50800489"/>
      <w:r>
        <w:t>Climate data</w:t>
      </w:r>
      <w:bookmarkEnd w:id="571"/>
    </w:p>
    <w:p w14:paraId="4E201698" w14:textId="77777777" w:rsidR="00CB152A" w:rsidRPr="00A06758" w:rsidRDefault="00CB152A" w:rsidP="00A06758"/>
    <w:p w14:paraId="400F9551" w14:textId="77777777" w:rsidR="00CB152A" w:rsidRDefault="00CB152A" w:rsidP="00CB152A">
      <w:pPr>
        <w:pStyle w:val="Heading2"/>
      </w:pPr>
      <w:bookmarkStart w:id="572" w:name="_Toc2858729"/>
      <w:bookmarkStart w:id="573" w:name="_Toc50800490"/>
      <w:r>
        <w:t>Numbered climate scenarios in the model</w:t>
      </w:r>
      <w:bookmarkEnd w:id="572"/>
      <w:bookmarkEnd w:id="573"/>
    </w:p>
    <w:p w14:paraId="30E024EF" w14:textId="77777777" w:rsidR="00823D41" w:rsidRDefault="00823D41" w:rsidP="00823D41">
      <w:pPr>
        <w:pStyle w:val="Body"/>
      </w:pPr>
    </w:p>
    <w:p w14:paraId="21F5BCDE" w14:textId="3EA80F1B"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rsidR="00933943">
        <w:t xml:space="preserve">Table </w:t>
      </w:r>
      <w:r>
        <w:fldChar w:fldCharType="end"/>
      </w:r>
      <w:r>
        <w:t xml:space="preserve"> identifies the numbered climate scenarios.</w:t>
      </w:r>
    </w:p>
    <w:p w14:paraId="6B5B5488" w14:textId="3BE9B1C1"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rsidR="00933943">
        <w:rPr>
          <w:b/>
          <w:bCs/>
        </w:rPr>
        <w:t>Error! Reference source not found.</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74" w:name="_Ref6032062"/>
      <w:bookmarkStart w:id="575" w:name="_Ref6033311"/>
      <w:bookmarkStart w:id="576" w:name="_Toc6121576"/>
      <w:r>
        <w:t xml:space="preserve">Table </w:t>
      </w:r>
      <w:bookmarkEnd w:id="574"/>
      <w:r>
        <w:t>1. Numbered climate scenarios</w:t>
      </w:r>
      <w:bookmarkEnd w:id="575"/>
      <w:bookmarkEnd w:id="576"/>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77" w:name="_Toc7759621"/>
      <w:bookmarkStart w:id="578" w:name="_Toc50800491"/>
      <w:r>
        <w:t>Monthly and seasonal weather data</w:t>
      </w:r>
      <w:bookmarkEnd w:id="577"/>
      <w:bookmarkEnd w:id="578"/>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79" w:name="_Toc50800492"/>
      <w:r>
        <w:t>Climate data grid</w:t>
      </w:r>
      <w:r w:rsidR="009F132A">
        <w:t>s</w:t>
      </w:r>
      <w:bookmarkEnd w:id="57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80" w:name="_Toc50800493"/>
      <w:r>
        <w:t>The WW2100 climate grid</w:t>
      </w:r>
      <w:bookmarkEnd w:id="58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81" w:name="_Toc50800494"/>
      <w:r>
        <w:t>The v2 climate grid</w:t>
      </w:r>
      <w:bookmarkEnd w:id="58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82" w:name="_Toc50800495"/>
      <w:r>
        <w:t>How climate data is looked up</w:t>
      </w:r>
      <w:bookmarkEnd w:id="58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83" w:name="_Toc50800496"/>
      <w:r>
        <w:t>What is in a climate dataset</w:t>
      </w:r>
      <w:bookmarkEnd w:id="58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84" w:name="_Toc50800497"/>
      <w:r>
        <w:t>Water rights</w:t>
      </w:r>
      <w:bookmarkEnd w:id="584"/>
    </w:p>
    <w:p w14:paraId="7ECEE8A5" w14:textId="77777777" w:rsidR="00D35AF7" w:rsidRDefault="00D35AF7" w:rsidP="00D35AF7">
      <w:pPr>
        <w:pStyle w:val="Heading2"/>
      </w:pPr>
      <w:bookmarkStart w:id="585" w:name="_Toc50800498"/>
      <w:r>
        <w:t>Water rights data</w:t>
      </w:r>
      <w:bookmarkEnd w:id="585"/>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86" w:name="_Toc50800499"/>
      <w:r>
        <w:lastRenderedPageBreak/>
        <w:t>The wr_pods.csv file</w:t>
      </w:r>
      <w:bookmarkEnd w:id="586"/>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87" w:name="_Toc50800500"/>
      <w:r>
        <w:t>The wr_pous.csv file</w:t>
      </w:r>
      <w:bookmarkEnd w:id="587"/>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88" w:name="_Toc50800501"/>
      <w:r>
        <w:t>Adding a water right</w:t>
      </w:r>
      <w:bookmarkEnd w:id="588"/>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rPr>
          <w:ins w:id="589" w:author="David Conklin" w:date="2020-09-11T17:38:00Z"/>
        </w:rPr>
      </w:pPr>
      <w:bookmarkStart w:id="590" w:name="_Toc50800502"/>
      <w:ins w:id="591" w:author="David Conklin" w:date="2020-09-11T17:38:00Z">
        <w:r>
          <w:lastRenderedPageBreak/>
          <w:t>Stream flow and stream temperature</w:t>
        </w:r>
        <w:bookmarkEnd w:id="590"/>
      </w:ins>
    </w:p>
    <w:p w14:paraId="71693C51" w14:textId="0DDCDFED" w:rsidR="002D2159" w:rsidRDefault="002D2159" w:rsidP="00BD69AE">
      <w:pPr>
        <w:pStyle w:val="Heading2"/>
        <w:pPrChange w:id="592" w:author="David Conklin" w:date="2020-09-11T17:38:00Z">
          <w:pPr>
            <w:pStyle w:val="Heading1"/>
          </w:pPr>
        </w:pPrChange>
      </w:pPr>
      <w:bookmarkStart w:id="593" w:name="_Toc50800503"/>
      <w:r>
        <w:t>Water parcels</w:t>
      </w:r>
      <w:bookmarkEnd w:id="593"/>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11A8293F" w:rsidR="00173147" w:rsidRPr="002D2159" w:rsidRDefault="00173147">
      <w:r>
        <w:tab/>
      </w:r>
      <w:r>
        <w:tab/>
      </w:r>
      <w:r w:rsidR="00906BBF">
        <w:t xml:space="preserve">thermal </w:t>
      </w:r>
      <w:r>
        <w:t>energy, expressed in units of kJ</w:t>
      </w:r>
      <w:r w:rsidR="00906BBF">
        <w:t xml:space="preserve">, relative to 0 </w:t>
      </w:r>
      <w:ins w:id="594" w:author="David Conklin" w:date="2020-09-11T18:00:00Z">
        <w:r w:rsidR="00933943">
          <w:t xml:space="preserve">for liquid water </w:t>
        </w:r>
      </w:ins>
      <w:r w:rsidR="00906BBF">
        <w:t xml:space="preserve">at </w:t>
      </w:r>
      <w:ins w:id="595" w:author="David Conklin" w:date="2020-09-11T18:00:00Z">
        <w:r w:rsidR="00933943">
          <w:t>0 deg C</w:t>
        </w:r>
      </w:ins>
      <w:del w:id="596" w:author="David Conklin" w:date="2020-09-11T18:00:00Z">
        <w:r w:rsidR="00906BBF" w:rsidDel="00933943">
          <w:delText>the freezing point</w:delText>
        </w:r>
      </w:del>
    </w:p>
    <w:p w14:paraId="5512ADA5" w14:textId="365E9AB5"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w:t>
      </w:r>
      <w:ins w:id="597" w:author="David Conklin" w:date="2020-09-11T18:21:00Z">
        <w:r w:rsidR="00933943">
          <w:t>In the future, t</w:t>
        </w:r>
      </w:ins>
      <w:del w:id="598" w:author="David Conklin" w:date="2020-09-11T18:21:00Z">
        <w:r w:rsidR="00906BBF" w:rsidDel="00933943">
          <w:delText>T</w:delText>
        </w:r>
      </w:del>
      <w:r w:rsidR="00906BBF">
        <w:t xml:space="preserve">he WaterParcel class </w:t>
      </w:r>
      <w:ins w:id="599" w:author="David Conklin" w:date="2020-09-11T18:21:00Z">
        <w:r w:rsidR="00933943">
          <w:t>could</w:t>
        </w:r>
      </w:ins>
      <w:del w:id="600" w:author="David Conklin" w:date="2020-09-11T18:21:00Z">
        <w:r w:rsidR="00906BBF" w:rsidDel="00933943">
          <w:delText>can</w:delText>
        </w:r>
      </w:del>
      <w:r w:rsidR="00906BBF">
        <w:t xml:space="preserve"> be extended to include other properties, such as sediment load and dissolved pollutants</w:t>
      </w:r>
      <w:del w:id="601" w:author="David Conklin" w:date="2020-09-11T18:21:00Z">
        <w:r w:rsidR="00906BBF" w:rsidDel="00933943">
          <w:delText>, but as of May 2019 those quantities are not modeled.</w:delText>
        </w:r>
      </w:del>
      <w:ins w:id="602" w:author="David Conklin" w:date="2020-09-11T18:21:00Z">
        <w:r w:rsidR="00933943">
          <w:t>.</w:t>
        </w:r>
      </w:ins>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BD69AE">
      <w:pPr>
        <w:pStyle w:val="Heading2"/>
        <w:pPrChange w:id="603" w:author="David Conklin" w:date="2020-09-11T17:38:00Z">
          <w:pPr>
            <w:pStyle w:val="Heading1"/>
          </w:pPr>
        </w:pPrChange>
      </w:pPr>
      <w:bookmarkStart w:id="604" w:name="_Toc50800504"/>
      <w:r>
        <w:t>Daily water mass and energy balance</w:t>
      </w:r>
      <w:bookmarkEnd w:id="604"/>
    </w:p>
    <w:p w14:paraId="14452534" w14:textId="1776DC41" w:rsidR="00B20483" w:rsidDel="00933943" w:rsidRDefault="00B20483">
      <w:pPr>
        <w:ind w:firstLine="720"/>
        <w:rPr>
          <w:del w:id="605" w:author="David Conklin" w:date="2020-09-11T18:24:00Z"/>
        </w:rPr>
      </w:pPr>
      <w:del w:id="606" w:author="David Conklin" w:date="2020-09-11T18:22:00Z">
        <w:r w:rsidDel="00933943">
          <w:delText>As of May 2019, this description of thermal energy calculation and tracking is aspirational; this functionality has not yet been fully implemented and tested.</w:delText>
        </w:r>
      </w:del>
      <w:ins w:id="607" w:author="David Conklin" w:date="2020-09-11T18:22:00Z">
        <w:r w:rsidR="00933943">
          <w:t>Thermal energy algorithms are being added to CW3M in 202</w:t>
        </w:r>
      </w:ins>
      <w:ins w:id="608" w:author="David Conklin" w:date="2020-09-11T18:23:00Z">
        <w:r w:rsidR="00933943">
          <w:t>0 as part of the McKenzie Basin Wetlands Study, described</w:t>
        </w:r>
      </w:ins>
      <w:ins w:id="609" w:author="David Conklin" w:date="2020-09-11T18:24:00Z">
        <w:r w:rsidR="00933943">
          <w:t xml:space="preserve"> in a later chapter of this document.</w:t>
        </w:r>
      </w:ins>
      <w:r>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933943">
      <w:pPr>
        <w:ind w:firstLine="720"/>
        <w:pPrChange w:id="610" w:author="David Conklin" w:date="2020-09-11T18:24:00Z">
          <w:pPr/>
        </w:pPrChange>
      </w:pPr>
    </w:p>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933943" w:rsidRDefault="00382B0B" w:rsidP="002971E8">
      <w:pPr>
        <w:rPr>
          <w:rFonts w:ascii="Times New Roman" w:hAnsi="Times New Roman" w:cs="Times New Roman"/>
          <w:vertAlign w:val="subscript"/>
          <w:rPrChange w:id="611" w:author="David Conklin" w:date="2020-09-11T18:24:00Z">
            <w:rPr>
              <w:rFonts w:ascii="Times New Roman" w:hAnsi="Times New Roman" w:cs="Times New Roman"/>
              <w:sz w:val="24"/>
              <w:szCs w:val="24"/>
              <w:vertAlign w:val="subscript"/>
            </w:rPr>
          </w:rPrChange>
        </w:rPr>
      </w:pPr>
      <w:r w:rsidRPr="00933943">
        <w:rPr>
          <w:rFonts w:ascii="Times New Roman" w:hAnsi="Times New Roman" w:cs="Times New Roman"/>
          <w:rPrChange w:id="612" w:author="David Conklin" w:date="2020-09-11T18:24:00Z">
            <w:rPr>
              <w:rFonts w:ascii="Times New Roman" w:hAnsi="Times New Roman" w:cs="Times New Roman"/>
              <w:sz w:val="24"/>
              <w:szCs w:val="24"/>
            </w:rPr>
          </w:rPrChange>
        </w:rPr>
        <w:tab/>
      </w:r>
      <w:r w:rsidRPr="00933943">
        <w:rPr>
          <w:rFonts w:ascii="Times New Roman" w:hAnsi="Times New Roman" w:cs="Times New Roman"/>
          <w:rPrChange w:id="613" w:author="David Conklin" w:date="2020-09-11T18:24:00Z">
            <w:rPr>
              <w:rFonts w:ascii="Times New Roman" w:hAnsi="Times New Roman" w:cs="Times New Roman"/>
              <w:sz w:val="24"/>
              <w:szCs w:val="24"/>
            </w:rPr>
          </w:rPrChange>
        </w:rPr>
        <w:tab/>
        <w:t>V</w:t>
      </w:r>
      <w:r w:rsidRPr="00933943">
        <w:rPr>
          <w:rFonts w:ascii="Times New Roman" w:hAnsi="Times New Roman" w:cs="Times New Roman"/>
          <w:vertAlign w:val="subscript"/>
          <w:rPrChange w:id="614" w:author="David Conklin" w:date="2020-09-11T18:24:00Z">
            <w:rPr>
              <w:rFonts w:ascii="Times New Roman" w:hAnsi="Times New Roman" w:cs="Times New Roman"/>
              <w:sz w:val="24"/>
              <w:szCs w:val="24"/>
              <w:vertAlign w:val="subscript"/>
            </w:rPr>
          </w:rPrChange>
        </w:rPr>
        <w:t>t</w:t>
      </w:r>
      <w:r w:rsidRPr="00933943">
        <w:rPr>
          <w:rFonts w:ascii="Times New Roman" w:hAnsi="Times New Roman" w:cs="Times New Roman"/>
          <w:rPrChange w:id="615" w:author="David Conklin" w:date="2020-09-11T18:24:00Z">
            <w:rPr>
              <w:rFonts w:ascii="Times New Roman" w:hAnsi="Times New Roman" w:cs="Times New Roman"/>
              <w:sz w:val="24"/>
              <w:szCs w:val="24"/>
            </w:rPr>
          </w:rPrChange>
        </w:rPr>
        <w:t xml:space="preserve"> = V</w:t>
      </w:r>
      <w:r w:rsidRPr="00933943">
        <w:rPr>
          <w:rFonts w:ascii="Times New Roman" w:hAnsi="Times New Roman" w:cs="Times New Roman"/>
          <w:vertAlign w:val="subscript"/>
          <w:rPrChange w:id="616" w:author="David Conklin" w:date="2020-09-11T18:24:00Z">
            <w:rPr>
              <w:rFonts w:ascii="Times New Roman" w:hAnsi="Times New Roman" w:cs="Times New Roman"/>
              <w:sz w:val="24"/>
              <w:szCs w:val="24"/>
              <w:vertAlign w:val="subscript"/>
            </w:rPr>
          </w:rPrChange>
        </w:rPr>
        <w:t>t-1</w:t>
      </w:r>
      <w:r w:rsidRPr="00933943">
        <w:rPr>
          <w:rFonts w:ascii="Times New Roman" w:hAnsi="Times New Roman" w:cs="Times New Roman"/>
          <w:rPrChange w:id="617" w:author="David Conklin" w:date="2020-09-11T18:24:00Z">
            <w:rPr>
              <w:rFonts w:ascii="Times New Roman" w:hAnsi="Times New Roman" w:cs="Times New Roman"/>
              <w:sz w:val="24"/>
              <w:szCs w:val="24"/>
            </w:rPr>
          </w:rPrChange>
        </w:rPr>
        <w:t xml:space="preserve"> + V</w:t>
      </w:r>
      <w:r w:rsidRPr="00933943">
        <w:rPr>
          <w:rFonts w:ascii="Times New Roman" w:hAnsi="Times New Roman" w:cs="Times New Roman"/>
          <w:vertAlign w:val="subscript"/>
          <w:rPrChange w:id="618" w:author="David Conklin" w:date="2020-09-11T18:24:00Z">
            <w:rPr>
              <w:rFonts w:ascii="Times New Roman" w:hAnsi="Times New Roman" w:cs="Times New Roman"/>
              <w:sz w:val="24"/>
              <w:szCs w:val="24"/>
              <w:vertAlign w:val="subscript"/>
            </w:rPr>
          </w:rPrChange>
        </w:rPr>
        <w:t>up</w:t>
      </w:r>
      <w:r w:rsidRPr="00933943">
        <w:rPr>
          <w:rFonts w:ascii="Times New Roman" w:hAnsi="Times New Roman" w:cs="Times New Roman"/>
          <w:rPrChange w:id="619" w:author="David Conklin" w:date="2020-09-11T18:24:00Z">
            <w:rPr>
              <w:rFonts w:ascii="Times New Roman" w:hAnsi="Times New Roman" w:cs="Times New Roman"/>
              <w:sz w:val="24"/>
              <w:szCs w:val="24"/>
            </w:rPr>
          </w:rPrChange>
        </w:rPr>
        <w:t xml:space="preserve"> + V</w:t>
      </w:r>
      <w:r w:rsidRPr="00933943">
        <w:rPr>
          <w:rFonts w:ascii="Times New Roman" w:hAnsi="Times New Roman" w:cs="Times New Roman"/>
          <w:vertAlign w:val="subscript"/>
          <w:rPrChange w:id="620" w:author="David Conklin" w:date="2020-09-11T18:24:00Z">
            <w:rPr>
              <w:rFonts w:ascii="Times New Roman" w:hAnsi="Times New Roman" w:cs="Times New Roman"/>
              <w:sz w:val="24"/>
              <w:szCs w:val="24"/>
              <w:vertAlign w:val="subscript"/>
            </w:rPr>
          </w:rPrChange>
        </w:rPr>
        <w:t>lateral</w:t>
      </w:r>
      <w:r w:rsidRPr="00933943">
        <w:rPr>
          <w:rFonts w:ascii="Times New Roman" w:hAnsi="Times New Roman" w:cs="Times New Roman"/>
          <w:rPrChange w:id="621" w:author="David Conklin" w:date="2020-09-11T18:24:00Z">
            <w:rPr>
              <w:rFonts w:ascii="Times New Roman" w:hAnsi="Times New Roman" w:cs="Times New Roman"/>
              <w:sz w:val="24"/>
              <w:szCs w:val="24"/>
            </w:rPr>
          </w:rPrChange>
        </w:rPr>
        <w:t xml:space="preserve"> - V</w:t>
      </w:r>
      <w:r w:rsidRPr="00933943">
        <w:rPr>
          <w:rFonts w:ascii="Times New Roman" w:hAnsi="Times New Roman" w:cs="Times New Roman"/>
          <w:vertAlign w:val="subscript"/>
          <w:rPrChange w:id="622" w:author="David Conklin" w:date="2020-09-11T18:24:00Z">
            <w:rPr>
              <w:rFonts w:ascii="Times New Roman" w:hAnsi="Times New Roman" w:cs="Times New Roman"/>
              <w:sz w:val="24"/>
              <w:szCs w:val="24"/>
              <w:vertAlign w:val="subscript"/>
            </w:rPr>
          </w:rPrChange>
        </w:rPr>
        <w:t>down</w:t>
      </w:r>
      <w:r w:rsidR="007E51F7" w:rsidRPr="00933943">
        <w:rPr>
          <w:rFonts w:ascii="Times New Roman" w:hAnsi="Times New Roman" w:cs="Times New Roman"/>
          <w:rPrChange w:id="623" w:author="David Conklin" w:date="2020-09-11T18:24:00Z">
            <w:rPr>
              <w:rFonts w:ascii="Times New Roman" w:hAnsi="Times New Roman" w:cs="Times New Roman"/>
              <w:sz w:val="24"/>
              <w:szCs w:val="24"/>
            </w:rPr>
          </w:rPrChange>
        </w:rPr>
        <w:t xml:space="preserve"> - V</w:t>
      </w:r>
      <w:r w:rsidR="007E51F7" w:rsidRPr="00933943">
        <w:rPr>
          <w:rFonts w:ascii="Times New Roman" w:hAnsi="Times New Roman" w:cs="Times New Roman"/>
          <w:vertAlign w:val="subscript"/>
          <w:rPrChange w:id="624" w:author="David Conklin" w:date="2020-09-11T18:24:00Z">
            <w:rPr>
              <w:rFonts w:ascii="Times New Roman" w:hAnsi="Times New Roman" w:cs="Times New Roman"/>
              <w:sz w:val="24"/>
              <w:szCs w:val="24"/>
              <w:vertAlign w:val="subscript"/>
            </w:rPr>
          </w:rPrChange>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933943" w:rsidRDefault="00382B0B" w:rsidP="00933943">
      <w:pPr>
        <w:ind w:left="720"/>
        <w:rPr>
          <w:rFonts w:ascii="Times New Roman" w:hAnsi="Times New Roman" w:cs="Times New Roman"/>
          <w:rPrChange w:id="625" w:author="David Conklin" w:date="2020-09-11T18:25:00Z">
            <w:rPr>
              <w:rFonts w:ascii="Times New Roman" w:hAnsi="Times New Roman" w:cs="Times New Roman"/>
              <w:sz w:val="24"/>
              <w:szCs w:val="24"/>
            </w:rPr>
          </w:rPrChange>
        </w:rPr>
        <w:pPrChange w:id="626" w:author="David Conklin" w:date="2020-09-11T18:25:00Z">
          <w:pPr/>
        </w:pPrChange>
      </w:pPr>
      <w:r w:rsidRPr="00933943">
        <w:rPr>
          <w:rFonts w:ascii="Times New Roman" w:hAnsi="Times New Roman" w:cs="Times New Roman"/>
          <w:rPrChange w:id="627" w:author="David Conklin" w:date="2020-09-11T18:25:00Z">
            <w:rPr>
              <w:rFonts w:ascii="Times New Roman" w:hAnsi="Times New Roman" w:cs="Times New Roman"/>
              <w:sz w:val="24"/>
              <w:szCs w:val="24"/>
            </w:rPr>
          </w:rPrChange>
        </w:rPr>
        <w:t>V</w:t>
      </w:r>
      <w:r w:rsidRPr="00933943">
        <w:rPr>
          <w:rFonts w:ascii="Times New Roman" w:hAnsi="Times New Roman" w:cs="Times New Roman"/>
          <w:vertAlign w:val="subscript"/>
          <w:rPrChange w:id="628" w:author="David Conklin" w:date="2020-09-11T18:25:00Z">
            <w:rPr>
              <w:rFonts w:ascii="Times New Roman" w:hAnsi="Times New Roman" w:cs="Times New Roman"/>
              <w:sz w:val="24"/>
              <w:szCs w:val="24"/>
              <w:vertAlign w:val="subscript"/>
            </w:rPr>
          </w:rPrChange>
        </w:rPr>
        <w:t>t</w:t>
      </w:r>
      <w:r w:rsidRPr="00933943">
        <w:rPr>
          <w:rFonts w:ascii="Times New Roman" w:hAnsi="Times New Roman" w:cs="Times New Roman"/>
          <w:rPrChange w:id="629" w:author="David Conklin" w:date="2020-09-11T18:25:00Z">
            <w:rPr>
              <w:rFonts w:ascii="Times New Roman" w:hAnsi="Times New Roman" w:cs="Times New Roman"/>
              <w:sz w:val="24"/>
              <w:szCs w:val="24"/>
            </w:rPr>
          </w:rPrChange>
        </w:rPr>
        <w:t xml:space="preserve"> = volume in day t</w:t>
      </w:r>
    </w:p>
    <w:p w14:paraId="653C5609" w14:textId="77777777" w:rsidR="00382B0B" w:rsidRPr="00933943" w:rsidRDefault="00382B0B" w:rsidP="00933943">
      <w:pPr>
        <w:ind w:left="720"/>
        <w:rPr>
          <w:rFonts w:ascii="Times New Roman" w:hAnsi="Times New Roman" w:cs="Times New Roman"/>
          <w:rPrChange w:id="630" w:author="David Conklin" w:date="2020-09-11T18:25:00Z">
            <w:rPr>
              <w:rFonts w:ascii="Times New Roman" w:hAnsi="Times New Roman" w:cs="Times New Roman"/>
              <w:sz w:val="24"/>
              <w:szCs w:val="24"/>
            </w:rPr>
          </w:rPrChange>
        </w:rPr>
        <w:pPrChange w:id="631" w:author="David Conklin" w:date="2020-09-11T18:25:00Z">
          <w:pPr/>
        </w:pPrChange>
      </w:pPr>
      <w:r w:rsidRPr="00933943">
        <w:rPr>
          <w:rFonts w:ascii="Times New Roman" w:hAnsi="Times New Roman" w:cs="Times New Roman"/>
          <w:rPrChange w:id="632" w:author="David Conklin" w:date="2020-09-11T18:25:00Z">
            <w:rPr>
              <w:rFonts w:ascii="Times New Roman" w:hAnsi="Times New Roman" w:cs="Times New Roman"/>
              <w:sz w:val="24"/>
              <w:szCs w:val="24"/>
            </w:rPr>
          </w:rPrChange>
        </w:rPr>
        <w:t>V</w:t>
      </w:r>
      <w:r w:rsidRPr="00933943">
        <w:rPr>
          <w:rFonts w:ascii="Times New Roman" w:hAnsi="Times New Roman" w:cs="Times New Roman"/>
          <w:vertAlign w:val="subscript"/>
          <w:rPrChange w:id="633" w:author="David Conklin" w:date="2020-09-11T18:25:00Z">
            <w:rPr>
              <w:rFonts w:ascii="Times New Roman" w:hAnsi="Times New Roman" w:cs="Times New Roman"/>
              <w:sz w:val="24"/>
              <w:szCs w:val="24"/>
              <w:vertAlign w:val="subscript"/>
            </w:rPr>
          </w:rPrChange>
        </w:rPr>
        <w:t>t-1</w:t>
      </w:r>
      <w:r w:rsidRPr="00933943">
        <w:rPr>
          <w:rFonts w:ascii="Times New Roman" w:hAnsi="Times New Roman" w:cs="Times New Roman"/>
          <w:rPrChange w:id="634" w:author="David Conklin" w:date="2020-09-11T18:25:00Z">
            <w:rPr>
              <w:rFonts w:ascii="Times New Roman" w:hAnsi="Times New Roman" w:cs="Times New Roman"/>
              <w:sz w:val="24"/>
              <w:szCs w:val="24"/>
            </w:rPr>
          </w:rPrChange>
        </w:rPr>
        <w:t xml:space="preserve"> = volume in the </w:t>
      </w:r>
      <w:r w:rsidR="009123A7" w:rsidRPr="00933943">
        <w:rPr>
          <w:rFonts w:ascii="Times New Roman" w:hAnsi="Times New Roman" w:cs="Times New Roman"/>
          <w:rPrChange w:id="635" w:author="David Conklin" w:date="2020-09-11T18:25:00Z">
            <w:rPr>
              <w:rFonts w:ascii="Times New Roman" w:hAnsi="Times New Roman" w:cs="Times New Roman"/>
              <w:sz w:val="24"/>
              <w:szCs w:val="24"/>
            </w:rPr>
          </w:rPrChange>
        </w:rPr>
        <w:t>previous day</w:t>
      </w:r>
    </w:p>
    <w:p w14:paraId="56BD8231" w14:textId="77777777" w:rsidR="00382B0B" w:rsidRPr="00933943" w:rsidRDefault="00382B0B" w:rsidP="00933943">
      <w:pPr>
        <w:ind w:left="720"/>
        <w:rPr>
          <w:rFonts w:ascii="Times New Roman" w:hAnsi="Times New Roman" w:cs="Times New Roman"/>
          <w:rPrChange w:id="636" w:author="David Conklin" w:date="2020-09-11T18:25:00Z">
            <w:rPr>
              <w:rFonts w:ascii="Times New Roman" w:hAnsi="Times New Roman" w:cs="Times New Roman"/>
              <w:sz w:val="24"/>
              <w:szCs w:val="24"/>
            </w:rPr>
          </w:rPrChange>
        </w:rPr>
        <w:pPrChange w:id="637" w:author="David Conklin" w:date="2020-09-11T18:25:00Z">
          <w:pPr/>
        </w:pPrChange>
      </w:pPr>
      <w:r w:rsidRPr="00933943">
        <w:rPr>
          <w:rFonts w:ascii="Times New Roman" w:hAnsi="Times New Roman" w:cs="Times New Roman"/>
          <w:rPrChange w:id="638" w:author="David Conklin" w:date="2020-09-11T18:25:00Z">
            <w:rPr>
              <w:rFonts w:ascii="Times New Roman" w:hAnsi="Times New Roman" w:cs="Times New Roman"/>
              <w:sz w:val="24"/>
              <w:szCs w:val="24"/>
            </w:rPr>
          </w:rPrChange>
        </w:rPr>
        <w:t>V</w:t>
      </w:r>
      <w:r w:rsidRPr="00933943">
        <w:rPr>
          <w:rFonts w:ascii="Times New Roman" w:hAnsi="Times New Roman" w:cs="Times New Roman"/>
          <w:vertAlign w:val="subscript"/>
          <w:rPrChange w:id="639" w:author="David Conklin" w:date="2020-09-11T18:25:00Z">
            <w:rPr>
              <w:rFonts w:ascii="Times New Roman" w:hAnsi="Times New Roman" w:cs="Times New Roman"/>
              <w:sz w:val="24"/>
              <w:szCs w:val="24"/>
              <w:vertAlign w:val="subscript"/>
            </w:rPr>
          </w:rPrChange>
        </w:rPr>
        <w:t>up</w:t>
      </w:r>
      <w:r w:rsidRPr="00933943">
        <w:rPr>
          <w:rFonts w:ascii="Times New Roman" w:hAnsi="Times New Roman" w:cs="Times New Roman"/>
          <w:rPrChange w:id="640" w:author="David Conklin" w:date="2020-09-11T18:25:00Z">
            <w:rPr>
              <w:rFonts w:ascii="Times New Roman" w:hAnsi="Times New Roman" w:cs="Times New Roman"/>
              <w:sz w:val="24"/>
              <w:szCs w:val="24"/>
            </w:rPr>
          </w:rPrChange>
        </w:rPr>
        <w:t xml:space="preserve"> = volume flowing in from upstream</w:t>
      </w:r>
    </w:p>
    <w:p w14:paraId="3F38735C" w14:textId="77777777" w:rsidR="00382B0B" w:rsidRPr="00933943" w:rsidRDefault="00382B0B" w:rsidP="00933943">
      <w:pPr>
        <w:ind w:left="1440" w:hanging="720"/>
        <w:rPr>
          <w:rFonts w:ascii="Times New Roman" w:hAnsi="Times New Roman" w:cs="Times New Roman"/>
          <w:rPrChange w:id="641" w:author="David Conklin" w:date="2020-09-11T18:25:00Z">
            <w:rPr>
              <w:rFonts w:ascii="Times New Roman" w:hAnsi="Times New Roman" w:cs="Times New Roman"/>
              <w:sz w:val="24"/>
              <w:szCs w:val="24"/>
            </w:rPr>
          </w:rPrChange>
        </w:rPr>
        <w:pPrChange w:id="642" w:author="David Conklin" w:date="2020-09-11T18:26:00Z">
          <w:pPr>
            <w:ind w:left="720" w:hanging="720"/>
          </w:pPr>
        </w:pPrChange>
      </w:pPr>
      <w:r w:rsidRPr="00933943">
        <w:rPr>
          <w:rFonts w:ascii="Times New Roman" w:hAnsi="Times New Roman" w:cs="Times New Roman"/>
          <w:rPrChange w:id="643" w:author="David Conklin" w:date="2020-09-11T18:25:00Z">
            <w:rPr>
              <w:rFonts w:ascii="Times New Roman" w:hAnsi="Times New Roman" w:cs="Times New Roman"/>
              <w:sz w:val="24"/>
              <w:szCs w:val="24"/>
            </w:rPr>
          </w:rPrChange>
        </w:rPr>
        <w:t>V</w:t>
      </w:r>
      <w:r w:rsidRPr="00933943">
        <w:rPr>
          <w:rFonts w:ascii="Times New Roman" w:hAnsi="Times New Roman" w:cs="Times New Roman"/>
          <w:vertAlign w:val="subscript"/>
          <w:rPrChange w:id="644" w:author="David Conklin" w:date="2020-09-11T18:25:00Z">
            <w:rPr>
              <w:rFonts w:ascii="Times New Roman" w:hAnsi="Times New Roman" w:cs="Times New Roman"/>
              <w:sz w:val="24"/>
              <w:szCs w:val="24"/>
              <w:vertAlign w:val="subscript"/>
            </w:rPr>
          </w:rPrChange>
        </w:rPr>
        <w:t>lateral</w:t>
      </w:r>
      <w:r w:rsidRPr="00933943">
        <w:rPr>
          <w:rFonts w:ascii="Times New Roman" w:hAnsi="Times New Roman" w:cs="Times New Roman"/>
          <w:rPrChange w:id="645" w:author="David Conklin" w:date="2020-09-11T18:25:00Z">
            <w:rPr>
              <w:rFonts w:ascii="Times New Roman" w:hAnsi="Times New Roman" w:cs="Times New Roman"/>
              <w:sz w:val="24"/>
              <w:szCs w:val="24"/>
            </w:rPr>
          </w:rPrChange>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Pr="00933943" w:rsidRDefault="00382B0B" w:rsidP="00933943">
      <w:pPr>
        <w:ind w:left="1440" w:hanging="720"/>
        <w:rPr>
          <w:rFonts w:ascii="Times New Roman" w:hAnsi="Times New Roman" w:cs="Times New Roman"/>
          <w:rPrChange w:id="646" w:author="David Conklin" w:date="2020-09-11T18:25:00Z">
            <w:rPr>
              <w:rFonts w:ascii="Times New Roman" w:hAnsi="Times New Roman" w:cs="Times New Roman"/>
              <w:sz w:val="24"/>
              <w:szCs w:val="24"/>
            </w:rPr>
          </w:rPrChange>
        </w:rPr>
        <w:pPrChange w:id="647" w:author="David Conklin" w:date="2020-09-11T18:27:00Z">
          <w:pPr>
            <w:ind w:left="720" w:hanging="720"/>
          </w:pPr>
        </w:pPrChange>
      </w:pPr>
      <w:r w:rsidRPr="00933943">
        <w:rPr>
          <w:rFonts w:ascii="Times New Roman" w:hAnsi="Times New Roman" w:cs="Times New Roman"/>
          <w:rPrChange w:id="648" w:author="David Conklin" w:date="2020-09-11T18:25:00Z">
            <w:rPr>
              <w:rFonts w:ascii="Times New Roman" w:hAnsi="Times New Roman" w:cs="Times New Roman"/>
              <w:sz w:val="24"/>
              <w:szCs w:val="24"/>
            </w:rPr>
          </w:rPrChange>
        </w:rPr>
        <w:t>V</w:t>
      </w:r>
      <w:r w:rsidRPr="00933943">
        <w:rPr>
          <w:rFonts w:ascii="Times New Roman" w:hAnsi="Times New Roman" w:cs="Times New Roman"/>
          <w:vertAlign w:val="subscript"/>
          <w:rPrChange w:id="649" w:author="David Conklin" w:date="2020-09-11T18:25:00Z">
            <w:rPr>
              <w:rFonts w:ascii="Times New Roman" w:hAnsi="Times New Roman" w:cs="Times New Roman"/>
              <w:sz w:val="24"/>
              <w:szCs w:val="24"/>
              <w:vertAlign w:val="subscript"/>
            </w:rPr>
          </w:rPrChange>
        </w:rPr>
        <w:t>down</w:t>
      </w:r>
      <w:r w:rsidR="009123A7" w:rsidRPr="00933943">
        <w:rPr>
          <w:rFonts w:ascii="Times New Roman" w:hAnsi="Times New Roman" w:cs="Times New Roman"/>
          <w:rPrChange w:id="650" w:author="David Conklin" w:date="2020-09-11T18:25:00Z">
            <w:rPr>
              <w:rFonts w:ascii="Times New Roman" w:hAnsi="Times New Roman" w:cs="Times New Roman"/>
              <w:sz w:val="24"/>
              <w:szCs w:val="24"/>
            </w:rPr>
          </w:rPrChange>
        </w:rPr>
        <w:t xml:space="preserve"> = volume flowing out to downstream</w:t>
      </w:r>
    </w:p>
    <w:p w14:paraId="0249BF62" w14:textId="77777777" w:rsidR="007E51F7" w:rsidRPr="00933943" w:rsidRDefault="007E51F7" w:rsidP="00933943">
      <w:pPr>
        <w:ind w:left="1440" w:hanging="720"/>
        <w:rPr>
          <w:rFonts w:ascii="Times New Roman" w:hAnsi="Times New Roman" w:cs="Times New Roman"/>
          <w:rPrChange w:id="651" w:author="David Conklin" w:date="2020-09-11T18:25:00Z">
            <w:rPr>
              <w:rFonts w:ascii="Times New Roman" w:hAnsi="Times New Roman" w:cs="Times New Roman"/>
              <w:sz w:val="24"/>
              <w:szCs w:val="24"/>
            </w:rPr>
          </w:rPrChange>
        </w:rPr>
        <w:pPrChange w:id="652" w:author="David Conklin" w:date="2020-09-11T18:27:00Z">
          <w:pPr>
            <w:ind w:left="720" w:hanging="720"/>
          </w:pPr>
        </w:pPrChange>
      </w:pPr>
      <w:r w:rsidRPr="00933943">
        <w:rPr>
          <w:rFonts w:ascii="Times New Roman" w:hAnsi="Times New Roman" w:cs="Times New Roman"/>
          <w:rPrChange w:id="653" w:author="David Conklin" w:date="2020-09-11T18:25:00Z">
            <w:rPr>
              <w:rFonts w:ascii="Times New Roman" w:hAnsi="Times New Roman" w:cs="Times New Roman"/>
              <w:sz w:val="24"/>
              <w:szCs w:val="24"/>
            </w:rPr>
          </w:rPrChange>
        </w:rPr>
        <w:t>V</w:t>
      </w:r>
      <w:r w:rsidRPr="00933943">
        <w:rPr>
          <w:rFonts w:ascii="Times New Roman" w:hAnsi="Times New Roman" w:cs="Times New Roman"/>
          <w:vertAlign w:val="subscript"/>
          <w:rPrChange w:id="654" w:author="David Conklin" w:date="2020-09-11T18:25:00Z">
            <w:rPr>
              <w:rFonts w:ascii="Times New Roman" w:hAnsi="Times New Roman" w:cs="Times New Roman"/>
              <w:sz w:val="24"/>
              <w:szCs w:val="24"/>
              <w:vertAlign w:val="subscript"/>
            </w:rPr>
          </w:rPrChange>
        </w:rPr>
        <w:t>evap</w:t>
      </w:r>
      <w:r w:rsidRPr="00933943">
        <w:rPr>
          <w:rFonts w:ascii="Times New Roman" w:hAnsi="Times New Roman" w:cs="Times New Roman"/>
          <w:rPrChange w:id="655" w:author="David Conklin" w:date="2020-09-11T18:25:00Z">
            <w:rPr>
              <w:rFonts w:ascii="Times New Roman" w:hAnsi="Times New Roman" w:cs="Times New Roman"/>
              <w:sz w:val="24"/>
              <w:szCs w:val="24"/>
            </w:rPr>
          </w:rPrChange>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Pr="00933943" w:rsidRDefault="00485E18" w:rsidP="00A06758">
      <w:pPr>
        <w:pStyle w:val="Body"/>
        <w:rPr>
          <w:sz w:val="22"/>
          <w:rPrChange w:id="656" w:author="David Conklin" w:date="2020-09-11T18:27:00Z">
            <w:rPr/>
          </w:rPrChange>
        </w:rPr>
      </w:pPr>
      <w:r w:rsidRPr="00933943">
        <w:rPr>
          <w:sz w:val="22"/>
          <w:rPrChange w:id="657" w:author="David Conklin" w:date="2020-09-11T18:27:00Z">
            <w:rPr/>
          </w:rPrChange>
        </w:rPr>
        <w:tab/>
      </w:r>
      <w:r w:rsidRPr="00933943">
        <w:rPr>
          <w:sz w:val="22"/>
          <w:rPrChange w:id="658" w:author="David Conklin" w:date="2020-09-11T18:27:00Z">
            <w:rPr/>
          </w:rPrChange>
        </w:rPr>
        <w:tab/>
      </w:r>
      <w:r w:rsidR="004C2384" w:rsidRPr="00933943">
        <w:rPr>
          <w:sz w:val="22"/>
          <w:rPrChange w:id="659" w:author="David Conklin" w:date="2020-09-11T18:27:00Z">
            <w:rPr/>
          </w:rPrChange>
        </w:rPr>
        <w:t>E</w:t>
      </w:r>
      <w:r w:rsidR="004C2384" w:rsidRPr="00933943">
        <w:rPr>
          <w:sz w:val="22"/>
          <w:vertAlign w:val="subscript"/>
          <w:rPrChange w:id="660" w:author="David Conklin" w:date="2020-09-11T18:27:00Z">
            <w:rPr>
              <w:vertAlign w:val="subscript"/>
            </w:rPr>
          </w:rPrChange>
        </w:rPr>
        <w:t>t</w:t>
      </w:r>
      <w:r w:rsidRPr="00933943">
        <w:rPr>
          <w:sz w:val="22"/>
          <w:rPrChange w:id="661" w:author="David Conklin" w:date="2020-09-11T18:27:00Z">
            <w:rPr/>
          </w:rPrChange>
        </w:rPr>
        <w:t xml:space="preserve"> = </w:t>
      </w:r>
      <w:r w:rsidR="004C2384" w:rsidRPr="00933943">
        <w:rPr>
          <w:sz w:val="22"/>
          <w:rPrChange w:id="662" w:author="David Conklin" w:date="2020-09-11T18:27:00Z">
            <w:rPr/>
          </w:rPrChange>
        </w:rPr>
        <w:t>E</w:t>
      </w:r>
      <w:r w:rsidR="004C2384" w:rsidRPr="00933943">
        <w:rPr>
          <w:sz w:val="22"/>
          <w:vertAlign w:val="subscript"/>
          <w:rPrChange w:id="663" w:author="David Conklin" w:date="2020-09-11T18:27:00Z">
            <w:rPr>
              <w:vertAlign w:val="subscript"/>
            </w:rPr>
          </w:rPrChange>
        </w:rPr>
        <w:t>t-1</w:t>
      </w:r>
      <w:r w:rsidRPr="00933943">
        <w:rPr>
          <w:sz w:val="22"/>
          <w:rPrChange w:id="664" w:author="David Conklin" w:date="2020-09-11T18:27:00Z">
            <w:rPr/>
          </w:rPrChange>
        </w:rPr>
        <w:t xml:space="preserve"> + </w:t>
      </w:r>
      <w:r w:rsidR="004C2384" w:rsidRPr="00933943">
        <w:rPr>
          <w:sz w:val="22"/>
          <w:rPrChange w:id="665" w:author="David Conklin" w:date="2020-09-11T18:27:00Z">
            <w:rPr/>
          </w:rPrChange>
        </w:rPr>
        <w:t>E</w:t>
      </w:r>
      <w:r w:rsidR="004C2384" w:rsidRPr="00933943">
        <w:rPr>
          <w:sz w:val="22"/>
          <w:vertAlign w:val="subscript"/>
          <w:rPrChange w:id="666" w:author="David Conklin" w:date="2020-09-11T18:27:00Z">
            <w:rPr>
              <w:vertAlign w:val="subscript"/>
            </w:rPr>
          </w:rPrChange>
        </w:rPr>
        <w:t>up</w:t>
      </w:r>
      <w:r w:rsidR="004C2384" w:rsidRPr="00933943">
        <w:rPr>
          <w:sz w:val="22"/>
          <w:rPrChange w:id="667" w:author="David Conklin" w:date="2020-09-11T18:27:00Z">
            <w:rPr/>
          </w:rPrChange>
        </w:rPr>
        <w:t xml:space="preserve"> + E</w:t>
      </w:r>
      <w:r w:rsidR="004C2384" w:rsidRPr="00933943">
        <w:rPr>
          <w:sz w:val="22"/>
          <w:vertAlign w:val="subscript"/>
          <w:rPrChange w:id="668" w:author="David Conklin" w:date="2020-09-11T18:27:00Z">
            <w:rPr>
              <w:vertAlign w:val="subscript"/>
            </w:rPr>
          </w:rPrChange>
        </w:rPr>
        <w:t>lateral</w:t>
      </w:r>
      <w:r w:rsidR="004C2384" w:rsidRPr="00933943">
        <w:rPr>
          <w:sz w:val="22"/>
          <w:rPrChange w:id="669" w:author="David Conklin" w:date="2020-09-11T18:27:00Z">
            <w:rPr/>
          </w:rPrChange>
        </w:rPr>
        <w:t xml:space="preserve"> – E</w:t>
      </w:r>
      <w:r w:rsidR="004C2384" w:rsidRPr="00933943">
        <w:rPr>
          <w:sz w:val="22"/>
          <w:vertAlign w:val="subscript"/>
          <w:rPrChange w:id="670" w:author="David Conklin" w:date="2020-09-11T18:27:00Z">
            <w:rPr>
              <w:vertAlign w:val="subscript"/>
            </w:rPr>
          </w:rPrChange>
        </w:rPr>
        <w:t>down</w:t>
      </w:r>
      <w:r w:rsidR="004C2384" w:rsidRPr="00933943">
        <w:rPr>
          <w:sz w:val="22"/>
          <w:rPrChange w:id="671" w:author="David Conklin" w:date="2020-09-11T18:27:00Z">
            <w:rPr/>
          </w:rPrChange>
        </w:rPr>
        <w:t xml:space="preserve"> + E</w:t>
      </w:r>
      <w:r w:rsidR="004C2384" w:rsidRPr="00933943">
        <w:rPr>
          <w:sz w:val="22"/>
          <w:vertAlign w:val="subscript"/>
          <w:rPrChange w:id="672" w:author="David Conklin" w:date="2020-09-11T18:27:00Z">
            <w:rPr>
              <w:vertAlign w:val="subscript"/>
            </w:rPr>
          </w:rPrChange>
        </w:rPr>
        <w:t>SW</w:t>
      </w:r>
      <w:r w:rsidR="004C2384" w:rsidRPr="00933943">
        <w:rPr>
          <w:sz w:val="22"/>
          <w:rPrChange w:id="673" w:author="David Conklin" w:date="2020-09-11T18:27:00Z">
            <w:rPr/>
          </w:rPrChange>
        </w:rPr>
        <w:t xml:space="preserve"> – E</w:t>
      </w:r>
      <w:r w:rsidR="004C2384" w:rsidRPr="00933943">
        <w:rPr>
          <w:sz w:val="22"/>
          <w:vertAlign w:val="subscript"/>
          <w:rPrChange w:id="674" w:author="David Conklin" w:date="2020-09-11T18:27:00Z">
            <w:rPr>
              <w:vertAlign w:val="subscript"/>
            </w:rPr>
          </w:rPrChange>
        </w:rPr>
        <w:t>LW</w:t>
      </w:r>
      <w:r w:rsidR="004C2384" w:rsidRPr="00933943">
        <w:rPr>
          <w:sz w:val="22"/>
          <w:rPrChange w:id="675" w:author="David Conklin" w:date="2020-09-11T18:27:00Z">
            <w:rPr/>
          </w:rPrChange>
        </w:rPr>
        <w:t xml:space="preserve"> - E</w:t>
      </w:r>
      <w:r w:rsidR="004C2384" w:rsidRPr="00933943">
        <w:rPr>
          <w:sz w:val="22"/>
          <w:vertAlign w:val="subscript"/>
          <w:rPrChange w:id="676" w:author="David Conklin" w:date="2020-09-11T18:27:00Z">
            <w:rPr>
              <w:vertAlign w:val="subscript"/>
            </w:rPr>
          </w:rPrChange>
        </w:rPr>
        <w:t>evap</w:t>
      </w:r>
    </w:p>
    <w:p w14:paraId="54CA9377" w14:textId="77777777" w:rsidR="004C2384" w:rsidRDefault="004C2384" w:rsidP="00485E18">
      <w:r>
        <w:t>where</w:t>
      </w:r>
      <w:r w:rsidR="009123A7">
        <w:t xml:space="preserve"> (all quantities in kJ)</w:t>
      </w:r>
    </w:p>
    <w:p w14:paraId="7A882D5E" w14:textId="77777777" w:rsidR="009123A7" w:rsidRPr="00933943" w:rsidRDefault="004C2384" w:rsidP="00933943">
      <w:pPr>
        <w:pStyle w:val="Body"/>
        <w:ind w:left="720"/>
        <w:rPr>
          <w:sz w:val="22"/>
          <w:rPrChange w:id="677" w:author="David Conklin" w:date="2020-09-11T18:27:00Z">
            <w:rPr/>
          </w:rPrChange>
        </w:rPr>
        <w:pPrChange w:id="678" w:author="David Conklin" w:date="2020-09-11T18:27:00Z">
          <w:pPr>
            <w:pStyle w:val="Body"/>
          </w:pPr>
        </w:pPrChange>
      </w:pPr>
      <w:r w:rsidRPr="00933943">
        <w:rPr>
          <w:sz w:val="22"/>
          <w:rPrChange w:id="679" w:author="David Conklin" w:date="2020-09-11T18:27:00Z">
            <w:rPr/>
          </w:rPrChange>
        </w:rPr>
        <w:t>E</w:t>
      </w:r>
      <w:r w:rsidRPr="00933943">
        <w:rPr>
          <w:sz w:val="22"/>
          <w:vertAlign w:val="subscript"/>
          <w:rPrChange w:id="680" w:author="David Conklin" w:date="2020-09-11T18:27:00Z">
            <w:rPr>
              <w:vertAlign w:val="subscript"/>
            </w:rPr>
          </w:rPrChange>
        </w:rPr>
        <w:t>t</w:t>
      </w:r>
      <w:r w:rsidRPr="00933943">
        <w:rPr>
          <w:sz w:val="22"/>
          <w:rPrChange w:id="681" w:author="David Conklin" w:date="2020-09-11T18:27:00Z">
            <w:rPr/>
          </w:rPrChange>
        </w:rPr>
        <w:t xml:space="preserve"> = thermal energy </w:t>
      </w:r>
      <w:r w:rsidR="009123A7" w:rsidRPr="00933943">
        <w:rPr>
          <w:sz w:val="22"/>
          <w:rPrChange w:id="682" w:author="David Conklin" w:date="2020-09-11T18:27:00Z">
            <w:rPr/>
          </w:rPrChange>
        </w:rPr>
        <w:t>in day t</w:t>
      </w:r>
    </w:p>
    <w:p w14:paraId="554179FD" w14:textId="77777777" w:rsidR="004C2384" w:rsidRPr="00933943" w:rsidRDefault="004C2384" w:rsidP="00933943">
      <w:pPr>
        <w:pStyle w:val="Body"/>
        <w:ind w:left="720"/>
        <w:rPr>
          <w:sz w:val="22"/>
          <w:rPrChange w:id="683" w:author="David Conklin" w:date="2020-09-11T18:27:00Z">
            <w:rPr/>
          </w:rPrChange>
        </w:rPr>
        <w:pPrChange w:id="684" w:author="David Conklin" w:date="2020-09-11T18:27:00Z">
          <w:pPr>
            <w:pStyle w:val="Body"/>
          </w:pPr>
        </w:pPrChange>
      </w:pPr>
      <w:r w:rsidRPr="00933943">
        <w:rPr>
          <w:sz w:val="22"/>
          <w:rPrChange w:id="685" w:author="David Conklin" w:date="2020-09-11T18:27:00Z">
            <w:rPr/>
          </w:rPrChange>
        </w:rPr>
        <w:t>E</w:t>
      </w:r>
      <w:r w:rsidRPr="00933943">
        <w:rPr>
          <w:sz w:val="22"/>
          <w:vertAlign w:val="subscript"/>
          <w:rPrChange w:id="686" w:author="David Conklin" w:date="2020-09-11T18:27:00Z">
            <w:rPr>
              <w:vertAlign w:val="subscript"/>
            </w:rPr>
          </w:rPrChange>
        </w:rPr>
        <w:t>t-1</w:t>
      </w:r>
      <w:r w:rsidRPr="00933943">
        <w:rPr>
          <w:sz w:val="22"/>
          <w:rPrChange w:id="687" w:author="David Conklin" w:date="2020-09-11T18:27:00Z">
            <w:rPr/>
          </w:rPrChange>
        </w:rPr>
        <w:t xml:space="preserve"> = thermal energy </w:t>
      </w:r>
      <w:r w:rsidR="009123A7" w:rsidRPr="00933943">
        <w:rPr>
          <w:sz w:val="22"/>
          <w:rPrChange w:id="688" w:author="David Conklin" w:date="2020-09-11T18:27:00Z">
            <w:rPr/>
          </w:rPrChange>
        </w:rPr>
        <w:t>in the previous day</w:t>
      </w:r>
    </w:p>
    <w:p w14:paraId="4BF1CF14" w14:textId="77777777" w:rsidR="00967B0D" w:rsidRPr="00933943" w:rsidRDefault="00967B0D" w:rsidP="00933943">
      <w:pPr>
        <w:pStyle w:val="Body"/>
        <w:ind w:left="720"/>
        <w:rPr>
          <w:sz w:val="22"/>
          <w:rPrChange w:id="689" w:author="David Conklin" w:date="2020-09-11T18:27:00Z">
            <w:rPr/>
          </w:rPrChange>
        </w:rPr>
        <w:pPrChange w:id="690" w:author="David Conklin" w:date="2020-09-11T18:27:00Z">
          <w:pPr>
            <w:pStyle w:val="Body"/>
          </w:pPr>
        </w:pPrChange>
      </w:pPr>
      <w:r w:rsidRPr="00933943">
        <w:rPr>
          <w:sz w:val="22"/>
          <w:rPrChange w:id="691" w:author="David Conklin" w:date="2020-09-11T18:27:00Z">
            <w:rPr/>
          </w:rPrChange>
        </w:rPr>
        <w:t>E</w:t>
      </w:r>
      <w:r w:rsidRPr="00933943">
        <w:rPr>
          <w:sz w:val="22"/>
          <w:vertAlign w:val="subscript"/>
          <w:rPrChange w:id="692" w:author="David Conklin" w:date="2020-09-11T18:27:00Z">
            <w:rPr>
              <w:vertAlign w:val="subscript"/>
            </w:rPr>
          </w:rPrChange>
        </w:rPr>
        <w:t>up</w:t>
      </w:r>
      <w:r w:rsidRPr="00933943">
        <w:rPr>
          <w:sz w:val="22"/>
          <w:rPrChange w:id="693" w:author="David Conklin" w:date="2020-09-11T18:27:00Z">
            <w:rPr/>
          </w:rPrChange>
        </w:rPr>
        <w:t xml:space="preserve"> = thermal energy in the water flowing </w:t>
      </w:r>
      <w:r w:rsidR="009123A7" w:rsidRPr="00933943">
        <w:rPr>
          <w:sz w:val="22"/>
          <w:rPrChange w:id="694" w:author="David Conklin" w:date="2020-09-11T18:27:00Z">
            <w:rPr/>
          </w:rPrChange>
        </w:rPr>
        <w:t xml:space="preserve">in </w:t>
      </w:r>
      <w:r w:rsidRPr="00933943">
        <w:rPr>
          <w:sz w:val="22"/>
          <w:rPrChange w:id="695" w:author="David Conklin" w:date="2020-09-11T18:27:00Z">
            <w:rPr/>
          </w:rPrChange>
        </w:rPr>
        <w:t xml:space="preserve">from upstream </w:t>
      </w:r>
    </w:p>
    <w:p w14:paraId="16A208E3" w14:textId="77777777" w:rsidR="00E675D5" w:rsidRPr="00933943" w:rsidRDefault="00967B0D" w:rsidP="00933943">
      <w:pPr>
        <w:pStyle w:val="Body"/>
        <w:ind w:left="1440" w:hanging="720"/>
        <w:rPr>
          <w:sz w:val="22"/>
          <w:rPrChange w:id="696" w:author="David Conklin" w:date="2020-09-11T18:27:00Z">
            <w:rPr/>
          </w:rPrChange>
        </w:rPr>
        <w:pPrChange w:id="697" w:author="David Conklin" w:date="2020-09-11T18:28:00Z">
          <w:pPr>
            <w:pStyle w:val="Body"/>
            <w:ind w:left="720" w:hanging="720"/>
          </w:pPr>
        </w:pPrChange>
      </w:pPr>
      <w:r w:rsidRPr="00933943">
        <w:rPr>
          <w:sz w:val="22"/>
          <w:rPrChange w:id="698" w:author="David Conklin" w:date="2020-09-11T18:27:00Z">
            <w:rPr/>
          </w:rPrChange>
        </w:rPr>
        <w:t>E</w:t>
      </w:r>
      <w:r w:rsidRPr="00933943">
        <w:rPr>
          <w:sz w:val="22"/>
          <w:vertAlign w:val="subscript"/>
          <w:rPrChange w:id="699" w:author="David Conklin" w:date="2020-09-11T18:27:00Z">
            <w:rPr>
              <w:vertAlign w:val="subscript"/>
            </w:rPr>
          </w:rPrChange>
        </w:rPr>
        <w:t>lateral</w:t>
      </w:r>
      <w:r w:rsidRPr="00933943">
        <w:rPr>
          <w:sz w:val="22"/>
          <w:rPrChange w:id="700" w:author="David Conklin" w:date="2020-09-11T18:27:00Z">
            <w:rPr/>
          </w:rPrChange>
        </w:rPr>
        <w:t xml:space="preserve"> = thermal energy entering or leaving</w:t>
      </w:r>
      <w:r w:rsidR="00E675D5" w:rsidRPr="00933943">
        <w:rPr>
          <w:sz w:val="22"/>
          <w:rPrChange w:id="701" w:author="David Conklin" w:date="2020-09-11T18:27:00Z">
            <w:rPr/>
          </w:rPrChange>
        </w:rPr>
        <w:t xml:space="preserve"> in water from stream banks, withdrawals for</w:t>
      </w:r>
      <w:r w:rsidR="007E51F7" w:rsidRPr="00933943">
        <w:rPr>
          <w:sz w:val="22"/>
          <w:rPrChange w:id="702" w:author="David Conklin" w:date="2020-09-11T18:27:00Z">
            <w:rPr/>
          </w:rPrChange>
        </w:rPr>
        <w:t xml:space="preserve"> </w:t>
      </w:r>
      <w:r w:rsidR="00E675D5" w:rsidRPr="00933943">
        <w:rPr>
          <w:sz w:val="22"/>
          <w:rPrChange w:id="703" w:author="David Conklin" w:date="2020-09-11T18:27:00Z">
            <w:rPr/>
          </w:rPrChange>
        </w:rPr>
        <w:t xml:space="preserve">irrigation or municipal use, groundwater exchange, etc. </w:t>
      </w:r>
    </w:p>
    <w:p w14:paraId="613B9F0A" w14:textId="77777777" w:rsidR="00967B0D" w:rsidRPr="00933943" w:rsidRDefault="00967B0D" w:rsidP="00933943">
      <w:pPr>
        <w:pStyle w:val="Body"/>
        <w:ind w:left="720"/>
        <w:rPr>
          <w:sz w:val="22"/>
          <w:rPrChange w:id="704" w:author="David Conklin" w:date="2020-09-11T18:27:00Z">
            <w:rPr/>
          </w:rPrChange>
        </w:rPr>
        <w:pPrChange w:id="705" w:author="David Conklin" w:date="2020-09-11T18:27:00Z">
          <w:pPr>
            <w:pStyle w:val="Body"/>
          </w:pPr>
        </w:pPrChange>
      </w:pPr>
      <w:r w:rsidRPr="00933943">
        <w:rPr>
          <w:sz w:val="22"/>
          <w:rPrChange w:id="706" w:author="David Conklin" w:date="2020-09-11T18:27:00Z">
            <w:rPr/>
          </w:rPrChange>
        </w:rPr>
        <w:t>E</w:t>
      </w:r>
      <w:r w:rsidRPr="00933943">
        <w:rPr>
          <w:sz w:val="22"/>
          <w:vertAlign w:val="subscript"/>
          <w:rPrChange w:id="707" w:author="David Conklin" w:date="2020-09-11T18:27:00Z">
            <w:rPr>
              <w:vertAlign w:val="subscript"/>
            </w:rPr>
          </w:rPrChange>
        </w:rPr>
        <w:t>down</w:t>
      </w:r>
      <w:r w:rsidRPr="00933943">
        <w:rPr>
          <w:sz w:val="22"/>
          <w:rPrChange w:id="708" w:author="David Conklin" w:date="2020-09-11T18:27:00Z">
            <w:rPr/>
          </w:rPrChange>
        </w:rPr>
        <w:t xml:space="preserve"> = thermal energy leaving in water flowing out of the reach</w:t>
      </w:r>
    </w:p>
    <w:p w14:paraId="475133C6" w14:textId="77777777" w:rsidR="00967B0D" w:rsidRPr="00933943" w:rsidRDefault="00967B0D" w:rsidP="00933943">
      <w:pPr>
        <w:pStyle w:val="Body"/>
        <w:ind w:left="720"/>
        <w:rPr>
          <w:sz w:val="22"/>
          <w:rPrChange w:id="709" w:author="David Conklin" w:date="2020-09-11T18:27:00Z">
            <w:rPr/>
          </w:rPrChange>
        </w:rPr>
        <w:pPrChange w:id="710" w:author="David Conklin" w:date="2020-09-11T18:27:00Z">
          <w:pPr>
            <w:pStyle w:val="Body"/>
          </w:pPr>
        </w:pPrChange>
      </w:pPr>
      <w:r w:rsidRPr="00933943">
        <w:rPr>
          <w:sz w:val="22"/>
          <w:rPrChange w:id="711" w:author="David Conklin" w:date="2020-09-11T18:27:00Z">
            <w:rPr/>
          </w:rPrChange>
        </w:rPr>
        <w:t>E</w:t>
      </w:r>
      <w:r w:rsidRPr="00933943">
        <w:rPr>
          <w:sz w:val="22"/>
          <w:vertAlign w:val="subscript"/>
          <w:rPrChange w:id="712" w:author="David Conklin" w:date="2020-09-11T18:27:00Z">
            <w:rPr>
              <w:vertAlign w:val="subscript"/>
            </w:rPr>
          </w:rPrChange>
        </w:rPr>
        <w:t>SW</w:t>
      </w:r>
      <w:r w:rsidRPr="00933943">
        <w:rPr>
          <w:sz w:val="22"/>
          <w:rPrChange w:id="713" w:author="David Conklin" w:date="2020-09-11T18:27:00Z">
            <w:rPr/>
          </w:rPrChange>
        </w:rPr>
        <w:t xml:space="preserve"> = incoming shortwave solar radiation </w:t>
      </w:r>
    </w:p>
    <w:p w14:paraId="113C1769" w14:textId="77777777" w:rsidR="00967B0D" w:rsidRPr="00933943" w:rsidRDefault="00967B0D" w:rsidP="00933943">
      <w:pPr>
        <w:pStyle w:val="Body"/>
        <w:ind w:left="720"/>
        <w:rPr>
          <w:sz w:val="22"/>
          <w:rPrChange w:id="714" w:author="David Conklin" w:date="2020-09-11T18:27:00Z">
            <w:rPr/>
          </w:rPrChange>
        </w:rPr>
        <w:pPrChange w:id="715" w:author="David Conklin" w:date="2020-09-11T18:27:00Z">
          <w:pPr>
            <w:pStyle w:val="Body"/>
          </w:pPr>
        </w:pPrChange>
      </w:pPr>
      <w:r w:rsidRPr="00933943">
        <w:rPr>
          <w:sz w:val="22"/>
          <w:rPrChange w:id="716" w:author="David Conklin" w:date="2020-09-11T18:27:00Z">
            <w:rPr/>
          </w:rPrChange>
        </w:rPr>
        <w:lastRenderedPageBreak/>
        <w:t>E</w:t>
      </w:r>
      <w:r w:rsidRPr="00933943">
        <w:rPr>
          <w:sz w:val="22"/>
          <w:vertAlign w:val="subscript"/>
          <w:rPrChange w:id="717" w:author="David Conklin" w:date="2020-09-11T18:27:00Z">
            <w:rPr>
              <w:vertAlign w:val="subscript"/>
            </w:rPr>
          </w:rPrChange>
        </w:rPr>
        <w:t>LW</w:t>
      </w:r>
      <w:r w:rsidRPr="00933943">
        <w:rPr>
          <w:sz w:val="22"/>
          <w:rPrChange w:id="718" w:author="David Conklin" w:date="2020-09-11T18:27:00Z">
            <w:rPr/>
          </w:rPrChange>
        </w:rPr>
        <w:t xml:space="preserve"> = outgoing longwave radiation </w:t>
      </w:r>
    </w:p>
    <w:p w14:paraId="495AE0E0" w14:textId="77777777" w:rsidR="00967B0D" w:rsidRPr="00933943" w:rsidRDefault="00967B0D" w:rsidP="00933943">
      <w:pPr>
        <w:pStyle w:val="Body"/>
        <w:ind w:left="720"/>
        <w:rPr>
          <w:sz w:val="22"/>
          <w:rPrChange w:id="719" w:author="David Conklin" w:date="2020-09-11T18:27:00Z">
            <w:rPr/>
          </w:rPrChange>
        </w:rPr>
        <w:pPrChange w:id="720" w:author="David Conklin" w:date="2020-09-11T18:27:00Z">
          <w:pPr>
            <w:pStyle w:val="Body"/>
          </w:pPr>
        </w:pPrChange>
      </w:pPr>
      <w:r w:rsidRPr="00933943">
        <w:rPr>
          <w:sz w:val="22"/>
          <w:rPrChange w:id="721" w:author="David Conklin" w:date="2020-09-11T18:27:00Z">
            <w:rPr/>
          </w:rPrChange>
        </w:rPr>
        <w:t>E</w:t>
      </w:r>
      <w:r w:rsidRPr="00933943">
        <w:rPr>
          <w:sz w:val="22"/>
          <w:vertAlign w:val="subscript"/>
          <w:rPrChange w:id="722" w:author="David Conklin" w:date="2020-09-11T18:27:00Z">
            <w:rPr>
              <w:vertAlign w:val="subscript"/>
            </w:rPr>
          </w:rPrChange>
        </w:rPr>
        <w:t>evap</w:t>
      </w:r>
      <w:r w:rsidRPr="00933943">
        <w:rPr>
          <w:sz w:val="22"/>
          <w:rPrChange w:id="723" w:author="David Conklin" w:date="2020-09-11T18:27:00Z">
            <w:rPr/>
          </w:rPrChange>
        </w:rP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758577BA" w14:textId="77777777" w:rsidR="00933943" w:rsidRPr="00662AA3" w:rsidRDefault="00933943" w:rsidP="00933943">
      <w:pPr>
        <w:autoSpaceDE w:val="0"/>
        <w:autoSpaceDN w:val="0"/>
        <w:adjustRightInd w:val="0"/>
        <w:rPr>
          <w:ins w:id="724" w:author="David Conklin" w:date="2020-09-11T18:18:00Z"/>
          <w:rFonts w:cstheme="minorHAnsi"/>
          <w:color w:val="000000"/>
        </w:rPr>
      </w:pPr>
    </w:p>
    <w:p w14:paraId="1C4F0319" w14:textId="77777777" w:rsidR="00933943" w:rsidRDefault="00933943" w:rsidP="00933943">
      <w:pPr>
        <w:pStyle w:val="Heading2"/>
        <w:rPr>
          <w:ins w:id="725" w:author="David Conklin" w:date="2020-09-11T18:18:00Z"/>
        </w:rPr>
      </w:pPr>
      <w:bookmarkStart w:id="726" w:name="_Toc50800505"/>
      <w:ins w:id="727" w:author="David Conklin" w:date="2020-09-11T18:18:00Z">
        <w:r>
          <w:t>Estimating the rate of flow in a stream reach</w:t>
        </w:r>
        <w:bookmarkEnd w:id="726"/>
      </w:ins>
    </w:p>
    <w:p w14:paraId="1E36988C" w14:textId="77777777" w:rsidR="00933943" w:rsidRDefault="00933943" w:rsidP="00933943">
      <w:pPr>
        <w:ind w:firstLine="720"/>
        <w:rPr>
          <w:ins w:id="728" w:author="David Conklin" w:date="2020-09-11T18:18:00Z"/>
        </w:rPr>
      </w:pPr>
      <w:ins w:id="729" w:author="David Conklin" w:date="2020-09-11T18:18:00Z">
        <w:r>
          <w:t xml:space="preserve">CW3M uses a kinematic wave algorithm to estimate the average daily flow rate in each subreach and reach.  Each reach is represented as an ordered set of equal length subreaches.  The maximum subnode length is specified in meters in the Flow XML file in the </w:t>
        </w:r>
        <w:r w:rsidRPr="00A06758">
          <w:rPr>
            <w:i/>
            <w:iCs/>
          </w:rPr>
          <w:t>subnode_length</w:t>
        </w:r>
        <w:r>
          <w:t xml:space="preserve"> field of the &lt;streams&gt; block.  Reaches shorter than the specified subnode length consist of a single subreach.  Reaches longer than the specified subnode length are divided into subreaches of equal length, where the number of subreaches is chosen so as to make it as small as possible while keeping the subreach length less than or equal to the specified value of subnode length.</w:t>
        </w:r>
      </w:ins>
    </w:p>
    <w:p w14:paraId="2F86EAC2" w14:textId="77777777" w:rsidR="00933943" w:rsidRDefault="00933943" w:rsidP="00933943">
      <w:pPr>
        <w:ind w:firstLine="720"/>
        <w:rPr>
          <w:ins w:id="730" w:author="David Conklin" w:date="2020-09-11T18:18:00Z"/>
        </w:rPr>
      </w:pPr>
      <w:ins w:id="731" w:author="David Conklin" w:date="2020-09-11T18:18:00Z">
        <w:r>
          <w:t>The kinematic wave algorithm is used to estimate the average daily outflow from each subreach.  The daily flow rate for the reach is taken as the average daily flow rate of the most downstream subreach of the reach.</w:t>
        </w:r>
      </w:ins>
    </w:p>
    <w:p w14:paraId="65E8DB48" w14:textId="77777777" w:rsidR="00933943" w:rsidRDefault="00933943" w:rsidP="00933943">
      <w:pPr>
        <w:ind w:firstLine="720"/>
        <w:rPr>
          <w:ins w:id="732" w:author="David Conklin" w:date="2020-09-11T18:18:00Z"/>
        </w:rPr>
      </w:pPr>
      <w:ins w:id="733" w:author="David Conklin" w:date="2020-09-11T18:18:00Z">
        <w:r>
          <w:t xml:space="preserve">The daily outflow from a subreach is a function of the length and average slope, the amount of water in the reach, yesterday’s outflow, today’s inflow from upstream, and today’s inflow from the seepage into the stream from the banks of the stream (a.k.a. lateral flow).  The subreach slope, the parameters </w:t>
        </w:r>
        <w:r w:rsidRPr="00F66D95">
          <w:rPr>
            <w:i/>
            <w:iCs/>
          </w:rPr>
          <w:t>n</w:t>
        </w:r>
        <w:r>
          <w:t xml:space="preserve"> and </w:t>
        </w:r>
        <w:r w:rsidRPr="00A06758">
          <w:rPr>
            <w:i/>
            <w:iCs/>
          </w:rPr>
          <w:t>wd_ratio</w:t>
        </w:r>
        <w:r>
          <w:t>, and y</w:t>
        </w:r>
        <w:r w:rsidRPr="00F66D95">
          <w:t>esterday’s</w:t>
        </w:r>
        <w:r>
          <w:t xml:space="preserve"> outflow are used to calculate the width and depth of the channel, with the assumption that the channel is rectangular and that its width-to-depth ratio is parameterized, with a default value of 10.  </w:t>
        </w:r>
        <w:r>
          <w:rPr>
            <w:i/>
            <w:iCs/>
          </w:rPr>
          <w:t>wd_ratio</w:t>
        </w:r>
        <w:r>
          <w:t xml:space="preserve"> is an optional field in the &lt;streams&gt; block of the Flow XML file.</w:t>
        </w:r>
      </w:ins>
    </w:p>
    <w:p w14:paraId="31314BF3" w14:textId="77777777" w:rsidR="00933943" w:rsidRPr="009A327B" w:rsidRDefault="00933943" w:rsidP="00933943">
      <w:pPr>
        <w:ind w:firstLine="720"/>
        <w:rPr>
          <w:ins w:id="734" w:author="David Conklin" w:date="2020-09-11T18:18:00Z"/>
        </w:rPr>
      </w:pPr>
      <w:ins w:id="735" w:author="David Conklin" w:date="2020-09-11T18:18:00Z">
        <w:r>
          <w:t xml:space="preserve">The kinematic wave algorithm itself is parameterized with a value for </w:t>
        </w:r>
        <w:r>
          <w:rPr>
            <w:i/>
            <w:iCs/>
          </w:rPr>
          <w:t>n</w:t>
        </w:r>
        <w:r>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ins>
    </w:p>
    <w:p w14:paraId="4B3B673E" w14:textId="77777777" w:rsidR="00933943" w:rsidRPr="00967B0D" w:rsidRDefault="00933943" w:rsidP="00933943">
      <w:pPr>
        <w:pStyle w:val="Body"/>
        <w:rPr>
          <w:ins w:id="736" w:author="David Conklin" w:date="2020-09-11T18:18:00Z"/>
        </w:rPr>
      </w:pPr>
    </w:p>
    <w:p w14:paraId="5DFFEFA5" w14:textId="77777777" w:rsidR="00B20483" w:rsidRDefault="00B20483" w:rsidP="00684B5F"/>
    <w:p w14:paraId="3E997B9C" w14:textId="77777777" w:rsidR="009123A7" w:rsidRDefault="009123A7" w:rsidP="00BD69AE">
      <w:pPr>
        <w:pStyle w:val="Heading2"/>
        <w:pPrChange w:id="737" w:author="David Conklin" w:date="2020-09-11T17:39:00Z">
          <w:pPr>
            <w:pStyle w:val="Heading1"/>
          </w:pPr>
        </w:pPrChange>
      </w:pPr>
      <w:bookmarkStart w:id="738" w:name="_Toc50800506"/>
      <w:r>
        <w:t>Water temperature from thermal energy</w:t>
      </w:r>
      <w:bookmarkEnd w:id="738"/>
    </w:p>
    <w:p w14:paraId="2127F461" w14:textId="2AAA6366" w:rsidR="009123A7" w:rsidRDefault="009123A7" w:rsidP="009123A7">
      <w:pPr>
        <w:ind w:firstLine="720"/>
      </w:pPr>
      <w:r>
        <w:t xml:space="preserve">The amount of thermal energy in the water in a reach or reservoir, referenced to zero energy </w:t>
      </w:r>
      <w:ins w:id="739" w:author="David Conklin" w:date="2020-09-11T18:28:00Z">
        <w:r w:rsidR="00933943">
          <w:t>for liq</w:t>
        </w:r>
      </w:ins>
      <w:ins w:id="740" w:author="David Conklin" w:date="2020-09-11T18:29:00Z">
        <w:r w:rsidR="00933943">
          <w:t xml:space="preserve">uid water </w:t>
        </w:r>
      </w:ins>
      <w:r>
        <w:t>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933943" w:rsidRDefault="009123A7" w:rsidP="009123A7">
      <w:pPr>
        <w:rPr>
          <w:rFonts w:ascii="Times New Roman" w:hAnsi="Times New Roman" w:cs="Times New Roman"/>
          <w:rPrChange w:id="741" w:author="David Conklin" w:date="2020-09-11T18:19:00Z">
            <w:rPr>
              <w:rFonts w:ascii="Times New Roman" w:hAnsi="Times New Roman" w:cs="Times New Roman"/>
              <w:sz w:val="24"/>
              <w:szCs w:val="24"/>
            </w:rPr>
          </w:rPrChange>
        </w:rPr>
      </w:pPr>
      <w:r w:rsidRPr="00933943">
        <w:rPr>
          <w:rFonts w:ascii="Times New Roman" w:hAnsi="Times New Roman" w:cs="Times New Roman"/>
          <w:rPrChange w:id="742" w:author="David Conklin" w:date="2020-09-11T18:19:00Z">
            <w:rPr>
              <w:rFonts w:ascii="Times New Roman" w:hAnsi="Times New Roman" w:cs="Times New Roman"/>
              <w:sz w:val="24"/>
              <w:szCs w:val="24"/>
            </w:rPr>
          </w:rPrChange>
        </w:rPr>
        <w:lastRenderedPageBreak/>
        <w:tab/>
      </w:r>
      <w:del w:id="743" w:author="David Conklin" w:date="2020-09-11T18:20:00Z">
        <w:r w:rsidRPr="00933943" w:rsidDel="00933943">
          <w:rPr>
            <w:rFonts w:ascii="Times New Roman" w:hAnsi="Times New Roman" w:cs="Times New Roman"/>
            <w:rPrChange w:id="744" w:author="David Conklin" w:date="2020-09-11T18:19:00Z">
              <w:rPr>
                <w:rFonts w:ascii="Times New Roman" w:hAnsi="Times New Roman" w:cs="Times New Roman"/>
                <w:sz w:val="24"/>
                <w:szCs w:val="24"/>
              </w:rPr>
            </w:rPrChange>
          </w:rPr>
          <w:tab/>
        </w:r>
      </w:del>
      <w:r w:rsidRPr="00933943">
        <w:rPr>
          <w:rFonts w:ascii="Times New Roman" w:hAnsi="Times New Roman" w:cs="Times New Roman"/>
          <w:rPrChange w:id="745" w:author="David Conklin" w:date="2020-09-11T18:19:00Z">
            <w:rPr>
              <w:rFonts w:ascii="Times New Roman" w:hAnsi="Times New Roman" w:cs="Times New Roman"/>
              <w:sz w:val="24"/>
              <w:szCs w:val="24"/>
            </w:rPr>
          </w:rPrChange>
        </w:rPr>
        <w:t>temperature = thermal energy / (volume *water density  * specific heat of water)</w:t>
      </w:r>
    </w:p>
    <w:p w14:paraId="132F95E1" w14:textId="77777777" w:rsidR="009123A7" w:rsidRDefault="009123A7" w:rsidP="009123A7">
      <w:r>
        <w:t>where</w:t>
      </w:r>
    </w:p>
    <w:p w14:paraId="23959090" w14:textId="77777777" w:rsidR="009123A7" w:rsidRPr="00933943" w:rsidRDefault="009123A7" w:rsidP="009123A7">
      <w:pPr>
        <w:rPr>
          <w:rFonts w:ascii="Times New Roman" w:hAnsi="Times New Roman" w:cs="Times New Roman"/>
          <w:rPrChange w:id="746" w:author="David Conklin" w:date="2020-09-11T18:19:00Z">
            <w:rPr>
              <w:rFonts w:ascii="Times New Roman" w:hAnsi="Times New Roman" w:cs="Times New Roman"/>
              <w:sz w:val="24"/>
              <w:szCs w:val="24"/>
            </w:rPr>
          </w:rPrChange>
        </w:rPr>
      </w:pPr>
      <w:r w:rsidRPr="00933943">
        <w:rPr>
          <w:rFonts w:ascii="Times New Roman" w:hAnsi="Times New Roman" w:cs="Times New Roman"/>
          <w:rPrChange w:id="747" w:author="David Conklin" w:date="2020-09-11T18:19:00Z">
            <w:rPr>
              <w:rFonts w:ascii="Times New Roman" w:hAnsi="Times New Roman" w:cs="Times New Roman"/>
              <w:sz w:val="24"/>
              <w:szCs w:val="24"/>
            </w:rPr>
          </w:rPrChange>
        </w:rPr>
        <w:tab/>
        <w:t>temperature = average temperature of the water in the reach (degC)</w:t>
      </w:r>
    </w:p>
    <w:p w14:paraId="3BD7A427" w14:textId="77777777" w:rsidR="009123A7" w:rsidRPr="00933943" w:rsidRDefault="009123A7" w:rsidP="009123A7">
      <w:pPr>
        <w:rPr>
          <w:rFonts w:ascii="Times New Roman" w:hAnsi="Times New Roman" w:cs="Times New Roman"/>
          <w:rPrChange w:id="748" w:author="David Conklin" w:date="2020-09-11T18:19:00Z">
            <w:rPr>
              <w:rFonts w:ascii="Times New Roman" w:hAnsi="Times New Roman" w:cs="Times New Roman"/>
              <w:sz w:val="24"/>
              <w:szCs w:val="24"/>
            </w:rPr>
          </w:rPrChange>
        </w:rPr>
      </w:pPr>
      <w:r w:rsidRPr="00933943">
        <w:rPr>
          <w:rFonts w:ascii="Times New Roman" w:hAnsi="Times New Roman" w:cs="Times New Roman"/>
          <w:rPrChange w:id="749" w:author="David Conklin" w:date="2020-09-11T18:19:00Z">
            <w:rPr>
              <w:rFonts w:ascii="Times New Roman" w:hAnsi="Times New Roman" w:cs="Times New Roman"/>
              <w:sz w:val="24"/>
              <w:szCs w:val="24"/>
            </w:rPr>
          </w:rPrChange>
        </w:rPr>
        <w:tab/>
        <w:t>thermal energy = the thermal energy of the water in the reach, rel to the freezing pt. (KJ)</w:t>
      </w:r>
    </w:p>
    <w:p w14:paraId="5AC13CB7" w14:textId="77777777" w:rsidR="009123A7" w:rsidRPr="00933943" w:rsidRDefault="009123A7" w:rsidP="009123A7">
      <w:pPr>
        <w:rPr>
          <w:rFonts w:ascii="Times New Roman" w:hAnsi="Times New Roman" w:cs="Times New Roman"/>
          <w:rPrChange w:id="750" w:author="David Conklin" w:date="2020-09-11T18:19:00Z">
            <w:rPr>
              <w:rFonts w:ascii="Times New Roman" w:hAnsi="Times New Roman" w:cs="Times New Roman"/>
              <w:sz w:val="24"/>
              <w:szCs w:val="24"/>
            </w:rPr>
          </w:rPrChange>
        </w:rPr>
      </w:pPr>
      <w:r w:rsidRPr="00933943">
        <w:rPr>
          <w:rFonts w:ascii="Times New Roman" w:hAnsi="Times New Roman" w:cs="Times New Roman"/>
          <w:rPrChange w:id="751" w:author="David Conklin" w:date="2020-09-11T18:19:00Z">
            <w:rPr>
              <w:rFonts w:ascii="Times New Roman" w:hAnsi="Times New Roman" w:cs="Times New Roman"/>
              <w:sz w:val="24"/>
              <w:szCs w:val="24"/>
            </w:rPr>
          </w:rPrChange>
        </w:rPr>
        <w:tab/>
        <w:t>volume = volume of water (m</w:t>
      </w:r>
      <w:r w:rsidRPr="00933943">
        <w:rPr>
          <w:rFonts w:ascii="Times New Roman" w:hAnsi="Times New Roman" w:cs="Times New Roman"/>
          <w:vertAlign w:val="superscript"/>
          <w:rPrChange w:id="752" w:author="David Conklin" w:date="2020-09-11T18:19:00Z">
            <w:rPr>
              <w:rFonts w:ascii="Times New Roman" w:hAnsi="Times New Roman" w:cs="Times New Roman"/>
              <w:sz w:val="24"/>
              <w:szCs w:val="24"/>
              <w:vertAlign w:val="superscript"/>
            </w:rPr>
          </w:rPrChange>
        </w:rPr>
        <w:t>3</w:t>
      </w:r>
      <w:r w:rsidRPr="00933943">
        <w:rPr>
          <w:rFonts w:ascii="Times New Roman" w:hAnsi="Times New Roman" w:cs="Times New Roman"/>
          <w:rPrChange w:id="753" w:author="David Conklin" w:date="2020-09-11T18:19:00Z">
            <w:rPr>
              <w:rFonts w:ascii="Times New Roman" w:hAnsi="Times New Roman" w:cs="Times New Roman"/>
              <w:sz w:val="24"/>
              <w:szCs w:val="24"/>
            </w:rPr>
          </w:rPrChange>
        </w:rPr>
        <w:t>)</w:t>
      </w:r>
    </w:p>
    <w:p w14:paraId="42431C6F" w14:textId="77777777" w:rsidR="009123A7" w:rsidRPr="00933943" w:rsidRDefault="009123A7" w:rsidP="009123A7">
      <w:pPr>
        <w:rPr>
          <w:rFonts w:ascii="Times New Roman" w:hAnsi="Times New Roman" w:cs="Times New Roman"/>
          <w:rPrChange w:id="754" w:author="David Conklin" w:date="2020-09-11T18:19:00Z">
            <w:rPr>
              <w:rFonts w:ascii="Times New Roman" w:hAnsi="Times New Roman" w:cs="Times New Roman"/>
              <w:sz w:val="24"/>
              <w:szCs w:val="24"/>
            </w:rPr>
          </w:rPrChange>
        </w:rPr>
      </w:pPr>
      <w:r w:rsidRPr="00933943">
        <w:rPr>
          <w:rFonts w:ascii="Times New Roman" w:hAnsi="Times New Roman" w:cs="Times New Roman"/>
          <w:rPrChange w:id="755" w:author="David Conklin" w:date="2020-09-11T18:19:00Z">
            <w:rPr>
              <w:rFonts w:ascii="Times New Roman" w:hAnsi="Times New Roman" w:cs="Times New Roman"/>
              <w:sz w:val="24"/>
              <w:szCs w:val="24"/>
            </w:rPr>
          </w:rPrChange>
        </w:rPr>
        <w:tab/>
        <w:t>water density = 998.2 kg/m</w:t>
      </w:r>
      <w:r w:rsidRPr="00933943">
        <w:rPr>
          <w:rFonts w:ascii="Times New Roman" w:hAnsi="Times New Roman" w:cs="Times New Roman"/>
          <w:vertAlign w:val="superscript"/>
          <w:rPrChange w:id="756" w:author="David Conklin" w:date="2020-09-11T18:19:00Z">
            <w:rPr>
              <w:rFonts w:ascii="Times New Roman" w:hAnsi="Times New Roman" w:cs="Times New Roman"/>
              <w:sz w:val="24"/>
              <w:szCs w:val="24"/>
              <w:vertAlign w:val="superscript"/>
            </w:rPr>
          </w:rPrChange>
        </w:rPr>
        <w:t>3</w:t>
      </w:r>
    </w:p>
    <w:p w14:paraId="23A6B401" w14:textId="77777777" w:rsidR="009123A7" w:rsidRPr="00933943" w:rsidRDefault="009123A7" w:rsidP="009123A7">
      <w:pPr>
        <w:rPr>
          <w:rFonts w:ascii="Times New Roman" w:hAnsi="Times New Roman" w:cs="Times New Roman"/>
          <w:rPrChange w:id="757" w:author="David Conklin" w:date="2020-09-11T18:19:00Z">
            <w:rPr>
              <w:rFonts w:ascii="Times New Roman" w:hAnsi="Times New Roman" w:cs="Times New Roman"/>
              <w:sz w:val="24"/>
              <w:szCs w:val="24"/>
            </w:rPr>
          </w:rPrChange>
        </w:rPr>
      </w:pPr>
      <w:r w:rsidRPr="00933943">
        <w:rPr>
          <w:rFonts w:ascii="Times New Roman" w:hAnsi="Times New Roman" w:cs="Times New Roman"/>
          <w:rPrChange w:id="758" w:author="David Conklin" w:date="2020-09-11T18:19:00Z">
            <w:rPr>
              <w:rFonts w:ascii="Times New Roman" w:hAnsi="Times New Roman" w:cs="Times New Roman"/>
              <w:sz w:val="24"/>
              <w:szCs w:val="24"/>
            </w:rPr>
          </w:rPrChange>
        </w:rPr>
        <w:tab/>
        <w:t xml:space="preserve">specific heat of water = 4.187 kJ/(kg degC)            </w:t>
      </w:r>
    </w:p>
    <w:p w14:paraId="312305E8" w14:textId="7DEA934E" w:rsidR="007512E5" w:rsidRDefault="007512E5" w:rsidP="009123A7">
      <w:pPr>
        <w:rPr>
          <w:ins w:id="759" w:author="David Conklin" w:date="2020-09-10T14:51:00Z"/>
          <w:rFonts w:ascii="Times New Roman" w:hAnsi="Times New Roman" w:cs="Times New Roman"/>
          <w:sz w:val="24"/>
          <w:szCs w:val="24"/>
        </w:rPr>
      </w:pPr>
    </w:p>
    <w:p w14:paraId="57244CE9" w14:textId="77777777" w:rsidR="007E2AF3" w:rsidRDefault="007E2AF3" w:rsidP="00BD69AE">
      <w:pPr>
        <w:pStyle w:val="Heading2"/>
        <w:rPr>
          <w:ins w:id="760" w:author="David Conklin" w:date="2020-09-10T14:51:00Z"/>
        </w:rPr>
        <w:pPrChange w:id="761" w:author="David Conklin" w:date="2020-09-11T17:39:00Z">
          <w:pPr>
            <w:pStyle w:val="Heading1"/>
          </w:pPr>
        </w:pPrChange>
      </w:pPr>
      <w:bookmarkStart w:id="762" w:name="_Toc50800507"/>
      <w:ins w:id="763" w:author="David Conklin" w:date="2020-09-10T14:51:00Z">
        <w:r>
          <w:t>Initial conditions for Flow: the IC file</w:t>
        </w:r>
        <w:bookmarkEnd w:id="762"/>
      </w:ins>
    </w:p>
    <w:p w14:paraId="0409386C" w14:textId="206AC577" w:rsidR="007E2AF3" w:rsidRDefault="007E2AF3" w:rsidP="00BD69AE">
      <w:pPr>
        <w:ind w:firstLine="720"/>
        <w:rPr>
          <w:ins w:id="764" w:author="David Conklin" w:date="2020-09-10T14:51:00Z"/>
        </w:rPr>
        <w:pPrChange w:id="765" w:author="David Conklin" w:date="2020-09-11T17:40:00Z">
          <w:pPr/>
        </w:pPrChange>
      </w:pPr>
      <w:ins w:id="766" w:author="David Conklin" w:date="2020-09-10T14:51:00Z">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ins>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BD69AE">
      <w:pPr>
        <w:pStyle w:val="Heading2"/>
        <w:rPr>
          <w:ins w:id="767" w:author="David Conklin" w:date="2020-09-10T11:24:00Z"/>
        </w:rPr>
        <w:pPrChange w:id="768" w:author="David Conklin" w:date="2020-09-11T17:40:00Z">
          <w:pPr>
            <w:pStyle w:val="Heading1"/>
          </w:pPr>
        </w:pPrChange>
      </w:pPr>
      <w:bookmarkStart w:id="769" w:name="_Toc50800508"/>
      <w:ins w:id="770" w:author="David Conklin" w:date="2020-09-10T11:23:00Z">
        <w:r>
          <w:t>Boundary conditions for stream water te</w:t>
        </w:r>
      </w:ins>
      <w:ins w:id="771" w:author="David Conklin" w:date="2020-09-10T11:24:00Z">
        <w:r>
          <w:t>mperature</w:t>
        </w:r>
        <w:bookmarkEnd w:id="769"/>
      </w:ins>
    </w:p>
    <w:p w14:paraId="766A03D7" w14:textId="575EBD5C" w:rsidR="007E2AF3" w:rsidRDefault="007512E5" w:rsidP="007512E5">
      <w:pPr>
        <w:rPr>
          <w:ins w:id="772" w:author="David Conklin" w:date="2020-09-10T14:44:00Z"/>
        </w:rPr>
      </w:pPr>
      <w:ins w:id="773" w:author="David Conklin" w:date="2020-09-10T11:24:00Z">
        <w:r>
          <w:tab/>
          <w:t>Water enters stream reaches from upstream and fro</w:t>
        </w:r>
      </w:ins>
      <w:ins w:id="774" w:author="David Conklin" w:date="2020-09-10T11:25:00Z">
        <w:r>
          <w:t xml:space="preserve">m lateral flow.  </w:t>
        </w:r>
      </w:ins>
      <w:ins w:id="775" w:author="David Conklin" w:date="2020-09-10T14:44:00Z">
        <w:r w:rsidR="007E2AF3">
          <w:t>As of 9/10/20, two</w:t>
        </w:r>
      </w:ins>
      <w:ins w:id="776" w:author="David Conklin" w:date="2020-09-10T14:45:00Z">
        <w:r w:rsidR="007E2AF3">
          <w:t xml:space="preserve"> symbols are used in the source code to parameterize the temperature of water entering the s</w:t>
        </w:r>
      </w:ins>
      <w:ins w:id="777" w:author="David Conklin" w:date="2020-09-10T14:46:00Z">
        <w:r w:rsidR="007E2AF3">
          <w:t>treams:</w:t>
        </w:r>
      </w:ins>
    </w:p>
    <w:p w14:paraId="3AC83FBD" w14:textId="6660ECB9" w:rsidR="007512E5" w:rsidRDefault="007512E5" w:rsidP="00DF349B">
      <w:pPr>
        <w:autoSpaceDE w:val="0"/>
        <w:autoSpaceDN w:val="0"/>
        <w:adjustRightInd w:val="0"/>
        <w:ind w:firstLine="720"/>
        <w:rPr>
          <w:ins w:id="778" w:author="David Conklin" w:date="2020-09-10T11:36:00Z"/>
          <w:rFonts w:ascii="Consolas" w:hAnsi="Consolas" w:cs="Consolas"/>
          <w:color w:val="000000"/>
          <w:sz w:val="19"/>
          <w:szCs w:val="19"/>
        </w:rPr>
      </w:pPr>
      <w:ins w:id="779" w:author="David Conklin" w:date="2020-09-10T11:36:00Z">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ins>
    </w:p>
    <w:p w14:paraId="3D40E129" w14:textId="77777777" w:rsidR="007512E5" w:rsidRDefault="007512E5" w:rsidP="007512E5">
      <w:pPr>
        <w:autoSpaceDE w:val="0"/>
        <w:autoSpaceDN w:val="0"/>
        <w:adjustRightInd w:val="0"/>
        <w:ind w:firstLine="720"/>
        <w:rPr>
          <w:ins w:id="780" w:author="David Conklin" w:date="2020-09-10T11:37:00Z"/>
          <w:rFonts w:ascii="Consolas" w:hAnsi="Consolas" w:cs="Consolas"/>
          <w:color w:val="000000"/>
          <w:sz w:val="19"/>
          <w:szCs w:val="19"/>
        </w:rPr>
        <w:pPrChange w:id="781" w:author="David Conklin" w:date="2020-09-10T11:37:00Z">
          <w:pPr>
            <w:autoSpaceDE w:val="0"/>
            <w:autoSpaceDN w:val="0"/>
            <w:adjustRightInd w:val="0"/>
          </w:pPr>
        </w:pPrChange>
      </w:pPr>
      <w:ins w:id="782" w:author="David Conklin" w:date="2020-09-10T11:37:00Z">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ins>
    </w:p>
    <w:p w14:paraId="119932DC" w14:textId="70C62907" w:rsidR="007512E5" w:rsidRDefault="007E2AF3" w:rsidP="007E2AF3">
      <w:pPr>
        <w:autoSpaceDE w:val="0"/>
        <w:autoSpaceDN w:val="0"/>
        <w:adjustRightInd w:val="0"/>
        <w:rPr>
          <w:ins w:id="783" w:author="David Conklin" w:date="2020-09-10T14:51:00Z"/>
          <w:rFonts w:cstheme="minorHAnsi"/>
          <w:color w:val="000000"/>
        </w:rPr>
      </w:pPr>
      <w:ins w:id="784" w:author="David Conklin" w:date="2020-09-10T14:46:00Z">
        <w:r w:rsidRPr="007E2AF3">
          <w:rPr>
            <w:rFonts w:cstheme="minorHAnsi"/>
            <w:color w:val="000000"/>
            <w:rPrChange w:id="785" w:author="David Conklin" w:date="2020-09-10T14:47:00Z">
              <w:rPr>
                <w:rFonts w:ascii="Consolas" w:hAnsi="Consolas" w:cs="Consolas"/>
                <w:color w:val="000000"/>
                <w:sz w:val="19"/>
                <w:szCs w:val="19"/>
              </w:rPr>
            </w:rPrChange>
          </w:rPr>
          <w:t>The</w:t>
        </w:r>
      </w:ins>
      <w:ins w:id="786" w:author="David Conklin" w:date="2020-09-10T14:47:00Z">
        <w:r>
          <w:rPr>
            <w:rFonts w:cstheme="minorHAnsi"/>
            <w:color w:val="000000"/>
          </w:rPr>
          <w:t xml:space="preserve"> soil temperature parameter value is used for water ent</w:t>
        </w:r>
      </w:ins>
      <w:ins w:id="787" w:author="David Conklin" w:date="2020-09-10T14:48:00Z">
        <w:r>
          <w:rPr>
            <w:rFonts w:cstheme="minorHAnsi"/>
            <w:color w:val="000000"/>
          </w:rPr>
          <w:t>ering through the stream banks</w:t>
        </w:r>
      </w:ins>
      <w:ins w:id="788" w:author="David Conklin" w:date="2020-09-10T14:49:00Z">
        <w:r>
          <w:rPr>
            <w:rFonts w:cstheme="minorHAnsi"/>
            <w:color w:val="000000"/>
          </w:rPr>
          <w:t xml:space="preserve"> in the HBV submodel.  The reach water temperature is used </w:t>
        </w:r>
      </w:ins>
      <w:ins w:id="789" w:author="David Conklin" w:date="2020-09-10T14:50:00Z">
        <w:r>
          <w:rPr>
            <w:rFonts w:cstheme="minorHAnsi"/>
            <w:color w:val="000000"/>
          </w:rPr>
          <w:t>when initializing flow data in the absence of an IC file.</w:t>
        </w:r>
      </w:ins>
    </w:p>
    <w:p w14:paraId="4D4F2432" w14:textId="65B40D27" w:rsidR="007512E5" w:rsidRDefault="007E2AF3" w:rsidP="00BD69AE">
      <w:pPr>
        <w:autoSpaceDE w:val="0"/>
        <w:autoSpaceDN w:val="0"/>
        <w:adjustRightInd w:val="0"/>
        <w:rPr>
          <w:ins w:id="790" w:author="David Conklin" w:date="2020-09-11T18:30:00Z"/>
          <w:rFonts w:cstheme="minorHAnsi"/>
          <w:color w:val="000000"/>
        </w:rPr>
      </w:pPr>
      <w:ins w:id="791" w:author="David Conklin" w:date="2020-09-10T14:51:00Z">
        <w:r>
          <w:rPr>
            <w:rFonts w:cstheme="minorHAnsi"/>
            <w:color w:val="000000"/>
          </w:rPr>
          <w:tab/>
        </w:r>
      </w:ins>
      <w:ins w:id="792" w:author="David Conklin" w:date="2020-09-10T14:52:00Z">
        <w:r>
          <w:rPr>
            <w:rFonts w:cstheme="minorHAnsi"/>
            <w:color w:val="000000"/>
          </w:rPr>
          <w:t>Further elaboration of water temperature boundary conditions is necessary.  Water returns to str</w:t>
        </w:r>
      </w:ins>
      <w:ins w:id="793" w:author="David Conklin" w:date="2020-09-10T14:53:00Z">
        <w:r>
          <w:rPr>
            <w:rFonts w:cstheme="minorHAnsi"/>
            <w:color w:val="000000"/>
          </w:rPr>
          <w:t xml:space="preserve">eam reaches from municipal water systems at points of central discharge.  </w:t>
        </w:r>
      </w:ins>
      <w:ins w:id="794" w:author="David Conklin" w:date="2020-09-10T14:54:00Z">
        <w:r>
          <w:rPr>
            <w:rFonts w:cstheme="minorHAnsi"/>
            <w:color w:val="000000"/>
          </w:rPr>
          <w:t>Municipal d</w:t>
        </w:r>
      </w:ins>
      <w:ins w:id="795" w:author="David Conklin" w:date="2020-09-10T14:53:00Z">
        <w:r>
          <w:rPr>
            <w:rFonts w:cstheme="minorHAnsi"/>
            <w:color w:val="000000"/>
          </w:rPr>
          <w:t>ischarge water is typical</w:t>
        </w:r>
      </w:ins>
      <w:ins w:id="796" w:author="David Conklin" w:date="2020-09-10T14:54:00Z">
        <w:r>
          <w:rPr>
            <w:rFonts w:cstheme="minorHAnsi"/>
            <w:color w:val="000000"/>
          </w:rPr>
          <w:t xml:space="preserve">ly warmer than stream water, and its temperature may vary seasonally.  </w:t>
        </w:r>
      </w:ins>
      <w:ins w:id="797" w:author="David Conklin" w:date="2020-09-10T14:55:00Z">
        <w:r>
          <w:rPr>
            <w:rFonts w:cstheme="minorHAnsi"/>
            <w:color w:val="000000"/>
          </w:rPr>
          <w:t>The temperature of the water reaching the streams</w:t>
        </w:r>
      </w:ins>
      <w:ins w:id="798" w:author="David Conklin" w:date="2020-09-10T14:56:00Z">
        <w:r>
          <w:rPr>
            <w:rFonts w:cstheme="minorHAnsi"/>
            <w:color w:val="000000"/>
          </w:rPr>
          <w:t xml:space="preserve"> via the stream banks also varies seasonally (e.g. cold streams in spring from snow</w:t>
        </w:r>
      </w:ins>
      <w:ins w:id="799" w:author="David Conklin" w:date="2020-09-10T14:57:00Z">
        <w:r>
          <w:rPr>
            <w:rFonts w:cstheme="minorHAnsi"/>
            <w:color w:val="000000"/>
          </w:rPr>
          <w:t xml:space="preserve"> melt).  </w:t>
        </w:r>
      </w:ins>
      <w:ins w:id="800" w:author="David Conklin" w:date="2020-09-10T14:58:00Z">
        <w:r>
          <w:rPr>
            <w:rFonts w:cstheme="minorHAnsi"/>
            <w:color w:val="000000"/>
          </w:rPr>
          <w:t>A 2019 article by Leach and Moore in Water</w:t>
        </w:r>
      </w:ins>
      <w:ins w:id="801" w:author="David Conklin" w:date="2020-09-10T14:59:00Z">
        <w:r>
          <w:rPr>
            <w:rFonts w:cstheme="minorHAnsi"/>
            <w:color w:val="000000"/>
          </w:rPr>
          <w:t xml:space="preserve"> Resources Research provides some clues and further references for improving </w:t>
        </w:r>
      </w:ins>
      <w:ins w:id="802" w:author="David Conklin" w:date="2020-09-10T15:00:00Z">
        <w:r>
          <w:rPr>
            <w:rFonts w:cstheme="minorHAnsi"/>
            <w:color w:val="000000"/>
          </w:rPr>
          <w:t>the representation of the temperature of water entering via the stream banks.</w:t>
        </w:r>
      </w:ins>
    </w:p>
    <w:p w14:paraId="47698DD9" w14:textId="3773A143" w:rsidR="00933943" w:rsidRDefault="00933943" w:rsidP="00BD69AE">
      <w:pPr>
        <w:autoSpaceDE w:val="0"/>
        <w:autoSpaceDN w:val="0"/>
        <w:adjustRightInd w:val="0"/>
        <w:rPr>
          <w:ins w:id="803" w:author="David Conklin" w:date="2020-09-11T18:30:00Z"/>
          <w:rFonts w:cstheme="minorHAnsi"/>
          <w:color w:val="000000"/>
        </w:rPr>
      </w:pPr>
    </w:p>
    <w:p w14:paraId="69FE629A" w14:textId="6EBBB7D0" w:rsidR="00933943" w:rsidRDefault="00933943" w:rsidP="00933943">
      <w:pPr>
        <w:pStyle w:val="Heading2"/>
        <w:rPr>
          <w:ins w:id="804" w:author="David Conklin" w:date="2020-09-11T18:30:00Z"/>
        </w:rPr>
      </w:pPr>
      <w:bookmarkStart w:id="805" w:name="_Toc50800509"/>
      <w:ins w:id="806" w:author="David Conklin" w:date="2020-09-11T18:30:00Z">
        <w:r>
          <w:t>Thermal stratification in reservoirs</w:t>
        </w:r>
        <w:bookmarkEnd w:id="805"/>
      </w:ins>
    </w:p>
    <w:p w14:paraId="32878E0A" w14:textId="17C252C6" w:rsidR="00933943" w:rsidRDefault="00933943" w:rsidP="00933943">
      <w:pPr>
        <w:rPr>
          <w:ins w:id="807" w:author="David Conklin" w:date="2020-09-11T18:39:00Z"/>
        </w:rPr>
      </w:pPr>
      <w:ins w:id="808" w:author="David Conklin" w:date="2020-09-11T18:31:00Z">
        <w:r>
          <w:tab/>
          <w:t xml:space="preserve">Initially, </w:t>
        </w:r>
      </w:ins>
      <w:ins w:id="809" w:author="David Conklin" w:date="2020-09-11T18:32:00Z">
        <w:r>
          <w:t>for the purpose of simulating water temperature, reservoirs will be represented a</w:t>
        </w:r>
      </w:ins>
      <w:ins w:id="810" w:author="David Conklin" w:date="2020-09-11T18:33:00Z">
        <w:r>
          <w:t>s extremely large stream reaches characterized by a singl</w:t>
        </w:r>
      </w:ins>
      <w:ins w:id="811" w:author="David Conklin" w:date="2020-09-11T18:34:00Z">
        <w:r>
          <w:t>e uniform temperature.  Discharges wil be at that temperature.</w:t>
        </w:r>
      </w:ins>
      <w:ins w:id="812" w:author="David Conklin" w:date="2020-09-11T18:35:00Z">
        <w:r>
          <w:t xml:space="preserve">  This is an unfortunate oversimplification, because in reality </w:t>
        </w:r>
      </w:ins>
      <w:ins w:id="813" w:author="David Conklin" w:date="2020-09-11T18:36:00Z">
        <w:r>
          <w:t>temperature is a function of depth during</w:t>
        </w:r>
      </w:ins>
      <w:ins w:id="814" w:author="David Conklin" w:date="2020-09-11T18:37:00Z">
        <w:r>
          <w:t xml:space="preserve"> the summer, and the Army Corps of Engineers can manag</w:t>
        </w:r>
      </w:ins>
      <w:ins w:id="815" w:author="David Conklin" w:date="2020-09-11T18:38:00Z">
        <w:r>
          <w:t>e downstream water temperatures to some extant by choosing how much water to release from outlets at dif</w:t>
        </w:r>
      </w:ins>
      <w:ins w:id="816" w:author="David Conklin" w:date="2020-09-11T18:39:00Z">
        <w:r>
          <w:t>ferent depths.</w:t>
        </w:r>
      </w:ins>
    </w:p>
    <w:p w14:paraId="14EE31BA" w14:textId="13AD4886" w:rsidR="00933943" w:rsidRPr="00933943" w:rsidRDefault="00933943" w:rsidP="00933943">
      <w:pPr>
        <w:rPr>
          <w:ins w:id="817" w:author="David Conklin" w:date="2020-09-11T18:20:00Z"/>
          <w:rPrChange w:id="818" w:author="David Conklin" w:date="2020-09-11T18:30:00Z">
            <w:rPr>
              <w:ins w:id="819" w:author="David Conklin" w:date="2020-09-11T18:20:00Z"/>
            </w:rPr>
          </w:rPrChange>
        </w:rPr>
        <w:pPrChange w:id="820" w:author="David Conklin" w:date="2020-09-11T18:30:00Z">
          <w:pPr>
            <w:autoSpaceDE w:val="0"/>
            <w:autoSpaceDN w:val="0"/>
            <w:adjustRightInd w:val="0"/>
          </w:pPr>
        </w:pPrChange>
      </w:pPr>
      <w:ins w:id="821" w:author="David Conklin" w:date="2020-09-11T18:39:00Z">
        <w:r>
          <w:tab/>
          <w:t>The initial oversimplification is necessary due to the lack of ade</w:t>
        </w:r>
      </w:ins>
      <w:ins w:id="822" w:author="David Conklin" w:date="2020-09-11T18:40:00Z">
        <w:r>
          <w:t>quate (and adequately simple) algorithm</w:t>
        </w:r>
      </w:ins>
      <w:ins w:id="823" w:author="David Conklin" w:date="2020-09-11T18:41:00Z">
        <w:r>
          <w:t>s</w:t>
        </w:r>
      </w:ins>
      <w:ins w:id="824" w:author="David Conklin" w:date="2020-09-11T18:40:00Z">
        <w:r>
          <w:t xml:space="preserve"> for simulating</w:t>
        </w:r>
      </w:ins>
      <w:ins w:id="825" w:author="David Conklin" w:date="2020-09-11T18:41:00Z">
        <w:r>
          <w:t xml:space="preserve"> thermal stratification and for simulating USAC</w:t>
        </w:r>
      </w:ins>
      <w:ins w:id="826" w:author="David Conklin" w:date="2020-09-11T18:42:00Z">
        <w:r>
          <w:t>E’s daily operating decisions about how much water to release from different available outlets.</w:t>
        </w:r>
      </w:ins>
    </w:p>
    <w:p w14:paraId="0F0C7504" w14:textId="06FAADD9" w:rsidR="00933943" w:rsidRDefault="00933943" w:rsidP="00BD69AE">
      <w:pPr>
        <w:autoSpaceDE w:val="0"/>
        <w:autoSpaceDN w:val="0"/>
        <w:adjustRightInd w:val="0"/>
        <w:rPr>
          <w:ins w:id="827" w:author="David Conklin" w:date="2020-09-11T18:51:00Z"/>
          <w:rFonts w:cstheme="minorHAnsi"/>
          <w:color w:val="000000"/>
        </w:rPr>
      </w:pPr>
    </w:p>
    <w:p w14:paraId="59EC15E1" w14:textId="3140B8B7" w:rsidR="0009281D" w:rsidRDefault="0009281D" w:rsidP="0009281D">
      <w:pPr>
        <w:pStyle w:val="Heading2"/>
        <w:rPr>
          <w:ins w:id="828" w:author="David Conklin" w:date="2020-09-11T18:52:00Z"/>
        </w:rPr>
      </w:pPr>
      <w:bookmarkStart w:id="829" w:name="_Toc50800510"/>
      <w:ins w:id="830" w:author="David Conklin" w:date="2020-09-11T18:52:00Z">
        <w:r>
          <w:t>Thermal loading</w:t>
        </w:r>
        <w:bookmarkEnd w:id="829"/>
      </w:ins>
    </w:p>
    <w:p w14:paraId="1AFB1A5A" w14:textId="4EA9300E" w:rsidR="0009281D" w:rsidRDefault="0009281D" w:rsidP="0009281D">
      <w:pPr>
        <w:rPr>
          <w:ins w:id="831" w:author="David Conklin" w:date="2020-09-11T18:58:00Z"/>
        </w:rPr>
      </w:pPr>
      <w:ins w:id="832" w:author="David Conklin" w:date="2020-09-11T18:52:00Z">
        <w:r>
          <w:tab/>
        </w:r>
      </w:ins>
      <w:ins w:id="833" w:author="David Conklin" w:date="2020-09-11T18:53:00Z">
        <w:r>
          <w:t>A thermal loading algorithm wi</w:t>
        </w:r>
      </w:ins>
      <w:ins w:id="834" w:author="David Conklin" w:date="2020-09-11T18:54:00Z">
        <w:r>
          <w:t>ll be implemented in CW3M as part of the McKenzie Basin Wetlands Study.  The scope for th</w:t>
        </w:r>
      </w:ins>
      <w:ins w:id="835" w:author="David Conklin" w:date="2020-09-12T07:13:00Z">
        <w:r w:rsidR="00BE0D88">
          <w:t>e</w:t>
        </w:r>
      </w:ins>
      <w:ins w:id="836" w:author="David Conklin" w:date="2020-09-11T18:54:00Z">
        <w:r>
          <w:t xml:space="preserve"> study calls for r</w:t>
        </w:r>
      </w:ins>
      <w:ins w:id="837" w:author="David Conklin" w:date="2020-09-11T18:55:00Z">
        <w:r>
          <w:t>eplication in CW3M</w:t>
        </w:r>
      </w:ins>
      <w:ins w:id="838" w:author="David Conklin" w:date="2020-09-11T18:58:00Z">
        <w:r>
          <w:t>, to the extent that it is practical,</w:t>
        </w:r>
      </w:ins>
      <w:ins w:id="839" w:author="David Conklin" w:date="2020-09-11T18:55:00Z">
        <w:r>
          <w:t xml:space="preserve"> </w:t>
        </w:r>
        <w:r>
          <w:lastRenderedPageBreak/>
          <w:t>of the methods used in the Shade-a-lator model, part of</w:t>
        </w:r>
      </w:ins>
      <w:ins w:id="840" w:author="David Conklin" w:date="2020-09-11T18:56:00Z">
        <w:r>
          <w:t xml:space="preserve"> the Heat Source model.</w:t>
        </w:r>
      </w:ins>
      <w:ins w:id="841" w:author="David Conklin" w:date="2020-09-11T18:57:00Z">
        <w:r>
          <w:t xml:space="preserve">  Heat Source and Shade-a-lator are maintained by the Oregon Department of Environmental Quality.</w:t>
        </w:r>
      </w:ins>
    </w:p>
    <w:p w14:paraId="38E15765" w14:textId="5A28DD77" w:rsidR="00BE0D88" w:rsidRDefault="0009281D" w:rsidP="0009281D">
      <w:pPr>
        <w:rPr>
          <w:ins w:id="842" w:author="David Conklin" w:date="2020-09-12T08:46:00Z"/>
        </w:rPr>
      </w:pPr>
      <w:ins w:id="843" w:author="David Conklin" w:date="2020-09-11T18:58:00Z">
        <w:r>
          <w:tab/>
        </w:r>
      </w:ins>
      <w:ins w:id="844" w:author="David Conklin" w:date="2020-09-11T18:59:00Z">
        <w:r>
          <w:t xml:space="preserve">For CW3M, </w:t>
        </w:r>
      </w:ins>
      <w:ins w:id="845" w:author="David Conklin" w:date="2020-09-11T19:00:00Z">
        <w:r>
          <w:t>t</w:t>
        </w:r>
      </w:ins>
      <w:ins w:id="846" w:author="David Conklin" w:date="2020-09-11T18:59:00Z">
        <w:r>
          <w:t>he relevant output of Shade-a-lator</w:t>
        </w:r>
      </w:ins>
      <w:ins w:id="847" w:author="David Conklin" w:date="2020-09-11T19:00:00Z">
        <w:r>
          <w:t xml:space="preserve"> is the </w:t>
        </w:r>
      </w:ins>
      <w:ins w:id="848" w:author="David Conklin" w:date="2020-09-11T19:02:00Z">
        <w:r>
          <w:t>thermal load in kcal/day</w:t>
        </w:r>
      </w:ins>
      <w:ins w:id="849" w:author="David Conklin" w:date="2020-09-11T19:03:00Z">
        <w:r>
          <w:t xml:space="preserve"> of insolation on specific stream segments. </w:t>
        </w:r>
      </w:ins>
      <w:ins w:id="850" w:author="David Conklin" w:date="2020-09-12T07:13:00Z">
        <w:r w:rsidR="00BE0D88">
          <w:t xml:space="preserve"> Shade-a-lat</w:t>
        </w:r>
      </w:ins>
      <w:ins w:id="851" w:author="David Conklin" w:date="2020-09-12T07:14:00Z">
        <w:r w:rsidR="00BE0D88">
          <w:t xml:space="preserve">or calculates the kcal/day figure for each </w:t>
        </w:r>
      </w:ins>
      <w:ins w:id="852" w:author="David Conklin" w:date="2020-09-12T07:15:00Z">
        <w:r w:rsidR="00BE0D88">
          <w:t>“</w:t>
        </w:r>
      </w:ins>
      <w:ins w:id="853" w:author="David Conklin" w:date="2020-09-12T07:14:00Z">
        <w:r w:rsidR="00BE0D88">
          <w:t>node”</w:t>
        </w:r>
      </w:ins>
      <w:ins w:id="854" w:author="David Conklin" w:date="2020-09-12T07:15:00Z">
        <w:r w:rsidR="00BE0D88">
          <w:t xml:space="preserve"> along a stream; nodes are typically 25 meters apart.  </w:t>
        </w:r>
      </w:ins>
      <w:ins w:id="855" w:author="David Conklin" w:date="2020-09-12T08:47:00Z">
        <w:r w:rsidR="00BE0D88">
          <w:t xml:space="preserve">A single node is characterized by elevation, aspect, </w:t>
        </w:r>
      </w:ins>
      <w:ins w:id="856" w:author="David Conklin" w:date="2020-09-12T08:48:00Z">
        <w:r w:rsidR="00BE0D88">
          <w:t>stream width, right and left bank vegetation height and density, and topographic shading.</w:t>
        </w:r>
      </w:ins>
    </w:p>
    <w:p w14:paraId="59B2BF8F" w14:textId="77777777" w:rsidR="00BE0D88" w:rsidRDefault="00BE0D88" w:rsidP="00BE0D88">
      <w:pPr>
        <w:ind w:firstLine="720"/>
        <w:rPr>
          <w:ins w:id="857" w:author="David Conklin" w:date="2020-09-12T08:54:00Z"/>
        </w:rPr>
      </w:pPr>
      <w:ins w:id="858" w:author="David Conklin" w:date="2020-09-12T07:15:00Z">
        <w:r>
          <w:t>CW3M di</w:t>
        </w:r>
      </w:ins>
      <w:ins w:id="859" w:author="David Conklin" w:date="2020-09-12T07:16:00Z">
        <w:r>
          <w:t>vides streams up into reaches</w:t>
        </w:r>
      </w:ins>
      <w:ins w:id="860" w:author="David Conklin" w:date="2020-09-12T07:18:00Z">
        <w:r>
          <w:t xml:space="preserve"> from the National Hydrography Dataset, and subdivides </w:t>
        </w:r>
      </w:ins>
      <w:ins w:id="861" w:author="David Conklin" w:date="2020-09-12T07:19:00Z">
        <w:r>
          <w:t>the reaches into subreaches.  Within a reach, subreaches are of equal length and no longer than 100</w:t>
        </w:r>
      </w:ins>
      <w:ins w:id="862" w:author="David Conklin" w:date="2020-09-12T07:20:00Z">
        <w:r>
          <w:t xml:space="preserve">0 meters. </w:t>
        </w:r>
      </w:ins>
      <w:ins w:id="863" w:author="David Conklin" w:date="2020-09-12T08:49:00Z">
        <w:r>
          <w:t xml:space="preserve"> Reaches are represente</w:t>
        </w:r>
      </w:ins>
      <w:ins w:id="864" w:author="David Conklin" w:date="2020-09-12T08:50:00Z">
        <w:r>
          <w:t>d by a series of points; conc</w:t>
        </w:r>
      </w:ins>
      <w:ins w:id="865" w:author="David Conklin" w:date="2020-09-12T08:51:00Z">
        <w:r>
          <w:t xml:space="preserve">eptually, the stream flows from point to point.  Importantly, the points are not equally spaced and are not collinear.  </w:t>
        </w:r>
      </w:ins>
      <w:ins w:id="866" w:author="David Conklin" w:date="2020-09-12T08:52:00Z">
        <w:r>
          <w:t>Some reaches are curved, and are represented by relatively many closely-spaced points</w:t>
        </w:r>
      </w:ins>
      <w:ins w:id="867" w:author="David Conklin" w:date="2020-09-12T08:53:00Z">
        <w:r>
          <w:t>.  Other reaches are straighter, and are represented by fewer points spaced farther apart.</w:t>
        </w:r>
      </w:ins>
      <w:ins w:id="868" w:author="David Conklin" w:date="2020-09-12T08:54:00Z">
        <w:r>
          <w:t xml:space="preserve">  </w:t>
        </w:r>
      </w:ins>
    </w:p>
    <w:p w14:paraId="5E19BD6E" w14:textId="7794A871" w:rsidR="00BE0D88" w:rsidRDefault="00BE0D88" w:rsidP="00BE0D88">
      <w:pPr>
        <w:ind w:firstLine="720"/>
        <w:rPr>
          <w:ins w:id="869" w:author="David Conklin" w:date="2020-09-12T09:15:00Z"/>
        </w:rPr>
      </w:pPr>
      <w:ins w:id="870" w:author="David Conklin" w:date="2020-09-12T08:55:00Z">
        <w:r>
          <w:t>CW3M represents the McKenzie system with 1,047 reaches of average length 1,781 meters</w:t>
        </w:r>
      </w:ins>
      <w:ins w:id="871" w:author="David Conklin" w:date="2020-09-12T08:56:00Z">
        <w:r>
          <w:t>.  The longest reach is 9,010 meters; the shortest is just 6 meter</w:t>
        </w:r>
      </w:ins>
      <w:ins w:id="872" w:author="David Conklin" w:date="2020-09-12T08:57:00Z">
        <w:r>
          <w:t>s.</w:t>
        </w:r>
      </w:ins>
      <w:ins w:id="873" w:author="David Conklin" w:date="2020-09-12T09:04:00Z">
        <w:r>
          <w:t xml:space="preserve">  The Reach_McKenzie.shp file which stores the points which define the reaches is 6</w:t>
        </w:r>
      </w:ins>
      <w:ins w:id="874" w:author="David Conklin" w:date="2020-09-12T09:05:00Z">
        <w:r>
          <w:t>,361,228 bytes long, an average of 6,076 bytes per reach.  Ev</w:t>
        </w:r>
      </w:ins>
      <w:ins w:id="875" w:author="David Conklin" w:date="2020-09-12T09:06:00Z">
        <w:r>
          <w:t xml:space="preserve">en if each point required as many as 100 bytes of storage, that would be an average of 61 points per reach and </w:t>
        </w:r>
      </w:ins>
      <w:ins w:id="876" w:author="David Conklin" w:date="2020-09-12T09:07:00Z">
        <w:r>
          <w:t>a total of 63 thousand points</w:t>
        </w:r>
      </w:ins>
      <w:ins w:id="877" w:author="David Conklin" w:date="2020-09-12T09:08:00Z">
        <w:r>
          <w:t xml:space="preserve">, representing more than 60 thousand </w:t>
        </w:r>
      </w:ins>
      <w:ins w:id="878" w:author="David Conklin" w:date="2020-09-12T09:11:00Z">
        <w:r>
          <w:t xml:space="preserve">straight </w:t>
        </w:r>
      </w:ins>
      <w:ins w:id="879" w:author="David Conklin" w:date="2020-09-12T09:08:00Z">
        <w:r>
          <w:t xml:space="preserve">stream segments averaging </w:t>
        </w:r>
      </w:ins>
      <w:ins w:id="880" w:author="David Conklin" w:date="2020-09-12T09:11:00Z">
        <w:r>
          <w:t>about 30 meters in length.</w:t>
        </w:r>
      </w:ins>
      <w:ins w:id="881" w:author="David Conklin" w:date="2020-09-12T07:20:00Z">
        <w:r>
          <w:t xml:space="preserve"> </w:t>
        </w:r>
      </w:ins>
      <w:ins w:id="882" w:author="David Conklin" w:date="2020-09-12T09:32:00Z">
        <w:r w:rsidR="0056152A">
          <w:t xml:space="preserve">  Double precision floating po</w:t>
        </w:r>
      </w:ins>
      <w:ins w:id="883" w:author="David Conklin" w:date="2020-09-12T09:33:00Z">
        <w:r w:rsidR="0056152A">
          <w:t>int numbers require 8 bytes of storage, so 3 coordinates, if stored as double precision floating point numbe</w:t>
        </w:r>
      </w:ins>
      <w:ins w:id="884" w:author="David Conklin" w:date="2020-09-12T09:34:00Z">
        <w:r w:rsidR="0056152A">
          <w:t>rs, would require only 24 bytes.  So it is likely that each point takes up much</w:t>
        </w:r>
      </w:ins>
      <w:ins w:id="885" w:author="David Conklin" w:date="2020-09-12T09:35:00Z">
        <w:r w:rsidR="0056152A">
          <w:t xml:space="preserve"> less than 100 bytes, and that hence there are many more than 63 thousand points altogether</w:t>
        </w:r>
      </w:ins>
      <w:ins w:id="886" w:author="David Conklin" w:date="2020-09-12T09:43:00Z">
        <w:r w:rsidR="0056152A">
          <w:t>, with an average distance between them of much less than 30 meters.</w:t>
        </w:r>
      </w:ins>
    </w:p>
    <w:p w14:paraId="2B1AB5D7" w14:textId="6A0B1EEB" w:rsidR="00BE0D88" w:rsidRDefault="00BE0D88" w:rsidP="00BE0D88">
      <w:pPr>
        <w:ind w:firstLine="720"/>
        <w:rPr>
          <w:ins w:id="887" w:author="David Conklin" w:date="2020-09-12T08:49:00Z"/>
        </w:rPr>
      </w:pPr>
      <w:ins w:id="888" w:author="David Conklin" w:date="2020-09-12T09:15:00Z">
        <w:r>
          <w:t>Short, straight stream segments correspond to the nodes used in Shade-a-lator, as they</w:t>
        </w:r>
      </w:ins>
      <w:ins w:id="889" w:author="David Conklin" w:date="2020-09-12T09:16:00Z">
        <w:r>
          <w:t xml:space="preserve"> can be characterized by single values for elevation, aspect, stream width, and vegetation characteristics.</w:t>
        </w:r>
      </w:ins>
      <w:ins w:id="890" w:author="David Conklin" w:date="2020-09-12T09:17:00Z">
        <w:r>
          <w:t xml:space="preserve">  Elevation and aspect can be calculated fro</w:t>
        </w:r>
      </w:ins>
      <w:ins w:id="891" w:author="David Conklin" w:date="2020-09-12T09:18:00Z">
        <w:r>
          <w:t>m the 3D coordinates of the points themselves.  Other values, e.g. vege</w:t>
        </w:r>
      </w:ins>
      <w:ins w:id="892" w:author="David Conklin" w:date="2020-09-12T09:19:00Z">
        <w:r>
          <w:t xml:space="preserve">tation characteristics, are available from the IDUs </w:t>
        </w:r>
      </w:ins>
      <w:ins w:id="893" w:author="David Conklin" w:date="2020-09-12T09:20:00Z">
        <w:r>
          <w:t>within which the stream segments are situated.  S</w:t>
        </w:r>
      </w:ins>
      <w:ins w:id="894" w:author="David Conklin" w:date="2020-09-12T09:21:00Z">
        <w:r>
          <w:t xml:space="preserve">ince there are only 16,883 IDUs, </w:t>
        </w:r>
      </w:ins>
      <w:ins w:id="895" w:author="David Conklin" w:date="2020-09-12T09:22:00Z">
        <w:r>
          <w:t xml:space="preserve">the values derived from the IDUs would necessarily apply, on average, to about 4 contiguous </w:t>
        </w:r>
      </w:ins>
      <w:ins w:id="896" w:author="David Conklin" w:date="2020-09-12T09:23:00Z">
        <w:r>
          <w:t xml:space="preserve">stream </w:t>
        </w:r>
      </w:ins>
      <w:ins w:id="897" w:author="David Conklin" w:date="2020-09-12T09:22:00Z">
        <w:r>
          <w:t>segment</w:t>
        </w:r>
      </w:ins>
      <w:ins w:id="898" w:author="David Conklin" w:date="2020-09-12T09:23:00Z">
        <w:r>
          <w:t>s.</w:t>
        </w:r>
      </w:ins>
      <w:ins w:id="899" w:author="David Conklin" w:date="2020-09-12T09:41:00Z">
        <w:r w:rsidR="0056152A">
          <w:t xml:space="preserve">  On sharply curved reaches with closely spaced points,</w:t>
        </w:r>
      </w:ins>
      <w:ins w:id="900" w:author="David Conklin" w:date="2020-09-12T09:42:00Z">
        <w:r w:rsidR="0056152A">
          <w:t xml:space="preserve"> the same IDU-derived values would apply to many such contiguous segments.</w:t>
        </w:r>
      </w:ins>
    </w:p>
    <w:p w14:paraId="014F1D42" w14:textId="53222FBD" w:rsidR="0056152A" w:rsidRDefault="0056152A" w:rsidP="00BE0D88">
      <w:pPr>
        <w:ind w:firstLine="720"/>
        <w:rPr>
          <w:ins w:id="901" w:author="David Conklin" w:date="2020-09-12T09:54:00Z"/>
        </w:rPr>
      </w:pPr>
      <w:ins w:id="902" w:author="David Conklin" w:date="2020-09-12T09:49:00Z">
        <w:r>
          <w:t>Since the aim is to reproduce the Shade-a-lator results as much as is practical, we propose to create a</w:t>
        </w:r>
      </w:ins>
      <w:ins w:id="903" w:author="David Conklin" w:date="2020-09-12T09:50:00Z">
        <w:r>
          <w:t>n additional GIS data layer, similar to the reach layer but more</w:t>
        </w:r>
      </w:ins>
      <w:ins w:id="904" w:author="David Conklin" w:date="2020-09-12T09:51:00Z">
        <w:r>
          <w:t xml:space="preserve"> detailed spatially.  Since the terms “sub</w:t>
        </w:r>
      </w:ins>
      <w:ins w:id="905" w:author="David Conklin" w:date="2020-09-12T09:52:00Z">
        <w:r>
          <w:t>reach” and “subnode” have already been used in the CW3M code base to refer to the equal length piec</w:t>
        </w:r>
      </w:ins>
      <w:ins w:id="906" w:author="David Conklin" w:date="2020-09-12T09:53:00Z">
        <w:r>
          <w:t>es of each reach used in the flow calculations, we’ll call this new layer the “stream segment” layer</w:t>
        </w:r>
      </w:ins>
      <w:ins w:id="907" w:author="David Conklin" w:date="2020-09-12T09:54:00Z">
        <w:r>
          <w:t>.  Its characteristics are:</w:t>
        </w:r>
      </w:ins>
    </w:p>
    <w:p w14:paraId="73BB0EEE" w14:textId="0F031E78" w:rsidR="0056152A" w:rsidRDefault="0056152A" w:rsidP="0056152A">
      <w:pPr>
        <w:pStyle w:val="ListParagraph"/>
        <w:numPr>
          <w:ilvl w:val="0"/>
          <w:numId w:val="1"/>
        </w:numPr>
        <w:rPr>
          <w:ins w:id="908" w:author="David Conklin" w:date="2020-09-12T09:55:00Z"/>
        </w:rPr>
        <w:pPrChange w:id="909" w:author="David Conklin" w:date="2020-09-12T10:13:00Z">
          <w:pPr>
            <w:ind w:firstLine="720"/>
          </w:pPr>
        </w:pPrChange>
      </w:pPr>
      <w:ins w:id="910" w:author="David Conklin" w:date="2020-09-12T09:55:00Z">
        <w:r>
          <w:t>segments are subdivisions of reaches</w:t>
        </w:r>
      </w:ins>
    </w:p>
    <w:p w14:paraId="36F79A36" w14:textId="61F21CD5" w:rsidR="0056152A" w:rsidRDefault="0056152A" w:rsidP="0056152A">
      <w:pPr>
        <w:pStyle w:val="ListParagraph"/>
        <w:numPr>
          <w:ilvl w:val="0"/>
          <w:numId w:val="1"/>
        </w:numPr>
        <w:rPr>
          <w:ins w:id="911" w:author="David Conklin" w:date="2020-09-12T09:57:00Z"/>
        </w:rPr>
        <w:pPrChange w:id="912" w:author="David Conklin" w:date="2020-09-12T10:13:00Z">
          <w:pPr/>
        </w:pPrChange>
      </w:pPr>
      <w:ins w:id="913" w:author="David Conklin" w:date="2020-09-12T09:56:00Z">
        <w:r>
          <w:t>segments are straight and defined by just 2 points, the end</w:t>
        </w:r>
      </w:ins>
      <w:ins w:id="914" w:author="David Conklin" w:date="2020-09-12T09:57:00Z">
        <w:r>
          <w:t>points</w:t>
        </w:r>
      </w:ins>
      <w:ins w:id="915" w:author="David Conklin" w:date="2020-09-12T09:58:00Z">
        <w:r>
          <w:t>, which are themselves points from the reach of which the segment is a part</w:t>
        </w:r>
      </w:ins>
    </w:p>
    <w:p w14:paraId="434B0603" w14:textId="7AF12F16" w:rsidR="0056152A" w:rsidRDefault="0056152A" w:rsidP="0056152A">
      <w:pPr>
        <w:pStyle w:val="ListParagraph"/>
        <w:numPr>
          <w:ilvl w:val="0"/>
          <w:numId w:val="1"/>
        </w:numPr>
        <w:rPr>
          <w:ins w:id="916" w:author="David Conklin" w:date="2020-09-12T09:59:00Z"/>
        </w:rPr>
        <w:pPrChange w:id="917" w:author="David Conklin" w:date="2020-09-12T10:13:00Z">
          <w:pPr/>
        </w:pPrChange>
      </w:pPr>
      <w:ins w:id="918" w:author="David Conklin" w:date="2020-09-12T09:57:00Z">
        <w:r>
          <w:t>segments are not less than 25 meters in length</w:t>
        </w:r>
      </w:ins>
      <w:ins w:id="919" w:author="David Conklin" w:date="2020-09-12T09:58:00Z">
        <w:r>
          <w:t>, except</w:t>
        </w:r>
      </w:ins>
      <w:ins w:id="920" w:author="David Conklin" w:date="2020-09-12T09:59:00Z">
        <w:r>
          <w:t xml:space="preserve"> when the reach itself is less than 25 m long</w:t>
        </w:r>
      </w:ins>
    </w:p>
    <w:p w14:paraId="1BB9325A" w14:textId="638893BC" w:rsidR="0056152A" w:rsidRDefault="0056152A" w:rsidP="0056152A">
      <w:pPr>
        <w:pStyle w:val="ListParagraph"/>
        <w:numPr>
          <w:ilvl w:val="0"/>
          <w:numId w:val="1"/>
        </w:numPr>
        <w:rPr>
          <w:ins w:id="921" w:author="David Conklin" w:date="2020-09-12T10:36:00Z"/>
        </w:rPr>
      </w:pPr>
      <w:ins w:id="922" w:author="David Conklin" w:date="2020-09-12T09:59:00Z">
        <w:r>
          <w:t>s</w:t>
        </w:r>
      </w:ins>
      <w:ins w:id="923" w:author="David Conklin" w:date="2020-09-12T10:00:00Z">
        <w:r>
          <w:t>egment attributes include midpoint elevation, aspect</w:t>
        </w:r>
      </w:ins>
      <w:ins w:id="924" w:author="David Conklin" w:date="2020-09-12T10:01:00Z">
        <w:r>
          <w:t>, slope, and topograph</w:t>
        </w:r>
      </w:ins>
      <w:ins w:id="925" w:author="David Conklin" w:date="2020-09-12T10:02:00Z">
        <w:r>
          <w:t xml:space="preserve">ic shading, </w:t>
        </w:r>
      </w:ins>
      <w:ins w:id="926" w:author="David Conklin" w:date="2020-09-12T10:01:00Z">
        <w:r>
          <w:t>all derived from the reach file</w:t>
        </w:r>
      </w:ins>
      <w:ins w:id="927" w:author="David Conklin" w:date="2020-09-12T10:02:00Z">
        <w:r>
          <w:t xml:space="preserve"> and digital elevation map</w:t>
        </w:r>
      </w:ins>
    </w:p>
    <w:p w14:paraId="09987A41" w14:textId="2B3AB46A" w:rsidR="00EB51AF" w:rsidRDefault="00EB51AF" w:rsidP="0056152A">
      <w:pPr>
        <w:pStyle w:val="ListParagraph"/>
        <w:numPr>
          <w:ilvl w:val="0"/>
          <w:numId w:val="1"/>
        </w:numPr>
        <w:rPr>
          <w:ins w:id="928" w:author="David Conklin" w:date="2020-09-12T10:01:00Z"/>
        </w:rPr>
        <w:pPrChange w:id="929" w:author="David Conklin" w:date="2020-09-12T10:13:00Z">
          <w:pPr/>
        </w:pPrChange>
      </w:pPr>
      <w:ins w:id="930" w:author="David Conklin" w:date="2020-09-12T10:36:00Z">
        <w:r>
          <w:t xml:space="preserve">each </w:t>
        </w:r>
      </w:ins>
      <w:ins w:id="931" w:author="David Conklin" w:date="2020-09-12T10:37:00Z">
        <w:r>
          <w:t>of the two stream banks for each segment is associated with an IDU</w:t>
        </w:r>
      </w:ins>
      <w:ins w:id="932" w:author="David Conklin" w:date="2020-09-12T10:38:00Z">
        <w:r>
          <w:t xml:space="preserve">, which may be the same IDU for both </w:t>
        </w:r>
      </w:ins>
      <w:ins w:id="933" w:author="David Conklin" w:date="2020-09-12T10:39:00Z">
        <w:r>
          <w:t>banks; since segments may cross more than one IDU, a rule w</w:t>
        </w:r>
      </w:ins>
      <w:ins w:id="934" w:author="David Conklin" w:date="2020-09-12T10:40:00Z">
        <w:r>
          <w:t>ill have to be devised to pick the IDU most characteristic of the stream bank, when there is more than one</w:t>
        </w:r>
      </w:ins>
    </w:p>
    <w:p w14:paraId="565B4F62" w14:textId="10ECBC22" w:rsidR="0009281D" w:rsidRDefault="0056152A" w:rsidP="0056152A">
      <w:pPr>
        <w:pStyle w:val="ListParagraph"/>
        <w:numPr>
          <w:ilvl w:val="0"/>
          <w:numId w:val="1"/>
        </w:numPr>
        <w:rPr>
          <w:ins w:id="935" w:author="David Conklin" w:date="2020-09-12T10:04:00Z"/>
        </w:rPr>
        <w:pPrChange w:id="936" w:author="David Conklin" w:date="2020-09-12T10:13:00Z">
          <w:pPr/>
        </w:pPrChange>
      </w:pPr>
      <w:ins w:id="937" w:author="David Conklin" w:date="2020-09-12T10:01:00Z">
        <w:r>
          <w:t>additional s</w:t>
        </w:r>
      </w:ins>
      <w:ins w:id="938" w:author="David Conklin" w:date="2020-09-12T10:02:00Z">
        <w:r>
          <w:t>egment attributes are derive</w:t>
        </w:r>
      </w:ins>
      <w:ins w:id="939" w:author="David Conklin" w:date="2020-09-12T10:03:00Z">
        <w:r>
          <w:t xml:space="preserve">d from the IDUs which the segment traverses, and include vegetation </w:t>
        </w:r>
      </w:ins>
      <w:ins w:id="940" w:author="David Conklin" w:date="2020-09-12T10:04:00Z">
        <w:r>
          <w:t>type, height, and density or some other characterization of vegetative shading</w:t>
        </w:r>
      </w:ins>
    </w:p>
    <w:p w14:paraId="0A8BD60C" w14:textId="6F399F45" w:rsidR="0056152A" w:rsidRDefault="0056152A" w:rsidP="0056152A">
      <w:pPr>
        <w:pStyle w:val="ListParagraph"/>
        <w:numPr>
          <w:ilvl w:val="0"/>
          <w:numId w:val="1"/>
        </w:numPr>
        <w:rPr>
          <w:ins w:id="941" w:author="David Conklin" w:date="2020-09-12T10:06:00Z"/>
        </w:rPr>
        <w:pPrChange w:id="942" w:author="David Conklin" w:date="2020-09-12T10:13:00Z">
          <w:pPr/>
        </w:pPrChange>
      </w:pPr>
      <w:ins w:id="943" w:author="David Conklin" w:date="2020-09-12T10:04:00Z">
        <w:r>
          <w:lastRenderedPageBreak/>
          <w:t>add</w:t>
        </w:r>
      </w:ins>
      <w:ins w:id="944" w:author="David Conklin" w:date="2020-09-12T10:05:00Z">
        <w:r>
          <w:t>itional attributes may be necessary to satisfy the data requirements of the Shade-a-lator algorithms (e.g. to calculate ban</w:t>
        </w:r>
      </w:ins>
      <w:ins w:id="945" w:author="David Conklin" w:date="2020-09-12T10:06:00Z">
        <w:r>
          <w:t>k shading)</w:t>
        </w:r>
      </w:ins>
      <w:ins w:id="946" w:author="David Conklin" w:date="2020-09-12T10:41:00Z">
        <w:r w:rsidR="00EB51AF">
          <w:t>, for example channel width under base flow conditions</w:t>
        </w:r>
      </w:ins>
    </w:p>
    <w:p w14:paraId="2B2AAB6B" w14:textId="67F76801" w:rsidR="0056152A" w:rsidRDefault="0056152A" w:rsidP="0056152A">
      <w:pPr>
        <w:rPr>
          <w:ins w:id="947" w:author="David Conklin" w:date="2020-09-12T10:43:00Z"/>
        </w:rPr>
      </w:pPr>
      <w:ins w:id="948" w:author="David Conklin" w:date="2020-09-12T10:06:00Z">
        <w:r>
          <w:t>The stream segment layer would thus consi</w:t>
        </w:r>
      </w:ins>
      <w:ins w:id="949" w:author="David Conklin" w:date="2020-09-12T10:07:00Z">
        <w:r>
          <w:t>st of simple straight line segment, generally at least 25 meters in length, defined by points already present in the reach layer</w:t>
        </w:r>
      </w:ins>
      <w:ins w:id="950" w:author="David Conklin" w:date="2020-09-12T10:08:00Z">
        <w:r>
          <w:t>.  Reaches would decompose into one or more continuous segments.  S</w:t>
        </w:r>
      </w:ins>
      <w:ins w:id="951" w:author="David Conklin" w:date="2020-09-12T10:09:00Z">
        <w:r>
          <w:t xml:space="preserve">egments would be in a many-to-one relationship with reaches.  Segments would be the unit of computation for the </w:t>
        </w:r>
      </w:ins>
      <w:ins w:id="952" w:author="David Conklin" w:date="2020-09-12T10:10:00Z">
        <w:r>
          <w:t>Shade-a-lator—like thermal loading calculations.</w:t>
        </w:r>
      </w:ins>
    </w:p>
    <w:p w14:paraId="195DCD13" w14:textId="0A53A232" w:rsidR="00EB51AF" w:rsidRPr="0009281D" w:rsidRDefault="00EB51AF" w:rsidP="0056152A">
      <w:pPr>
        <w:rPr>
          <w:ins w:id="953" w:author="David Conklin" w:date="2020-09-11T17:40:00Z"/>
          <w:rPrChange w:id="954" w:author="David Conklin" w:date="2020-09-11T18:52:00Z">
            <w:rPr>
              <w:ins w:id="955" w:author="David Conklin" w:date="2020-09-11T17:40:00Z"/>
            </w:rPr>
          </w:rPrChange>
        </w:rPr>
        <w:pPrChange w:id="956" w:author="David Conklin" w:date="2020-09-12T09:55:00Z">
          <w:pPr>
            <w:autoSpaceDE w:val="0"/>
            <w:autoSpaceDN w:val="0"/>
            <w:adjustRightInd w:val="0"/>
          </w:pPr>
        </w:pPrChange>
      </w:pPr>
      <w:ins w:id="957" w:author="David Conklin" w:date="2020-09-12T10:43:00Z">
        <w:r>
          <w:tab/>
          <w:t>Some of the data needed for the thermal loading calculations will</w:t>
        </w:r>
      </w:ins>
      <w:ins w:id="958" w:author="David Conklin" w:date="2020-09-12T10:44:00Z">
        <w:r>
          <w:t xml:space="preserve"> be constant and can be precalculated offline, for example topographic shading chara</w:t>
        </w:r>
      </w:ins>
      <w:ins w:id="959" w:author="David Conklin" w:date="2020-09-12T10:45:00Z">
        <w:r>
          <w:t xml:space="preserve">cteristics.  Other data </w:t>
        </w:r>
      </w:ins>
      <w:ins w:id="960" w:author="David Conklin" w:date="2020-09-12T10:46:00Z">
        <w:r>
          <w:t>may</w:t>
        </w:r>
      </w:ins>
      <w:ins w:id="961" w:author="David Conklin" w:date="2020-09-12T10:45:00Z">
        <w:r>
          <w:t xml:space="preserve"> change seasonally (vegetation density)</w:t>
        </w:r>
      </w:ins>
      <w:ins w:id="962" w:author="David Conklin" w:date="2020-09-12T10:46:00Z">
        <w:r>
          <w:t xml:space="preserve"> or interannually (tree height)</w:t>
        </w:r>
      </w:ins>
      <w:ins w:id="963" w:author="David Conklin" w:date="2020-09-12T10:47:00Z">
        <w:r>
          <w:t xml:space="preserve">.  </w:t>
        </w:r>
      </w:ins>
      <w:ins w:id="964" w:author="David Conklin" w:date="2020-09-12T10:49:00Z">
        <w:r>
          <w:t>Insolation</w:t>
        </w:r>
      </w:ins>
      <w:ins w:id="965" w:author="David Conklin" w:date="2020-09-12T10:47:00Z">
        <w:r>
          <w:t xml:space="preserve"> is also dependent on the</w:t>
        </w:r>
      </w:ins>
      <w:ins w:id="966" w:author="David Conklin" w:date="2020-09-12T10:49:00Z">
        <w:r>
          <w:t xml:space="preserve"> season and the</w:t>
        </w:r>
      </w:ins>
      <w:ins w:id="967" w:author="David Conklin" w:date="2020-09-12T10:47:00Z">
        <w:r>
          <w:t xml:space="preserve"> weather</w:t>
        </w:r>
      </w:ins>
      <w:ins w:id="968" w:author="David Conklin" w:date="2020-09-12T10:48:00Z">
        <w:r>
          <w:t>.  Accordingly, the thermal loading calculation will be added to the daily calculation of stream flow for each reach</w:t>
        </w:r>
      </w:ins>
      <w:ins w:id="969" w:author="David Conklin" w:date="2020-09-12T10:46:00Z">
        <w:r>
          <w:t xml:space="preserve"> </w:t>
        </w:r>
      </w:ins>
    </w:p>
    <w:p w14:paraId="4873A026" w14:textId="6DD5A45E" w:rsidR="002C16CA" w:rsidDel="00933943" w:rsidRDefault="002C16CA" w:rsidP="00BD69AE">
      <w:pPr>
        <w:pStyle w:val="Heading2"/>
        <w:rPr>
          <w:del w:id="970" w:author="David Conklin" w:date="2020-09-11T18:18:00Z"/>
        </w:rPr>
        <w:pPrChange w:id="971" w:author="David Conklin" w:date="2020-09-11T17:40:00Z">
          <w:pPr>
            <w:pStyle w:val="Heading1"/>
          </w:pPr>
        </w:pPrChange>
      </w:pPr>
      <w:del w:id="972" w:author="David Conklin" w:date="2020-09-11T18:18:00Z">
        <w:r w:rsidDel="00933943">
          <w:delText>Estimating the rate of flow in a stream reach</w:delText>
        </w:r>
      </w:del>
    </w:p>
    <w:p w14:paraId="1F5313E2" w14:textId="2A2F82F8" w:rsidR="002C16CA" w:rsidDel="00933943" w:rsidRDefault="002C16CA" w:rsidP="005F7F6C">
      <w:pPr>
        <w:ind w:firstLine="720"/>
        <w:rPr>
          <w:del w:id="973" w:author="David Conklin" w:date="2020-09-11T18:18:00Z"/>
        </w:rPr>
      </w:pPr>
      <w:del w:id="974" w:author="David Conklin" w:date="2020-09-11T18:18:00Z">
        <w:r w:rsidDel="00933943">
          <w:delText xml:space="preserve">CW3M uses a kinematic wave algorithm to estimate the average daily flow rate in each subreach and reach.  Each reach is represented as an ordered set of </w:delText>
        </w:r>
        <w:r w:rsidR="00327CA3" w:rsidDel="00933943">
          <w:delText xml:space="preserve">equal length subreaches.  The maximum subnode length is specified in meters in the Flow XML file in the </w:delText>
        </w:r>
        <w:r w:rsidR="00327CA3" w:rsidRPr="00A06758" w:rsidDel="00933943">
          <w:rPr>
            <w:i/>
            <w:iCs/>
          </w:rPr>
          <w:delText>subnode_length</w:delText>
        </w:r>
        <w:r w:rsidR="00327CA3" w:rsidDel="00933943">
          <w:delText xml:space="preserve"> field of the &lt;streams&gt; block.  Reaches shorter than the specified subnode</w:delText>
        </w:r>
        <w:r w:rsidR="00DF1805" w:rsidDel="00933943">
          <w:delText xml:space="preserve"> </w:delText>
        </w:r>
        <w:r w:rsidR="00327CA3" w:rsidDel="00933943">
          <w:delText>length consist of a single subreach.  Reaches longer than the specified subnode</w:delText>
        </w:r>
        <w:r w:rsidR="00DF1805" w:rsidDel="00933943">
          <w:delText xml:space="preserve"> </w:delText>
        </w:r>
        <w:r w:rsidR="00327CA3" w:rsidDel="00933943">
          <w:delText>length are divided into subreaches of equal length, where the number of subreaches is chosen so as to make it as small as possible while keeping the subreach length</w:delText>
        </w:r>
        <w:r w:rsidR="005F7F6C" w:rsidDel="00933943">
          <w:delText xml:space="preserve"> less than or equal to the specified value of subnode</w:delText>
        </w:r>
        <w:r w:rsidR="00DF1805" w:rsidDel="00933943">
          <w:delText xml:space="preserve"> </w:delText>
        </w:r>
        <w:r w:rsidR="005F7F6C" w:rsidDel="00933943">
          <w:delText>length.</w:delText>
        </w:r>
      </w:del>
    </w:p>
    <w:p w14:paraId="0D3B5D2E" w14:textId="61AE54FD" w:rsidR="005F7F6C" w:rsidDel="00933943" w:rsidRDefault="005F7F6C" w:rsidP="005F7F6C">
      <w:pPr>
        <w:ind w:firstLine="720"/>
        <w:rPr>
          <w:del w:id="975" w:author="David Conklin" w:date="2020-09-11T18:18:00Z"/>
        </w:rPr>
      </w:pPr>
      <w:del w:id="976" w:author="David Conklin" w:date="2020-09-11T18:18:00Z">
        <w:r w:rsidDel="00933943">
          <w:delText>The kinematic wave algorithm is used to estimate the average daily outflow from each subreach.  The daily flow rate for the reach is taken as the average daily flow rate of the most downstream subreach of the reach.</w:delText>
        </w:r>
      </w:del>
    </w:p>
    <w:p w14:paraId="2811887E" w14:textId="325A1BE1" w:rsidR="007A1AB6" w:rsidDel="00933943" w:rsidRDefault="005F7F6C">
      <w:pPr>
        <w:ind w:firstLine="720"/>
        <w:rPr>
          <w:del w:id="977" w:author="David Conklin" w:date="2020-09-11T18:18:00Z"/>
        </w:rPr>
      </w:pPr>
      <w:del w:id="978" w:author="David Conklin" w:date="2020-09-11T18:18:00Z">
        <w:r w:rsidDel="00933943">
          <w:delText xml:space="preserve">The daily outflow from a subreach is a function of </w:delText>
        </w:r>
        <w:r w:rsidR="0088329B" w:rsidDel="00933943">
          <w:delText>the length and average slope, the amount of water in the reach, yesterday’s outflow, today’s inflow from upstream, and today’s inflow from the seepage into the stream from the banks of the stream</w:delText>
        </w:r>
        <w:r w:rsidR="009A327B" w:rsidDel="00933943">
          <w:delText xml:space="preserve"> (a.k.a. lateral flow)</w:delText>
        </w:r>
        <w:r w:rsidR="0088329B" w:rsidDel="00933943">
          <w:delText xml:space="preserve">.  </w:delText>
        </w:r>
        <w:r w:rsidR="00DF1805" w:rsidDel="00933943">
          <w:delText xml:space="preserve">The subreach slope, </w:delText>
        </w:r>
        <w:r w:rsidR="00F66D95" w:rsidDel="00933943">
          <w:delText xml:space="preserve">the parameters </w:delText>
        </w:r>
        <w:r w:rsidR="00F66D95" w:rsidRPr="00F66D95" w:rsidDel="00933943">
          <w:rPr>
            <w:i/>
            <w:iCs/>
          </w:rPr>
          <w:delText>n</w:delText>
        </w:r>
        <w:r w:rsidR="00F66D95" w:rsidDel="00933943">
          <w:delText xml:space="preserve"> and </w:delText>
        </w:r>
        <w:r w:rsidR="00F66D95" w:rsidRPr="00A06758" w:rsidDel="00933943">
          <w:rPr>
            <w:i/>
            <w:iCs/>
          </w:rPr>
          <w:delText>wd_ratio</w:delText>
        </w:r>
        <w:r w:rsidR="00F66D95" w:rsidDel="00933943">
          <w:delText>, and y</w:delText>
        </w:r>
        <w:r w:rsidR="007A1AB6" w:rsidRPr="00F66D95" w:rsidDel="00933943">
          <w:delText>esterday’s</w:delText>
        </w:r>
        <w:r w:rsidR="007A1AB6" w:rsidDel="00933943">
          <w:delText xml:space="preserve"> outflow </w:delText>
        </w:r>
        <w:r w:rsidR="00F66D95" w:rsidDel="00933943">
          <w:delText>are</w:delText>
        </w:r>
        <w:r w:rsidR="006764F3" w:rsidDel="00933943">
          <w:delText xml:space="preserve"> used to calculate the width and depth of the channel, with the assumption that the channel is rectangular and that its width-to-depth ratio is parameterized, with a default value of </w:delText>
        </w:r>
        <w:r w:rsidR="00DF1805" w:rsidDel="00933943">
          <w:delText xml:space="preserve">10.  </w:delText>
        </w:r>
        <w:r w:rsidR="00DF1805" w:rsidDel="00933943">
          <w:rPr>
            <w:i/>
            <w:iCs/>
          </w:rPr>
          <w:delText>wd_ratio</w:delText>
        </w:r>
        <w:r w:rsidR="00DF1805" w:rsidDel="00933943">
          <w:delText xml:space="preserve"> is an optional field in the &lt;streams&gt; block of the Flow XML file.</w:delText>
        </w:r>
      </w:del>
    </w:p>
    <w:p w14:paraId="1CE6124F" w14:textId="53C2EE27" w:rsidR="009A327B" w:rsidRPr="009A327B" w:rsidDel="00933943" w:rsidRDefault="0088329B">
      <w:pPr>
        <w:ind w:firstLine="720"/>
        <w:rPr>
          <w:del w:id="979" w:author="David Conklin" w:date="2020-09-11T18:18:00Z"/>
        </w:rPr>
      </w:pPr>
      <w:del w:id="980" w:author="David Conklin" w:date="2020-09-11T18:18:00Z">
        <w:r w:rsidDel="00933943">
          <w:delText xml:space="preserve">The kinematic wave algorithm itself is parameterized with a value for </w:delText>
        </w:r>
        <w:r w:rsidDel="00933943">
          <w:rPr>
            <w:i/>
            <w:iCs/>
          </w:rPr>
          <w:delText>n</w:delText>
        </w:r>
        <w:r w:rsidR="009A327B" w:rsidDel="00933943">
          <w:delTex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delText>
        </w:r>
        <w:r w:rsidR="0034623E" w:rsidDel="00933943">
          <w:delTex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delText>
        </w:r>
      </w:del>
    </w:p>
    <w:p w14:paraId="0A467A2E" w14:textId="77777777" w:rsidR="005F7F6C" w:rsidRPr="002C16CA" w:rsidDel="00BD69AE" w:rsidRDefault="005F7F6C" w:rsidP="00A06758">
      <w:pPr>
        <w:ind w:firstLine="720"/>
        <w:rPr>
          <w:del w:id="981" w:author="David Conklin" w:date="2020-09-11T17:41:00Z"/>
        </w:rPr>
      </w:pPr>
    </w:p>
    <w:p w14:paraId="36A0F293" w14:textId="281A1B48" w:rsidR="00DB423F" w:rsidDel="007E2AF3" w:rsidRDefault="00DB423F" w:rsidP="00DB423F">
      <w:pPr>
        <w:pStyle w:val="Heading1"/>
        <w:rPr>
          <w:del w:id="982" w:author="David Conklin" w:date="2020-09-10T14:51:00Z"/>
        </w:rPr>
      </w:pPr>
      <w:del w:id="983" w:author="David Conklin" w:date="2020-09-10T14:51:00Z">
        <w:r w:rsidDel="007E2AF3">
          <w:delText>Initial conditions for Flow</w:delText>
        </w:r>
      </w:del>
    </w:p>
    <w:p w14:paraId="5786D475" w14:textId="0C955660" w:rsidR="00DB423F" w:rsidDel="007E2AF3" w:rsidRDefault="00DB423F" w:rsidP="00DB423F">
      <w:pPr>
        <w:rPr>
          <w:del w:id="984" w:author="David Conklin" w:date="2020-09-10T14:51:00Z"/>
        </w:rPr>
      </w:pPr>
    </w:p>
    <w:p w14:paraId="6A916B49" w14:textId="0E1C9803" w:rsidR="001426A7" w:rsidDel="007E2AF3" w:rsidRDefault="001426A7" w:rsidP="001426A7">
      <w:pPr>
        <w:pStyle w:val="Body"/>
        <w:rPr>
          <w:del w:id="985" w:author="David Conklin" w:date="2020-09-10T14:51:00Z"/>
        </w:rPr>
      </w:pPr>
      <w:del w:id="986" w:author="David Conklin" w:date="2020-09-10T14:51:00Z">
        <w:r w:rsidDel="007E2AF3">
          <w:tab/>
          <w:delText xml:space="preserve">The Flow model has the ability to read initial values for the water in the stream network from an IC file.  The name and location of the IC file are specified in the </w:delText>
        </w:r>
        <w:r w:rsidDel="007E2AF3">
          <w:rPr>
            <w:rFonts w:ascii="Consolas" w:hAnsi="Consolas" w:cs="Consolas"/>
            <w:color w:val="auto"/>
            <w:sz w:val="19"/>
            <w:szCs w:val="19"/>
          </w:rPr>
          <w:delText>initial_conditions</w:delText>
        </w:r>
        <w:r w:rsidDel="007E2AF3">
          <w:rPr>
            <w:color w:val="auto"/>
          </w:rPr>
          <w:delText xml:space="preserve"> </w:delText>
        </w:r>
        <w:r w:rsidDel="007E2AF3">
          <w:delText xml:space="preserve">field of the </w:delText>
        </w:r>
        <w:r w:rsidDel="007E2AF3">
          <w:rPr>
            <w:rFonts w:ascii="Consolas" w:hAnsi="Consolas" w:cs="Consolas"/>
            <w:color w:val="auto"/>
            <w:sz w:val="19"/>
            <w:szCs w:val="19"/>
          </w:rPr>
          <w:delText>&lt;flow_model&gt;</w:delText>
        </w:r>
        <w:r w:rsidDel="007E2AF3">
          <w:rPr>
            <w:color w:val="auto"/>
          </w:rPr>
          <w:delText xml:space="preserve"> </w:delText>
        </w:r>
        <w:r w:rsidDel="007E2AF3">
          <w:delTex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delText>
        </w:r>
      </w:del>
    </w:p>
    <w:p w14:paraId="67CDC71A" w14:textId="7A00708C" w:rsidR="001426A7" w:rsidDel="007E2AF3" w:rsidRDefault="001426A7" w:rsidP="001426A7">
      <w:pPr>
        <w:rPr>
          <w:del w:id="987" w:author="David Conklin" w:date="2020-09-10T14:51:00Z"/>
        </w:rPr>
      </w:pPr>
    </w:p>
    <w:p w14:paraId="5C5C2CC0" w14:textId="78371DF7" w:rsidR="00F30940" w:rsidRPr="00967B0D" w:rsidDel="00933943" w:rsidRDefault="00F30940" w:rsidP="004C2384">
      <w:pPr>
        <w:pStyle w:val="Body"/>
        <w:rPr>
          <w:del w:id="988" w:author="David Conklin" w:date="2020-09-11T18:18:00Z"/>
        </w:rPr>
      </w:pPr>
    </w:p>
    <w:p w14:paraId="572DA8B3" w14:textId="77777777" w:rsidR="00C70B81" w:rsidRDefault="00C70B81" w:rsidP="00A55502">
      <w:pPr>
        <w:pStyle w:val="Heading1"/>
      </w:pPr>
      <w:bookmarkStart w:id="989" w:name="_Toc50800511"/>
      <w:r>
        <w:t>Creating a new study area</w:t>
      </w:r>
      <w:r w:rsidR="00A55502">
        <w:t xml:space="preserve"> from a watershed within the WRB</w:t>
      </w:r>
      <w:bookmarkEnd w:id="98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43D931B6" w:rsidR="004D53D7" w:rsidRDefault="00647F96" w:rsidP="00C70B81">
      <w:r>
        <w:tab/>
        <w:t xml:space="preserve">Selections of whole watersheds may also be made using the HBVCALIB attribute, but unlike SUB_AREA, several values of HBVCALIB may be necessary to select for a complete drainage because </w:t>
      </w:r>
      <w:r>
        <w:lastRenderedPageBreak/>
        <w:t xml:space="preserve">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933943">
        <w:t xml:space="preserve">Figure </w:t>
      </w:r>
      <w:r w:rsidR="0093394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990" w:name="_Toc50800512"/>
      <w:r>
        <w:t>North Santiam study area</w:t>
      </w:r>
      <w:bookmarkEnd w:id="990"/>
    </w:p>
    <w:p w14:paraId="24DE991F" w14:textId="77777777" w:rsidR="000C5A18" w:rsidRDefault="000C5A18" w:rsidP="000C5A18"/>
    <w:p w14:paraId="0AA4F828" w14:textId="611496E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933943">
        <w:t xml:space="preserve">Figure </w:t>
      </w:r>
      <w:r w:rsidR="0093394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91" w:name="_Toc50800513"/>
      <w:r>
        <w:rPr>
          <w:rFonts w:eastAsia="Times New Roman"/>
        </w:rPr>
        <w:t>Instream water rights</w:t>
      </w:r>
      <w:bookmarkEnd w:id="991"/>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1B1D5B3B" w:rsidR="00AE364B" w:rsidRDefault="005C1A69" w:rsidP="005C1A69">
      <w:pPr>
        <w:pStyle w:val="Caption"/>
      </w:pPr>
      <w:bookmarkStart w:id="992" w:name="_Toc48289345"/>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933943">
        <w:rPr>
          <w:noProof/>
        </w:rPr>
        <w:t>6</w:t>
      </w:r>
      <w:r w:rsidR="000B183E">
        <w:rPr>
          <w:noProof/>
        </w:rPr>
        <w:fldChar w:fldCharType="end"/>
      </w:r>
      <w:r>
        <w:t xml:space="preserve">. Instream water rights in </w:t>
      </w:r>
      <w:r w:rsidR="00077987">
        <w:t>the North Santiam watershed</w:t>
      </w:r>
      <w:bookmarkEnd w:id="992"/>
    </w:p>
    <w:p w14:paraId="0FD5899C" w14:textId="77777777" w:rsidR="0092040E" w:rsidRDefault="0092040E" w:rsidP="0092040E"/>
    <w:p w14:paraId="0E0CDFE5" w14:textId="77777777" w:rsidR="00B91F45" w:rsidRDefault="00B47486" w:rsidP="00B91F45">
      <w:pPr>
        <w:pStyle w:val="Heading2"/>
      </w:pPr>
      <w:bookmarkStart w:id="993" w:name="_Toc50800514"/>
      <w:r>
        <w:t xml:space="preserve">Municipal </w:t>
      </w:r>
      <w:r w:rsidR="00057A5D">
        <w:t>w</w:t>
      </w:r>
      <w:r>
        <w:t xml:space="preserve">ater </w:t>
      </w:r>
      <w:r w:rsidR="00D97755">
        <w:t>r</w:t>
      </w:r>
      <w:r>
        <w:t>ights</w:t>
      </w:r>
      <w:bookmarkEnd w:id="993"/>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lastRenderedPageBreak/>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994" w:name="_Toc50800515"/>
      <w:r>
        <w:t>McKenzie Basin Wetlands Study</w:t>
      </w:r>
      <w:bookmarkEnd w:id="994"/>
    </w:p>
    <w:p w14:paraId="79498AD8" w14:textId="77777777" w:rsidR="00736461" w:rsidRPr="00D97CDA" w:rsidRDefault="00736461" w:rsidP="00A8214A"/>
    <w:p w14:paraId="2403DDA0" w14:textId="063D759E" w:rsidR="00275338" w:rsidRDefault="003613A1" w:rsidP="00A8214A">
      <w:pPr>
        <w:pStyle w:val="Heading2"/>
      </w:pPr>
      <w:bookmarkStart w:id="995" w:name="_Toc50800516"/>
      <w:r>
        <w:t xml:space="preserve">Project </w:t>
      </w:r>
      <w:r w:rsidR="00DC262D">
        <w:t>Overview</w:t>
      </w:r>
      <w:bookmarkEnd w:id="995"/>
    </w:p>
    <w:p w14:paraId="6C66CC56" w14:textId="0DA8D724" w:rsidR="002C303A" w:rsidRDefault="008E6C13" w:rsidP="00275338">
      <w:pPr>
        <w:rPr>
          <w:ins w:id="996" w:author="David Conklin" w:date="2020-08-19T16:27:00Z"/>
        </w:rPr>
      </w:pPr>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933943">
        <w:t xml:space="preserve">Figure </w:t>
      </w:r>
      <w:r w:rsidR="0093394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Pr>
        <w:rPr>
          <w:ins w:id="997" w:author="David Conklin" w:date="2020-08-19T16:27:00Z"/>
        </w:rPr>
      </w:pPr>
    </w:p>
    <w:p w14:paraId="16533695" w14:textId="6CC5165E" w:rsidR="00B707C3" w:rsidRDefault="00B707C3" w:rsidP="00275338">
      <w:ins w:id="998" w:author="David Conklin" w:date="2020-08-19T16:29:00Z">
        <w:r>
          <w:t>Some earlier sections in this document (“Daily water mass and ener</w:t>
        </w:r>
      </w:ins>
      <w:ins w:id="999" w:author="David Conklin" w:date="2020-08-19T16:30:00Z">
        <w:r>
          <w:t>gy balance” and “Water temperature from thermal ener</w:t>
        </w:r>
      </w:ins>
      <w:ins w:id="1000" w:author="David Conklin" w:date="2020-08-19T16:31:00Z">
        <w:r>
          <w:t xml:space="preserve">gy”) describe </w:t>
        </w:r>
      </w:ins>
      <w:ins w:id="1001" w:author="David Conklin" w:date="2020-08-19T16:33:00Z">
        <w:r>
          <w:t xml:space="preserve">a </w:t>
        </w:r>
      </w:ins>
      <w:ins w:id="1002" w:author="David Conklin" w:date="2020-08-19T16:31:00Z">
        <w:r>
          <w:t>stream temperature submodel based on B</w:t>
        </w:r>
      </w:ins>
      <w:ins w:id="1003" w:author="David Conklin" w:date="2020-08-19T16:32:00Z">
        <w:r>
          <w:t>oyd &amp; Kasper 2003.  Those sections were written a year before the EPA</w:t>
        </w:r>
      </w:ins>
      <w:ins w:id="1004" w:author="David Conklin" w:date="2020-08-19T16:33:00Z">
        <w:r>
          <w:t xml:space="preserve"> funding came through.  T</w:t>
        </w:r>
      </w:ins>
      <w:ins w:id="1005" w:author="David Conklin" w:date="2020-08-19T16:34:00Z">
        <w:r>
          <w:t>he submodel that they describe was not implemented at that time</w:t>
        </w:r>
      </w:ins>
      <w:ins w:id="1006" w:author="David Conklin" w:date="2020-08-19T16:35:00Z">
        <w:r>
          <w:t>.  Those sections</w:t>
        </w:r>
      </w:ins>
      <w:ins w:id="1007" w:author="David Conklin" w:date="2020-08-19T16:36:00Z">
        <w:r>
          <w:t xml:space="preserve"> will be further developed and used as the specification for the stream temperature submo</w:t>
        </w:r>
      </w:ins>
      <w:ins w:id="1008" w:author="David Conklin" w:date="2020-08-19T16:37:00Z">
        <w:r>
          <w:t>del in the McKenzie wetlands study.</w:t>
        </w:r>
      </w:ins>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76F0138" w:rsidR="00275338" w:rsidRDefault="009767A5" w:rsidP="00A8214A">
      <w:pPr>
        <w:pStyle w:val="Caption"/>
      </w:pPr>
      <w:bookmarkStart w:id="1009" w:name="_Ref48282850"/>
      <w:bookmarkStart w:id="1010" w:name="_Toc48289346"/>
      <w:r>
        <w:t xml:space="preserve">Figure </w:t>
      </w:r>
      <w:r w:rsidR="00FD7EFE">
        <w:fldChar w:fldCharType="begin"/>
      </w:r>
      <w:r w:rsidR="00FD7EFE">
        <w:instrText xml:space="preserve"> SEQ Figure \* ARABIC </w:instrText>
      </w:r>
      <w:r w:rsidR="00FD7EFE">
        <w:fldChar w:fldCharType="separate"/>
      </w:r>
      <w:r w:rsidR="00933943">
        <w:rPr>
          <w:noProof/>
        </w:rPr>
        <w:t>7</w:t>
      </w:r>
      <w:r w:rsidR="00FD7EFE">
        <w:rPr>
          <w:noProof/>
        </w:rPr>
        <w:fldChar w:fldCharType="end"/>
      </w:r>
      <w:bookmarkEnd w:id="1009"/>
      <w:r>
        <w:t>. McKenzie basin in CW3M screen capture</w:t>
      </w:r>
      <w:bookmarkEnd w:id="101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A3CCEE0" w:rsidR="004D33B7" w:rsidRDefault="009767A5" w:rsidP="00A8214A">
      <w:pPr>
        <w:pStyle w:val="Caption"/>
      </w:pPr>
      <w:bookmarkStart w:id="1011" w:name="_Ref48282776"/>
      <w:bookmarkStart w:id="1012" w:name="_Ref48282732"/>
      <w:bookmarkStart w:id="1013" w:name="_Toc48289347"/>
      <w:r>
        <w:t xml:space="preserve">Figure </w:t>
      </w:r>
      <w:r w:rsidR="00FD7EFE">
        <w:fldChar w:fldCharType="begin"/>
      </w:r>
      <w:r w:rsidR="00FD7EFE">
        <w:instrText xml:space="preserve"> SEQ Figure </w:instrText>
      </w:r>
      <w:r w:rsidR="00FD7EFE">
        <w:instrText xml:space="preserve">\* ARABIC </w:instrText>
      </w:r>
      <w:r w:rsidR="00FD7EFE">
        <w:fldChar w:fldCharType="separate"/>
      </w:r>
      <w:r w:rsidR="00933943">
        <w:rPr>
          <w:noProof/>
        </w:rPr>
        <w:t>8</w:t>
      </w:r>
      <w:r w:rsidR="00FD7EFE">
        <w:rPr>
          <w:noProof/>
        </w:rPr>
        <w:fldChar w:fldCharType="end"/>
      </w:r>
      <w:bookmarkEnd w:id="1011"/>
      <w:r>
        <w:t>. Wetlands in the lower McKenzie basin, with their WETL_ID attribute values</w:t>
      </w:r>
      <w:bookmarkEnd w:id="1012"/>
      <w:bookmarkEnd w:id="1013"/>
    </w:p>
    <w:p w14:paraId="364BDC9E" w14:textId="77777777" w:rsidR="004D33B7" w:rsidRDefault="004D33B7" w:rsidP="00275338"/>
    <w:p w14:paraId="6EF95807" w14:textId="5E566C26" w:rsidR="003613A1" w:rsidRDefault="003613A1" w:rsidP="00A8214A">
      <w:pPr>
        <w:pStyle w:val="Heading2"/>
      </w:pPr>
      <w:bookmarkStart w:id="1014" w:name="_Toc50800517"/>
      <w:r>
        <w:t>Model and Simulation Overview</w:t>
      </w:r>
      <w:bookmarkEnd w:id="1014"/>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509682FC" w14:textId="455ADC22" w:rsidR="00815A18" w:rsidDel="004A0118" w:rsidRDefault="003B5FA8">
      <w:pPr>
        <w:rPr>
          <w:del w:id="1015" w:author="David Conklin" w:date="2020-09-12T07:03:00Z"/>
        </w:rPr>
      </w:pPr>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49BBD8DF" w14:textId="467BB8A8" w:rsidR="009767A5" w:rsidRDefault="009767A5"/>
    <w:p w14:paraId="10A79C2A" w14:textId="77777777" w:rsidR="009767A5" w:rsidRDefault="009767A5" w:rsidP="009767A5"/>
    <w:p w14:paraId="091EB082" w14:textId="77777777" w:rsidR="009767A5" w:rsidRDefault="009767A5" w:rsidP="009767A5">
      <w:pPr>
        <w:pStyle w:val="Heading2"/>
      </w:pPr>
      <w:bookmarkStart w:id="1016" w:name="_Toc50800518"/>
      <w:r>
        <w:t>McKenzie wetlands in the initial versions of the IDU, HRU, and Reach data layers</w:t>
      </w:r>
      <w:bookmarkEnd w:id="1016"/>
    </w:p>
    <w:p w14:paraId="79661602" w14:textId="25D0D4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933943">
        <w:t xml:space="preserve">Figure </w:t>
      </w:r>
      <w:r w:rsidR="0093394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rPr>
          <w:ins w:id="1017" w:author="David Conklin" w:date="2020-09-12T07:02:00Z"/>
        </w:rPr>
      </w:pPr>
      <w:bookmarkStart w:id="1018" w:name="_Toc49175988"/>
      <w:bookmarkStart w:id="1019" w:name="_Toc50800519"/>
      <w:ins w:id="1020" w:author="David Conklin" w:date="2020-09-12T07:01:00Z">
        <w:r>
          <w:t>Data changes for better representation of wetlands</w:t>
        </w:r>
      </w:ins>
      <w:bookmarkEnd w:id="1018"/>
      <w:bookmarkEnd w:id="1019"/>
    </w:p>
    <w:p w14:paraId="22A38F57" w14:textId="22AEC62D" w:rsidR="004A0118" w:rsidRDefault="004A0118" w:rsidP="004A0118">
      <w:pPr>
        <w:rPr>
          <w:ins w:id="1021" w:author="David Conklin" w:date="2020-09-12T07:01:00Z"/>
        </w:rPr>
        <w:pPrChange w:id="1022" w:author="David Conklin" w:date="2020-09-12T07:02:00Z">
          <w:pPr>
            <w:spacing w:before="100" w:beforeAutospacing="1" w:after="100" w:afterAutospacing="1"/>
          </w:pPr>
        </w:pPrChange>
      </w:pPr>
      <w:ins w:id="1023" w:author="David Conklin" w:date="2020-09-12T07:01:00Z">
        <w:r>
          <w:t>Note that CW3M has a convention that the LULC attributes of an IDU may change only from one year to the next, not multiple times within a single year.</w:t>
        </w:r>
      </w:ins>
    </w:p>
    <w:p w14:paraId="77BEBCAB" w14:textId="77777777" w:rsidR="004A0118" w:rsidRDefault="004A0118" w:rsidP="004A0118">
      <w:pPr>
        <w:spacing w:before="100" w:beforeAutospacing="1" w:after="100" w:afterAutospacing="1"/>
        <w:rPr>
          <w:ins w:id="1024" w:author="David Conklin" w:date="2020-09-12T07:01:00Z"/>
        </w:rPr>
      </w:pPr>
      <w:ins w:id="1025" w:author="David Conklin" w:date="2020-09-12T07:01:00Z">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ins>
    </w:p>
    <w:p w14:paraId="6B58D192" w14:textId="77777777" w:rsidR="004A0118" w:rsidRDefault="004A0118" w:rsidP="004A0118">
      <w:pPr>
        <w:spacing w:before="100" w:beforeAutospacing="1" w:after="100" w:afterAutospacing="1"/>
        <w:rPr>
          <w:ins w:id="1026" w:author="David Conklin" w:date="2020-09-12T07:01:00Z"/>
        </w:rPr>
      </w:pPr>
      <w:ins w:id="1027" w:author="David Conklin" w:date="2020-09-12T07:01:00Z">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ins>
    </w:p>
    <w:p w14:paraId="137CB14B" w14:textId="5321BF89" w:rsidR="009D540F" w:rsidRDefault="004A0118" w:rsidP="004A0118">
      <w:pPr>
        <w:spacing w:before="100" w:beforeAutospacing="1" w:after="100" w:afterAutospacing="1"/>
        <w:pPrChange w:id="1028" w:author="David Conklin" w:date="2020-09-12T07:04:00Z">
          <w:pPr/>
        </w:pPrChange>
      </w:pPr>
      <w:ins w:id="1029" w:author="David Conklin" w:date="2020-09-12T07:01:00Z">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ins>
    </w:p>
    <w:p w14:paraId="6B706F7B" w14:textId="67F4DDE6" w:rsidR="009D540F" w:rsidDel="004A0118" w:rsidRDefault="00815A18" w:rsidP="009D540F">
      <w:pPr>
        <w:pStyle w:val="Heading2"/>
        <w:rPr>
          <w:del w:id="1030" w:author="David Conklin" w:date="2020-09-12T07:04:00Z"/>
        </w:rPr>
      </w:pPr>
      <w:bookmarkStart w:id="1031" w:name="_Toc50800520"/>
      <w:r>
        <w:t xml:space="preserve">Projection, </w:t>
      </w:r>
      <w:r w:rsidR="006F174A">
        <w:t>Calendar</w:t>
      </w:r>
      <w:r>
        <w:t>,</w:t>
      </w:r>
      <w:r w:rsidR="006F174A">
        <w:t xml:space="preserve"> and </w:t>
      </w:r>
      <w:r w:rsidR="009D540F">
        <w:t>Units</w:t>
      </w:r>
      <w:bookmarkEnd w:id="1031"/>
    </w:p>
    <w:p w14:paraId="6D7BB496" w14:textId="18E7BD8D" w:rsidR="009D540F" w:rsidRDefault="009D540F" w:rsidP="004A0118">
      <w:pPr>
        <w:pStyle w:val="Heading2"/>
        <w:pPrChange w:id="1032" w:author="David Conklin" w:date="2020-09-12T07:04:00Z">
          <w:pPr/>
        </w:pPrChange>
      </w:pPr>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3344D82C" w14:textId="630F4C0D" w:rsidR="00AD412A" w:rsidDel="004A0118" w:rsidRDefault="00AD412A" w:rsidP="00AD412A">
      <w:pPr>
        <w:pStyle w:val="Heading2"/>
        <w:rPr>
          <w:del w:id="1033" w:author="David Conklin" w:date="2020-09-12T07:05:00Z"/>
        </w:rPr>
      </w:pPr>
      <w:bookmarkStart w:id="1034" w:name="_Toc50800521"/>
      <w:r>
        <w:t>Simulation of changes in wetlands over time</w:t>
      </w:r>
      <w:bookmarkEnd w:id="1034"/>
    </w:p>
    <w:p w14:paraId="5CE58170" w14:textId="6BA3830C" w:rsidR="00AD412A" w:rsidRDefault="00AD412A" w:rsidP="004A0118">
      <w:pPr>
        <w:pStyle w:val="Heading2"/>
        <w:pPrChange w:id="1035" w:author="David Conklin" w:date="2020-09-12T07:05:00Z">
          <w:pPr/>
        </w:pPrChange>
      </w:pPr>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36" w:name="_Toc50800522"/>
      <w:r>
        <w:t xml:space="preserve">How wetlands </w:t>
      </w:r>
      <w:r w:rsidR="000806A1">
        <w:t>are</w:t>
      </w:r>
      <w:r>
        <w:t xml:space="preserve"> represented</w:t>
      </w:r>
      <w:r w:rsidR="006D6388">
        <w:t xml:space="preserve"> in the model</w:t>
      </w:r>
      <w:bookmarkEnd w:id="1036"/>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037" w:name="_Toc50800523"/>
      <w:r>
        <w:t>Attributes of interest in the wetlands study</w:t>
      </w:r>
      <w:bookmarkEnd w:id="103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038" w:name="_Toc50800524"/>
      <w:r>
        <w:t>A WETNESS attribute</w:t>
      </w:r>
      <w:bookmarkEnd w:id="1038"/>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039" w:name="_Toc50800525"/>
      <w:r>
        <w:t>Calculating the exchange of water between the wetland and the reach</w:t>
      </w:r>
      <w:bookmarkEnd w:id="1039"/>
    </w:p>
    <w:p w14:paraId="71419F3E" w14:textId="001ADEBC" w:rsidR="00871F69" w:rsidRDefault="00871F69" w:rsidP="00871F69">
      <w:pPr>
        <w:pStyle w:val="Heading3"/>
      </w:pPr>
      <w:bookmarkStart w:id="1040" w:name="_Toc50800526"/>
      <w:r>
        <w:t xml:space="preserve">Wetland </w:t>
      </w:r>
      <w:r w:rsidR="007A55EC">
        <w:t xml:space="preserve">IDU </w:t>
      </w:r>
      <w:r>
        <w:t>parameters</w:t>
      </w:r>
      <w:bookmarkEnd w:id="104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41" w:name="_Toc50800527"/>
      <w:r>
        <w:t>Reach parameters</w:t>
      </w:r>
      <w:bookmarkEnd w:id="1041"/>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42" w:name="_Toc50800528"/>
      <w:r>
        <w:t>Loss (or gain) of wetlands</w:t>
      </w:r>
      <w:bookmarkEnd w:id="1042"/>
    </w:p>
    <w:p w14:paraId="02592FBF" w14:textId="5ED439E1" w:rsidR="00037790" w:rsidDel="00F54E41" w:rsidRDefault="002432E4" w:rsidP="004D33B7">
      <w:pPr>
        <w:rPr>
          <w:del w:id="1043" w:author="David Conklin" w:date="2020-08-19T16:37:00Z"/>
        </w:rPr>
      </w:pPr>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0EBD6035" w14:textId="77777777" w:rsidR="00F54E41" w:rsidRPr="00037790" w:rsidRDefault="00F54E41">
      <w:pPr>
        <w:rPr>
          <w:ins w:id="1044" w:author="David Conklin" w:date="2020-08-19T16:38:00Z"/>
        </w:rPr>
      </w:pPr>
    </w:p>
    <w:p w14:paraId="177789C5" w14:textId="77777777" w:rsidR="002432E4" w:rsidRPr="004D33B7" w:rsidRDefault="002432E4" w:rsidP="004D33B7"/>
    <w:p w14:paraId="230ECBD5" w14:textId="6B27D59E" w:rsidR="006D6388" w:rsidRDefault="006D6388" w:rsidP="006D6388">
      <w:pPr>
        <w:pStyle w:val="Heading2"/>
      </w:pPr>
      <w:bookmarkStart w:id="1045" w:name="_Toc50800529"/>
      <w:r>
        <w:t>Reality check</w:t>
      </w:r>
      <w:bookmarkEnd w:id="1045"/>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372EF613" w:rsidR="006D6388" w:rsidRDefault="006D6388" w:rsidP="00A8214A">
      <w:pPr>
        <w:ind w:left="720"/>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5FF408D3" w14:textId="77777777" w:rsidR="006D6388" w:rsidRDefault="006D6388" w:rsidP="006D6388"/>
    <w:p w14:paraId="30035DF2" w14:textId="77777777" w:rsidR="006D6388" w:rsidRDefault="006D6388" w:rsidP="006D6388"/>
    <w:p w14:paraId="2C48710D" w14:textId="1B938C52" w:rsidR="00E90646" w:rsidRDefault="00E90646" w:rsidP="00E90646">
      <w:pPr>
        <w:pStyle w:val="Heading2"/>
      </w:pPr>
      <w:bookmarkStart w:id="1046" w:name="_Toc50800530"/>
      <w:r>
        <w:t>Clackamas wetlands v. McKenzie wetlands</w:t>
      </w:r>
      <w:bookmarkEnd w:id="1046"/>
    </w:p>
    <w:p w14:paraId="067AD90B" w14:textId="4CFD0236"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933943">
        <w:t xml:space="preserve">Figure </w:t>
      </w:r>
      <w:r w:rsidR="0093394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DBAFE17" w:rsidR="005C537E" w:rsidRDefault="005C537E" w:rsidP="005C537E">
      <w:pPr>
        <w:pStyle w:val="Caption"/>
      </w:pPr>
      <w:bookmarkStart w:id="1047" w:name="_Ref48286765"/>
      <w:bookmarkStart w:id="1048" w:name="_Toc48289348"/>
      <w:r>
        <w:t xml:space="preserve">Figure </w:t>
      </w:r>
      <w:r w:rsidR="00FD7EFE">
        <w:fldChar w:fldCharType="begin"/>
      </w:r>
      <w:r w:rsidR="00FD7EFE">
        <w:instrText xml:space="preserve"> SEQ Figure \* ARABIC </w:instrText>
      </w:r>
      <w:r w:rsidR="00FD7EFE">
        <w:fldChar w:fldCharType="separate"/>
      </w:r>
      <w:r w:rsidR="00933943">
        <w:rPr>
          <w:noProof/>
        </w:rPr>
        <w:t>9</w:t>
      </w:r>
      <w:r w:rsidR="00FD7EFE">
        <w:rPr>
          <w:noProof/>
        </w:rPr>
        <w:fldChar w:fldCharType="end"/>
      </w:r>
      <w:bookmarkEnd w:id="1047"/>
      <w:r>
        <w:t>. Clackamas basin in CW3M screen capture</w:t>
      </w:r>
      <w:bookmarkEnd w:id="1048"/>
    </w:p>
    <w:p w14:paraId="13AA1DA9" w14:textId="77777777" w:rsidR="005C537E" w:rsidRPr="00E04B96" w:rsidRDefault="005C537E" w:rsidP="005C537E"/>
    <w:p w14:paraId="10620B23" w14:textId="77777777" w:rsidR="00933943" w:rsidRDefault="00933943" w:rsidP="005C537E">
      <w:pPr>
        <w:pStyle w:val="Heading1"/>
        <w:rPr>
          <w:ins w:id="1049" w:author="David Conklin" w:date="2020-09-11T17:51:00Z"/>
        </w:rPr>
      </w:pPr>
    </w:p>
    <w:p w14:paraId="0040A215" w14:textId="2F6D54FC" w:rsidR="005C537E" w:rsidRDefault="005C537E" w:rsidP="005C537E">
      <w:pPr>
        <w:pStyle w:val="Heading1"/>
      </w:pPr>
      <w:bookmarkStart w:id="1050" w:name="_Toc50800531"/>
      <w:r>
        <w:t>The Clackamas Basin</w:t>
      </w:r>
      <w:bookmarkEnd w:id="1050"/>
    </w:p>
    <w:p w14:paraId="4A96B042" w14:textId="77777777" w:rsidR="005C537E" w:rsidRPr="000E6A65" w:rsidRDefault="005C537E" w:rsidP="005C537E"/>
    <w:p w14:paraId="11F4A966" w14:textId="70396F93"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933943">
        <w:t xml:space="preserve">Figure </w:t>
      </w:r>
      <w:r w:rsidR="0093394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051" w:name="_Toc50800532"/>
      <w:r>
        <w:t>Directory structure and file names</w:t>
      </w:r>
      <w:bookmarkEnd w:id="105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052" w:name="_Toc50800533"/>
      <w:r>
        <w:lastRenderedPageBreak/>
        <w:t xml:space="preserve">Release </w:t>
      </w:r>
      <w:r w:rsidR="00E735F4">
        <w:t>Log</w:t>
      </w:r>
      <w:bookmarkEnd w:id="105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FC8B33D" w14:textId="48573834" w:rsidR="002E6A03" w:rsidRDefault="002E6A03" w:rsidP="002E6A0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2CE246F3" w14:textId="77777777" w:rsidR="002E6A03" w:rsidRDefault="002E6A03" w:rsidP="00632DCA">
      <w:pPr>
        <w:pStyle w:val="Body"/>
      </w:pPr>
    </w:p>
    <w:p w14:paraId="7840B9A7" w14:textId="77777777" w:rsidR="005F3D22" w:rsidRDefault="005F3D22" w:rsidP="005F3D22">
      <w:pPr>
        <w:pStyle w:val="Heading1"/>
      </w:pPr>
      <w:bookmarkStart w:id="1053" w:name="_Toc50800534"/>
      <w:r>
        <w:t>References</w:t>
      </w:r>
      <w:bookmarkEnd w:id="1053"/>
    </w:p>
    <w:p w14:paraId="661F2AEF" w14:textId="77777777" w:rsidR="005F3D22" w:rsidRDefault="005F3D22" w:rsidP="005F3D22"/>
    <w:p w14:paraId="635B6B03" w14:textId="64705300" w:rsidR="0047053B" w:rsidRDefault="0047053B">
      <w:pPr>
        <w:rPr>
          <w:ins w:id="1054" w:author="David Conklin" w:date="2020-09-10T15:34:00Z"/>
        </w:rPr>
      </w:pPr>
      <w:ins w:id="1055" w:author="David Conklin" w:date="2020-09-10T15:34:00Z">
        <w:r>
          <w:t>Annear R</w:t>
        </w:r>
      </w:ins>
      <w:ins w:id="1056" w:author="David Conklin" w:date="2020-09-10T15:35:00Z">
        <w:r>
          <w:t>, McKillip M, Khan SJ, Berger C, Wells S (2004). Willamette R</w:t>
        </w:r>
      </w:ins>
      <w:ins w:id="1057" w:author="David Conklin" w:date="2020-09-10T15:36:00Z">
        <w:r>
          <w:t xml:space="preserve">iver Basin Temperature TMDL Model: Boundary Conditions and Model Setup. </w:t>
        </w:r>
      </w:ins>
      <w:ins w:id="1058" w:author="David Conklin" w:date="2020-09-10T15:38:00Z">
        <w:r>
          <w:t xml:space="preserve">Portland State University </w:t>
        </w:r>
      </w:ins>
      <w:ins w:id="1059" w:author="David Conklin" w:date="2020-09-10T15:37:00Z">
        <w:r>
          <w:t>School of Engineering</w:t>
        </w:r>
      </w:ins>
      <w:ins w:id="1060" w:author="David Conklin" w:date="2020-09-10T15:38:00Z">
        <w:r>
          <w:t xml:space="preserve"> and Applied Science, Department of Civil and Environmental Engineering.</w:t>
        </w:r>
      </w:ins>
      <w:ins w:id="1061" w:author="David Conklin" w:date="2020-09-10T15:37:00Z">
        <w:r>
          <w:t xml:space="preserve"> </w:t>
        </w:r>
      </w:ins>
      <w:ins w:id="1062" w:author="David Conklin" w:date="2020-09-10T15:36:00Z">
        <w:r>
          <w:t>Technical Report EWR-01-04</w:t>
        </w:r>
      </w:ins>
      <w:ins w:id="1063" w:author="David Conklin" w:date="2020-09-10T15:37:00Z">
        <w:r>
          <w:t>.</w:t>
        </w:r>
      </w:ins>
      <w:ins w:id="1064" w:author="David Conklin" w:date="2020-09-10T15:40:00Z">
        <w:r>
          <w:t xml:space="preserve"> 522 pages.</w:t>
        </w:r>
      </w:ins>
    </w:p>
    <w:p w14:paraId="3EF910C9" w14:textId="77777777" w:rsidR="0047053B" w:rsidRDefault="0047053B">
      <w:pPr>
        <w:rPr>
          <w:ins w:id="1065" w:author="David Conklin" w:date="2020-09-10T15:34:00Z"/>
        </w:rPr>
      </w:pPr>
    </w:p>
    <w:p w14:paraId="54BF08FC" w14:textId="452531EC"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9" w:history="1">
        <w:r w:rsidRPr="007A4A6E">
          <w:rPr>
            <w:rStyle w:val="Hyperlink"/>
          </w:rPr>
          <w:t>https://www.oregon.gov/deq/FilterDocs/heatsourcemanual.pdf</w:t>
        </w:r>
      </w:hyperlink>
      <w:r>
        <w:t xml:space="preserve"> </w:t>
      </w:r>
    </w:p>
    <w:p w14:paraId="7EA27044" w14:textId="38B9DA8A" w:rsidR="006F5915" w:rsidRDefault="006F5915"/>
    <w:p w14:paraId="240485A0" w14:textId="4B73F757" w:rsidR="006B6EE1" w:rsidRDefault="006B6EE1" w:rsidP="006B6EE1">
      <w:pPr>
        <w:autoSpaceDE w:val="0"/>
        <w:autoSpaceDN w:val="0"/>
        <w:adjustRightInd w:val="0"/>
        <w:rPr>
          <w:ins w:id="1066" w:author="David Conklin" w:date="2020-09-10T15:01: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0" w:history="1">
        <w:r w:rsidRPr="007E053D">
          <w:rPr>
            <w:rStyle w:val="Hyperlink"/>
            <w:rFonts w:cstheme="minorHAnsi"/>
          </w:rPr>
          <w:t>https://doi.org/10.1007/BF00045196</w:t>
        </w:r>
      </w:hyperlink>
    </w:p>
    <w:p w14:paraId="3AE4AB2F" w14:textId="7187F719" w:rsidR="007E2AF3" w:rsidRDefault="007E2AF3" w:rsidP="006B6EE1">
      <w:pPr>
        <w:autoSpaceDE w:val="0"/>
        <w:autoSpaceDN w:val="0"/>
        <w:adjustRightInd w:val="0"/>
        <w:rPr>
          <w:ins w:id="1067" w:author="David Conklin" w:date="2020-09-10T15:01:00Z"/>
          <w:rStyle w:val="Hyperlink"/>
          <w:rFonts w:cstheme="minorHAnsi"/>
        </w:rPr>
      </w:pPr>
    </w:p>
    <w:p w14:paraId="081F6FCC" w14:textId="72BD96FF" w:rsidR="007E2AF3" w:rsidRPr="007E2AF3" w:rsidRDefault="007E2AF3" w:rsidP="006B6EE1">
      <w:pPr>
        <w:autoSpaceDE w:val="0"/>
        <w:autoSpaceDN w:val="0"/>
        <w:adjustRightInd w:val="0"/>
        <w:rPr>
          <w:rStyle w:val="Hyperlink"/>
          <w:rFonts w:cstheme="minorHAnsi"/>
          <w:color w:val="auto"/>
          <w:u w:val="none"/>
          <w:rPrChange w:id="1068" w:author="David Conklin" w:date="2020-09-10T15:02:00Z">
            <w:rPr>
              <w:rStyle w:val="Hyperlink"/>
              <w:rFonts w:cstheme="minorHAnsi"/>
            </w:rPr>
          </w:rPrChange>
        </w:rPr>
      </w:pPr>
      <w:ins w:id="1069" w:author="David Conklin" w:date="2020-09-10T15:01:00Z">
        <w:r w:rsidRPr="007E2AF3">
          <w:rPr>
            <w:rStyle w:val="Hyperlink"/>
            <w:rFonts w:cstheme="minorHAnsi"/>
            <w:color w:val="auto"/>
            <w:u w:val="none"/>
            <w:rPrChange w:id="1070" w:author="David Conklin" w:date="2020-09-10T15:02:00Z">
              <w:rPr>
                <w:rStyle w:val="Hyperlink"/>
                <w:rFonts w:cstheme="minorHAnsi"/>
                <w:u w:val="none"/>
              </w:rPr>
            </w:rPrChange>
          </w:rPr>
          <w:t>Leach JA and Moore RD</w:t>
        </w:r>
      </w:ins>
      <w:ins w:id="1071" w:author="David Conklin" w:date="2020-09-10T15:02:00Z">
        <w:r>
          <w:rPr>
            <w:rStyle w:val="Hyperlink"/>
            <w:rFonts w:cstheme="minorHAnsi"/>
            <w:color w:val="auto"/>
            <w:u w:val="none"/>
          </w:rPr>
          <w:t xml:space="preserve"> (2019). Empirical Stream Thermal Sensitivities May U</w:t>
        </w:r>
      </w:ins>
      <w:ins w:id="1072" w:author="David Conklin" w:date="2020-09-10T15:03:00Z">
        <w:r>
          <w:rPr>
            <w:rStyle w:val="Hyperlink"/>
            <w:rFonts w:cstheme="minorHAnsi"/>
            <w:color w:val="auto"/>
            <w:u w:val="none"/>
          </w:rPr>
          <w:t>nderestimate Stream Temperature Response to Climate Warming. Water Resources Research</w:t>
        </w:r>
      </w:ins>
      <w:ins w:id="1073" w:author="David Conklin" w:date="2020-09-10T15:04:00Z">
        <w:r>
          <w:rPr>
            <w:rStyle w:val="Hyperlink"/>
            <w:rFonts w:cstheme="minorHAnsi"/>
            <w:color w:val="auto"/>
            <w:u w:val="none"/>
          </w:rPr>
          <w:t xml:space="preserve">, 55. </w:t>
        </w:r>
      </w:ins>
      <w:ins w:id="1074" w:author="David Conklin" w:date="2020-09-10T15:05:00Z">
        <w:r>
          <w:rPr>
            <w:rStyle w:val="Hyperlink"/>
            <w:rFonts w:cstheme="minorHAnsi"/>
            <w:color w:val="auto"/>
            <w:u w:val="none"/>
          </w:rPr>
          <w:fldChar w:fldCharType="begin"/>
        </w:r>
        <w:r>
          <w:rPr>
            <w:rStyle w:val="Hyperlink"/>
            <w:rFonts w:cstheme="minorHAnsi"/>
            <w:color w:val="auto"/>
            <w:u w:val="none"/>
          </w:rPr>
          <w:instrText xml:space="preserve"> HYPERLINK "https://doi.org/10.1029/2018WR024236" </w:instrText>
        </w:r>
        <w:r>
          <w:rPr>
            <w:rStyle w:val="Hyperlink"/>
            <w:rFonts w:cstheme="minorHAnsi"/>
            <w:color w:val="auto"/>
            <w:u w:val="none"/>
          </w:rPr>
        </w:r>
        <w:r>
          <w:rPr>
            <w:rStyle w:val="Hyperlink"/>
            <w:rFonts w:cstheme="minorHAnsi"/>
            <w:color w:val="auto"/>
            <w:u w:val="none"/>
          </w:rPr>
          <w:fldChar w:fldCharType="separate"/>
        </w:r>
        <w:r w:rsidRPr="007E2AF3">
          <w:rPr>
            <w:rStyle w:val="Hyperlink"/>
            <w:rFonts w:cstheme="minorHAnsi"/>
          </w:rPr>
          <w:t>https://doi.org/10.1029/2018WR024236</w:t>
        </w:r>
        <w:r>
          <w:rPr>
            <w:rStyle w:val="Hyperlink"/>
            <w:rFonts w:cstheme="minorHAnsi"/>
            <w:color w:val="auto"/>
            <w:u w:val="none"/>
          </w:rPr>
          <w:fldChar w:fldCharType="end"/>
        </w:r>
      </w:ins>
    </w:p>
    <w:p w14:paraId="627852A8" w14:textId="3D07EB78" w:rsidR="005F629F" w:rsidRDefault="005F629F"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1"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075" w:name="_Toc50800535"/>
      <w:r>
        <w:rPr>
          <w:rFonts w:eastAsiaTheme="minorHAnsi"/>
        </w:rPr>
        <w:t>Acronyms</w:t>
      </w:r>
      <w:r w:rsidR="009D540F">
        <w:rPr>
          <w:rFonts w:eastAsiaTheme="minorHAnsi"/>
        </w:rPr>
        <w:t xml:space="preserve"> and Abbreviations</w:t>
      </w:r>
      <w:bookmarkEnd w:id="1075"/>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lastRenderedPageBreak/>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2"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ins w:id="1076" w:author="David Conklin" w:date="2020-09-11T18:43:00Z"/>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ins w:id="1077" w:author="David Conklin" w:date="2020-09-11T18:43:00Z"/>
          <w:rFonts w:cstheme="minorHAnsi"/>
          <w:color w:val="222222"/>
          <w:shd w:val="clear" w:color="auto" w:fill="FFFFFF"/>
        </w:rPr>
      </w:pPr>
    </w:p>
    <w:p w14:paraId="206F98FD" w14:textId="4ADA959F" w:rsidR="00933943" w:rsidRPr="00D97CDA" w:rsidRDefault="00933943" w:rsidP="00A06758">
      <w:pPr>
        <w:rPr>
          <w:rFonts w:cstheme="minorHAnsi"/>
        </w:rPr>
      </w:pPr>
      <w:ins w:id="1078" w:author="David Conklin" w:date="2020-09-11T18:43:00Z">
        <w:r>
          <w:rPr>
            <w:rFonts w:cstheme="minorHAnsi"/>
            <w:color w:val="222222"/>
            <w:shd w:val="clear" w:color="auto" w:fill="FFFFFF"/>
          </w:rPr>
          <w:t>USACE – United States Army Corp</w:t>
        </w:r>
      </w:ins>
      <w:ins w:id="1079" w:author="David Conklin" w:date="2020-09-11T18:44:00Z">
        <w:r>
          <w:rPr>
            <w:rFonts w:cstheme="minorHAnsi"/>
            <w:color w:val="222222"/>
            <w:shd w:val="clear" w:color="auto" w:fill="FFFFFF"/>
          </w:rPr>
          <w:t>s</w:t>
        </w:r>
      </w:ins>
      <w:ins w:id="1080" w:author="David Conklin" w:date="2020-09-11T18:43:00Z">
        <w:r>
          <w:rPr>
            <w:rFonts w:cstheme="minorHAnsi"/>
            <w:color w:val="222222"/>
            <w:shd w:val="clear" w:color="auto" w:fill="FFFFFF"/>
          </w:rPr>
          <w:t xml:space="preserve"> of En</w:t>
        </w:r>
      </w:ins>
      <w:ins w:id="1081" w:author="David Conklin" w:date="2020-09-11T18:44:00Z">
        <w:r>
          <w:rPr>
            <w:rFonts w:cstheme="minorHAnsi"/>
            <w:color w:val="222222"/>
            <w:shd w:val="clear" w:color="auto" w:fill="FFFFFF"/>
          </w:rPr>
          <w:t>gineers</w:t>
        </w:r>
      </w:ins>
    </w:p>
    <w:sectPr w:rsidR="00933943" w:rsidRPr="00D97CDA">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1246E" w14:textId="77777777" w:rsidR="00FD7EFE" w:rsidRDefault="00FD7EFE" w:rsidP="00064E77">
      <w:r>
        <w:separator/>
      </w:r>
    </w:p>
  </w:endnote>
  <w:endnote w:type="continuationSeparator" w:id="0">
    <w:p w14:paraId="6082F9A2" w14:textId="77777777" w:rsidR="00FD7EFE" w:rsidRDefault="00FD7EFE"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037790" w:rsidRDefault="00037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037790" w:rsidRDefault="0003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00B4A" w14:textId="77777777" w:rsidR="00FD7EFE" w:rsidRDefault="00FD7EFE" w:rsidP="00064E77">
      <w:r>
        <w:separator/>
      </w:r>
    </w:p>
  </w:footnote>
  <w:footnote w:type="continuationSeparator" w:id="0">
    <w:p w14:paraId="3B8EE6AC" w14:textId="77777777" w:rsidR="00FD7EFE" w:rsidRDefault="00FD7EFE"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19DD"/>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62B"/>
    <w:rsid w:val="00061D96"/>
    <w:rsid w:val="00064E77"/>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51D3"/>
    <w:rsid w:val="00130043"/>
    <w:rsid w:val="00136B9C"/>
    <w:rsid w:val="00140959"/>
    <w:rsid w:val="00141BA9"/>
    <w:rsid w:val="001426A7"/>
    <w:rsid w:val="001511F4"/>
    <w:rsid w:val="00154AFB"/>
    <w:rsid w:val="00156AFB"/>
    <w:rsid w:val="001602E1"/>
    <w:rsid w:val="00165835"/>
    <w:rsid w:val="00173147"/>
    <w:rsid w:val="00174337"/>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432E4"/>
    <w:rsid w:val="00255861"/>
    <w:rsid w:val="00267FD4"/>
    <w:rsid w:val="00272344"/>
    <w:rsid w:val="00273B32"/>
    <w:rsid w:val="00275338"/>
    <w:rsid w:val="002770CE"/>
    <w:rsid w:val="00287358"/>
    <w:rsid w:val="002971E8"/>
    <w:rsid w:val="002A34F3"/>
    <w:rsid w:val="002B1A1D"/>
    <w:rsid w:val="002B7117"/>
    <w:rsid w:val="002C16CA"/>
    <w:rsid w:val="002C303A"/>
    <w:rsid w:val="002C3E17"/>
    <w:rsid w:val="002C4C7A"/>
    <w:rsid w:val="002D2159"/>
    <w:rsid w:val="002D4074"/>
    <w:rsid w:val="002D6657"/>
    <w:rsid w:val="002E0FEC"/>
    <w:rsid w:val="002E1CD4"/>
    <w:rsid w:val="002E6A03"/>
    <w:rsid w:val="002E747C"/>
    <w:rsid w:val="002F13AD"/>
    <w:rsid w:val="002F5005"/>
    <w:rsid w:val="00304172"/>
    <w:rsid w:val="00312039"/>
    <w:rsid w:val="00312BD4"/>
    <w:rsid w:val="00312D50"/>
    <w:rsid w:val="00313184"/>
    <w:rsid w:val="00314F62"/>
    <w:rsid w:val="00320791"/>
    <w:rsid w:val="00321E8A"/>
    <w:rsid w:val="003248C7"/>
    <w:rsid w:val="003271F0"/>
    <w:rsid w:val="00327CA3"/>
    <w:rsid w:val="00334570"/>
    <w:rsid w:val="00334BEF"/>
    <w:rsid w:val="0033601E"/>
    <w:rsid w:val="003410F4"/>
    <w:rsid w:val="003426E9"/>
    <w:rsid w:val="0034623E"/>
    <w:rsid w:val="003500F7"/>
    <w:rsid w:val="003613A1"/>
    <w:rsid w:val="0036489E"/>
    <w:rsid w:val="00364BDC"/>
    <w:rsid w:val="00382B0B"/>
    <w:rsid w:val="00390417"/>
    <w:rsid w:val="00393586"/>
    <w:rsid w:val="003A61FF"/>
    <w:rsid w:val="003A7CFD"/>
    <w:rsid w:val="003B3B98"/>
    <w:rsid w:val="003B5FA8"/>
    <w:rsid w:val="003D56B3"/>
    <w:rsid w:val="003F21D3"/>
    <w:rsid w:val="003F360E"/>
    <w:rsid w:val="00403174"/>
    <w:rsid w:val="00406032"/>
    <w:rsid w:val="00407672"/>
    <w:rsid w:val="004107FB"/>
    <w:rsid w:val="004111AF"/>
    <w:rsid w:val="00411AA2"/>
    <w:rsid w:val="00415923"/>
    <w:rsid w:val="004168B8"/>
    <w:rsid w:val="00427566"/>
    <w:rsid w:val="0044336B"/>
    <w:rsid w:val="00446DD1"/>
    <w:rsid w:val="00451A73"/>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50511E"/>
    <w:rsid w:val="005107A7"/>
    <w:rsid w:val="00525BEB"/>
    <w:rsid w:val="00527425"/>
    <w:rsid w:val="00531AC5"/>
    <w:rsid w:val="005343D4"/>
    <w:rsid w:val="005369C0"/>
    <w:rsid w:val="0054028D"/>
    <w:rsid w:val="0055476E"/>
    <w:rsid w:val="0056152A"/>
    <w:rsid w:val="00581BEB"/>
    <w:rsid w:val="00585C7E"/>
    <w:rsid w:val="00593C5F"/>
    <w:rsid w:val="00595105"/>
    <w:rsid w:val="005A2A0B"/>
    <w:rsid w:val="005A6F58"/>
    <w:rsid w:val="005B4DD9"/>
    <w:rsid w:val="005B5E46"/>
    <w:rsid w:val="005C01BD"/>
    <w:rsid w:val="005C1A69"/>
    <w:rsid w:val="005C2F4A"/>
    <w:rsid w:val="005C537E"/>
    <w:rsid w:val="005F3D22"/>
    <w:rsid w:val="005F46C8"/>
    <w:rsid w:val="005F629F"/>
    <w:rsid w:val="005F7F6C"/>
    <w:rsid w:val="006076FE"/>
    <w:rsid w:val="006313A1"/>
    <w:rsid w:val="00632DCA"/>
    <w:rsid w:val="00645753"/>
    <w:rsid w:val="00647F96"/>
    <w:rsid w:val="00655BC7"/>
    <w:rsid w:val="006569CE"/>
    <w:rsid w:val="00672FFF"/>
    <w:rsid w:val="006764F3"/>
    <w:rsid w:val="00683502"/>
    <w:rsid w:val="00684B5F"/>
    <w:rsid w:val="00691D6A"/>
    <w:rsid w:val="006A06E4"/>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6461"/>
    <w:rsid w:val="00742BBC"/>
    <w:rsid w:val="007441D2"/>
    <w:rsid w:val="00751211"/>
    <w:rsid w:val="007512E5"/>
    <w:rsid w:val="007534AF"/>
    <w:rsid w:val="00767641"/>
    <w:rsid w:val="00785F2A"/>
    <w:rsid w:val="007861B3"/>
    <w:rsid w:val="00791547"/>
    <w:rsid w:val="007A07CC"/>
    <w:rsid w:val="007A1AB6"/>
    <w:rsid w:val="007A55EC"/>
    <w:rsid w:val="007A5CBA"/>
    <w:rsid w:val="007B2879"/>
    <w:rsid w:val="007D47B3"/>
    <w:rsid w:val="007D61AE"/>
    <w:rsid w:val="007D6672"/>
    <w:rsid w:val="007D6B56"/>
    <w:rsid w:val="007D6ECA"/>
    <w:rsid w:val="007E053D"/>
    <w:rsid w:val="007E2AF3"/>
    <w:rsid w:val="007E3B3F"/>
    <w:rsid w:val="007E3C93"/>
    <w:rsid w:val="007E51F7"/>
    <w:rsid w:val="007F4C1F"/>
    <w:rsid w:val="008009EB"/>
    <w:rsid w:val="008026E7"/>
    <w:rsid w:val="00810296"/>
    <w:rsid w:val="00815A18"/>
    <w:rsid w:val="00822953"/>
    <w:rsid w:val="00823D41"/>
    <w:rsid w:val="0082582D"/>
    <w:rsid w:val="00826A6C"/>
    <w:rsid w:val="00827338"/>
    <w:rsid w:val="00834EE4"/>
    <w:rsid w:val="00842485"/>
    <w:rsid w:val="0084628D"/>
    <w:rsid w:val="008567FC"/>
    <w:rsid w:val="008575BA"/>
    <w:rsid w:val="00861163"/>
    <w:rsid w:val="00867943"/>
    <w:rsid w:val="00867B2E"/>
    <w:rsid w:val="00871F69"/>
    <w:rsid w:val="008770E3"/>
    <w:rsid w:val="00881DF0"/>
    <w:rsid w:val="00882C17"/>
    <w:rsid w:val="0088329B"/>
    <w:rsid w:val="00885D48"/>
    <w:rsid w:val="00885DEF"/>
    <w:rsid w:val="00887D92"/>
    <w:rsid w:val="008920B1"/>
    <w:rsid w:val="00893F4B"/>
    <w:rsid w:val="00894992"/>
    <w:rsid w:val="008A2C49"/>
    <w:rsid w:val="008A493C"/>
    <w:rsid w:val="008B095E"/>
    <w:rsid w:val="008B7F8E"/>
    <w:rsid w:val="008C0B03"/>
    <w:rsid w:val="008E4511"/>
    <w:rsid w:val="008E6C13"/>
    <w:rsid w:val="008E7929"/>
    <w:rsid w:val="008F3962"/>
    <w:rsid w:val="008F7342"/>
    <w:rsid w:val="0090110A"/>
    <w:rsid w:val="00906BBF"/>
    <w:rsid w:val="00906CF9"/>
    <w:rsid w:val="00906F5B"/>
    <w:rsid w:val="009123A7"/>
    <w:rsid w:val="00916DC9"/>
    <w:rsid w:val="0092040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6B9"/>
    <w:rsid w:val="009F6E43"/>
    <w:rsid w:val="00A06758"/>
    <w:rsid w:val="00A0759A"/>
    <w:rsid w:val="00A112B7"/>
    <w:rsid w:val="00A20B4A"/>
    <w:rsid w:val="00A20FF9"/>
    <w:rsid w:val="00A21124"/>
    <w:rsid w:val="00A24D01"/>
    <w:rsid w:val="00A35AEA"/>
    <w:rsid w:val="00A37865"/>
    <w:rsid w:val="00A43D30"/>
    <w:rsid w:val="00A51BEA"/>
    <w:rsid w:val="00A5284D"/>
    <w:rsid w:val="00A55502"/>
    <w:rsid w:val="00A57AB6"/>
    <w:rsid w:val="00A63C5B"/>
    <w:rsid w:val="00A63DAE"/>
    <w:rsid w:val="00A72932"/>
    <w:rsid w:val="00A8214A"/>
    <w:rsid w:val="00A827C4"/>
    <w:rsid w:val="00A928D9"/>
    <w:rsid w:val="00A92F06"/>
    <w:rsid w:val="00AA220A"/>
    <w:rsid w:val="00AB1E51"/>
    <w:rsid w:val="00AB4A43"/>
    <w:rsid w:val="00AC6CF6"/>
    <w:rsid w:val="00AD0B00"/>
    <w:rsid w:val="00AD22DC"/>
    <w:rsid w:val="00AD412A"/>
    <w:rsid w:val="00AE355A"/>
    <w:rsid w:val="00AE364B"/>
    <w:rsid w:val="00AF7701"/>
    <w:rsid w:val="00B0089C"/>
    <w:rsid w:val="00B01693"/>
    <w:rsid w:val="00B10B8F"/>
    <w:rsid w:val="00B20483"/>
    <w:rsid w:val="00B216A9"/>
    <w:rsid w:val="00B2572B"/>
    <w:rsid w:val="00B273FF"/>
    <w:rsid w:val="00B37892"/>
    <w:rsid w:val="00B447EE"/>
    <w:rsid w:val="00B47486"/>
    <w:rsid w:val="00B5577C"/>
    <w:rsid w:val="00B62984"/>
    <w:rsid w:val="00B65B7C"/>
    <w:rsid w:val="00B707C3"/>
    <w:rsid w:val="00B764D6"/>
    <w:rsid w:val="00B76B73"/>
    <w:rsid w:val="00B879F8"/>
    <w:rsid w:val="00B91F45"/>
    <w:rsid w:val="00B939DE"/>
    <w:rsid w:val="00BA7163"/>
    <w:rsid w:val="00BB1179"/>
    <w:rsid w:val="00BD0A05"/>
    <w:rsid w:val="00BD0F8C"/>
    <w:rsid w:val="00BD5610"/>
    <w:rsid w:val="00BD69AE"/>
    <w:rsid w:val="00BE0D88"/>
    <w:rsid w:val="00C13229"/>
    <w:rsid w:val="00C163DA"/>
    <w:rsid w:val="00C26282"/>
    <w:rsid w:val="00C34EBD"/>
    <w:rsid w:val="00C364E7"/>
    <w:rsid w:val="00C4199C"/>
    <w:rsid w:val="00C46F0A"/>
    <w:rsid w:val="00C551F9"/>
    <w:rsid w:val="00C66A50"/>
    <w:rsid w:val="00C67CA6"/>
    <w:rsid w:val="00C70B81"/>
    <w:rsid w:val="00C74675"/>
    <w:rsid w:val="00C76427"/>
    <w:rsid w:val="00C77A33"/>
    <w:rsid w:val="00C91B08"/>
    <w:rsid w:val="00C93662"/>
    <w:rsid w:val="00C97C9B"/>
    <w:rsid w:val="00CA1F9F"/>
    <w:rsid w:val="00CA564C"/>
    <w:rsid w:val="00CA57D5"/>
    <w:rsid w:val="00CB152A"/>
    <w:rsid w:val="00CB4C46"/>
    <w:rsid w:val="00CB7A37"/>
    <w:rsid w:val="00CF4732"/>
    <w:rsid w:val="00D07292"/>
    <w:rsid w:val="00D139AA"/>
    <w:rsid w:val="00D23CD9"/>
    <w:rsid w:val="00D33A9A"/>
    <w:rsid w:val="00D35AF7"/>
    <w:rsid w:val="00D35D53"/>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66595"/>
    <w:rsid w:val="00E66BC2"/>
    <w:rsid w:val="00E675D5"/>
    <w:rsid w:val="00E705B6"/>
    <w:rsid w:val="00E72638"/>
    <w:rsid w:val="00E735F4"/>
    <w:rsid w:val="00E7709F"/>
    <w:rsid w:val="00E82496"/>
    <w:rsid w:val="00E85A4D"/>
    <w:rsid w:val="00E90646"/>
    <w:rsid w:val="00E91BC9"/>
    <w:rsid w:val="00E965AC"/>
    <w:rsid w:val="00EA30D9"/>
    <w:rsid w:val="00EA5C3A"/>
    <w:rsid w:val="00EB51AF"/>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0120"/>
    <w:rsid w:val="00F45CDF"/>
    <w:rsid w:val="00F47B71"/>
    <w:rsid w:val="00F54E41"/>
    <w:rsid w:val="00F666D4"/>
    <w:rsid w:val="00F66D95"/>
    <w:rsid w:val="00F77810"/>
    <w:rsid w:val="00F80218"/>
    <w:rsid w:val="00F8477A"/>
    <w:rsid w:val="00F9474B"/>
    <w:rsid w:val="00F94E7F"/>
    <w:rsid w:val="00F95AB4"/>
    <w:rsid w:val="00FB2FA9"/>
    <w:rsid w:val="00FB5588"/>
    <w:rsid w:val="00FC0533"/>
    <w:rsid w:val="00FC290B"/>
    <w:rsid w:val="00FD7EFE"/>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3m@freshwatersim.com" TargetMode="External"/><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jstor.com/stable/1941831"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hyperlink" Target="https://www.oregon.gov/deq/FilterDocs/heatsourcemanual.pdf"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49257</TotalTime>
  <Pages>42</Pages>
  <Words>15050</Words>
  <Characters>85787</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216</cp:revision>
  <cp:lastPrinted>2020-09-12T00:49:00Z</cp:lastPrinted>
  <dcterms:created xsi:type="dcterms:W3CDTF">2018-11-09T13:56:00Z</dcterms:created>
  <dcterms:modified xsi:type="dcterms:W3CDTF">2020-09-12T17:55:00Z</dcterms:modified>
</cp:coreProperties>
</file>