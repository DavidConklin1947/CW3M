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1B3E1152" w:rsidR="00064E77" w:rsidRPr="00064E77" w:rsidRDefault="00A06758" w:rsidP="00064E77">
      <w:pPr>
        <w:pStyle w:val="Subtitle"/>
      </w:pPr>
      <w:ins w:id="0" w:author="David Conklin" w:date="2019-12-10T08:09:00Z">
        <w:r>
          <w:t>12/10</w:t>
        </w:r>
      </w:ins>
      <w:del w:id="1" w:author="David Conklin" w:date="2019-12-10T08:09:00Z">
        <w:r w:rsidR="002C16CA" w:rsidDel="00A06758">
          <w:delText>7/4</w:delText>
        </w:r>
      </w:del>
      <w:r w:rsidR="00CB4C46">
        <w:t>/2019</w:t>
      </w:r>
    </w:p>
    <w:p w14:paraId="24E34AEC" w14:textId="77777777" w:rsidR="00581BEB" w:rsidRDefault="00581BEB" w:rsidP="00581BEB">
      <w:r>
        <w:t>CW3M is maintained by Oregon Freshwater Simulations Inc.</w:t>
      </w:r>
    </w:p>
    <w:p w14:paraId="3EBE1501" w14:textId="77777777" w:rsidR="00581BEB" w:rsidRDefault="00581BEB" w:rsidP="00581BEB">
      <w:r>
        <w:t xml:space="preserve">contact: </w:t>
      </w:r>
      <w:hyperlink r:id="rId7" w:history="1">
        <w:r w:rsidRPr="00AF5519">
          <w:rPr>
            <w:rStyle w:val="Hyperlink"/>
          </w:rPr>
          <w:t>cw3m@freshwatersim.com</w:t>
        </w:r>
      </w:hyperlink>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6A5C3B41" w14:textId="604B83FF" w:rsidR="002C16CA"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127714" w:history="1">
            <w:r w:rsidR="002C16CA" w:rsidRPr="00AE7A85">
              <w:rPr>
                <w:rStyle w:val="Hyperlink"/>
                <w:noProof/>
              </w:rPr>
              <w:t>What is a digital handbook?</w:t>
            </w:r>
            <w:r w:rsidR="002C16CA">
              <w:rPr>
                <w:noProof/>
                <w:webHidden/>
              </w:rPr>
              <w:tab/>
            </w:r>
            <w:r w:rsidR="002C16CA">
              <w:rPr>
                <w:noProof/>
                <w:webHidden/>
              </w:rPr>
              <w:fldChar w:fldCharType="begin"/>
            </w:r>
            <w:r w:rsidR="002C16CA">
              <w:rPr>
                <w:noProof/>
                <w:webHidden/>
              </w:rPr>
              <w:instrText xml:space="preserve"> PAGEREF _Toc13127714 \h </w:instrText>
            </w:r>
            <w:r w:rsidR="002C16CA">
              <w:rPr>
                <w:noProof/>
                <w:webHidden/>
              </w:rPr>
            </w:r>
            <w:r w:rsidR="002C16CA">
              <w:rPr>
                <w:noProof/>
                <w:webHidden/>
              </w:rPr>
              <w:fldChar w:fldCharType="separate"/>
            </w:r>
            <w:r w:rsidR="002C16CA">
              <w:rPr>
                <w:noProof/>
                <w:webHidden/>
              </w:rPr>
              <w:t>2</w:t>
            </w:r>
            <w:r w:rsidR="002C16CA">
              <w:rPr>
                <w:noProof/>
                <w:webHidden/>
              </w:rPr>
              <w:fldChar w:fldCharType="end"/>
            </w:r>
          </w:hyperlink>
        </w:p>
        <w:p w14:paraId="6F5A1702" w14:textId="3C9540F1" w:rsidR="002C16CA" w:rsidRDefault="002C16CA">
          <w:pPr>
            <w:pStyle w:val="TOC1"/>
            <w:tabs>
              <w:tab w:val="right" w:leader="dot" w:pos="9350"/>
            </w:tabs>
            <w:rPr>
              <w:rFonts w:eastAsiaTheme="minorEastAsia"/>
              <w:noProof/>
            </w:rPr>
          </w:pPr>
          <w:hyperlink w:anchor="_Toc13127715" w:history="1">
            <w:r w:rsidRPr="00AE7A85">
              <w:rPr>
                <w:rStyle w:val="Hyperlink"/>
                <w:noProof/>
              </w:rPr>
              <w:t>CW3M concept</w:t>
            </w:r>
            <w:r>
              <w:rPr>
                <w:noProof/>
                <w:webHidden/>
              </w:rPr>
              <w:tab/>
            </w:r>
            <w:r>
              <w:rPr>
                <w:noProof/>
                <w:webHidden/>
              </w:rPr>
              <w:fldChar w:fldCharType="begin"/>
            </w:r>
            <w:r>
              <w:rPr>
                <w:noProof/>
                <w:webHidden/>
              </w:rPr>
              <w:instrText xml:space="preserve"> PAGEREF _Toc13127715 \h </w:instrText>
            </w:r>
            <w:r>
              <w:rPr>
                <w:noProof/>
                <w:webHidden/>
              </w:rPr>
            </w:r>
            <w:r>
              <w:rPr>
                <w:noProof/>
                <w:webHidden/>
              </w:rPr>
              <w:fldChar w:fldCharType="separate"/>
            </w:r>
            <w:r>
              <w:rPr>
                <w:noProof/>
                <w:webHidden/>
              </w:rPr>
              <w:t>2</w:t>
            </w:r>
            <w:r>
              <w:rPr>
                <w:noProof/>
                <w:webHidden/>
              </w:rPr>
              <w:fldChar w:fldCharType="end"/>
            </w:r>
          </w:hyperlink>
        </w:p>
        <w:p w14:paraId="6E31A53B" w14:textId="720760A3" w:rsidR="002C16CA" w:rsidRDefault="002C16CA">
          <w:pPr>
            <w:pStyle w:val="TOC2"/>
            <w:tabs>
              <w:tab w:val="right" w:leader="dot" w:pos="9350"/>
            </w:tabs>
            <w:rPr>
              <w:rFonts w:eastAsiaTheme="minorEastAsia"/>
              <w:noProof/>
            </w:rPr>
          </w:pPr>
          <w:hyperlink w:anchor="_Toc13127716" w:history="1">
            <w:r w:rsidRPr="00AE7A85">
              <w:rPr>
                <w:rStyle w:val="Hyperlink"/>
                <w:noProof/>
              </w:rPr>
              <w:t>A different kind of community model</w:t>
            </w:r>
            <w:r>
              <w:rPr>
                <w:noProof/>
                <w:webHidden/>
              </w:rPr>
              <w:tab/>
            </w:r>
            <w:r>
              <w:rPr>
                <w:noProof/>
                <w:webHidden/>
              </w:rPr>
              <w:fldChar w:fldCharType="begin"/>
            </w:r>
            <w:r>
              <w:rPr>
                <w:noProof/>
                <w:webHidden/>
              </w:rPr>
              <w:instrText xml:space="preserve"> PAGEREF _Toc13127716 \h </w:instrText>
            </w:r>
            <w:r>
              <w:rPr>
                <w:noProof/>
                <w:webHidden/>
              </w:rPr>
            </w:r>
            <w:r>
              <w:rPr>
                <w:noProof/>
                <w:webHidden/>
              </w:rPr>
              <w:fldChar w:fldCharType="separate"/>
            </w:r>
            <w:r>
              <w:rPr>
                <w:noProof/>
                <w:webHidden/>
              </w:rPr>
              <w:t>2</w:t>
            </w:r>
            <w:r>
              <w:rPr>
                <w:noProof/>
                <w:webHidden/>
              </w:rPr>
              <w:fldChar w:fldCharType="end"/>
            </w:r>
          </w:hyperlink>
        </w:p>
        <w:p w14:paraId="019CABDE" w14:textId="7E32C248" w:rsidR="002C16CA" w:rsidRDefault="002C16CA">
          <w:pPr>
            <w:pStyle w:val="TOC2"/>
            <w:tabs>
              <w:tab w:val="right" w:leader="dot" w:pos="9350"/>
            </w:tabs>
            <w:rPr>
              <w:rFonts w:eastAsiaTheme="minorEastAsia"/>
              <w:noProof/>
            </w:rPr>
          </w:pPr>
          <w:hyperlink w:anchor="_Toc13127717" w:history="1">
            <w:r w:rsidRPr="00AE7A85">
              <w:rPr>
                <w:rStyle w:val="Hyperlink"/>
                <w:noProof/>
              </w:rPr>
              <w:t>What CW3M is for</w:t>
            </w:r>
            <w:r>
              <w:rPr>
                <w:noProof/>
                <w:webHidden/>
              </w:rPr>
              <w:tab/>
            </w:r>
            <w:r>
              <w:rPr>
                <w:noProof/>
                <w:webHidden/>
              </w:rPr>
              <w:fldChar w:fldCharType="begin"/>
            </w:r>
            <w:r>
              <w:rPr>
                <w:noProof/>
                <w:webHidden/>
              </w:rPr>
              <w:instrText xml:space="preserve"> PAGEREF _Toc13127717 \h </w:instrText>
            </w:r>
            <w:r>
              <w:rPr>
                <w:noProof/>
                <w:webHidden/>
              </w:rPr>
            </w:r>
            <w:r>
              <w:rPr>
                <w:noProof/>
                <w:webHidden/>
              </w:rPr>
              <w:fldChar w:fldCharType="separate"/>
            </w:r>
            <w:r>
              <w:rPr>
                <w:noProof/>
                <w:webHidden/>
              </w:rPr>
              <w:t>3</w:t>
            </w:r>
            <w:r>
              <w:rPr>
                <w:noProof/>
                <w:webHidden/>
              </w:rPr>
              <w:fldChar w:fldCharType="end"/>
            </w:r>
          </w:hyperlink>
        </w:p>
        <w:p w14:paraId="727A189F" w14:textId="4333BC23" w:rsidR="002C16CA" w:rsidRDefault="002C16CA">
          <w:pPr>
            <w:pStyle w:val="TOC2"/>
            <w:tabs>
              <w:tab w:val="right" w:leader="dot" w:pos="9350"/>
            </w:tabs>
            <w:rPr>
              <w:rFonts w:eastAsiaTheme="minorEastAsia"/>
              <w:noProof/>
            </w:rPr>
          </w:pPr>
          <w:hyperlink w:anchor="_Toc13127718" w:history="1">
            <w:r w:rsidRPr="00AE7A85">
              <w:rPr>
                <w:rStyle w:val="Hyperlink"/>
                <w:noProof/>
              </w:rPr>
              <w:t>Management and maintenance</w:t>
            </w:r>
            <w:r>
              <w:rPr>
                <w:noProof/>
                <w:webHidden/>
              </w:rPr>
              <w:tab/>
            </w:r>
            <w:r>
              <w:rPr>
                <w:noProof/>
                <w:webHidden/>
              </w:rPr>
              <w:fldChar w:fldCharType="begin"/>
            </w:r>
            <w:r>
              <w:rPr>
                <w:noProof/>
                <w:webHidden/>
              </w:rPr>
              <w:instrText xml:space="preserve"> PAGEREF _Toc13127718 \h </w:instrText>
            </w:r>
            <w:r>
              <w:rPr>
                <w:noProof/>
                <w:webHidden/>
              </w:rPr>
            </w:r>
            <w:r>
              <w:rPr>
                <w:noProof/>
                <w:webHidden/>
              </w:rPr>
              <w:fldChar w:fldCharType="separate"/>
            </w:r>
            <w:r>
              <w:rPr>
                <w:noProof/>
                <w:webHidden/>
              </w:rPr>
              <w:t>3</w:t>
            </w:r>
            <w:r>
              <w:rPr>
                <w:noProof/>
                <w:webHidden/>
              </w:rPr>
              <w:fldChar w:fldCharType="end"/>
            </w:r>
          </w:hyperlink>
        </w:p>
        <w:p w14:paraId="510F75B6" w14:textId="5B88D664" w:rsidR="002C16CA" w:rsidRDefault="002C16CA">
          <w:pPr>
            <w:pStyle w:val="TOC2"/>
            <w:tabs>
              <w:tab w:val="right" w:leader="dot" w:pos="9350"/>
            </w:tabs>
            <w:rPr>
              <w:rFonts w:eastAsiaTheme="minorEastAsia"/>
              <w:noProof/>
            </w:rPr>
          </w:pPr>
          <w:hyperlink w:anchor="_Toc13127719" w:history="1">
            <w:r w:rsidRPr="00AE7A85">
              <w:rPr>
                <w:rStyle w:val="Hyperlink"/>
                <w:noProof/>
              </w:rPr>
              <w:t>Support from the stakeholder community</w:t>
            </w:r>
            <w:r>
              <w:rPr>
                <w:noProof/>
                <w:webHidden/>
              </w:rPr>
              <w:tab/>
            </w:r>
            <w:r>
              <w:rPr>
                <w:noProof/>
                <w:webHidden/>
              </w:rPr>
              <w:fldChar w:fldCharType="begin"/>
            </w:r>
            <w:r>
              <w:rPr>
                <w:noProof/>
                <w:webHidden/>
              </w:rPr>
              <w:instrText xml:space="preserve"> PAGEREF _Toc13127719 \h </w:instrText>
            </w:r>
            <w:r>
              <w:rPr>
                <w:noProof/>
                <w:webHidden/>
              </w:rPr>
            </w:r>
            <w:r>
              <w:rPr>
                <w:noProof/>
                <w:webHidden/>
              </w:rPr>
              <w:fldChar w:fldCharType="separate"/>
            </w:r>
            <w:r>
              <w:rPr>
                <w:noProof/>
                <w:webHidden/>
              </w:rPr>
              <w:t>3</w:t>
            </w:r>
            <w:r>
              <w:rPr>
                <w:noProof/>
                <w:webHidden/>
              </w:rPr>
              <w:fldChar w:fldCharType="end"/>
            </w:r>
          </w:hyperlink>
        </w:p>
        <w:p w14:paraId="5923A65A" w14:textId="1BD7A4BC" w:rsidR="002C16CA" w:rsidRDefault="002C16CA">
          <w:pPr>
            <w:pStyle w:val="TOC2"/>
            <w:tabs>
              <w:tab w:val="right" w:leader="dot" w:pos="9350"/>
            </w:tabs>
            <w:rPr>
              <w:rFonts w:eastAsiaTheme="minorEastAsia"/>
              <w:noProof/>
            </w:rPr>
          </w:pPr>
          <w:hyperlink w:anchor="_Toc13127720" w:history="1">
            <w:r w:rsidRPr="00AE7A85">
              <w:rPr>
                <w:rStyle w:val="Hyperlink"/>
                <w:noProof/>
              </w:rPr>
              <w:t>Support from the research community</w:t>
            </w:r>
            <w:r>
              <w:rPr>
                <w:noProof/>
                <w:webHidden/>
              </w:rPr>
              <w:tab/>
            </w:r>
            <w:r>
              <w:rPr>
                <w:noProof/>
                <w:webHidden/>
              </w:rPr>
              <w:fldChar w:fldCharType="begin"/>
            </w:r>
            <w:r>
              <w:rPr>
                <w:noProof/>
                <w:webHidden/>
              </w:rPr>
              <w:instrText xml:space="preserve"> PAGEREF _Toc13127720 \h </w:instrText>
            </w:r>
            <w:r>
              <w:rPr>
                <w:noProof/>
                <w:webHidden/>
              </w:rPr>
            </w:r>
            <w:r>
              <w:rPr>
                <w:noProof/>
                <w:webHidden/>
              </w:rPr>
              <w:fldChar w:fldCharType="separate"/>
            </w:r>
            <w:r>
              <w:rPr>
                <w:noProof/>
                <w:webHidden/>
              </w:rPr>
              <w:t>4</w:t>
            </w:r>
            <w:r>
              <w:rPr>
                <w:noProof/>
                <w:webHidden/>
              </w:rPr>
              <w:fldChar w:fldCharType="end"/>
            </w:r>
          </w:hyperlink>
        </w:p>
        <w:p w14:paraId="47B19F5D" w14:textId="4AB41126" w:rsidR="002C16CA" w:rsidRDefault="002C16CA">
          <w:pPr>
            <w:pStyle w:val="TOC1"/>
            <w:tabs>
              <w:tab w:val="right" w:leader="dot" w:pos="9350"/>
            </w:tabs>
            <w:rPr>
              <w:rFonts w:eastAsiaTheme="minorEastAsia"/>
              <w:noProof/>
            </w:rPr>
          </w:pPr>
          <w:hyperlink w:anchor="_Toc13127721" w:history="1">
            <w:r w:rsidRPr="00AE7A85">
              <w:rPr>
                <w:rStyle w:val="Hyperlink"/>
                <w:noProof/>
              </w:rPr>
              <w:t>Study areas</w:t>
            </w:r>
            <w:r>
              <w:rPr>
                <w:noProof/>
                <w:webHidden/>
              </w:rPr>
              <w:tab/>
            </w:r>
            <w:r>
              <w:rPr>
                <w:noProof/>
                <w:webHidden/>
              </w:rPr>
              <w:fldChar w:fldCharType="begin"/>
            </w:r>
            <w:r>
              <w:rPr>
                <w:noProof/>
                <w:webHidden/>
              </w:rPr>
              <w:instrText xml:space="preserve"> PAGEREF _Toc13127721 \h </w:instrText>
            </w:r>
            <w:r>
              <w:rPr>
                <w:noProof/>
                <w:webHidden/>
              </w:rPr>
            </w:r>
            <w:r>
              <w:rPr>
                <w:noProof/>
                <w:webHidden/>
              </w:rPr>
              <w:fldChar w:fldCharType="separate"/>
            </w:r>
            <w:r>
              <w:rPr>
                <w:noProof/>
                <w:webHidden/>
              </w:rPr>
              <w:t>5</w:t>
            </w:r>
            <w:r>
              <w:rPr>
                <w:noProof/>
                <w:webHidden/>
              </w:rPr>
              <w:fldChar w:fldCharType="end"/>
            </w:r>
          </w:hyperlink>
        </w:p>
        <w:p w14:paraId="043B965E" w14:textId="5928EABA" w:rsidR="002C16CA" w:rsidRDefault="002C16CA">
          <w:pPr>
            <w:pStyle w:val="TOC2"/>
            <w:tabs>
              <w:tab w:val="right" w:leader="dot" w:pos="9350"/>
            </w:tabs>
            <w:rPr>
              <w:rFonts w:eastAsiaTheme="minorEastAsia"/>
              <w:noProof/>
            </w:rPr>
          </w:pPr>
          <w:hyperlink w:anchor="_Toc13127722" w:history="1">
            <w:r w:rsidRPr="00AE7A85">
              <w:rPr>
                <w:rStyle w:val="Hyperlink"/>
                <w:noProof/>
              </w:rPr>
              <w:t>DataCW3M directory structure</w:t>
            </w:r>
            <w:r>
              <w:rPr>
                <w:noProof/>
                <w:webHidden/>
              </w:rPr>
              <w:tab/>
            </w:r>
            <w:r>
              <w:rPr>
                <w:noProof/>
                <w:webHidden/>
              </w:rPr>
              <w:fldChar w:fldCharType="begin"/>
            </w:r>
            <w:r>
              <w:rPr>
                <w:noProof/>
                <w:webHidden/>
              </w:rPr>
              <w:instrText xml:space="preserve"> PAGEREF _Toc13127722 \h </w:instrText>
            </w:r>
            <w:r>
              <w:rPr>
                <w:noProof/>
                <w:webHidden/>
              </w:rPr>
            </w:r>
            <w:r>
              <w:rPr>
                <w:noProof/>
                <w:webHidden/>
              </w:rPr>
              <w:fldChar w:fldCharType="separate"/>
            </w:r>
            <w:r>
              <w:rPr>
                <w:noProof/>
                <w:webHidden/>
              </w:rPr>
              <w:t>5</w:t>
            </w:r>
            <w:r>
              <w:rPr>
                <w:noProof/>
                <w:webHidden/>
              </w:rPr>
              <w:fldChar w:fldCharType="end"/>
            </w:r>
          </w:hyperlink>
        </w:p>
        <w:p w14:paraId="7D0456FB" w14:textId="6AF619FF" w:rsidR="002C16CA" w:rsidRDefault="002C16CA">
          <w:pPr>
            <w:pStyle w:val="TOC2"/>
            <w:tabs>
              <w:tab w:val="right" w:leader="dot" w:pos="9350"/>
            </w:tabs>
            <w:rPr>
              <w:rFonts w:eastAsiaTheme="minorEastAsia"/>
              <w:noProof/>
            </w:rPr>
          </w:pPr>
          <w:hyperlink w:anchor="_Toc13127723" w:history="1">
            <w:r w:rsidRPr="00AE7A85">
              <w:rPr>
                <w:rStyle w:val="Hyperlink"/>
                <w:noProof/>
              </w:rPr>
              <w:t>DataCW3M\ScenarioData directory structure</w:t>
            </w:r>
            <w:r>
              <w:rPr>
                <w:noProof/>
                <w:webHidden/>
              </w:rPr>
              <w:tab/>
            </w:r>
            <w:r>
              <w:rPr>
                <w:noProof/>
                <w:webHidden/>
              </w:rPr>
              <w:fldChar w:fldCharType="begin"/>
            </w:r>
            <w:r>
              <w:rPr>
                <w:noProof/>
                <w:webHidden/>
              </w:rPr>
              <w:instrText xml:space="preserve"> PAGEREF _Toc13127723 \h </w:instrText>
            </w:r>
            <w:r>
              <w:rPr>
                <w:noProof/>
                <w:webHidden/>
              </w:rPr>
            </w:r>
            <w:r>
              <w:rPr>
                <w:noProof/>
                <w:webHidden/>
              </w:rPr>
              <w:fldChar w:fldCharType="separate"/>
            </w:r>
            <w:r>
              <w:rPr>
                <w:noProof/>
                <w:webHidden/>
              </w:rPr>
              <w:t>6</w:t>
            </w:r>
            <w:r>
              <w:rPr>
                <w:noProof/>
                <w:webHidden/>
              </w:rPr>
              <w:fldChar w:fldCharType="end"/>
            </w:r>
          </w:hyperlink>
        </w:p>
        <w:p w14:paraId="2A89DC49" w14:textId="0155BCF0" w:rsidR="002C16CA" w:rsidRDefault="002C16CA">
          <w:pPr>
            <w:pStyle w:val="TOC2"/>
            <w:tabs>
              <w:tab w:val="right" w:leader="dot" w:pos="9350"/>
            </w:tabs>
            <w:rPr>
              <w:rFonts w:eastAsiaTheme="minorEastAsia"/>
              <w:noProof/>
            </w:rPr>
          </w:pPr>
          <w:hyperlink w:anchor="_Toc13127724" w:history="1">
            <w:r w:rsidRPr="00AE7A85">
              <w:rPr>
                <w:rStyle w:val="Hyperlink"/>
                <w:noProof/>
              </w:rPr>
              <w:t>DataCW3M\ScenarioData\&lt;scenario&gt; folder contents</w:t>
            </w:r>
            <w:r>
              <w:rPr>
                <w:noProof/>
                <w:webHidden/>
              </w:rPr>
              <w:tab/>
            </w:r>
            <w:r>
              <w:rPr>
                <w:noProof/>
                <w:webHidden/>
              </w:rPr>
              <w:fldChar w:fldCharType="begin"/>
            </w:r>
            <w:r>
              <w:rPr>
                <w:noProof/>
                <w:webHidden/>
              </w:rPr>
              <w:instrText xml:space="preserve"> PAGEREF _Toc13127724 \h </w:instrText>
            </w:r>
            <w:r>
              <w:rPr>
                <w:noProof/>
                <w:webHidden/>
              </w:rPr>
            </w:r>
            <w:r>
              <w:rPr>
                <w:noProof/>
                <w:webHidden/>
              </w:rPr>
              <w:fldChar w:fldCharType="separate"/>
            </w:r>
            <w:r>
              <w:rPr>
                <w:noProof/>
                <w:webHidden/>
              </w:rPr>
              <w:t>6</w:t>
            </w:r>
            <w:r>
              <w:rPr>
                <w:noProof/>
                <w:webHidden/>
              </w:rPr>
              <w:fldChar w:fldCharType="end"/>
            </w:r>
          </w:hyperlink>
        </w:p>
        <w:p w14:paraId="05D4B52A" w14:textId="3B8AE55C" w:rsidR="002C16CA" w:rsidRDefault="002C16CA">
          <w:pPr>
            <w:pStyle w:val="TOC2"/>
            <w:tabs>
              <w:tab w:val="right" w:leader="dot" w:pos="9350"/>
            </w:tabs>
            <w:rPr>
              <w:rFonts w:eastAsiaTheme="minorEastAsia"/>
              <w:noProof/>
            </w:rPr>
          </w:pPr>
          <w:hyperlink w:anchor="_Toc13127725" w:history="1">
            <w:r w:rsidRPr="00AE7A85">
              <w:rPr>
                <w:rStyle w:val="Hyperlink"/>
                <w:noProof/>
              </w:rPr>
              <w:t>DataCW3M\&lt;study area&gt; folder contents</w:t>
            </w:r>
            <w:r>
              <w:rPr>
                <w:noProof/>
                <w:webHidden/>
              </w:rPr>
              <w:tab/>
            </w:r>
            <w:r>
              <w:rPr>
                <w:noProof/>
                <w:webHidden/>
              </w:rPr>
              <w:fldChar w:fldCharType="begin"/>
            </w:r>
            <w:r>
              <w:rPr>
                <w:noProof/>
                <w:webHidden/>
              </w:rPr>
              <w:instrText xml:space="preserve"> PAGEREF _Toc13127725 \h </w:instrText>
            </w:r>
            <w:r>
              <w:rPr>
                <w:noProof/>
                <w:webHidden/>
              </w:rPr>
            </w:r>
            <w:r>
              <w:rPr>
                <w:noProof/>
                <w:webHidden/>
              </w:rPr>
              <w:fldChar w:fldCharType="separate"/>
            </w:r>
            <w:r>
              <w:rPr>
                <w:noProof/>
                <w:webHidden/>
              </w:rPr>
              <w:t>6</w:t>
            </w:r>
            <w:r>
              <w:rPr>
                <w:noProof/>
                <w:webHidden/>
              </w:rPr>
              <w:fldChar w:fldCharType="end"/>
            </w:r>
          </w:hyperlink>
        </w:p>
        <w:p w14:paraId="4C36BB2A" w14:textId="04C31840" w:rsidR="002C16CA" w:rsidRDefault="002C16CA">
          <w:pPr>
            <w:pStyle w:val="TOC1"/>
            <w:tabs>
              <w:tab w:val="right" w:leader="dot" w:pos="9350"/>
            </w:tabs>
            <w:rPr>
              <w:rFonts w:eastAsiaTheme="minorEastAsia"/>
              <w:noProof/>
            </w:rPr>
          </w:pPr>
          <w:hyperlink w:anchor="_Toc13127726" w:history="1">
            <w:r w:rsidRPr="00AE7A85">
              <w:rPr>
                <w:rStyle w:val="Hyperlink"/>
                <w:noProof/>
              </w:rPr>
              <w:t>Calendar conventions</w:t>
            </w:r>
            <w:r>
              <w:rPr>
                <w:noProof/>
                <w:webHidden/>
              </w:rPr>
              <w:tab/>
            </w:r>
            <w:r>
              <w:rPr>
                <w:noProof/>
                <w:webHidden/>
              </w:rPr>
              <w:fldChar w:fldCharType="begin"/>
            </w:r>
            <w:r>
              <w:rPr>
                <w:noProof/>
                <w:webHidden/>
              </w:rPr>
              <w:instrText xml:space="preserve"> PAGEREF _Toc13127726 \h </w:instrText>
            </w:r>
            <w:r>
              <w:rPr>
                <w:noProof/>
                <w:webHidden/>
              </w:rPr>
            </w:r>
            <w:r>
              <w:rPr>
                <w:noProof/>
                <w:webHidden/>
              </w:rPr>
              <w:fldChar w:fldCharType="separate"/>
            </w:r>
            <w:r>
              <w:rPr>
                <w:noProof/>
                <w:webHidden/>
              </w:rPr>
              <w:t>12</w:t>
            </w:r>
            <w:r>
              <w:rPr>
                <w:noProof/>
                <w:webHidden/>
              </w:rPr>
              <w:fldChar w:fldCharType="end"/>
            </w:r>
          </w:hyperlink>
        </w:p>
        <w:p w14:paraId="6AB708DB" w14:textId="46B687B4" w:rsidR="002C16CA" w:rsidRDefault="002C16CA">
          <w:pPr>
            <w:pStyle w:val="TOC2"/>
            <w:tabs>
              <w:tab w:val="right" w:leader="dot" w:pos="9350"/>
            </w:tabs>
            <w:rPr>
              <w:rFonts w:eastAsiaTheme="minorEastAsia"/>
              <w:noProof/>
            </w:rPr>
          </w:pPr>
          <w:hyperlink w:anchor="_Toc13127727" w:history="1">
            <w:r w:rsidRPr="00AE7A85">
              <w:rPr>
                <w:rStyle w:val="Hyperlink"/>
                <w:noProof/>
              </w:rPr>
              <w:t>Water years</w:t>
            </w:r>
            <w:r>
              <w:rPr>
                <w:noProof/>
                <w:webHidden/>
              </w:rPr>
              <w:tab/>
            </w:r>
            <w:r>
              <w:rPr>
                <w:noProof/>
                <w:webHidden/>
              </w:rPr>
              <w:fldChar w:fldCharType="begin"/>
            </w:r>
            <w:r>
              <w:rPr>
                <w:noProof/>
                <w:webHidden/>
              </w:rPr>
              <w:instrText xml:space="preserve"> PAGEREF _Toc13127727 \h </w:instrText>
            </w:r>
            <w:r>
              <w:rPr>
                <w:noProof/>
                <w:webHidden/>
              </w:rPr>
            </w:r>
            <w:r>
              <w:rPr>
                <w:noProof/>
                <w:webHidden/>
              </w:rPr>
              <w:fldChar w:fldCharType="separate"/>
            </w:r>
            <w:r>
              <w:rPr>
                <w:noProof/>
                <w:webHidden/>
              </w:rPr>
              <w:t>12</w:t>
            </w:r>
            <w:r>
              <w:rPr>
                <w:noProof/>
                <w:webHidden/>
              </w:rPr>
              <w:fldChar w:fldCharType="end"/>
            </w:r>
          </w:hyperlink>
        </w:p>
        <w:p w14:paraId="0ADBA828" w14:textId="39A79AC4" w:rsidR="002C16CA" w:rsidRDefault="002C16CA">
          <w:pPr>
            <w:pStyle w:val="TOC1"/>
            <w:tabs>
              <w:tab w:val="right" w:leader="dot" w:pos="9350"/>
            </w:tabs>
            <w:rPr>
              <w:rFonts w:eastAsiaTheme="minorEastAsia"/>
              <w:noProof/>
            </w:rPr>
          </w:pPr>
          <w:hyperlink w:anchor="_Toc13127728" w:history="1">
            <w:r w:rsidRPr="00AE7A85">
              <w:rPr>
                <w:rStyle w:val="Hyperlink"/>
                <w:noProof/>
              </w:rPr>
              <w:t>Climate data</w:t>
            </w:r>
            <w:r>
              <w:rPr>
                <w:noProof/>
                <w:webHidden/>
              </w:rPr>
              <w:tab/>
            </w:r>
            <w:r>
              <w:rPr>
                <w:noProof/>
                <w:webHidden/>
              </w:rPr>
              <w:fldChar w:fldCharType="begin"/>
            </w:r>
            <w:r>
              <w:rPr>
                <w:noProof/>
                <w:webHidden/>
              </w:rPr>
              <w:instrText xml:space="preserve"> PAGEREF _Toc13127728 \h </w:instrText>
            </w:r>
            <w:r>
              <w:rPr>
                <w:noProof/>
                <w:webHidden/>
              </w:rPr>
            </w:r>
            <w:r>
              <w:rPr>
                <w:noProof/>
                <w:webHidden/>
              </w:rPr>
              <w:fldChar w:fldCharType="separate"/>
            </w:r>
            <w:r>
              <w:rPr>
                <w:noProof/>
                <w:webHidden/>
              </w:rPr>
              <w:t>12</w:t>
            </w:r>
            <w:r>
              <w:rPr>
                <w:noProof/>
                <w:webHidden/>
              </w:rPr>
              <w:fldChar w:fldCharType="end"/>
            </w:r>
          </w:hyperlink>
        </w:p>
        <w:p w14:paraId="27CEBDE8" w14:textId="13E928EB" w:rsidR="002C16CA" w:rsidRDefault="002C16CA">
          <w:pPr>
            <w:pStyle w:val="TOC2"/>
            <w:tabs>
              <w:tab w:val="right" w:leader="dot" w:pos="9350"/>
            </w:tabs>
            <w:rPr>
              <w:rFonts w:eastAsiaTheme="minorEastAsia"/>
              <w:noProof/>
            </w:rPr>
          </w:pPr>
          <w:hyperlink w:anchor="_Toc13127729" w:history="1">
            <w:r w:rsidRPr="00AE7A85">
              <w:rPr>
                <w:rStyle w:val="Hyperlink"/>
                <w:noProof/>
              </w:rPr>
              <w:t>Numbered climate scenarios in the model</w:t>
            </w:r>
            <w:r>
              <w:rPr>
                <w:noProof/>
                <w:webHidden/>
              </w:rPr>
              <w:tab/>
            </w:r>
            <w:r>
              <w:rPr>
                <w:noProof/>
                <w:webHidden/>
              </w:rPr>
              <w:fldChar w:fldCharType="begin"/>
            </w:r>
            <w:r>
              <w:rPr>
                <w:noProof/>
                <w:webHidden/>
              </w:rPr>
              <w:instrText xml:space="preserve"> PAGEREF _Toc13127729 \h </w:instrText>
            </w:r>
            <w:r>
              <w:rPr>
                <w:noProof/>
                <w:webHidden/>
              </w:rPr>
            </w:r>
            <w:r>
              <w:rPr>
                <w:noProof/>
                <w:webHidden/>
              </w:rPr>
              <w:fldChar w:fldCharType="separate"/>
            </w:r>
            <w:r>
              <w:rPr>
                <w:noProof/>
                <w:webHidden/>
              </w:rPr>
              <w:t>12</w:t>
            </w:r>
            <w:r>
              <w:rPr>
                <w:noProof/>
                <w:webHidden/>
              </w:rPr>
              <w:fldChar w:fldCharType="end"/>
            </w:r>
          </w:hyperlink>
        </w:p>
        <w:p w14:paraId="415829AC" w14:textId="69D16A45" w:rsidR="002C16CA" w:rsidRDefault="002C16CA">
          <w:pPr>
            <w:pStyle w:val="TOC2"/>
            <w:tabs>
              <w:tab w:val="right" w:leader="dot" w:pos="9350"/>
            </w:tabs>
            <w:rPr>
              <w:rFonts w:eastAsiaTheme="minorEastAsia"/>
              <w:noProof/>
            </w:rPr>
          </w:pPr>
          <w:hyperlink w:anchor="_Toc13127730" w:history="1">
            <w:r w:rsidRPr="00AE7A85">
              <w:rPr>
                <w:rStyle w:val="Hyperlink"/>
                <w:noProof/>
              </w:rPr>
              <w:t>Monthly and seasonal weather data</w:t>
            </w:r>
            <w:r>
              <w:rPr>
                <w:noProof/>
                <w:webHidden/>
              </w:rPr>
              <w:tab/>
            </w:r>
            <w:r>
              <w:rPr>
                <w:noProof/>
                <w:webHidden/>
              </w:rPr>
              <w:fldChar w:fldCharType="begin"/>
            </w:r>
            <w:r>
              <w:rPr>
                <w:noProof/>
                <w:webHidden/>
              </w:rPr>
              <w:instrText xml:space="preserve"> PAGEREF _Toc13127730 \h </w:instrText>
            </w:r>
            <w:r>
              <w:rPr>
                <w:noProof/>
                <w:webHidden/>
              </w:rPr>
            </w:r>
            <w:r>
              <w:rPr>
                <w:noProof/>
                <w:webHidden/>
              </w:rPr>
              <w:fldChar w:fldCharType="separate"/>
            </w:r>
            <w:r>
              <w:rPr>
                <w:noProof/>
                <w:webHidden/>
              </w:rPr>
              <w:t>13</w:t>
            </w:r>
            <w:r>
              <w:rPr>
                <w:noProof/>
                <w:webHidden/>
              </w:rPr>
              <w:fldChar w:fldCharType="end"/>
            </w:r>
          </w:hyperlink>
        </w:p>
        <w:p w14:paraId="6E4394C2" w14:textId="5FEF307D" w:rsidR="002C16CA" w:rsidRDefault="002C16CA">
          <w:pPr>
            <w:pStyle w:val="TOC2"/>
            <w:tabs>
              <w:tab w:val="right" w:leader="dot" w:pos="9350"/>
            </w:tabs>
            <w:rPr>
              <w:rFonts w:eastAsiaTheme="minorEastAsia"/>
              <w:noProof/>
            </w:rPr>
          </w:pPr>
          <w:hyperlink w:anchor="_Toc13127731" w:history="1">
            <w:r w:rsidRPr="00AE7A85">
              <w:rPr>
                <w:rStyle w:val="Hyperlink"/>
                <w:noProof/>
              </w:rPr>
              <w:t>Climate data grids</w:t>
            </w:r>
            <w:r>
              <w:rPr>
                <w:noProof/>
                <w:webHidden/>
              </w:rPr>
              <w:tab/>
            </w:r>
            <w:r>
              <w:rPr>
                <w:noProof/>
                <w:webHidden/>
              </w:rPr>
              <w:fldChar w:fldCharType="begin"/>
            </w:r>
            <w:r>
              <w:rPr>
                <w:noProof/>
                <w:webHidden/>
              </w:rPr>
              <w:instrText xml:space="preserve"> PAGEREF _Toc13127731 \h </w:instrText>
            </w:r>
            <w:r>
              <w:rPr>
                <w:noProof/>
                <w:webHidden/>
              </w:rPr>
            </w:r>
            <w:r>
              <w:rPr>
                <w:noProof/>
                <w:webHidden/>
              </w:rPr>
              <w:fldChar w:fldCharType="separate"/>
            </w:r>
            <w:r>
              <w:rPr>
                <w:noProof/>
                <w:webHidden/>
              </w:rPr>
              <w:t>14</w:t>
            </w:r>
            <w:r>
              <w:rPr>
                <w:noProof/>
                <w:webHidden/>
              </w:rPr>
              <w:fldChar w:fldCharType="end"/>
            </w:r>
          </w:hyperlink>
        </w:p>
        <w:p w14:paraId="31AEB82F" w14:textId="7690AE94" w:rsidR="002C16CA" w:rsidRDefault="002C16CA">
          <w:pPr>
            <w:pStyle w:val="TOC3"/>
            <w:tabs>
              <w:tab w:val="right" w:leader="dot" w:pos="9350"/>
            </w:tabs>
            <w:rPr>
              <w:rFonts w:eastAsiaTheme="minorEastAsia"/>
              <w:noProof/>
            </w:rPr>
          </w:pPr>
          <w:hyperlink w:anchor="_Toc13127732" w:history="1">
            <w:r w:rsidRPr="00AE7A85">
              <w:rPr>
                <w:rStyle w:val="Hyperlink"/>
                <w:noProof/>
              </w:rPr>
              <w:t>The WW2100 climate grid</w:t>
            </w:r>
            <w:r>
              <w:rPr>
                <w:noProof/>
                <w:webHidden/>
              </w:rPr>
              <w:tab/>
            </w:r>
            <w:r>
              <w:rPr>
                <w:noProof/>
                <w:webHidden/>
              </w:rPr>
              <w:fldChar w:fldCharType="begin"/>
            </w:r>
            <w:r>
              <w:rPr>
                <w:noProof/>
                <w:webHidden/>
              </w:rPr>
              <w:instrText xml:space="preserve"> PAGEREF _Toc13127732 \h </w:instrText>
            </w:r>
            <w:r>
              <w:rPr>
                <w:noProof/>
                <w:webHidden/>
              </w:rPr>
            </w:r>
            <w:r>
              <w:rPr>
                <w:noProof/>
                <w:webHidden/>
              </w:rPr>
              <w:fldChar w:fldCharType="separate"/>
            </w:r>
            <w:r>
              <w:rPr>
                <w:noProof/>
                <w:webHidden/>
              </w:rPr>
              <w:t>14</w:t>
            </w:r>
            <w:r>
              <w:rPr>
                <w:noProof/>
                <w:webHidden/>
              </w:rPr>
              <w:fldChar w:fldCharType="end"/>
            </w:r>
          </w:hyperlink>
        </w:p>
        <w:p w14:paraId="16DCB785" w14:textId="7064DEEA" w:rsidR="002C16CA" w:rsidRDefault="002C16CA">
          <w:pPr>
            <w:pStyle w:val="TOC3"/>
            <w:tabs>
              <w:tab w:val="right" w:leader="dot" w:pos="9350"/>
            </w:tabs>
            <w:rPr>
              <w:rFonts w:eastAsiaTheme="minorEastAsia"/>
              <w:noProof/>
            </w:rPr>
          </w:pPr>
          <w:hyperlink w:anchor="_Toc13127733" w:history="1">
            <w:r w:rsidRPr="00AE7A85">
              <w:rPr>
                <w:rStyle w:val="Hyperlink"/>
                <w:noProof/>
              </w:rPr>
              <w:t>The v2 climate grid</w:t>
            </w:r>
            <w:r>
              <w:rPr>
                <w:noProof/>
                <w:webHidden/>
              </w:rPr>
              <w:tab/>
            </w:r>
            <w:r>
              <w:rPr>
                <w:noProof/>
                <w:webHidden/>
              </w:rPr>
              <w:fldChar w:fldCharType="begin"/>
            </w:r>
            <w:r>
              <w:rPr>
                <w:noProof/>
                <w:webHidden/>
              </w:rPr>
              <w:instrText xml:space="preserve"> PAGEREF _Toc13127733 \h </w:instrText>
            </w:r>
            <w:r>
              <w:rPr>
                <w:noProof/>
                <w:webHidden/>
              </w:rPr>
            </w:r>
            <w:r>
              <w:rPr>
                <w:noProof/>
                <w:webHidden/>
              </w:rPr>
              <w:fldChar w:fldCharType="separate"/>
            </w:r>
            <w:r>
              <w:rPr>
                <w:noProof/>
                <w:webHidden/>
              </w:rPr>
              <w:t>15</w:t>
            </w:r>
            <w:r>
              <w:rPr>
                <w:noProof/>
                <w:webHidden/>
              </w:rPr>
              <w:fldChar w:fldCharType="end"/>
            </w:r>
          </w:hyperlink>
        </w:p>
        <w:p w14:paraId="2C7937FE" w14:textId="0D26CAA9" w:rsidR="002C16CA" w:rsidRDefault="002C16CA">
          <w:pPr>
            <w:pStyle w:val="TOC2"/>
            <w:tabs>
              <w:tab w:val="right" w:leader="dot" w:pos="9350"/>
            </w:tabs>
            <w:rPr>
              <w:rFonts w:eastAsiaTheme="minorEastAsia"/>
              <w:noProof/>
            </w:rPr>
          </w:pPr>
          <w:hyperlink w:anchor="_Toc13127734" w:history="1">
            <w:r w:rsidRPr="00AE7A85">
              <w:rPr>
                <w:rStyle w:val="Hyperlink"/>
                <w:noProof/>
              </w:rPr>
              <w:t>How climate data is looked up</w:t>
            </w:r>
            <w:r>
              <w:rPr>
                <w:noProof/>
                <w:webHidden/>
              </w:rPr>
              <w:tab/>
            </w:r>
            <w:r>
              <w:rPr>
                <w:noProof/>
                <w:webHidden/>
              </w:rPr>
              <w:fldChar w:fldCharType="begin"/>
            </w:r>
            <w:r>
              <w:rPr>
                <w:noProof/>
                <w:webHidden/>
              </w:rPr>
              <w:instrText xml:space="preserve"> PAGEREF _Toc13127734 \h </w:instrText>
            </w:r>
            <w:r>
              <w:rPr>
                <w:noProof/>
                <w:webHidden/>
              </w:rPr>
            </w:r>
            <w:r>
              <w:rPr>
                <w:noProof/>
                <w:webHidden/>
              </w:rPr>
              <w:fldChar w:fldCharType="separate"/>
            </w:r>
            <w:r>
              <w:rPr>
                <w:noProof/>
                <w:webHidden/>
              </w:rPr>
              <w:t>15</w:t>
            </w:r>
            <w:r>
              <w:rPr>
                <w:noProof/>
                <w:webHidden/>
              </w:rPr>
              <w:fldChar w:fldCharType="end"/>
            </w:r>
          </w:hyperlink>
        </w:p>
        <w:p w14:paraId="4165DA79" w14:textId="43E4ADBC" w:rsidR="002C16CA" w:rsidRDefault="002C16CA">
          <w:pPr>
            <w:pStyle w:val="TOC2"/>
            <w:tabs>
              <w:tab w:val="right" w:leader="dot" w:pos="9350"/>
            </w:tabs>
            <w:rPr>
              <w:rFonts w:eastAsiaTheme="minorEastAsia"/>
              <w:noProof/>
            </w:rPr>
          </w:pPr>
          <w:hyperlink w:anchor="_Toc13127735" w:history="1">
            <w:r w:rsidRPr="00AE7A85">
              <w:rPr>
                <w:rStyle w:val="Hyperlink"/>
                <w:noProof/>
              </w:rPr>
              <w:t>What is in a climate dataset</w:t>
            </w:r>
            <w:r>
              <w:rPr>
                <w:noProof/>
                <w:webHidden/>
              </w:rPr>
              <w:tab/>
            </w:r>
            <w:r>
              <w:rPr>
                <w:noProof/>
                <w:webHidden/>
              </w:rPr>
              <w:fldChar w:fldCharType="begin"/>
            </w:r>
            <w:r>
              <w:rPr>
                <w:noProof/>
                <w:webHidden/>
              </w:rPr>
              <w:instrText xml:space="preserve"> PAGEREF _Toc13127735 \h </w:instrText>
            </w:r>
            <w:r>
              <w:rPr>
                <w:noProof/>
                <w:webHidden/>
              </w:rPr>
            </w:r>
            <w:r>
              <w:rPr>
                <w:noProof/>
                <w:webHidden/>
              </w:rPr>
              <w:fldChar w:fldCharType="separate"/>
            </w:r>
            <w:r>
              <w:rPr>
                <w:noProof/>
                <w:webHidden/>
              </w:rPr>
              <w:t>15</w:t>
            </w:r>
            <w:r>
              <w:rPr>
                <w:noProof/>
                <w:webHidden/>
              </w:rPr>
              <w:fldChar w:fldCharType="end"/>
            </w:r>
          </w:hyperlink>
        </w:p>
        <w:p w14:paraId="7B7B2D91" w14:textId="719F977F" w:rsidR="002C16CA" w:rsidRDefault="002C16CA">
          <w:pPr>
            <w:pStyle w:val="TOC1"/>
            <w:tabs>
              <w:tab w:val="right" w:leader="dot" w:pos="9350"/>
            </w:tabs>
            <w:rPr>
              <w:rFonts w:eastAsiaTheme="minorEastAsia"/>
              <w:noProof/>
            </w:rPr>
          </w:pPr>
          <w:hyperlink w:anchor="_Toc13127736" w:history="1">
            <w:r w:rsidRPr="00AE7A85">
              <w:rPr>
                <w:rStyle w:val="Hyperlink"/>
                <w:noProof/>
              </w:rPr>
              <w:t>Water rights</w:t>
            </w:r>
            <w:r>
              <w:rPr>
                <w:noProof/>
                <w:webHidden/>
              </w:rPr>
              <w:tab/>
            </w:r>
            <w:r>
              <w:rPr>
                <w:noProof/>
                <w:webHidden/>
              </w:rPr>
              <w:fldChar w:fldCharType="begin"/>
            </w:r>
            <w:r>
              <w:rPr>
                <w:noProof/>
                <w:webHidden/>
              </w:rPr>
              <w:instrText xml:space="preserve"> PAGEREF _Toc13127736 \h </w:instrText>
            </w:r>
            <w:r>
              <w:rPr>
                <w:noProof/>
                <w:webHidden/>
              </w:rPr>
            </w:r>
            <w:r>
              <w:rPr>
                <w:noProof/>
                <w:webHidden/>
              </w:rPr>
              <w:fldChar w:fldCharType="separate"/>
            </w:r>
            <w:r>
              <w:rPr>
                <w:noProof/>
                <w:webHidden/>
              </w:rPr>
              <w:t>16</w:t>
            </w:r>
            <w:r>
              <w:rPr>
                <w:noProof/>
                <w:webHidden/>
              </w:rPr>
              <w:fldChar w:fldCharType="end"/>
            </w:r>
          </w:hyperlink>
        </w:p>
        <w:p w14:paraId="3F901D2B" w14:textId="1A5158DB" w:rsidR="002C16CA" w:rsidRDefault="002C16CA">
          <w:pPr>
            <w:pStyle w:val="TOC2"/>
            <w:tabs>
              <w:tab w:val="right" w:leader="dot" w:pos="9350"/>
            </w:tabs>
            <w:rPr>
              <w:rFonts w:eastAsiaTheme="minorEastAsia"/>
              <w:noProof/>
            </w:rPr>
          </w:pPr>
          <w:hyperlink w:anchor="_Toc13127737" w:history="1">
            <w:r w:rsidRPr="00AE7A85">
              <w:rPr>
                <w:rStyle w:val="Hyperlink"/>
                <w:noProof/>
              </w:rPr>
              <w:t>Water rights data</w:t>
            </w:r>
            <w:r>
              <w:rPr>
                <w:noProof/>
                <w:webHidden/>
              </w:rPr>
              <w:tab/>
            </w:r>
            <w:r>
              <w:rPr>
                <w:noProof/>
                <w:webHidden/>
              </w:rPr>
              <w:fldChar w:fldCharType="begin"/>
            </w:r>
            <w:r>
              <w:rPr>
                <w:noProof/>
                <w:webHidden/>
              </w:rPr>
              <w:instrText xml:space="preserve"> PAGEREF _Toc13127737 \h </w:instrText>
            </w:r>
            <w:r>
              <w:rPr>
                <w:noProof/>
                <w:webHidden/>
              </w:rPr>
            </w:r>
            <w:r>
              <w:rPr>
                <w:noProof/>
                <w:webHidden/>
              </w:rPr>
              <w:fldChar w:fldCharType="separate"/>
            </w:r>
            <w:r>
              <w:rPr>
                <w:noProof/>
                <w:webHidden/>
              </w:rPr>
              <w:t>16</w:t>
            </w:r>
            <w:r>
              <w:rPr>
                <w:noProof/>
                <w:webHidden/>
              </w:rPr>
              <w:fldChar w:fldCharType="end"/>
            </w:r>
          </w:hyperlink>
        </w:p>
        <w:p w14:paraId="16BBE074" w14:textId="2DFB33E4" w:rsidR="002C16CA" w:rsidRDefault="002C16CA">
          <w:pPr>
            <w:pStyle w:val="TOC2"/>
            <w:tabs>
              <w:tab w:val="right" w:leader="dot" w:pos="9350"/>
            </w:tabs>
            <w:rPr>
              <w:rFonts w:eastAsiaTheme="minorEastAsia"/>
              <w:noProof/>
            </w:rPr>
          </w:pPr>
          <w:hyperlink w:anchor="_Toc13127738" w:history="1">
            <w:r w:rsidRPr="00AE7A85">
              <w:rPr>
                <w:rStyle w:val="Hyperlink"/>
                <w:noProof/>
              </w:rPr>
              <w:t>The wr_pods.csv file</w:t>
            </w:r>
            <w:r>
              <w:rPr>
                <w:noProof/>
                <w:webHidden/>
              </w:rPr>
              <w:tab/>
            </w:r>
            <w:r>
              <w:rPr>
                <w:noProof/>
                <w:webHidden/>
              </w:rPr>
              <w:fldChar w:fldCharType="begin"/>
            </w:r>
            <w:r>
              <w:rPr>
                <w:noProof/>
                <w:webHidden/>
              </w:rPr>
              <w:instrText xml:space="preserve"> PAGEREF _Toc13127738 \h </w:instrText>
            </w:r>
            <w:r>
              <w:rPr>
                <w:noProof/>
                <w:webHidden/>
              </w:rPr>
            </w:r>
            <w:r>
              <w:rPr>
                <w:noProof/>
                <w:webHidden/>
              </w:rPr>
              <w:fldChar w:fldCharType="separate"/>
            </w:r>
            <w:r>
              <w:rPr>
                <w:noProof/>
                <w:webHidden/>
              </w:rPr>
              <w:t>17</w:t>
            </w:r>
            <w:r>
              <w:rPr>
                <w:noProof/>
                <w:webHidden/>
              </w:rPr>
              <w:fldChar w:fldCharType="end"/>
            </w:r>
          </w:hyperlink>
        </w:p>
        <w:p w14:paraId="409E6FD9" w14:textId="64562D48" w:rsidR="002C16CA" w:rsidRDefault="002C16CA">
          <w:pPr>
            <w:pStyle w:val="TOC2"/>
            <w:tabs>
              <w:tab w:val="right" w:leader="dot" w:pos="9350"/>
            </w:tabs>
            <w:rPr>
              <w:rFonts w:eastAsiaTheme="minorEastAsia"/>
              <w:noProof/>
            </w:rPr>
          </w:pPr>
          <w:hyperlink w:anchor="_Toc13127739" w:history="1">
            <w:r w:rsidRPr="00AE7A85">
              <w:rPr>
                <w:rStyle w:val="Hyperlink"/>
                <w:noProof/>
              </w:rPr>
              <w:t>The wr_pous.csv file</w:t>
            </w:r>
            <w:r>
              <w:rPr>
                <w:noProof/>
                <w:webHidden/>
              </w:rPr>
              <w:tab/>
            </w:r>
            <w:r>
              <w:rPr>
                <w:noProof/>
                <w:webHidden/>
              </w:rPr>
              <w:fldChar w:fldCharType="begin"/>
            </w:r>
            <w:r>
              <w:rPr>
                <w:noProof/>
                <w:webHidden/>
              </w:rPr>
              <w:instrText xml:space="preserve"> PAGEREF _Toc13127739 \h </w:instrText>
            </w:r>
            <w:r>
              <w:rPr>
                <w:noProof/>
                <w:webHidden/>
              </w:rPr>
            </w:r>
            <w:r>
              <w:rPr>
                <w:noProof/>
                <w:webHidden/>
              </w:rPr>
              <w:fldChar w:fldCharType="separate"/>
            </w:r>
            <w:r>
              <w:rPr>
                <w:noProof/>
                <w:webHidden/>
              </w:rPr>
              <w:t>17</w:t>
            </w:r>
            <w:r>
              <w:rPr>
                <w:noProof/>
                <w:webHidden/>
              </w:rPr>
              <w:fldChar w:fldCharType="end"/>
            </w:r>
          </w:hyperlink>
        </w:p>
        <w:p w14:paraId="1935AA08" w14:textId="7FD9CEE0" w:rsidR="002C16CA" w:rsidRDefault="002C16CA">
          <w:pPr>
            <w:pStyle w:val="TOC2"/>
            <w:tabs>
              <w:tab w:val="right" w:leader="dot" w:pos="9350"/>
            </w:tabs>
            <w:rPr>
              <w:rFonts w:eastAsiaTheme="minorEastAsia"/>
              <w:noProof/>
            </w:rPr>
          </w:pPr>
          <w:hyperlink w:anchor="_Toc13127740" w:history="1">
            <w:r w:rsidRPr="00AE7A85">
              <w:rPr>
                <w:rStyle w:val="Hyperlink"/>
                <w:noProof/>
              </w:rPr>
              <w:t>Adding a water right</w:t>
            </w:r>
            <w:r>
              <w:rPr>
                <w:noProof/>
                <w:webHidden/>
              </w:rPr>
              <w:tab/>
            </w:r>
            <w:r>
              <w:rPr>
                <w:noProof/>
                <w:webHidden/>
              </w:rPr>
              <w:fldChar w:fldCharType="begin"/>
            </w:r>
            <w:r>
              <w:rPr>
                <w:noProof/>
                <w:webHidden/>
              </w:rPr>
              <w:instrText xml:space="preserve"> PAGEREF _Toc13127740 \h </w:instrText>
            </w:r>
            <w:r>
              <w:rPr>
                <w:noProof/>
                <w:webHidden/>
              </w:rPr>
            </w:r>
            <w:r>
              <w:rPr>
                <w:noProof/>
                <w:webHidden/>
              </w:rPr>
              <w:fldChar w:fldCharType="separate"/>
            </w:r>
            <w:r>
              <w:rPr>
                <w:noProof/>
                <w:webHidden/>
              </w:rPr>
              <w:t>18</w:t>
            </w:r>
            <w:r>
              <w:rPr>
                <w:noProof/>
                <w:webHidden/>
              </w:rPr>
              <w:fldChar w:fldCharType="end"/>
            </w:r>
          </w:hyperlink>
        </w:p>
        <w:p w14:paraId="3AC8B259" w14:textId="228F89E0" w:rsidR="002C16CA" w:rsidRDefault="002C16CA">
          <w:pPr>
            <w:pStyle w:val="TOC1"/>
            <w:tabs>
              <w:tab w:val="right" w:leader="dot" w:pos="9350"/>
            </w:tabs>
            <w:rPr>
              <w:rFonts w:eastAsiaTheme="minorEastAsia"/>
              <w:noProof/>
            </w:rPr>
          </w:pPr>
          <w:hyperlink w:anchor="_Toc13127741" w:history="1">
            <w:r w:rsidRPr="00AE7A85">
              <w:rPr>
                <w:rStyle w:val="Hyperlink"/>
                <w:noProof/>
              </w:rPr>
              <w:t>Water parcels</w:t>
            </w:r>
            <w:r>
              <w:rPr>
                <w:noProof/>
                <w:webHidden/>
              </w:rPr>
              <w:tab/>
            </w:r>
            <w:r>
              <w:rPr>
                <w:noProof/>
                <w:webHidden/>
              </w:rPr>
              <w:fldChar w:fldCharType="begin"/>
            </w:r>
            <w:r>
              <w:rPr>
                <w:noProof/>
                <w:webHidden/>
              </w:rPr>
              <w:instrText xml:space="preserve"> PAGEREF _Toc13127741 \h </w:instrText>
            </w:r>
            <w:r>
              <w:rPr>
                <w:noProof/>
                <w:webHidden/>
              </w:rPr>
            </w:r>
            <w:r>
              <w:rPr>
                <w:noProof/>
                <w:webHidden/>
              </w:rPr>
              <w:fldChar w:fldCharType="separate"/>
            </w:r>
            <w:r>
              <w:rPr>
                <w:noProof/>
                <w:webHidden/>
              </w:rPr>
              <w:t>19</w:t>
            </w:r>
            <w:r>
              <w:rPr>
                <w:noProof/>
                <w:webHidden/>
              </w:rPr>
              <w:fldChar w:fldCharType="end"/>
            </w:r>
          </w:hyperlink>
        </w:p>
        <w:p w14:paraId="406ED813" w14:textId="15D5561D" w:rsidR="002C16CA" w:rsidRDefault="002C16CA">
          <w:pPr>
            <w:pStyle w:val="TOC1"/>
            <w:tabs>
              <w:tab w:val="right" w:leader="dot" w:pos="9350"/>
            </w:tabs>
            <w:rPr>
              <w:rFonts w:eastAsiaTheme="minorEastAsia"/>
              <w:noProof/>
            </w:rPr>
          </w:pPr>
          <w:hyperlink w:anchor="_Toc13127742" w:history="1">
            <w:r w:rsidRPr="00AE7A85">
              <w:rPr>
                <w:rStyle w:val="Hyperlink"/>
                <w:noProof/>
              </w:rPr>
              <w:t>Daily water mass and energy balance</w:t>
            </w:r>
            <w:r>
              <w:rPr>
                <w:noProof/>
                <w:webHidden/>
              </w:rPr>
              <w:tab/>
            </w:r>
            <w:r>
              <w:rPr>
                <w:noProof/>
                <w:webHidden/>
              </w:rPr>
              <w:fldChar w:fldCharType="begin"/>
            </w:r>
            <w:r>
              <w:rPr>
                <w:noProof/>
                <w:webHidden/>
              </w:rPr>
              <w:instrText xml:space="preserve"> PAGEREF _Toc13127742 \h </w:instrText>
            </w:r>
            <w:r>
              <w:rPr>
                <w:noProof/>
                <w:webHidden/>
              </w:rPr>
            </w:r>
            <w:r>
              <w:rPr>
                <w:noProof/>
                <w:webHidden/>
              </w:rPr>
              <w:fldChar w:fldCharType="separate"/>
            </w:r>
            <w:r>
              <w:rPr>
                <w:noProof/>
                <w:webHidden/>
              </w:rPr>
              <w:t>19</w:t>
            </w:r>
            <w:r>
              <w:rPr>
                <w:noProof/>
                <w:webHidden/>
              </w:rPr>
              <w:fldChar w:fldCharType="end"/>
            </w:r>
          </w:hyperlink>
        </w:p>
        <w:p w14:paraId="77641F46" w14:textId="5072AFD4" w:rsidR="002C16CA" w:rsidRDefault="002C16CA">
          <w:pPr>
            <w:pStyle w:val="TOC1"/>
            <w:tabs>
              <w:tab w:val="right" w:leader="dot" w:pos="9350"/>
            </w:tabs>
            <w:rPr>
              <w:rFonts w:eastAsiaTheme="minorEastAsia"/>
              <w:noProof/>
            </w:rPr>
          </w:pPr>
          <w:hyperlink w:anchor="_Toc13127743" w:history="1">
            <w:r w:rsidRPr="00AE7A85">
              <w:rPr>
                <w:rStyle w:val="Hyperlink"/>
                <w:noProof/>
              </w:rPr>
              <w:t>Water temperature from thermal energy</w:t>
            </w:r>
            <w:r>
              <w:rPr>
                <w:noProof/>
                <w:webHidden/>
              </w:rPr>
              <w:tab/>
            </w:r>
            <w:r>
              <w:rPr>
                <w:noProof/>
                <w:webHidden/>
              </w:rPr>
              <w:fldChar w:fldCharType="begin"/>
            </w:r>
            <w:r>
              <w:rPr>
                <w:noProof/>
                <w:webHidden/>
              </w:rPr>
              <w:instrText xml:space="preserve"> PAGEREF _Toc13127743 \h </w:instrText>
            </w:r>
            <w:r>
              <w:rPr>
                <w:noProof/>
                <w:webHidden/>
              </w:rPr>
            </w:r>
            <w:r>
              <w:rPr>
                <w:noProof/>
                <w:webHidden/>
              </w:rPr>
              <w:fldChar w:fldCharType="separate"/>
            </w:r>
            <w:r>
              <w:rPr>
                <w:noProof/>
                <w:webHidden/>
              </w:rPr>
              <w:t>20</w:t>
            </w:r>
            <w:r>
              <w:rPr>
                <w:noProof/>
                <w:webHidden/>
              </w:rPr>
              <w:fldChar w:fldCharType="end"/>
            </w:r>
          </w:hyperlink>
        </w:p>
        <w:p w14:paraId="5710C07B" w14:textId="308B5280" w:rsidR="002C16CA" w:rsidRDefault="002C16CA">
          <w:pPr>
            <w:pStyle w:val="TOC1"/>
            <w:tabs>
              <w:tab w:val="right" w:leader="dot" w:pos="9350"/>
            </w:tabs>
            <w:rPr>
              <w:rFonts w:eastAsiaTheme="minorEastAsia"/>
              <w:noProof/>
            </w:rPr>
          </w:pPr>
          <w:hyperlink w:anchor="_Toc13127744" w:history="1">
            <w:r w:rsidRPr="00AE7A85">
              <w:rPr>
                <w:rStyle w:val="Hyperlink"/>
                <w:noProof/>
              </w:rPr>
              <w:t>Initial conditions for Flow</w:t>
            </w:r>
            <w:r>
              <w:rPr>
                <w:noProof/>
                <w:webHidden/>
              </w:rPr>
              <w:tab/>
            </w:r>
            <w:r>
              <w:rPr>
                <w:noProof/>
                <w:webHidden/>
              </w:rPr>
              <w:fldChar w:fldCharType="begin"/>
            </w:r>
            <w:r>
              <w:rPr>
                <w:noProof/>
                <w:webHidden/>
              </w:rPr>
              <w:instrText xml:space="preserve"> PAGEREF _Toc13127744 \h </w:instrText>
            </w:r>
            <w:r>
              <w:rPr>
                <w:noProof/>
                <w:webHidden/>
              </w:rPr>
            </w:r>
            <w:r>
              <w:rPr>
                <w:noProof/>
                <w:webHidden/>
              </w:rPr>
              <w:fldChar w:fldCharType="separate"/>
            </w:r>
            <w:r>
              <w:rPr>
                <w:noProof/>
                <w:webHidden/>
              </w:rPr>
              <w:t>20</w:t>
            </w:r>
            <w:r>
              <w:rPr>
                <w:noProof/>
                <w:webHidden/>
              </w:rPr>
              <w:fldChar w:fldCharType="end"/>
            </w:r>
          </w:hyperlink>
        </w:p>
        <w:p w14:paraId="38B518DC" w14:textId="30BEE852" w:rsidR="002C16CA" w:rsidRDefault="002C16CA">
          <w:pPr>
            <w:pStyle w:val="TOC1"/>
            <w:tabs>
              <w:tab w:val="right" w:leader="dot" w:pos="9350"/>
            </w:tabs>
            <w:rPr>
              <w:rFonts w:eastAsiaTheme="minorEastAsia"/>
              <w:noProof/>
            </w:rPr>
          </w:pPr>
          <w:hyperlink w:anchor="_Toc13127745" w:history="1">
            <w:r w:rsidRPr="00AE7A8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_Toc13127745 \h </w:instrText>
            </w:r>
            <w:r>
              <w:rPr>
                <w:noProof/>
                <w:webHidden/>
              </w:rPr>
            </w:r>
            <w:r>
              <w:rPr>
                <w:noProof/>
                <w:webHidden/>
              </w:rPr>
              <w:fldChar w:fldCharType="separate"/>
            </w:r>
            <w:r>
              <w:rPr>
                <w:noProof/>
                <w:webHidden/>
              </w:rPr>
              <w:t>21</w:t>
            </w:r>
            <w:r>
              <w:rPr>
                <w:noProof/>
                <w:webHidden/>
              </w:rPr>
              <w:fldChar w:fldCharType="end"/>
            </w:r>
          </w:hyperlink>
        </w:p>
        <w:p w14:paraId="16877229" w14:textId="6A063542" w:rsidR="002C16CA" w:rsidRDefault="002C16CA">
          <w:pPr>
            <w:pStyle w:val="TOC1"/>
            <w:tabs>
              <w:tab w:val="right" w:leader="dot" w:pos="9350"/>
            </w:tabs>
            <w:rPr>
              <w:rFonts w:eastAsiaTheme="minorEastAsia"/>
              <w:noProof/>
            </w:rPr>
          </w:pPr>
          <w:hyperlink w:anchor="_Toc13127746" w:history="1">
            <w:r w:rsidRPr="00AE7A85">
              <w:rPr>
                <w:rStyle w:val="Hyperlink"/>
                <w:noProof/>
              </w:rPr>
              <w:t>North Santiam study area</w:t>
            </w:r>
            <w:r>
              <w:rPr>
                <w:noProof/>
                <w:webHidden/>
              </w:rPr>
              <w:tab/>
            </w:r>
            <w:r>
              <w:rPr>
                <w:noProof/>
                <w:webHidden/>
              </w:rPr>
              <w:fldChar w:fldCharType="begin"/>
            </w:r>
            <w:r>
              <w:rPr>
                <w:noProof/>
                <w:webHidden/>
              </w:rPr>
              <w:instrText xml:space="preserve"> PAGEREF _Toc13127746 \h </w:instrText>
            </w:r>
            <w:r>
              <w:rPr>
                <w:noProof/>
                <w:webHidden/>
              </w:rPr>
            </w:r>
            <w:r>
              <w:rPr>
                <w:noProof/>
                <w:webHidden/>
              </w:rPr>
              <w:fldChar w:fldCharType="separate"/>
            </w:r>
            <w:r>
              <w:rPr>
                <w:noProof/>
                <w:webHidden/>
              </w:rPr>
              <w:t>22</w:t>
            </w:r>
            <w:r>
              <w:rPr>
                <w:noProof/>
                <w:webHidden/>
              </w:rPr>
              <w:fldChar w:fldCharType="end"/>
            </w:r>
          </w:hyperlink>
        </w:p>
        <w:p w14:paraId="6533583F" w14:textId="76839734" w:rsidR="002C16CA" w:rsidRDefault="002C16CA">
          <w:pPr>
            <w:pStyle w:val="TOC2"/>
            <w:tabs>
              <w:tab w:val="right" w:leader="dot" w:pos="9350"/>
            </w:tabs>
            <w:rPr>
              <w:rFonts w:eastAsiaTheme="minorEastAsia"/>
              <w:noProof/>
            </w:rPr>
          </w:pPr>
          <w:hyperlink w:anchor="_Toc13127747" w:history="1">
            <w:r w:rsidRPr="00AE7A8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_Toc13127747 \h </w:instrText>
            </w:r>
            <w:r>
              <w:rPr>
                <w:noProof/>
                <w:webHidden/>
              </w:rPr>
            </w:r>
            <w:r>
              <w:rPr>
                <w:noProof/>
                <w:webHidden/>
              </w:rPr>
              <w:fldChar w:fldCharType="separate"/>
            </w:r>
            <w:r>
              <w:rPr>
                <w:noProof/>
                <w:webHidden/>
              </w:rPr>
              <w:t>23</w:t>
            </w:r>
            <w:r>
              <w:rPr>
                <w:noProof/>
                <w:webHidden/>
              </w:rPr>
              <w:fldChar w:fldCharType="end"/>
            </w:r>
          </w:hyperlink>
        </w:p>
        <w:p w14:paraId="7DCD626B" w14:textId="7EBE5E46" w:rsidR="002C16CA" w:rsidRDefault="002C16CA">
          <w:pPr>
            <w:pStyle w:val="TOC2"/>
            <w:tabs>
              <w:tab w:val="right" w:leader="dot" w:pos="9350"/>
            </w:tabs>
            <w:rPr>
              <w:rFonts w:eastAsiaTheme="minorEastAsia"/>
              <w:noProof/>
            </w:rPr>
          </w:pPr>
          <w:hyperlink w:anchor="_Toc13127748" w:history="1">
            <w:r w:rsidRPr="00AE7A85">
              <w:rPr>
                <w:rStyle w:val="Hyperlink"/>
                <w:noProof/>
              </w:rPr>
              <w:t>Municipal water rights</w:t>
            </w:r>
            <w:r>
              <w:rPr>
                <w:noProof/>
                <w:webHidden/>
              </w:rPr>
              <w:tab/>
            </w:r>
            <w:r>
              <w:rPr>
                <w:noProof/>
                <w:webHidden/>
              </w:rPr>
              <w:fldChar w:fldCharType="begin"/>
            </w:r>
            <w:r>
              <w:rPr>
                <w:noProof/>
                <w:webHidden/>
              </w:rPr>
              <w:instrText xml:space="preserve"> PAGEREF _Toc13127748 \h </w:instrText>
            </w:r>
            <w:r>
              <w:rPr>
                <w:noProof/>
                <w:webHidden/>
              </w:rPr>
            </w:r>
            <w:r>
              <w:rPr>
                <w:noProof/>
                <w:webHidden/>
              </w:rPr>
              <w:fldChar w:fldCharType="separate"/>
            </w:r>
            <w:r>
              <w:rPr>
                <w:noProof/>
                <w:webHidden/>
              </w:rPr>
              <w:t>24</w:t>
            </w:r>
            <w:r>
              <w:rPr>
                <w:noProof/>
                <w:webHidden/>
              </w:rPr>
              <w:fldChar w:fldCharType="end"/>
            </w:r>
          </w:hyperlink>
        </w:p>
        <w:p w14:paraId="4B459489" w14:textId="1C882C24" w:rsidR="002C16CA" w:rsidRDefault="002C16CA">
          <w:pPr>
            <w:pStyle w:val="TOC1"/>
            <w:tabs>
              <w:tab w:val="right" w:leader="dot" w:pos="9350"/>
            </w:tabs>
            <w:rPr>
              <w:rFonts w:eastAsiaTheme="minorEastAsia"/>
              <w:noProof/>
            </w:rPr>
          </w:pPr>
          <w:hyperlink w:anchor="_Toc13127749" w:history="1">
            <w:r w:rsidRPr="00AE7A85">
              <w:rPr>
                <w:rStyle w:val="Hyperlink"/>
                <w:noProof/>
              </w:rPr>
              <w:t>Directory structure and file names</w:t>
            </w:r>
            <w:r>
              <w:rPr>
                <w:noProof/>
                <w:webHidden/>
              </w:rPr>
              <w:tab/>
            </w:r>
            <w:r>
              <w:rPr>
                <w:noProof/>
                <w:webHidden/>
              </w:rPr>
              <w:fldChar w:fldCharType="begin"/>
            </w:r>
            <w:r>
              <w:rPr>
                <w:noProof/>
                <w:webHidden/>
              </w:rPr>
              <w:instrText xml:space="preserve"> PAGEREF _Toc13127749 \h </w:instrText>
            </w:r>
            <w:r>
              <w:rPr>
                <w:noProof/>
                <w:webHidden/>
              </w:rPr>
            </w:r>
            <w:r>
              <w:rPr>
                <w:noProof/>
                <w:webHidden/>
              </w:rPr>
              <w:fldChar w:fldCharType="separate"/>
            </w:r>
            <w:r>
              <w:rPr>
                <w:noProof/>
                <w:webHidden/>
              </w:rPr>
              <w:t>24</w:t>
            </w:r>
            <w:r>
              <w:rPr>
                <w:noProof/>
                <w:webHidden/>
              </w:rPr>
              <w:fldChar w:fldCharType="end"/>
            </w:r>
          </w:hyperlink>
        </w:p>
        <w:p w14:paraId="47603ABD" w14:textId="6729AE88" w:rsidR="002C16CA" w:rsidRDefault="002C16CA">
          <w:pPr>
            <w:pStyle w:val="TOC1"/>
            <w:tabs>
              <w:tab w:val="right" w:leader="dot" w:pos="9350"/>
            </w:tabs>
            <w:rPr>
              <w:rFonts w:eastAsiaTheme="minorEastAsia"/>
              <w:noProof/>
            </w:rPr>
          </w:pPr>
          <w:hyperlink w:anchor="_Toc13127750" w:history="1">
            <w:r w:rsidRPr="00AE7A85">
              <w:rPr>
                <w:rStyle w:val="Hyperlink"/>
                <w:noProof/>
              </w:rPr>
              <w:t>Release logs</w:t>
            </w:r>
            <w:r>
              <w:rPr>
                <w:noProof/>
                <w:webHidden/>
              </w:rPr>
              <w:tab/>
            </w:r>
            <w:r>
              <w:rPr>
                <w:noProof/>
                <w:webHidden/>
              </w:rPr>
              <w:fldChar w:fldCharType="begin"/>
            </w:r>
            <w:r>
              <w:rPr>
                <w:noProof/>
                <w:webHidden/>
              </w:rPr>
              <w:instrText xml:space="preserve"> PAGEREF _Toc13127750 \h </w:instrText>
            </w:r>
            <w:r>
              <w:rPr>
                <w:noProof/>
                <w:webHidden/>
              </w:rPr>
            </w:r>
            <w:r>
              <w:rPr>
                <w:noProof/>
                <w:webHidden/>
              </w:rPr>
              <w:fldChar w:fldCharType="separate"/>
            </w:r>
            <w:r>
              <w:rPr>
                <w:noProof/>
                <w:webHidden/>
              </w:rPr>
              <w:t>25</w:t>
            </w:r>
            <w:r>
              <w:rPr>
                <w:noProof/>
                <w:webHidden/>
              </w:rPr>
              <w:fldChar w:fldCharType="end"/>
            </w:r>
          </w:hyperlink>
        </w:p>
        <w:p w14:paraId="51BA3EE0" w14:textId="0E7D759F" w:rsidR="002C16CA" w:rsidRDefault="002C16CA">
          <w:pPr>
            <w:pStyle w:val="TOC1"/>
            <w:tabs>
              <w:tab w:val="right" w:leader="dot" w:pos="9350"/>
            </w:tabs>
            <w:rPr>
              <w:rFonts w:eastAsiaTheme="minorEastAsia"/>
              <w:noProof/>
            </w:rPr>
          </w:pPr>
          <w:hyperlink w:anchor="_Toc13127751" w:history="1">
            <w:r w:rsidRPr="00AE7A85">
              <w:rPr>
                <w:rStyle w:val="Hyperlink"/>
                <w:noProof/>
              </w:rPr>
              <w:t>References</w:t>
            </w:r>
            <w:r>
              <w:rPr>
                <w:noProof/>
                <w:webHidden/>
              </w:rPr>
              <w:tab/>
            </w:r>
            <w:r>
              <w:rPr>
                <w:noProof/>
                <w:webHidden/>
              </w:rPr>
              <w:fldChar w:fldCharType="begin"/>
            </w:r>
            <w:r>
              <w:rPr>
                <w:noProof/>
                <w:webHidden/>
              </w:rPr>
              <w:instrText xml:space="preserve"> PAGEREF _Toc13127751 \h </w:instrText>
            </w:r>
            <w:r>
              <w:rPr>
                <w:noProof/>
                <w:webHidden/>
              </w:rPr>
            </w:r>
            <w:r>
              <w:rPr>
                <w:noProof/>
                <w:webHidden/>
              </w:rPr>
              <w:fldChar w:fldCharType="separate"/>
            </w:r>
            <w:r>
              <w:rPr>
                <w:noProof/>
                <w:webHidden/>
              </w:rPr>
              <w:t>27</w:t>
            </w:r>
            <w:r>
              <w:rPr>
                <w:noProof/>
                <w:webHidden/>
              </w:rPr>
              <w:fldChar w:fldCharType="end"/>
            </w:r>
          </w:hyperlink>
        </w:p>
        <w:p w14:paraId="710AE586" w14:textId="4410BF75" w:rsidR="002C16CA" w:rsidRDefault="002C16CA">
          <w:pPr>
            <w:pStyle w:val="TOC1"/>
            <w:tabs>
              <w:tab w:val="right" w:leader="dot" w:pos="9350"/>
            </w:tabs>
            <w:rPr>
              <w:rFonts w:eastAsiaTheme="minorEastAsia"/>
              <w:noProof/>
            </w:rPr>
          </w:pPr>
          <w:hyperlink w:anchor="_Toc13127752" w:history="1">
            <w:r w:rsidRPr="00AE7A85">
              <w:rPr>
                <w:rStyle w:val="Hyperlink"/>
                <w:noProof/>
              </w:rPr>
              <w:t>Acronyms</w:t>
            </w:r>
            <w:r>
              <w:rPr>
                <w:noProof/>
                <w:webHidden/>
              </w:rPr>
              <w:tab/>
            </w:r>
            <w:r>
              <w:rPr>
                <w:noProof/>
                <w:webHidden/>
              </w:rPr>
              <w:fldChar w:fldCharType="begin"/>
            </w:r>
            <w:r>
              <w:rPr>
                <w:noProof/>
                <w:webHidden/>
              </w:rPr>
              <w:instrText xml:space="preserve"> PAGEREF _Toc13127752 \h </w:instrText>
            </w:r>
            <w:r>
              <w:rPr>
                <w:noProof/>
                <w:webHidden/>
              </w:rPr>
            </w:r>
            <w:r>
              <w:rPr>
                <w:noProof/>
                <w:webHidden/>
              </w:rPr>
              <w:fldChar w:fldCharType="separate"/>
            </w:r>
            <w:r>
              <w:rPr>
                <w:noProof/>
                <w:webHidden/>
              </w:rPr>
              <w:t>27</w:t>
            </w:r>
            <w:r>
              <w:rPr>
                <w:noProof/>
                <w:webHidden/>
              </w:rPr>
              <w:fldChar w:fldCharType="end"/>
            </w:r>
          </w:hyperlink>
        </w:p>
        <w:p w14:paraId="62A100F0" w14:textId="77777777" w:rsidR="00AB1E51" w:rsidRDefault="00AB1E51">
          <w:r>
            <w:rPr>
              <w:b/>
              <w:bCs/>
              <w:noProof/>
            </w:rPr>
            <w:fldChar w:fldCharType="end"/>
          </w:r>
        </w:p>
      </w:sdtContent>
    </w:sdt>
    <w:p w14:paraId="55ADEA0D" w14:textId="77777777"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8A2C49">
          <w:rPr>
            <w:noProof/>
            <w:webHidden/>
          </w:rPr>
          <w:t>7</w:t>
        </w:r>
        <w:r w:rsidR="008A2C49">
          <w:rPr>
            <w:noProof/>
            <w:webHidden/>
          </w:rPr>
          <w:fldChar w:fldCharType="end"/>
        </w:r>
      </w:hyperlink>
    </w:p>
    <w:p w14:paraId="0BF8E006" w14:textId="77777777" w:rsidR="008A2C49" w:rsidRDefault="008A2C49">
      <w:pPr>
        <w:pStyle w:val="TableofFigures"/>
        <w:tabs>
          <w:tab w:val="right" w:leader="dot" w:pos="9350"/>
        </w:tabs>
        <w:rPr>
          <w:rFonts w:eastAsiaTheme="minorEastAsia"/>
          <w:noProof/>
        </w:rPr>
      </w:pPr>
      <w:hyperlink w:anchor="_Toc10873623" w:history="1">
        <w:r w:rsidRPr="004606B0">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_Toc10873623 \h </w:instrText>
        </w:r>
        <w:r>
          <w:rPr>
            <w:noProof/>
            <w:webHidden/>
          </w:rPr>
        </w:r>
        <w:r>
          <w:rPr>
            <w:noProof/>
            <w:webHidden/>
          </w:rPr>
          <w:fldChar w:fldCharType="separate"/>
        </w:r>
        <w:r>
          <w:rPr>
            <w:noProof/>
            <w:webHidden/>
          </w:rPr>
          <w:t>8</w:t>
        </w:r>
        <w:r>
          <w:rPr>
            <w:noProof/>
            <w:webHidden/>
          </w:rPr>
          <w:fldChar w:fldCharType="end"/>
        </w:r>
      </w:hyperlink>
    </w:p>
    <w:p w14:paraId="65B6FDD9" w14:textId="77777777" w:rsidR="008A2C49" w:rsidRDefault="008A2C49">
      <w:pPr>
        <w:pStyle w:val="TableofFigures"/>
        <w:tabs>
          <w:tab w:val="right" w:leader="dot" w:pos="9350"/>
        </w:tabs>
        <w:rPr>
          <w:rFonts w:eastAsiaTheme="minorEastAsia"/>
          <w:noProof/>
        </w:rPr>
      </w:pPr>
      <w:hyperlink w:anchor="_Toc10873624" w:history="1">
        <w:r w:rsidRPr="004606B0">
          <w:rPr>
            <w:rStyle w:val="Hyperlink"/>
            <w:noProof/>
          </w:rPr>
          <w:t>Figure 3. North Santiam watershed study area.</w:t>
        </w:r>
        <w:r>
          <w:rPr>
            <w:noProof/>
            <w:webHidden/>
          </w:rPr>
          <w:tab/>
        </w:r>
        <w:r>
          <w:rPr>
            <w:noProof/>
            <w:webHidden/>
          </w:rPr>
          <w:fldChar w:fldCharType="begin"/>
        </w:r>
        <w:r>
          <w:rPr>
            <w:noProof/>
            <w:webHidden/>
          </w:rPr>
          <w:instrText xml:space="preserve"> PAGEREF _Toc10873624 \h </w:instrText>
        </w:r>
        <w:r>
          <w:rPr>
            <w:noProof/>
            <w:webHidden/>
          </w:rPr>
        </w:r>
        <w:r>
          <w:rPr>
            <w:noProof/>
            <w:webHidden/>
          </w:rPr>
          <w:fldChar w:fldCharType="separate"/>
        </w:r>
        <w:r>
          <w:rPr>
            <w:noProof/>
            <w:webHidden/>
          </w:rPr>
          <w:t>9</w:t>
        </w:r>
        <w:r>
          <w:rPr>
            <w:noProof/>
            <w:webHidden/>
          </w:rPr>
          <w:fldChar w:fldCharType="end"/>
        </w:r>
      </w:hyperlink>
    </w:p>
    <w:p w14:paraId="38356C76" w14:textId="77777777" w:rsidR="008A2C49" w:rsidRDefault="008A2C49">
      <w:pPr>
        <w:pStyle w:val="TableofFigures"/>
        <w:tabs>
          <w:tab w:val="right" w:leader="dot" w:pos="9350"/>
        </w:tabs>
        <w:rPr>
          <w:rFonts w:eastAsiaTheme="minorEastAsia"/>
          <w:noProof/>
        </w:rPr>
      </w:pPr>
      <w:hyperlink w:anchor="_Toc10873625" w:history="1">
        <w:r w:rsidRPr="004606B0">
          <w:rPr>
            <w:rStyle w:val="Hyperlink"/>
            <w:noProof/>
          </w:rPr>
          <w:t>Figure 4. Upper Willamette study area.</w:t>
        </w:r>
        <w:r>
          <w:rPr>
            <w:noProof/>
            <w:webHidden/>
          </w:rPr>
          <w:tab/>
        </w:r>
        <w:r>
          <w:rPr>
            <w:noProof/>
            <w:webHidden/>
          </w:rPr>
          <w:fldChar w:fldCharType="begin"/>
        </w:r>
        <w:r>
          <w:rPr>
            <w:noProof/>
            <w:webHidden/>
          </w:rPr>
          <w:instrText xml:space="preserve"> PAGEREF _Toc10873625 \h </w:instrText>
        </w:r>
        <w:r>
          <w:rPr>
            <w:noProof/>
            <w:webHidden/>
          </w:rPr>
        </w:r>
        <w:r>
          <w:rPr>
            <w:noProof/>
            <w:webHidden/>
          </w:rPr>
          <w:fldChar w:fldCharType="separate"/>
        </w:r>
        <w:r>
          <w:rPr>
            <w:noProof/>
            <w:webHidden/>
          </w:rPr>
          <w:t>10</w:t>
        </w:r>
        <w:r>
          <w:rPr>
            <w:noProof/>
            <w:webHidden/>
          </w:rPr>
          <w:fldChar w:fldCharType="end"/>
        </w:r>
      </w:hyperlink>
    </w:p>
    <w:p w14:paraId="748EC3A8" w14:textId="77777777" w:rsidR="008A2C49" w:rsidRDefault="008A2C49">
      <w:pPr>
        <w:pStyle w:val="TableofFigures"/>
        <w:tabs>
          <w:tab w:val="right" w:leader="dot" w:pos="9350"/>
        </w:tabs>
        <w:rPr>
          <w:rFonts w:eastAsiaTheme="minorEastAsia"/>
          <w:noProof/>
        </w:rPr>
      </w:pPr>
      <w:hyperlink w:anchor="_Toc10873626" w:history="1">
        <w:r w:rsidRPr="004606B0">
          <w:rPr>
            <w:rStyle w:val="Hyperlink"/>
            <w:noProof/>
          </w:rPr>
          <w:t>Figure 5. Chicken Creek watershed study area.</w:t>
        </w:r>
        <w:r>
          <w:rPr>
            <w:noProof/>
            <w:webHidden/>
          </w:rPr>
          <w:tab/>
        </w:r>
        <w:r>
          <w:rPr>
            <w:noProof/>
            <w:webHidden/>
          </w:rPr>
          <w:fldChar w:fldCharType="begin"/>
        </w:r>
        <w:r>
          <w:rPr>
            <w:noProof/>
            <w:webHidden/>
          </w:rPr>
          <w:instrText xml:space="preserve"> PAGEREF _Toc10873626 \h </w:instrText>
        </w:r>
        <w:r>
          <w:rPr>
            <w:noProof/>
            <w:webHidden/>
          </w:rPr>
        </w:r>
        <w:r>
          <w:rPr>
            <w:noProof/>
            <w:webHidden/>
          </w:rPr>
          <w:fldChar w:fldCharType="separate"/>
        </w:r>
        <w:r>
          <w:rPr>
            <w:noProof/>
            <w:webHidden/>
          </w:rPr>
          <w:t>11</w:t>
        </w:r>
        <w:r>
          <w:rPr>
            <w:noProof/>
            <w:webHidden/>
          </w:rPr>
          <w:fldChar w:fldCharType="end"/>
        </w:r>
      </w:hyperlink>
    </w:p>
    <w:p w14:paraId="23F4E73D" w14:textId="77777777" w:rsidR="008A2C49" w:rsidRDefault="008A2C49">
      <w:pPr>
        <w:pStyle w:val="TableofFigures"/>
        <w:tabs>
          <w:tab w:val="right" w:leader="dot" w:pos="9350"/>
        </w:tabs>
        <w:rPr>
          <w:rFonts w:eastAsiaTheme="minorEastAsia"/>
          <w:noProof/>
        </w:rPr>
      </w:pPr>
      <w:hyperlink w:anchor="_Toc10873627" w:history="1">
        <w:r w:rsidRPr="004606B0">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_Toc10873627 \h </w:instrText>
        </w:r>
        <w:r>
          <w:rPr>
            <w:noProof/>
            <w:webHidden/>
          </w:rPr>
        </w:r>
        <w:r>
          <w:rPr>
            <w:noProof/>
            <w:webHidden/>
          </w:rPr>
          <w:fldChar w:fldCharType="separate"/>
        </w:r>
        <w:r>
          <w:rPr>
            <w:noProof/>
            <w:webHidden/>
          </w:rPr>
          <w:t>24</w:t>
        </w:r>
        <w:r>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 w:name="_Toc13127714"/>
      <w:r>
        <w:t>What is a digital handbook?</w:t>
      </w:r>
      <w:bookmarkEnd w:id="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 w:name="_Toc13127715"/>
      <w:r>
        <w:t>CW3M c</w:t>
      </w:r>
      <w:r w:rsidR="00C70B81">
        <w:t>oncept</w:t>
      </w:r>
      <w:bookmarkEnd w:id="3"/>
      <w:r>
        <w:t xml:space="preserve"> </w:t>
      </w:r>
    </w:p>
    <w:p w14:paraId="7E41CEB8" w14:textId="77777777" w:rsidR="000D6396" w:rsidRDefault="000D6396" w:rsidP="00A43D30"/>
    <w:p w14:paraId="3DA45CFC" w14:textId="77777777" w:rsidR="000D6396" w:rsidRDefault="00C46F0A" w:rsidP="00C46F0A">
      <w:pPr>
        <w:pStyle w:val="Heading2"/>
      </w:pPr>
      <w:bookmarkStart w:id="4" w:name="_Toc13127716"/>
      <w:r>
        <w:t>A different kind of community model</w:t>
      </w:r>
      <w:bookmarkEnd w:id="4"/>
    </w:p>
    <w:p w14:paraId="658FF800" w14:textId="77777777"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 w:name="_Toc13127717"/>
      <w:r>
        <w:t>What CW3M is for</w:t>
      </w:r>
      <w:bookmarkEnd w:id="5"/>
    </w:p>
    <w:p w14:paraId="3CC3137E" w14:textId="77777777"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The intent for CW3M is to flesh out the Willamette basin regional results with more details at the scale of the Willamette's tributary rivers.  Models of the North Santiam watershed and of the upper Willamette basin (Coast Fork + Middle Fork + McKenzie) have already been prototyped; models for the Tualatin basin and for Benton County watersheds (Long Tom + Marys + Luckiamute) are planned.  Ultimately CW3M would include detailed models of all the major subregions in the Willamette River basin.</w:t>
      </w:r>
    </w:p>
    <w:p w14:paraId="22CF9FEB" w14:textId="77777777"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 this past spring.  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 w:name="_Toc13127718"/>
      <w:r>
        <w:t>Management and maintenance</w:t>
      </w:r>
      <w:bookmarkEnd w:id="6"/>
    </w:p>
    <w:p w14:paraId="01C6F298" w14:textId="77777777" w:rsidR="007E3C93" w:rsidRDefault="007E3C93" w:rsidP="007E3C93">
      <w:pPr>
        <w:ind w:firstLine="720"/>
      </w:pPr>
      <w:r>
        <w:t>Unlike for NCAR’s community models, there is no large organization behind CW3M.  Oregon Freshwater Simulations is a tiny consultancy in Portland.  Freshwater has been the keeper of the Envision-based models for WW2100, OUWIN, and Willamette INFEWS, acting as a vendor to Oregon State University.  Freshwater is now developing CW3M</w:t>
      </w:r>
      <w:r w:rsidR="00E11E6C">
        <w:t>,</w:t>
      </w:r>
      <w:r>
        <w:t xml:space="preserve"> without outside funding and with due regard </w:t>
      </w:r>
      <w:r w:rsidR="00E11E6C">
        <w:t>for the professional interests of the investigators on the original projects, for the benefit of the stakeholder community.</w:t>
      </w:r>
    </w:p>
    <w:p w14:paraId="485563B8" w14:textId="77777777" w:rsidR="00E11E6C" w:rsidRDefault="00E11E6C" w:rsidP="007E3C93">
      <w:pPr>
        <w:ind w:firstLine="720"/>
      </w:pPr>
      <w:r>
        <w:t xml:space="preserve">To address longer term questions of management and support for CW3M, Freshwater is attempting to organize an ad hoc steering committee </w:t>
      </w:r>
      <w:r w:rsidR="00D23CD9">
        <w:t>with representatives from both the stakeholder community and the universities.  Interested parties may contact Dave Conklin (david.conklin@freshwatersim.com).</w:t>
      </w:r>
      <w:r>
        <w:t xml:space="preserve"> </w:t>
      </w:r>
      <w:r w:rsidR="00D23CD9">
        <w:t xml:space="preserve"> It is expected that the ad hoc group would eventually be replaced by a somewhat more formal but still mostly voluntary group hosted by a larger organization within the stakeholder community.</w:t>
      </w:r>
    </w:p>
    <w:p w14:paraId="0EDF7406" w14:textId="77777777" w:rsidR="00E11E6C" w:rsidRPr="007E3C93" w:rsidRDefault="00E11E6C" w:rsidP="007E3C93">
      <w:pPr>
        <w:ind w:firstLine="720"/>
      </w:pPr>
    </w:p>
    <w:p w14:paraId="2D72BD0F" w14:textId="77777777" w:rsidR="00867943" w:rsidRDefault="00EC7B8F" w:rsidP="00EC7B8F">
      <w:pPr>
        <w:pStyle w:val="Heading2"/>
      </w:pPr>
      <w:bookmarkStart w:id="7" w:name="_Toc13127719"/>
      <w:r>
        <w:t>Support from the stakeholder community</w:t>
      </w:r>
      <w:bookmarkEnd w:id="7"/>
    </w:p>
    <w:p w14:paraId="25CBA8BD" w14:textId="77777777" w:rsidR="00EC7B8F" w:rsidRPr="00EC7B8F" w:rsidRDefault="00EC7B8F" w:rsidP="00EC7B8F"/>
    <w:p w14:paraId="11152EA8" w14:textId="77777777" w:rsidR="00A43D30" w:rsidRDefault="00A43D30" w:rsidP="00C70B81">
      <w:r>
        <w:t>Response from Rick Bastasch on 9/20/18</w:t>
      </w:r>
      <w:r w:rsidR="00154AFB">
        <w:t xml:space="preserve"> and 11/12/18</w:t>
      </w:r>
    </w:p>
    <w:p w14:paraId="74ABAE42" w14:textId="77777777" w:rsidR="00A43D30" w:rsidRPr="00A43D30" w:rsidRDefault="00A43D30" w:rsidP="00A43D30">
      <w:pPr>
        <w:ind w:firstLine="720"/>
        <w:rPr>
          <w:rFonts w:ascii="Times New Roman" w:hAnsi="Times New Roman" w:cs="Times New Roman"/>
          <w:sz w:val="20"/>
          <w:szCs w:val="20"/>
        </w:rPr>
      </w:pPr>
      <w:r>
        <w:rPr>
          <w:rFonts w:ascii="Times New Roman" w:hAnsi="Times New Roman" w:cs="Times New Roman"/>
          <w:sz w:val="20"/>
          <w:szCs w:val="20"/>
        </w:rPr>
        <w:t>“</w:t>
      </w:r>
      <w:r w:rsidRPr="00A43D30">
        <w:rPr>
          <w:rFonts w:ascii="Times New Roman" w:hAnsi="Times New Roman" w:cs="Times New Roman"/>
          <w:sz w:val="20"/>
          <w:szCs w:val="20"/>
        </w:rPr>
        <w:t>I've long thought it very desirable to extend WW2100/UWIN-type understanding and approaches up into the Willamette's major tributaries. I'm encouraged by your saying some preliminary work along these lines is already being done.</w:t>
      </w:r>
    </w:p>
    <w:p w14:paraId="794901E6" w14:textId="77777777" w:rsidR="00154AFB"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t>
      </w:r>
      <w:r w:rsidR="00411AA2">
        <w:rPr>
          <w:rFonts w:ascii="Times New Roman" w:hAnsi="Times New Roman" w:cs="Times New Roman"/>
          <w:sz w:val="20"/>
          <w:szCs w:val="20"/>
        </w:rPr>
        <w:t>it seems doubtful</w:t>
      </w:r>
      <w:r w:rsidRPr="00A43D30">
        <w:rPr>
          <w:rFonts w:ascii="Times New Roman" w:hAnsi="Times New Roman" w:cs="Times New Roman"/>
          <w:sz w:val="20"/>
          <w:szCs w:val="20"/>
        </w:rPr>
        <w:t xml:space="preserve"> the state </w:t>
      </w:r>
      <w:r w:rsidRPr="00A43D30">
        <w:rPr>
          <w:rFonts w:ascii="Times New Roman" w:hAnsi="Times New Roman" w:cs="Times New Roman"/>
          <w:sz w:val="20"/>
          <w:szCs w:val="20"/>
        </w:rPr>
        <w:lastRenderedPageBreak/>
        <w:t>(</w:t>
      </w:r>
      <w:r w:rsidR="00154AFB">
        <w:rPr>
          <w:rFonts w:ascii="Times New Roman" w:hAnsi="Times New Roman" w:cs="Times New Roman"/>
          <w:sz w:val="20"/>
          <w:szCs w:val="20"/>
        </w:rPr>
        <w:t xml:space="preserve">Governor’s Office, </w:t>
      </w:r>
      <w:r w:rsidRPr="00A43D30">
        <w:rPr>
          <w:rFonts w:ascii="Times New Roman" w:hAnsi="Times New Roman" w:cs="Times New Roman"/>
          <w:sz w:val="20"/>
          <w:szCs w:val="20"/>
        </w:rPr>
        <w:t>OWRD, ODFW, LCDC, etc.), the feds (USFS, USACE, etc.), cities, counties and utilities know of and/or appreciate how recent efforts can inform preparations for climate and population change</w:t>
      </w:r>
      <w:r w:rsidR="00154AFB">
        <w:rPr>
          <w:rFonts w:ascii="Times New Roman" w:hAnsi="Times New Roman" w:cs="Times New Roman"/>
          <w:sz w:val="20"/>
          <w:szCs w:val="20"/>
        </w:rPr>
        <w:t>.</w:t>
      </w:r>
      <w:r w:rsidRPr="00A43D30">
        <w:rPr>
          <w:rFonts w:ascii="Times New Roman" w:hAnsi="Times New Roman" w:cs="Times New Roman"/>
          <w:sz w:val="20"/>
          <w:szCs w:val="20"/>
        </w:rPr>
        <w:t xml:space="preserve"> </w:t>
      </w:r>
    </w:p>
    <w:p w14:paraId="00DAD25D" w14:textId="77777777" w:rsidR="00A43D30" w:rsidRPr="00A43D30"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Which to me both makes the case for open source community models, as well as for somehow designing a more well developed bridge to decision-makers as your project progresses.</w:t>
      </w:r>
      <w:r>
        <w:rPr>
          <w:rFonts w:ascii="Times New Roman" w:hAnsi="Times New Roman" w:cs="Times New Roman"/>
          <w:sz w:val="20"/>
          <w:szCs w:val="20"/>
        </w:rPr>
        <w:t>”</w:t>
      </w:r>
    </w:p>
    <w:p w14:paraId="65C4EC5C" w14:textId="77777777" w:rsidR="00A43D30" w:rsidRDefault="00A43D30" w:rsidP="00C70B81"/>
    <w:p w14:paraId="4EAC7690" w14:textId="77777777" w:rsidR="00EC7B8F" w:rsidRDefault="00EC7B8F" w:rsidP="00EC7B8F">
      <w:pPr>
        <w:pStyle w:val="Heading2"/>
      </w:pPr>
      <w:bookmarkStart w:id="8" w:name="_Toc13127720"/>
      <w:r>
        <w:t>Support from the research community</w:t>
      </w:r>
      <w:bookmarkEnd w:id="8"/>
    </w:p>
    <w:p w14:paraId="494D6241" w14:textId="77777777" w:rsidR="00A43D30" w:rsidRDefault="00A43D30" w:rsidP="00C34EBD">
      <w:pPr>
        <w:pStyle w:val="Body"/>
      </w:pPr>
      <w:bookmarkStart w:id="9" w:name="_Hlk530214245"/>
      <w:r>
        <w:t>Response from Anne Nolin on 10/25/18</w:t>
      </w:r>
    </w:p>
    <w:p w14:paraId="38BF3FB0" w14:textId="77777777" w:rsidR="00A43D30" w:rsidRPr="00A43D30" w:rsidRDefault="00A43D30" w:rsidP="00C34EBD">
      <w:pPr>
        <w:pStyle w:val="Body"/>
        <w:rPr>
          <w:rFonts w:cs="Times New Roman"/>
          <w:sz w:val="20"/>
          <w:szCs w:val="20"/>
        </w:rPr>
      </w:pPr>
      <w:r>
        <w:rPr>
          <w:rFonts w:cs="Times New Roman"/>
          <w:sz w:val="20"/>
          <w:szCs w:val="20"/>
        </w:rPr>
        <w:t>“</w:t>
      </w:r>
      <w:r w:rsidRPr="00A43D30">
        <w:rPr>
          <w:rFonts w:cs="Times New Roman"/>
          <w:sz w:val="20"/>
          <w:szCs w:val="20"/>
        </w:rPr>
        <w: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t>
      </w:r>
    </w:p>
    <w:p w14:paraId="1BFB283E" w14:textId="77777777" w:rsidR="00A43D30" w:rsidRPr="00A43D30" w:rsidRDefault="00A43D30" w:rsidP="00C34EBD">
      <w:pPr>
        <w:pStyle w:val="Body"/>
        <w:rPr>
          <w:rFonts w:cs="Times New Roman"/>
          <w:sz w:val="20"/>
          <w:szCs w:val="20"/>
        </w:rPr>
      </w:pPr>
      <w:r w:rsidRPr="00A43D30">
        <w:rPr>
          <w:rFonts w:cs="Times New Roman"/>
          <w:sz w:val="20"/>
          <w:szCs w:val="20"/>
        </w:rPr>
        <w:t>I think that a second goal would be to use the parsimonious model in another location. The value of a community model is that it can be applied to different locations.</w:t>
      </w:r>
      <w:r w:rsidR="00B764D6">
        <w:rPr>
          <w:rFonts w:cs="Times New Roman"/>
          <w:sz w:val="20"/>
          <w:szCs w:val="20"/>
        </w:rPr>
        <w:t>”</w:t>
      </w:r>
    </w:p>
    <w:p w14:paraId="0D439C2E" w14:textId="77777777" w:rsidR="00A43D30" w:rsidRDefault="00A43D30" w:rsidP="00C34EBD">
      <w:pPr>
        <w:pStyle w:val="Body"/>
      </w:pPr>
    </w:p>
    <w:p w14:paraId="75CB5963" w14:textId="77777777" w:rsidR="00E4269C" w:rsidRDefault="00E4269C" w:rsidP="00C34EBD">
      <w:pPr>
        <w:pStyle w:val="Body"/>
      </w:pPr>
      <w:r>
        <w:t>Email exchange between Anne Nolin and Roy Haggerty</w:t>
      </w:r>
    </w:p>
    <w:p w14:paraId="1531328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b/>
          <w:bCs/>
          <w:sz w:val="20"/>
          <w:szCs w:val="20"/>
        </w:rPr>
        <w:t>From:</w:t>
      </w:r>
      <w:r w:rsidRPr="00E4269C">
        <w:rPr>
          <w:rStyle w:val="apple-converted-space"/>
          <w:rFonts w:eastAsia="Times New Roman" w:cs="Times New Roman"/>
          <w:b/>
          <w:bCs/>
          <w:sz w:val="20"/>
          <w:szCs w:val="20"/>
        </w:rPr>
        <w:t> </w:t>
      </w:r>
      <w:r w:rsidRPr="00E4269C">
        <w:rPr>
          <w:rFonts w:eastAsia="Times New Roman" w:cs="Times New Roman"/>
          <w:sz w:val="20"/>
          <w:szCs w:val="20"/>
        </w:rPr>
        <w:t>Anne Nolin &lt;</w:t>
      </w:r>
      <w:hyperlink r:id="rId8" w:history="1">
        <w:r w:rsidRPr="00E4269C">
          <w:rPr>
            <w:rStyle w:val="Hyperlink"/>
            <w:rFonts w:eastAsia="Times New Roman" w:cs="Times New Roman"/>
            <w:sz w:val="20"/>
            <w:szCs w:val="20"/>
          </w:rPr>
          <w:t>anne.nolin@gmail.com</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Date:</w:t>
      </w:r>
      <w:r w:rsidRPr="00E4269C">
        <w:rPr>
          <w:rStyle w:val="apple-converted-space"/>
          <w:rFonts w:eastAsia="Times New Roman" w:cs="Times New Roman"/>
          <w:b/>
          <w:bCs/>
          <w:sz w:val="20"/>
          <w:szCs w:val="20"/>
        </w:rPr>
        <w:t> </w:t>
      </w:r>
      <w:r w:rsidRPr="00E4269C">
        <w:rPr>
          <w:rFonts w:eastAsia="Times New Roman" w:cs="Times New Roman"/>
          <w:sz w:val="20"/>
          <w:szCs w:val="20"/>
        </w:rPr>
        <w:t>Sunday, November 25, 2018 at 7:04 PM</w:t>
      </w:r>
      <w:r w:rsidRPr="00E4269C">
        <w:rPr>
          <w:rFonts w:eastAsia="Times New Roman" w:cs="Times New Roman"/>
          <w:sz w:val="20"/>
          <w:szCs w:val="20"/>
        </w:rPr>
        <w:br/>
      </w:r>
      <w:r w:rsidRPr="00E4269C">
        <w:rPr>
          <w:rFonts w:eastAsia="Times New Roman" w:cs="Times New Roman"/>
          <w:b/>
          <w:bCs/>
          <w:sz w:val="20"/>
          <w:szCs w:val="20"/>
        </w:rPr>
        <w:t>To:</w:t>
      </w:r>
      <w:r w:rsidRPr="00E4269C">
        <w:rPr>
          <w:rStyle w:val="apple-converted-space"/>
          <w:rFonts w:eastAsia="Times New Roman" w:cs="Times New Roman"/>
          <w:b/>
          <w:bCs/>
          <w:sz w:val="20"/>
          <w:szCs w:val="20"/>
        </w:rPr>
        <w:t> </w:t>
      </w:r>
      <w:r w:rsidRPr="00E4269C">
        <w:rPr>
          <w:rFonts w:eastAsia="Times New Roman" w:cs="Times New Roman"/>
          <w:sz w:val="20"/>
          <w:szCs w:val="20"/>
        </w:rPr>
        <w:t>"Haggerty, Roy" &lt;</w:t>
      </w:r>
      <w:hyperlink r:id="rId9" w:history="1">
        <w:r w:rsidRPr="00E4269C">
          <w:rPr>
            <w:rStyle w:val="Hyperlink"/>
            <w:rFonts w:eastAsia="Times New Roman" w:cs="Times New Roman"/>
            <w:sz w:val="20"/>
            <w:szCs w:val="20"/>
          </w:rPr>
          <w:t>Roy.Haggerty@oregonstate.edu</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Subject:</w:t>
      </w:r>
      <w:r w:rsidRPr="00E4269C">
        <w:rPr>
          <w:rStyle w:val="apple-converted-space"/>
          <w:rFonts w:eastAsia="Times New Roman" w:cs="Times New Roman"/>
          <w:b/>
          <w:bCs/>
          <w:sz w:val="20"/>
          <w:szCs w:val="20"/>
        </w:rPr>
        <w:t> </w:t>
      </w:r>
      <w:r w:rsidRPr="00E4269C">
        <w:rPr>
          <w:rFonts w:eastAsia="Times New Roman" w:cs="Times New Roman"/>
          <w:sz w:val="20"/>
          <w:szCs w:val="20"/>
        </w:rPr>
        <w:t>request for your opinion on transitioning Willamette Envision to a Community model</w:t>
      </w:r>
    </w:p>
    <w:p w14:paraId="1B6B95B2"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 </w:t>
      </w:r>
    </w:p>
    <w:p w14:paraId="095A99CB"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Hi Roy,</w:t>
      </w:r>
      <w:r w:rsidRPr="00E4269C">
        <w:rPr>
          <w:rStyle w:val="apple-converted-space"/>
          <w:rFonts w:eastAsia="Times New Roman" w:cs="Times New Roman"/>
          <w:sz w:val="20"/>
          <w:szCs w:val="20"/>
        </w:rPr>
        <w:t> </w:t>
      </w:r>
    </w:p>
    <w:p w14:paraId="73CAC93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I hope you are well and enjoying the last of the Thanksgiving break. Will you be at AGU this year? I hope to see you there. </w:t>
      </w:r>
    </w:p>
    <w:p w14:paraId="45959C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1794F4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t>
      </w:r>
    </w:p>
    <w:p w14:paraId="4867C13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F6CC35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As a former PI on the WW2100, I would appreciate your perspective on this idea. I think we also need the blessing of the OSU intellectual property office but that’s a different question that what I’m asking here. </w:t>
      </w:r>
    </w:p>
    <w:p w14:paraId="1A8E77F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 hope to hear from you soon,</w:t>
      </w:r>
    </w:p>
    <w:p w14:paraId="669DCBC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EA0355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Thank you and kind regards,</w:t>
      </w:r>
    </w:p>
    <w:p w14:paraId="732C0BF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Anne</w:t>
      </w:r>
    </w:p>
    <w:p w14:paraId="7BD42B77"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br/>
        <w:t>Anne Nolin</w:t>
      </w:r>
      <w:r w:rsidRPr="00E4269C">
        <w:rPr>
          <w:rFonts w:ascii="Times New Roman" w:eastAsia="Times New Roman" w:hAnsi="Times New Roman" w:cs="Times New Roman"/>
          <w:sz w:val="20"/>
          <w:szCs w:val="20"/>
        </w:rPr>
        <w:br/>
        <w:t>Director, Graduate Program of Hydrologic Sciences and</w:t>
      </w:r>
      <w:r w:rsidRPr="00E4269C">
        <w:rPr>
          <w:rFonts w:ascii="Times New Roman" w:eastAsia="Times New Roman" w:hAnsi="Times New Roman" w:cs="Times New Roman"/>
          <w:sz w:val="20"/>
          <w:szCs w:val="20"/>
        </w:rPr>
        <w:br/>
        <w:t>Professor, Department of Geography</w:t>
      </w:r>
      <w:r w:rsidRPr="00E4269C">
        <w:rPr>
          <w:rFonts w:ascii="Times New Roman" w:eastAsia="Times New Roman" w:hAnsi="Times New Roman" w:cs="Times New Roman"/>
          <w:sz w:val="20"/>
          <w:szCs w:val="20"/>
        </w:rPr>
        <w:br/>
        <w:t>University of Nevada-Reno</w:t>
      </w:r>
      <w:r w:rsidRPr="00E4269C">
        <w:rPr>
          <w:rFonts w:ascii="Times New Roman" w:eastAsia="Times New Roman" w:hAnsi="Times New Roman" w:cs="Times New Roman"/>
          <w:sz w:val="20"/>
          <w:szCs w:val="20"/>
        </w:rPr>
        <w:br/>
        <w:t>Skype: AnneNolin</w:t>
      </w:r>
      <w:r w:rsidRPr="00E4269C">
        <w:rPr>
          <w:rFonts w:ascii="Times New Roman" w:eastAsia="Times New Roman" w:hAnsi="Times New Roman" w:cs="Times New Roman"/>
          <w:sz w:val="20"/>
          <w:szCs w:val="20"/>
        </w:rPr>
        <w:br/>
        <w:t>*************************************</w:t>
      </w:r>
    </w:p>
    <w:p w14:paraId="15947689" w14:textId="77777777" w:rsidR="00E4269C" w:rsidRDefault="00E4269C" w:rsidP="00E4269C">
      <w:pPr>
        <w:rPr>
          <w:rFonts w:eastAsia="Times New Roman"/>
        </w:rPr>
      </w:pPr>
    </w:p>
    <w:p w14:paraId="7B941472" w14:textId="77777777" w:rsidR="00E4269C" w:rsidRPr="00C34EBD" w:rsidRDefault="00E4269C" w:rsidP="00C34EBD">
      <w:pPr>
        <w:pStyle w:val="Body"/>
        <w:rPr>
          <w:sz w:val="20"/>
          <w:szCs w:val="20"/>
        </w:rPr>
      </w:pPr>
      <w:r w:rsidRPr="00C34EBD">
        <w:rPr>
          <w:b/>
          <w:bCs/>
          <w:sz w:val="20"/>
          <w:szCs w:val="20"/>
        </w:rPr>
        <w:t xml:space="preserve">From: </w:t>
      </w:r>
      <w:r w:rsidRPr="00C34EBD">
        <w:rPr>
          <w:sz w:val="20"/>
          <w:szCs w:val="20"/>
        </w:rPr>
        <w:t>"Haggerty, Roy" &lt;</w:t>
      </w:r>
      <w:hyperlink r:id="rId10" w:history="1">
        <w:r w:rsidRPr="00C34EBD">
          <w:rPr>
            <w:rStyle w:val="Hyperlink"/>
            <w:rFonts w:eastAsia="Times New Roman" w:cs="Times New Roman"/>
            <w:sz w:val="20"/>
            <w:szCs w:val="20"/>
          </w:rPr>
          <w:t>Roy.Haggerty@oregonstate.edu</w:t>
        </w:r>
      </w:hyperlink>
      <w:r w:rsidRPr="00C34EBD">
        <w:rPr>
          <w:sz w:val="20"/>
          <w:szCs w:val="20"/>
        </w:rPr>
        <w:t>&gt;</w:t>
      </w:r>
    </w:p>
    <w:p w14:paraId="7AE15FD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Subject: Re: request for your opinion on transitioning Willamette Envision to a Community model</w:t>
      </w:r>
    </w:p>
    <w:p w14:paraId="3326697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Date: </w:t>
      </w:r>
      <w:r w:rsidRPr="00E4269C">
        <w:rPr>
          <w:rFonts w:ascii="Times New Roman" w:eastAsia="Times New Roman" w:hAnsi="Times New Roman" w:cs="Times New Roman"/>
          <w:sz w:val="20"/>
          <w:szCs w:val="20"/>
        </w:rPr>
        <w:t>November 26, 2018 at 5:18:50 AM PST</w:t>
      </w:r>
    </w:p>
    <w:p w14:paraId="63A9A4A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To: </w:t>
      </w:r>
      <w:r w:rsidRPr="00E4269C">
        <w:rPr>
          <w:rFonts w:ascii="Times New Roman" w:eastAsia="Times New Roman" w:hAnsi="Times New Roman" w:cs="Times New Roman"/>
          <w:sz w:val="20"/>
          <w:szCs w:val="20"/>
        </w:rPr>
        <w:t>Anne Nolin &lt;</w:t>
      </w:r>
      <w:hyperlink r:id="rId11" w:history="1">
        <w:r w:rsidRPr="00E4269C">
          <w:rPr>
            <w:rStyle w:val="Hyperlink"/>
            <w:rFonts w:ascii="Times New Roman" w:eastAsia="Times New Roman" w:hAnsi="Times New Roman" w:cs="Times New Roman"/>
            <w:sz w:val="20"/>
            <w:szCs w:val="20"/>
          </w:rPr>
          <w:t>anne.nolin@gmail.com</w:t>
        </w:r>
      </w:hyperlink>
      <w:r w:rsidRPr="00E4269C">
        <w:rPr>
          <w:rFonts w:ascii="Times New Roman" w:eastAsia="Times New Roman" w:hAnsi="Times New Roman" w:cs="Times New Roman"/>
          <w:sz w:val="20"/>
          <w:szCs w:val="20"/>
        </w:rPr>
        <w:t>&gt;</w:t>
      </w:r>
    </w:p>
    <w:p w14:paraId="7E1F202A" w14:textId="77777777" w:rsidR="00E4269C" w:rsidRPr="00E4269C" w:rsidRDefault="00E4269C" w:rsidP="00E4269C">
      <w:pPr>
        <w:rPr>
          <w:rFonts w:ascii="Times New Roman" w:eastAsia="Times New Roman" w:hAnsi="Times New Roman" w:cs="Times New Roman"/>
          <w:sz w:val="20"/>
          <w:szCs w:val="20"/>
        </w:rPr>
      </w:pPr>
    </w:p>
    <w:p w14:paraId="0B21E89E" w14:textId="77777777" w:rsid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lastRenderedPageBreak/>
        <w:t xml:space="preserve">Hi, Anne – Really nice to see your email in my inbox.  </w:t>
      </w:r>
      <w:r>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t>
      </w:r>
      <w:r>
        <w:rPr>
          <w:rFonts w:ascii="Times New Roman" w:eastAsia="Times New Roman" w:hAnsi="Times New Roman" w:cs="Times New Roman"/>
          <w:sz w:val="20"/>
          <w:szCs w:val="20"/>
        </w:rPr>
        <w:t xml:space="preserve"> …</w:t>
      </w:r>
    </w:p>
    <w:p w14:paraId="2EE5A48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3AE5B28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Roy</w:t>
      </w:r>
    </w:p>
    <w:p w14:paraId="18FF8718" w14:textId="77777777" w:rsidR="00E4269C" w:rsidRDefault="00E4269C" w:rsidP="00C70B81">
      <w:pPr>
        <w:rPr>
          <w:rFonts w:ascii="Times New Roman" w:hAnsi="Times New Roman" w:cs="Times New Roman"/>
          <w:sz w:val="20"/>
          <w:szCs w:val="20"/>
        </w:rPr>
      </w:pPr>
      <w:r>
        <w:rPr>
          <w:rFonts w:ascii="Times New Roman" w:hAnsi="Times New Roman" w:cs="Times New Roman"/>
          <w:sz w:val="20"/>
          <w:szCs w:val="20"/>
        </w:rPr>
        <w:t>Dean of the College of Science</w:t>
      </w:r>
    </w:p>
    <w:p w14:paraId="1DEE5C38" w14:textId="77777777" w:rsidR="00E4269C" w:rsidRPr="00E4269C" w:rsidRDefault="00E4269C" w:rsidP="00C70B81">
      <w:pPr>
        <w:rPr>
          <w:rFonts w:ascii="Times New Roman" w:hAnsi="Times New Roman" w:cs="Times New Roman"/>
          <w:sz w:val="20"/>
          <w:szCs w:val="20"/>
        </w:rPr>
      </w:pPr>
      <w:r>
        <w:rPr>
          <w:rFonts w:ascii="Times New Roman" w:hAnsi="Times New Roman" w:cs="Times New Roman"/>
          <w:sz w:val="20"/>
          <w:szCs w:val="20"/>
        </w:rPr>
        <w:t>Oregon State University</w:t>
      </w:r>
    </w:p>
    <w:p w14:paraId="5C54822B" w14:textId="77777777" w:rsidR="00EC7B8F" w:rsidRDefault="00EC7B8F" w:rsidP="00EC7B8F">
      <w:r>
        <w:rPr>
          <w:rFonts w:eastAsia="Times New Roman"/>
        </w:rPr>
        <w:t> </w:t>
      </w:r>
    </w:p>
    <w:p w14:paraId="3112A3CF" w14:textId="77777777" w:rsidR="00867943" w:rsidRDefault="00D37681" w:rsidP="00D37681">
      <w:pPr>
        <w:pStyle w:val="Heading1"/>
      </w:pPr>
      <w:bookmarkStart w:id="10" w:name="_Toc13127721"/>
      <w:bookmarkEnd w:id="9"/>
      <w:r>
        <w:t>Study areas</w:t>
      </w:r>
      <w:bookmarkEnd w:id="10"/>
    </w:p>
    <w:p w14:paraId="3322FD2A" w14:textId="77777777" w:rsidR="00D37681" w:rsidRDefault="00D37681" w:rsidP="00D37681">
      <w:r>
        <w:tab/>
        <w:t xml:space="preserve">As of </w:t>
      </w:r>
      <w:r w:rsidR="00527425">
        <w:t>11/17/18</w:t>
      </w:r>
      <w:r>
        <w:t xml:space="preserve">, CW3M simulations can be executed for </w:t>
      </w:r>
      <w:r w:rsidR="003F360E">
        <w:t>13</w:t>
      </w:r>
      <w:r>
        <w:t xml:space="preserve"> </w:t>
      </w:r>
      <w:r w:rsidR="003F360E">
        <w:t>watersheds</w:t>
      </w:r>
      <w:r>
        <w:t xml:space="preserve">: </w:t>
      </w:r>
    </w:p>
    <w:p w14:paraId="6056FA3D" w14:textId="777777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01EB4">
        <w:t xml:space="preserve">Figure </w:t>
      </w:r>
      <w:r w:rsidR="00201EB4">
        <w:rPr>
          <w:noProof/>
        </w:rPr>
        <w:t>1</w:t>
      </w:r>
      <w:r w:rsidR="00064E77">
        <w:fldChar w:fldCharType="end"/>
      </w:r>
      <w:r w:rsidR="00064E77">
        <w:t>)</w:t>
      </w:r>
    </w:p>
    <w:p w14:paraId="03CAE907" w14:textId="77777777"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01EB4">
        <w:t xml:space="preserve">Figure </w:t>
      </w:r>
      <w:r w:rsidR="00201EB4">
        <w:rPr>
          <w:noProof/>
        </w:rPr>
        <w:t>2</w:t>
      </w:r>
      <w:r w:rsidR="00064E77">
        <w:fldChar w:fldCharType="end"/>
      </w:r>
      <w:r w:rsidR="00064E77">
        <w:t>)</w:t>
      </w:r>
    </w:p>
    <w:p w14:paraId="1A5A767B" w14:textId="7777777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01EB4">
        <w:t xml:space="preserve">Figure </w:t>
      </w:r>
      <w:r w:rsidR="00201EB4">
        <w:rPr>
          <w:noProof/>
        </w:rPr>
        <w:t>5</w:t>
      </w:r>
      <w:r w:rsidR="00893F4B">
        <w:fldChar w:fldCharType="end"/>
      </w:r>
      <w:r>
        <w:t>)</w:t>
      </w:r>
    </w:p>
    <w:p w14:paraId="1B80045C" w14:textId="77777777"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01EB4">
        <w:t xml:space="preserve">Figure </w:t>
      </w:r>
      <w:r w:rsidR="00201EB4">
        <w:rPr>
          <w:noProof/>
        </w:rPr>
        <w:t>3</w:t>
      </w:r>
      <w:r w:rsidR="00064E77">
        <w:fldChar w:fldCharType="end"/>
      </w:r>
      <w:r w:rsidR="00064E77">
        <w:t>)</w:t>
      </w:r>
    </w:p>
    <w:p w14:paraId="1933EF54" w14:textId="7777777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01EB4">
        <w:t xml:space="preserve">Figure </w:t>
      </w:r>
      <w:r w:rsidR="00201EB4">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1" w:name="_Toc13127722"/>
      <w:r>
        <w:t>Data</w:t>
      </w:r>
      <w:r w:rsidR="00A92F06">
        <w:t>CW3M</w:t>
      </w:r>
      <w:r>
        <w:t xml:space="preserve"> directory structure</w:t>
      </w:r>
      <w:bookmarkEnd w:id="11"/>
    </w:p>
    <w:p w14:paraId="3BB7EB3D" w14:textId="77777777" w:rsidR="00403174" w:rsidRDefault="00A57AB6" w:rsidP="00A57AB6">
      <w:r>
        <w:tab/>
        <w:t xml:space="preserve">Installation of CW3M using a turnkey installer package such as </w:t>
      </w:r>
      <w:r w:rsidRPr="00A57AB6">
        <w:t>CW3M_0.1.3_Installer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77777777" w:rsidR="00906CF9" w:rsidRDefault="00906CF9" w:rsidP="00403174">
      <w:pPr>
        <w:ind w:firstLine="720"/>
      </w:pPr>
      <w:r>
        <w:t>Folders</w:t>
      </w:r>
    </w:p>
    <w:p w14:paraId="10E34F86" w14:textId="77777777" w:rsidR="00906CF9" w:rsidRDefault="00906CF9" w:rsidP="00403174">
      <w:pPr>
        <w:ind w:firstLine="720"/>
      </w:pPr>
      <w:r>
        <w:tab/>
        <w:t>CW3MdigitalHandbook</w:t>
      </w:r>
    </w:p>
    <w:p w14:paraId="7B6E7382" w14:textId="77777777" w:rsidR="00906CF9" w:rsidRDefault="00906CF9" w:rsidP="00403174">
      <w:pPr>
        <w:ind w:firstLine="720"/>
      </w:pPr>
      <w:r>
        <w:tab/>
        <w:t>DataCalapooia</w:t>
      </w:r>
    </w:p>
    <w:p w14:paraId="57524C65" w14:textId="77777777" w:rsidR="00906CF9" w:rsidRDefault="00906CF9" w:rsidP="00A06758">
      <w:pPr>
        <w:ind w:left="720" w:firstLine="720"/>
      </w:pPr>
      <w:r>
        <w:t>DataChickenCreek</w:t>
      </w:r>
    </w:p>
    <w:p w14:paraId="0B499670" w14:textId="77777777" w:rsidR="00906CF9" w:rsidRDefault="00906CF9" w:rsidP="00906CF9">
      <w:pPr>
        <w:ind w:left="720" w:firstLine="720"/>
      </w:pPr>
      <w:r>
        <w:t>DataClackamas</w:t>
      </w:r>
    </w:p>
    <w:p w14:paraId="211CEEB4" w14:textId="77777777" w:rsidR="00906CF9" w:rsidRDefault="00906CF9" w:rsidP="00906CF9">
      <w:pPr>
        <w:ind w:left="720" w:firstLine="720"/>
      </w:pPr>
      <w:r>
        <w:t>DataLongTom</w:t>
      </w:r>
    </w:p>
    <w:p w14:paraId="6DFE22B7" w14:textId="77777777" w:rsidR="00906CF9" w:rsidRDefault="00906CF9" w:rsidP="00906CF9">
      <w:pPr>
        <w:ind w:left="720" w:firstLine="720"/>
      </w:pPr>
      <w:r>
        <w:t>DataLuckiamute</w:t>
      </w:r>
    </w:p>
    <w:p w14:paraId="4986B094" w14:textId="77777777" w:rsidR="00906CF9" w:rsidRDefault="00906CF9" w:rsidP="00906CF9">
      <w:pPr>
        <w:ind w:left="720" w:firstLine="720"/>
      </w:pPr>
      <w:r>
        <w:t>DataMarys</w:t>
      </w:r>
    </w:p>
    <w:p w14:paraId="4F30FF66" w14:textId="77777777" w:rsidR="00906CF9" w:rsidRDefault="00906CF9" w:rsidP="00906CF9">
      <w:pPr>
        <w:ind w:left="720" w:firstLine="720"/>
      </w:pPr>
      <w:r>
        <w:t>DataMcKenzie</w:t>
      </w:r>
    </w:p>
    <w:p w14:paraId="25C2B988" w14:textId="77777777" w:rsidR="00906CF9" w:rsidRDefault="00906CF9" w:rsidP="00906CF9">
      <w:pPr>
        <w:ind w:left="720" w:firstLine="720"/>
      </w:pPr>
      <w:r>
        <w:t>DataMolalla</w:t>
      </w:r>
    </w:p>
    <w:p w14:paraId="3A546934" w14:textId="77777777" w:rsidR="00906CF9" w:rsidRDefault="00906CF9" w:rsidP="00906CF9">
      <w:pPr>
        <w:ind w:left="720" w:firstLine="720"/>
      </w:pPr>
      <w:r>
        <w:t>DataNSantiam</w:t>
      </w:r>
    </w:p>
    <w:p w14:paraId="5354BEB7" w14:textId="77777777" w:rsidR="00906CF9" w:rsidRDefault="00906CF9" w:rsidP="00906CF9">
      <w:pPr>
        <w:ind w:left="720" w:firstLine="720"/>
      </w:pPr>
      <w:r>
        <w:t>DataPudding</w:t>
      </w:r>
    </w:p>
    <w:p w14:paraId="75254F9D" w14:textId="77777777" w:rsidR="00906CF9" w:rsidRDefault="00906CF9" w:rsidP="00A06758">
      <w:pPr>
        <w:ind w:left="720" w:firstLine="720"/>
      </w:pPr>
      <w:r>
        <w:lastRenderedPageBreak/>
        <w:t>DataTualatin</w:t>
      </w:r>
    </w:p>
    <w:p w14:paraId="336C31C6" w14:textId="77777777" w:rsidR="00906CF9" w:rsidRDefault="00906CF9" w:rsidP="00906CF9">
      <w:pPr>
        <w:ind w:left="720" w:firstLine="720"/>
      </w:pPr>
      <w:r>
        <w:t>DataUpperWRB</w:t>
      </w:r>
    </w:p>
    <w:p w14:paraId="58BE3698" w14:textId="77777777" w:rsidR="00906CF9" w:rsidRDefault="00906CF9" w:rsidP="00906CF9">
      <w:pPr>
        <w:ind w:left="720" w:firstLine="720"/>
      </w:pPr>
      <w:r>
        <w:t>DataWRB</w:t>
      </w:r>
    </w:p>
    <w:p w14:paraId="144151DE" w14:textId="77777777" w:rsidR="00906CF9" w:rsidRDefault="00906CF9" w:rsidP="00906CF9">
      <w:pPr>
        <w:ind w:left="720" w:firstLine="720"/>
      </w:pPr>
      <w:r>
        <w:t>GriddedRecentWeather</w:t>
      </w:r>
    </w:p>
    <w:p w14:paraId="28EE73A9" w14:textId="77777777" w:rsidR="00906CF9" w:rsidRDefault="00906CF9" w:rsidP="00906CF9">
      <w:pPr>
        <w:ind w:left="720" w:firstLine="720"/>
      </w:pPr>
      <w:r>
        <w:t>Observations</w:t>
      </w:r>
    </w:p>
    <w:p w14:paraId="5ED7F535" w14:textId="77777777" w:rsidR="00906CF9" w:rsidRDefault="00906CF9" w:rsidP="00906CF9">
      <w:pPr>
        <w:ind w:left="720" w:firstLine="720"/>
      </w:pPr>
      <w:r>
        <w:t>Reservoirs</w:t>
      </w:r>
    </w:p>
    <w:p w14:paraId="1DE6D1CA" w14:textId="77777777" w:rsidR="00906CF9" w:rsidRDefault="00906CF9" w:rsidP="00906CF9">
      <w:pPr>
        <w:ind w:left="720" w:firstLine="720"/>
      </w:pPr>
      <w:r>
        <w:t>ScenarioData</w:t>
      </w:r>
    </w:p>
    <w:p w14:paraId="3B0AFC90" w14:textId="77777777" w:rsidR="00906CF9" w:rsidRDefault="00906CF9" w:rsidP="00906CF9">
      <w:r>
        <w:tab/>
        <w:t>Files</w:t>
      </w:r>
    </w:p>
    <w:p w14:paraId="2F87F369" w14:textId="77777777" w:rsidR="00906CF9" w:rsidRDefault="00906CF9" w:rsidP="00906CF9">
      <w:r>
        <w:tab/>
      </w:r>
      <w:r>
        <w:tab/>
      </w:r>
      <w:r w:rsidR="00AB4A43">
        <w:t>cooling_cost.csv</w:t>
      </w:r>
    </w:p>
    <w:p w14:paraId="0D91C77C" w14:textId="77777777" w:rsidR="00AB4A43" w:rsidRDefault="00AB4A43" w:rsidP="00906CF9">
      <w:r>
        <w:tab/>
      </w:r>
      <w:r>
        <w:tab/>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2" w:name="_Toc13127723"/>
      <w:r>
        <w:t>DataCW3M\ScenarioData directory structure</w:t>
      </w:r>
      <w:bookmarkEnd w:id="1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3" w:name="_Toc13127724"/>
      <w:r>
        <w:t>DataCW3M\ScenarioData\&lt;scenario&gt; folder contents</w:t>
      </w:r>
      <w:bookmarkEnd w:id="13"/>
    </w:p>
    <w:p w14:paraId="5B6E51A5" w14:textId="77777777" w:rsidR="009C1707" w:rsidRDefault="009C1707" w:rsidP="009C1707">
      <w:pPr>
        <w:pStyle w:val="Body"/>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4" w:name="_Toc13127725"/>
      <w:r>
        <w:t>DataCW3M\&lt;study area&gt; folder contents</w:t>
      </w:r>
      <w:bookmarkEnd w:id="14"/>
    </w:p>
    <w:p w14:paraId="6902875A" w14:textId="77777777" w:rsidR="009C1707" w:rsidRDefault="009C1707" w:rsidP="009C1707">
      <w:pPr>
        <w:pStyle w:val="Body"/>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12">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7777777" w:rsidR="00D37681" w:rsidRDefault="00D37681" w:rsidP="00D37681">
      <w:pPr>
        <w:pStyle w:val="Caption"/>
      </w:pPr>
      <w:bookmarkStart w:id="15" w:name="_Ref529607484"/>
      <w:bookmarkStart w:id="16"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1</w:t>
      </w:r>
      <w:r w:rsidR="006C64CF">
        <w:rPr>
          <w:noProof/>
        </w:rPr>
        <w:fldChar w:fldCharType="end"/>
      </w:r>
      <w:bookmarkEnd w:id="15"/>
      <w:r>
        <w:t xml:space="preserve">. Willamette River basin study area; embedded study areas are </w:t>
      </w:r>
      <w:r w:rsidR="0005603B">
        <w:t>colored</w:t>
      </w:r>
      <w:r w:rsidR="0097392C">
        <w:t xml:space="preserve"> other than gray.  The 2 lighter blues together make up the upper Willamette basin study area.</w:t>
      </w:r>
      <w:bookmarkEnd w:id="1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7777777" w:rsidR="00D37681" w:rsidRDefault="00D37681" w:rsidP="00D37681">
      <w:pPr>
        <w:pStyle w:val="Caption"/>
      </w:pPr>
      <w:bookmarkStart w:id="17" w:name="_Ref529607514"/>
      <w:bookmarkStart w:id="18"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2</w:t>
      </w:r>
      <w:r w:rsidR="006C64CF">
        <w:rPr>
          <w:noProof/>
        </w:rPr>
        <w:fldChar w:fldCharType="end"/>
      </w:r>
      <w:bookmarkEnd w:id="17"/>
      <w:r>
        <w:t>. Tualatin basin study area; Chicken Creek watershed is highlighted.</w:t>
      </w:r>
      <w:bookmarkEnd w:id="1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7777777" w:rsidR="00D37681" w:rsidRDefault="00064E77" w:rsidP="00064E77">
      <w:pPr>
        <w:pStyle w:val="Caption"/>
      </w:pPr>
      <w:bookmarkStart w:id="19" w:name="_Ref529607587"/>
      <w:bookmarkStart w:id="20"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3</w:t>
      </w:r>
      <w:r w:rsidR="006C64CF">
        <w:rPr>
          <w:noProof/>
        </w:rPr>
        <w:fldChar w:fldCharType="end"/>
      </w:r>
      <w:bookmarkEnd w:id="19"/>
      <w:r>
        <w:t>. North Santiam watershed study area.</w:t>
      </w:r>
      <w:bookmarkEnd w:id="2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7777777" w:rsidR="00C70B81" w:rsidRDefault="00064E77" w:rsidP="00064E77">
      <w:pPr>
        <w:pStyle w:val="Caption"/>
      </w:pPr>
      <w:bookmarkStart w:id="21" w:name="_Ref529607628"/>
      <w:bookmarkStart w:id="22"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4</w:t>
      </w:r>
      <w:r w:rsidR="006C64CF">
        <w:rPr>
          <w:noProof/>
        </w:rPr>
        <w:fldChar w:fldCharType="end"/>
      </w:r>
      <w:bookmarkEnd w:id="21"/>
      <w:r>
        <w:t>. Upper Willamette study area.</w:t>
      </w:r>
      <w:bookmarkEnd w:id="2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777777" w:rsidR="00E66BC2" w:rsidRDefault="006F30D2" w:rsidP="006F30D2">
      <w:pPr>
        <w:pStyle w:val="Caption"/>
      </w:pPr>
      <w:bookmarkStart w:id="23" w:name="_Ref529611388"/>
      <w:bookmarkStart w:id="24"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5</w:t>
      </w:r>
      <w:r w:rsidR="006C64CF">
        <w:rPr>
          <w:noProof/>
        </w:rPr>
        <w:fldChar w:fldCharType="end"/>
      </w:r>
      <w:bookmarkEnd w:id="23"/>
      <w:r>
        <w:t>. Chicken Creek watershed study area.</w:t>
      </w:r>
      <w:bookmarkEnd w:id="2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5" w:name="_Toc13127726"/>
      <w:r>
        <w:t>Calendar conventions</w:t>
      </w:r>
      <w:bookmarkEnd w:id="2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6" w:name="_Toc13127727"/>
      <w:r>
        <w:t>Water years</w:t>
      </w:r>
      <w:bookmarkEnd w:id="2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7" w:name="_Toc13127728"/>
      <w:r>
        <w:t>Climate data</w:t>
      </w:r>
      <w:bookmarkEnd w:id="27"/>
    </w:p>
    <w:p w14:paraId="4E201698" w14:textId="77777777" w:rsidR="00CB152A" w:rsidRPr="00A06758" w:rsidRDefault="00CB152A" w:rsidP="00A06758"/>
    <w:p w14:paraId="400F9551" w14:textId="77777777" w:rsidR="00CB152A" w:rsidRDefault="00CB152A" w:rsidP="00CB152A">
      <w:pPr>
        <w:pStyle w:val="Heading2"/>
      </w:pPr>
      <w:bookmarkStart w:id="28" w:name="_Toc2858729"/>
      <w:bookmarkStart w:id="29" w:name="_Toc13127729"/>
      <w:r>
        <w:t>Numbered climate scenarios in the model</w:t>
      </w:r>
      <w:bookmarkEnd w:id="28"/>
      <w:bookmarkEnd w:id="29"/>
    </w:p>
    <w:p w14:paraId="30E024EF" w14:textId="77777777" w:rsidR="00823D41" w:rsidRDefault="00823D41" w:rsidP="00823D41">
      <w:pPr>
        <w:pStyle w:val="Body"/>
      </w:pPr>
    </w:p>
    <w:p w14:paraId="21F5BCDE" w14:textId="77777777"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t xml:space="preserve">Table </w:t>
      </w:r>
      <w:r>
        <w:rPr>
          <w:noProof/>
        </w:rPr>
        <w:t>2</w:t>
      </w:r>
      <w:r>
        <w:fldChar w:fldCharType="end"/>
      </w:r>
      <w:r>
        <w:t xml:space="preserve"> identifies the numbered climate scenarios.</w:t>
      </w:r>
    </w:p>
    <w:p w14:paraId="6B5B5488" w14:textId="77777777"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t xml:space="preserve">Table </w:t>
      </w:r>
      <w:r>
        <w:rPr>
          <w:noProof/>
        </w:rPr>
        <w:t>1</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0" w:name="_Ref6032062"/>
      <w:bookmarkStart w:id="31" w:name="_Ref6033311"/>
      <w:bookmarkStart w:id="32" w:name="_Toc6121576"/>
      <w:r>
        <w:t xml:space="preserve">Table </w:t>
      </w:r>
      <w:bookmarkEnd w:id="30"/>
      <w:r>
        <w:t>1. Numbered climate scenarios</w:t>
      </w:r>
      <w:bookmarkEnd w:id="31"/>
      <w:bookmarkEnd w:id="3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3" w:name="_Toc7759621"/>
      <w:bookmarkStart w:id="34" w:name="_Toc13127730"/>
      <w:r>
        <w:t>Monthly and seasonal weather data</w:t>
      </w:r>
      <w:bookmarkEnd w:id="33"/>
      <w:bookmarkEnd w:id="3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5" w:name="_Toc13127731"/>
      <w:r>
        <w:t>Climate data grid</w:t>
      </w:r>
      <w:r w:rsidR="009F132A">
        <w:t>s</w:t>
      </w:r>
      <w:bookmarkEnd w:id="3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6" w:name="_Toc13127732"/>
      <w:r>
        <w:t>The WW2100 climate grid</w:t>
      </w:r>
      <w:bookmarkEnd w:id="3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7" w:name="_Toc13127733"/>
      <w:r>
        <w:t>The v2 climate grid</w:t>
      </w:r>
      <w:bookmarkEnd w:id="3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8" w:name="_Toc13127734"/>
      <w:r>
        <w:t>How climate data is looked up</w:t>
      </w:r>
      <w:bookmarkEnd w:id="3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9" w:name="_Toc13127735"/>
      <w:r>
        <w:t>What is in a climate dataset</w:t>
      </w:r>
      <w:bookmarkEnd w:id="3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40" w:name="_Toc13127736"/>
      <w:r>
        <w:t>Water rights</w:t>
      </w:r>
      <w:bookmarkEnd w:id="40"/>
    </w:p>
    <w:p w14:paraId="7ECEE8A5" w14:textId="77777777" w:rsidR="00D35AF7" w:rsidRDefault="00D35AF7" w:rsidP="00D35AF7">
      <w:pPr>
        <w:pStyle w:val="Heading2"/>
      </w:pPr>
      <w:bookmarkStart w:id="41" w:name="_Toc13127737"/>
      <w:r>
        <w:t>Water rights data</w:t>
      </w:r>
      <w:bookmarkEnd w:id="4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2" w:name="_Toc13127738"/>
      <w:r>
        <w:lastRenderedPageBreak/>
        <w:t>The wr_pods.csv file</w:t>
      </w:r>
      <w:bookmarkEnd w:id="4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3" w:name="_Toc13127739"/>
      <w:r>
        <w:t>The wr_pous.csv file</w:t>
      </w:r>
      <w:bookmarkEnd w:id="4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4" w:name="_Toc13127740"/>
      <w:r>
        <w:t>Adding a water right</w:t>
      </w:r>
      <w:bookmarkEnd w:id="4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5" w:name="_Toc13127741"/>
      <w:r>
        <w:lastRenderedPageBreak/>
        <w:t>Water parcels</w:t>
      </w:r>
      <w:bookmarkEnd w:id="45"/>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6" w:name="_Toc13127742"/>
      <w:r>
        <w:t>Daily water mass and energy balance</w:t>
      </w:r>
      <w:bookmarkEnd w:id="46"/>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7" w:name="_Toc13127743"/>
      <w:r>
        <w:t>Water temperature from thermal energy</w:t>
      </w:r>
      <w:bookmarkEnd w:id="47"/>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r>
        <w:t>Estimating the rate of flow in a stream reach</w:t>
      </w:r>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8" w:name="_Toc13127744"/>
      <w:r>
        <w:t>Initial conditions for Flow</w:t>
      </w:r>
      <w:bookmarkEnd w:id="48"/>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9" w:name="_Toc13127745"/>
      <w:r>
        <w:t>Creating a new study area</w:t>
      </w:r>
      <w:r w:rsidR="00A55502">
        <w:t xml:space="preserve"> from a watershed within the WRB</w:t>
      </w:r>
      <w:bookmarkEnd w:id="4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777777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666D4">
        <w:t xml:space="preserve">Figure </w:t>
      </w:r>
      <w:r w:rsidR="00F666D4">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0" w:name="_Toc13127746"/>
      <w:r>
        <w:t>North Santiam study area</w:t>
      </w:r>
      <w:bookmarkEnd w:id="50"/>
    </w:p>
    <w:p w14:paraId="24DE991F" w14:textId="77777777" w:rsidR="000C5A18" w:rsidRDefault="000C5A18" w:rsidP="000C5A18"/>
    <w:p w14:paraId="0AA4F828" w14:textId="7777777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01EB4">
        <w:t xml:space="preserve">Figure </w:t>
      </w:r>
      <w:r w:rsidR="00201EB4">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1" w:name="_Toc13127747"/>
      <w:r>
        <w:rPr>
          <w:rFonts w:eastAsia="Times New Roman"/>
        </w:rPr>
        <w:t>Instream water rights</w:t>
      </w:r>
      <w:bookmarkEnd w:id="5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4505"/>
                    </a:xfrm>
                    <a:prstGeom prst="rect">
                      <a:avLst/>
                    </a:prstGeom>
                  </pic:spPr>
                </pic:pic>
              </a:graphicData>
            </a:graphic>
          </wp:inline>
        </w:drawing>
      </w:r>
    </w:p>
    <w:p w14:paraId="60AAB458" w14:textId="77777777" w:rsidR="00AE364B" w:rsidRDefault="005C1A69" w:rsidP="005C1A69">
      <w:pPr>
        <w:pStyle w:val="Caption"/>
      </w:pPr>
      <w:bookmarkStart w:id="52"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01EB4">
        <w:rPr>
          <w:noProof/>
        </w:rPr>
        <w:t>6</w:t>
      </w:r>
      <w:r w:rsidR="000B183E">
        <w:rPr>
          <w:noProof/>
        </w:rPr>
        <w:fldChar w:fldCharType="end"/>
      </w:r>
      <w:r>
        <w:t xml:space="preserve">. Instream water rights in </w:t>
      </w:r>
      <w:r w:rsidR="00077987">
        <w:t>the North Santiam watershed</w:t>
      </w:r>
      <w:bookmarkEnd w:id="52"/>
    </w:p>
    <w:p w14:paraId="0FD5899C" w14:textId="77777777" w:rsidR="0092040E" w:rsidRDefault="0092040E" w:rsidP="0092040E"/>
    <w:p w14:paraId="0E0CDFE5" w14:textId="77777777" w:rsidR="00B91F45" w:rsidRDefault="00B47486" w:rsidP="00B91F45">
      <w:pPr>
        <w:pStyle w:val="Heading2"/>
      </w:pPr>
      <w:bookmarkStart w:id="53" w:name="_Toc13127748"/>
      <w:r>
        <w:t xml:space="preserve">Municipal </w:t>
      </w:r>
      <w:r w:rsidR="00057A5D">
        <w:t>w</w:t>
      </w:r>
      <w:r>
        <w:t xml:space="preserve">ater </w:t>
      </w:r>
      <w:r w:rsidR="00D97755">
        <w:t>r</w:t>
      </w:r>
      <w:r>
        <w:t>ights</w:t>
      </w:r>
      <w:bookmarkEnd w:id="53"/>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77777777" w:rsidR="003410F4" w:rsidRDefault="003410F4" w:rsidP="00B47486"/>
    <w:p w14:paraId="00806AC5" w14:textId="77777777" w:rsidR="008567FC" w:rsidRDefault="008567FC" w:rsidP="003410F4">
      <w:pPr>
        <w:pStyle w:val="Heading1"/>
      </w:pPr>
      <w:bookmarkStart w:id="54" w:name="_Toc13127749"/>
      <w:r>
        <w:t>Directory structure and file names</w:t>
      </w:r>
      <w:bookmarkEnd w:id="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77777777" w:rsidR="003410F4" w:rsidRDefault="003410F4" w:rsidP="003410F4">
      <w:pPr>
        <w:pStyle w:val="Heading1"/>
      </w:pPr>
      <w:bookmarkStart w:id="55" w:name="_Toc13127750"/>
      <w:r>
        <w:t xml:space="preserve">Release </w:t>
      </w:r>
      <w:r w:rsidR="008567FC">
        <w:t>l</w:t>
      </w:r>
      <w:r>
        <w:t>ogs</w:t>
      </w:r>
      <w:bookmarkEnd w:id="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w:t>
      </w:r>
      <w:r w:rsidR="00E42C86">
        <w:lastRenderedPageBreak/>
        <w:t>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lastRenderedPageBreak/>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rPr>
          <w:ins w:id="56" w:author="David Conklin" w:date="2019-12-10T08:10:00Z"/>
        </w:rPr>
      </w:pPr>
      <w:ins w:id="57" w:author="David Conklin" w:date="2019-12-10T08:09:00Z">
        <w:r>
          <w:t>CW3M_Installer_0.2.1</w:t>
        </w:r>
      </w:ins>
      <w:ins w:id="58" w:author="David Conklin" w:date="2019-12-10T08:10:00Z">
        <w:r>
          <w:t>1</w:t>
        </w:r>
      </w:ins>
      <w:ins w:id="59" w:author="David Conklin" w:date="2019-12-10T08:09:00Z">
        <w:r>
          <w:t xml:space="preserve">.exe </w:t>
        </w:r>
      </w:ins>
      <w:ins w:id="60" w:author="David Conklin" w:date="2019-12-10T08:10:00Z">
        <w:r>
          <w:t>was withdrawn because of errors in the script which created it.</w:t>
        </w:r>
      </w:ins>
    </w:p>
    <w:p w14:paraId="456898D2" w14:textId="58BB9537" w:rsidR="00A06758" w:rsidRDefault="00A06758" w:rsidP="000756EF">
      <w:pPr>
        <w:pStyle w:val="Body"/>
        <w:rPr>
          <w:ins w:id="61" w:author="David Conklin" w:date="2019-12-10T08:10:00Z"/>
        </w:rPr>
      </w:pPr>
    </w:p>
    <w:p w14:paraId="2F585285" w14:textId="2E2DC346" w:rsidR="00A06758" w:rsidRDefault="00A06758" w:rsidP="000756EF">
      <w:pPr>
        <w:pStyle w:val="Body"/>
        <w:rPr>
          <w:ins w:id="62" w:author="David Conklin" w:date="2019-12-10T08:12:00Z"/>
          <w:rFonts w:cs="Times New Roman"/>
          <w:szCs w:val="24"/>
        </w:rPr>
      </w:pPr>
      <w:ins w:id="63" w:author="David Conklin" w:date="2019-12-10T08:10:00Z">
        <w:r>
          <w:t>CW3M_Installer_0.2.1</w:t>
        </w:r>
        <w:r>
          <w:t>2</w:t>
        </w:r>
        <w:r>
          <w:t xml:space="preserve">.exe </w:t>
        </w:r>
      </w:ins>
      <w:ins w:id="64" w:author="David Conklin" w:date="2019-12-10T08:11:00Z">
        <w:r>
          <w:t>12/10</w:t>
        </w:r>
      </w:ins>
      <w:ins w:id="65" w:author="David Conklin" w:date="2019-12-10T08:10:00Z">
        <w:r>
          <w:t xml:space="preserve">/19 from CW3M ver. </w:t>
        </w:r>
      </w:ins>
      <w:ins w:id="66" w:author="David Conklin" w:date="2019-12-10T08:11:00Z">
        <w:r>
          <w:t>6 on GitHub</w:t>
        </w:r>
      </w:ins>
      <w:ins w:id="67" w:author="David Conklin" w:date="2019-12-10T08:10:00Z">
        <w:r w:rsidRPr="00D42089">
          <w:rPr>
            <w:rFonts w:cs="Times New Roman"/>
            <w:szCs w:val="24"/>
          </w:rPr>
          <w:t>.</w:t>
        </w:r>
      </w:ins>
      <w:ins w:id="68" w:author="David Conklin" w:date="2019-12-10T08:11:00Z">
        <w:r>
          <w:rPr>
            <w:rFonts w:cs="Times New Roman"/>
            <w:szCs w:val="24"/>
          </w:rPr>
          <w:t xml:space="preserve">  Includes the LOG_Q attribute in the reach layer.</w:t>
        </w:r>
      </w:ins>
    </w:p>
    <w:p w14:paraId="2CA9147F" w14:textId="77777777" w:rsidR="00A06758" w:rsidRDefault="00A06758" w:rsidP="000756EF">
      <w:pPr>
        <w:pStyle w:val="Body"/>
      </w:pPr>
      <w:bookmarkStart w:id="69" w:name="_GoBack"/>
      <w:bookmarkEnd w:id="69"/>
    </w:p>
    <w:p w14:paraId="7840B9A7" w14:textId="77777777" w:rsidR="005F3D22" w:rsidRDefault="005F3D22" w:rsidP="005F3D22">
      <w:pPr>
        <w:pStyle w:val="Heading1"/>
      </w:pPr>
      <w:bookmarkStart w:id="70" w:name="_Toc13127751"/>
      <w:r>
        <w:t>References</w:t>
      </w:r>
      <w:bookmarkEnd w:id="70"/>
    </w:p>
    <w:p w14:paraId="661F2AEF" w14:textId="77777777" w:rsidR="005F3D22" w:rsidRDefault="005F3D22" w:rsidP="005F3D22"/>
    <w:p w14:paraId="54BF08FC" w14:textId="1DA283AE" w:rsidR="005F3D22" w:rsidRDefault="005F3D22">
      <w:r w:rsidRPr="005F3D22">
        <w:t>Boyd, M., and Kasper, B. 2003. Analytical methods for dynamic open channel</w:t>
      </w:r>
      <w:r>
        <w:t xml:space="preserve"> </w:t>
      </w:r>
      <w:r w:rsidRPr="005F3D22">
        <w:t>heat and mass transfer: Methodology for heat source model Version 7.0.</w:t>
      </w:r>
      <w:r>
        <w:t xml:space="preserve"> </w:t>
      </w:r>
      <w:hyperlink r:id="rId18" w:history="1">
        <w:r w:rsidRPr="007A4A6E">
          <w:rPr>
            <w:rStyle w:val="Hyperlink"/>
          </w:rPr>
          <w:t>https://www.oregon.gov/deq/FilterDocs/heatsourcemanual.pdf</w:t>
        </w:r>
      </w:hyperlink>
      <w:r>
        <w:t xml:space="preserve"> </w:t>
      </w:r>
    </w:p>
    <w:p w14:paraId="7EA27044" w14:textId="38B9DA8A" w:rsidR="006F5915" w:rsidRDefault="006F5915"/>
    <w:p w14:paraId="4D01A118" w14:textId="528E0210" w:rsidR="006F5915" w:rsidRDefault="006F5915"/>
    <w:p w14:paraId="2CF212AE" w14:textId="181D5A87" w:rsidR="006F5915" w:rsidRDefault="006F5915" w:rsidP="006F5915">
      <w:pPr>
        <w:pStyle w:val="Heading1"/>
        <w:rPr>
          <w:rFonts w:eastAsiaTheme="minorHAnsi"/>
        </w:rPr>
      </w:pPr>
      <w:bookmarkStart w:id="71" w:name="_Toc13127752"/>
      <w:r>
        <w:rPr>
          <w:rFonts w:eastAsiaTheme="minorHAnsi"/>
        </w:rPr>
        <w:t>Acronyms</w:t>
      </w:r>
      <w:bookmarkEnd w:id="71"/>
    </w:p>
    <w:p w14:paraId="3926A59D" w14:textId="1AAC5732" w:rsidR="006F5915" w:rsidRDefault="006F5915" w:rsidP="006F5915"/>
    <w:p w14:paraId="6099E6DD" w14:textId="0FC93858" w:rsidR="006F5915" w:rsidRPr="00A06758"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r w:rsidRPr="006F5915">
        <w:t>http://www.climatologylab.org/gridmet.html</w:t>
      </w:r>
    </w:p>
    <w:sectPr w:rsidR="006F5915" w:rsidRPr="00A0675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49FE8" w14:textId="77777777" w:rsidR="00BB1179" w:rsidRDefault="00BB1179" w:rsidP="00064E77">
      <w:r>
        <w:separator/>
      </w:r>
    </w:p>
  </w:endnote>
  <w:endnote w:type="continuationSeparator" w:id="0">
    <w:p w14:paraId="5B919AFD" w14:textId="77777777" w:rsidR="00BB1179" w:rsidRDefault="00BB117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761279"/>
      <w:docPartObj>
        <w:docPartGallery w:val="Page Numbers (Bottom of Page)"/>
        <w:docPartUnique/>
      </w:docPartObj>
    </w:sdtPr>
    <w:sdtEndPr>
      <w:rPr>
        <w:noProof/>
      </w:rPr>
    </w:sdtEndPr>
    <w:sdtContent>
      <w:p w14:paraId="6E2FBDF9" w14:textId="77777777" w:rsidR="00327CA3" w:rsidRDefault="00327C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27CA3" w:rsidRDefault="00327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50E18" w14:textId="77777777" w:rsidR="00BB1179" w:rsidRDefault="00BB1179" w:rsidP="00064E77">
      <w:r>
        <w:separator/>
      </w:r>
    </w:p>
  </w:footnote>
  <w:footnote w:type="continuationSeparator" w:id="0">
    <w:p w14:paraId="120A23E4" w14:textId="77777777" w:rsidR="00BB1179" w:rsidRDefault="00BB1179"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67D7"/>
    <w:rsid w:val="000266FC"/>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4CF9"/>
    <w:rsid w:val="00255861"/>
    <w:rsid w:val="00267FD4"/>
    <w:rsid w:val="00272344"/>
    <w:rsid w:val="002770CE"/>
    <w:rsid w:val="00287358"/>
    <w:rsid w:val="002971E8"/>
    <w:rsid w:val="002B7117"/>
    <w:rsid w:val="002C16CA"/>
    <w:rsid w:val="002C3E17"/>
    <w:rsid w:val="002C4C7A"/>
    <w:rsid w:val="002D2159"/>
    <w:rsid w:val="002D6657"/>
    <w:rsid w:val="002E1CD4"/>
    <w:rsid w:val="002E747C"/>
    <w:rsid w:val="002F13AD"/>
    <w:rsid w:val="002F5005"/>
    <w:rsid w:val="00304172"/>
    <w:rsid w:val="00312039"/>
    <w:rsid w:val="00312BD4"/>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D56B3"/>
    <w:rsid w:val="003F21D3"/>
    <w:rsid w:val="003F360E"/>
    <w:rsid w:val="00403174"/>
    <w:rsid w:val="004111AF"/>
    <w:rsid w:val="00411AA2"/>
    <w:rsid w:val="00415923"/>
    <w:rsid w:val="00451A73"/>
    <w:rsid w:val="004604E0"/>
    <w:rsid w:val="004613B3"/>
    <w:rsid w:val="004650FC"/>
    <w:rsid w:val="00485E18"/>
    <w:rsid w:val="004966FD"/>
    <w:rsid w:val="004C14AB"/>
    <w:rsid w:val="004C20CD"/>
    <w:rsid w:val="004C2384"/>
    <w:rsid w:val="004C3A29"/>
    <w:rsid w:val="004D53D7"/>
    <w:rsid w:val="004E5E65"/>
    <w:rsid w:val="004F2098"/>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47F96"/>
    <w:rsid w:val="006569CE"/>
    <w:rsid w:val="006764F3"/>
    <w:rsid w:val="00683502"/>
    <w:rsid w:val="00684B5F"/>
    <w:rsid w:val="00691D6A"/>
    <w:rsid w:val="006A06E4"/>
    <w:rsid w:val="006A1CF2"/>
    <w:rsid w:val="006B20AF"/>
    <w:rsid w:val="006C64CF"/>
    <w:rsid w:val="006D28E9"/>
    <w:rsid w:val="006D4FDF"/>
    <w:rsid w:val="006F30D2"/>
    <w:rsid w:val="006F5915"/>
    <w:rsid w:val="007063C8"/>
    <w:rsid w:val="00722BBC"/>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26E7"/>
    <w:rsid w:val="00810296"/>
    <w:rsid w:val="00822953"/>
    <w:rsid w:val="00823D41"/>
    <w:rsid w:val="0082582D"/>
    <w:rsid w:val="00826A6C"/>
    <w:rsid w:val="00834EE4"/>
    <w:rsid w:val="00842485"/>
    <w:rsid w:val="0084628D"/>
    <w:rsid w:val="008567FC"/>
    <w:rsid w:val="008575BA"/>
    <w:rsid w:val="00867943"/>
    <w:rsid w:val="00867B2E"/>
    <w:rsid w:val="008770E3"/>
    <w:rsid w:val="00881DF0"/>
    <w:rsid w:val="00882C17"/>
    <w:rsid w:val="0088329B"/>
    <w:rsid w:val="00885DEF"/>
    <w:rsid w:val="008920B1"/>
    <w:rsid w:val="00893F4B"/>
    <w:rsid w:val="00894992"/>
    <w:rsid w:val="008A2C49"/>
    <w:rsid w:val="008A493C"/>
    <w:rsid w:val="008B095E"/>
    <w:rsid w:val="008C0B03"/>
    <w:rsid w:val="008E4511"/>
    <w:rsid w:val="008E7929"/>
    <w:rsid w:val="008F7342"/>
    <w:rsid w:val="0090110A"/>
    <w:rsid w:val="00906BBF"/>
    <w:rsid w:val="00906CF9"/>
    <w:rsid w:val="00906F5B"/>
    <w:rsid w:val="009123A7"/>
    <w:rsid w:val="00916DC9"/>
    <w:rsid w:val="0092040E"/>
    <w:rsid w:val="009265EA"/>
    <w:rsid w:val="00940A74"/>
    <w:rsid w:val="00950F74"/>
    <w:rsid w:val="00953D2B"/>
    <w:rsid w:val="0095647E"/>
    <w:rsid w:val="00967B0D"/>
    <w:rsid w:val="00971FD7"/>
    <w:rsid w:val="0097392C"/>
    <w:rsid w:val="0098253A"/>
    <w:rsid w:val="00990AF3"/>
    <w:rsid w:val="00993602"/>
    <w:rsid w:val="009A1DC8"/>
    <w:rsid w:val="009A327B"/>
    <w:rsid w:val="009C1707"/>
    <w:rsid w:val="009D0358"/>
    <w:rsid w:val="009F0E39"/>
    <w:rsid w:val="009F132A"/>
    <w:rsid w:val="00A06758"/>
    <w:rsid w:val="00A0759A"/>
    <w:rsid w:val="00A20B4A"/>
    <w:rsid w:val="00A20FF9"/>
    <w:rsid w:val="00A24D01"/>
    <w:rsid w:val="00A35AEA"/>
    <w:rsid w:val="00A43D30"/>
    <w:rsid w:val="00A51BEA"/>
    <w:rsid w:val="00A5284D"/>
    <w:rsid w:val="00A55502"/>
    <w:rsid w:val="00A57AB6"/>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91F45"/>
    <w:rsid w:val="00B939DE"/>
    <w:rsid w:val="00BA7163"/>
    <w:rsid w:val="00BB1179"/>
    <w:rsid w:val="00BD0A05"/>
    <w:rsid w:val="00C13229"/>
    <w:rsid w:val="00C163DA"/>
    <w:rsid w:val="00C34EBD"/>
    <w:rsid w:val="00C364E7"/>
    <w:rsid w:val="00C4199C"/>
    <w:rsid w:val="00C46F0A"/>
    <w:rsid w:val="00C66A50"/>
    <w:rsid w:val="00C70B81"/>
    <w:rsid w:val="00C76427"/>
    <w:rsid w:val="00C77A33"/>
    <w:rsid w:val="00C91B08"/>
    <w:rsid w:val="00C93662"/>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20F"/>
    <w:rsid w:val="00DB7E71"/>
    <w:rsid w:val="00DC2EF1"/>
    <w:rsid w:val="00DD2AF6"/>
    <w:rsid w:val="00DD61F9"/>
    <w:rsid w:val="00DD71D6"/>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709F"/>
    <w:rsid w:val="00E85A4D"/>
    <w:rsid w:val="00E91BC9"/>
    <w:rsid w:val="00EB66B0"/>
    <w:rsid w:val="00EC2225"/>
    <w:rsid w:val="00EC7B8F"/>
    <w:rsid w:val="00ED2ABA"/>
    <w:rsid w:val="00ED5EB4"/>
    <w:rsid w:val="00ED6238"/>
    <w:rsid w:val="00EE1735"/>
    <w:rsid w:val="00EE44D6"/>
    <w:rsid w:val="00F11A3C"/>
    <w:rsid w:val="00F11AF0"/>
    <w:rsid w:val="00F30940"/>
    <w:rsid w:val="00F31665"/>
    <w:rsid w:val="00F47B71"/>
    <w:rsid w:val="00F666D4"/>
    <w:rsid w:val="00F66D95"/>
    <w:rsid w:val="00F80218"/>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ne.nolin@gmail.com" TargetMode="External"/><Relationship Id="rId13" Type="http://schemas.openxmlformats.org/officeDocument/2006/relationships/image" Target="media/image2.JPG"/><Relationship Id="rId18" Type="http://schemas.openxmlformats.org/officeDocument/2006/relationships/hyperlink" Target="https://www.oregon.gov/deq/FilterDocs/heatsourcemanual.pdf"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cw3m@freshwatersim.com" TargetMode="Externa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anne.nolin@gmail.com"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mailto:Roy.Haggerty@oregonstate.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oy.Haggerty@oregonstate.edu" TargetMode="Externa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39338</TotalTime>
  <Pages>28</Pages>
  <Words>8548</Words>
  <Characters>48728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121</cp:revision>
  <cp:lastPrinted>2018-12-14T16:28:00Z</cp:lastPrinted>
  <dcterms:created xsi:type="dcterms:W3CDTF">2018-11-09T13:56:00Z</dcterms:created>
  <dcterms:modified xsi:type="dcterms:W3CDTF">2019-12-10T16:12:00Z</dcterms:modified>
</cp:coreProperties>
</file>