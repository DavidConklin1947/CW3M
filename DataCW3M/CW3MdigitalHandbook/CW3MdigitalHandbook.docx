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pPr>
        <w:pStyle w:val="Subtitle"/>
        <w:tabs>
          <w:tab w:val="left" w:pos="7950"/>
          <w:tab w:val="right" w:pos="9360"/>
        </w:tabs>
        <w:pPrChange w:id="0" w:author="David Conklin" w:date="2020-11-11T05:35:00Z">
          <w:pPr>
            <w:pStyle w:val="Subtitle"/>
            <w:tabs>
              <w:tab w:val="right" w:pos="9360"/>
            </w:tabs>
          </w:pPr>
        </w:pPrChange>
      </w:pPr>
      <w:r>
        <w:t>Information about the Community Willamette Whole Watershed Model</w:t>
      </w:r>
      <w:r w:rsidR="00C97C9B">
        <w:tab/>
      </w:r>
      <w:ins w:id="1" w:author="David Conklin" w:date="2020-11-11T05:35:00Z">
        <w:r w:rsidR="008A487C">
          <w:tab/>
        </w:r>
      </w:ins>
    </w:p>
    <w:p w14:paraId="542B86E8" w14:textId="70312A94" w:rsidR="00064E77" w:rsidRPr="00064E77" w:rsidRDefault="007B1928" w:rsidP="00064E77">
      <w:pPr>
        <w:pStyle w:val="Subtitle"/>
      </w:pPr>
      <w:r>
        <w:t>1</w:t>
      </w:r>
      <w:ins w:id="2" w:author="David Conklin" w:date="2020-11-09T05:43:00Z">
        <w:r w:rsidR="0031526F">
          <w:t>1/</w:t>
        </w:r>
      </w:ins>
      <w:ins w:id="3" w:author="David Conklin" w:date="2020-11-10T18:21:00Z">
        <w:r w:rsidR="008C41BA">
          <w:t>1</w:t>
        </w:r>
      </w:ins>
      <w:ins w:id="4" w:author="David Conklin" w:date="2020-11-18T08:14:00Z">
        <w:r w:rsidR="006636CC">
          <w:t>8</w:t>
        </w:r>
      </w:ins>
      <w:del w:id="5" w:author="David Conklin" w:date="2020-11-09T05:43:00Z">
        <w:r w:rsidDel="0031526F">
          <w:delText>0/</w:delText>
        </w:r>
        <w:r w:rsidR="003F72F2" w:rsidDel="0031526F">
          <w:delText>2</w:delText>
        </w:r>
        <w:r w:rsidR="00B70EF0" w:rsidDel="0031526F">
          <w:delText>7</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18F8BC0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6" w:author="David Conklin" w:date="2020-11-09T05:43:00Z">
        <w:r w:rsidR="0031526F">
          <w:rPr>
            <w:rStyle w:val="Hyperlink"/>
            <w:color w:val="auto"/>
          </w:rPr>
          <w:t>10/27</w:t>
        </w:r>
      </w:ins>
      <w:del w:id="7" w:author="David Conklin" w:date="2020-11-09T05:43:00Z">
        <w:r w:rsidR="007B1928" w:rsidDel="0031526F">
          <w:rPr>
            <w:rStyle w:val="Hyperlink"/>
            <w:color w:val="auto"/>
          </w:rPr>
          <w:delText>9/12</w:delText>
        </w:r>
      </w:del>
      <w:r w:rsidR="00176FFA">
        <w:rPr>
          <w:rStyle w:val="Hyperlink"/>
          <w:color w:val="auto"/>
        </w:rPr>
        <w:t>/20</w:t>
      </w:r>
      <w:r w:rsidRPr="00DE1B0B">
        <w:rPr>
          <w:rStyle w:val="Hyperlink"/>
          <w:color w:val="auto"/>
        </w:rPr>
        <w:t xml:space="preserve"> version</w:t>
      </w:r>
    </w:p>
    <w:p w14:paraId="1745FD50" w14:textId="77777777" w:rsidR="009F139C" w:rsidRPr="00A8214A" w:rsidRDefault="009F139C" w:rsidP="009F139C">
      <w:pPr>
        <w:rPr>
          <w:ins w:id="8" w:author="David Conklin" w:date="2020-11-09T15:27:00Z"/>
          <w:rStyle w:val="Hyperlink"/>
          <w:color w:val="auto"/>
          <w:u w:val="none"/>
        </w:rPr>
      </w:pPr>
      <w:ins w:id="9" w:author="David Conklin" w:date="2020-11-09T15:27:00Z">
        <w:r w:rsidRPr="00A8214A">
          <w:rPr>
            <w:rStyle w:val="Hyperlink"/>
            <w:color w:val="auto"/>
            <w:u w:val="none"/>
          </w:rPr>
          <w:t xml:space="preserve">- </w:t>
        </w:r>
        <w:r>
          <w:rPr>
            <w:rStyle w:val="Hyperlink"/>
            <w:color w:val="auto"/>
            <w:u w:val="none"/>
          </w:rPr>
          <w:t>Added charts of simulated v. observed flows and stream temperatures at the end of the McKenzie Basin Wetlands Study/Reality Check section.</w:t>
        </w:r>
      </w:ins>
    </w:p>
    <w:p w14:paraId="7313B110" w14:textId="0D961499" w:rsidR="009F139C" w:rsidRDefault="009F139C" w:rsidP="009F139C">
      <w:pPr>
        <w:rPr>
          <w:ins w:id="10" w:author="David Conklin" w:date="2020-11-09T17:33:00Z"/>
          <w:rStyle w:val="Hyperlink"/>
          <w:color w:val="auto"/>
          <w:u w:val="none"/>
        </w:rPr>
      </w:pPr>
      <w:ins w:id="11" w:author="David Conklin" w:date="2020-11-09T15:27:00Z">
        <w:r w:rsidRPr="00A8214A">
          <w:rPr>
            <w:rStyle w:val="Hyperlink"/>
            <w:color w:val="auto"/>
            <w:u w:val="none"/>
          </w:rPr>
          <w:t xml:space="preserve">- </w:t>
        </w:r>
        <w:r>
          <w:rPr>
            <w:rStyle w:val="Hyperlink"/>
            <w:color w:val="auto"/>
            <w:u w:val="none"/>
          </w:rPr>
          <w:t>Added lists of the USGS gage records to be used in calibration in the McKenzie Basin Wetlands Study/Reality Check section.</w:t>
        </w:r>
      </w:ins>
    </w:p>
    <w:p w14:paraId="0D4775CE" w14:textId="77777777" w:rsidR="008C41BA" w:rsidRPr="00A8214A" w:rsidRDefault="008C41BA" w:rsidP="008C41BA">
      <w:pPr>
        <w:rPr>
          <w:ins w:id="12" w:author="David Conklin" w:date="2020-11-10T18:20:00Z"/>
          <w:rStyle w:val="Hyperlink"/>
          <w:color w:val="auto"/>
          <w:u w:val="none"/>
        </w:rPr>
      </w:pPr>
      <w:ins w:id="13" w:author="David Conklin" w:date="2020-11-10T18:20:00Z">
        <w:r>
          <w:rPr>
            <w:rStyle w:val="Hyperlink"/>
            <w:color w:val="auto"/>
            <w:u w:val="none"/>
          </w:rPr>
          <w:t>- Added the McKenzie Basin Wetlands Study/High Cascades Springs section.</w:t>
        </w:r>
      </w:ins>
    </w:p>
    <w:p w14:paraId="2B0405BA" w14:textId="77777777" w:rsidR="00372E03" w:rsidRPr="00A8214A" w:rsidRDefault="00372E03" w:rsidP="00372E03">
      <w:pPr>
        <w:rPr>
          <w:ins w:id="14" w:author="David Conklin" w:date="2020-11-10T18:22:00Z"/>
          <w:rStyle w:val="Hyperlink"/>
          <w:color w:val="auto"/>
          <w:u w:val="none"/>
        </w:rPr>
      </w:pPr>
      <w:ins w:id="15" w:author="David Conklin" w:date="2020-11-10T18:22:00Z">
        <w:r>
          <w:rPr>
            <w:rStyle w:val="Hyperlink"/>
            <w:color w:val="auto"/>
            <w:u w:val="none"/>
          </w:rPr>
          <w:t>- Added the McKenzie Basin Wetlands Study/Calibration section.</w:t>
        </w:r>
      </w:ins>
    </w:p>
    <w:p w14:paraId="545C8A69" w14:textId="18D86545" w:rsidR="00372E03" w:rsidRDefault="00372E03" w:rsidP="00372E03">
      <w:pPr>
        <w:rPr>
          <w:ins w:id="16" w:author="David Conklin" w:date="2020-11-11T05:32:00Z"/>
          <w:rStyle w:val="Hyperlink"/>
          <w:color w:val="auto"/>
          <w:u w:val="none"/>
        </w:rPr>
      </w:pPr>
      <w:ins w:id="17" w:author="David Conklin" w:date="2020-11-10T18:22:00Z">
        <w:r>
          <w:rPr>
            <w:rStyle w:val="Hyperlink"/>
            <w:color w:val="auto"/>
            <w:u w:val="none"/>
          </w:rPr>
          <w:t>- Added the McKenzie Basin Wetlands Study/</w:t>
        </w:r>
      </w:ins>
      <w:ins w:id="18" w:author="David Conklin" w:date="2020-11-10T18:23:00Z">
        <w:r>
          <w:rPr>
            <w:rStyle w:val="Hyperlink"/>
            <w:color w:val="auto"/>
            <w:u w:val="none"/>
          </w:rPr>
          <w:t>Simulated McKenzie basin water budget</w:t>
        </w:r>
      </w:ins>
      <w:ins w:id="19" w:author="David Conklin" w:date="2020-11-10T18:22:00Z">
        <w:r>
          <w:rPr>
            <w:rStyle w:val="Hyperlink"/>
            <w:color w:val="auto"/>
            <w:u w:val="none"/>
          </w:rPr>
          <w:t xml:space="preserve"> section.</w:t>
        </w:r>
      </w:ins>
    </w:p>
    <w:p w14:paraId="40B1CB34" w14:textId="293B54EC" w:rsidR="00022B0F" w:rsidRDefault="002854B5" w:rsidP="00372E03">
      <w:pPr>
        <w:rPr>
          <w:ins w:id="20" w:author="David Conklin" w:date="2020-11-18T08:15:00Z"/>
          <w:rStyle w:val="Hyperlink"/>
          <w:color w:val="auto"/>
          <w:u w:val="none"/>
        </w:rPr>
      </w:pPr>
      <w:ins w:id="21" w:author="David Conklin" w:date="2020-11-11T05:32:00Z">
        <w:r>
          <w:rPr>
            <w:rStyle w:val="Hyperlink"/>
            <w:color w:val="auto"/>
            <w:u w:val="none"/>
          </w:rPr>
          <w:t>- Added the McKenzie Basin Wetlands Study/Analysis of calibration and skill section.</w:t>
        </w:r>
      </w:ins>
    </w:p>
    <w:p w14:paraId="64359D9A" w14:textId="77EBFBCD" w:rsidR="006636CC" w:rsidRDefault="006636CC" w:rsidP="00372E03">
      <w:pPr>
        <w:rPr>
          <w:ins w:id="22" w:author="David Conklin" w:date="2020-11-18T08:15:00Z"/>
          <w:rStyle w:val="Hyperlink"/>
          <w:color w:val="auto"/>
          <w:u w:val="none"/>
        </w:rPr>
      </w:pPr>
    </w:p>
    <w:p w14:paraId="3327E607" w14:textId="77777777" w:rsidR="006636CC" w:rsidRPr="00A8214A" w:rsidRDefault="006636CC" w:rsidP="00372E03">
      <w:pPr>
        <w:rPr>
          <w:ins w:id="23" w:author="David Conklin" w:date="2020-11-10T18:22:00Z"/>
          <w:rStyle w:val="Hyperlink"/>
          <w:color w:val="auto"/>
          <w:u w:val="none"/>
        </w:rPr>
      </w:pPr>
    </w:p>
    <w:customXmlInsRangeStart w:id="24" w:author="David Conklin" w:date="2020-11-18T08:15:00Z"/>
    <w:sdt>
      <w:sdtPr>
        <w:id w:val="-174370856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customXmlInsRangeEnd w:id="24"/>
        <w:p w14:paraId="45E48E97" w14:textId="6C852C7F" w:rsidR="006636CC" w:rsidRDefault="006636CC">
          <w:pPr>
            <w:pStyle w:val="TOCHeading"/>
            <w:rPr>
              <w:ins w:id="25" w:author="David Conklin" w:date="2020-11-18T08:15:00Z"/>
            </w:rPr>
          </w:pPr>
          <w:ins w:id="26" w:author="David Conklin" w:date="2020-11-18T08:15:00Z">
            <w:r>
              <w:t>Contents</w:t>
            </w:r>
          </w:ins>
        </w:p>
        <w:p w14:paraId="795FD265" w14:textId="2AFBE3BF" w:rsidR="006636CC" w:rsidRDefault="006636CC">
          <w:pPr>
            <w:pStyle w:val="TOC1"/>
            <w:tabs>
              <w:tab w:val="right" w:leader="dot" w:pos="9350"/>
            </w:tabs>
            <w:rPr>
              <w:rFonts w:eastAsiaTheme="minorEastAsia"/>
              <w:noProof/>
            </w:rPr>
          </w:pPr>
          <w:ins w:id="27" w:author="David Conklin" w:date="2020-11-18T08:15:00Z">
            <w:r>
              <w:fldChar w:fldCharType="begin"/>
            </w:r>
            <w:r>
              <w:instrText xml:space="preserve"> TOC \o "1-3" \h \z \u </w:instrText>
            </w:r>
            <w:r>
              <w:fldChar w:fldCharType="separate"/>
            </w:r>
          </w:ins>
          <w:hyperlink w:anchor="_Toc56579815" w:history="1">
            <w:r w:rsidRPr="00FC70A4">
              <w:rPr>
                <w:rStyle w:val="Hyperlink"/>
                <w:noProof/>
              </w:rPr>
              <w:t>What is a digital handbook?</w:t>
            </w:r>
            <w:r>
              <w:rPr>
                <w:noProof/>
                <w:webHidden/>
              </w:rPr>
              <w:tab/>
            </w:r>
            <w:r>
              <w:rPr>
                <w:noProof/>
                <w:webHidden/>
              </w:rPr>
              <w:fldChar w:fldCharType="begin"/>
            </w:r>
            <w:r>
              <w:rPr>
                <w:noProof/>
                <w:webHidden/>
              </w:rPr>
              <w:instrText xml:space="preserve"> PAGEREF _Toc56579815 \h </w:instrText>
            </w:r>
            <w:r>
              <w:rPr>
                <w:noProof/>
                <w:webHidden/>
              </w:rPr>
            </w:r>
            <w:r>
              <w:rPr>
                <w:noProof/>
                <w:webHidden/>
              </w:rPr>
              <w:fldChar w:fldCharType="separate"/>
            </w:r>
            <w:r w:rsidR="005875B4">
              <w:rPr>
                <w:noProof/>
                <w:webHidden/>
              </w:rPr>
              <w:t>3</w:t>
            </w:r>
            <w:r>
              <w:rPr>
                <w:noProof/>
                <w:webHidden/>
              </w:rPr>
              <w:fldChar w:fldCharType="end"/>
            </w:r>
          </w:hyperlink>
        </w:p>
        <w:p w14:paraId="6C175D28" w14:textId="702A162F" w:rsidR="006636CC" w:rsidRDefault="006636CC">
          <w:pPr>
            <w:pStyle w:val="TOC1"/>
            <w:tabs>
              <w:tab w:val="right" w:leader="dot" w:pos="9350"/>
            </w:tabs>
            <w:rPr>
              <w:rFonts w:eastAsiaTheme="minorEastAsia"/>
              <w:noProof/>
            </w:rPr>
          </w:pPr>
          <w:hyperlink w:anchor="_Toc56579816" w:history="1">
            <w:r w:rsidRPr="00FC70A4">
              <w:rPr>
                <w:rStyle w:val="Hyperlink"/>
                <w:noProof/>
              </w:rPr>
              <w:t>CW3M concept</w:t>
            </w:r>
            <w:r>
              <w:rPr>
                <w:noProof/>
                <w:webHidden/>
              </w:rPr>
              <w:tab/>
            </w:r>
            <w:r>
              <w:rPr>
                <w:noProof/>
                <w:webHidden/>
              </w:rPr>
              <w:fldChar w:fldCharType="begin"/>
            </w:r>
            <w:r>
              <w:rPr>
                <w:noProof/>
                <w:webHidden/>
              </w:rPr>
              <w:instrText xml:space="preserve"> PAGEREF _Toc56579816 \h </w:instrText>
            </w:r>
            <w:r>
              <w:rPr>
                <w:noProof/>
                <w:webHidden/>
              </w:rPr>
            </w:r>
            <w:r>
              <w:rPr>
                <w:noProof/>
                <w:webHidden/>
              </w:rPr>
              <w:fldChar w:fldCharType="separate"/>
            </w:r>
            <w:r w:rsidR="005875B4">
              <w:rPr>
                <w:noProof/>
                <w:webHidden/>
              </w:rPr>
              <w:t>3</w:t>
            </w:r>
            <w:r>
              <w:rPr>
                <w:noProof/>
                <w:webHidden/>
              </w:rPr>
              <w:fldChar w:fldCharType="end"/>
            </w:r>
          </w:hyperlink>
        </w:p>
        <w:p w14:paraId="575DBA18" w14:textId="7733E728" w:rsidR="006636CC" w:rsidRDefault="006636CC">
          <w:pPr>
            <w:pStyle w:val="TOC2"/>
            <w:tabs>
              <w:tab w:val="right" w:leader="dot" w:pos="9350"/>
            </w:tabs>
            <w:rPr>
              <w:rFonts w:eastAsiaTheme="minorEastAsia"/>
              <w:noProof/>
            </w:rPr>
          </w:pPr>
          <w:hyperlink w:anchor="_Toc56579817" w:history="1">
            <w:r w:rsidRPr="00FC70A4">
              <w:rPr>
                <w:rStyle w:val="Hyperlink"/>
                <w:noProof/>
              </w:rPr>
              <w:t>A different kind of community model</w:t>
            </w:r>
            <w:r>
              <w:rPr>
                <w:noProof/>
                <w:webHidden/>
              </w:rPr>
              <w:tab/>
            </w:r>
            <w:r>
              <w:rPr>
                <w:noProof/>
                <w:webHidden/>
              </w:rPr>
              <w:fldChar w:fldCharType="begin"/>
            </w:r>
            <w:r>
              <w:rPr>
                <w:noProof/>
                <w:webHidden/>
              </w:rPr>
              <w:instrText xml:space="preserve"> PAGEREF _Toc56579817 \h </w:instrText>
            </w:r>
            <w:r>
              <w:rPr>
                <w:noProof/>
                <w:webHidden/>
              </w:rPr>
            </w:r>
            <w:r>
              <w:rPr>
                <w:noProof/>
                <w:webHidden/>
              </w:rPr>
              <w:fldChar w:fldCharType="separate"/>
            </w:r>
            <w:r w:rsidR="005875B4">
              <w:rPr>
                <w:noProof/>
                <w:webHidden/>
              </w:rPr>
              <w:t>3</w:t>
            </w:r>
            <w:r>
              <w:rPr>
                <w:noProof/>
                <w:webHidden/>
              </w:rPr>
              <w:fldChar w:fldCharType="end"/>
            </w:r>
          </w:hyperlink>
        </w:p>
        <w:p w14:paraId="41B92095" w14:textId="03BE5241" w:rsidR="006636CC" w:rsidRDefault="006636CC">
          <w:pPr>
            <w:pStyle w:val="TOC2"/>
            <w:tabs>
              <w:tab w:val="right" w:leader="dot" w:pos="9350"/>
            </w:tabs>
            <w:rPr>
              <w:rFonts w:eastAsiaTheme="minorEastAsia"/>
              <w:noProof/>
            </w:rPr>
          </w:pPr>
          <w:hyperlink w:anchor="_Toc56579818" w:history="1">
            <w:r w:rsidRPr="00FC70A4">
              <w:rPr>
                <w:rStyle w:val="Hyperlink"/>
                <w:noProof/>
              </w:rPr>
              <w:t>What CW3M is for</w:t>
            </w:r>
            <w:r>
              <w:rPr>
                <w:noProof/>
                <w:webHidden/>
              </w:rPr>
              <w:tab/>
            </w:r>
            <w:r>
              <w:rPr>
                <w:noProof/>
                <w:webHidden/>
              </w:rPr>
              <w:fldChar w:fldCharType="begin"/>
            </w:r>
            <w:r>
              <w:rPr>
                <w:noProof/>
                <w:webHidden/>
              </w:rPr>
              <w:instrText xml:space="preserve"> PAGEREF _Toc56579818 \h </w:instrText>
            </w:r>
            <w:r>
              <w:rPr>
                <w:noProof/>
                <w:webHidden/>
              </w:rPr>
            </w:r>
            <w:r>
              <w:rPr>
                <w:noProof/>
                <w:webHidden/>
              </w:rPr>
              <w:fldChar w:fldCharType="separate"/>
            </w:r>
            <w:r w:rsidR="005875B4">
              <w:rPr>
                <w:noProof/>
                <w:webHidden/>
              </w:rPr>
              <w:t>4</w:t>
            </w:r>
            <w:r>
              <w:rPr>
                <w:noProof/>
                <w:webHidden/>
              </w:rPr>
              <w:fldChar w:fldCharType="end"/>
            </w:r>
          </w:hyperlink>
        </w:p>
        <w:p w14:paraId="7623C340" w14:textId="677FD854" w:rsidR="006636CC" w:rsidRDefault="006636CC">
          <w:pPr>
            <w:pStyle w:val="TOC2"/>
            <w:tabs>
              <w:tab w:val="right" w:leader="dot" w:pos="9350"/>
            </w:tabs>
            <w:rPr>
              <w:rFonts w:eastAsiaTheme="minorEastAsia"/>
              <w:noProof/>
            </w:rPr>
          </w:pPr>
          <w:hyperlink w:anchor="_Toc56579819" w:history="1">
            <w:r w:rsidRPr="00FC70A4">
              <w:rPr>
                <w:rStyle w:val="Hyperlink"/>
                <w:noProof/>
              </w:rPr>
              <w:t>Management and maintenance</w:t>
            </w:r>
            <w:r>
              <w:rPr>
                <w:noProof/>
                <w:webHidden/>
              </w:rPr>
              <w:tab/>
            </w:r>
            <w:r>
              <w:rPr>
                <w:noProof/>
                <w:webHidden/>
              </w:rPr>
              <w:fldChar w:fldCharType="begin"/>
            </w:r>
            <w:r>
              <w:rPr>
                <w:noProof/>
                <w:webHidden/>
              </w:rPr>
              <w:instrText xml:space="preserve"> PAGEREF _Toc56579819 \h </w:instrText>
            </w:r>
            <w:r>
              <w:rPr>
                <w:noProof/>
                <w:webHidden/>
              </w:rPr>
            </w:r>
            <w:r>
              <w:rPr>
                <w:noProof/>
                <w:webHidden/>
              </w:rPr>
              <w:fldChar w:fldCharType="separate"/>
            </w:r>
            <w:r w:rsidR="005875B4">
              <w:rPr>
                <w:noProof/>
                <w:webHidden/>
              </w:rPr>
              <w:t>4</w:t>
            </w:r>
            <w:r>
              <w:rPr>
                <w:noProof/>
                <w:webHidden/>
              </w:rPr>
              <w:fldChar w:fldCharType="end"/>
            </w:r>
          </w:hyperlink>
        </w:p>
        <w:p w14:paraId="55066742" w14:textId="0A1282BD" w:rsidR="006636CC" w:rsidRDefault="006636CC">
          <w:pPr>
            <w:pStyle w:val="TOC1"/>
            <w:tabs>
              <w:tab w:val="right" w:leader="dot" w:pos="9350"/>
            </w:tabs>
            <w:rPr>
              <w:rFonts w:eastAsiaTheme="minorEastAsia"/>
              <w:noProof/>
            </w:rPr>
          </w:pPr>
          <w:hyperlink w:anchor="_Toc56579820" w:history="1">
            <w:r w:rsidRPr="00FC70A4">
              <w:rPr>
                <w:rStyle w:val="Hyperlink"/>
                <w:noProof/>
              </w:rPr>
              <w:t>Study areas</w:t>
            </w:r>
            <w:r>
              <w:rPr>
                <w:noProof/>
                <w:webHidden/>
              </w:rPr>
              <w:tab/>
            </w:r>
            <w:r>
              <w:rPr>
                <w:noProof/>
                <w:webHidden/>
              </w:rPr>
              <w:fldChar w:fldCharType="begin"/>
            </w:r>
            <w:r>
              <w:rPr>
                <w:noProof/>
                <w:webHidden/>
              </w:rPr>
              <w:instrText xml:space="preserve"> PAGEREF _Toc56579820 \h </w:instrText>
            </w:r>
            <w:r>
              <w:rPr>
                <w:noProof/>
                <w:webHidden/>
              </w:rPr>
            </w:r>
            <w:r>
              <w:rPr>
                <w:noProof/>
                <w:webHidden/>
              </w:rPr>
              <w:fldChar w:fldCharType="separate"/>
            </w:r>
            <w:r w:rsidR="005875B4">
              <w:rPr>
                <w:noProof/>
                <w:webHidden/>
              </w:rPr>
              <w:t>4</w:t>
            </w:r>
            <w:r>
              <w:rPr>
                <w:noProof/>
                <w:webHidden/>
              </w:rPr>
              <w:fldChar w:fldCharType="end"/>
            </w:r>
          </w:hyperlink>
        </w:p>
        <w:p w14:paraId="71B4364D" w14:textId="22A6D623" w:rsidR="006636CC" w:rsidRDefault="006636CC">
          <w:pPr>
            <w:pStyle w:val="TOC2"/>
            <w:tabs>
              <w:tab w:val="right" w:leader="dot" w:pos="9350"/>
            </w:tabs>
            <w:rPr>
              <w:rFonts w:eastAsiaTheme="minorEastAsia"/>
              <w:noProof/>
            </w:rPr>
          </w:pPr>
          <w:hyperlink w:anchor="_Toc56579821" w:history="1">
            <w:r w:rsidRPr="00FC70A4">
              <w:rPr>
                <w:rStyle w:val="Hyperlink"/>
                <w:noProof/>
              </w:rPr>
              <w:t>DataCW3M directory structure</w:t>
            </w:r>
            <w:r>
              <w:rPr>
                <w:noProof/>
                <w:webHidden/>
              </w:rPr>
              <w:tab/>
            </w:r>
            <w:r>
              <w:rPr>
                <w:noProof/>
                <w:webHidden/>
              </w:rPr>
              <w:fldChar w:fldCharType="begin"/>
            </w:r>
            <w:r>
              <w:rPr>
                <w:noProof/>
                <w:webHidden/>
              </w:rPr>
              <w:instrText xml:space="preserve"> PAGEREF _Toc56579821 \h </w:instrText>
            </w:r>
            <w:r>
              <w:rPr>
                <w:noProof/>
                <w:webHidden/>
              </w:rPr>
            </w:r>
            <w:r>
              <w:rPr>
                <w:noProof/>
                <w:webHidden/>
              </w:rPr>
              <w:fldChar w:fldCharType="separate"/>
            </w:r>
            <w:r w:rsidR="005875B4">
              <w:rPr>
                <w:noProof/>
                <w:webHidden/>
              </w:rPr>
              <w:t>5</w:t>
            </w:r>
            <w:r>
              <w:rPr>
                <w:noProof/>
                <w:webHidden/>
              </w:rPr>
              <w:fldChar w:fldCharType="end"/>
            </w:r>
          </w:hyperlink>
        </w:p>
        <w:p w14:paraId="29941452" w14:textId="268C8473" w:rsidR="006636CC" w:rsidRDefault="006636CC">
          <w:pPr>
            <w:pStyle w:val="TOC2"/>
            <w:tabs>
              <w:tab w:val="right" w:leader="dot" w:pos="9350"/>
            </w:tabs>
            <w:rPr>
              <w:rFonts w:eastAsiaTheme="minorEastAsia"/>
              <w:noProof/>
            </w:rPr>
          </w:pPr>
          <w:hyperlink w:anchor="_Toc56579822" w:history="1">
            <w:r w:rsidRPr="00FC70A4">
              <w:rPr>
                <w:rStyle w:val="Hyperlink"/>
                <w:noProof/>
              </w:rPr>
              <w:t>DataCW3M\ScenarioData directory structure</w:t>
            </w:r>
            <w:r>
              <w:rPr>
                <w:noProof/>
                <w:webHidden/>
              </w:rPr>
              <w:tab/>
            </w:r>
            <w:r>
              <w:rPr>
                <w:noProof/>
                <w:webHidden/>
              </w:rPr>
              <w:fldChar w:fldCharType="begin"/>
            </w:r>
            <w:r>
              <w:rPr>
                <w:noProof/>
                <w:webHidden/>
              </w:rPr>
              <w:instrText xml:space="preserve"> PAGEREF _Toc56579822 \h </w:instrText>
            </w:r>
            <w:r>
              <w:rPr>
                <w:noProof/>
                <w:webHidden/>
              </w:rPr>
            </w:r>
            <w:r>
              <w:rPr>
                <w:noProof/>
                <w:webHidden/>
              </w:rPr>
              <w:fldChar w:fldCharType="separate"/>
            </w:r>
            <w:r w:rsidR="005875B4">
              <w:rPr>
                <w:noProof/>
                <w:webHidden/>
              </w:rPr>
              <w:t>5</w:t>
            </w:r>
            <w:r>
              <w:rPr>
                <w:noProof/>
                <w:webHidden/>
              </w:rPr>
              <w:fldChar w:fldCharType="end"/>
            </w:r>
          </w:hyperlink>
        </w:p>
        <w:p w14:paraId="30DC5A71" w14:textId="689ED396" w:rsidR="006636CC" w:rsidRDefault="006636CC">
          <w:pPr>
            <w:pStyle w:val="TOC2"/>
            <w:tabs>
              <w:tab w:val="right" w:leader="dot" w:pos="9350"/>
            </w:tabs>
            <w:rPr>
              <w:rFonts w:eastAsiaTheme="minorEastAsia"/>
              <w:noProof/>
            </w:rPr>
          </w:pPr>
          <w:hyperlink w:anchor="_Toc56579823" w:history="1">
            <w:r w:rsidRPr="00FC70A4">
              <w:rPr>
                <w:rStyle w:val="Hyperlink"/>
                <w:noProof/>
              </w:rPr>
              <w:t>DataCW3M\ScenarioData\&lt;scenario&gt; folder contents</w:t>
            </w:r>
            <w:r>
              <w:rPr>
                <w:noProof/>
                <w:webHidden/>
              </w:rPr>
              <w:tab/>
            </w:r>
            <w:r>
              <w:rPr>
                <w:noProof/>
                <w:webHidden/>
              </w:rPr>
              <w:fldChar w:fldCharType="begin"/>
            </w:r>
            <w:r>
              <w:rPr>
                <w:noProof/>
                <w:webHidden/>
              </w:rPr>
              <w:instrText xml:space="preserve"> PAGEREF _Toc56579823 \h </w:instrText>
            </w:r>
            <w:r>
              <w:rPr>
                <w:noProof/>
                <w:webHidden/>
              </w:rPr>
            </w:r>
            <w:r>
              <w:rPr>
                <w:noProof/>
                <w:webHidden/>
              </w:rPr>
              <w:fldChar w:fldCharType="separate"/>
            </w:r>
            <w:r w:rsidR="005875B4">
              <w:rPr>
                <w:noProof/>
                <w:webHidden/>
              </w:rPr>
              <w:t>6</w:t>
            </w:r>
            <w:r>
              <w:rPr>
                <w:noProof/>
                <w:webHidden/>
              </w:rPr>
              <w:fldChar w:fldCharType="end"/>
            </w:r>
          </w:hyperlink>
        </w:p>
        <w:p w14:paraId="108673ED" w14:textId="0DF50319" w:rsidR="006636CC" w:rsidRDefault="006636CC">
          <w:pPr>
            <w:pStyle w:val="TOC2"/>
            <w:tabs>
              <w:tab w:val="right" w:leader="dot" w:pos="9350"/>
            </w:tabs>
            <w:rPr>
              <w:rFonts w:eastAsiaTheme="minorEastAsia"/>
              <w:noProof/>
            </w:rPr>
          </w:pPr>
          <w:hyperlink w:anchor="_Toc56579824" w:history="1">
            <w:r w:rsidRPr="00FC70A4">
              <w:rPr>
                <w:rStyle w:val="Hyperlink"/>
                <w:noProof/>
              </w:rPr>
              <w:t>DataCW3M\&lt;study area&gt; folder contents</w:t>
            </w:r>
            <w:r>
              <w:rPr>
                <w:noProof/>
                <w:webHidden/>
              </w:rPr>
              <w:tab/>
            </w:r>
            <w:r>
              <w:rPr>
                <w:noProof/>
                <w:webHidden/>
              </w:rPr>
              <w:fldChar w:fldCharType="begin"/>
            </w:r>
            <w:r>
              <w:rPr>
                <w:noProof/>
                <w:webHidden/>
              </w:rPr>
              <w:instrText xml:space="preserve"> PAGEREF _Toc56579824 \h </w:instrText>
            </w:r>
            <w:r>
              <w:rPr>
                <w:noProof/>
                <w:webHidden/>
              </w:rPr>
            </w:r>
            <w:r>
              <w:rPr>
                <w:noProof/>
                <w:webHidden/>
              </w:rPr>
              <w:fldChar w:fldCharType="separate"/>
            </w:r>
            <w:r w:rsidR="005875B4">
              <w:rPr>
                <w:noProof/>
                <w:webHidden/>
              </w:rPr>
              <w:t>6</w:t>
            </w:r>
            <w:r>
              <w:rPr>
                <w:noProof/>
                <w:webHidden/>
              </w:rPr>
              <w:fldChar w:fldCharType="end"/>
            </w:r>
          </w:hyperlink>
        </w:p>
        <w:p w14:paraId="1119FA88" w14:textId="791C27E8" w:rsidR="006636CC" w:rsidRDefault="006636CC">
          <w:pPr>
            <w:pStyle w:val="TOC1"/>
            <w:tabs>
              <w:tab w:val="right" w:leader="dot" w:pos="9350"/>
            </w:tabs>
            <w:rPr>
              <w:rFonts w:eastAsiaTheme="minorEastAsia"/>
              <w:noProof/>
            </w:rPr>
          </w:pPr>
          <w:hyperlink w:anchor="_Toc56579825" w:history="1">
            <w:r w:rsidRPr="00FC70A4">
              <w:rPr>
                <w:rStyle w:val="Hyperlink"/>
                <w:noProof/>
              </w:rPr>
              <w:t>Calendar conventions</w:t>
            </w:r>
            <w:r>
              <w:rPr>
                <w:noProof/>
                <w:webHidden/>
              </w:rPr>
              <w:tab/>
            </w:r>
            <w:r>
              <w:rPr>
                <w:noProof/>
                <w:webHidden/>
              </w:rPr>
              <w:fldChar w:fldCharType="begin"/>
            </w:r>
            <w:r>
              <w:rPr>
                <w:noProof/>
                <w:webHidden/>
              </w:rPr>
              <w:instrText xml:space="preserve"> PAGEREF _Toc56579825 \h </w:instrText>
            </w:r>
            <w:r>
              <w:rPr>
                <w:noProof/>
                <w:webHidden/>
              </w:rPr>
            </w:r>
            <w:r>
              <w:rPr>
                <w:noProof/>
                <w:webHidden/>
              </w:rPr>
              <w:fldChar w:fldCharType="separate"/>
            </w:r>
            <w:r w:rsidR="005875B4">
              <w:rPr>
                <w:noProof/>
                <w:webHidden/>
              </w:rPr>
              <w:t>12</w:t>
            </w:r>
            <w:r>
              <w:rPr>
                <w:noProof/>
                <w:webHidden/>
              </w:rPr>
              <w:fldChar w:fldCharType="end"/>
            </w:r>
          </w:hyperlink>
        </w:p>
        <w:p w14:paraId="2CACE60F" w14:textId="0C46307C" w:rsidR="006636CC" w:rsidRDefault="006636CC">
          <w:pPr>
            <w:pStyle w:val="TOC2"/>
            <w:tabs>
              <w:tab w:val="right" w:leader="dot" w:pos="9350"/>
            </w:tabs>
            <w:rPr>
              <w:rFonts w:eastAsiaTheme="minorEastAsia"/>
              <w:noProof/>
            </w:rPr>
          </w:pPr>
          <w:hyperlink w:anchor="_Toc56579826" w:history="1">
            <w:r w:rsidRPr="00FC70A4">
              <w:rPr>
                <w:rStyle w:val="Hyperlink"/>
                <w:noProof/>
              </w:rPr>
              <w:t>Water years</w:t>
            </w:r>
            <w:r>
              <w:rPr>
                <w:noProof/>
                <w:webHidden/>
              </w:rPr>
              <w:tab/>
            </w:r>
            <w:r>
              <w:rPr>
                <w:noProof/>
                <w:webHidden/>
              </w:rPr>
              <w:fldChar w:fldCharType="begin"/>
            </w:r>
            <w:r>
              <w:rPr>
                <w:noProof/>
                <w:webHidden/>
              </w:rPr>
              <w:instrText xml:space="preserve"> PAGEREF _Toc56579826 \h </w:instrText>
            </w:r>
            <w:r>
              <w:rPr>
                <w:noProof/>
                <w:webHidden/>
              </w:rPr>
            </w:r>
            <w:r>
              <w:rPr>
                <w:noProof/>
                <w:webHidden/>
              </w:rPr>
              <w:fldChar w:fldCharType="separate"/>
            </w:r>
            <w:r w:rsidR="005875B4">
              <w:rPr>
                <w:noProof/>
                <w:webHidden/>
              </w:rPr>
              <w:t>12</w:t>
            </w:r>
            <w:r>
              <w:rPr>
                <w:noProof/>
                <w:webHidden/>
              </w:rPr>
              <w:fldChar w:fldCharType="end"/>
            </w:r>
          </w:hyperlink>
        </w:p>
        <w:p w14:paraId="00029F33" w14:textId="613AC183" w:rsidR="006636CC" w:rsidRDefault="006636CC">
          <w:pPr>
            <w:pStyle w:val="TOC1"/>
            <w:tabs>
              <w:tab w:val="right" w:leader="dot" w:pos="9350"/>
            </w:tabs>
            <w:rPr>
              <w:rFonts w:eastAsiaTheme="minorEastAsia"/>
              <w:noProof/>
            </w:rPr>
          </w:pPr>
          <w:hyperlink w:anchor="_Toc56579827" w:history="1">
            <w:r w:rsidRPr="00FC70A4">
              <w:rPr>
                <w:rStyle w:val="Hyperlink"/>
                <w:noProof/>
              </w:rPr>
              <w:t>Climate data</w:t>
            </w:r>
            <w:r>
              <w:rPr>
                <w:noProof/>
                <w:webHidden/>
              </w:rPr>
              <w:tab/>
            </w:r>
            <w:r>
              <w:rPr>
                <w:noProof/>
                <w:webHidden/>
              </w:rPr>
              <w:fldChar w:fldCharType="begin"/>
            </w:r>
            <w:r>
              <w:rPr>
                <w:noProof/>
                <w:webHidden/>
              </w:rPr>
              <w:instrText xml:space="preserve"> PAGEREF _Toc56579827 \h </w:instrText>
            </w:r>
            <w:r>
              <w:rPr>
                <w:noProof/>
                <w:webHidden/>
              </w:rPr>
            </w:r>
            <w:r>
              <w:rPr>
                <w:noProof/>
                <w:webHidden/>
              </w:rPr>
              <w:fldChar w:fldCharType="separate"/>
            </w:r>
            <w:r w:rsidR="005875B4">
              <w:rPr>
                <w:noProof/>
                <w:webHidden/>
              </w:rPr>
              <w:t>12</w:t>
            </w:r>
            <w:r>
              <w:rPr>
                <w:noProof/>
                <w:webHidden/>
              </w:rPr>
              <w:fldChar w:fldCharType="end"/>
            </w:r>
          </w:hyperlink>
        </w:p>
        <w:p w14:paraId="7FA22185" w14:textId="7EFE434D" w:rsidR="006636CC" w:rsidRDefault="006636CC">
          <w:pPr>
            <w:pStyle w:val="TOC2"/>
            <w:tabs>
              <w:tab w:val="right" w:leader="dot" w:pos="9350"/>
            </w:tabs>
            <w:rPr>
              <w:rFonts w:eastAsiaTheme="minorEastAsia"/>
              <w:noProof/>
            </w:rPr>
          </w:pPr>
          <w:hyperlink w:anchor="_Toc56579828" w:history="1">
            <w:r w:rsidRPr="00FC70A4">
              <w:rPr>
                <w:rStyle w:val="Hyperlink"/>
                <w:noProof/>
              </w:rPr>
              <w:t>Numbered climate scenarios in the model</w:t>
            </w:r>
            <w:r>
              <w:rPr>
                <w:noProof/>
                <w:webHidden/>
              </w:rPr>
              <w:tab/>
            </w:r>
            <w:r>
              <w:rPr>
                <w:noProof/>
                <w:webHidden/>
              </w:rPr>
              <w:fldChar w:fldCharType="begin"/>
            </w:r>
            <w:r>
              <w:rPr>
                <w:noProof/>
                <w:webHidden/>
              </w:rPr>
              <w:instrText xml:space="preserve"> PAGEREF _Toc56579828 \h </w:instrText>
            </w:r>
            <w:r>
              <w:rPr>
                <w:noProof/>
                <w:webHidden/>
              </w:rPr>
            </w:r>
            <w:r>
              <w:rPr>
                <w:noProof/>
                <w:webHidden/>
              </w:rPr>
              <w:fldChar w:fldCharType="separate"/>
            </w:r>
            <w:r w:rsidR="005875B4">
              <w:rPr>
                <w:noProof/>
                <w:webHidden/>
              </w:rPr>
              <w:t>12</w:t>
            </w:r>
            <w:r>
              <w:rPr>
                <w:noProof/>
                <w:webHidden/>
              </w:rPr>
              <w:fldChar w:fldCharType="end"/>
            </w:r>
          </w:hyperlink>
        </w:p>
        <w:p w14:paraId="09ECDBCA" w14:textId="01E3C97A" w:rsidR="006636CC" w:rsidRDefault="006636CC">
          <w:pPr>
            <w:pStyle w:val="TOC2"/>
            <w:tabs>
              <w:tab w:val="right" w:leader="dot" w:pos="9350"/>
            </w:tabs>
            <w:rPr>
              <w:rFonts w:eastAsiaTheme="minorEastAsia"/>
              <w:noProof/>
            </w:rPr>
          </w:pPr>
          <w:hyperlink w:anchor="_Toc56579829" w:history="1">
            <w:r w:rsidRPr="00FC70A4">
              <w:rPr>
                <w:rStyle w:val="Hyperlink"/>
                <w:noProof/>
              </w:rPr>
              <w:t>Monthly and seasonal weather data</w:t>
            </w:r>
            <w:r>
              <w:rPr>
                <w:noProof/>
                <w:webHidden/>
              </w:rPr>
              <w:tab/>
            </w:r>
            <w:r>
              <w:rPr>
                <w:noProof/>
                <w:webHidden/>
              </w:rPr>
              <w:fldChar w:fldCharType="begin"/>
            </w:r>
            <w:r>
              <w:rPr>
                <w:noProof/>
                <w:webHidden/>
              </w:rPr>
              <w:instrText xml:space="preserve"> PAGEREF _Toc56579829 \h </w:instrText>
            </w:r>
            <w:r>
              <w:rPr>
                <w:noProof/>
                <w:webHidden/>
              </w:rPr>
            </w:r>
            <w:r>
              <w:rPr>
                <w:noProof/>
                <w:webHidden/>
              </w:rPr>
              <w:fldChar w:fldCharType="separate"/>
            </w:r>
            <w:r w:rsidR="005875B4">
              <w:rPr>
                <w:noProof/>
                <w:webHidden/>
              </w:rPr>
              <w:t>13</w:t>
            </w:r>
            <w:r>
              <w:rPr>
                <w:noProof/>
                <w:webHidden/>
              </w:rPr>
              <w:fldChar w:fldCharType="end"/>
            </w:r>
          </w:hyperlink>
        </w:p>
        <w:p w14:paraId="5EB88802" w14:textId="2DDDD8EC" w:rsidR="006636CC" w:rsidRDefault="006636CC">
          <w:pPr>
            <w:pStyle w:val="TOC2"/>
            <w:tabs>
              <w:tab w:val="right" w:leader="dot" w:pos="9350"/>
            </w:tabs>
            <w:rPr>
              <w:rFonts w:eastAsiaTheme="minorEastAsia"/>
              <w:noProof/>
            </w:rPr>
          </w:pPr>
          <w:hyperlink w:anchor="_Toc56579830" w:history="1">
            <w:r w:rsidRPr="00FC70A4">
              <w:rPr>
                <w:rStyle w:val="Hyperlink"/>
                <w:noProof/>
              </w:rPr>
              <w:t>Climate data grids</w:t>
            </w:r>
            <w:r>
              <w:rPr>
                <w:noProof/>
                <w:webHidden/>
              </w:rPr>
              <w:tab/>
            </w:r>
            <w:r>
              <w:rPr>
                <w:noProof/>
                <w:webHidden/>
              </w:rPr>
              <w:fldChar w:fldCharType="begin"/>
            </w:r>
            <w:r>
              <w:rPr>
                <w:noProof/>
                <w:webHidden/>
              </w:rPr>
              <w:instrText xml:space="preserve"> PAGEREF _Toc56579830 \h </w:instrText>
            </w:r>
            <w:r>
              <w:rPr>
                <w:noProof/>
                <w:webHidden/>
              </w:rPr>
            </w:r>
            <w:r>
              <w:rPr>
                <w:noProof/>
                <w:webHidden/>
              </w:rPr>
              <w:fldChar w:fldCharType="separate"/>
            </w:r>
            <w:r w:rsidR="005875B4">
              <w:rPr>
                <w:noProof/>
                <w:webHidden/>
              </w:rPr>
              <w:t>14</w:t>
            </w:r>
            <w:r>
              <w:rPr>
                <w:noProof/>
                <w:webHidden/>
              </w:rPr>
              <w:fldChar w:fldCharType="end"/>
            </w:r>
          </w:hyperlink>
        </w:p>
        <w:p w14:paraId="68469455" w14:textId="14F668EB" w:rsidR="006636CC" w:rsidRDefault="006636CC">
          <w:pPr>
            <w:pStyle w:val="TOC3"/>
            <w:tabs>
              <w:tab w:val="right" w:leader="dot" w:pos="9350"/>
            </w:tabs>
            <w:rPr>
              <w:rFonts w:eastAsiaTheme="minorEastAsia"/>
              <w:noProof/>
            </w:rPr>
          </w:pPr>
          <w:hyperlink w:anchor="_Toc56579831" w:history="1">
            <w:r w:rsidRPr="00FC70A4">
              <w:rPr>
                <w:rStyle w:val="Hyperlink"/>
                <w:noProof/>
              </w:rPr>
              <w:t>The WW2100 climate grid</w:t>
            </w:r>
            <w:r>
              <w:rPr>
                <w:noProof/>
                <w:webHidden/>
              </w:rPr>
              <w:tab/>
            </w:r>
            <w:r>
              <w:rPr>
                <w:noProof/>
                <w:webHidden/>
              </w:rPr>
              <w:fldChar w:fldCharType="begin"/>
            </w:r>
            <w:r>
              <w:rPr>
                <w:noProof/>
                <w:webHidden/>
              </w:rPr>
              <w:instrText xml:space="preserve"> PAGEREF _Toc56579831 \h </w:instrText>
            </w:r>
            <w:r>
              <w:rPr>
                <w:noProof/>
                <w:webHidden/>
              </w:rPr>
            </w:r>
            <w:r>
              <w:rPr>
                <w:noProof/>
                <w:webHidden/>
              </w:rPr>
              <w:fldChar w:fldCharType="separate"/>
            </w:r>
            <w:r w:rsidR="005875B4">
              <w:rPr>
                <w:noProof/>
                <w:webHidden/>
              </w:rPr>
              <w:t>14</w:t>
            </w:r>
            <w:r>
              <w:rPr>
                <w:noProof/>
                <w:webHidden/>
              </w:rPr>
              <w:fldChar w:fldCharType="end"/>
            </w:r>
          </w:hyperlink>
        </w:p>
        <w:p w14:paraId="76B57863" w14:textId="103DA442" w:rsidR="006636CC" w:rsidRDefault="006636CC">
          <w:pPr>
            <w:pStyle w:val="TOC3"/>
            <w:tabs>
              <w:tab w:val="right" w:leader="dot" w:pos="9350"/>
            </w:tabs>
            <w:rPr>
              <w:rFonts w:eastAsiaTheme="minorEastAsia"/>
              <w:noProof/>
            </w:rPr>
          </w:pPr>
          <w:hyperlink w:anchor="_Toc56579832" w:history="1">
            <w:r w:rsidRPr="00FC70A4">
              <w:rPr>
                <w:rStyle w:val="Hyperlink"/>
                <w:noProof/>
              </w:rPr>
              <w:t>The v2 climate grid</w:t>
            </w:r>
            <w:r>
              <w:rPr>
                <w:noProof/>
                <w:webHidden/>
              </w:rPr>
              <w:tab/>
            </w:r>
            <w:r>
              <w:rPr>
                <w:noProof/>
                <w:webHidden/>
              </w:rPr>
              <w:fldChar w:fldCharType="begin"/>
            </w:r>
            <w:r>
              <w:rPr>
                <w:noProof/>
                <w:webHidden/>
              </w:rPr>
              <w:instrText xml:space="preserve"> PAGEREF _Toc56579832 \h </w:instrText>
            </w:r>
            <w:r>
              <w:rPr>
                <w:noProof/>
                <w:webHidden/>
              </w:rPr>
            </w:r>
            <w:r>
              <w:rPr>
                <w:noProof/>
                <w:webHidden/>
              </w:rPr>
              <w:fldChar w:fldCharType="separate"/>
            </w:r>
            <w:r w:rsidR="005875B4">
              <w:rPr>
                <w:noProof/>
                <w:webHidden/>
              </w:rPr>
              <w:t>15</w:t>
            </w:r>
            <w:r>
              <w:rPr>
                <w:noProof/>
                <w:webHidden/>
              </w:rPr>
              <w:fldChar w:fldCharType="end"/>
            </w:r>
          </w:hyperlink>
        </w:p>
        <w:p w14:paraId="2AD8634E" w14:textId="6BCF2BF5" w:rsidR="006636CC" w:rsidRDefault="006636CC">
          <w:pPr>
            <w:pStyle w:val="TOC2"/>
            <w:tabs>
              <w:tab w:val="right" w:leader="dot" w:pos="9350"/>
            </w:tabs>
            <w:rPr>
              <w:rFonts w:eastAsiaTheme="minorEastAsia"/>
              <w:noProof/>
            </w:rPr>
          </w:pPr>
          <w:hyperlink w:anchor="_Toc56579833" w:history="1">
            <w:r w:rsidRPr="00FC70A4">
              <w:rPr>
                <w:rStyle w:val="Hyperlink"/>
                <w:noProof/>
              </w:rPr>
              <w:t>How climate data is looked up</w:t>
            </w:r>
            <w:r>
              <w:rPr>
                <w:noProof/>
                <w:webHidden/>
              </w:rPr>
              <w:tab/>
            </w:r>
            <w:r>
              <w:rPr>
                <w:noProof/>
                <w:webHidden/>
              </w:rPr>
              <w:fldChar w:fldCharType="begin"/>
            </w:r>
            <w:r>
              <w:rPr>
                <w:noProof/>
                <w:webHidden/>
              </w:rPr>
              <w:instrText xml:space="preserve"> PAGEREF _Toc56579833 \h </w:instrText>
            </w:r>
            <w:r>
              <w:rPr>
                <w:noProof/>
                <w:webHidden/>
              </w:rPr>
            </w:r>
            <w:r>
              <w:rPr>
                <w:noProof/>
                <w:webHidden/>
              </w:rPr>
              <w:fldChar w:fldCharType="separate"/>
            </w:r>
            <w:r w:rsidR="005875B4">
              <w:rPr>
                <w:noProof/>
                <w:webHidden/>
              </w:rPr>
              <w:t>15</w:t>
            </w:r>
            <w:r>
              <w:rPr>
                <w:noProof/>
                <w:webHidden/>
              </w:rPr>
              <w:fldChar w:fldCharType="end"/>
            </w:r>
          </w:hyperlink>
        </w:p>
        <w:p w14:paraId="4A666C32" w14:textId="06A84FC4" w:rsidR="006636CC" w:rsidRDefault="006636CC">
          <w:pPr>
            <w:pStyle w:val="TOC2"/>
            <w:tabs>
              <w:tab w:val="right" w:leader="dot" w:pos="9350"/>
            </w:tabs>
            <w:rPr>
              <w:rFonts w:eastAsiaTheme="minorEastAsia"/>
              <w:noProof/>
            </w:rPr>
          </w:pPr>
          <w:hyperlink w:anchor="_Toc56579834" w:history="1">
            <w:r w:rsidRPr="00FC70A4">
              <w:rPr>
                <w:rStyle w:val="Hyperlink"/>
                <w:noProof/>
              </w:rPr>
              <w:t>What is in a climate dataset</w:t>
            </w:r>
            <w:r>
              <w:rPr>
                <w:noProof/>
                <w:webHidden/>
              </w:rPr>
              <w:tab/>
            </w:r>
            <w:r>
              <w:rPr>
                <w:noProof/>
                <w:webHidden/>
              </w:rPr>
              <w:fldChar w:fldCharType="begin"/>
            </w:r>
            <w:r>
              <w:rPr>
                <w:noProof/>
                <w:webHidden/>
              </w:rPr>
              <w:instrText xml:space="preserve"> PAGEREF _Toc56579834 \h </w:instrText>
            </w:r>
            <w:r>
              <w:rPr>
                <w:noProof/>
                <w:webHidden/>
              </w:rPr>
            </w:r>
            <w:r>
              <w:rPr>
                <w:noProof/>
                <w:webHidden/>
              </w:rPr>
              <w:fldChar w:fldCharType="separate"/>
            </w:r>
            <w:r w:rsidR="005875B4">
              <w:rPr>
                <w:noProof/>
                <w:webHidden/>
              </w:rPr>
              <w:t>15</w:t>
            </w:r>
            <w:r>
              <w:rPr>
                <w:noProof/>
                <w:webHidden/>
              </w:rPr>
              <w:fldChar w:fldCharType="end"/>
            </w:r>
          </w:hyperlink>
        </w:p>
        <w:p w14:paraId="5651913B" w14:textId="26550D38" w:rsidR="006636CC" w:rsidRDefault="006636CC">
          <w:pPr>
            <w:pStyle w:val="TOC1"/>
            <w:tabs>
              <w:tab w:val="right" w:leader="dot" w:pos="9350"/>
            </w:tabs>
            <w:rPr>
              <w:rFonts w:eastAsiaTheme="minorEastAsia"/>
              <w:noProof/>
            </w:rPr>
          </w:pPr>
          <w:hyperlink w:anchor="_Toc56579835" w:history="1">
            <w:r w:rsidRPr="00FC70A4">
              <w:rPr>
                <w:rStyle w:val="Hyperlink"/>
                <w:noProof/>
              </w:rPr>
              <w:t>Water rights</w:t>
            </w:r>
            <w:r>
              <w:rPr>
                <w:noProof/>
                <w:webHidden/>
              </w:rPr>
              <w:tab/>
            </w:r>
            <w:r>
              <w:rPr>
                <w:noProof/>
                <w:webHidden/>
              </w:rPr>
              <w:fldChar w:fldCharType="begin"/>
            </w:r>
            <w:r>
              <w:rPr>
                <w:noProof/>
                <w:webHidden/>
              </w:rPr>
              <w:instrText xml:space="preserve"> PAGEREF _Toc56579835 \h </w:instrText>
            </w:r>
            <w:r>
              <w:rPr>
                <w:noProof/>
                <w:webHidden/>
              </w:rPr>
            </w:r>
            <w:r>
              <w:rPr>
                <w:noProof/>
                <w:webHidden/>
              </w:rPr>
              <w:fldChar w:fldCharType="separate"/>
            </w:r>
            <w:r w:rsidR="005875B4">
              <w:rPr>
                <w:noProof/>
                <w:webHidden/>
              </w:rPr>
              <w:t>16</w:t>
            </w:r>
            <w:r>
              <w:rPr>
                <w:noProof/>
                <w:webHidden/>
              </w:rPr>
              <w:fldChar w:fldCharType="end"/>
            </w:r>
          </w:hyperlink>
        </w:p>
        <w:p w14:paraId="123D60D3" w14:textId="2E2C1C97" w:rsidR="006636CC" w:rsidRDefault="006636CC">
          <w:pPr>
            <w:pStyle w:val="TOC2"/>
            <w:tabs>
              <w:tab w:val="right" w:leader="dot" w:pos="9350"/>
            </w:tabs>
            <w:rPr>
              <w:rFonts w:eastAsiaTheme="minorEastAsia"/>
              <w:noProof/>
            </w:rPr>
          </w:pPr>
          <w:hyperlink w:anchor="_Toc56579836" w:history="1">
            <w:r w:rsidRPr="00FC70A4">
              <w:rPr>
                <w:rStyle w:val="Hyperlink"/>
                <w:noProof/>
              </w:rPr>
              <w:t>Water rights data</w:t>
            </w:r>
            <w:r>
              <w:rPr>
                <w:noProof/>
                <w:webHidden/>
              </w:rPr>
              <w:tab/>
            </w:r>
            <w:r>
              <w:rPr>
                <w:noProof/>
                <w:webHidden/>
              </w:rPr>
              <w:fldChar w:fldCharType="begin"/>
            </w:r>
            <w:r>
              <w:rPr>
                <w:noProof/>
                <w:webHidden/>
              </w:rPr>
              <w:instrText xml:space="preserve"> PAGEREF _Toc56579836 \h </w:instrText>
            </w:r>
            <w:r>
              <w:rPr>
                <w:noProof/>
                <w:webHidden/>
              </w:rPr>
            </w:r>
            <w:r>
              <w:rPr>
                <w:noProof/>
                <w:webHidden/>
              </w:rPr>
              <w:fldChar w:fldCharType="separate"/>
            </w:r>
            <w:r w:rsidR="005875B4">
              <w:rPr>
                <w:noProof/>
                <w:webHidden/>
              </w:rPr>
              <w:t>16</w:t>
            </w:r>
            <w:r>
              <w:rPr>
                <w:noProof/>
                <w:webHidden/>
              </w:rPr>
              <w:fldChar w:fldCharType="end"/>
            </w:r>
          </w:hyperlink>
        </w:p>
        <w:p w14:paraId="57B830B4" w14:textId="6C1F3E41" w:rsidR="006636CC" w:rsidRDefault="006636CC">
          <w:pPr>
            <w:pStyle w:val="TOC2"/>
            <w:tabs>
              <w:tab w:val="right" w:leader="dot" w:pos="9350"/>
            </w:tabs>
            <w:rPr>
              <w:rFonts w:eastAsiaTheme="minorEastAsia"/>
              <w:noProof/>
            </w:rPr>
          </w:pPr>
          <w:hyperlink w:anchor="_Toc56579837" w:history="1">
            <w:r w:rsidRPr="00FC70A4">
              <w:rPr>
                <w:rStyle w:val="Hyperlink"/>
                <w:noProof/>
              </w:rPr>
              <w:t>The wr_pods.csv file</w:t>
            </w:r>
            <w:r>
              <w:rPr>
                <w:noProof/>
                <w:webHidden/>
              </w:rPr>
              <w:tab/>
            </w:r>
            <w:r>
              <w:rPr>
                <w:noProof/>
                <w:webHidden/>
              </w:rPr>
              <w:fldChar w:fldCharType="begin"/>
            </w:r>
            <w:r>
              <w:rPr>
                <w:noProof/>
                <w:webHidden/>
              </w:rPr>
              <w:instrText xml:space="preserve"> PAGEREF _Toc56579837 \h </w:instrText>
            </w:r>
            <w:r>
              <w:rPr>
                <w:noProof/>
                <w:webHidden/>
              </w:rPr>
            </w:r>
            <w:r>
              <w:rPr>
                <w:noProof/>
                <w:webHidden/>
              </w:rPr>
              <w:fldChar w:fldCharType="separate"/>
            </w:r>
            <w:r w:rsidR="005875B4">
              <w:rPr>
                <w:noProof/>
                <w:webHidden/>
              </w:rPr>
              <w:t>17</w:t>
            </w:r>
            <w:r>
              <w:rPr>
                <w:noProof/>
                <w:webHidden/>
              </w:rPr>
              <w:fldChar w:fldCharType="end"/>
            </w:r>
          </w:hyperlink>
        </w:p>
        <w:p w14:paraId="5031501E" w14:textId="06A59EE3" w:rsidR="006636CC" w:rsidRDefault="006636CC">
          <w:pPr>
            <w:pStyle w:val="TOC2"/>
            <w:tabs>
              <w:tab w:val="right" w:leader="dot" w:pos="9350"/>
            </w:tabs>
            <w:rPr>
              <w:rFonts w:eastAsiaTheme="minorEastAsia"/>
              <w:noProof/>
            </w:rPr>
          </w:pPr>
          <w:hyperlink w:anchor="_Toc56579838" w:history="1">
            <w:r w:rsidRPr="00FC70A4">
              <w:rPr>
                <w:rStyle w:val="Hyperlink"/>
                <w:noProof/>
              </w:rPr>
              <w:t>The wr_pous.csv file</w:t>
            </w:r>
            <w:r>
              <w:rPr>
                <w:noProof/>
                <w:webHidden/>
              </w:rPr>
              <w:tab/>
            </w:r>
            <w:r>
              <w:rPr>
                <w:noProof/>
                <w:webHidden/>
              </w:rPr>
              <w:fldChar w:fldCharType="begin"/>
            </w:r>
            <w:r>
              <w:rPr>
                <w:noProof/>
                <w:webHidden/>
              </w:rPr>
              <w:instrText xml:space="preserve"> PAGEREF _Toc56579838 \h </w:instrText>
            </w:r>
            <w:r>
              <w:rPr>
                <w:noProof/>
                <w:webHidden/>
              </w:rPr>
            </w:r>
            <w:r>
              <w:rPr>
                <w:noProof/>
                <w:webHidden/>
              </w:rPr>
              <w:fldChar w:fldCharType="separate"/>
            </w:r>
            <w:r w:rsidR="005875B4">
              <w:rPr>
                <w:noProof/>
                <w:webHidden/>
              </w:rPr>
              <w:t>17</w:t>
            </w:r>
            <w:r>
              <w:rPr>
                <w:noProof/>
                <w:webHidden/>
              </w:rPr>
              <w:fldChar w:fldCharType="end"/>
            </w:r>
          </w:hyperlink>
        </w:p>
        <w:p w14:paraId="0EDB69DD" w14:textId="4B6F87CC" w:rsidR="006636CC" w:rsidRDefault="006636CC">
          <w:pPr>
            <w:pStyle w:val="TOC2"/>
            <w:tabs>
              <w:tab w:val="right" w:leader="dot" w:pos="9350"/>
            </w:tabs>
            <w:rPr>
              <w:rFonts w:eastAsiaTheme="minorEastAsia"/>
              <w:noProof/>
            </w:rPr>
          </w:pPr>
          <w:hyperlink w:anchor="_Toc56579839" w:history="1">
            <w:r w:rsidRPr="00FC70A4">
              <w:rPr>
                <w:rStyle w:val="Hyperlink"/>
                <w:noProof/>
              </w:rPr>
              <w:t>Adding a water right</w:t>
            </w:r>
            <w:r>
              <w:rPr>
                <w:noProof/>
                <w:webHidden/>
              </w:rPr>
              <w:tab/>
            </w:r>
            <w:r>
              <w:rPr>
                <w:noProof/>
                <w:webHidden/>
              </w:rPr>
              <w:fldChar w:fldCharType="begin"/>
            </w:r>
            <w:r>
              <w:rPr>
                <w:noProof/>
                <w:webHidden/>
              </w:rPr>
              <w:instrText xml:space="preserve"> PAGEREF _Toc56579839 \h </w:instrText>
            </w:r>
            <w:r>
              <w:rPr>
                <w:noProof/>
                <w:webHidden/>
              </w:rPr>
            </w:r>
            <w:r>
              <w:rPr>
                <w:noProof/>
                <w:webHidden/>
              </w:rPr>
              <w:fldChar w:fldCharType="separate"/>
            </w:r>
            <w:r w:rsidR="005875B4">
              <w:rPr>
                <w:noProof/>
                <w:webHidden/>
              </w:rPr>
              <w:t>18</w:t>
            </w:r>
            <w:r>
              <w:rPr>
                <w:noProof/>
                <w:webHidden/>
              </w:rPr>
              <w:fldChar w:fldCharType="end"/>
            </w:r>
          </w:hyperlink>
        </w:p>
        <w:p w14:paraId="12790A65" w14:textId="3811E30F" w:rsidR="006636CC" w:rsidRDefault="006636CC">
          <w:pPr>
            <w:pStyle w:val="TOC1"/>
            <w:tabs>
              <w:tab w:val="right" w:leader="dot" w:pos="9350"/>
            </w:tabs>
            <w:rPr>
              <w:rFonts w:eastAsiaTheme="minorEastAsia"/>
              <w:noProof/>
            </w:rPr>
          </w:pPr>
          <w:hyperlink w:anchor="_Toc56579840" w:history="1">
            <w:r w:rsidRPr="00FC70A4">
              <w:rPr>
                <w:rStyle w:val="Hyperlink"/>
                <w:noProof/>
              </w:rPr>
              <w:t>Stream flow and stream temperature</w:t>
            </w:r>
            <w:r>
              <w:rPr>
                <w:noProof/>
                <w:webHidden/>
              </w:rPr>
              <w:tab/>
            </w:r>
            <w:r>
              <w:rPr>
                <w:noProof/>
                <w:webHidden/>
              </w:rPr>
              <w:fldChar w:fldCharType="begin"/>
            </w:r>
            <w:r>
              <w:rPr>
                <w:noProof/>
                <w:webHidden/>
              </w:rPr>
              <w:instrText xml:space="preserve"> PAGEREF _Toc56579840 \h </w:instrText>
            </w:r>
            <w:r>
              <w:rPr>
                <w:noProof/>
                <w:webHidden/>
              </w:rPr>
            </w:r>
            <w:r>
              <w:rPr>
                <w:noProof/>
                <w:webHidden/>
              </w:rPr>
              <w:fldChar w:fldCharType="separate"/>
            </w:r>
            <w:r w:rsidR="005875B4">
              <w:rPr>
                <w:noProof/>
                <w:webHidden/>
              </w:rPr>
              <w:t>19</w:t>
            </w:r>
            <w:r>
              <w:rPr>
                <w:noProof/>
                <w:webHidden/>
              </w:rPr>
              <w:fldChar w:fldCharType="end"/>
            </w:r>
          </w:hyperlink>
        </w:p>
        <w:p w14:paraId="489086A1" w14:textId="44C6DA3C" w:rsidR="006636CC" w:rsidRDefault="006636CC">
          <w:pPr>
            <w:pStyle w:val="TOC2"/>
            <w:tabs>
              <w:tab w:val="right" w:leader="dot" w:pos="9350"/>
            </w:tabs>
            <w:rPr>
              <w:rFonts w:eastAsiaTheme="minorEastAsia"/>
              <w:noProof/>
            </w:rPr>
          </w:pPr>
          <w:hyperlink w:anchor="_Toc56579841" w:history="1">
            <w:r w:rsidRPr="00FC70A4">
              <w:rPr>
                <w:rStyle w:val="Hyperlink"/>
                <w:noProof/>
              </w:rPr>
              <w:t>Water parcels</w:t>
            </w:r>
            <w:r>
              <w:rPr>
                <w:noProof/>
                <w:webHidden/>
              </w:rPr>
              <w:tab/>
            </w:r>
            <w:r>
              <w:rPr>
                <w:noProof/>
                <w:webHidden/>
              </w:rPr>
              <w:fldChar w:fldCharType="begin"/>
            </w:r>
            <w:r>
              <w:rPr>
                <w:noProof/>
                <w:webHidden/>
              </w:rPr>
              <w:instrText xml:space="preserve"> PAGEREF _Toc56579841 \h </w:instrText>
            </w:r>
            <w:r>
              <w:rPr>
                <w:noProof/>
                <w:webHidden/>
              </w:rPr>
            </w:r>
            <w:r>
              <w:rPr>
                <w:noProof/>
                <w:webHidden/>
              </w:rPr>
              <w:fldChar w:fldCharType="separate"/>
            </w:r>
            <w:r w:rsidR="005875B4">
              <w:rPr>
                <w:noProof/>
                <w:webHidden/>
              </w:rPr>
              <w:t>19</w:t>
            </w:r>
            <w:r>
              <w:rPr>
                <w:noProof/>
                <w:webHidden/>
              </w:rPr>
              <w:fldChar w:fldCharType="end"/>
            </w:r>
          </w:hyperlink>
        </w:p>
        <w:p w14:paraId="6B89A255" w14:textId="2747CA69" w:rsidR="006636CC" w:rsidRDefault="006636CC">
          <w:pPr>
            <w:pStyle w:val="TOC2"/>
            <w:tabs>
              <w:tab w:val="right" w:leader="dot" w:pos="9350"/>
            </w:tabs>
            <w:rPr>
              <w:rFonts w:eastAsiaTheme="minorEastAsia"/>
              <w:noProof/>
            </w:rPr>
          </w:pPr>
          <w:hyperlink w:anchor="_Toc56579842" w:history="1">
            <w:r w:rsidRPr="00FC70A4">
              <w:rPr>
                <w:rStyle w:val="Hyperlink"/>
                <w:noProof/>
              </w:rPr>
              <w:t>Daily water mass and energy balance</w:t>
            </w:r>
            <w:r>
              <w:rPr>
                <w:noProof/>
                <w:webHidden/>
              </w:rPr>
              <w:tab/>
            </w:r>
            <w:r>
              <w:rPr>
                <w:noProof/>
                <w:webHidden/>
              </w:rPr>
              <w:fldChar w:fldCharType="begin"/>
            </w:r>
            <w:r>
              <w:rPr>
                <w:noProof/>
                <w:webHidden/>
              </w:rPr>
              <w:instrText xml:space="preserve"> PAGEREF _Toc56579842 \h </w:instrText>
            </w:r>
            <w:r>
              <w:rPr>
                <w:noProof/>
                <w:webHidden/>
              </w:rPr>
            </w:r>
            <w:r>
              <w:rPr>
                <w:noProof/>
                <w:webHidden/>
              </w:rPr>
              <w:fldChar w:fldCharType="separate"/>
            </w:r>
            <w:r w:rsidR="005875B4">
              <w:rPr>
                <w:noProof/>
                <w:webHidden/>
              </w:rPr>
              <w:t>19</w:t>
            </w:r>
            <w:r>
              <w:rPr>
                <w:noProof/>
                <w:webHidden/>
              </w:rPr>
              <w:fldChar w:fldCharType="end"/>
            </w:r>
          </w:hyperlink>
        </w:p>
        <w:p w14:paraId="1A257A89" w14:textId="3F327BBB" w:rsidR="006636CC" w:rsidRDefault="006636CC">
          <w:pPr>
            <w:pStyle w:val="TOC2"/>
            <w:tabs>
              <w:tab w:val="right" w:leader="dot" w:pos="9350"/>
            </w:tabs>
            <w:rPr>
              <w:rFonts w:eastAsiaTheme="minorEastAsia"/>
              <w:noProof/>
            </w:rPr>
          </w:pPr>
          <w:hyperlink w:anchor="_Toc56579843" w:history="1">
            <w:r w:rsidRPr="00FC70A4">
              <w:rPr>
                <w:rStyle w:val="Hyperlink"/>
                <w:noProof/>
              </w:rPr>
              <w:t>Estimating the rate of flow in a stream reach</w:t>
            </w:r>
            <w:r>
              <w:rPr>
                <w:noProof/>
                <w:webHidden/>
              </w:rPr>
              <w:tab/>
            </w:r>
            <w:r>
              <w:rPr>
                <w:noProof/>
                <w:webHidden/>
              </w:rPr>
              <w:fldChar w:fldCharType="begin"/>
            </w:r>
            <w:r>
              <w:rPr>
                <w:noProof/>
                <w:webHidden/>
              </w:rPr>
              <w:instrText xml:space="preserve"> PAGEREF _Toc56579843 \h </w:instrText>
            </w:r>
            <w:r>
              <w:rPr>
                <w:noProof/>
                <w:webHidden/>
              </w:rPr>
            </w:r>
            <w:r>
              <w:rPr>
                <w:noProof/>
                <w:webHidden/>
              </w:rPr>
              <w:fldChar w:fldCharType="separate"/>
            </w:r>
            <w:r w:rsidR="005875B4">
              <w:rPr>
                <w:noProof/>
                <w:webHidden/>
              </w:rPr>
              <w:t>20</w:t>
            </w:r>
            <w:r>
              <w:rPr>
                <w:noProof/>
                <w:webHidden/>
              </w:rPr>
              <w:fldChar w:fldCharType="end"/>
            </w:r>
          </w:hyperlink>
        </w:p>
        <w:p w14:paraId="2ADAA3BA" w14:textId="2FF7117A" w:rsidR="006636CC" w:rsidRDefault="006636CC">
          <w:pPr>
            <w:pStyle w:val="TOC2"/>
            <w:tabs>
              <w:tab w:val="right" w:leader="dot" w:pos="9350"/>
            </w:tabs>
            <w:rPr>
              <w:rFonts w:eastAsiaTheme="minorEastAsia"/>
              <w:noProof/>
            </w:rPr>
          </w:pPr>
          <w:hyperlink w:anchor="_Toc56579844" w:history="1">
            <w:r w:rsidRPr="00FC70A4">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_Toc56579844 \h </w:instrText>
            </w:r>
            <w:r>
              <w:rPr>
                <w:noProof/>
                <w:webHidden/>
              </w:rPr>
            </w:r>
            <w:r>
              <w:rPr>
                <w:noProof/>
                <w:webHidden/>
              </w:rPr>
              <w:fldChar w:fldCharType="separate"/>
            </w:r>
            <w:r w:rsidR="005875B4">
              <w:rPr>
                <w:noProof/>
                <w:webHidden/>
              </w:rPr>
              <w:t>21</w:t>
            </w:r>
            <w:r>
              <w:rPr>
                <w:noProof/>
                <w:webHidden/>
              </w:rPr>
              <w:fldChar w:fldCharType="end"/>
            </w:r>
          </w:hyperlink>
        </w:p>
        <w:p w14:paraId="20C7D4C3" w14:textId="52D556A1" w:rsidR="006636CC" w:rsidRDefault="006636CC">
          <w:pPr>
            <w:pStyle w:val="TOC2"/>
            <w:tabs>
              <w:tab w:val="right" w:leader="dot" w:pos="9350"/>
            </w:tabs>
            <w:rPr>
              <w:rFonts w:eastAsiaTheme="minorEastAsia"/>
              <w:noProof/>
            </w:rPr>
          </w:pPr>
          <w:hyperlink w:anchor="_Toc56579845" w:history="1">
            <w:r w:rsidRPr="00FC70A4">
              <w:rPr>
                <w:rStyle w:val="Hyperlink"/>
                <w:noProof/>
              </w:rPr>
              <w:t>Water temperature from thermal energy</w:t>
            </w:r>
            <w:r>
              <w:rPr>
                <w:noProof/>
                <w:webHidden/>
              </w:rPr>
              <w:tab/>
            </w:r>
            <w:r>
              <w:rPr>
                <w:noProof/>
                <w:webHidden/>
              </w:rPr>
              <w:fldChar w:fldCharType="begin"/>
            </w:r>
            <w:r>
              <w:rPr>
                <w:noProof/>
                <w:webHidden/>
              </w:rPr>
              <w:instrText xml:space="preserve"> PAGEREF _Toc56579845 \h </w:instrText>
            </w:r>
            <w:r>
              <w:rPr>
                <w:noProof/>
                <w:webHidden/>
              </w:rPr>
            </w:r>
            <w:r>
              <w:rPr>
                <w:noProof/>
                <w:webHidden/>
              </w:rPr>
              <w:fldChar w:fldCharType="separate"/>
            </w:r>
            <w:r w:rsidR="005875B4">
              <w:rPr>
                <w:noProof/>
                <w:webHidden/>
              </w:rPr>
              <w:t>21</w:t>
            </w:r>
            <w:r>
              <w:rPr>
                <w:noProof/>
                <w:webHidden/>
              </w:rPr>
              <w:fldChar w:fldCharType="end"/>
            </w:r>
          </w:hyperlink>
        </w:p>
        <w:p w14:paraId="2D3A0D8A" w14:textId="27B42AEC" w:rsidR="006636CC" w:rsidRDefault="006636CC">
          <w:pPr>
            <w:pStyle w:val="TOC2"/>
            <w:tabs>
              <w:tab w:val="right" w:leader="dot" w:pos="9350"/>
            </w:tabs>
            <w:rPr>
              <w:rFonts w:eastAsiaTheme="minorEastAsia"/>
              <w:noProof/>
            </w:rPr>
          </w:pPr>
          <w:hyperlink w:anchor="_Toc56579846" w:history="1">
            <w:r w:rsidRPr="00FC70A4">
              <w:rPr>
                <w:rStyle w:val="Hyperlink"/>
                <w:noProof/>
              </w:rPr>
              <w:t>Initial conditions for Flow: the IC file</w:t>
            </w:r>
            <w:r>
              <w:rPr>
                <w:noProof/>
                <w:webHidden/>
              </w:rPr>
              <w:tab/>
            </w:r>
            <w:r>
              <w:rPr>
                <w:noProof/>
                <w:webHidden/>
              </w:rPr>
              <w:fldChar w:fldCharType="begin"/>
            </w:r>
            <w:r>
              <w:rPr>
                <w:noProof/>
                <w:webHidden/>
              </w:rPr>
              <w:instrText xml:space="preserve"> PAGEREF _Toc56579846 \h </w:instrText>
            </w:r>
            <w:r>
              <w:rPr>
                <w:noProof/>
                <w:webHidden/>
              </w:rPr>
            </w:r>
            <w:r>
              <w:rPr>
                <w:noProof/>
                <w:webHidden/>
              </w:rPr>
              <w:fldChar w:fldCharType="separate"/>
            </w:r>
            <w:r w:rsidR="005875B4">
              <w:rPr>
                <w:noProof/>
                <w:webHidden/>
              </w:rPr>
              <w:t>21</w:t>
            </w:r>
            <w:r>
              <w:rPr>
                <w:noProof/>
                <w:webHidden/>
              </w:rPr>
              <w:fldChar w:fldCharType="end"/>
            </w:r>
          </w:hyperlink>
        </w:p>
        <w:p w14:paraId="272632AA" w14:textId="28BAF46A" w:rsidR="006636CC" w:rsidRDefault="006636CC">
          <w:pPr>
            <w:pStyle w:val="TOC2"/>
            <w:tabs>
              <w:tab w:val="right" w:leader="dot" w:pos="9350"/>
            </w:tabs>
            <w:rPr>
              <w:rFonts w:eastAsiaTheme="minorEastAsia"/>
              <w:noProof/>
            </w:rPr>
          </w:pPr>
          <w:hyperlink w:anchor="_Toc56579847" w:history="1">
            <w:r w:rsidRPr="00FC70A4">
              <w:rPr>
                <w:rStyle w:val="Hyperlink"/>
                <w:noProof/>
              </w:rPr>
              <w:t>Boundary conditions for stream water temperature</w:t>
            </w:r>
            <w:r>
              <w:rPr>
                <w:noProof/>
                <w:webHidden/>
              </w:rPr>
              <w:tab/>
            </w:r>
            <w:r>
              <w:rPr>
                <w:noProof/>
                <w:webHidden/>
              </w:rPr>
              <w:fldChar w:fldCharType="begin"/>
            </w:r>
            <w:r>
              <w:rPr>
                <w:noProof/>
                <w:webHidden/>
              </w:rPr>
              <w:instrText xml:space="preserve"> PAGEREF _Toc56579847 \h </w:instrText>
            </w:r>
            <w:r>
              <w:rPr>
                <w:noProof/>
                <w:webHidden/>
              </w:rPr>
            </w:r>
            <w:r>
              <w:rPr>
                <w:noProof/>
                <w:webHidden/>
              </w:rPr>
              <w:fldChar w:fldCharType="separate"/>
            </w:r>
            <w:r w:rsidR="005875B4">
              <w:rPr>
                <w:noProof/>
                <w:webHidden/>
              </w:rPr>
              <w:t>22</w:t>
            </w:r>
            <w:r>
              <w:rPr>
                <w:noProof/>
                <w:webHidden/>
              </w:rPr>
              <w:fldChar w:fldCharType="end"/>
            </w:r>
          </w:hyperlink>
        </w:p>
        <w:p w14:paraId="7F725AD4" w14:textId="41131989" w:rsidR="006636CC" w:rsidRDefault="006636CC">
          <w:pPr>
            <w:pStyle w:val="TOC2"/>
            <w:tabs>
              <w:tab w:val="right" w:leader="dot" w:pos="9350"/>
            </w:tabs>
            <w:rPr>
              <w:rFonts w:eastAsiaTheme="minorEastAsia"/>
              <w:noProof/>
            </w:rPr>
          </w:pPr>
          <w:hyperlink w:anchor="_Toc56579848" w:history="1">
            <w:r w:rsidRPr="00FC70A4">
              <w:rPr>
                <w:rStyle w:val="Hyperlink"/>
                <w:noProof/>
              </w:rPr>
              <w:t>Thermal stratification in reservoirs</w:t>
            </w:r>
            <w:r>
              <w:rPr>
                <w:noProof/>
                <w:webHidden/>
              </w:rPr>
              <w:tab/>
            </w:r>
            <w:r>
              <w:rPr>
                <w:noProof/>
                <w:webHidden/>
              </w:rPr>
              <w:fldChar w:fldCharType="begin"/>
            </w:r>
            <w:r>
              <w:rPr>
                <w:noProof/>
                <w:webHidden/>
              </w:rPr>
              <w:instrText xml:space="preserve"> PAGEREF _Toc56579848 \h </w:instrText>
            </w:r>
            <w:r>
              <w:rPr>
                <w:noProof/>
                <w:webHidden/>
              </w:rPr>
            </w:r>
            <w:r>
              <w:rPr>
                <w:noProof/>
                <w:webHidden/>
              </w:rPr>
              <w:fldChar w:fldCharType="separate"/>
            </w:r>
            <w:r w:rsidR="005875B4">
              <w:rPr>
                <w:noProof/>
                <w:webHidden/>
              </w:rPr>
              <w:t>22</w:t>
            </w:r>
            <w:r>
              <w:rPr>
                <w:noProof/>
                <w:webHidden/>
              </w:rPr>
              <w:fldChar w:fldCharType="end"/>
            </w:r>
          </w:hyperlink>
        </w:p>
        <w:p w14:paraId="61136442" w14:textId="43DEA7AE" w:rsidR="006636CC" w:rsidRDefault="006636CC">
          <w:pPr>
            <w:pStyle w:val="TOC2"/>
            <w:tabs>
              <w:tab w:val="right" w:leader="dot" w:pos="9350"/>
            </w:tabs>
            <w:rPr>
              <w:rFonts w:eastAsiaTheme="minorEastAsia"/>
              <w:noProof/>
            </w:rPr>
          </w:pPr>
          <w:hyperlink w:anchor="_Toc56579849" w:history="1">
            <w:r w:rsidRPr="00FC70A4">
              <w:rPr>
                <w:rStyle w:val="Hyperlink"/>
                <w:noProof/>
              </w:rPr>
              <w:t>Thermal loading</w:t>
            </w:r>
            <w:r>
              <w:rPr>
                <w:noProof/>
                <w:webHidden/>
              </w:rPr>
              <w:tab/>
            </w:r>
            <w:r>
              <w:rPr>
                <w:noProof/>
                <w:webHidden/>
              </w:rPr>
              <w:fldChar w:fldCharType="begin"/>
            </w:r>
            <w:r>
              <w:rPr>
                <w:noProof/>
                <w:webHidden/>
              </w:rPr>
              <w:instrText xml:space="preserve"> PAGEREF _Toc56579849 \h </w:instrText>
            </w:r>
            <w:r>
              <w:rPr>
                <w:noProof/>
                <w:webHidden/>
              </w:rPr>
            </w:r>
            <w:r>
              <w:rPr>
                <w:noProof/>
                <w:webHidden/>
              </w:rPr>
              <w:fldChar w:fldCharType="separate"/>
            </w:r>
            <w:r w:rsidR="005875B4">
              <w:rPr>
                <w:noProof/>
                <w:webHidden/>
              </w:rPr>
              <w:t>22</w:t>
            </w:r>
            <w:r>
              <w:rPr>
                <w:noProof/>
                <w:webHidden/>
              </w:rPr>
              <w:fldChar w:fldCharType="end"/>
            </w:r>
          </w:hyperlink>
        </w:p>
        <w:p w14:paraId="3FFA31E3" w14:textId="02496A3D" w:rsidR="006636CC" w:rsidRDefault="006636CC">
          <w:pPr>
            <w:pStyle w:val="TOC1"/>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"_Toc56579850"</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_Toc56579850 \h </w:instrText>
          </w:r>
          <w:r>
            <w:rPr>
              <w:noProof/>
              <w:webHidden/>
            </w:rPr>
          </w:r>
          <w:r>
            <w:rPr>
              <w:noProof/>
              <w:webHidden/>
            </w:rPr>
            <w:fldChar w:fldCharType="separate"/>
          </w:r>
          <w:ins w:id="28" w:author="David Conklin" w:date="2020-11-18T09:04:00Z">
            <w:r w:rsidR="005875B4">
              <w:rPr>
                <w:noProof/>
                <w:webHidden/>
              </w:rPr>
              <w:t>25</w:t>
            </w:r>
          </w:ins>
          <w:del w:id="29" w:author="David Conklin" w:date="2020-11-18T09:03:00Z">
            <w:r w:rsidDel="005875B4">
              <w:rPr>
                <w:noProof/>
                <w:webHidden/>
              </w:rPr>
              <w:delText>2</w:delText>
            </w:r>
            <w:r w:rsidDel="005875B4">
              <w:rPr>
                <w:noProof/>
                <w:webHidden/>
              </w:rPr>
              <w:delText>4</w:delText>
            </w:r>
          </w:del>
          <w:r>
            <w:rPr>
              <w:noProof/>
              <w:webHidden/>
            </w:rPr>
            <w:fldChar w:fldCharType="end"/>
          </w:r>
          <w:r w:rsidRPr="00FC70A4">
            <w:rPr>
              <w:rStyle w:val="Hyperlink"/>
              <w:noProof/>
            </w:rPr>
            <w:fldChar w:fldCharType="end"/>
          </w:r>
        </w:p>
        <w:p w14:paraId="7C58993E" w14:textId="41EAD629" w:rsidR="006636CC" w:rsidRDefault="006636CC">
          <w:pPr>
            <w:pStyle w:val="TOC1"/>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"_Toc56579851"</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North Santiam study area</w:t>
          </w:r>
          <w:r>
            <w:rPr>
              <w:noProof/>
              <w:webHidden/>
            </w:rPr>
            <w:tab/>
          </w:r>
          <w:r>
            <w:rPr>
              <w:noProof/>
              <w:webHidden/>
            </w:rPr>
            <w:fldChar w:fldCharType="begin"/>
          </w:r>
          <w:r>
            <w:rPr>
              <w:noProof/>
              <w:webHidden/>
            </w:rPr>
            <w:instrText xml:space="preserve"> PAGEREF _Toc56579851 \h </w:instrText>
          </w:r>
          <w:r>
            <w:rPr>
              <w:noProof/>
              <w:webHidden/>
            </w:rPr>
          </w:r>
          <w:r>
            <w:rPr>
              <w:noProof/>
              <w:webHidden/>
            </w:rPr>
            <w:fldChar w:fldCharType="separate"/>
          </w:r>
          <w:ins w:id="30" w:author="David Conklin" w:date="2020-11-18T09:04:00Z">
            <w:r w:rsidR="005875B4">
              <w:rPr>
                <w:noProof/>
                <w:webHidden/>
              </w:rPr>
              <w:t>26</w:t>
            </w:r>
          </w:ins>
          <w:del w:id="31" w:author="David Conklin" w:date="2020-11-18T09:03:00Z">
            <w:r w:rsidDel="005875B4">
              <w:rPr>
                <w:noProof/>
                <w:webHidden/>
              </w:rPr>
              <w:delText>25</w:delText>
            </w:r>
          </w:del>
          <w:r>
            <w:rPr>
              <w:noProof/>
              <w:webHidden/>
            </w:rPr>
            <w:fldChar w:fldCharType="end"/>
          </w:r>
          <w:r w:rsidRPr="00FC70A4">
            <w:rPr>
              <w:rStyle w:val="Hyperlink"/>
              <w:noProof/>
            </w:rPr>
            <w:fldChar w:fldCharType="end"/>
          </w:r>
        </w:p>
        <w:p w14:paraId="6DFBE02C" w14:textId="0E73C65A"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"_Toc56579852"</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_Toc56579852 \h </w:instrText>
          </w:r>
          <w:r>
            <w:rPr>
              <w:noProof/>
              <w:webHidden/>
            </w:rPr>
          </w:r>
          <w:r>
            <w:rPr>
              <w:noProof/>
              <w:webHidden/>
            </w:rPr>
            <w:fldChar w:fldCharType="separate"/>
          </w:r>
          <w:ins w:id="32" w:author="David Conklin" w:date="2020-11-18T09:04:00Z">
            <w:r w:rsidR="005875B4">
              <w:rPr>
                <w:noProof/>
                <w:webHidden/>
              </w:rPr>
              <w:t>27</w:t>
            </w:r>
          </w:ins>
          <w:del w:id="33" w:author="David Conklin" w:date="2020-11-18T09:03:00Z">
            <w:r w:rsidDel="005875B4">
              <w:rPr>
                <w:noProof/>
                <w:webHidden/>
              </w:rPr>
              <w:delText>26</w:delText>
            </w:r>
          </w:del>
          <w:r>
            <w:rPr>
              <w:noProof/>
              <w:webHidden/>
            </w:rPr>
            <w:fldChar w:fldCharType="end"/>
          </w:r>
          <w:r w:rsidRPr="00FC70A4">
            <w:rPr>
              <w:rStyle w:val="Hyperlink"/>
              <w:noProof/>
            </w:rPr>
            <w:fldChar w:fldCharType="end"/>
          </w:r>
        </w:p>
        <w:p w14:paraId="72D3F38A" w14:textId="62AE90F3"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"_Toc56579853"</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Municipal water rights</w:t>
          </w:r>
          <w:r>
            <w:rPr>
              <w:noProof/>
              <w:webHidden/>
            </w:rPr>
            <w:tab/>
          </w:r>
          <w:r>
            <w:rPr>
              <w:noProof/>
              <w:webHidden/>
            </w:rPr>
            <w:fldChar w:fldCharType="begin"/>
          </w:r>
          <w:r>
            <w:rPr>
              <w:noProof/>
              <w:webHidden/>
            </w:rPr>
            <w:instrText xml:space="preserve"> PAGEREF _Toc56579853 \h </w:instrText>
          </w:r>
          <w:r>
            <w:rPr>
              <w:noProof/>
              <w:webHidden/>
            </w:rPr>
          </w:r>
          <w:r>
            <w:rPr>
              <w:noProof/>
              <w:webHidden/>
            </w:rPr>
            <w:fldChar w:fldCharType="separate"/>
          </w:r>
          <w:ins w:id="34" w:author="David Conklin" w:date="2020-11-18T09:04:00Z">
            <w:r w:rsidR="005875B4">
              <w:rPr>
                <w:noProof/>
                <w:webHidden/>
              </w:rPr>
              <w:t>28</w:t>
            </w:r>
          </w:ins>
          <w:del w:id="35" w:author="David Conklin" w:date="2020-11-18T09:03:00Z">
            <w:r w:rsidDel="005875B4">
              <w:rPr>
                <w:noProof/>
                <w:webHidden/>
              </w:rPr>
              <w:delText>27</w:delText>
            </w:r>
          </w:del>
          <w:r>
            <w:rPr>
              <w:noProof/>
              <w:webHidden/>
            </w:rPr>
            <w:fldChar w:fldCharType="end"/>
          </w:r>
          <w:r w:rsidRPr="00FC70A4">
            <w:rPr>
              <w:rStyle w:val="Hyperlink"/>
              <w:noProof/>
            </w:rPr>
            <w:fldChar w:fldCharType="end"/>
          </w:r>
        </w:p>
        <w:p w14:paraId="4832E334" w14:textId="17CA106F" w:rsidR="006636CC" w:rsidRDefault="006636CC">
          <w:pPr>
            <w:pStyle w:val="TOC1"/>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"_Toc56579854"</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McKenzie Basin Wetlands Study</w:t>
          </w:r>
          <w:r>
            <w:rPr>
              <w:noProof/>
              <w:webHidden/>
            </w:rPr>
            <w:tab/>
          </w:r>
          <w:r>
            <w:rPr>
              <w:noProof/>
              <w:webHidden/>
            </w:rPr>
            <w:fldChar w:fldCharType="begin"/>
          </w:r>
          <w:r>
            <w:rPr>
              <w:noProof/>
              <w:webHidden/>
            </w:rPr>
            <w:instrText xml:space="preserve"> PAGEREF _Toc56579854 \h </w:instrText>
          </w:r>
          <w:r>
            <w:rPr>
              <w:noProof/>
              <w:webHidden/>
            </w:rPr>
          </w:r>
          <w:r>
            <w:rPr>
              <w:noProof/>
              <w:webHidden/>
            </w:rPr>
            <w:fldChar w:fldCharType="separate"/>
          </w:r>
          <w:ins w:id="36" w:author="David Conklin" w:date="2020-11-18T09:04:00Z">
            <w:r w:rsidR="005875B4">
              <w:rPr>
                <w:noProof/>
                <w:webHidden/>
              </w:rPr>
              <w:t>28</w:t>
            </w:r>
          </w:ins>
          <w:del w:id="37" w:author="David Conklin" w:date="2020-11-18T09:03:00Z">
            <w:r w:rsidDel="005875B4">
              <w:rPr>
                <w:noProof/>
                <w:webHidden/>
              </w:rPr>
              <w:delText>27</w:delText>
            </w:r>
          </w:del>
          <w:r>
            <w:rPr>
              <w:noProof/>
              <w:webHidden/>
            </w:rPr>
            <w:fldChar w:fldCharType="end"/>
          </w:r>
          <w:r w:rsidRPr="00FC70A4">
            <w:rPr>
              <w:rStyle w:val="Hyperlink"/>
              <w:noProof/>
            </w:rPr>
            <w:fldChar w:fldCharType="end"/>
          </w:r>
        </w:p>
        <w:p w14:paraId="63431549" w14:textId="1E1296AD"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"_Toc56579855"</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Project Overview</w:t>
          </w:r>
          <w:r>
            <w:rPr>
              <w:noProof/>
              <w:webHidden/>
            </w:rPr>
            <w:tab/>
          </w:r>
          <w:r>
            <w:rPr>
              <w:noProof/>
              <w:webHidden/>
            </w:rPr>
            <w:fldChar w:fldCharType="begin"/>
          </w:r>
          <w:r>
            <w:rPr>
              <w:noProof/>
              <w:webHidden/>
            </w:rPr>
            <w:instrText xml:space="preserve"> PAGEREF _Toc56579855 \h </w:instrText>
          </w:r>
          <w:r>
            <w:rPr>
              <w:noProof/>
              <w:webHidden/>
            </w:rPr>
          </w:r>
          <w:r>
            <w:rPr>
              <w:noProof/>
              <w:webHidden/>
            </w:rPr>
            <w:fldChar w:fldCharType="separate"/>
          </w:r>
          <w:ins w:id="38" w:author="David Conklin" w:date="2020-11-18T09:04:00Z">
            <w:r w:rsidR="005875B4">
              <w:rPr>
                <w:noProof/>
                <w:webHidden/>
              </w:rPr>
              <w:t>28</w:t>
            </w:r>
          </w:ins>
          <w:del w:id="39" w:author="David Conklin" w:date="2020-11-18T09:03:00Z">
            <w:r w:rsidDel="005875B4">
              <w:rPr>
                <w:noProof/>
                <w:webHidden/>
              </w:rPr>
              <w:delText>27</w:delText>
            </w:r>
          </w:del>
          <w:r>
            <w:rPr>
              <w:noProof/>
              <w:webHidden/>
            </w:rPr>
            <w:fldChar w:fldCharType="end"/>
          </w:r>
          <w:r w:rsidRPr="00FC70A4">
            <w:rPr>
              <w:rStyle w:val="Hyperlink"/>
              <w:noProof/>
            </w:rPr>
            <w:fldChar w:fldCharType="end"/>
          </w:r>
        </w:p>
        <w:p w14:paraId="1F9471BB" w14:textId="773679C8"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"_Toc56579856"</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Model and Simulation Overview</w:t>
          </w:r>
          <w:r>
            <w:rPr>
              <w:noProof/>
              <w:webHidden/>
            </w:rPr>
            <w:tab/>
          </w:r>
          <w:r>
            <w:rPr>
              <w:noProof/>
              <w:webHidden/>
            </w:rPr>
            <w:fldChar w:fldCharType="begin"/>
          </w:r>
          <w:r>
            <w:rPr>
              <w:noProof/>
              <w:webHidden/>
            </w:rPr>
            <w:instrText xml:space="preserve"> PAGEREF _Toc56579856 \h </w:instrText>
          </w:r>
          <w:r>
            <w:rPr>
              <w:noProof/>
              <w:webHidden/>
            </w:rPr>
          </w:r>
          <w:r>
            <w:rPr>
              <w:noProof/>
              <w:webHidden/>
            </w:rPr>
            <w:fldChar w:fldCharType="separate"/>
          </w:r>
          <w:ins w:id="40" w:author="David Conklin" w:date="2020-11-18T09:04:00Z">
            <w:r w:rsidR="005875B4">
              <w:rPr>
                <w:noProof/>
                <w:webHidden/>
              </w:rPr>
              <w:t>31</w:t>
            </w:r>
          </w:ins>
          <w:del w:id="41" w:author="David Conklin" w:date="2020-11-18T09:03:00Z">
            <w:r w:rsidDel="005875B4">
              <w:rPr>
                <w:noProof/>
                <w:webHidden/>
              </w:rPr>
              <w:delText>30</w:delText>
            </w:r>
          </w:del>
          <w:r>
            <w:rPr>
              <w:noProof/>
              <w:webHidden/>
            </w:rPr>
            <w:fldChar w:fldCharType="end"/>
          </w:r>
          <w:r w:rsidRPr="00FC70A4">
            <w:rPr>
              <w:rStyle w:val="Hyperlink"/>
              <w:noProof/>
            </w:rPr>
            <w:fldChar w:fldCharType="end"/>
          </w:r>
        </w:p>
        <w:p w14:paraId="1CDBCF1A" w14:textId="713E337A"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"_Toc56579857"</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_Toc56579857 \h </w:instrText>
          </w:r>
          <w:r>
            <w:rPr>
              <w:noProof/>
              <w:webHidden/>
            </w:rPr>
          </w:r>
          <w:r>
            <w:rPr>
              <w:noProof/>
              <w:webHidden/>
            </w:rPr>
            <w:fldChar w:fldCharType="separate"/>
          </w:r>
          <w:ins w:id="42" w:author="David Conklin" w:date="2020-11-18T09:04:00Z">
            <w:r w:rsidR="005875B4">
              <w:rPr>
                <w:noProof/>
                <w:webHidden/>
              </w:rPr>
              <w:t>32</w:t>
            </w:r>
          </w:ins>
          <w:del w:id="43" w:author="David Conklin" w:date="2020-11-18T09:03:00Z">
            <w:r w:rsidDel="005875B4">
              <w:rPr>
                <w:noProof/>
                <w:webHidden/>
              </w:rPr>
              <w:delText>31</w:delText>
            </w:r>
          </w:del>
          <w:r>
            <w:rPr>
              <w:noProof/>
              <w:webHidden/>
            </w:rPr>
            <w:fldChar w:fldCharType="end"/>
          </w:r>
          <w:r w:rsidRPr="00FC70A4">
            <w:rPr>
              <w:rStyle w:val="Hyperlink"/>
              <w:noProof/>
            </w:rPr>
            <w:fldChar w:fldCharType="end"/>
          </w:r>
        </w:p>
        <w:p w14:paraId="37A4ECD1" w14:textId="7D74505F"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"_Toc56579858"</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Data changes for better representation of wetlands</w:t>
          </w:r>
          <w:r>
            <w:rPr>
              <w:noProof/>
              <w:webHidden/>
            </w:rPr>
            <w:tab/>
          </w:r>
          <w:r>
            <w:rPr>
              <w:noProof/>
              <w:webHidden/>
            </w:rPr>
            <w:fldChar w:fldCharType="begin"/>
          </w:r>
          <w:r>
            <w:rPr>
              <w:noProof/>
              <w:webHidden/>
            </w:rPr>
            <w:instrText xml:space="preserve"> PAGEREF _Toc56579858 \h </w:instrText>
          </w:r>
          <w:r>
            <w:rPr>
              <w:noProof/>
              <w:webHidden/>
            </w:rPr>
          </w:r>
          <w:r>
            <w:rPr>
              <w:noProof/>
              <w:webHidden/>
            </w:rPr>
            <w:fldChar w:fldCharType="separate"/>
          </w:r>
          <w:ins w:id="44" w:author="David Conklin" w:date="2020-11-18T09:04:00Z">
            <w:r w:rsidR="005875B4">
              <w:rPr>
                <w:noProof/>
                <w:webHidden/>
              </w:rPr>
              <w:t>32</w:t>
            </w:r>
          </w:ins>
          <w:del w:id="45" w:author="David Conklin" w:date="2020-11-18T09:03:00Z">
            <w:r w:rsidDel="005875B4">
              <w:rPr>
                <w:noProof/>
                <w:webHidden/>
              </w:rPr>
              <w:delText>31</w:delText>
            </w:r>
          </w:del>
          <w:r>
            <w:rPr>
              <w:noProof/>
              <w:webHidden/>
            </w:rPr>
            <w:fldChar w:fldCharType="end"/>
          </w:r>
          <w:r w:rsidRPr="00FC70A4">
            <w:rPr>
              <w:rStyle w:val="Hyperlink"/>
              <w:noProof/>
            </w:rPr>
            <w:fldChar w:fldCharType="end"/>
          </w:r>
        </w:p>
        <w:p w14:paraId="4D1DD5A2" w14:textId="0C583140"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"_Toc56579859"</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Projection, Calendar, and Units</w:t>
          </w:r>
          <w:r>
            <w:rPr>
              <w:noProof/>
              <w:webHidden/>
            </w:rPr>
            <w:tab/>
          </w:r>
          <w:r>
            <w:rPr>
              <w:noProof/>
              <w:webHidden/>
            </w:rPr>
            <w:fldChar w:fldCharType="begin"/>
          </w:r>
          <w:r>
            <w:rPr>
              <w:noProof/>
              <w:webHidden/>
            </w:rPr>
            <w:instrText xml:space="preserve"> PAGEREF _Toc56579859 \h </w:instrText>
          </w:r>
          <w:r>
            <w:rPr>
              <w:noProof/>
              <w:webHidden/>
            </w:rPr>
          </w:r>
          <w:r>
            <w:rPr>
              <w:noProof/>
              <w:webHidden/>
            </w:rPr>
            <w:fldChar w:fldCharType="separate"/>
          </w:r>
          <w:ins w:id="46" w:author="David Conklin" w:date="2020-11-18T09:04:00Z">
            <w:r w:rsidR="005875B4">
              <w:rPr>
                <w:noProof/>
                <w:webHidden/>
              </w:rPr>
              <w:t>33</w:t>
            </w:r>
          </w:ins>
          <w:del w:id="47" w:author="David Conklin" w:date="2020-11-18T09:03:00Z">
            <w:r w:rsidDel="005875B4">
              <w:rPr>
                <w:noProof/>
                <w:webHidden/>
              </w:rPr>
              <w:delText>32</w:delText>
            </w:r>
          </w:del>
          <w:r>
            <w:rPr>
              <w:noProof/>
              <w:webHidden/>
            </w:rPr>
            <w:fldChar w:fldCharType="end"/>
          </w:r>
          <w:r w:rsidRPr="00FC70A4">
            <w:rPr>
              <w:rStyle w:val="Hyperlink"/>
              <w:noProof/>
            </w:rPr>
            <w:fldChar w:fldCharType="end"/>
          </w:r>
        </w:p>
        <w:p w14:paraId="0C997B2D" w14:textId="1F5838D8"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"_Toc56579860"</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Simulation of changes in wetlands over time</w:t>
          </w:r>
          <w:r>
            <w:rPr>
              <w:noProof/>
              <w:webHidden/>
            </w:rPr>
            <w:tab/>
          </w:r>
          <w:r>
            <w:rPr>
              <w:noProof/>
              <w:webHidden/>
            </w:rPr>
            <w:fldChar w:fldCharType="begin"/>
          </w:r>
          <w:r>
            <w:rPr>
              <w:noProof/>
              <w:webHidden/>
            </w:rPr>
            <w:instrText xml:space="preserve"> PAGEREF _Toc56579860 \h </w:instrText>
          </w:r>
          <w:r>
            <w:rPr>
              <w:noProof/>
              <w:webHidden/>
            </w:rPr>
          </w:r>
          <w:r>
            <w:rPr>
              <w:noProof/>
              <w:webHidden/>
            </w:rPr>
            <w:fldChar w:fldCharType="separate"/>
          </w:r>
          <w:ins w:id="48" w:author="David Conklin" w:date="2020-11-18T09:04:00Z">
            <w:r w:rsidR="005875B4">
              <w:rPr>
                <w:noProof/>
                <w:webHidden/>
              </w:rPr>
              <w:t>33</w:t>
            </w:r>
          </w:ins>
          <w:del w:id="49" w:author="David Conklin" w:date="2020-11-18T09:03:00Z">
            <w:r w:rsidDel="005875B4">
              <w:rPr>
                <w:noProof/>
                <w:webHidden/>
              </w:rPr>
              <w:delText>32</w:delText>
            </w:r>
          </w:del>
          <w:r>
            <w:rPr>
              <w:noProof/>
              <w:webHidden/>
            </w:rPr>
            <w:fldChar w:fldCharType="end"/>
          </w:r>
          <w:r w:rsidRPr="00FC70A4">
            <w:rPr>
              <w:rStyle w:val="Hyperlink"/>
              <w:noProof/>
            </w:rPr>
            <w:fldChar w:fldCharType="end"/>
          </w:r>
        </w:p>
        <w:p w14:paraId="77172039" w14:textId="35BA00A6"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"_Toc56579861"</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How wetlands are represented in the model</w:t>
          </w:r>
          <w:r>
            <w:rPr>
              <w:noProof/>
              <w:webHidden/>
            </w:rPr>
            <w:tab/>
          </w:r>
          <w:r>
            <w:rPr>
              <w:noProof/>
              <w:webHidden/>
            </w:rPr>
            <w:fldChar w:fldCharType="begin"/>
          </w:r>
          <w:r>
            <w:rPr>
              <w:noProof/>
              <w:webHidden/>
            </w:rPr>
            <w:instrText xml:space="preserve"> PAGEREF _Toc56579861 \h </w:instrText>
          </w:r>
          <w:r>
            <w:rPr>
              <w:noProof/>
              <w:webHidden/>
            </w:rPr>
          </w:r>
          <w:r>
            <w:rPr>
              <w:noProof/>
              <w:webHidden/>
            </w:rPr>
            <w:fldChar w:fldCharType="separate"/>
          </w:r>
          <w:ins w:id="50" w:author="David Conklin" w:date="2020-11-18T09:04:00Z">
            <w:r w:rsidR="005875B4">
              <w:rPr>
                <w:noProof/>
                <w:webHidden/>
              </w:rPr>
              <w:t>33</w:t>
            </w:r>
          </w:ins>
          <w:del w:id="51" w:author="David Conklin" w:date="2020-11-18T09:03:00Z">
            <w:r w:rsidDel="005875B4">
              <w:rPr>
                <w:noProof/>
                <w:webHidden/>
              </w:rPr>
              <w:delText>32</w:delText>
            </w:r>
          </w:del>
          <w:r>
            <w:rPr>
              <w:noProof/>
              <w:webHidden/>
            </w:rPr>
            <w:fldChar w:fldCharType="end"/>
          </w:r>
          <w:r w:rsidRPr="00FC70A4">
            <w:rPr>
              <w:rStyle w:val="Hyperlink"/>
              <w:noProof/>
            </w:rPr>
            <w:fldChar w:fldCharType="end"/>
          </w:r>
        </w:p>
        <w:p w14:paraId="4D3C115C" w14:textId="11A3B82B"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"_Toc56579862"</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Attributes of interest in the wetlands study</w:t>
          </w:r>
          <w:r>
            <w:rPr>
              <w:noProof/>
              <w:webHidden/>
            </w:rPr>
            <w:tab/>
          </w:r>
          <w:r>
            <w:rPr>
              <w:noProof/>
              <w:webHidden/>
            </w:rPr>
            <w:fldChar w:fldCharType="begin"/>
          </w:r>
          <w:r>
            <w:rPr>
              <w:noProof/>
              <w:webHidden/>
            </w:rPr>
            <w:instrText xml:space="preserve"> PAGEREF _Toc56579862 \h </w:instrText>
          </w:r>
          <w:r>
            <w:rPr>
              <w:noProof/>
              <w:webHidden/>
            </w:rPr>
          </w:r>
          <w:r>
            <w:rPr>
              <w:noProof/>
              <w:webHidden/>
            </w:rPr>
            <w:fldChar w:fldCharType="separate"/>
          </w:r>
          <w:ins w:id="52" w:author="David Conklin" w:date="2020-11-18T09:04:00Z">
            <w:r w:rsidR="005875B4">
              <w:rPr>
                <w:noProof/>
                <w:webHidden/>
              </w:rPr>
              <w:t>35</w:t>
            </w:r>
          </w:ins>
          <w:del w:id="53" w:author="David Conklin" w:date="2020-11-18T09:03:00Z">
            <w:r w:rsidDel="005875B4">
              <w:rPr>
                <w:noProof/>
                <w:webHidden/>
              </w:rPr>
              <w:delText>34</w:delText>
            </w:r>
          </w:del>
          <w:r>
            <w:rPr>
              <w:noProof/>
              <w:webHidden/>
            </w:rPr>
            <w:fldChar w:fldCharType="end"/>
          </w:r>
          <w:r w:rsidRPr="00FC70A4">
            <w:rPr>
              <w:rStyle w:val="Hyperlink"/>
              <w:noProof/>
            </w:rPr>
            <w:fldChar w:fldCharType="end"/>
          </w:r>
        </w:p>
        <w:p w14:paraId="1472CA92" w14:textId="4BD1D821"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"_Toc56579863"</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A WETNESS attribute</w:t>
          </w:r>
          <w:r>
            <w:rPr>
              <w:noProof/>
              <w:webHidden/>
            </w:rPr>
            <w:tab/>
          </w:r>
          <w:r>
            <w:rPr>
              <w:noProof/>
              <w:webHidden/>
            </w:rPr>
            <w:fldChar w:fldCharType="begin"/>
          </w:r>
          <w:r>
            <w:rPr>
              <w:noProof/>
              <w:webHidden/>
            </w:rPr>
            <w:instrText xml:space="preserve"> PAGEREF _Toc56579863 \h </w:instrText>
          </w:r>
          <w:r>
            <w:rPr>
              <w:noProof/>
              <w:webHidden/>
            </w:rPr>
          </w:r>
          <w:r>
            <w:rPr>
              <w:noProof/>
              <w:webHidden/>
            </w:rPr>
            <w:fldChar w:fldCharType="separate"/>
          </w:r>
          <w:ins w:id="54" w:author="David Conklin" w:date="2020-11-18T09:04:00Z">
            <w:r w:rsidR="005875B4">
              <w:rPr>
                <w:noProof/>
                <w:webHidden/>
              </w:rPr>
              <w:t>35</w:t>
            </w:r>
          </w:ins>
          <w:del w:id="55" w:author="David Conklin" w:date="2020-11-18T09:03:00Z">
            <w:r w:rsidDel="005875B4">
              <w:rPr>
                <w:noProof/>
                <w:webHidden/>
              </w:rPr>
              <w:delText>34</w:delText>
            </w:r>
          </w:del>
          <w:r>
            <w:rPr>
              <w:noProof/>
              <w:webHidden/>
            </w:rPr>
            <w:fldChar w:fldCharType="end"/>
          </w:r>
          <w:r w:rsidRPr="00FC70A4">
            <w:rPr>
              <w:rStyle w:val="Hyperlink"/>
              <w:noProof/>
            </w:rPr>
            <w:fldChar w:fldCharType="end"/>
          </w:r>
        </w:p>
        <w:p w14:paraId="12D1F5D8" w14:textId="315629CF"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"_Toc56579864"</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_Toc56579864 \h </w:instrText>
          </w:r>
          <w:r>
            <w:rPr>
              <w:noProof/>
              <w:webHidden/>
            </w:rPr>
          </w:r>
          <w:r>
            <w:rPr>
              <w:noProof/>
              <w:webHidden/>
            </w:rPr>
            <w:fldChar w:fldCharType="separate"/>
          </w:r>
          <w:ins w:id="56" w:author="David Conklin" w:date="2020-11-18T09:04:00Z">
            <w:r w:rsidR="005875B4">
              <w:rPr>
                <w:noProof/>
                <w:webHidden/>
              </w:rPr>
              <w:t>36</w:t>
            </w:r>
          </w:ins>
          <w:del w:id="57" w:author="David Conklin" w:date="2020-11-18T09:03:00Z">
            <w:r w:rsidDel="005875B4">
              <w:rPr>
                <w:noProof/>
                <w:webHidden/>
              </w:rPr>
              <w:delText>35</w:delText>
            </w:r>
          </w:del>
          <w:r>
            <w:rPr>
              <w:noProof/>
              <w:webHidden/>
            </w:rPr>
            <w:fldChar w:fldCharType="end"/>
          </w:r>
          <w:r w:rsidRPr="00FC70A4">
            <w:rPr>
              <w:rStyle w:val="Hyperlink"/>
              <w:noProof/>
            </w:rPr>
            <w:fldChar w:fldCharType="end"/>
          </w:r>
        </w:p>
        <w:p w14:paraId="1BD118CB" w14:textId="6BAA94D2" w:rsidR="006636CC" w:rsidRDefault="006636CC">
          <w:pPr>
            <w:pStyle w:val="TOC3"/>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"_Toc56579865"</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Wetland IDU parameters</w:t>
          </w:r>
          <w:r>
            <w:rPr>
              <w:noProof/>
              <w:webHidden/>
            </w:rPr>
            <w:tab/>
          </w:r>
          <w:r>
            <w:rPr>
              <w:noProof/>
              <w:webHidden/>
            </w:rPr>
            <w:fldChar w:fldCharType="begin"/>
          </w:r>
          <w:r>
            <w:rPr>
              <w:noProof/>
              <w:webHidden/>
            </w:rPr>
            <w:instrText xml:space="preserve"> PAGEREF _Toc56579865 \h </w:instrText>
          </w:r>
          <w:r>
            <w:rPr>
              <w:noProof/>
              <w:webHidden/>
            </w:rPr>
          </w:r>
          <w:r>
            <w:rPr>
              <w:noProof/>
              <w:webHidden/>
            </w:rPr>
            <w:fldChar w:fldCharType="separate"/>
          </w:r>
          <w:ins w:id="58" w:author="David Conklin" w:date="2020-11-18T09:04:00Z">
            <w:r w:rsidR="005875B4">
              <w:rPr>
                <w:noProof/>
                <w:webHidden/>
              </w:rPr>
              <w:t>36</w:t>
            </w:r>
          </w:ins>
          <w:del w:id="59" w:author="David Conklin" w:date="2020-11-18T09:03:00Z">
            <w:r w:rsidDel="005875B4">
              <w:rPr>
                <w:noProof/>
                <w:webHidden/>
              </w:rPr>
              <w:delText>35</w:delText>
            </w:r>
          </w:del>
          <w:r>
            <w:rPr>
              <w:noProof/>
              <w:webHidden/>
            </w:rPr>
            <w:fldChar w:fldCharType="end"/>
          </w:r>
          <w:r w:rsidRPr="00FC70A4">
            <w:rPr>
              <w:rStyle w:val="Hyperlink"/>
              <w:noProof/>
            </w:rPr>
            <w:fldChar w:fldCharType="end"/>
          </w:r>
        </w:p>
        <w:p w14:paraId="3FB0D580" w14:textId="77974789" w:rsidR="006636CC" w:rsidRDefault="006636CC">
          <w:pPr>
            <w:pStyle w:val="TOC3"/>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"_Toc56579866"</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Reach parameters</w:t>
          </w:r>
          <w:r>
            <w:rPr>
              <w:noProof/>
              <w:webHidden/>
            </w:rPr>
            <w:tab/>
          </w:r>
          <w:r>
            <w:rPr>
              <w:noProof/>
              <w:webHidden/>
            </w:rPr>
            <w:fldChar w:fldCharType="begin"/>
          </w:r>
          <w:r>
            <w:rPr>
              <w:noProof/>
              <w:webHidden/>
            </w:rPr>
            <w:instrText xml:space="preserve"> PAGEREF _Toc56579866 \h </w:instrText>
          </w:r>
          <w:r>
            <w:rPr>
              <w:noProof/>
              <w:webHidden/>
            </w:rPr>
          </w:r>
          <w:r>
            <w:rPr>
              <w:noProof/>
              <w:webHidden/>
            </w:rPr>
            <w:fldChar w:fldCharType="separate"/>
          </w:r>
          <w:ins w:id="60" w:author="David Conklin" w:date="2020-11-18T09:04:00Z">
            <w:r w:rsidR="005875B4">
              <w:rPr>
                <w:noProof/>
                <w:webHidden/>
              </w:rPr>
              <w:t>36</w:t>
            </w:r>
          </w:ins>
          <w:del w:id="61" w:author="David Conklin" w:date="2020-11-18T09:03:00Z">
            <w:r w:rsidDel="005875B4">
              <w:rPr>
                <w:noProof/>
                <w:webHidden/>
              </w:rPr>
              <w:delText>35</w:delText>
            </w:r>
          </w:del>
          <w:r>
            <w:rPr>
              <w:noProof/>
              <w:webHidden/>
            </w:rPr>
            <w:fldChar w:fldCharType="end"/>
          </w:r>
          <w:r w:rsidRPr="00FC70A4">
            <w:rPr>
              <w:rStyle w:val="Hyperlink"/>
              <w:noProof/>
            </w:rPr>
            <w:fldChar w:fldCharType="end"/>
          </w:r>
        </w:p>
        <w:p w14:paraId="7DFB5A5A" w14:textId="7DA1D760"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"_Toc56579867"</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Loss (or gain) of wetlands</w:t>
          </w:r>
          <w:r>
            <w:rPr>
              <w:noProof/>
              <w:webHidden/>
            </w:rPr>
            <w:tab/>
          </w:r>
          <w:r>
            <w:rPr>
              <w:noProof/>
              <w:webHidden/>
            </w:rPr>
            <w:fldChar w:fldCharType="begin"/>
          </w:r>
          <w:r>
            <w:rPr>
              <w:noProof/>
              <w:webHidden/>
            </w:rPr>
            <w:instrText xml:space="preserve"> PAGEREF _Toc56579867 \h </w:instrText>
          </w:r>
          <w:r>
            <w:rPr>
              <w:noProof/>
              <w:webHidden/>
            </w:rPr>
          </w:r>
          <w:r>
            <w:rPr>
              <w:noProof/>
              <w:webHidden/>
            </w:rPr>
            <w:fldChar w:fldCharType="separate"/>
          </w:r>
          <w:ins w:id="62" w:author="David Conklin" w:date="2020-11-18T09:04:00Z">
            <w:r w:rsidR="005875B4">
              <w:rPr>
                <w:noProof/>
                <w:webHidden/>
              </w:rPr>
              <w:t>37</w:t>
            </w:r>
          </w:ins>
          <w:del w:id="63" w:author="David Conklin" w:date="2020-11-18T09:03:00Z">
            <w:r w:rsidDel="005875B4">
              <w:rPr>
                <w:noProof/>
                <w:webHidden/>
              </w:rPr>
              <w:delText>36</w:delText>
            </w:r>
          </w:del>
          <w:r>
            <w:rPr>
              <w:noProof/>
              <w:webHidden/>
            </w:rPr>
            <w:fldChar w:fldCharType="end"/>
          </w:r>
          <w:r w:rsidRPr="00FC70A4">
            <w:rPr>
              <w:rStyle w:val="Hyperlink"/>
              <w:noProof/>
            </w:rPr>
            <w:fldChar w:fldCharType="end"/>
          </w:r>
        </w:p>
        <w:p w14:paraId="2EC61A25" w14:textId="0F6D2C5D"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"_Toc56579868"</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Reality check</w:t>
          </w:r>
          <w:r>
            <w:rPr>
              <w:noProof/>
              <w:webHidden/>
            </w:rPr>
            <w:tab/>
          </w:r>
          <w:r>
            <w:rPr>
              <w:noProof/>
              <w:webHidden/>
            </w:rPr>
            <w:fldChar w:fldCharType="begin"/>
          </w:r>
          <w:r>
            <w:rPr>
              <w:noProof/>
              <w:webHidden/>
            </w:rPr>
            <w:instrText xml:space="preserve"> PAGEREF _Toc56579868 \h </w:instrText>
          </w:r>
          <w:r>
            <w:rPr>
              <w:noProof/>
              <w:webHidden/>
            </w:rPr>
          </w:r>
          <w:r>
            <w:rPr>
              <w:noProof/>
              <w:webHidden/>
            </w:rPr>
            <w:fldChar w:fldCharType="separate"/>
          </w:r>
          <w:ins w:id="64" w:author="David Conklin" w:date="2020-11-18T09:04:00Z">
            <w:r w:rsidR="005875B4">
              <w:rPr>
                <w:noProof/>
                <w:webHidden/>
              </w:rPr>
              <w:t>37</w:t>
            </w:r>
          </w:ins>
          <w:del w:id="65" w:author="David Conklin" w:date="2020-11-18T09:03:00Z">
            <w:r w:rsidDel="005875B4">
              <w:rPr>
                <w:noProof/>
                <w:webHidden/>
              </w:rPr>
              <w:delText>36</w:delText>
            </w:r>
          </w:del>
          <w:r>
            <w:rPr>
              <w:noProof/>
              <w:webHidden/>
            </w:rPr>
            <w:fldChar w:fldCharType="end"/>
          </w:r>
          <w:r w:rsidRPr="00FC70A4">
            <w:rPr>
              <w:rStyle w:val="Hyperlink"/>
              <w:noProof/>
            </w:rPr>
            <w:fldChar w:fldCharType="end"/>
          </w:r>
        </w:p>
        <w:p w14:paraId="00E5C334" w14:textId="759097D3" w:rsidR="006636CC" w:rsidRDefault="006636CC">
          <w:pPr>
            <w:pStyle w:val="TOC2"/>
            <w:tabs>
              <w:tab w:val="right" w:leader="dot" w:pos="9350"/>
            </w:tabs>
            <w:rPr>
              <w:rFonts w:eastAsiaTheme="minorEastAsia"/>
              <w:noProof/>
            </w:rPr>
          </w:pPr>
          <w:r w:rsidRPr="00FC70A4">
            <w:rPr>
              <w:rStyle w:val="Hyperlink"/>
              <w:noProof/>
            </w:rPr>
            <w:lastRenderedPageBreak/>
            <w:fldChar w:fldCharType="begin"/>
          </w:r>
          <w:r w:rsidRPr="00FC70A4">
            <w:rPr>
              <w:rStyle w:val="Hyperlink"/>
              <w:noProof/>
            </w:rPr>
            <w:instrText xml:space="preserve"> </w:instrText>
          </w:r>
          <w:r>
            <w:rPr>
              <w:noProof/>
            </w:rPr>
            <w:instrText>HYPERLINK \l "_Toc56579869"</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High Cascades Springs</w:t>
          </w:r>
          <w:r>
            <w:rPr>
              <w:noProof/>
              <w:webHidden/>
            </w:rPr>
            <w:tab/>
          </w:r>
          <w:r>
            <w:rPr>
              <w:noProof/>
              <w:webHidden/>
            </w:rPr>
            <w:fldChar w:fldCharType="begin"/>
          </w:r>
          <w:r>
            <w:rPr>
              <w:noProof/>
              <w:webHidden/>
            </w:rPr>
            <w:instrText xml:space="preserve"> PAGEREF _Toc56579869 \h </w:instrText>
          </w:r>
          <w:r>
            <w:rPr>
              <w:noProof/>
              <w:webHidden/>
            </w:rPr>
          </w:r>
          <w:r>
            <w:rPr>
              <w:noProof/>
              <w:webHidden/>
            </w:rPr>
            <w:fldChar w:fldCharType="separate"/>
          </w:r>
          <w:ins w:id="66" w:author="David Conklin" w:date="2020-11-18T09:04:00Z">
            <w:r w:rsidR="005875B4">
              <w:rPr>
                <w:noProof/>
                <w:webHidden/>
              </w:rPr>
              <w:t>39</w:t>
            </w:r>
          </w:ins>
          <w:del w:id="67" w:author="David Conklin" w:date="2020-11-18T09:03:00Z">
            <w:r w:rsidDel="005875B4">
              <w:rPr>
                <w:noProof/>
                <w:webHidden/>
              </w:rPr>
              <w:delText>38</w:delText>
            </w:r>
          </w:del>
          <w:r>
            <w:rPr>
              <w:noProof/>
              <w:webHidden/>
            </w:rPr>
            <w:fldChar w:fldCharType="end"/>
          </w:r>
          <w:r w:rsidRPr="00FC70A4">
            <w:rPr>
              <w:rStyle w:val="Hyperlink"/>
              <w:noProof/>
            </w:rPr>
            <w:fldChar w:fldCharType="end"/>
          </w:r>
        </w:p>
        <w:p w14:paraId="097E597E" w14:textId="4D9F9D59"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"_Toc56579870"</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Calibration and simulation skill</w:t>
          </w:r>
          <w:r>
            <w:rPr>
              <w:noProof/>
              <w:webHidden/>
            </w:rPr>
            <w:tab/>
          </w:r>
          <w:r>
            <w:rPr>
              <w:noProof/>
              <w:webHidden/>
            </w:rPr>
            <w:fldChar w:fldCharType="begin"/>
          </w:r>
          <w:r>
            <w:rPr>
              <w:noProof/>
              <w:webHidden/>
            </w:rPr>
            <w:instrText xml:space="preserve"> PAGEREF _Toc56579870 \h </w:instrText>
          </w:r>
          <w:r>
            <w:rPr>
              <w:noProof/>
              <w:webHidden/>
            </w:rPr>
          </w:r>
          <w:r>
            <w:rPr>
              <w:noProof/>
              <w:webHidden/>
            </w:rPr>
            <w:fldChar w:fldCharType="separate"/>
          </w:r>
          <w:ins w:id="68" w:author="David Conklin" w:date="2020-11-18T09:04:00Z">
            <w:r w:rsidR="005875B4">
              <w:rPr>
                <w:noProof/>
                <w:webHidden/>
              </w:rPr>
              <w:t>40</w:t>
            </w:r>
          </w:ins>
          <w:del w:id="69" w:author="David Conklin" w:date="2020-11-18T09:03:00Z">
            <w:r w:rsidDel="005875B4">
              <w:rPr>
                <w:noProof/>
                <w:webHidden/>
              </w:rPr>
              <w:delText>39</w:delText>
            </w:r>
          </w:del>
          <w:r>
            <w:rPr>
              <w:noProof/>
              <w:webHidden/>
            </w:rPr>
            <w:fldChar w:fldCharType="end"/>
          </w:r>
          <w:r w:rsidRPr="00FC70A4">
            <w:rPr>
              <w:rStyle w:val="Hyperlink"/>
              <w:noProof/>
            </w:rPr>
            <w:fldChar w:fldCharType="end"/>
          </w:r>
        </w:p>
        <w:p w14:paraId="4F3BE1B5" w14:textId="41E6CAAF"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"_Toc56579871"</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Analysis of calibration and skill</w:t>
          </w:r>
          <w:r>
            <w:rPr>
              <w:noProof/>
              <w:webHidden/>
            </w:rPr>
            <w:tab/>
          </w:r>
          <w:r>
            <w:rPr>
              <w:noProof/>
              <w:webHidden/>
            </w:rPr>
            <w:fldChar w:fldCharType="begin"/>
          </w:r>
          <w:r>
            <w:rPr>
              <w:noProof/>
              <w:webHidden/>
            </w:rPr>
            <w:instrText xml:space="preserve"> PAGEREF _Toc56579871 \h </w:instrText>
          </w:r>
          <w:r>
            <w:rPr>
              <w:noProof/>
              <w:webHidden/>
            </w:rPr>
          </w:r>
          <w:r>
            <w:rPr>
              <w:noProof/>
              <w:webHidden/>
            </w:rPr>
            <w:fldChar w:fldCharType="separate"/>
          </w:r>
          <w:ins w:id="70" w:author="David Conklin" w:date="2020-11-18T09:04:00Z">
            <w:r w:rsidR="005875B4">
              <w:rPr>
                <w:noProof/>
                <w:webHidden/>
              </w:rPr>
              <w:t>42</w:t>
            </w:r>
          </w:ins>
          <w:del w:id="71" w:author="David Conklin" w:date="2020-11-18T09:03:00Z">
            <w:r w:rsidDel="005875B4">
              <w:rPr>
                <w:noProof/>
                <w:webHidden/>
              </w:rPr>
              <w:delText>41</w:delText>
            </w:r>
          </w:del>
          <w:r>
            <w:rPr>
              <w:noProof/>
              <w:webHidden/>
            </w:rPr>
            <w:fldChar w:fldCharType="end"/>
          </w:r>
          <w:r w:rsidRPr="00FC70A4">
            <w:rPr>
              <w:rStyle w:val="Hyperlink"/>
              <w:noProof/>
            </w:rPr>
            <w:fldChar w:fldCharType="end"/>
          </w:r>
        </w:p>
        <w:p w14:paraId="474EC52B" w14:textId="1C5A767A"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"_Toc56579872"</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Simulated McKenzie basin water budget</w:t>
          </w:r>
          <w:r>
            <w:rPr>
              <w:noProof/>
              <w:webHidden/>
            </w:rPr>
            <w:tab/>
          </w:r>
          <w:r>
            <w:rPr>
              <w:noProof/>
              <w:webHidden/>
            </w:rPr>
            <w:fldChar w:fldCharType="begin"/>
          </w:r>
          <w:r>
            <w:rPr>
              <w:noProof/>
              <w:webHidden/>
            </w:rPr>
            <w:instrText xml:space="preserve"> PAGEREF _Toc56579872 \h </w:instrText>
          </w:r>
          <w:r>
            <w:rPr>
              <w:noProof/>
              <w:webHidden/>
            </w:rPr>
          </w:r>
          <w:r>
            <w:rPr>
              <w:noProof/>
              <w:webHidden/>
            </w:rPr>
            <w:fldChar w:fldCharType="separate"/>
          </w:r>
          <w:ins w:id="72" w:author="David Conklin" w:date="2020-11-18T09:04:00Z">
            <w:r w:rsidR="005875B4">
              <w:rPr>
                <w:noProof/>
                <w:webHidden/>
              </w:rPr>
              <w:t>43</w:t>
            </w:r>
          </w:ins>
          <w:del w:id="73" w:author="David Conklin" w:date="2020-11-18T09:03:00Z">
            <w:r w:rsidDel="005875B4">
              <w:rPr>
                <w:noProof/>
                <w:webHidden/>
              </w:rPr>
              <w:delText>42</w:delText>
            </w:r>
          </w:del>
          <w:r>
            <w:rPr>
              <w:noProof/>
              <w:webHidden/>
            </w:rPr>
            <w:fldChar w:fldCharType="end"/>
          </w:r>
          <w:r w:rsidRPr="00FC70A4">
            <w:rPr>
              <w:rStyle w:val="Hyperlink"/>
              <w:noProof/>
            </w:rPr>
            <w:fldChar w:fldCharType="end"/>
          </w:r>
        </w:p>
        <w:p w14:paraId="33EECDB3" w14:textId="252F34A5" w:rsidR="006636CC" w:rsidRDefault="006636CC">
          <w:pPr>
            <w:pStyle w:val="TOC2"/>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"_Toc56579873"</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Clackamas wetlands v. McKenzie wetlands</w:t>
          </w:r>
          <w:r>
            <w:rPr>
              <w:noProof/>
              <w:webHidden/>
            </w:rPr>
            <w:tab/>
          </w:r>
          <w:r>
            <w:rPr>
              <w:noProof/>
              <w:webHidden/>
            </w:rPr>
            <w:fldChar w:fldCharType="begin"/>
          </w:r>
          <w:r>
            <w:rPr>
              <w:noProof/>
              <w:webHidden/>
            </w:rPr>
            <w:instrText xml:space="preserve"> PAGEREF _Toc56579873 \h </w:instrText>
          </w:r>
          <w:r>
            <w:rPr>
              <w:noProof/>
              <w:webHidden/>
            </w:rPr>
          </w:r>
          <w:r>
            <w:rPr>
              <w:noProof/>
              <w:webHidden/>
            </w:rPr>
            <w:fldChar w:fldCharType="separate"/>
          </w:r>
          <w:ins w:id="74" w:author="David Conklin" w:date="2020-11-18T09:04:00Z">
            <w:r w:rsidR="005875B4">
              <w:rPr>
                <w:noProof/>
                <w:webHidden/>
              </w:rPr>
              <w:t>45</w:t>
            </w:r>
          </w:ins>
          <w:del w:id="75" w:author="David Conklin" w:date="2020-11-18T09:03:00Z">
            <w:r w:rsidDel="005875B4">
              <w:rPr>
                <w:noProof/>
                <w:webHidden/>
              </w:rPr>
              <w:delText>44</w:delText>
            </w:r>
          </w:del>
          <w:r>
            <w:rPr>
              <w:noProof/>
              <w:webHidden/>
            </w:rPr>
            <w:fldChar w:fldCharType="end"/>
          </w:r>
          <w:r w:rsidRPr="00FC70A4">
            <w:rPr>
              <w:rStyle w:val="Hyperlink"/>
              <w:noProof/>
            </w:rPr>
            <w:fldChar w:fldCharType="end"/>
          </w:r>
        </w:p>
        <w:p w14:paraId="6B562604" w14:textId="6081E312" w:rsidR="006636CC" w:rsidRDefault="006636CC">
          <w:pPr>
            <w:pStyle w:val="TOC1"/>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"_Toc56579874"</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The Clackamas Basin</w:t>
          </w:r>
          <w:r>
            <w:rPr>
              <w:noProof/>
              <w:webHidden/>
            </w:rPr>
            <w:tab/>
          </w:r>
          <w:r>
            <w:rPr>
              <w:noProof/>
              <w:webHidden/>
            </w:rPr>
            <w:fldChar w:fldCharType="begin"/>
          </w:r>
          <w:r>
            <w:rPr>
              <w:noProof/>
              <w:webHidden/>
            </w:rPr>
            <w:instrText xml:space="preserve"> PAGEREF _Toc56579874 \h </w:instrText>
          </w:r>
          <w:r>
            <w:rPr>
              <w:noProof/>
              <w:webHidden/>
            </w:rPr>
          </w:r>
          <w:r>
            <w:rPr>
              <w:noProof/>
              <w:webHidden/>
            </w:rPr>
            <w:fldChar w:fldCharType="separate"/>
          </w:r>
          <w:ins w:id="76" w:author="David Conklin" w:date="2020-11-18T09:04:00Z">
            <w:r w:rsidR="005875B4">
              <w:rPr>
                <w:noProof/>
                <w:webHidden/>
              </w:rPr>
              <w:t>46</w:t>
            </w:r>
          </w:ins>
          <w:del w:id="77" w:author="David Conklin" w:date="2020-11-18T09:03:00Z">
            <w:r w:rsidDel="005875B4">
              <w:rPr>
                <w:noProof/>
                <w:webHidden/>
              </w:rPr>
              <w:delText>45</w:delText>
            </w:r>
          </w:del>
          <w:r>
            <w:rPr>
              <w:noProof/>
              <w:webHidden/>
            </w:rPr>
            <w:fldChar w:fldCharType="end"/>
          </w:r>
          <w:r w:rsidRPr="00FC70A4">
            <w:rPr>
              <w:rStyle w:val="Hyperlink"/>
              <w:noProof/>
            </w:rPr>
            <w:fldChar w:fldCharType="end"/>
          </w:r>
        </w:p>
        <w:p w14:paraId="62FD470F" w14:textId="4A1AC3DF" w:rsidR="006636CC" w:rsidRDefault="006636CC">
          <w:pPr>
            <w:pStyle w:val="TOC1"/>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"_Toc56579875"</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Directory structure and file names</w:t>
          </w:r>
          <w:r>
            <w:rPr>
              <w:noProof/>
              <w:webHidden/>
            </w:rPr>
            <w:tab/>
          </w:r>
          <w:r>
            <w:rPr>
              <w:noProof/>
              <w:webHidden/>
            </w:rPr>
            <w:fldChar w:fldCharType="begin"/>
          </w:r>
          <w:r>
            <w:rPr>
              <w:noProof/>
              <w:webHidden/>
            </w:rPr>
            <w:instrText xml:space="preserve"> PAGEREF _Toc56579875 \h </w:instrText>
          </w:r>
          <w:r>
            <w:rPr>
              <w:noProof/>
              <w:webHidden/>
            </w:rPr>
          </w:r>
          <w:r>
            <w:rPr>
              <w:noProof/>
              <w:webHidden/>
            </w:rPr>
            <w:fldChar w:fldCharType="separate"/>
          </w:r>
          <w:ins w:id="78" w:author="David Conklin" w:date="2020-11-18T09:04:00Z">
            <w:r w:rsidR="005875B4">
              <w:rPr>
                <w:noProof/>
                <w:webHidden/>
              </w:rPr>
              <w:t>47</w:t>
            </w:r>
          </w:ins>
          <w:del w:id="79" w:author="David Conklin" w:date="2020-11-18T09:03:00Z">
            <w:r w:rsidDel="005875B4">
              <w:rPr>
                <w:noProof/>
                <w:webHidden/>
              </w:rPr>
              <w:delText>46</w:delText>
            </w:r>
          </w:del>
          <w:r>
            <w:rPr>
              <w:noProof/>
              <w:webHidden/>
            </w:rPr>
            <w:fldChar w:fldCharType="end"/>
          </w:r>
          <w:r w:rsidRPr="00FC70A4">
            <w:rPr>
              <w:rStyle w:val="Hyperlink"/>
              <w:noProof/>
            </w:rPr>
            <w:fldChar w:fldCharType="end"/>
          </w:r>
        </w:p>
        <w:p w14:paraId="299C01F6" w14:textId="459E5C6C" w:rsidR="006636CC" w:rsidRDefault="006636CC">
          <w:pPr>
            <w:pStyle w:val="TOC1"/>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"_Toc56579876"</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Release Log</w:t>
          </w:r>
          <w:r>
            <w:rPr>
              <w:noProof/>
              <w:webHidden/>
            </w:rPr>
            <w:tab/>
          </w:r>
          <w:r>
            <w:rPr>
              <w:noProof/>
              <w:webHidden/>
            </w:rPr>
            <w:fldChar w:fldCharType="begin"/>
          </w:r>
          <w:r>
            <w:rPr>
              <w:noProof/>
              <w:webHidden/>
            </w:rPr>
            <w:instrText xml:space="preserve"> PAGEREF _Toc56579876 \h </w:instrText>
          </w:r>
          <w:r>
            <w:rPr>
              <w:noProof/>
              <w:webHidden/>
            </w:rPr>
          </w:r>
          <w:r>
            <w:rPr>
              <w:noProof/>
              <w:webHidden/>
            </w:rPr>
            <w:fldChar w:fldCharType="separate"/>
          </w:r>
          <w:ins w:id="80" w:author="David Conklin" w:date="2020-11-18T09:04:00Z">
            <w:r w:rsidR="005875B4">
              <w:rPr>
                <w:noProof/>
                <w:webHidden/>
              </w:rPr>
              <w:t>48</w:t>
            </w:r>
          </w:ins>
          <w:del w:id="81" w:author="David Conklin" w:date="2020-11-18T09:03:00Z">
            <w:r w:rsidDel="005875B4">
              <w:rPr>
                <w:noProof/>
                <w:webHidden/>
              </w:rPr>
              <w:delText>47</w:delText>
            </w:r>
          </w:del>
          <w:r>
            <w:rPr>
              <w:noProof/>
              <w:webHidden/>
            </w:rPr>
            <w:fldChar w:fldCharType="end"/>
          </w:r>
          <w:r w:rsidRPr="00FC70A4">
            <w:rPr>
              <w:rStyle w:val="Hyperlink"/>
              <w:noProof/>
            </w:rPr>
            <w:fldChar w:fldCharType="end"/>
          </w:r>
        </w:p>
        <w:p w14:paraId="61040957" w14:textId="79B8BCA4" w:rsidR="006636CC" w:rsidRDefault="006636CC">
          <w:pPr>
            <w:pStyle w:val="TOC1"/>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"_Toc56579877"</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References</w:t>
          </w:r>
          <w:r>
            <w:rPr>
              <w:noProof/>
              <w:webHidden/>
            </w:rPr>
            <w:tab/>
          </w:r>
          <w:r>
            <w:rPr>
              <w:noProof/>
              <w:webHidden/>
            </w:rPr>
            <w:fldChar w:fldCharType="begin"/>
          </w:r>
          <w:r>
            <w:rPr>
              <w:noProof/>
              <w:webHidden/>
            </w:rPr>
            <w:instrText xml:space="preserve"> PAGEREF _Toc56579877 \h </w:instrText>
          </w:r>
          <w:r>
            <w:rPr>
              <w:noProof/>
              <w:webHidden/>
            </w:rPr>
          </w:r>
          <w:r>
            <w:rPr>
              <w:noProof/>
              <w:webHidden/>
            </w:rPr>
            <w:fldChar w:fldCharType="separate"/>
          </w:r>
          <w:ins w:id="82" w:author="David Conklin" w:date="2020-11-18T09:04:00Z">
            <w:r w:rsidR="005875B4">
              <w:rPr>
                <w:noProof/>
                <w:webHidden/>
              </w:rPr>
              <w:t>50</w:t>
            </w:r>
          </w:ins>
          <w:del w:id="83" w:author="David Conklin" w:date="2020-11-18T09:03:00Z">
            <w:r w:rsidDel="005875B4">
              <w:rPr>
                <w:noProof/>
                <w:webHidden/>
              </w:rPr>
              <w:delText>49</w:delText>
            </w:r>
          </w:del>
          <w:r>
            <w:rPr>
              <w:noProof/>
              <w:webHidden/>
            </w:rPr>
            <w:fldChar w:fldCharType="end"/>
          </w:r>
          <w:r w:rsidRPr="00FC70A4">
            <w:rPr>
              <w:rStyle w:val="Hyperlink"/>
              <w:noProof/>
            </w:rPr>
            <w:fldChar w:fldCharType="end"/>
          </w:r>
        </w:p>
        <w:p w14:paraId="72E739AD" w14:textId="45720248" w:rsidR="006636CC" w:rsidRDefault="006636CC">
          <w:pPr>
            <w:pStyle w:val="TOC1"/>
            <w:tabs>
              <w:tab w:val="right" w:leader="dot" w:pos="9350"/>
            </w:tabs>
            <w:rPr>
              <w:rFonts w:eastAsiaTheme="minorEastAsia"/>
              <w:noProof/>
            </w:rPr>
          </w:pPr>
          <w:r w:rsidRPr="00FC70A4">
            <w:rPr>
              <w:rStyle w:val="Hyperlink"/>
              <w:noProof/>
            </w:rPr>
            <w:fldChar w:fldCharType="begin"/>
          </w:r>
          <w:r w:rsidRPr="00FC70A4">
            <w:rPr>
              <w:rStyle w:val="Hyperlink"/>
              <w:noProof/>
            </w:rPr>
            <w:instrText xml:space="preserve"> </w:instrText>
          </w:r>
          <w:r>
            <w:rPr>
              <w:noProof/>
            </w:rPr>
            <w:instrText>HYPERLINK \l "_Toc56579878"</w:instrText>
          </w:r>
          <w:r w:rsidRPr="00FC70A4">
            <w:rPr>
              <w:rStyle w:val="Hyperlink"/>
              <w:noProof/>
            </w:rPr>
            <w:instrText xml:space="preserve"> </w:instrText>
          </w:r>
          <w:r w:rsidRPr="00FC70A4">
            <w:rPr>
              <w:rStyle w:val="Hyperlink"/>
              <w:noProof/>
            </w:rPr>
          </w:r>
          <w:r w:rsidRPr="00FC70A4">
            <w:rPr>
              <w:rStyle w:val="Hyperlink"/>
              <w:noProof/>
            </w:rPr>
            <w:fldChar w:fldCharType="separate"/>
          </w:r>
          <w:r w:rsidRPr="00FC70A4">
            <w:rPr>
              <w:rStyle w:val="Hyperlink"/>
              <w:noProof/>
            </w:rPr>
            <w:t>Acronyms and Abbreviations</w:t>
          </w:r>
          <w:r>
            <w:rPr>
              <w:noProof/>
              <w:webHidden/>
            </w:rPr>
            <w:tab/>
          </w:r>
          <w:r>
            <w:rPr>
              <w:noProof/>
              <w:webHidden/>
            </w:rPr>
            <w:fldChar w:fldCharType="begin"/>
          </w:r>
          <w:r>
            <w:rPr>
              <w:noProof/>
              <w:webHidden/>
            </w:rPr>
            <w:instrText xml:space="preserve"> PAGEREF _Toc56579878 \h </w:instrText>
          </w:r>
          <w:r>
            <w:rPr>
              <w:noProof/>
              <w:webHidden/>
            </w:rPr>
          </w:r>
          <w:r>
            <w:rPr>
              <w:noProof/>
              <w:webHidden/>
            </w:rPr>
            <w:fldChar w:fldCharType="separate"/>
          </w:r>
          <w:ins w:id="84" w:author="David Conklin" w:date="2020-11-18T09:04:00Z">
            <w:r w:rsidR="005875B4">
              <w:rPr>
                <w:noProof/>
                <w:webHidden/>
              </w:rPr>
              <w:t>51</w:t>
            </w:r>
          </w:ins>
          <w:del w:id="85" w:author="David Conklin" w:date="2020-11-18T09:03:00Z">
            <w:r w:rsidDel="005875B4">
              <w:rPr>
                <w:noProof/>
                <w:webHidden/>
              </w:rPr>
              <w:delText>50</w:delText>
            </w:r>
          </w:del>
          <w:r>
            <w:rPr>
              <w:noProof/>
              <w:webHidden/>
            </w:rPr>
            <w:fldChar w:fldCharType="end"/>
          </w:r>
          <w:r w:rsidRPr="00FC70A4">
            <w:rPr>
              <w:rStyle w:val="Hyperlink"/>
              <w:noProof/>
            </w:rPr>
            <w:fldChar w:fldCharType="end"/>
          </w:r>
        </w:p>
        <w:p w14:paraId="6C3F07DA" w14:textId="5458C4DD" w:rsidR="006636CC" w:rsidRDefault="006636CC">
          <w:pPr>
            <w:rPr>
              <w:ins w:id="86" w:author="David Conklin" w:date="2020-11-18T08:15:00Z"/>
            </w:rPr>
          </w:pPr>
          <w:ins w:id="87" w:author="David Conklin" w:date="2020-11-18T08:15:00Z">
            <w:r>
              <w:rPr>
                <w:b/>
                <w:bCs/>
                <w:noProof/>
              </w:rPr>
              <w:fldChar w:fldCharType="end"/>
            </w:r>
          </w:ins>
        </w:p>
        <w:customXmlInsRangeStart w:id="88" w:author="David Conklin" w:date="2020-11-18T08:15:00Z"/>
      </w:sdtContent>
    </w:sdt>
    <w:customXmlInsRangeEnd w:id="88"/>
    <w:p w14:paraId="2D6C9C08" w14:textId="01EEEC58" w:rsidR="004A0118" w:rsidDel="0031526F" w:rsidRDefault="00A928D9">
      <w:pPr>
        <w:rPr>
          <w:del w:id="89" w:author="David Conklin" w:date="2020-11-09T05:44:00Z"/>
          <w:rStyle w:val="Hyperlink"/>
          <w:color w:val="auto"/>
          <w:u w:val="none"/>
        </w:rPr>
      </w:pPr>
      <w:del w:id="90" w:author="David Conklin" w:date="2020-11-09T15:27:00Z">
        <w:r w:rsidRPr="00A8214A" w:rsidDel="009F139C">
          <w:rPr>
            <w:rStyle w:val="Hyperlink"/>
            <w:color w:val="auto"/>
            <w:u w:val="none"/>
          </w:rPr>
          <w:delText xml:space="preserve">- </w:delText>
        </w:r>
      </w:del>
      <w:del w:id="91" w:author="David Conklin" w:date="2020-11-09T05:44:00Z">
        <w:r w:rsidR="006A13B7" w:rsidDel="0031526F">
          <w:rPr>
            <w:rStyle w:val="Hyperlink"/>
            <w:color w:val="auto"/>
            <w:u w:val="none"/>
          </w:rPr>
          <w:delText>Added detail to the “Estimating the rate of flow in a stream reach” section, and renamed it as “Estimating the rate of flow and surface area of a stream reach”.</w:delText>
        </w:r>
      </w:del>
    </w:p>
    <w:p w14:paraId="53A391EE" w14:textId="6512A4B7" w:rsidR="00FB6831" w:rsidRPr="00A8214A" w:rsidDel="009F139C" w:rsidRDefault="00FB6831" w:rsidP="00286383">
      <w:pPr>
        <w:rPr>
          <w:del w:id="92" w:author="David Conklin" w:date="2020-11-09T15:27:00Z"/>
          <w:rStyle w:val="Hyperlink"/>
          <w:color w:val="auto"/>
          <w:u w:val="none"/>
        </w:rPr>
      </w:pPr>
      <w:del w:id="93" w:author="David Conklin" w:date="2020-11-09T05:44:00Z">
        <w:r w:rsidDel="0031526F">
          <w:rPr>
            <w:rStyle w:val="Hyperlink"/>
            <w:color w:val="auto"/>
            <w:u w:val="none"/>
          </w:rPr>
          <w:delText xml:space="preserve">- Log entry for </w:delText>
        </w:r>
        <w:r w:rsidDel="0031526F">
          <w:delText>CW3M_Installer_McKenzie_0.4.0.exe, which includes the first draft of stream temperature code based on HeatSource 7.0.</w:delText>
        </w:r>
      </w:del>
    </w:p>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023AF005"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5875B4">
          <w:rPr>
            <w:noProof/>
            <w:webHidden/>
          </w:rPr>
          <w:t>7</w:t>
        </w:r>
        <w:r w:rsidR="006A13B7">
          <w:rPr>
            <w:noProof/>
            <w:webHidden/>
          </w:rPr>
          <w:fldChar w:fldCharType="end"/>
        </w:r>
      </w:hyperlink>
    </w:p>
    <w:p w14:paraId="4268C92E" w14:textId="40DC8D6C" w:rsidR="006A13B7" w:rsidRDefault="006636CC">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5875B4">
          <w:rPr>
            <w:noProof/>
            <w:webHidden/>
          </w:rPr>
          <w:t>8</w:t>
        </w:r>
        <w:r w:rsidR="006A13B7">
          <w:rPr>
            <w:noProof/>
            <w:webHidden/>
          </w:rPr>
          <w:fldChar w:fldCharType="end"/>
        </w:r>
      </w:hyperlink>
    </w:p>
    <w:p w14:paraId="48FAB7CA" w14:textId="372A509A" w:rsidR="006A13B7" w:rsidRDefault="006636CC">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5875B4">
          <w:rPr>
            <w:noProof/>
            <w:webHidden/>
          </w:rPr>
          <w:t>9</w:t>
        </w:r>
        <w:r w:rsidR="006A13B7">
          <w:rPr>
            <w:noProof/>
            <w:webHidden/>
          </w:rPr>
          <w:fldChar w:fldCharType="end"/>
        </w:r>
      </w:hyperlink>
    </w:p>
    <w:p w14:paraId="556989A9" w14:textId="098F3B1E" w:rsidR="006A13B7" w:rsidRDefault="006636CC">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5875B4">
          <w:rPr>
            <w:noProof/>
            <w:webHidden/>
          </w:rPr>
          <w:t>10</w:t>
        </w:r>
        <w:r w:rsidR="006A13B7">
          <w:rPr>
            <w:noProof/>
            <w:webHidden/>
          </w:rPr>
          <w:fldChar w:fldCharType="end"/>
        </w:r>
      </w:hyperlink>
    </w:p>
    <w:p w14:paraId="4CD30AF6" w14:textId="43C7A62B" w:rsidR="006A13B7" w:rsidRDefault="006636CC">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5875B4">
          <w:rPr>
            <w:noProof/>
            <w:webHidden/>
          </w:rPr>
          <w:t>11</w:t>
        </w:r>
        <w:r w:rsidR="006A13B7">
          <w:rPr>
            <w:noProof/>
            <w:webHidden/>
          </w:rPr>
          <w:fldChar w:fldCharType="end"/>
        </w:r>
      </w:hyperlink>
    </w:p>
    <w:p w14:paraId="57584ECA" w14:textId="42E5F452" w:rsidR="006A13B7" w:rsidRDefault="006636CC">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94" w:author="David Conklin" w:date="2020-11-18T09:04:00Z">
        <w:r w:rsidR="005875B4">
          <w:rPr>
            <w:noProof/>
            <w:webHidden/>
          </w:rPr>
          <w:t>28</w:t>
        </w:r>
      </w:ins>
      <w:del w:id="95" w:author="David Conklin" w:date="2020-11-18T09:03:00Z">
        <w:r w:rsidR="00286383" w:rsidDel="005875B4">
          <w:rPr>
            <w:noProof/>
            <w:webHidden/>
          </w:rPr>
          <w:delText>27</w:delText>
        </w:r>
      </w:del>
      <w:r w:rsidR="006A13B7">
        <w:rPr>
          <w:noProof/>
          <w:webHidden/>
        </w:rPr>
        <w:fldChar w:fldCharType="end"/>
      </w:r>
      <w:r>
        <w:rPr>
          <w:noProof/>
        </w:rPr>
        <w:fldChar w:fldCharType="end"/>
      </w:r>
    </w:p>
    <w:p w14:paraId="71D389E6" w14:textId="0399DAA7" w:rsidR="006A13B7" w:rsidRDefault="006636CC">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96" w:author="David Conklin" w:date="2020-11-18T09:04:00Z">
        <w:r w:rsidR="005875B4">
          <w:rPr>
            <w:noProof/>
            <w:webHidden/>
          </w:rPr>
          <w:t>30</w:t>
        </w:r>
      </w:ins>
      <w:del w:id="97" w:author="David Conklin" w:date="2020-11-18T09:03:00Z">
        <w:r w:rsidR="00286383" w:rsidDel="005875B4">
          <w:rPr>
            <w:noProof/>
            <w:webHidden/>
          </w:rPr>
          <w:delText>29</w:delText>
        </w:r>
      </w:del>
      <w:r w:rsidR="006A13B7">
        <w:rPr>
          <w:noProof/>
          <w:webHidden/>
        </w:rPr>
        <w:fldChar w:fldCharType="end"/>
      </w:r>
      <w:r>
        <w:rPr>
          <w:noProof/>
        </w:rPr>
        <w:fldChar w:fldCharType="end"/>
      </w:r>
    </w:p>
    <w:p w14:paraId="5B5E39AF" w14:textId="1E247B84" w:rsidR="006A13B7" w:rsidRDefault="00286383">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98" w:author="David Conklin" w:date="2020-11-18T09:04:00Z">
        <w:r w:rsidR="005875B4">
          <w:rPr>
            <w:noProof/>
            <w:webHidden/>
          </w:rPr>
          <w:t>31</w:t>
        </w:r>
      </w:ins>
      <w:del w:id="99" w:author="David Conklin" w:date="2020-11-09T07:32:00Z">
        <w:r w:rsidR="006A13B7" w:rsidDel="00286383">
          <w:rPr>
            <w:noProof/>
            <w:webHidden/>
          </w:rPr>
          <w:delText>29</w:delText>
        </w:r>
      </w:del>
      <w:r w:rsidR="006A13B7">
        <w:rPr>
          <w:noProof/>
          <w:webHidden/>
        </w:rPr>
        <w:fldChar w:fldCharType="end"/>
      </w:r>
      <w:r>
        <w:rPr>
          <w:noProof/>
        </w:rPr>
        <w:fldChar w:fldCharType="end"/>
      </w:r>
    </w:p>
    <w:p w14:paraId="48D7D59A" w14:textId="29DB6A63" w:rsidR="006A13B7" w:rsidRDefault="00286383">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100" w:author="David Conklin" w:date="2020-11-18T09:04:00Z">
        <w:r w:rsidR="005875B4">
          <w:rPr>
            <w:noProof/>
            <w:webHidden/>
          </w:rPr>
          <w:t>46</w:t>
        </w:r>
      </w:ins>
      <w:del w:id="101" w:author="David Conklin" w:date="2020-11-09T07:32:00Z">
        <w:r w:rsidR="006A13B7" w:rsidDel="00286383">
          <w:rPr>
            <w:noProof/>
            <w:webHidden/>
          </w:rPr>
          <w:delText>36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102" w:name="_Toc56579815"/>
      <w:r>
        <w:t>What is a digital handbook?</w:t>
      </w:r>
      <w:bookmarkEnd w:id="102"/>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03" w:name="_Toc56579816"/>
      <w:r>
        <w:t>CW3M c</w:t>
      </w:r>
      <w:r w:rsidR="00C70B81">
        <w:t>oncept</w:t>
      </w:r>
      <w:bookmarkEnd w:id="103"/>
      <w:r>
        <w:t xml:space="preserve"> </w:t>
      </w:r>
    </w:p>
    <w:p w14:paraId="7E41CEB8" w14:textId="77777777" w:rsidR="000D6396" w:rsidRDefault="000D6396" w:rsidP="00A43D30"/>
    <w:p w14:paraId="3DA45CFC" w14:textId="77777777" w:rsidR="000D6396" w:rsidRDefault="00C46F0A" w:rsidP="00C46F0A">
      <w:pPr>
        <w:pStyle w:val="Heading2"/>
      </w:pPr>
      <w:bookmarkStart w:id="104" w:name="_Toc56579817"/>
      <w:r>
        <w:t>A different kind of community model</w:t>
      </w:r>
      <w:bookmarkEnd w:id="104"/>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 xml:space="preserve">research projects, but includes also </w:t>
      </w:r>
      <w:r w:rsidR="00A35AEA">
        <w:lastRenderedPageBreak/>
        <w:t>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105" w:name="_Toc56579818"/>
      <w:r>
        <w:t>What CW3M is for</w:t>
      </w:r>
      <w:bookmarkEnd w:id="105"/>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106" w:name="_Toc56579819"/>
      <w:r>
        <w:t>Management and maintenance</w:t>
      </w:r>
      <w:bookmarkEnd w:id="106"/>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107" w:name="_Toc56579820"/>
      <w:r>
        <w:t>Study areas</w:t>
      </w:r>
      <w:bookmarkEnd w:id="107"/>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4CCA8084"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5875B4">
        <w:t xml:space="preserve">Figure </w:t>
      </w:r>
      <w:r w:rsidR="005875B4">
        <w:rPr>
          <w:noProof/>
        </w:rPr>
        <w:t>1</w:t>
      </w:r>
      <w:r w:rsidR="00064E77">
        <w:fldChar w:fldCharType="end"/>
      </w:r>
      <w:r w:rsidR="00064E77">
        <w:t>)</w:t>
      </w:r>
    </w:p>
    <w:p w14:paraId="03CAE907" w14:textId="0DD3D6C1"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5875B4">
        <w:t xml:space="preserve">Figure </w:t>
      </w:r>
      <w:r w:rsidR="005875B4">
        <w:rPr>
          <w:noProof/>
        </w:rPr>
        <w:t>2</w:t>
      </w:r>
      <w:r w:rsidR="00064E77">
        <w:fldChar w:fldCharType="end"/>
      </w:r>
      <w:r w:rsidR="00064E77">
        <w:t>)</w:t>
      </w:r>
    </w:p>
    <w:p w14:paraId="1A5A767B" w14:textId="2CEBFB94"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5875B4">
        <w:t xml:space="preserve">Figure </w:t>
      </w:r>
      <w:r w:rsidR="005875B4">
        <w:rPr>
          <w:noProof/>
        </w:rPr>
        <w:t>5</w:t>
      </w:r>
      <w:r w:rsidR="00893F4B">
        <w:fldChar w:fldCharType="end"/>
      </w:r>
      <w:r>
        <w:t>)</w:t>
      </w:r>
    </w:p>
    <w:p w14:paraId="1B80045C" w14:textId="1A8036C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5875B4">
        <w:t xml:space="preserve">Figure </w:t>
      </w:r>
      <w:r w:rsidR="005875B4">
        <w:rPr>
          <w:noProof/>
        </w:rPr>
        <w:t>3</w:t>
      </w:r>
      <w:r w:rsidR="00064E77">
        <w:fldChar w:fldCharType="end"/>
      </w:r>
      <w:r w:rsidR="00064E77">
        <w:t>)</w:t>
      </w:r>
    </w:p>
    <w:p w14:paraId="1933EF54" w14:textId="387415F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5875B4">
        <w:t xml:space="preserve">Figure </w:t>
      </w:r>
      <w:r w:rsidR="005875B4">
        <w:rPr>
          <w:noProof/>
        </w:rPr>
        <w:t>4</w:t>
      </w:r>
      <w:r w:rsidR="00064E77">
        <w:fldChar w:fldCharType="end"/>
      </w:r>
      <w:r>
        <w:t>)</w:t>
      </w:r>
    </w:p>
    <w:p w14:paraId="78711BF0" w14:textId="77777777" w:rsidR="003F360E" w:rsidRDefault="003F360E" w:rsidP="00D37681">
      <w:r>
        <w:lastRenderedPageBreak/>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108" w:name="_Toc56579821"/>
      <w:r>
        <w:t>Data</w:t>
      </w:r>
      <w:r w:rsidR="00A92F06">
        <w:t>CW3M</w:t>
      </w:r>
      <w:r>
        <w:t xml:space="preserve"> directory structure</w:t>
      </w:r>
      <w:bookmarkEnd w:id="108"/>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109" w:name="_Toc56579822"/>
      <w:r>
        <w:t>DataCW3M\ScenarioData directory structure</w:t>
      </w:r>
      <w:bookmarkEnd w:id="109"/>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lastRenderedPageBreak/>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10" w:name="_Toc56579823"/>
      <w:r>
        <w:t>DataCW3M\ScenarioData\&lt;scenario&gt; folder contents</w:t>
      </w:r>
      <w:bookmarkEnd w:id="110"/>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11" w:name="_Toc56579824"/>
      <w:r>
        <w:t>DataCW3M\&lt;study area&gt; folder contents</w:t>
      </w:r>
      <w:bookmarkEnd w:id="111"/>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1DFAEA4E" w:rsidR="00D37681" w:rsidRDefault="00D37681" w:rsidP="00D37681">
      <w:pPr>
        <w:pStyle w:val="Caption"/>
      </w:pPr>
      <w:bookmarkStart w:id="112" w:name="_Ref529607484"/>
      <w:bookmarkStart w:id="113"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875B4">
        <w:rPr>
          <w:noProof/>
        </w:rPr>
        <w:t>1</w:t>
      </w:r>
      <w:r w:rsidR="006C64CF">
        <w:rPr>
          <w:noProof/>
        </w:rPr>
        <w:fldChar w:fldCharType="end"/>
      </w:r>
      <w:bookmarkEnd w:id="112"/>
      <w:r>
        <w:t xml:space="preserve">. Willamette River basin study area; embedded study areas are </w:t>
      </w:r>
      <w:r w:rsidR="0005603B">
        <w:t>colored</w:t>
      </w:r>
      <w:r w:rsidR="0097392C">
        <w:t xml:space="preserve"> other than gray.  The 2 lighter blues together make up the upper Willamette basin study area.</w:t>
      </w:r>
      <w:bookmarkEnd w:id="113"/>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6229E477" w:rsidR="00D37681" w:rsidRDefault="00D37681" w:rsidP="00D37681">
      <w:pPr>
        <w:pStyle w:val="Caption"/>
      </w:pPr>
      <w:bookmarkStart w:id="114" w:name="_Ref529607514"/>
      <w:bookmarkStart w:id="115"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875B4">
        <w:rPr>
          <w:noProof/>
        </w:rPr>
        <w:t>2</w:t>
      </w:r>
      <w:r w:rsidR="006C64CF">
        <w:rPr>
          <w:noProof/>
        </w:rPr>
        <w:fldChar w:fldCharType="end"/>
      </w:r>
      <w:bookmarkEnd w:id="114"/>
      <w:r>
        <w:t>. Tualatin basin study area; Chicken Creek watershed is highlighted.</w:t>
      </w:r>
      <w:bookmarkEnd w:id="115"/>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7E1EE8E6" w:rsidR="00D37681" w:rsidRDefault="00064E77" w:rsidP="00064E77">
      <w:pPr>
        <w:pStyle w:val="Caption"/>
      </w:pPr>
      <w:bookmarkStart w:id="116" w:name="_Ref529607587"/>
      <w:bookmarkStart w:id="117"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875B4">
        <w:rPr>
          <w:noProof/>
        </w:rPr>
        <w:t>3</w:t>
      </w:r>
      <w:r w:rsidR="006C64CF">
        <w:rPr>
          <w:noProof/>
        </w:rPr>
        <w:fldChar w:fldCharType="end"/>
      </w:r>
      <w:bookmarkEnd w:id="116"/>
      <w:r>
        <w:t>. North Santiam watershed study area.</w:t>
      </w:r>
      <w:bookmarkEnd w:id="117"/>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F8343A2" w:rsidR="00C70B81" w:rsidRDefault="00064E77" w:rsidP="00064E77">
      <w:pPr>
        <w:pStyle w:val="Caption"/>
      </w:pPr>
      <w:bookmarkStart w:id="118" w:name="_Ref529607628"/>
      <w:bookmarkStart w:id="119"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875B4">
        <w:rPr>
          <w:noProof/>
        </w:rPr>
        <w:t>4</w:t>
      </w:r>
      <w:r w:rsidR="006C64CF">
        <w:rPr>
          <w:noProof/>
        </w:rPr>
        <w:fldChar w:fldCharType="end"/>
      </w:r>
      <w:bookmarkEnd w:id="118"/>
      <w:r>
        <w:t>. Upper Willamette study area.</w:t>
      </w:r>
      <w:bookmarkEnd w:id="119"/>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1F7C06FF" w:rsidR="00E66BC2" w:rsidRDefault="006F30D2" w:rsidP="006F30D2">
      <w:pPr>
        <w:pStyle w:val="Caption"/>
      </w:pPr>
      <w:bookmarkStart w:id="120" w:name="_Ref529611388"/>
      <w:bookmarkStart w:id="121"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875B4">
        <w:rPr>
          <w:noProof/>
        </w:rPr>
        <w:t>5</w:t>
      </w:r>
      <w:r w:rsidR="006C64CF">
        <w:rPr>
          <w:noProof/>
        </w:rPr>
        <w:fldChar w:fldCharType="end"/>
      </w:r>
      <w:bookmarkEnd w:id="120"/>
      <w:r>
        <w:t>. Chicken Creek watershed study area.</w:t>
      </w:r>
      <w:bookmarkEnd w:id="121"/>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122" w:name="_Toc56579825"/>
      <w:r>
        <w:t>Calendar conventions</w:t>
      </w:r>
      <w:bookmarkEnd w:id="122"/>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123" w:name="_Toc56579826"/>
      <w:r>
        <w:t>Water years</w:t>
      </w:r>
      <w:bookmarkEnd w:id="123"/>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124" w:name="_Toc56579827"/>
      <w:r>
        <w:t>Climate data</w:t>
      </w:r>
      <w:bookmarkEnd w:id="124"/>
    </w:p>
    <w:p w14:paraId="4E201698" w14:textId="77777777" w:rsidR="00CB152A" w:rsidRPr="00A06758" w:rsidRDefault="00CB152A" w:rsidP="00A06758"/>
    <w:p w14:paraId="400F9551" w14:textId="77777777" w:rsidR="00CB152A" w:rsidRDefault="00CB152A" w:rsidP="00CB152A">
      <w:pPr>
        <w:pStyle w:val="Heading2"/>
      </w:pPr>
      <w:bookmarkStart w:id="125" w:name="_Toc2858729"/>
      <w:bookmarkStart w:id="126" w:name="_Toc56579828"/>
      <w:r>
        <w:t>Numbered climate scenarios in the model</w:t>
      </w:r>
      <w:bookmarkEnd w:id="125"/>
      <w:bookmarkEnd w:id="126"/>
    </w:p>
    <w:p w14:paraId="30E024EF" w14:textId="77777777" w:rsidR="00823D41" w:rsidRDefault="00823D41" w:rsidP="00823D41">
      <w:pPr>
        <w:pStyle w:val="Body"/>
      </w:pPr>
    </w:p>
    <w:p w14:paraId="21F5BCDE" w14:textId="4C1C134B"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5875B4">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127" w:name="_Ref6032062"/>
      <w:bookmarkStart w:id="128" w:name="_Ref6033311"/>
      <w:bookmarkStart w:id="129" w:name="_Toc6121576"/>
      <w:r>
        <w:t xml:space="preserve">Table </w:t>
      </w:r>
      <w:bookmarkEnd w:id="127"/>
      <w:r>
        <w:t>1. Numbered climate scenarios</w:t>
      </w:r>
      <w:bookmarkEnd w:id="128"/>
      <w:bookmarkEnd w:id="129"/>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130" w:name="_Toc7759621"/>
      <w:bookmarkStart w:id="131" w:name="_Toc56579829"/>
      <w:r>
        <w:t>Monthly and seasonal weather data</w:t>
      </w:r>
      <w:bookmarkEnd w:id="130"/>
      <w:bookmarkEnd w:id="131"/>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132" w:name="_Toc56579830"/>
      <w:r>
        <w:t>Climate data grid</w:t>
      </w:r>
      <w:r w:rsidR="009F132A">
        <w:t>s</w:t>
      </w:r>
      <w:bookmarkEnd w:id="132"/>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133" w:name="_Toc56579831"/>
      <w:r>
        <w:t>The WW2100 climate grid</w:t>
      </w:r>
      <w:bookmarkEnd w:id="133"/>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134" w:name="_Toc56579832"/>
      <w:r>
        <w:t>The v2 climate grid</w:t>
      </w:r>
      <w:bookmarkEnd w:id="134"/>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135" w:name="_Toc56579833"/>
      <w:r>
        <w:t>How climate data is looked up</w:t>
      </w:r>
      <w:bookmarkEnd w:id="135"/>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136" w:name="_Toc56579834"/>
      <w:r>
        <w:t>What is in a climate dataset</w:t>
      </w:r>
      <w:bookmarkEnd w:id="136"/>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137" w:name="_Toc56579835"/>
      <w:r>
        <w:t>Water rights</w:t>
      </w:r>
      <w:bookmarkEnd w:id="137"/>
    </w:p>
    <w:p w14:paraId="7ECEE8A5" w14:textId="77777777" w:rsidR="00D35AF7" w:rsidRDefault="00D35AF7" w:rsidP="00D35AF7">
      <w:pPr>
        <w:pStyle w:val="Heading2"/>
      </w:pPr>
      <w:bookmarkStart w:id="138" w:name="_Toc56579836"/>
      <w:r>
        <w:t>Water rights data</w:t>
      </w:r>
      <w:bookmarkEnd w:id="138"/>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139" w:name="_Toc56579837"/>
      <w:r>
        <w:lastRenderedPageBreak/>
        <w:t>The wr_pods.csv file</w:t>
      </w:r>
      <w:bookmarkEnd w:id="139"/>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140" w:name="_Toc56579838"/>
      <w:r>
        <w:t>The wr_pous.csv file</w:t>
      </w:r>
      <w:bookmarkEnd w:id="140"/>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141" w:name="_Toc56579839"/>
      <w:r>
        <w:t>Adding a water right</w:t>
      </w:r>
      <w:bookmarkEnd w:id="141"/>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142" w:name="_Toc56579840"/>
      <w:r>
        <w:lastRenderedPageBreak/>
        <w:t>Stream flow and stream temperature</w:t>
      </w:r>
      <w:bookmarkEnd w:id="142"/>
    </w:p>
    <w:p w14:paraId="224B0981" w14:textId="77777777" w:rsidR="008C7362" w:rsidRDefault="008C7362" w:rsidP="008C7362">
      <w:pPr>
        <w:pStyle w:val="Heading2"/>
      </w:pPr>
      <w:bookmarkStart w:id="143" w:name="_Toc50800503"/>
      <w:bookmarkStart w:id="144" w:name="_Toc54090937"/>
      <w:bookmarkStart w:id="145" w:name="_Toc56579841"/>
      <w:r>
        <w:t>Water parcels</w:t>
      </w:r>
      <w:bookmarkEnd w:id="143"/>
      <w:bookmarkEnd w:id="144"/>
      <w:bookmarkEnd w:id="145"/>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46" w:name="_Toc56579842"/>
      <w:r>
        <w:t>Daily water mass and energy balance</w:t>
      </w:r>
      <w:bookmarkEnd w:id="146"/>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47" w:name="_Toc56579843"/>
      <w:r>
        <w:t>Estimating the rate of flow</w:t>
      </w:r>
      <w:r w:rsidR="006A13B7">
        <w:t xml:space="preserve"> </w:t>
      </w:r>
      <w:r>
        <w:t>in a stream reach</w:t>
      </w:r>
      <w:bookmarkEnd w:id="147"/>
    </w:p>
    <w:p w14:paraId="2F86EAC2" w14:textId="743170F8" w:rsidR="00933943" w:rsidRDefault="00933943" w:rsidP="00C739DC">
      <w:pPr>
        <w:ind w:firstLine="720"/>
      </w:pPr>
      <w:r>
        <w:t>CW3M uses a kinematic wave algorithm to estimate the average daily flow rate in each subreach and reach.  Each reach is represented as an ordered set of subreaches.  The kinematic wave algorithm is used to estimate the average daily outflow from each subreach.  The daily flow rate for the reach is taken as the average daily flow rate of the most downstream subreach of the reach.</w:t>
      </w:r>
    </w:p>
    <w:p w14:paraId="1FCB4942" w14:textId="77777777" w:rsidR="008C7362" w:rsidRDefault="007B1928" w:rsidP="00933943">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inflow rate from upstream, and the lateral inflow rate. </w:t>
      </w:r>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p>
    <w:p w14:paraId="543206C7" w14:textId="77777777" w:rsidR="008C7362" w:rsidRDefault="008C7362" w:rsidP="00933943">
      <w:pPr>
        <w:ind w:firstLine="720"/>
      </w:pPr>
    </w:p>
    <w:p w14:paraId="56589349" w14:textId="77777777" w:rsidR="008C7362" w:rsidRDefault="008C7362" w:rsidP="00933943">
      <w:pPr>
        <w:ind w:firstLine="720"/>
      </w:pPr>
    </w:p>
    <w:p w14:paraId="1177B77A" w14:textId="1E3AF1BD" w:rsidR="007B1928" w:rsidRPr="00C739DC" w:rsidRDefault="009236BE" w:rsidP="00933943">
      <w:pPr>
        <w:ind w:firstLine="720"/>
        <w:rPr>
          <w:color w:val="FF0000"/>
        </w:rPr>
      </w:pPr>
      <w:r w:rsidRPr="00C739DC">
        <w:rPr>
          <w:color w:val="FF0000"/>
        </w:rPr>
        <w:t xml:space="preserve"> Then that depth is used </w:t>
      </w:r>
      <w:r w:rsidR="00067529" w:rsidRPr="00C739DC">
        <w:rPr>
          <w:color w:val="FF0000"/>
        </w:rPr>
        <w:t xml:space="preserve">together with the length of the subreach and the current day’s upstream and lateral inflows to calculate </w:t>
      </w:r>
      <w:r w:rsidRPr="00C739DC">
        <w:rPr>
          <w:color w:val="FF0000"/>
        </w:rPr>
        <w:t>the current day’s outflow rate</w:t>
      </w:r>
      <w:r w:rsidR="00067529" w:rsidRPr="00C739DC">
        <w:rPr>
          <w:color w:val="FF0000"/>
        </w:rPr>
        <w:t xml:space="preserve">.  </w:t>
      </w:r>
    </w:p>
    <w:p w14:paraId="623B7768" w14:textId="498CA2C2" w:rsidR="00067529" w:rsidRPr="00C739DC" w:rsidRDefault="00067529" w:rsidP="00933943">
      <w:pPr>
        <w:ind w:firstLine="720"/>
        <w:rPr>
          <w:color w:val="FF0000"/>
        </w:rPr>
      </w:pPr>
      <w:r w:rsidRPr="00C739DC">
        <w:rPr>
          <w:color w:val="FF0000"/>
        </w:rPr>
        <w:t>The daily outflow rate is subsequently used in a</w:t>
      </w:r>
      <w:r w:rsidR="00263AF4" w:rsidRPr="00C739DC">
        <w:rPr>
          <w:color w:val="FF0000"/>
        </w:rPr>
        <w:t xml:space="preserve"> second call to</w:t>
      </w:r>
      <w:r w:rsidRPr="00C739DC">
        <w:rPr>
          <w:color w:val="FF0000"/>
        </w:rPr>
        <w:t xml:space="preserve"> </w:t>
      </w:r>
      <w:r w:rsidRPr="00C739DC">
        <w:rPr>
          <w:i/>
          <w:iCs/>
          <w:color w:val="FF0000"/>
        </w:rPr>
        <w:t>Ge</w:t>
      </w:r>
      <w:r w:rsidR="00263AF4" w:rsidRPr="00C739DC">
        <w:rPr>
          <w:i/>
          <w:iCs/>
          <w:color w:val="FF0000"/>
        </w:rPr>
        <w:t>Manning</w:t>
      </w:r>
      <w:r w:rsidRPr="00C739DC">
        <w:rPr>
          <w:i/>
          <w:iCs/>
          <w:color w:val="FF0000"/>
        </w:rPr>
        <w:t>tDepthFromQ()</w:t>
      </w:r>
      <w:r w:rsidRPr="00C739DC">
        <w:rPr>
          <w:color w:val="FF0000"/>
        </w:rPr>
        <w:t xml:space="preserve"> to calculate a new </w:t>
      </w:r>
      <w:r w:rsidR="00176B6C" w:rsidRPr="00C739DC">
        <w:rPr>
          <w:color w:val="FF0000"/>
        </w:rPr>
        <w:t xml:space="preserve">depth for the water in the reach, making use of the slope of the subreach and parameterized values for Manning’s n and </w:t>
      </w:r>
      <w:r w:rsidR="005729DB" w:rsidRPr="00C739DC">
        <w:rPr>
          <w:color w:val="FF0000"/>
        </w:rPr>
        <w:t xml:space="preserve">the </w:t>
      </w:r>
      <w:r w:rsidR="00176B6C" w:rsidRPr="00C739DC">
        <w:rPr>
          <w:color w:val="FF0000"/>
        </w:rPr>
        <w:t>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The value in the source code for Manning’s n is 0.3; the default value for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is 10.  The value of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may be spec</w:t>
      </w:r>
      <w:r w:rsidR="00732D7E" w:rsidRPr="00C739DC">
        <w:rPr>
          <w:color w:val="FF0000"/>
        </w:rPr>
        <w:t>ified explicitly in the &lt;streams&gt; block of the Flow XML input file (e.g. wd_ratio = “</w:t>
      </w:r>
      <w:r w:rsidR="005729DB" w:rsidRPr="00C739DC">
        <w:rPr>
          <w:color w:val="FF0000"/>
        </w:rPr>
        <w:t>10</w:t>
      </w:r>
      <w:r w:rsidR="00732D7E" w:rsidRPr="00C739DC">
        <w:rPr>
          <w:color w:val="FF0000"/>
        </w:rPr>
        <w:t>”).</w:t>
      </w:r>
      <w:r w:rsidR="00771FED" w:rsidRPr="00C739DC">
        <w:rPr>
          <w:color w:val="FF0000"/>
        </w:rPr>
        <w:t xml:space="preserve">  The width-to-depth ratio is used in the </w:t>
      </w:r>
      <w:r w:rsidR="00771FED" w:rsidRPr="00C739DC">
        <w:rPr>
          <w:i/>
          <w:iCs/>
          <w:color w:val="FF0000"/>
        </w:rPr>
        <w:t>Get</w:t>
      </w:r>
      <w:r w:rsidR="00263AF4" w:rsidRPr="00C739DC">
        <w:rPr>
          <w:i/>
          <w:iCs/>
          <w:color w:val="FF0000"/>
        </w:rPr>
        <w:t>Manning</w:t>
      </w:r>
      <w:r w:rsidR="00771FED" w:rsidRPr="00C739DC">
        <w:rPr>
          <w:i/>
          <w:iCs/>
          <w:color w:val="FF0000"/>
        </w:rPr>
        <w:t>DepthFromQ()</w:t>
      </w:r>
      <w:r w:rsidR="00771FED" w:rsidRPr="00C739DC">
        <w:rPr>
          <w:color w:val="FF0000"/>
        </w:rPr>
        <w:t xml:space="preserve"> function to take into account the shape of the of the channel cross-section.</w:t>
      </w:r>
    </w:p>
    <w:p w14:paraId="7F73C199" w14:textId="6AF7D79E" w:rsidR="0010247C" w:rsidRPr="00C739DC" w:rsidRDefault="005729DB">
      <w:pPr>
        <w:ind w:firstLine="720"/>
        <w:rPr>
          <w:color w:val="FF0000"/>
        </w:rPr>
      </w:pPr>
      <w:r w:rsidRPr="00C739DC">
        <w:rPr>
          <w:color w:val="FF0000"/>
        </w:rPr>
        <w:lastRenderedPageBreak/>
        <w:t xml:space="preserve">Note that there are two ways to calculate the width of the subreach.  Both ways use the depth from the </w:t>
      </w:r>
      <w:r w:rsidRPr="00C739DC">
        <w:rPr>
          <w:i/>
          <w:iCs/>
          <w:color w:val="FF0000"/>
        </w:rPr>
        <w:t>GetDepthFromQ()</w:t>
      </w:r>
      <w:r w:rsidRPr="00C739DC">
        <w:rPr>
          <w:color w:val="FF0000"/>
        </w:rPr>
        <w:t xml:space="preserve"> function.  The simple</w:t>
      </w:r>
      <w:r w:rsidR="00771FED" w:rsidRPr="00C739DC">
        <w:rPr>
          <w:color w:val="FF0000"/>
        </w:rPr>
        <w:t>r</w:t>
      </w:r>
      <w:r w:rsidRPr="00C739DC">
        <w:rPr>
          <w:color w:val="FF0000"/>
        </w:rPr>
        <w:t xml:space="preserve"> way is to multiply the depth by the </w:t>
      </w:r>
      <w:r w:rsidR="008505BB" w:rsidRPr="00C739DC">
        <w:rPr>
          <w:color w:val="FF0000"/>
        </w:rPr>
        <w:t xml:space="preserve">parameterized </w:t>
      </w:r>
      <w:r w:rsidRPr="00C739DC">
        <w:rPr>
          <w:color w:val="FF0000"/>
        </w:rPr>
        <w:t>width-to-depth ratio</w:t>
      </w:r>
      <w:r w:rsidR="00771FED" w:rsidRPr="00C739DC">
        <w:rPr>
          <w:color w:val="FF0000"/>
        </w:rPr>
        <w:t xml:space="preserve">.   The other way is to use that depth, together with the length of the subreach and the volume of water in the subreach to calculate the width.   </w:t>
      </w:r>
      <w:r w:rsidR="0010247C" w:rsidRPr="00C739DC">
        <w:rPr>
          <w:color w:val="FF0000"/>
        </w:rPr>
        <w:t xml:space="preserve">The </w:t>
      </w:r>
      <w:r w:rsidR="0010247C" w:rsidRPr="00C739DC">
        <w:rPr>
          <w:i/>
          <w:iCs/>
          <w:color w:val="FF0000"/>
        </w:rPr>
        <w:t xml:space="preserve">SetSubreachGeometry() </w:t>
      </w:r>
      <w:r w:rsidR="0010247C" w:rsidRPr="00C739DC">
        <w:rPr>
          <w:color w:val="FF0000"/>
        </w:rPr>
        <w:t xml:space="preserve">function uses the second way, which results in a width which is consistent with the length, depth, and volume, but is generally </w:t>
      </w:r>
      <w:r w:rsidR="0010247C" w:rsidRPr="00C739DC">
        <w:rPr>
          <w:i/>
          <w:iCs/>
          <w:color w:val="FF0000"/>
        </w:rPr>
        <w:t>not</w:t>
      </w:r>
      <w:r w:rsidR="0010247C" w:rsidRPr="00C739DC">
        <w:rPr>
          <w:color w:val="FF0000"/>
        </w:rPr>
        <w:t xml:space="preserve"> equal to what would be expected from the parameterized width-to-depth value.  Getting a plausible value for the stream width is important because it determines the surface are of the water in the stream, which in turn partially determines the radiative energy fluxes: wide shallow streams are more influenced by insolation and longwave radiation than narrow, deep streams.</w:t>
      </w:r>
    </w:p>
    <w:p w14:paraId="31314BF3" w14:textId="1A7B8868" w:rsidR="00933943" w:rsidRPr="00C739DC" w:rsidRDefault="00933943" w:rsidP="00933943">
      <w:pPr>
        <w:ind w:firstLine="720"/>
        <w:rPr>
          <w:color w:val="FF0000"/>
        </w:rPr>
      </w:pPr>
      <w:r w:rsidRPr="00C739DC">
        <w:rPr>
          <w:color w:val="FF0000"/>
        </w:rPr>
        <w:t>As implemented</w:t>
      </w:r>
      <w:r w:rsidRPr="00C739DC">
        <w:rPr>
          <w:i/>
          <w:iCs/>
          <w:color w:val="FF0000"/>
        </w:rPr>
        <w:t>,</w:t>
      </w:r>
      <w:r w:rsidRPr="00C739DC">
        <w:rPr>
          <w:color w:val="FF0000"/>
        </w:rPr>
        <w:t xml:space="preserve"> </w:t>
      </w:r>
      <w:r w:rsidR="008110C5" w:rsidRPr="00C739DC">
        <w:rPr>
          <w:i/>
          <w:iCs/>
          <w:color w:val="FF0000"/>
        </w:rPr>
        <w:t>KinematicWave()</w:t>
      </w:r>
      <w:r w:rsidRPr="00C739DC">
        <w:rPr>
          <w:color w:val="FF0000"/>
        </w:rPr>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Default="00933943" w:rsidP="00933943">
      <w:pPr>
        <w:pStyle w:val="Body"/>
      </w:pPr>
    </w:p>
    <w:p w14:paraId="7CF0DAC7" w14:textId="4F7F6C1E" w:rsidR="00263AF4" w:rsidRDefault="00263AF4" w:rsidP="00263AF4">
      <w:pPr>
        <w:pStyle w:val="Heading2"/>
      </w:pPr>
      <w:bookmarkStart w:id="148" w:name="_Toc56579844"/>
      <w:r>
        <w:t>Estimating the surface area of the water in a subreach</w:t>
      </w:r>
      <w:bookmarkEnd w:id="148"/>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149" w:name="_Toc56579845"/>
      <w:r>
        <w:t>Water temperature from thermal energy</w:t>
      </w:r>
      <w:bookmarkEnd w:id="149"/>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150" w:name="_Toc56579846"/>
      <w:r>
        <w:t>Initial conditions for Flow: the IC file</w:t>
      </w:r>
      <w:bookmarkEnd w:id="150"/>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lastRenderedPageBreak/>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151" w:name="_Toc56579847"/>
      <w:r>
        <w:t>Boundary conditions for stream water temperature</w:t>
      </w:r>
      <w:bookmarkEnd w:id="151"/>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52" w:name="_Toc56579848"/>
      <w:r>
        <w:t>Thermal stratification in reservoirs</w:t>
      </w:r>
      <w:bookmarkEnd w:id="152"/>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53" w:name="_Toc56579849"/>
      <w:r>
        <w:t>Thermal loading</w:t>
      </w:r>
      <w:bookmarkEnd w:id="153"/>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lastRenderedPageBreak/>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7138D38E" w:rsidR="00EB51AF" w:rsidRDefault="00EB51AF" w:rsidP="007B1928">
      <w:pPr>
        <w:rPr>
          <w:ins w:id="154" w:author="David Conklin" w:date="2020-11-18T08:17:00Z"/>
        </w:rPr>
      </w:pPr>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ins w:id="155" w:author="David Conklin" w:date="2020-11-18T08:17:00Z">
        <w:r w:rsidR="006636CC">
          <w:t>.</w:t>
        </w:r>
      </w:ins>
      <w:del w:id="156" w:author="David Conklin" w:date="2020-11-18T08:17:00Z">
        <w:r w:rsidDel="006636CC">
          <w:delText xml:space="preserve"> </w:delText>
        </w:r>
      </w:del>
    </w:p>
    <w:p w14:paraId="2C18ED71" w14:textId="5359CF75" w:rsidR="006636CC" w:rsidRDefault="006636CC" w:rsidP="007B1928">
      <w:pPr>
        <w:rPr>
          <w:ins w:id="157" w:author="David Conklin" w:date="2020-11-18T08:18:00Z"/>
        </w:rPr>
      </w:pPr>
    </w:p>
    <w:p w14:paraId="37789951" w14:textId="4D21826D" w:rsidR="006636CC" w:rsidRDefault="006636CC" w:rsidP="006636CC">
      <w:pPr>
        <w:pStyle w:val="Heading1"/>
        <w:rPr>
          <w:ins w:id="158" w:author="David Conklin" w:date="2020-11-18T08:18:00Z"/>
        </w:rPr>
      </w:pPr>
      <w:ins w:id="159" w:author="David Conklin" w:date="2020-11-18T08:18:00Z">
        <w:r>
          <w:t>Reservoir data</w:t>
        </w:r>
      </w:ins>
    </w:p>
    <w:p w14:paraId="19956B9D" w14:textId="5324BF04" w:rsidR="006636CC" w:rsidRDefault="006636CC" w:rsidP="006636CC">
      <w:pPr>
        <w:rPr>
          <w:ins w:id="160" w:author="David Conklin" w:date="2020-11-18T08:28:00Z"/>
        </w:rPr>
      </w:pPr>
      <w:ins w:id="161" w:author="David Conklin" w:date="2020-11-18T08:18:00Z">
        <w:r>
          <w:t>The U.S. Army Corps of Engineers (USACE) oper</w:t>
        </w:r>
      </w:ins>
      <w:ins w:id="162" w:author="David Conklin" w:date="2020-11-18T08:19:00Z">
        <w:r>
          <w:t>ates a system of 13 reservoirs in the Willamette basin.</w:t>
        </w:r>
      </w:ins>
      <w:ins w:id="163" w:author="David Conklin" w:date="2020-11-18T08:20:00Z">
        <w:r>
          <w:t xml:space="preserve">  </w:t>
        </w:r>
      </w:ins>
      <w:ins w:id="164" w:author="David Conklin" w:date="2020-11-18T08:21:00Z">
        <w:r>
          <w:t>The Corps manages the releases of water from the reservoirs</w:t>
        </w:r>
      </w:ins>
      <w:ins w:id="165" w:author="David Conklin" w:date="2020-11-18T08:22:00Z">
        <w:r>
          <w:t>, using a set of rules and data</w:t>
        </w:r>
      </w:ins>
      <w:ins w:id="166" w:author="David Conklin" w:date="2020-11-18T08:23:00Z">
        <w:r>
          <w:t xml:space="preserve"> which are represented in CW3M’s reservoir submodel.  The CW3M code</w:t>
        </w:r>
      </w:ins>
      <w:ins w:id="167" w:author="David Conklin" w:date="2020-11-18T08:24:00Z">
        <w:r w:rsidR="00167AC6">
          <w:t xml:space="preserve"> is sometimes referred to as “RESSIM-lite”, after the Corps’ own Res</w:t>
        </w:r>
      </w:ins>
      <w:ins w:id="168" w:author="David Conklin" w:date="2020-11-18T08:25:00Z">
        <w:r w:rsidR="00167AC6">
          <w:t>Sim model.</w:t>
        </w:r>
      </w:ins>
    </w:p>
    <w:p w14:paraId="279B9324" w14:textId="70651683" w:rsidR="00167AC6" w:rsidRDefault="00167AC6" w:rsidP="006636CC">
      <w:pPr>
        <w:rPr>
          <w:ins w:id="169" w:author="David Conklin" w:date="2020-11-18T08:29:00Z"/>
        </w:rPr>
      </w:pPr>
    </w:p>
    <w:tbl>
      <w:tblPr>
        <w:tblStyle w:val="TableGrid"/>
        <w:tblW w:w="0" w:type="auto"/>
        <w:tblLook w:val="04A0" w:firstRow="1" w:lastRow="0" w:firstColumn="1" w:lastColumn="0" w:noHBand="0" w:noVBand="1"/>
      </w:tblPr>
      <w:tblGrid>
        <w:gridCol w:w="651"/>
        <w:gridCol w:w="440"/>
        <w:gridCol w:w="1506"/>
        <w:gridCol w:w="1518"/>
        <w:gridCol w:w="2578"/>
      </w:tblGrid>
      <w:tr w:rsidR="005A5638" w14:paraId="3270DB1D" w14:textId="747CBA3A" w:rsidTr="00B5455E">
        <w:trPr>
          <w:ins w:id="170" w:author="David Conklin" w:date="2020-11-18T08:30:00Z"/>
        </w:trPr>
        <w:tc>
          <w:tcPr>
            <w:tcW w:w="0" w:type="auto"/>
          </w:tcPr>
          <w:p w14:paraId="17DD6AE2" w14:textId="7128A8FB" w:rsidR="005A5638" w:rsidRDefault="005A5638" w:rsidP="006636CC">
            <w:pPr>
              <w:rPr>
                <w:ins w:id="171" w:author="David Conklin" w:date="2020-11-18T08:30:00Z"/>
              </w:rPr>
            </w:pPr>
            <w:ins w:id="172" w:author="David Conklin" w:date="2020-11-18T08:30:00Z">
              <w:r>
                <w:t>code</w:t>
              </w:r>
            </w:ins>
          </w:p>
        </w:tc>
        <w:tc>
          <w:tcPr>
            <w:tcW w:w="0" w:type="auto"/>
          </w:tcPr>
          <w:p w14:paraId="133EC0EE" w14:textId="576B6925" w:rsidR="005A5638" w:rsidRDefault="005A5638" w:rsidP="006636CC">
            <w:pPr>
              <w:rPr>
                <w:ins w:id="173" w:author="David Conklin" w:date="2020-11-18T08:48:00Z"/>
              </w:rPr>
            </w:pPr>
            <w:ins w:id="174" w:author="David Conklin" w:date="2020-11-18T08:48:00Z">
              <w:r>
                <w:t>id</w:t>
              </w:r>
            </w:ins>
          </w:p>
        </w:tc>
        <w:tc>
          <w:tcPr>
            <w:tcW w:w="0" w:type="auto"/>
          </w:tcPr>
          <w:p w14:paraId="245A2CAE" w14:textId="62593478" w:rsidR="005A5638" w:rsidRDefault="005A5638" w:rsidP="006636CC">
            <w:pPr>
              <w:rPr>
                <w:ins w:id="175" w:author="David Conklin" w:date="2020-11-18T08:30:00Z"/>
              </w:rPr>
            </w:pPr>
            <w:ins w:id="176" w:author="David Conklin" w:date="2020-11-18T08:30:00Z">
              <w:r>
                <w:t>name</w:t>
              </w:r>
            </w:ins>
          </w:p>
        </w:tc>
        <w:tc>
          <w:tcPr>
            <w:tcW w:w="0" w:type="auto"/>
          </w:tcPr>
          <w:p w14:paraId="132A3652" w14:textId="295A2BAD" w:rsidR="005A5638" w:rsidRDefault="005A5638" w:rsidP="006636CC">
            <w:pPr>
              <w:rPr>
                <w:ins w:id="177" w:author="David Conklin" w:date="2020-11-18T08:32:00Z"/>
              </w:rPr>
            </w:pPr>
            <w:ins w:id="178" w:author="David Conklin" w:date="2020-11-18T08:32:00Z">
              <w:r>
                <w:t>sub</w:t>
              </w:r>
            </w:ins>
            <w:ins w:id="179" w:author="David Conklin" w:date="2020-11-18T08:33:00Z">
              <w:r>
                <w:t>basin</w:t>
              </w:r>
            </w:ins>
          </w:p>
        </w:tc>
        <w:tc>
          <w:tcPr>
            <w:tcW w:w="0" w:type="auto"/>
          </w:tcPr>
          <w:p w14:paraId="70013EA0" w14:textId="1C3D939E" w:rsidR="005A5638" w:rsidRDefault="005A5638" w:rsidP="006636CC">
            <w:pPr>
              <w:rPr>
                <w:ins w:id="180" w:author="David Conklin" w:date="2020-11-18T10:48:00Z"/>
              </w:rPr>
            </w:pPr>
            <w:ins w:id="181" w:author="David Conklin" w:date="2020-11-18T10:48:00Z">
              <w:r>
                <w:t>reservoir type</w:t>
              </w:r>
            </w:ins>
          </w:p>
        </w:tc>
      </w:tr>
      <w:tr w:rsidR="005A5638" w14:paraId="652E69BE" w14:textId="7ACC6E31" w:rsidTr="00B5455E">
        <w:trPr>
          <w:ins w:id="182" w:author="David Conklin" w:date="2020-11-18T08:35:00Z"/>
        </w:trPr>
        <w:tc>
          <w:tcPr>
            <w:tcW w:w="0" w:type="auto"/>
          </w:tcPr>
          <w:p w14:paraId="36C8BF82" w14:textId="37186BE8" w:rsidR="005A5638" w:rsidRDefault="005A5638" w:rsidP="006636CC">
            <w:pPr>
              <w:rPr>
                <w:ins w:id="183" w:author="David Conklin" w:date="2020-11-18T08:35:00Z"/>
              </w:rPr>
            </w:pPr>
            <w:ins w:id="184" w:author="David Conklin" w:date="2020-11-18T08:35:00Z">
              <w:r>
                <w:t>BCL</w:t>
              </w:r>
            </w:ins>
          </w:p>
        </w:tc>
        <w:tc>
          <w:tcPr>
            <w:tcW w:w="0" w:type="auto"/>
          </w:tcPr>
          <w:p w14:paraId="594D7517" w14:textId="55A0F3DF" w:rsidR="005A5638" w:rsidRDefault="005A5638" w:rsidP="006636CC">
            <w:pPr>
              <w:rPr>
                <w:ins w:id="185" w:author="David Conklin" w:date="2020-11-18T08:48:00Z"/>
              </w:rPr>
            </w:pPr>
            <w:ins w:id="186" w:author="David Conklin" w:date="2020-11-18T08:51:00Z">
              <w:r>
                <w:t>13</w:t>
              </w:r>
            </w:ins>
          </w:p>
        </w:tc>
        <w:tc>
          <w:tcPr>
            <w:tcW w:w="0" w:type="auto"/>
          </w:tcPr>
          <w:p w14:paraId="4E67A8A1" w14:textId="697C1C10" w:rsidR="005A5638" w:rsidRDefault="005A5638" w:rsidP="006636CC">
            <w:pPr>
              <w:rPr>
                <w:ins w:id="187" w:author="David Conklin" w:date="2020-11-18T08:35:00Z"/>
              </w:rPr>
            </w:pPr>
            <w:ins w:id="188" w:author="David Conklin" w:date="2020-11-18T08:38:00Z">
              <w:r>
                <w:t>Big Cliff</w:t>
              </w:r>
            </w:ins>
          </w:p>
        </w:tc>
        <w:tc>
          <w:tcPr>
            <w:tcW w:w="0" w:type="auto"/>
          </w:tcPr>
          <w:p w14:paraId="79BD107C" w14:textId="7CACEC70" w:rsidR="005A5638" w:rsidRDefault="005A5638" w:rsidP="006636CC">
            <w:pPr>
              <w:rPr>
                <w:ins w:id="189" w:author="David Conklin" w:date="2020-11-18T08:35:00Z"/>
              </w:rPr>
            </w:pPr>
            <w:ins w:id="190" w:author="David Conklin" w:date="2020-11-18T08:40:00Z">
              <w:r>
                <w:t>North Santiam</w:t>
              </w:r>
            </w:ins>
          </w:p>
        </w:tc>
        <w:tc>
          <w:tcPr>
            <w:tcW w:w="0" w:type="auto"/>
          </w:tcPr>
          <w:p w14:paraId="0FAC4790" w14:textId="12765E0B" w:rsidR="005A5638" w:rsidRDefault="005A5638" w:rsidP="006636CC">
            <w:pPr>
              <w:rPr>
                <w:ins w:id="191" w:author="David Conklin" w:date="2020-11-18T10:48:00Z"/>
              </w:rPr>
            </w:pPr>
            <w:ins w:id="192" w:author="David Conklin" w:date="2020-11-18T10:48:00Z">
              <w:r>
                <w:t>re-regulating</w:t>
              </w:r>
            </w:ins>
            <w:ins w:id="193" w:author="David Conklin" w:date="2020-11-18T10:57:00Z">
              <w:r>
                <w:t>, hydropower</w:t>
              </w:r>
            </w:ins>
          </w:p>
        </w:tc>
      </w:tr>
      <w:tr w:rsidR="005A5638" w14:paraId="54B8AB23" w14:textId="5F42193B" w:rsidTr="00B5455E">
        <w:trPr>
          <w:ins w:id="194" w:author="David Conklin" w:date="2020-11-18T08:30:00Z"/>
        </w:trPr>
        <w:tc>
          <w:tcPr>
            <w:tcW w:w="0" w:type="auto"/>
          </w:tcPr>
          <w:p w14:paraId="2E92C173" w14:textId="18933BCC" w:rsidR="005A5638" w:rsidRDefault="005A5638" w:rsidP="006636CC">
            <w:pPr>
              <w:rPr>
                <w:ins w:id="195" w:author="David Conklin" w:date="2020-11-18T08:30:00Z"/>
              </w:rPr>
            </w:pPr>
            <w:ins w:id="196" w:author="David Conklin" w:date="2020-11-18T08:31:00Z">
              <w:r>
                <w:t>BLU</w:t>
              </w:r>
            </w:ins>
          </w:p>
        </w:tc>
        <w:tc>
          <w:tcPr>
            <w:tcW w:w="0" w:type="auto"/>
          </w:tcPr>
          <w:p w14:paraId="77597C37" w14:textId="785D3535" w:rsidR="005A5638" w:rsidRDefault="005A5638" w:rsidP="006636CC">
            <w:pPr>
              <w:rPr>
                <w:ins w:id="197" w:author="David Conklin" w:date="2020-11-18T08:48:00Z"/>
              </w:rPr>
            </w:pPr>
            <w:ins w:id="198" w:author="David Conklin" w:date="2020-11-18T08:50:00Z">
              <w:r>
                <w:t>9</w:t>
              </w:r>
            </w:ins>
          </w:p>
        </w:tc>
        <w:tc>
          <w:tcPr>
            <w:tcW w:w="0" w:type="auto"/>
          </w:tcPr>
          <w:p w14:paraId="4F14316B" w14:textId="0B91E70C" w:rsidR="005A5638" w:rsidRDefault="005A5638" w:rsidP="006636CC">
            <w:pPr>
              <w:rPr>
                <w:ins w:id="199" w:author="David Conklin" w:date="2020-11-18T08:30:00Z"/>
              </w:rPr>
            </w:pPr>
            <w:ins w:id="200" w:author="David Conklin" w:date="2020-11-18T08:31:00Z">
              <w:r>
                <w:t>Blue River</w:t>
              </w:r>
            </w:ins>
          </w:p>
        </w:tc>
        <w:tc>
          <w:tcPr>
            <w:tcW w:w="0" w:type="auto"/>
          </w:tcPr>
          <w:p w14:paraId="287EF418" w14:textId="3F4FD98A" w:rsidR="005A5638" w:rsidRDefault="005A5638" w:rsidP="006636CC">
            <w:pPr>
              <w:rPr>
                <w:ins w:id="201" w:author="David Conklin" w:date="2020-11-18T08:32:00Z"/>
              </w:rPr>
            </w:pPr>
            <w:ins w:id="202" w:author="David Conklin" w:date="2020-11-18T08:32:00Z">
              <w:r>
                <w:t>McKenzie</w:t>
              </w:r>
            </w:ins>
          </w:p>
        </w:tc>
        <w:tc>
          <w:tcPr>
            <w:tcW w:w="0" w:type="auto"/>
          </w:tcPr>
          <w:p w14:paraId="05CED5F0" w14:textId="6DEF049A" w:rsidR="005A5638" w:rsidRDefault="005A5638" w:rsidP="006636CC">
            <w:pPr>
              <w:rPr>
                <w:ins w:id="203" w:author="David Conklin" w:date="2020-11-18T10:48:00Z"/>
              </w:rPr>
            </w:pPr>
            <w:ins w:id="204" w:author="David Conklin" w:date="2020-11-18T10:51:00Z">
              <w:r>
                <w:t>flood control</w:t>
              </w:r>
            </w:ins>
          </w:p>
        </w:tc>
      </w:tr>
      <w:tr w:rsidR="005A5638" w14:paraId="58E1BDC9" w14:textId="6AF20212" w:rsidTr="00B5455E">
        <w:trPr>
          <w:ins w:id="205" w:author="David Conklin" w:date="2020-11-18T08:30:00Z"/>
        </w:trPr>
        <w:tc>
          <w:tcPr>
            <w:tcW w:w="0" w:type="auto"/>
          </w:tcPr>
          <w:p w14:paraId="4B8A52AD" w14:textId="70744131" w:rsidR="005A5638" w:rsidRDefault="005A5638" w:rsidP="006636CC">
            <w:pPr>
              <w:rPr>
                <w:ins w:id="206" w:author="David Conklin" w:date="2020-11-18T08:30:00Z"/>
              </w:rPr>
            </w:pPr>
            <w:ins w:id="207" w:author="David Conklin" w:date="2020-11-18T08:31:00Z">
              <w:r>
                <w:t>CGR</w:t>
              </w:r>
            </w:ins>
          </w:p>
        </w:tc>
        <w:tc>
          <w:tcPr>
            <w:tcW w:w="0" w:type="auto"/>
          </w:tcPr>
          <w:p w14:paraId="626363AE" w14:textId="65BF5643" w:rsidR="005A5638" w:rsidRDefault="005A5638" w:rsidP="006636CC">
            <w:pPr>
              <w:rPr>
                <w:ins w:id="208" w:author="David Conklin" w:date="2020-11-18T08:48:00Z"/>
              </w:rPr>
            </w:pPr>
            <w:ins w:id="209" w:author="David Conklin" w:date="2020-11-18T08:50:00Z">
              <w:r>
                <w:t>8</w:t>
              </w:r>
            </w:ins>
          </w:p>
        </w:tc>
        <w:tc>
          <w:tcPr>
            <w:tcW w:w="0" w:type="auto"/>
          </w:tcPr>
          <w:p w14:paraId="1492A572" w14:textId="3EFF4769" w:rsidR="005A5638" w:rsidRDefault="005A5638" w:rsidP="006636CC">
            <w:pPr>
              <w:rPr>
                <w:ins w:id="210" w:author="David Conklin" w:date="2020-11-18T08:30:00Z"/>
              </w:rPr>
            </w:pPr>
            <w:ins w:id="211" w:author="David Conklin" w:date="2020-11-18T08:31:00Z">
              <w:r>
                <w:t>Cougar</w:t>
              </w:r>
            </w:ins>
          </w:p>
        </w:tc>
        <w:tc>
          <w:tcPr>
            <w:tcW w:w="0" w:type="auto"/>
          </w:tcPr>
          <w:p w14:paraId="6E80CFAB" w14:textId="28C5876D" w:rsidR="005A5638" w:rsidRDefault="005A5638" w:rsidP="006636CC">
            <w:pPr>
              <w:rPr>
                <w:ins w:id="212" w:author="David Conklin" w:date="2020-11-18T08:32:00Z"/>
              </w:rPr>
            </w:pPr>
            <w:ins w:id="213" w:author="David Conklin" w:date="2020-11-18T08:33:00Z">
              <w:r>
                <w:t>McKenzie</w:t>
              </w:r>
            </w:ins>
          </w:p>
        </w:tc>
        <w:tc>
          <w:tcPr>
            <w:tcW w:w="0" w:type="auto"/>
          </w:tcPr>
          <w:p w14:paraId="61465AFB" w14:textId="299CF8A8" w:rsidR="005A5638" w:rsidRDefault="005A5638" w:rsidP="006636CC">
            <w:pPr>
              <w:rPr>
                <w:ins w:id="214" w:author="David Conklin" w:date="2020-11-18T10:48:00Z"/>
              </w:rPr>
            </w:pPr>
            <w:ins w:id="215" w:author="David Conklin" w:date="2020-11-18T10:51:00Z">
              <w:r>
                <w:t>flood control</w:t>
              </w:r>
            </w:ins>
            <w:ins w:id="216" w:author="David Conklin" w:date="2020-11-18T10:56:00Z">
              <w:r>
                <w:t>, hydropower</w:t>
              </w:r>
            </w:ins>
          </w:p>
        </w:tc>
      </w:tr>
      <w:tr w:rsidR="005A5638" w14:paraId="7E3C4798" w14:textId="631D457E" w:rsidTr="00B5455E">
        <w:trPr>
          <w:ins w:id="217" w:author="David Conklin" w:date="2020-11-18T08:30:00Z"/>
        </w:trPr>
        <w:tc>
          <w:tcPr>
            <w:tcW w:w="0" w:type="auto"/>
          </w:tcPr>
          <w:p w14:paraId="673AAAC6" w14:textId="2F297D28" w:rsidR="005A5638" w:rsidRDefault="005A5638" w:rsidP="006636CC">
            <w:pPr>
              <w:rPr>
                <w:ins w:id="218" w:author="David Conklin" w:date="2020-11-18T08:30:00Z"/>
              </w:rPr>
            </w:pPr>
            <w:ins w:id="219" w:author="David Conklin" w:date="2020-11-18T08:33:00Z">
              <w:r>
                <w:t>COT</w:t>
              </w:r>
            </w:ins>
          </w:p>
        </w:tc>
        <w:tc>
          <w:tcPr>
            <w:tcW w:w="0" w:type="auto"/>
          </w:tcPr>
          <w:p w14:paraId="3E60A2CC" w14:textId="2C6F871B" w:rsidR="005A5638" w:rsidRDefault="005A5638" w:rsidP="006636CC">
            <w:pPr>
              <w:rPr>
                <w:ins w:id="220" w:author="David Conklin" w:date="2020-11-18T08:48:00Z"/>
              </w:rPr>
            </w:pPr>
            <w:ins w:id="221" w:author="David Conklin" w:date="2020-11-18T08:50:00Z">
              <w:r>
                <w:t>6</w:t>
              </w:r>
            </w:ins>
          </w:p>
        </w:tc>
        <w:tc>
          <w:tcPr>
            <w:tcW w:w="0" w:type="auto"/>
          </w:tcPr>
          <w:p w14:paraId="50B65734" w14:textId="19F3F091" w:rsidR="005A5638" w:rsidRDefault="005A5638" w:rsidP="006636CC">
            <w:pPr>
              <w:rPr>
                <w:ins w:id="222" w:author="David Conklin" w:date="2020-11-18T08:30:00Z"/>
              </w:rPr>
            </w:pPr>
            <w:ins w:id="223" w:author="David Conklin" w:date="2020-11-18T08:33:00Z">
              <w:r>
                <w:t>Cottage Grove</w:t>
              </w:r>
            </w:ins>
          </w:p>
        </w:tc>
        <w:tc>
          <w:tcPr>
            <w:tcW w:w="0" w:type="auto"/>
          </w:tcPr>
          <w:p w14:paraId="7E502612" w14:textId="74AC9111" w:rsidR="005A5638" w:rsidRDefault="005A5638" w:rsidP="006636CC">
            <w:pPr>
              <w:rPr>
                <w:ins w:id="224" w:author="David Conklin" w:date="2020-11-18T08:32:00Z"/>
              </w:rPr>
            </w:pPr>
            <w:ins w:id="225" w:author="David Conklin" w:date="2020-11-18T08:33:00Z">
              <w:r>
                <w:t>Coast Fork</w:t>
              </w:r>
            </w:ins>
          </w:p>
        </w:tc>
        <w:tc>
          <w:tcPr>
            <w:tcW w:w="0" w:type="auto"/>
          </w:tcPr>
          <w:p w14:paraId="74FFEBB4" w14:textId="6658FD53" w:rsidR="005A5638" w:rsidRDefault="005A5638" w:rsidP="006636CC">
            <w:pPr>
              <w:rPr>
                <w:ins w:id="226" w:author="David Conklin" w:date="2020-11-18T10:48:00Z"/>
              </w:rPr>
            </w:pPr>
            <w:ins w:id="227" w:author="David Conklin" w:date="2020-11-18T10:50:00Z">
              <w:r>
                <w:t>flood control</w:t>
              </w:r>
            </w:ins>
          </w:p>
        </w:tc>
      </w:tr>
      <w:tr w:rsidR="005A5638" w14:paraId="0495576B" w14:textId="19025F0A" w:rsidTr="00B5455E">
        <w:trPr>
          <w:ins w:id="228" w:author="David Conklin" w:date="2020-11-18T08:30:00Z"/>
        </w:trPr>
        <w:tc>
          <w:tcPr>
            <w:tcW w:w="0" w:type="auto"/>
          </w:tcPr>
          <w:p w14:paraId="69938D06" w14:textId="6A2EFFC2" w:rsidR="005A5638" w:rsidRDefault="005A5638" w:rsidP="006636CC">
            <w:pPr>
              <w:rPr>
                <w:ins w:id="229" w:author="David Conklin" w:date="2020-11-18T08:30:00Z"/>
              </w:rPr>
            </w:pPr>
            <w:ins w:id="230" w:author="David Conklin" w:date="2020-11-18T08:34:00Z">
              <w:r>
                <w:t>DET</w:t>
              </w:r>
            </w:ins>
          </w:p>
        </w:tc>
        <w:tc>
          <w:tcPr>
            <w:tcW w:w="0" w:type="auto"/>
          </w:tcPr>
          <w:p w14:paraId="1B9A29B8" w14:textId="212D65F9" w:rsidR="005A5638" w:rsidRDefault="005A5638" w:rsidP="006636CC">
            <w:pPr>
              <w:rPr>
                <w:ins w:id="231" w:author="David Conklin" w:date="2020-11-18T08:48:00Z"/>
              </w:rPr>
            </w:pPr>
            <w:ins w:id="232" w:author="David Conklin" w:date="2020-11-18T08:50:00Z">
              <w:r>
                <w:t>12</w:t>
              </w:r>
            </w:ins>
          </w:p>
        </w:tc>
        <w:tc>
          <w:tcPr>
            <w:tcW w:w="0" w:type="auto"/>
          </w:tcPr>
          <w:p w14:paraId="5C96144B" w14:textId="1C5247D3" w:rsidR="005A5638" w:rsidRDefault="005A5638" w:rsidP="006636CC">
            <w:pPr>
              <w:rPr>
                <w:ins w:id="233" w:author="David Conklin" w:date="2020-11-18T08:30:00Z"/>
              </w:rPr>
            </w:pPr>
            <w:ins w:id="234" w:author="David Conklin" w:date="2020-11-18T08:34:00Z">
              <w:r>
                <w:t>Detroit</w:t>
              </w:r>
            </w:ins>
          </w:p>
        </w:tc>
        <w:tc>
          <w:tcPr>
            <w:tcW w:w="0" w:type="auto"/>
          </w:tcPr>
          <w:p w14:paraId="74848A87" w14:textId="0F93A398" w:rsidR="005A5638" w:rsidRDefault="005A5638" w:rsidP="006636CC">
            <w:pPr>
              <w:rPr>
                <w:ins w:id="235" w:author="David Conklin" w:date="2020-11-18T08:32:00Z"/>
              </w:rPr>
            </w:pPr>
            <w:ins w:id="236" w:author="David Conklin" w:date="2020-11-18T08:34:00Z">
              <w:r>
                <w:t>North Santiam</w:t>
              </w:r>
            </w:ins>
          </w:p>
        </w:tc>
        <w:tc>
          <w:tcPr>
            <w:tcW w:w="0" w:type="auto"/>
          </w:tcPr>
          <w:p w14:paraId="0B04C5D9" w14:textId="7D7D69BA" w:rsidR="005A5638" w:rsidRDefault="005A5638" w:rsidP="006636CC">
            <w:pPr>
              <w:rPr>
                <w:ins w:id="237" w:author="David Conklin" w:date="2020-11-18T10:48:00Z"/>
              </w:rPr>
            </w:pPr>
            <w:ins w:id="238" w:author="David Conklin" w:date="2020-11-18T10:52:00Z">
              <w:r>
                <w:t>flood control</w:t>
              </w:r>
            </w:ins>
            <w:ins w:id="239" w:author="David Conklin" w:date="2020-11-18T10:57:00Z">
              <w:r>
                <w:t>, hydropower</w:t>
              </w:r>
            </w:ins>
          </w:p>
        </w:tc>
      </w:tr>
      <w:tr w:rsidR="005A5638" w14:paraId="15C7D919" w14:textId="5126C6AF" w:rsidTr="00B5455E">
        <w:trPr>
          <w:ins w:id="240" w:author="David Conklin" w:date="2020-11-18T08:30:00Z"/>
        </w:trPr>
        <w:tc>
          <w:tcPr>
            <w:tcW w:w="0" w:type="auto"/>
          </w:tcPr>
          <w:p w14:paraId="70475300" w14:textId="13D192D5" w:rsidR="005A5638" w:rsidRDefault="005A5638" w:rsidP="006636CC">
            <w:pPr>
              <w:rPr>
                <w:ins w:id="241" w:author="David Conklin" w:date="2020-11-18T08:30:00Z"/>
              </w:rPr>
            </w:pPr>
            <w:ins w:id="242" w:author="David Conklin" w:date="2020-11-18T08:34:00Z">
              <w:r>
                <w:t>DEX</w:t>
              </w:r>
            </w:ins>
          </w:p>
        </w:tc>
        <w:tc>
          <w:tcPr>
            <w:tcW w:w="0" w:type="auto"/>
          </w:tcPr>
          <w:p w14:paraId="082B466B" w14:textId="2C0F1323" w:rsidR="005A5638" w:rsidRDefault="005A5638" w:rsidP="006636CC">
            <w:pPr>
              <w:rPr>
                <w:ins w:id="243" w:author="David Conklin" w:date="2020-11-18T08:48:00Z"/>
              </w:rPr>
            </w:pPr>
            <w:ins w:id="244" w:author="David Conklin" w:date="2020-11-18T08:49:00Z">
              <w:r>
                <w:t>3</w:t>
              </w:r>
            </w:ins>
          </w:p>
        </w:tc>
        <w:tc>
          <w:tcPr>
            <w:tcW w:w="0" w:type="auto"/>
          </w:tcPr>
          <w:p w14:paraId="7B480A80" w14:textId="043F36F0" w:rsidR="005A5638" w:rsidRDefault="005A5638" w:rsidP="006636CC">
            <w:pPr>
              <w:rPr>
                <w:ins w:id="245" w:author="David Conklin" w:date="2020-11-18T08:30:00Z"/>
              </w:rPr>
            </w:pPr>
            <w:ins w:id="246" w:author="David Conklin" w:date="2020-11-18T08:34:00Z">
              <w:r>
                <w:t>Dexter</w:t>
              </w:r>
            </w:ins>
          </w:p>
        </w:tc>
        <w:tc>
          <w:tcPr>
            <w:tcW w:w="0" w:type="auto"/>
          </w:tcPr>
          <w:p w14:paraId="2EF74191" w14:textId="183041A0" w:rsidR="005A5638" w:rsidRDefault="005A5638" w:rsidP="006636CC">
            <w:pPr>
              <w:rPr>
                <w:ins w:id="247" w:author="David Conklin" w:date="2020-11-18T08:32:00Z"/>
              </w:rPr>
            </w:pPr>
            <w:ins w:id="248" w:author="David Conklin" w:date="2020-11-18T08:41:00Z">
              <w:r>
                <w:t>Middle Fork</w:t>
              </w:r>
            </w:ins>
          </w:p>
        </w:tc>
        <w:tc>
          <w:tcPr>
            <w:tcW w:w="0" w:type="auto"/>
          </w:tcPr>
          <w:p w14:paraId="57A111E5" w14:textId="699DD518" w:rsidR="005A5638" w:rsidRDefault="005A5638" w:rsidP="006636CC">
            <w:pPr>
              <w:rPr>
                <w:ins w:id="249" w:author="David Conklin" w:date="2020-11-18T10:48:00Z"/>
              </w:rPr>
            </w:pPr>
            <w:ins w:id="250" w:author="David Conklin" w:date="2020-11-18T10:48:00Z">
              <w:r>
                <w:t>re-regulating</w:t>
              </w:r>
            </w:ins>
            <w:ins w:id="251" w:author="David Conklin" w:date="2020-11-18T10:55:00Z">
              <w:r>
                <w:t>, hydropower</w:t>
              </w:r>
            </w:ins>
          </w:p>
        </w:tc>
      </w:tr>
      <w:tr w:rsidR="005A5638" w14:paraId="32266FB8" w14:textId="593874BA" w:rsidTr="00B5455E">
        <w:trPr>
          <w:ins w:id="252" w:author="David Conklin" w:date="2020-11-18T08:30:00Z"/>
        </w:trPr>
        <w:tc>
          <w:tcPr>
            <w:tcW w:w="0" w:type="auto"/>
          </w:tcPr>
          <w:p w14:paraId="2EE04CA7" w14:textId="58C6E342" w:rsidR="005A5638" w:rsidRDefault="005A5638" w:rsidP="006636CC">
            <w:pPr>
              <w:rPr>
                <w:ins w:id="253" w:author="David Conklin" w:date="2020-11-18T08:30:00Z"/>
              </w:rPr>
            </w:pPr>
            <w:ins w:id="254" w:author="David Conklin" w:date="2020-11-18T08:34:00Z">
              <w:r>
                <w:t>DOR</w:t>
              </w:r>
            </w:ins>
          </w:p>
        </w:tc>
        <w:tc>
          <w:tcPr>
            <w:tcW w:w="0" w:type="auto"/>
          </w:tcPr>
          <w:p w14:paraId="510BB3A1" w14:textId="0313DF70" w:rsidR="005A5638" w:rsidRDefault="005A5638" w:rsidP="006636CC">
            <w:pPr>
              <w:rPr>
                <w:ins w:id="255" w:author="David Conklin" w:date="2020-11-18T08:48:00Z"/>
              </w:rPr>
            </w:pPr>
            <w:ins w:id="256" w:author="David Conklin" w:date="2020-11-18T08:50:00Z">
              <w:r>
                <w:t>5</w:t>
              </w:r>
            </w:ins>
          </w:p>
        </w:tc>
        <w:tc>
          <w:tcPr>
            <w:tcW w:w="0" w:type="auto"/>
          </w:tcPr>
          <w:p w14:paraId="6DE981D3" w14:textId="7F39374E" w:rsidR="005A5638" w:rsidRDefault="005A5638" w:rsidP="006636CC">
            <w:pPr>
              <w:rPr>
                <w:ins w:id="257" w:author="David Conklin" w:date="2020-11-18T08:30:00Z"/>
              </w:rPr>
            </w:pPr>
            <w:ins w:id="258" w:author="David Conklin" w:date="2020-11-18T08:34:00Z">
              <w:r>
                <w:t>Dorena</w:t>
              </w:r>
            </w:ins>
          </w:p>
        </w:tc>
        <w:tc>
          <w:tcPr>
            <w:tcW w:w="0" w:type="auto"/>
          </w:tcPr>
          <w:p w14:paraId="7FF02757" w14:textId="5EDD73CA" w:rsidR="005A5638" w:rsidRDefault="005A5638" w:rsidP="006636CC">
            <w:pPr>
              <w:rPr>
                <w:ins w:id="259" w:author="David Conklin" w:date="2020-11-18T08:32:00Z"/>
              </w:rPr>
            </w:pPr>
            <w:ins w:id="260" w:author="David Conklin" w:date="2020-11-18T08:35:00Z">
              <w:r>
                <w:t>Coast Fork</w:t>
              </w:r>
            </w:ins>
          </w:p>
        </w:tc>
        <w:tc>
          <w:tcPr>
            <w:tcW w:w="0" w:type="auto"/>
          </w:tcPr>
          <w:p w14:paraId="65E2EB0B" w14:textId="241B07A6" w:rsidR="005A5638" w:rsidRDefault="005A5638" w:rsidP="006636CC">
            <w:pPr>
              <w:rPr>
                <w:ins w:id="261" w:author="David Conklin" w:date="2020-11-18T10:48:00Z"/>
              </w:rPr>
            </w:pPr>
            <w:ins w:id="262" w:author="David Conklin" w:date="2020-11-18T10:50:00Z">
              <w:r>
                <w:t>flood control</w:t>
              </w:r>
            </w:ins>
          </w:p>
        </w:tc>
      </w:tr>
      <w:tr w:rsidR="005A5638" w14:paraId="132D67EC" w14:textId="4D5FFF47" w:rsidTr="00B5455E">
        <w:trPr>
          <w:ins w:id="263" w:author="David Conklin" w:date="2020-11-18T08:30:00Z"/>
        </w:trPr>
        <w:tc>
          <w:tcPr>
            <w:tcW w:w="0" w:type="auto"/>
          </w:tcPr>
          <w:p w14:paraId="0798A743" w14:textId="7B2237AB" w:rsidR="005A5638" w:rsidRDefault="005A5638" w:rsidP="006636CC">
            <w:pPr>
              <w:rPr>
                <w:ins w:id="264" w:author="David Conklin" w:date="2020-11-18T08:30:00Z"/>
              </w:rPr>
            </w:pPr>
            <w:ins w:id="265" w:author="David Conklin" w:date="2020-11-18T08:36:00Z">
              <w:r>
                <w:t>FAL</w:t>
              </w:r>
            </w:ins>
          </w:p>
        </w:tc>
        <w:tc>
          <w:tcPr>
            <w:tcW w:w="0" w:type="auto"/>
          </w:tcPr>
          <w:p w14:paraId="4950AA4A" w14:textId="595DEB2C" w:rsidR="005A5638" w:rsidRDefault="005A5638" w:rsidP="006636CC">
            <w:pPr>
              <w:rPr>
                <w:ins w:id="266" w:author="David Conklin" w:date="2020-11-18T08:48:00Z"/>
              </w:rPr>
            </w:pPr>
            <w:ins w:id="267" w:author="David Conklin" w:date="2020-11-18T08:49:00Z">
              <w:r>
                <w:t>4</w:t>
              </w:r>
            </w:ins>
          </w:p>
        </w:tc>
        <w:tc>
          <w:tcPr>
            <w:tcW w:w="0" w:type="auto"/>
          </w:tcPr>
          <w:p w14:paraId="06555869" w14:textId="48F710EA" w:rsidR="005A5638" w:rsidRDefault="005A5638" w:rsidP="006636CC">
            <w:pPr>
              <w:rPr>
                <w:ins w:id="268" w:author="David Conklin" w:date="2020-11-18T08:30:00Z"/>
              </w:rPr>
            </w:pPr>
            <w:ins w:id="269" w:author="David Conklin" w:date="2020-11-18T08:38:00Z">
              <w:r>
                <w:t>Fall Creek</w:t>
              </w:r>
            </w:ins>
          </w:p>
        </w:tc>
        <w:tc>
          <w:tcPr>
            <w:tcW w:w="0" w:type="auto"/>
          </w:tcPr>
          <w:p w14:paraId="2B450FE1" w14:textId="5F2E353B" w:rsidR="005A5638" w:rsidRDefault="005A5638" w:rsidP="006636CC">
            <w:pPr>
              <w:rPr>
                <w:ins w:id="270" w:author="David Conklin" w:date="2020-11-18T08:32:00Z"/>
              </w:rPr>
            </w:pPr>
            <w:ins w:id="271" w:author="David Conklin" w:date="2020-11-18T08:41:00Z">
              <w:r>
                <w:t>Middle Fork</w:t>
              </w:r>
            </w:ins>
          </w:p>
        </w:tc>
        <w:tc>
          <w:tcPr>
            <w:tcW w:w="0" w:type="auto"/>
          </w:tcPr>
          <w:p w14:paraId="76D1316A" w14:textId="44F09879" w:rsidR="005A5638" w:rsidRDefault="005A5638" w:rsidP="006636CC">
            <w:pPr>
              <w:rPr>
                <w:ins w:id="272" w:author="David Conklin" w:date="2020-11-18T10:48:00Z"/>
              </w:rPr>
            </w:pPr>
            <w:ins w:id="273" w:author="David Conklin" w:date="2020-11-18T10:49:00Z">
              <w:r>
                <w:t>flood</w:t>
              </w:r>
            </w:ins>
            <w:ins w:id="274" w:author="David Conklin" w:date="2020-11-18T10:50:00Z">
              <w:r>
                <w:t xml:space="preserve"> control</w:t>
              </w:r>
            </w:ins>
          </w:p>
        </w:tc>
      </w:tr>
      <w:tr w:rsidR="005A5638" w14:paraId="1842BA85" w14:textId="52619B8E" w:rsidTr="00B5455E">
        <w:trPr>
          <w:ins w:id="275" w:author="David Conklin" w:date="2020-11-18T08:30:00Z"/>
        </w:trPr>
        <w:tc>
          <w:tcPr>
            <w:tcW w:w="0" w:type="auto"/>
          </w:tcPr>
          <w:p w14:paraId="4FF88FEA" w14:textId="2B87771F" w:rsidR="005A5638" w:rsidRDefault="005A5638" w:rsidP="006636CC">
            <w:pPr>
              <w:rPr>
                <w:ins w:id="276" w:author="David Conklin" w:date="2020-11-18T08:30:00Z"/>
              </w:rPr>
            </w:pPr>
            <w:ins w:id="277" w:author="David Conklin" w:date="2020-11-18T08:36:00Z">
              <w:r>
                <w:t>FOS</w:t>
              </w:r>
            </w:ins>
          </w:p>
        </w:tc>
        <w:tc>
          <w:tcPr>
            <w:tcW w:w="0" w:type="auto"/>
          </w:tcPr>
          <w:p w14:paraId="72470C6A" w14:textId="1D7367FB" w:rsidR="005A5638" w:rsidRDefault="005A5638" w:rsidP="006636CC">
            <w:pPr>
              <w:rPr>
                <w:ins w:id="278" w:author="David Conklin" w:date="2020-11-18T08:48:00Z"/>
              </w:rPr>
            </w:pPr>
            <w:ins w:id="279" w:author="David Conklin" w:date="2020-11-18T08:50:00Z">
              <w:r>
                <w:t>11</w:t>
              </w:r>
            </w:ins>
          </w:p>
        </w:tc>
        <w:tc>
          <w:tcPr>
            <w:tcW w:w="0" w:type="auto"/>
          </w:tcPr>
          <w:p w14:paraId="0DB5F348" w14:textId="36A1A516" w:rsidR="005A5638" w:rsidRDefault="005A5638" w:rsidP="006636CC">
            <w:pPr>
              <w:rPr>
                <w:ins w:id="280" w:author="David Conklin" w:date="2020-11-18T08:30:00Z"/>
              </w:rPr>
            </w:pPr>
            <w:ins w:id="281" w:author="David Conklin" w:date="2020-11-18T08:36:00Z">
              <w:r>
                <w:t>Foster</w:t>
              </w:r>
            </w:ins>
          </w:p>
        </w:tc>
        <w:tc>
          <w:tcPr>
            <w:tcW w:w="0" w:type="auto"/>
          </w:tcPr>
          <w:p w14:paraId="0A0D9CE2" w14:textId="4BD8883E" w:rsidR="005A5638" w:rsidRDefault="005A5638" w:rsidP="006636CC">
            <w:pPr>
              <w:rPr>
                <w:ins w:id="282" w:author="David Conklin" w:date="2020-11-18T08:32:00Z"/>
              </w:rPr>
            </w:pPr>
            <w:ins w:id="283" w:author="David Conklin" w:date="2020-11-18T08:42:00Z">
              <w:r>
                <w:t>South Santiam</w:t>
              </w:r>
            </w:ins>
          </w:p>
        </w:tc>
        <w:tc>
          <w:tcPr>
            <w:tcW w:w="0" w:type="auto"/>
          </w:tcPr>
          <w:p w14:paraId="05996DBB" w14:textId="4860C0F6" w:rsidR="005A5638" w:rsidRDefault="005A5638" w:rsidP="006636CC">
            <w:pPr>
              <w:rPr>
                <w:ins w:id="284" w:author="David Conklin" w:date="2020-11-18T10:48:00Z"/>
              </w:rPr>
            </w:pPr>
            <w:ins w:id="285" w:author="David Conklin" w:date="2020-11-18T10:52:00Z">
              <w:r>
                <w:t>flood control</w:t>
              </w:r>
            </w:ins>
            <w:ins w:id="286" w:author="David Conklin" w:date="2020-11-18T10:57:00Z">
              <w:r>
                <w:t>, hydropower</w:t>
              </w:r>
            </w:ins>
          </w:p>
        </w:tc>
      </w:tr>
      <w:tr w:rsidR="005A5638" w14:paraId="65615764" w14:textId="6A135BEC" w:rsidTr="00B5455E">
        <w:trPr>
          <w:ins w:id="287" w:author="David Conklin" w:date="2020-11-18T08:30:00Z"/>
        </w:trPr>
        <w:tc>
          <w:tcPr>
            <w:tcW w:w="0" w:type="auto"/>
          </w:tcPr>
          <w:p w14:paraId="52FA3DFB" w14:textId="49BE7CFD" w:rsidR="005A5638" w:rsidRDefault="005A5638" w:rsidP="006636CC">
            <w:pPr>
              <w:rPr>
                <w:ins w:id="288" w:author="David Conklin" w:date="2020-11-18T08:30:00Z"/>
              </w:rPr>
            </w:pPr>
            <w:ins w:id="289" w:author="David Conklin" w:date="2020-11-18T08:36:00Z">
              <w:r>
                <w:t>FRN</w:t>
              </w:r>
            </w:ins>
          </w:p>
        </w:tc>
        <w:tc>
          <w:tcPr>
            <w:tcW w:w="0" w:type="auto"/>
          </w:tcPr>
          <w:p w14:paraId="5D303C62" w14:textId="4D9EF239" w:rsidR="005A5638" w:rsidRDefault="005A5638" w:rsidP="006636CC">
            <w:pPr>
              <w:rPr>
                <w:ins w:id="290" w:author="David Conklin" w:date="2020-11-18T08:48:00Z"/>
              </w:rPr>
            </w:pPr>
            <w:ins w:id="291" w:author="David Conklin" w:date="2020-11-18T08:50:00Z">
              <w:r>
                <w:t>7</w:t>
              </w:r>
            </w:ins>
          </w:p>
        </w:tc>
        <w:tc>
          <w:tcPr>
            <w:tcW w:w="0" w:type="auto"/>
          </w:tcPr>
          <w:p w14:paraId="6528B2D4" w14:textId="2AB42D07" w:rsidR="005A5638" w:rsidRDefault="005A5638" w:rsidP="006636CC">
            <w:pPr>
              <w:rPr>
                <w:ins w:id="292" w:author="David Conklin" w:date="2020-11-18T08:30:00Z"/>
              </w:rPr>
            </w:pPr>
            <w:ins w:id="293" w:author="David Conklin" w:date="2020-11-18T08:36:00Z">
              <w:r>
                <w:t>Fern Ridge</w:t>
              </w:r>
            </w:ins>
          </w:p>
        </w:tc>
        <w:tc>
          <w:tcPr>
            <w:tcW w:w="0" w:type="auto"/>
          </w:tcPr>
          <w:p w14:paraId="387513B1" w14:textId="0E47F203" w:rsidR="005A5638" w:rsidRDefault="005A5638" w:rsidP="006636CC">
            <w:pPr>
              <w:rPr>
                <w:ins w:id="294" w:author="David Conklin" w:date="2020-11-18T08:32:00Z"/>
              </w:rPr>
            </w:pPr>
            <w:ins w:id="295" w:author="David Conklin" w:date="2020-11-18T08:36:00Z">
              <w:r>
                <w:t>Long Tom</w:t>
              </w:r>
            </w:ins>
          </w:p>
        </w:tc>
        <w:tc>
          <w:tcPr>
            <w:tcW w:w="0" w:type="auto"/>
          </w:tcPr>
          <w:p w14:paraId="03BA6765" w14:textId="72A5E972" w:rsidR="005A5638" w:rsidRDefault="005A5638" w:rsidP="006636CC">
            <w:pPr>
              <w:rPr>
                <w:ins w:id="296" w:author="David Conklin" w:date="2020-11-18T10:48:00Z"/>
              </w:rPr>
            </w:pPr>
            <w:ins w:id="297" w:author="David Conklin" w:date="2020-11-18T10:50:00Z">
              <w:r>
                <w:t>fl</w:t>
              </w:r>
            </w:ins>
            <w:ins w:id="298" w:author="David Conklin" w:date="2020-11-18T10:51:00Z">
              <w:r>
                <w:t>ood control</w:t>
              </w:r>
            </w:ins>
          </w:p>
        </w:tc>
      </w:tr>
      <w:tr w:rsidR="005A5638" w14:paraId="22548737" w14:textId="211D4E6F" w:rsidTr="00B5455E">
        <w:trPr>
          <w:ins w:id="299" w:author="David Conklin" w:date="2020-11-18T08:30:00Z"/>
        </w:trPr>
        <w:tc>
          <w:tcPr>
            <w:tcW w:w="0" w:type="auto"/>
          </w:tcPr>
          <w:p w14:paraId="62627224" w14:textId="5ABEC9E0" w:rsidR="005A5638" w:rsidRDefault="005A5638" w:rsidP="006636CC">
            <w:pPr>
              <w:rPr>
                <w:ins w:id="300" w:author="David Conklin" w:date="2020-11-18T08:30:00Z"/>
              </w:rPr>
            </w:pPr>
            <w:ins w:id="301" w:author="David Conklin" w:date="2020-11-18T08:37:00Z">
              <w:r>
                <w:t>GPR</w:t>
              </w:r>
            </w:ins>
          </w:p>
        </w:tc>
        <w:tc>
          <w:tcPr>
            <w:tcW w:w="0" w:type="auto"/>
          </w:tcPr>
          <w:p w14:paraId="189F1F32" w14:textId="695F6938" w:rsidR="005A5638" w:rsidRDefault="005A5638" w:rsidP="006636CC">
            <w:pPr>
              <w:rPr>
                <w:ins w:id="302" w:author="David Conklin" w:date="2020-11-18T08:48:00Z"/>
              </w:rPr>
            </w:pPr>
            <w:ins w:id="303" w:author="David Conklin" w:date="2020-11-18T08:50:00Z">
              <w:r>
                <w:t>10</w:t>
              </w:r>
            </w:ins>
          </w:p>
        </w:tc>
        <w:tc>
          <w:tcPr>
            <w:tcW w:w="0" w:type="auto"/>
          </w:tcPr>
          <w:p w14:paraId="75C1AE9C" w14:textId="1E896973" w:rsidR="005A5638" w:rsidRDefault="005A5638" w:rsidP="006636CC">
            <w:pPr>
              <w:rPr>
                <w:ins w:id="304" w:author="David Conklin" w:date="2020-11-18T08:30:00Z"/>
              </w:rPr>
            </w:pPr>
            <w:ins w:id="305" w:author="David Conklin" w:date="2020-11-18T08:37:00Z">
              <w:r>
                <w:t>Green Peter</w:t>
              </w:r>
            </w:ins>
          </w:p>
        </w:tc>
        <w:tc>
          <w:tcPr>
            <w:tcW w:w="0" w:type="auto"/>
          </w:tcPr>
          <w:p w14:paraId="3CBECDDA" w14:textId="0FB7A5A0" w:rsidR="005A5638" w:rsidRDefault="005A5638" w:rsidP="006636CC">
            <w:pPr>
              <w:rPr>
                <w:ins w:id="306" w:author="David Conklin" w:date="2020-11-18T08:32:00Z"/>
              </w:rPr>
            </w:pPr>
            <w:ins w:id="307" w:author="David Conklin" w:date="2020-11-18T08:37:00Z">
              <w:r>
                <w:t>South Santiam</w:t>
              </w:r>
            </w:ins>
          </w:p>
        </w:tc>
        <w:tc>
          <w:tcPr>
            <w:tcW w:w="0" w:type="auto"/>
          </w:tcPr>
          <w:p w14:paraId="7C56A966" w14:textId="6A110804" w:rsidR="005A5638" w:rsidRDefault="005A5638" w:rsidP="006636CC">
            <w:pPr>
              <w:rPr>
                <w:ins w:id="308" w:author="David Conklin" w:date="2020-11-18T10:48:00Z"/>
              </w:rPr>
            </w:pPr>
            <w:ins w:id="309" w:author="David Conklin" w:date="2020-11-18T10:51:00Z">
              <w:r>
                <w:t>flood cont</w:t>
              </w:r>
            </w:ins>
            <w:ins w:id="310" w:author="David Conklin" w:date="2020-11-18T10:52:00Z">
              <w:r>
                <w:t>rol</w:t>
              </w:r>
            </w:ins>
            <w:ins w:id="311" w:author="David Conklin" w:date="2020-11-18T10:56:00Z">
              <w:r>
                <w:t>, hydropower</w:t>
              </w:r>
            </w:ins>
          </w:p>
        </w:tc>
      </w:tr>
      <w:tr w:rsidR="005A5638" w14:paraId="1D928761" w14:textId="23ADAD49" w:rsidTr="00B5455E">
        <w:trPr>
          <w:ins w:id="312" w:author="David Conklin" w:date="2020-11-18T08:30:00Z"/>
        </w:trPr>
        <w:tc>
          <w:tcPr>
            <w:tcW w:w="0" w:type="auto"/>
          </w:tcPr>
          <w:p w14:paraId="1FD41C3A" w14:textId="1453CCD1" w:rsidR="005A5638" w:rsidRDefault="005A5638" w:rsidP="006636CC">
            <w:pPr>
              <w:rPr>
                <w:ins w:id="313" w:author="David Conklin" w:date="2020-11-18T08:30:00Z"/>
              </w:rPr>
            </w:pPr>
            <w:ins w:id="314" w:author="David Conklin" w:date="2020-11-18T08:37:00Z">
              <w:r>
                <w:t>HCR</w:t>
              </w:r>
            </w:ins>
          </w:p>
        </w:tc>
        <w:tc>
          <w:tcPr>
            <w:tcW w:w="0" w:type="auto"/>
          </w:tcPr>
          <w:p w14:paraId="6256D4F2" w14:textId="47BD92A1" w:rsidR="005A5638" w:rsidRDefault="005A5638" w:rsidP="006636CC">
            <w:pPr>
              <w:rPr>
                <w:ins w:id="315" w:author="David Conklin" w:date="2020-11-18T08:48:00Z"/>
              </w:rPr>
            </w:pPr>
            <w:ins w:id="316" w:author="David Conklin" w:date="2020-11-18T08:49:00Z">
              <w:r>
                <w:t>1</w:t>
              </w:r>
            </w:ins>
          </w:p>
        </w:tc>
        <w:tc>
          <w:tcPr>
            <w:tcW w:w="0" w:type="auto"/>
          </w:tcPr>
          <w:p w14:paraId="274BAF58" w14:textId="2B7C8068" w:rsidR="005A5638" w:rsidRDefault="005A5638" w:rsidP="006636CC">
            <w:pPr>
              <w:rPr>
                <w:ins w:id="317" w:author="David Conklin" w:date="2020-11-18T08:30:00Z"/>
              </w:rPr>
            </w:pPr>
            <w:ins w:id="318" w:author="David Conklin" w:date="2020-11-18T08:37:00Z">
              <w:r>
                <w:t>Hills Creek</w:t>
              </w:r>
            </w:ins>
          </w:p>
        </w:tc>
        <w:tc>
          <w:tcPr>
            <w:tcW w:w="0" w:type="auto"/>
          </w:tcPr>
          <w:p w14:paraId="3C4FCA08" w14:textId="4117FA50" w:rsidR="005A5638" w:rsidRDefault="005A5638" w:rsidP="006636CC">
            <w:pPr>
              <w:rPr>
                <w:ins w:id="319" w:author="David Conklin" w:date="2020-11-18T08:32:00Z"/>
              </w:rPr>
            </w:pPr>
            <w:ins w:id="320" w:author="David Conklin" w:date="2020-11-18T08:41:00Z">
              <w:r>
                <w:t>Middle Fork</w:t>
              </w:r>
            </w:ins>
          </w:p>
        </w:tc>
        <w:tc>
          <w:tcPr>
            <w:tcW w:w="0" w:type="auto"/>
          </w:tcPr>
          <w:p w14:paraId="58DD8D7A" w14:textId="1BCDCD8F" w:rsidR="005A5638" w:rsidRDefault="005A5638" w:rsidP="006636CC">
            <w:pPr>
              <w:rPr>
                <w:ins w:id="321" w:author="David Conklin" w:date="2020-11-18T10:48:00Z"/>
              </w:rPr>
            </w:pPr>
            <w:ins w:id="322" w:author="David Conklin" w:date="2020-11-18T10:49:00Z">
              <w:r>
                <w:t>flood control</w:t>
              </w:r>
            </w:ins>
            <w:ins w:id="323" w:author="David Conklin" w:date="2020-11-18T10:54:00Z">
              <w:r>
                <w:t xml:space="preserve">, </w:t>
              </w:r>
            </w:ins>
            <w:ins w:id="324" w:author="David Conklin" w:date="2020-11-18T10:55:00Z">
              <w:r>
                <w:t>hydropower</w:t>
              </w:r>
            </w:ins>
          </w:p>
        </w:tc>
      </w:tr>
      <w:tr w:rsidR="005A5638" w14:paraId="37E769A7" w14:textId="468977DB" w:rsidTr="00B5455E">
        <w:trPr>
          <w:ins w:id="325" w:author="David Conklin" w:date="2020-11-18T08:30:00Z"/>
        </w:trPr>
        <w:tc>
          <w:tcPr>
            <w:tcW w:w="0" w:type="auto"/>
          </w:tcPr>
          <w:p w14:paraId="196067DC" w14:textId="542E854F" w:rsidR="005A5638" w:rsidRDefault="005A5638" w:rsidP="006636CC">
            <w:pPr>
              <w:rPr>
                <w:ins w:id="326" w:author="David Conklin" w:date="2020-11-18T08:30:00Z"/>
              </w:rPr>
            </w:pPr>
            <w:ins w:id="327" w:author="David Conklin" w:date="2020-11-18T08:37:00Z">
              <w:r>
                <w:t>LOP</w:t>
              </w:r>
            </w:ins>
          </w:p>
        </w:tc>
        <w:tc>
          <w:tcPr>
            <w:tcW w:w="0" w:type="auto"/>
          </w:tcPr>
          <w:p w14:paraId="43B4D2A3" w14:textId="4EAF0992" w:rsidR="005A5638" w:rsidRDefault="005A5638" w:rsidP="006636CC">
            <w:pPr>
              <w:rPr>
                <w:ins w:id="328" w:author="David Conklin" w:date="2020-11-18T08:48:00Z"/>
              </w:rPr>
            </w:pPr>
            <w:ins w:id="329" w:author="David Conklin" w:date="2020-11-18T08:49:00Z">
              <w:r>
                <w:t>2</w:t>
              </w:r>
            </w:ins>
          </w:p>
        </w:tc>
        <w:tc>
          <w:tcPr>
            <w:tcW w:w="0" w:type="auto"/>
          </w:tcPr>
          <w:p w14:paraId="227D31AC" w14:textId="38342679" w:rsidR="005A5638" w:rsidRDefault="005A5638" w:rsidP="006636CC">
            <w:pPr>
              <w:rPr>
                <w:ins w:id="330" w:author="David Conklin" w:date="2020-11-18T08:30:00Z"/>
              </w:rPr>
            </w:pPr>
            <w:ins w:id="331" w:author="David Conklin" w:date="2020-11-18T08:38:00Z">
              <w:r>
                <w:t>Lookout Point</w:t>
              </w:r>
            </w:ins>
          </w:p>
        </w:tc>
        <w:tc>
          <w:tcPr>
            <w:tcW w:w="0" w:type="auto"/>
          </w:tcPr>
          <w:p w14:paraId="7CD67270" w14:textId="62B35247" w:rsidR="005A5638" w:rsidRDefault="005A5638" w:rsidP="006636CC">
            <w:pPr>
              <w:rPr>
                <w:ins w:id="332" w:author="David Conklin" w:date="2020-11-18T08:32:00Z"/>
              </w:rPr>
            </w:pPr>
            <w:ins w:id="333" w:author="David Conklin" w:date="2020-11-18T08:42:00Z">
              <w:r>
                <w:t>Middle Fork</w:t>
              </w:r>
            </w:ins>
          </w:p>
        </w:tc>
        <w:tc>
          <w:tcPr>
            <w:tcW w:w="0" w:type="auto"/>
          </w:tcPr>
          <w:p w14:paraId="22C7F409" w14:textId="0F87675B" w:rsidR="005A5638" w:rsidRDefault="005A5638" w:rsidP="006636CC">
            <w:pPr>
              <w:rPr>
                <w:ins w:id="334" w:author="David Conklin" w:date="2020-11-18T10:48:00Z"/>
              </w:rPr>
            </w:pPr>
            <w:ins w:id="335" w:author="David Conklin" w:date="2020-11-18T10:49:00Z">
              <w:r>
                <w:t>flood control</w:t>
              </w:r>
            </w:ins>
            <w:ins w:id="336" w:author="David Conklin" w:date="2020-11-18T10:55:00Z">
              <w:r>
                <w:t>, hydropower</w:t>
              </w:r>
            </w:ins>
          </w:p>
        </w:tc>
      </w:tr>
    </w:tbl>
    <w:p w14:paraId="3D2B1A55" w14:textId="77777777" w:rsidR="00167AC6" w:rsidRDefault="00167AC6" w:rsidP="006636CC">
      <w:pPr>
        <w:rPr>
          <w:ins w:id="337" w:author="David Conklin" w:date="2020-11-18T08:25:00Z"/>
        </w:rPr>
      </w:pPr>
    </w:p>
    <w:p w14:paraId="1144742D" w14:textId="0A298C89" w:rsidR="00167AC6" w:rsidRDefault="00167AC6" w:rsidP="006636CC">
      <w:pPr>
        <w:rPr>
          <w:ins w:id="338" w:author="David Conklin" w:date="2020-11-18T08:25:00Z"/>
        </w:rPr>
      </w:pPr>
    </w:p>
    <w:p w14:paraId="7701215C" w14:textId="0C6C166A" w:rsidR="00167AC6" w:rsidRDefault="00167AC6" w:rsidP="006636CC">
      <w:pPr>
        <w:rPr>
          <w:ins w:id="339" w:author="David Conklin" w:date="2020-11-18T08:51:00Z"/>
        </w:rPr>
      </w:pPr>
      <w:ins w:id="340" w:author="David Conklin" w:date="2020-11-18T08:25:00Z">
        <w:r>
          <w:t xml:space="preserve">Reservoir </w:t>
        </w:r>
      </w:ins>
      <w:ins w:id="341" w:author="David Conklin" w:date="2020-11-18T08:26:00Z">
        <w:r>
          <w:t>rules and data are stored in the CW3M repository at Data</w:t>
        </w:r>
      </w:ins>
      <w:ins w:id="342" w:author="David Conklin" w:date="2020-11-18T08:27:00Z">
        <w:r>
          <w:t>CW3M/Reservoirs.  Data and rules for s</w:t>
        </w:r>
      </w:ins>
      <w:ins w:id="343" w:author="David Conklin" w:date="2020-11-18T08:28:00Z">
        <w:r>
          <w:t>pecific reservoir</w:t>
        </w:r>
      </w:ins>
      <w:ins w:id="344" w:author="David Conklin" w:date="2020-11-18T08:43:00Z">
        <w:r w:rsidR="00147635">
          <w:t>s</w:t>
        </w:r>
      </w:ins>
      <w:ins w:id="345" w:author="David Conklin" w:date="2020-11-18T08:28:00Z">
        <w:r>
          <w:t xml:space="preserve"> are identified in </w:t>
        </w:r>
      </w:ins>
      <w:ins w:id="346" w:author="David Conklin" w:date="2020-11-18T08:43:00Z">
        <w:r w:rsidR="00147635">
          <w:t>their individual</w:t>
        </w:r>
      </w:ins>
      <w:ins w:id="347" w:author="David Conklin" w:date="2020-11-18T08:28:00Z">
        <w:r>
          <w:t xml:space="preserve"> &lt;reservoir&gt; block</w:t>
        </w:r>
      </w:ins>
      <w:ins w:id="348" w:author="David Conklin" w:date="2020-11-18T08:44:00Z">
        <w:r w:rsidR="00147635">
          <w:t xml:space="preserve">s </w:t>
        </w:r>
      </w:ins>
      <w:ins w:id="349" w:author="David Conklin" w:date="2020-11-18T08:28:00Z">
        <w:r>
          <w:t>in the Flow XML file.</w:t>
        </w:r>
      </w:ins>
      <w:ins w:id="350" w:author="David Conklin" w:date="2020-11-18T08:45:00Z">
        <w:r w:rsidR="00147635">
          <w:t xml:space="preserve">  </w:t>
        </w:r>
      </w:ins>
      <w:ins w:id="351" w:author="David Conklin" w:date="2020-11-18T08:51:00Z">
        <w:r w:rsidR="004021FE">
          <w:t>H</w:t>
        </w:r>
      </w:ins>
      <w:ins w:id="352" w:author="David Conklin" w:date="2020-11-18T08:45:00Z">
        <w:r w:rsidR="00147635">
          <w:t>ere</w:t>
        </w:r>
        <w:r w:rsidR="004021FE">
          <w:t xml:space="preserve"> is </w:t>
        </w:r>
      </w:ins>
      <w:ins w:id="353" w:author="David Conklin" w:date="2020-11-18T08:51:00Z">
        <w:r w:rsidR="004021FE">
          <w:t>an example.</w:t>
        </w:r>
      </w:ins>
    </w:p>
    <w:p w14:paraId="29A4A093" w14:textId="77777777" w:rsidR="004021FE" w:rsidRDefault="004021FE" w:rsidP="006636CC">
      <w:pPr>
        <w:rPr>
          <w:ins w:id="354" w:author="David Conklin" w:date="2020-11-18T08:45:00Z"/>
        </w:rPr>
      </w:pPr>
    </w:p>
    <w:p w14:paraId="3810400D" w14:textId="627610C2" w:rsidR="005875B4" w:rsidRDefault="004021FE" w:rsidP="004021FE">
      <w:pPr>
        <w:rPr>
          <w:ins w:id="355" w:author="David Conklin" w:date="2020-11-18T08:58:00Z"/>
        </w:rPr>
      </w:pPr>
      <w:ins w:id="356" w:author="David Conklin" w:date="2020-11-18T08:45:00Z">
        <w:r>
          <w:t xml:space="preserve"> &lt;reservoir id="9"   name="Blue River Reservoir (USACE)"   </w:t>
        </w:r>
      </w:ins>
    </w:p>
    <w:p w14:paraId="603EAA6A" w14:textId="2E5CF3E1" w:rsidR="004021FE" w:rsidRDefault="004021FE" w:rsidP="005875B4">
      <w:pPr>
        <w:ind w:left="720"/>
        <w:rPr>
          <w:ins w:id="357" w:author="David Conklin" w:date="2020-11-18T08:52:00Z"/>
        </w:rPr>
        <w:pPrChange w:id="358" w:author="David Conklin" w:date="2020-11-18T09:01:00Z">
          <w:pPr/>
        </w:pPrChange>
      </w:pPr>
      <w:ins w:id="359" w:author="David Conklin" w:date="2020-11-18T08:52:00Z">
        <w:r>
          <w:t>reservoir_type="FloodControl</w:t>
        </w:r>
        <w:r>
          <w:t>”</w:t>
        </w:r>
      </w:ins>
    </w:p>
    <w:p w14:paraId="14A8F896" w14:textId="77777777" w:rsidR="004021FE" w:rsidRDefault="004021FE" w:rsidP="005875B4">
      <w:pPr>
        <w:ind w:left="720"/>
        <w:rPr>
          <w:ins w:id="360" w:author="David Conklin" w:date="2020-11-18T08:54:00Z"/>
        </w:rPr>
        <w:pPrChange w:id="361" w:author="David Conklin" w:date="2020-11-18T09:01:00Z">
          <w:pPr/>
        </w:pPrChange>
      </w:pPr>
      <w:ins w:id="362" w:author="David Conklin" w:date="2020-11-18T08:53:00Z">
        <w:r>
          <w:t>td_elev="415.0"</w:t>
        </w:r>
        <w:r>
          <w:t xml:space="preserve"> </w:t>
        </w:r>
        <w:r>
          <w:t xml:space="preserve"> fc1_elev="414.0"  inactive_elev="359.66"                </w:t>
        </w:r>
      </w:ins>
    </w:p>
    <w:p w14:paraId="7A2E64D6" w14:textId="77777777" w:rsidR="005875B4" w:rsidRDefault="004021FE" w:rsidP="005875B4">
      <w:pPr>
        <w:ind w:left="720"/>
        <w:rPr>
          <w:ins w:id="363" w:author="David Conklin" w:date="2020-11-18T08:56:00Z"/>
        </w:rPr>
        <w:pPrChange w:id="364" w:author="David Conklin" w:date="2020-11-18T09:01:00Z">
          <w:pPr/>
        </w:pPrChange>
      </w:pPr>
      <w:ins w:id="365" w:author="David Conklin" w:date="2020-11-18T08:54:00Z">
        <w:r>
          <w:t>maxVolume="168123574"</w:t>
        </w:r>
        <w:r>
          <w:t xml:space="preserve">  </w:t>
        </w:r>
        <w:r>
          <w:t>initVolume="5063443"</w:t>
        </w:r>
      </w:ins>
      <w:ins w:id="366" w:author="David Conklin" w:date="2020-11-18T08:53:00Z">
        <w:r>
          <w:t xml:space="preserve">         </w:t>
        </w:r>
      </w:ins>
    </w:p>
    <w:p w14:paraId="36B0E6EE" w14:textId="43C9C37A" w:rsidR="004021FE" w:rsidRDefault="005875B4" w:rsidP="005875B4">
      <w:pPr>
        <w:ind w:left="720"/>
        <w:rPr>
          <w:ins w:id="367" w:author="David Conklin" w:date="2020-11-18T08:45:00Z"/>
        </w:rPr>
        <w:pPrChange w:id="368" w:author="David Conklin" w:date="2020-11-18T09:01:00Z">
          <w:pPr/>
        </w:pPrChange>
      </w:pPr>
      <w:ins w:id="369" w:author="David Conklin" w:date="2020-11-18T08:56:00Z">
        <w:r>
          <w:t>minOutflow="1.417"</w:t>
        </w:r>
      </w:ins>
      <w:ins w:id="370" w:author="David Conklin" w:date="2020-11-18T08:53:00Z">
        <w:r w:rsidR="004021FE">
          <w:t xml:space="preserve">  </w:t>
        </w:r>
      </w:ins>
      <w:ins w:id="371" w:author="David Conklin" w:date="2020-11-18T08:57:00Z">
        <w:r>
          <w:t>maxPowerFlow="0"</w:t>
        </w:r>
      </w:ins>
    </w:p>
    <w:p w14:paraId="77A604D2" w14:textId="7662BE6A" w:rsidR="004021FE" w:rsidRDefault="004021FE" w:rsidP="00D2456B">
      <w:pPr>
        <w:rPr>
          <w:ins w:id="372" w:author="David Conklin" w:date="2020-11-18T08:45:00Z"/>
        </w:rPr>
        <w:pPrChange w:id="373" w:author="David Conklin" w:date="2020-11-18T09:09:00Z">
          <w:pPr/>
        </w:pPrChange>
      </w:pPr>
      <w:ins w:id="374" w:author="David Conklin" w:date="2020-11-18T08:45:00Z">
        <w:r>
          <w:t xml:space="preserve">path="Reservoirs\"     </w:t>
        </w:r>
      </w:ins>
    </w:p>
    <w:p w14:paraId="3713EA18" w14:textId="5816FF64" w:rsidR="004021FE" w:rsidRDefault="005875B4" w:rsidP="005875B4">
      <w:pPr>
        <w:ind w:left="360"/>
        <w:rPr>
          <w:ins w:id="375" w:author="David Conklin" w:date="2020-11-18T08:45:00Z"/>
        </w:rPr>
        <w:pPrChange w:id="376" w:author="David Conklin" w:date="2020-11-18T09:02:00Z">
          <w:pPr/>
        </w:pPrChange>
      </w:pPr>
      <w:ins w:id="377" w:author="David Conklin" w:date="2020-11-18T08:55:00Z">
        <w:r>
          <w:t>av_dir="Area_Capacity_Curves\"</w:t>
        </w:r>
        <w:r>
          <w:t xml:space="preserve"> </w:t>
        </w:r>
      </w:ins>
      <w:ins w:id="378" w:author="David Conklin" w:date="2020-11-18T08:45:00Z">
        <w:r w:rsidR="004021FE">
          <w:t xml:space="preserve"> area_vol_curve="blue_river_area_capacity.csv"                            </w:t>
        </w:r>
      </w:ins>
    </w:p>
    <w:p w14:paraId="53831C73" w14:textId="77777777" w:rsidR="00950765" w:rsidRDefault="005875B4" w:rsidP="005875B4">
      <w:pPr>
        <w:ind w:left="360"/>
        <w:rPr>
          <w:ins w:id="379" w:author="David Conklin" w:date="2020-11-18T11:59:00Z"/>
        </w:rPr>
      </w:pPr>
      <w:ins w:id="380" w:author="David Conklin" w:date="2020-11-18T08:56:00Z">
        <w:r>
          <w:t>rc_dir="Rule_Curves\{ScenarioName}"</w:t>
        </w:r>
        <w:r>
          <w:t xml:space="preserve">  </w:t>
        </w:r>
      </w:ins>
      <w:ins w:id="381" w:author="David Conklin" w:date="2020-11-18T08:45:00Z">
        <w:r w:rsidR="004021FE">
          <w:t xml:space="preserve">rule_curve="blue_river_rule_curve.csv"  </w:t>
        </w:r>
      </w:ins>
    </w:p>
    <w:p w14:paraId="120873A9" w14:textId="73054A60" w:rsidR="004021FE" w:rsidRDefault="00950765" w:rsidP="00950765">
      <w:pPr>
        <w:ind w:left="360"/>
        <w:rPr>
          <w:ins w:id="382" w:author="David Conklin" w:date="2020-11-18T08:45:00Z"/>
        </w:rPr>
        <w:pPrChange w:id="383" w:author="David Conklin" w:date="2020-11-18T11:59:00Z">
          <w:pPr/>
        </w:pPrChange>
      </w:pPr>
      <w:ins w:id="384" w:author="David Conklin" w:date="2020-11-18T11:59:00Z">
        <w:r>
          <w:tab/>
        </w:r>
        <w:r>
          <w:t xml:space="preserve">      buffer_zone="BR_buffer.csv"                         </w:t>
        </w:r>
      </w:ins>
      <w:ins w:id="385" w:author="David Conklin" w:date="2020-11-18T08:45:00Z">
        <w:r w:rsidR="004021FE">
          <w:t xml:space="preserve">                            </w:t>
        </w:r>
      </w:ins>
    </w:p>
    <w:p w14:paraId="6949E52C" w14:textId="15BCF852" w:rsidR="004021FE" w:rsidRDefault="005875B4" w:rsidP="005875B4">
      <w:pPr>
        <w:ind w:left="360"/>
        <w:rPr>
          <w:ins w:id="386" w:author="David Conklin" w:date="2020-11-18T08:45:00Z"/>
        </w:rPr>
        <w:pPrChange w:id="387" w:author="David Conklin" w:date="2020-11-18T09:02:00Z">
          <w:pPr/>
        </w:pPrChange>
      </w:pPr>
      <w:ins w:id="388" w:author="David Conklin" w:date="2020-11-18T08:57:00Z">
        <w:r>
          <w:t xml:space="preserve">re_dir="Rel_Cap\"  </w:t>
        </w:r>
      </w:ins>
      <w:ins w:id="389" w:author="David Conklin" w:date="2020-11-18T08:45:00Z">
        <w:r w:rsidR="004021FE">
          <w:t xml:space="preserve">composite_rc="BR_composite_rc.csv"                 </w:t>
        </w:r>
      </w:ins>
    </w:p>
    <w:p w14:paraId="762FF604" w14:textId="75DA76A5" w:rsidR="004021FE" w:rsidRDefault="005875B4" w:rsidP="005875B4">
      <w:pPr>
        <w:ind w:left="360"/>
        <w:rPr>
          <w:ins w:id="390" w:author="David Conklin" w:date="2020-11-18T08:47:00Z"/>
        </w:rPr>
        <w:pPrChange w:id="391" w:author="David Conklin" w:date="2020-11-18T09:02:00Z">
          <w:pPr/>
        </w:pPrChange>
      </w:pPr>
      <w:ins w:id="392" w:author="David Conklin" w:date="2020-11-18T09:02:00Z">
        <w:r>
          <w:t xml:space="preserve">      </w:t>
        </w:r>
      </w:ins>
      <w:ins w:id="393" w:author="David Conklin" w:date="2020-11-18T08:45:00Z">
        <w:r w:rsidR="004021FE">
          <w:t xml:space="preserve">RO_rc="BR_RO_capacity.csv"                         </w:t>
        </w:r>
      </w:ins>
    </w:p>
    <w:p w14:paraId="317A60B5" w14:textId="0B37A6E1" w:rsidR="004021FE" w:rsidRDefault="005875B4" w:rsidP="005875B4">
      <w:pPr>
        <w:ind w:left="360"/>
        <w:rPr>
          <w:ins w:id="394" w:author="David Conklin" w:date="2020-11-18T08:47:00Z"/>
        </w:rPr>
        <w:pPrChange w:id="395" w:author="David Conklin" w:date="2020-11-18T09:02:00Z">
          <w:pPr/>
        </w:pPrChange>
      </w:pPr>
      <w:ins w:id="396" w:author="David Conklin" w:date="2020-11-18T09:02:00Z">
        <w:r>
          <w:t xml:space="preserve">      </w:t>
        </w:r>
      </w:ins>
      <w:ins w:id="397" w:author="David Conklin" w:date="2020-11-18T08:45:00Z">
        <w:r w:rsidR="004021FE">
          <w:t xml:space="preserve">spillway_rc="BR_spillway_capacity.csv"              </w:t>
        </w:r>
      </w:ins>
    </w:p>
    <w:p w14:paraId="52E9AD76" w14:textId="28FDF3B0" w:rsidR="004021FE" w:rsidRDefault="004021FE" w:rsidP="005875B4">
      <w:pPr>
        <w:ind w:left="360"/>
        <w:rPr>
          <w:ins w:id="398" w:author="David Conklin" w:date="2020-11-18T08:45:00Z"/>
        </w:rPr>
        <w:pPrChange w:id="399" w:author="David Conklin" w:date="2020-11-18T09:02:00Z">
          <w:pPr/>
        </w:pPrChange>
      </w:pPr>
      <w:ins w:id="400" w:author="David Conklin" w:date="2020-11-18T08:45:00Z">
        <w:r>
          <w:t>cp_dir="ControlPoints\{ScenarioName}"</w:t>
        </w:r>
      </w:ins>
    </w:p>
    <w:p w14:paraId="388F2B99" w14:textId="4D34D07F" w:rsidR="004021FE" w:rsidRDefault="005875B4" w:rsidP="005875B4">
      <w:pPr>
        <w:ind w:left="360"/>
        <w:rPr>
          <w:ins w:id="401" w:author="David Conklin" w:date="2020-11-18T08:46:00Z"/>
        </w:rPr>
        <w:pPrChange w:id="402" w:author="David Conklin" w:date="2020-11-18T09:02:00Z">
          <w:pPr/>
        </w:pPrChange>
      </w:pPr>
      <w:ins w:id="403" w:author="David Conklin" w:date="2020-11-18T09:00:00Z">
        <w:r>
          <w:t xml:space="preserve">rp_dir="Rules_BR\" </w:t>
        </w:r>
        <w:r>
          <w:t xml:space="preserve"> </w:t>
        </w:r>
      </w:ins>
      <w:ins w:id="404" w:author="David Conklin" w:date="2020-11-18T08:45:00Z">
        <w:r w:rsidR="004021FE">
          <w:t xml:space="preserve">rule_priorities="blue_river_rule_priorities.csv"   </w:t>
        </w:r>
      </w:ins>
    </w:p>
    <w:p w14:paraId="31F6E804" w14:textId="7E2F859A" w:rsidR="004021FE" w:rsidRDefault="004021FE" w:rsidP="005875B4">
      <w:pPr>
        <w:ind w:left="360"/>
        <w:rPr>
          <w:ins w:id="405" w:author="David Conklin" w:date="2020-11-18T08:45:00Z"/>
        </w:rPr>
        <w:pPrChange w:id="406" w:author="David Conklin" w:date="2020-11-18T09:02:00Z">
          <w:pPr/>
        </w:pPrChange>
      </w:pPr>
      <w:ins w:id="407" w:author="David Conklin" w:date="2020-11-18T08:45:00Z">
        <w:r>
          <w:t>ressim_output_f="BR_ressim_flow_1935_2008.csv"</w:t>
        </w:r>
      </w:ins>
    </w:p>
    <w:p w14:paraId="6A5BA392" w14:textId="77777777" w:rsidR="004021FE" w:rsidRDefault="004021FE" w:rsidP="005875B4">
      <w:pPr>
        <w:ind w:left="360"/>
        <w:rPr>
          <w:ins w:id="408" w:author="David Conklin" w:date="2020-11-18T08:48:00Z"/>
        </w:rPr>
        <w:pPrChange w:id="409" w:author="David Conklin" w:date="2020-11-18T09:02:00Z">
          <w:pPr/>
        </w:pPrChange>
      </w:pPr>
      <w:ins w:id="410" w:author="David Conklin" w:date="2020-11-18T08:45:00Z">
        <w:r>
          <w:t xml:space="preserve">ressim_output_r="BR_ressim_rule_1935_2008.csv"     </w:t>
        </w:r>
      </w:ins>
    </w:p>
    <w:p w14:paraId="4A3883F6" w14:textId="77ABF9D3" w:rsidR="004021FE" w:rsidRDefault="004021FE" w:rsidP="00D2456B">
      <w:pPr>
        <w:rPr>
          <w:ins w:id="411" w:author="David Conklin" w:date="2020-11-18T09:05:00Z"/>
        </w:rPr>
        <w:pPrChange w:id="412" w:author="David Conklin" w:date="2020-11-18T09:06:00Z">
          <w:pPr>
            <w:ind w:left="360"/>
          </w:pPr>
        </w:pPrChange>
      </w:pPr>
      <w:ins w:id="413" w:author="David Conklin" w:date="2020-11-18T08:45:00Z">
        <w:r>
          <w:t>/&gt;</w:t>
        </w:r>
      </w:ins>
    </w:p>
    <w:p w14:paraId="1B9C0E63" w14:textId="4CE0B3D2" w:rsidR="00EE1929" w:rsidRDefault="00EE1929" w:rsidP="005875B4">
      <w:pPr>
        <w:ind w:left="360"/>
        <w:rPr>
          <w:ins w:id="414" w:author="David Conklin" w:date="2020-11-18T09:05:00Z"/>
        </w:rPr>
      </w:pPr>
    </w:p>
    <w:p w14:paraId="635F608B" w14:textId="5E2C4635" w:rsidR="00EE1929" w:rsidRDefault="00B57484" w:rsidP="00D2456B">
      <w:pPr>
        <w:rPr>
          <w:ins w:id="415" w:author="David Conklin" w:date="2020-11-18T09:12:00Z"/>
        </w:rPr>
      </w:pPr>
      <w:ins w:id="416" w:author="David Conklin" w:date="2020-11-18T09:20:00Z">
        <w:r>
          <w:lastRenderedPageBreak/>
          <w:t xml:space="preserve">Five subdirectories of the Reservoirs directory </w:t>
        </w:r>
      </w:ins>
      <w:ins w:id="417" w:author="David Conklin" w:date="2020-11-18T09:21:00Z">
        <w:r>
          <w:t>and n</w:t>
        </w:r>
      </w:ins>
      <w:ins w:id="418" w:author="David Conklin" w:date="2020-11-18T09:06:00Z">
        <w:r w:rsidR="00D2456B">
          <w:t>ine CSV text data files</w:t>
        </w:r>
      </w:ins>
      <w:ins w:id="419" w:author="David Conklin" w:date="2020-11-18T09:11:00Z">
        <w:r w:rsidR="00D2456B">
          <w:t xml:space="preserve"> in the DataCW3M\Reservoirs directory</w:t>
        </w:r>
      </w:ins>
      <w:ins w:id="420" w:author="David Conklin" w:date="2020-11-18T09:21:00Z">
        <w:r>
          <w:t xml:space="preserve"> tree</w:t>
        </w:r>
      </w:ins>
      <w:ins w:id="421" w:author="David Conklin" w:date="2020-11-18T09:11:00Z">
        <w:r w:rsidR="00D2456B">
          <w:t xml:space="preserve"> </w:t>
        </w:r>
      </w:ins>
      <w:ins w:id="422" w:author="David Conklin" w:date="2020-11-18T09:06:00Z">
        <w:r w:rsidR="00D2456B">
          <w:t xml:space="preserve"> are </w:t>
        </w:r>
      </w:ins>
      <w:ins w:id="423" w:author="David Conklin" w:date="2020-11-18T09:07:00Z">
        <w:r w:rsidR="00D2456B">
          <w:t xml:space="preserve">identified </w:t>
        </w:r>
      </w:ins>
      <w:ins w:id="424" w:author="David Conklin" w:date="2020-11-18T09:12:00Z">
        <w:r w:rsidR="00D2456B">
          <w:t xml:space="preserve">for the single reservoir </w:t>
        </w:r>
      </w:ins>
      <w:ins w:id="425" w:author="David Conklin" w:date="2020-11-18T09:07:00Z">
        <w:r w:rsidR="00D2456B">
          <w:t>in this example.</w:t>
        </w:r>
      </w:ins>
      <w:ins w:id="426" w:author="David Conklin" w:date="2020-11-18T10:32:00Z">
        <w:r w:rsidR="009F2CF4">
          <w:t xml:space="preserve">  Some paths include a {Sc</w:t>
        </w:r>
      </w:ins>
      <w:ins w:id="427" w:author="David Conklin" w:date="2020-11-18T10:33:00Z">
        <w:r w:rsidR="009F2CF4">
          <w:t xml:space="preserve">enarioName} field, which </w:t>
        </w:r>
        <w:r w:rsidR="009F2CF4">
          <w:t>allows CW3M to incorporate the name of a simulation scenario into the path at run time, when {ScenarioName} is defined elsewhere in the Flow XML file.</w:t>
        </w:r>
      </w:ins>
    </w:p>
    <w:p w14:paraId="290A3EA3" w14:textId="77777777" w:rsidR="00D2456B" w:rsidRDefault="00D2456B" w:rsidP="00D2456B">
      <w:pPr>
        <w:rPr>
          <w:ins w:id="428" w:author="David Conklin" w:date="2020-11-18T09:07:00Z"/>
        </w:rPr>
      </w:pPr>
    </w:p>
    <w:p w14:paraId="721746E6" w14:textId="3E4406BE" w:rsidR="00D2456B" w:rsidRDefault="00D2456B" w:rsidP="00D2456B">
      <w:pPr>
        <w:rPr>
          <w:ins w:id="429" w:author="David Conklin" w:date="2020-11-18T09:14:00Z"/>
        </w:rPr>
      </w:pPr>
      <w:ins w:id="430" w:author="David Conklin" w:date="2020-11-18T09:08:00Z">
        <w:r>
          <w:t>Area_Capacity_Curves\blue_river_area_capacity.csv</w:t>
        </w:r>
      </w:ins>
      <w:ins w:id="431" w:author="David Conklin" w:date="2020-11-18T10:07:00Z">
        <w:r w:rsidR="00E66A7C">
          <w:t xml:space="preserve"> </w:t>
        </w:r>
      </w:ins>
      <w:ins w:id="432" w:author="David Conklin" w:date="2020-11-18T10:09:00Z">
        <w:r w:rsidR="00E66A7C">
          <w:t>–</w:t>
        </w:r>
      </w:ins>
      <w:ins w:id="433" w:author="David Conklin" w:date="2020-11-18T10:07:00Z">
        <w:r w:rsidR="00E66A7C">
          <w:t xml:space="preserve"> </w:t>
        </w:r>
      </w:ins>
      <w:ins w:id="434" w:author="David Conklin" w:date="2020-11-18T10:09:00Z">
        <w:r w:rsidR="00E66A7C">
          <w:t>The Area_Capa</w:t>
        </w:r>
      </w:ins>
      <w:ins w:id="435" w:author="David Conklin" w:date="2020-11-18T10:10:00Z">
        <w:r w:rsidR="00E66A7C">
          <w:t xml:space="preserve">city_Curves subdirectory has one CSV file for each reservoir.  Each such file </w:t>
        </w:r>
      </w:ins>
      <w:ins w:id="436" w:author="David Conklin" w:date="2020-11-18T10:11:00Z">
        <w:r w:rsidR="00E66A7C">
          <w:t>has three columns: Elevation_m, Storage_m3</w:t>
        </w:r>
      </w:ins>
      <w:ins w:id="437" w:author="David Conklin" w:date="2020-11-18T10:19:00Z">
        <w:r w:rsidR="00004B85">
          <w:t>, and Area_ha</w:t>
        </w:r>
      </w:ins>
      <w:ins w:id="438" w:author="David Conklin" w:date="2020-11-18T10:20:00Z">
        <w:r w:rsidR="00004B85">
          <w:t xml:space="preserve">.  The one for BLU has 400 rows of data, with elevations in sorted </w:t>
        </w:r>
      </w:ins>
      <w:ins w:id="439" w:author="David Conklin" w:date="2020-11-18T10:21:00Z">
        <w:r w:rsidR="00004B85">
          <w:t>order from 396.2 to 517.9.</w:t>
        </w:r>
      </w:ins>
    </w:p>
    <w:p w14:paraId="1D4E7B1A" w14:textId="66D5448C" w:rsidR="00D2456B" w:rsidRDefault="00D2456B" w:rsidP="00D2456B">
      <w:pPr>
        <w:rPr>
          <w:ins w:id="440" w:author="David Conklin" w:date="2020-11-18T09:14:00Z"/>
        </w:rPr>
      </w:pPr>
    </w:p>
    <w:p w14:paraId="1EB3A03A" w14:textId="5C04E457" w:rsidR="00D2456B" w:rsidRDefault="00D2456B" w:rsidP="00D2456B">
      <w:pPr>
        <w:rPr>
          <w:ins w:id="441" w:author="David Conklin" w:date="2020-11-18T09:09:00Z"/>
        </w:rPr>
      </w:pPr>
      <w:ins w:id="442" w:author="David Conklin" w:date="2020-11-18T09:14:00Z">
        <w:r>
          <w:t>ControlPoints\{ScenarioName</w:t>
        </w:r>
        <w:r>
          <w:t>}</w:t>
        </w:r>
      </w:ins>
      <w:ins w:id="443" w:author="David Conklin" w:date="2020-11-18T10:21:00Z">
        <w:r w:rsidR="00004B85">
          <w:t xml:space="preserve"> </w:t>
        </w:r>
      </w:ins>
      <w:ins w:id="444" w:author="David Conklin" w:date="2020-11-18T10:22:00Z">
        <w:r w:rsidR="00004B85">
          <w:t>–</w:t>
        </w:r>
      </w:ins>
      <w:ins w:id="445" w:author="David Conklin" w:date="2020-11-18T10:26:00Z">
        <w:r w:rsidR="00004B85">
          <w:t xml:space="preserve">  The ControlPoints subdirectory </w:t>
        </w:r>
      </w:ins>
      <w:ins w:id="446" w:author="David Conklin" w:date="2020-11-18T10:27:00Z">
        <w:r w:rsidR="00004B85">
          <w:t xml:space="preserve">has 20+ files, each containing data for a particular control point </w:t>
        </w:r>
      </w:ins>
      <w:ins w:id="447" w:author="David Conklin" w:date="2020-11-18T10:29:00Z">
        <w:r w:rsidR="009F2CF4">
          <w:t>under a particular set of circumstances.</w:t>
        </w:r>
      </w:ins>
      <w:ins w:id="448" w:author="David Conklin" w:date="2020-11-18T10:30:00Z">
        <w:r w:rsidR="009F2CF4">
          <w:t xml:space="preserve">  For example, there is a file in the ControlPoint subdirectory named cp_Max_bf_Goshen</w:t>
        </w:r>
      </w:ins>
      <w:ins w:id="449" w:author="David Conklin" w:date="2020-11-18T10:31:00Z">
        <w:r w:rsidR="009F2CF4">
          <w:t>_23759228</w:t>
        </w:r>
      </w:ins>
      <w:ins w:id="450" w:author="David Conklin" w:date="2020-11-18T10:30:00Z">
        <w:r w:rsidR="009F2CF4">
          <w:t>.csv</w:t>
        </w:r>
      </w:ins>
      <w:ins w:id="451" w:author="David Conklin" w:date="2020-11-18T10:31:00Z">
        <w:r w:rsidR="009F2CF4">
          <w:t>.  Column names vary from file to file</w:t>
        </w:r>
      </w:ins>
      <w:ins w:id="452" w:author="David Conklin" w:date="2020-11-18T10:32:00Z">
        <w:r w:rsidR="009F2CF4">
          <w:t>.</w:t>
        </w:r>
      </w:ins>
    </w:p>
    <w:p w14:paraId="4905BEBC" w14:textId="7C731E6A" w:rsidR="00D2456B" w:rsidRDefault="00D2456B" w:rsidP="00D2456B">
      <w:pPr>
        <w:rPr>
          <w:ins w:id="453" w:author="David Conklin" w:date="2020-11-18T09:09:00Z"/>
        </w:rPr>
      </w:pPr>
    </w:p>
    <w:p w14:paraId="6762CCD4" w14:textId="662D11A0" w:rsidR="00D2456B" w:rsidRDefault="00D2456B" w:rsidP="00D2456B">
      <w:pPr>
        <w:rPr>
          <w:ins w:id="454" w:author="David Conklin" w:date="2020-11-18T09:17:00Z"/>
        </w:rPr>
      </w:pPr>
      <w:ins w:id="455" w:author="David Conklin" w:date="2020-11-18T09:10:00Z">
        <w:r>
          <w:t>Rule_Curves\{ScenarioName}blue_river_rule_curve.csv</w:t>
        </w:r>
      </w:ins>
      <w:ins w:id="456" w:author="David Conklin" w:date="2020-11-18T11:24:00Z">
        <w:r w:rsidR="00A858FC">
          <w:t xml:space="preserve"> and ...</w:t>
        </w:r>
      </w:ins>
      <w:ins w:id="457" w:author="David Conklin" w:date="2020-11-18T11:25:00Z">
        <w:r w:rsidR="00A858FC">
          <w:t>}BR_buffer.csv</w:t>
        </w:r>
      </w:ins>
      <w:ins w:id="458" w:author="David Conklin" w:date="2020-11-18T10:34:00Z">
        <w:r w:rsidR="009F2CF4">
          <w:t xml:space="preserve"> – The Rule_Curves subdirectory has 2 files for each of the reservoir</w:t>
        </w:r>
      </w:ins>
      <w:ins w:id="459" w:author="David Conklin" w:date="2020-11-18T10:35:00Z">
        <w:r w:rsidR="009F2CF4">
          <w:t xml:space="preserve">s except the 2 re-regulating reservoirs, BCL and </w:t>
        </w:r>
      </w:ins>
      <w:ins w:id="460" w:author="David Conklin" w:date="2020-11-18T10:36:00Z">
        <w:r w:rsidR="009F2CF4">
          <w:t>DEX.</w:t>
        </w:r>
      </w:ins>
      <w:ins w:id="461" w:author="David Conklin" w:date="2020-11-18T10:37:00Z">
        <w:r w:rsidR="009F2CF4">
          <w:t xml:space="preserve">  The 2 files for BLU are named Blue_River_rule_curve.csv</w:t>
        </w:r>
        <w:r w:rsidR="009D6DEE">
          <w:t xml:space="preserve"> and BR_buffer.csv.</w:t>
        </w:r>
      </w:ins>
      <w:ins w:id="462" w:author="David Conklin" w:date="2020-11-18T10:40:00Z">
        <w:r w:rsidR="009D6DEE">
          <w:t xml:space="preserve">  Each has 2 columns; the first column is titled Date and contains a J</w:t>
        </w:r>
      </w:ins>
      <w:ins w:id="463" w:author="David Conklin" w:date="2020-11-18T10:41:00Z">
        <w:r w:rsidR="009D6DEE">
          <w:t xml:space="preserve">ulian day number (1 = Jan 1; 365 = Dec 31).  The second column in the </w:t>
        </w:r>
      </w:ins>
      <w:ins w:id="464" w:author="David Conklin" w:date="2020-11-18T10:43:00Z">
        <w:r w:rsidR="009D6DEE">
          <w:t>Blue_River_</w:t>
        </w:r>
      </w:ins>
      <w:ins w:id="465" w:author="David Conklin" w:date="2020-11-18T10:42:00Z">
        <w:r w:rsidR="009D6DEE">
          <w:t>rule_curve.csv file is titled Cons_Pool_elev_m</w:t>
        </w:r>
      </w:ins>
      <w:ins w:id="466" w:author="David Conklin" w:date="2020-11-18T10:43:00Z">
        <w:r w:rsidR="009D6DEE">
          <w:t>, and there are</w:t>
        </w:r>
      </w:ins>
      <w:ins w:id="467" w:author="David Conklin" w:date="2020-11-18T10:44:00Z">
        <w:r w:rsidR="009D6DEE">
          <w:t xml:space="preserve"> 29 rows of data.  T</w:t>
        </w:r>
      </w:ins>
      <w:ins w:id="468" w:author="David Conklin" w:date="2020-11-18T10:42:00Z">
        <w:r w:rsidR="009D6DEE">
          <w:t xml:space="preserve">he second column in the </w:t>
        </w:r>
      </w:ins>
      <w:ins w:id="469" w:author="David Conklin" w:date="2020-11-18T10:44:00Z">
        <w:r w:rsidR="009D6DEE">
          <w:t xml:space="preserve">...buffer.csv file is titled Pool_Elevation_m, and </w:t>
        </w:r>
      </w:ins>
      <w:ins w:id="470" w:author="David Conklin" w:date="2020-11-18T10:45:00Z">
        <w:r w:rsidR="009D6DEE">
          <w:t>there are 19 rows of data.</w:t>
        </w:r>
      </w:ins>
    </w:p>
    <w:p w14:paraId="55AF346A" w14:textId="3D7A9DBA" w:rsidR="00B57484" w:rsidRDefault="00B57484" w:rsidP="00D2456B">
      <w:pPr>
        <w:rPr>
          <w:ins w:id="471" w:author="David Conklin" w:date="2020-11-18T09:17:00Z"/>
        </w:rPr>
      </w:pPr>
    </w:p>
    <w:p w14:paraId="2401AC88" w14:textId="08ADCBAE" w:rsidR="00B57484" w:rsidRDefault="00B57484" w:rsidP="00D2456B">
      <w:pPr>
        <w:rPr>
          <w:ins w:id="472" w:author="David Conklin" w:date="2020-11-18T11:45:00Z"/>
        </w:rPr>
      </w:pPr>
      <w:ins w:id="473" w:author="David Conklin" w:date="2020-11-18T09:17:00Z">
        <w:r>
          <w:t>Rules_BR\blue_river_rule_priorities.cs</w:t>
        </w:r>
        <w:r>
          <w:t>v</w:t>
        </w:r>
      </w:ins>
      <w:ins w:id="474" w:author="David Conklin" w:date="2020-11-18T10:45:00Z">
        <w:r w:rsidR="003E578D">
          <w:t xml:space="preserve"> </w:t>
        </w:r>
      </w:ins>
      <w:ins w:id="475" w:author="David Conklin" w:date="2020-11-18T10:46:00Z">
        <w:r w:rsidR="003E578D">
          <w:t>–</w:t>
        </w:r>
      </w:ins>
      <w:ins w:id="476" w:author="David Conklin" w:date="2020-11-18T10:45:00Z">
        <w:r w:rsidR="003E578D">
          <w:t xml:space="preserve"> </w:t>
        </w:r>
      </w:ins>
      <w:ins w:id="477" w:author="David Conklin" w:date="2020-11-18T10:46:00Z">
        <w:r w:rsidR="003E578D">
          <w:t xml:space="preserve">There is a separate Rules_&lt;reservoir name&gt; subdirectory </w:t>
        </w:r>
      </w:ins>
      <w:ins w:id="478" w:author="David Conklin" w:date="2020-11-18T10:47:00Z">
        <w:r w:rsidR="003E578D">
          <w:t xml:space="preserve">for each reservoir except the 2 re-regulating reservoirs, BCL and </w:t>
        </w:r>
        <w:r w:rsidR="005A5638">
          <w:t>DEX.</w:t>
        </w:r>
      </w:ins>
      <w:ins w:id="479" w:author="David Conklin" w:date="2020-11-18T11:27:00Z">
        <w:r w:rsidR="00A858FC">
          <w:t xml:space="preserve">  blue_river_rule_priorities.csv has </w:t>
        </w:r>
      </w:ins>
      <w:ins w:id="480" w:author="David Conklin" w:date="2020-11-18T11:28:00Z">
        <w:r w:rsidR="00A858FC">
          <w:t>5 columns labeled simply 0,1,...,4 and 7 rows. Each row</w:t>
        </w:r>
      </w:ins>
      <w:ins w:id="481" w:author="David Conklin" w:date="2020-11-18T11:29:00Z">
        <w:r w:rsidR="00A858FC">
          <w:t>, column position contains either a file name</w:t>
        </w:r>
      </w:ins>
      <w:ins w:id="482" w:author="David Conklin" w:date="2020-11-18T11:40:00Z">
        <w:r w:rsidR="004C750A">
          <w:t xml:space="preserve"> (16 positions</w:t>
        </w:r>
      </w:ins>
      <w:ins w:id="483" w:author="David Conklin" w:date="2020-11-18T11:50:00Z">
        <w:r w:rsidR="00A403F2">
          <w:t>, but only 12 unique file names</w:t>
        </w:r>
      </w:ins>
      <w:ins w:id="484" w:author="David Conklin" w:date="2020-11-18T11:41:00Z">
        <w:r w:rsidR="004C750A">
          <w:t>)</w:t>
        </w:r>
      </w:ins>
      <w:ins w:id="485" w:author="David Conklin" w:date="2020-11-18T11:29:00Z">
        <w:r w:rsidR="00A858FC">
          <w:t xml:space="preserve"> or the word Missing</w:t>
        </w:r>
      </w:ins>
      <w:ins w:id="486" w:author="David Conklin" w:date="2020-11-18T11:39:00Z">
        <w:r w:rsidR="004C750A">
          <w:t xml:space="preserve"> (18 </w:t>
        </w:r>
      </w:ins>
      <w:ins w:id="487" w:author="David Conklin" w:date="2020-11-18T11:40:00Z">
        <w:r w:rsidR="004C750A">
          <w:t>positions)</w:t>
        </w:r>
      </w:ins>
      <w:ins w:id="488" w:author="David Conklin" w:date="2020-11-18T11:42:00Z">
        <w:r w:rsidR="004C750A">
          <w:t>, or is empty (1 position)</w:t>
        </w:r>
      </w:ins>
      <w:ins w:id="489" w:author="David Conklin" w:date="2020-11-18T11:29:00Z">
        <w:r w:rsidR="00A858FC">
          <w:t xml:space="preserve">.  </w:t>
        </w:r>
      </w:ins>
      <w:ins w:id="490" w:author="David Conklin" w:date="2020-11-18T11:56:00Z">
        <w:r w:rsidR="00A8733F">
          <w:t>The 12 file names are</w:t>
        </w:r>
      </w:ins>
    </w:p>
    <w:p w14:paraId="09CF0257" w14:textId="60ABD569" w:rsidR="004C750A" w:rsidRDefault="004C750A" w:rsidP="00D2456B">
      <w:pPr>
        <w:rPr>
          <w:ins w:id="491" w:author="David Conklin" w:date="2020-11-18T11:47:00Z"/>
        </w:rPr>
      </w:pPr>
      <w:ins w:id="492" w:author="David Conklin" w:date="2020-11-18T11:45:00Z">
        <w:r>
          <w:tab/>
        </w:r>
        <w:r w:rsidRPr="004C750A">
          <w:t>cp_Max_Vida_Flood_23772903.csv</w:t>
        </w:r>
      </w:ins>
    </w:p>
    <w:p w14:paraId="3B27121C" w14:textId="7573E201" w:rsidR="00A403F2" w:rsidRDefault="00A403F2" w:rsidP="00D2456B">
      <w:pPr>
        <w:rPr>
          <w:ins w:id="493" w:author="David Conklin" w:date="2020-11-18T11:47:00Z"/>
        </w:rPr>
      </w:pPr>
      <w:ins w:id="494" w:author="David Conklin" w:date="2020-11-18T11:47:00Z">
        <w:r>
          <w:tab/>
        </w:r>
        <w:r w:rsidRPr="00A403F2">
          <w:t>cp_Min_Flow_at_Albany_23762845.csv</w:t>
        </w:r>
      </w:ins>
    </w:p>
    <w:p w14:paraId="49A03B80" w14:textId="3FA4D10E" w:rsidR="00A403F2" w:rsidRDefault="00A403F2" w:rsidP="00D2456B">
      <w:pPr>
        <w:rPr>
          <w:ins w:id="495" w:author="David Conklin" w:date="2020-11-18T11:49:00Z"/>
        </w:rPr>
      </w:pPr>
      <w:ins w:id="496" w:author="David Conklin" w:date="2020-11-18T11:47:00Z">
        <w:r>
          <w:tab/>
        </w:r>
        <w:r w:rsidRPr="00A403F2">
          <w:t>cp_Min_flow_at_Salem_23791083.csv</w:t>
        </w:r>
      </w:ins>
    </w:p>
    <w:p w14:paraId="30F4D536" w14:textId="169F2C6C" w:rsidR="00A403F2" w:rsidRDefault="00A403F2" w:rsidP="00D2456B">
      <w:pPr>
        <w:rPr>
          <w:ins w:id="497" w:author="David Conklin" w:date="2020-11-18T11:42:00Z"/>
        </w:rPr>
      </w:pPr>
      <w:ins w:id="498" w:author="David Conklin" w:date="2020-11-18T11:49:00Z">
        <w:r>
          <w:tab/>
        </w:r>
        <w:r w:rsidRPr="00A403F2">
          <w:t>Max_con_flow_blue_river.csv</w:t>
        </w:r>
      </w:ins>
    </w:p>
    <w:p w14:paraId="2E6AA3D7" w14:textId="79B24881" w:rsidR="004C750A" w:rsidRDefault="004C750A" w:rsidP="00D2456B">
      <w:pPr>
        <w:rPr>
          <w:ins w:id="499" w:author="David Conklin" w:date="2020-11-18T11:48:00Z"/>
        </w:rPr>
      </w:pPr>
      <w:ins w:id="500" w:author="David Conklin" w:date="2020-11-18T11:43:00Z">
        <w:r>
          <w:tab/>
        </w:r>
        <w:r w:rsidRPr="004C750A">
          <w:t>Max_EvaculationRelease.csv</w:t>
        </w:r>
      </w:ins>
    </w:p>
    <w:p w14:paraId="47947EB7" w14:textId="269F12E6" w:rsidR="00A403F2" w:rsidRDefault="00A403F2" w:rsidP="00D2456B">
      <w:pPr>
        <w:rPr>
          <w:ins w:id="501" w:author="David Conklin" w:date="2020-11-18T11:44:00Z"/>
        </w:rPr>
      </w:pPr>
      <w:ins w:id="502" w:author="David Conklin" w:date="2020-11-18T11:48:00Z">
        <w:r>
          <w:tab/>
        </w:r>
        <w:r w:rsidRPr="00A403F2">
          <w:t>MaxD_Daily_BiOP_MaxD.csv</w:t>
        </w:r>
      </w:ins>
    </w:p>
    <w:p w14:paraId="1A56BA4B" w14:textId="56EA97E2" w:rsidR="004C750A" w:rsidRDefault="004C750A" w:rsidP="00D2456B">
      <w:pPr>
        <w:rPr>
          <w:ins w:id="503" w:author="David Conklin" w:date="2020-11-18T11:45:00Z"/>
        </w:rPr>
      </w:pPr>
      <w:ins w:id="504" w:author="David Conklin" w:date="2020-11-18T11:44:00Z">
        <w:r>
          <w:tab/>
        </w:r>
        <w:r w:rsidRPr="004C750A">
          <w:t>MaxD_FloodDcrsRate_Blue.csv</w:t>
        </w:r>
      </w:ins>
    </w:p>
    <w:p w14:paraId="00D19CD6" w14:textId="310DC892" w:rsidR="004C750A" w:rsidRDefault="004C750A" w:rsidP="004C750A">
      <w:pPr>
        <w:ind w:firstLine="720"/>
        <w:rPr>
          <w:ins w:id="505" w:author="David Conklin" w:date="2020-11-18T11:44:00Z"/>
        </w:rPr>
        <w:pPrChange w:id="506" w:author="David Conklin" w:date="2020-11-18T11:46:00Z">
          <w:pPr/>
        </w:pPrChange>
      </w:pPr>
      <w:ins w:id="507" w:author="David Conklin" w:date="2020-11-18T11:45:00Z">
        <w:r w:rsidRPr="004C750A">
          <w:t>MaxD_MaxFloodDcrsRate_Blue.csv</w:t>
        </w:r>
      </w:ins>
    </w:p>
    <w:p w14:paraId="1E1A5A6E" w14:textId="78D45756" w:rsidR="004C750A" w:rsidRDefault="004C750A" w:rsidP="00D2456B">
      <w:pPr>
        <w:rPr>
          <w:ins w:id="508" w:author="David Conklin" w:date="2020-11-18T11:46:00Z"/>
        </w:rPr>
      </w:pPr>
      <w:ins w:id="509" w:author="David Conklin" w:date="2020-11-18T11:44:00Z">
        <w:r>
          <w:tab/>
        </w:r>
        <w:r w:rsidRPr="004C750A">
          <w:t>MaxI_FloodIncrsRate_Blue.csv</w:t>
        </w:r>
      </w:ins>
    </w:p>
    <w:p w14:paraId="05277755" w14:textId="7B027BB6" w:rsidR="004C750A" w:rsidRDefault="004C750A" w:rsidP="00D2456B">
      <w:pPr>
        <w:rPr>
          <w:ins w:id="510" w:author="David Conklin" w:date="2020-11-18T11:44:00Z"/>
        </w:rPr>
      </w:pPr>
      <w:ins w:id="511" w:author="David Conklin" w:date="2020-11-18T11:46:00Z">
        <w:r>
          <w:tab/>
        </w:r>
        <w:r w:rsidRPr="004C750A">
          <w:t>MaxI_MaxFloodIncrsRate_Blue.csv</w:t>
        </w:r>
      </w:ins>
    </w:p>
    <w:p w14:paraId="48B9A5D9" w14:textId="7377EFCA" w:rsidR="004C750A" w:rsidRDefault="004C750A" w:rsidP="00D2456B">
      <w:pPr>
        <w:rPr>
          <w:ins w:id="512" w:author="David Conklin" w:date="2020-11-18T11:49:00Z"/>
        </w:rPr>
      </w:pPr>
      <w:ins w:id="513" w:author="David Conklin" w:date="2020-11-18T11:44:00Z">
        <w:r>
          <w:tab/>
        </w:r>
        <w:r w:rsidRPr="004C750A">
          <w:t>Min_Flow_50_cfs.csv</w:t>
        </w:r>
      </w:ins>
    </w:p>
    <w:p w14:paraId="0213BB67" w14:textId="5AE05A44" w:rsidR="00A8733F" w:rsidRDefault="00A403F2" w:rsidP="00A8733F">
      <w:pPr>
        <w:ind w:firstLine="720"/>
        <w:rPr>
          <w:ins w:id="514" w:author="David Conklin" w:date="2020-11-18T11:53:00Z"/>
        </w:rPr>
      </w:pPr>
      <w:ins w:id="515" w:author="David Conklin" w:date="2020-11-18T11:49:00Z">
        <w:r w:rsidRPr="00A403F2">
          <w:t>Min_Flow_at_Blue_River.csv</w:t>
        </w:r>
      </w:ins>
    </w:p>
    <w:p w14:paraId="6BF3D56A" w14:textId="747EEB34" w:rsidR="00A8733F" w:rsidRDefault="00A8733F" w:rsidP="00A8733F">
      <w:pPr>
        <w:rPr>
          <w:ins w:id="516" w:author="David Conklin" w:date="2020-11-18T11:50:00Z"/>
        </w:rPr>
        <w:pPrChange w:id="517" w:author="David Conklin" w:date="2020-11-18T11:53:00Z">
          <w:pPr>
            <w:ind w:firstLine="720"/>
          </w:pPr>
        </w:pPrChange>
      </w:pPr>
      <w:ins w:id="518" w:author="David Conklin" w:date="2020-11-18T11:53:00Z">
        <w:r>
          <w:t>All the files beginning with cp_ are in the Reservoirs</w:t>
        </w:r>
      </w:ins>
      <w:ins w:id="519" w:author="David Conklin" w:date="2020-11-18T11:54:00Z">
        <w:r>
          <w:t>/ControlPoints subdirectory.</w:t>
        </w:r>
      </w:ins>
      <w:ins w:id="520" w:author="David Conklin" w:date="2020-11-18T11:55:00Z">
        <w:r>
          <w:t xml:space="preserve">  The other files are in the Rules_B</w:t>
        </w:r>
      </w:ins>
      <w:ins w:id="521" w:author="David Conklin" w:date="2020-11-18T11:56:00Z">
        <w:r>
          <w:t>R subdirectory itself.</w:t>
        </w:r>
      </w:ins>
    </w:p>
    <w:p w14:paraId="1C534DC2" w14:textId="77777777" w:rsidR="00A403F2" w:rsidRDefault="00A403F2" w:rsidP="00A403F2">
      <w:pPr>
        <w:ind w:firstLine="720"/>
        <w:rPr>
          <w:ins w:id="522" w:author="David Conklin" w:date="2020-11-18T09:10:00Z"/>
        </w:rPr>
        <w:pPrChange w:id="523" w:author="David Conklin" w:date="2020-11-18T11:49:00Z">
          <w:pPr/>
        </w:pPrChange>
      </w:pPr>
    </w:p>
    <w:p w14:paraId="6B8D2CE9" w14:textId="49EFB4E1" w:rsidR="00D2456B" w:rsidRDefault="00D2456B" w:rsidP="005F5843">
      <w:pPr>
        <w:rPr>
          <w:ins w:id="524" w:author="David Conklin" w:date="2020-11-18T09:12:00Z"/>
        </w:rPr>
        <w:pPrChange w:id="525" w:author="David Conklin" w:date="2020-11-18T12:02:00Z">
          <w:pPr>
            <w:ind w:left="360"/>
          </w:pPr>
        </w:pPrChange>
      </w:pPr>
      <w:ins w:id="526" w:author="David Conklin" w:date="2020-11-18T09:10:00Z">
        <w:r>
          <w:t>Rel_Cap</w:t>
        </w:r>
        <w:r>
          <w:t>\</w:t>
        </w:r>
        <w:r>
          <w:t>BR_composite_rc.csv</w:t>
        </w:r>
      </w:ins>
      <w:ins w:id="527" w:author="David Conklin" w:date="2020-11-18T12:01:00Z">
        <w:r w:rsidR="005F5843">
          <w:t>, ...\</w:t>
        </w:r>
      </w:ins>
      <w:ins w:id="528" w:author="David Conklin" w:date="2020-11-18T09:12:00Z">
        <w:r>
          <w:t>BR_RO_capacity.csv</w:t>
        </w:r>
      </w:ins>
      <w:ins w:id="529" w:author="David Conklin" w:date="2020-11-18T12:02:00Z">
        <w:r w:rsidR="005F5843">
          <w:t>, and ...\BR</w:t>
        </w:r>
      </w:ins>
      <w:ins w:id="530" w:author="David Conklin" w:date="2020-11-18T09:12:00Z">
        <w:r>
          <w:t>_spillway_capacity.csv</w:t>
        </w:r>
      </w:ins>
      <w:ins w:id="531" w:author="David Conklin" w:date="2020-11-18T12:02:00Z">
        <w:r w:rsidR="005F5843">
          <w:t xml:space="preserve"> </w:t>
        </w:r>
      </w:ins>
      <w:ins w:id="532" w:author="David Conklin" w:date="2020-11-18T12:03:00Z">
        <w:r w:rsidR="005F5843">
          <w:t xml:space="preserve">– The release capacity subdirectory (Rel_Cap) </w:t>
        </w:r>
      </w:ins>
      <w:ins w:id="533" w:author="David Conklin" w:date="2020-11-18T12:04:00Z">
        <w:r w:rsidR="005F5843">
          <w:t>contains 39 files</w:t>
        </w:r>
      </w:ins>
      <w:ins w:id="534" w:author="David Conklin" w:date="2020-11-18T12:05:00Z">
        <w:r w:rsidR="005F5843">
          <w:t>, 3 for each of the 13 reservoirs.</w:t>
        </w:r>
      </w:ins>
      <w:ins w:id="535" w:author="David Conklin" w:date="2020-11-18T12:06:00Z">
        <w:r w:rsidR="005F5843">
          <w:t xml:space="preserve">  The prefix of each file name indicates the reservoir, and the suffixes are </w:t>
        </w:r>
      </w:ins>
      <w:ins w:id="536" w:author="David Conklin" w:date="2020-11-18T12:07:00Z">
        <w:r w:rsidR="00411CC0">
          <w:t xml:space="preserve">composite_rc.csv, </w:t>
        </w:r>
      </w:ins>
      <w:ins w:id="537" w:author="David Conklin" w:date="2020-11-18T12:06:00Z">
        <w:r w:rsidR="005F5843">
          <w:t>RO_capacity.csv,</w:t>
        </w:r>
      </w:ins>
      <w:ins w:id="538" w:author="David Conklin" w:date="2020-11-18T12:07:00Z">
        <w:r w:rsidR="00411CC0">
          <w:t xml:space="preserve"> and </w:t>
        </w:r>
      </w:ins>
      <w:ins w:id="539" w:author="David Conklin" w:date="2020-11-18T12:06:00Z">
        <w:r w:rsidR="005F5843">
          <w:t>spillwa</w:t>
        </w:r>
      </w:ins>
      <w:ins w:id="540" w:author="David Conklin" w:date="2020-11-18T12:07:00Z">
        <w:r w:rsidR="005F5843">
          <w:t>y_capacity.csv</w:t>
        </w:r>
      </w:ins>
      <w:ins w:id="541" w:author="David Conklin" w:date="2020-11-18T12:08:00Z">
        <w:r w:rsidR="00411CC0">
          <w:t>.</w:t>
        </w:r>
      </w:ins>
      <w:ins w:id="542" w:author="David Conklin" w:date="2020-11-18T12:10:00Z">
        <w:r w:rsidR="00411CC0">
          <w:t xml:space="preserve">  For BLU, the three files have the same structure: 2 columns labeled </w:t>
        </w:r>
      </w:ins>
      <w:ins w:id="543" w:author="David Conklin" w:date="2020-11-18T12:11:00Z">
        <w:r w:rsidR="00411CC0">
          <w:t>pool_elev_m and release_cap_cms, and multiple rows of data.</w:t>
        </w:r>
      </w:ins>
    </w:p>
    <w:p w14:paraId="61341811" w14:textId="6C8E6406" w:rsidR="00D2456B" w:rsidRDefault="00D2456B" w:rsidP="00D2456B">
      <w:pPr>
        <w:rPr>
          <w:ins w:id="544" w:author="David Conklin" w:date="2020-11-18T09:18:00Z"/>
        </w:rPr>
      </w:pPr>
    </w:p>
    <w:p w14:paraId="3DFB0D34" w14:textId="165DAAB1" w:rsidR="00B57484" w:rsidRDefault="00B57484" w:rsidP="00B57484">
      <w:pPr>
        <w:rPr>
          <w:ins w:id="545" w:author="David Conklin" w:date="2020-11-18T09:19:00Z"/>
        </w:rPr>
        <w:pPrChange w:id="546" w:author="David Conklin" w:date="2020-11-18T09:19:00Z">
          <w:pPr/>
        </w:pPrChange>
      </w:pPr>
      <w:ins w:id="547" w:author="David Conklin" w:date="2020-11-18T09:19:00Z">
        <w:r>
          <w:lastRenderedPageBreak/>
          <w:t>BR_ressim_flow_1935_2008.csv</w:t>
        </w:r>
      </w:ins>
      <w:ins w:id="548" w:author="David Conklin" w:date="2020-11-18T12:14:00Z">
        <w:r w:rsidR="001E7FA6">
          <w:t xml:space="preserve"> and </w:t>
        </w:r>
      </w:ins>
      <w:ins w:id="549" w:author="David Conklin" w:date="2020-11-18T09:19:00Z">
        <w:r>
          <w:t>BR_ressim_rule_1935_2008.csv</w:t>
        </w:r>
      </w:ins>
      <w:ins w:id="550" w:author="David Conklin" w:date="2020-11-18T12:14:00Z">
        <w:r w:rsidR="001E7FA6">
          <w:t xml:space="preserve"> – These files are in Reservoirs\Outp</w:t>
        </w:r>
      </w:ins>
      <w:ins w:id="551" w:author="David Conklin" w:date="2020-11-18T12:15:00Z">
        <w:r w:rsidR="001E7FA6">
          <w:t>ut_from_ResSim.</w:t>
        </w:r>
      </w:ins>
      <w:ins w:id="552" w:author="David Conklin" w:date="2020-11-18T09:19:00Z">
        <w:r>
          <w:t xml:space="preserve">   </w:t>
        </w:r>
      </w:ins>
    </w:p>
    <w:p w14:paraId="2DA02A0D" w14:textId="77777777" w:rsidR="00B57484" w:rsidRPr="006636CC" w:rsidRDefault="00B57484" w:rsidP="00D2456B">
      <w:pPr>
        <w:rPr>
          <w:rPrChange w:id="553" w:author="David Conklin" w:date="2020-11-18T08:18:00Z">
            <w:rPr/>
          </w:rPrChange>
        </w:rPr>
        <w:pPrChange w:id="554" w:author="David Conklin" w:date="2020-11-18T09:05:00Z">
          <w:pPr/>
        </w:pPrChange>
      </w:pPr>
    </w:p>
    <w:p w14:paraId="572DA8B3" w14:textId="77777777" w:rsidR="00C70B81" w:rsidRDefault="00C70B81" w:rsidP="00A55502">
      <w:pPr>
        <w:pStyle w:val="Heading1"/>
      </w:pPr>
      <w:bookmarkStart w:id="555" w:name="_Toc56579850"/>
      <w:r>
        <w:t>Creating a new study area</w:t>
      </w:r>
      <w:r w:rsidR="00A55502">
        <w:t xml:space="preserve"> from a watershed within the WRB</w:t>
      </w:r>
      <w:bookmarkEnd w:id="55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ins w:id="556" w:author="David Conklin" w:date="2020-11-11T09:53:00Z">
        <w:r w:rsidR="008A3B2B">
          <w:t>Arc</w:t>
        </w:r>
      </w:ins>
      <w:ins w:id="557" w:author="David Conklin" w:date="2020-11-11T09:55:00Z">
        <w:r w:rsidR="008A3B2B">
          <w:t>Map</w:t>
        </w:r>
      </w:ins>
      <w:ins w:id="558" w:author="David Conklin" w:date="2020-11-11T09:53:00Z">
        <w:r w:rsidR="008A3B2B">
          <w:t xml:space="preserve"> </w:t>
        </w:r>
      </w:ins>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4AADB648"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5875B4">
        <w:t xml:space="preserve">Figure </w:t>
      </w:r>
      <w:r w:rsidR="005875B4">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lastRenderedPageBreak/>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FE82EF6"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del w:id="559" w:author="David Conklin" w:date="2020-11-11T09:58:00Z">
        <w:r w:rsidDel="008A3B2B">
          <w:delText xml:space="preserve">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delText>
        </w:r>
      </w:del>
      <w:ins w:id="560" w:author="David Conklin" w:date="2020-11-11T09:58:00Z">
        <w:r w:rsidR="008A3B2B">
          <w:t>f</w:t>
        </w:r>
      </w:ins>
      <w:ins w:id="561" w:author="David Conklin" w:date="2020-11-11T14:45:00Z">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ins>
      <w:del w:id="562" w:author="David Conklin" w:date="2020-11-11T09:58:00Z">
        <w:r w:rsidDel="008A3B2B">
          <w:delText>F</w:delText>
        </w:r>
      </w:del>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563" w:name="_Toc56579851"/>
      <w:r>
        <w:lastRenderedPageBreak/>
        <w:t>North Santiam study area</w:t>
      </w:r>
      <w:bookmarkEnd w:id="563"/>
    </w:p>
    <w:p w14:paraId="24DE991F" w14:textId="77777777" w:rsidR="000C5A18" w:rsidRDefault="000C5A18" w:rsidP="000C5A18"/>
    <w:p w14:paraId="0AA4F828" w14:textId="6901FAA6"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5875B4">
        <w:t xml:space="preserve">Figure </w:t>
      </w:r>
      <w:r w:rsidR="005875B4">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564" w:name="_Toc56579852"/>
      <w:r>
        <w:rPr>
          <w:rFonts w:eastAsia="Times New Roman"/>
        </w:rPr>
        <w:t>Instream water rights</w:t>
      </w:r>
      <w:bookmarkEnd w:id="564"/>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790BC9C2" w:rsidR="00AE364B" w:rsidRDefault="005C1A69" w:rsidP="005C1A69">
      <w:pPr>
        <w:pStyle w:val="Caption"/>
      </w:pPr>
      <w:bookmarkStart w:id="565"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5875B4">
        <w:rPr>
          <w:noProof/>
        </w:rPr>
        <w:t>6</w:t>
      </w:r>
      <w:r w:rsidR="000B183E">
        <w:rPr>
          <w:noProof/>
        </w:rPr>
        <w:fldChar w:fldCharType="end"/>
      </w:r>
      <w:r>
        <w:t xml:space="preserve">. Instream water rights in </w:t>
      </w:r>
      <w:r w:rsidR="00077987">
        <w:t>the North Santiam watershed</w:t>
      </w:r>
      <w:bookmarkEnd w:id="565"/>
    </w:p>
    <w:p w14:paraId="0FD5899C" w14:textId="77777777" w:rsidR="0092040E" w:rsidRDefault="0092040E" w:rsidP="0092040E"/>
    <w:p w14:paraId="0E0CDFE5" w14:textId="77777777" w:rsidR="00B91F45" w:rsidRDefault="00B47486" w:rsidP="00B91F45">
      <w:pPr>
        <w:pStyle w:val="Heading2"/>
      </w:pPr>
      <w:bookmarkStart w:id="566" w:name="_Toc56579853"/>
      <w:r>
        <w:t xml:space="preserve">Municipal </w:t>
      </w:r>
      <w:r w:rsidR="00057A5D">
        <w:t>w</w:t>
      </w:r>
      <w:r>
        <w:t xml:space="preserve">ater </w:t>
      </w:r>
      <w:r w:rsidR="00D97755">
        <w:t>r</w:t>
      </w:r>
      <w:r>
        <w:t>ights</w:t>
      </w:r>
      <w:bookmarkEnd w:id="566"/>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567" w:name="_Toc56579854"/>
      <w:r>
        <w:t>McKenzie Basin Wetlands Study</w:t>
      </w:r>
      <w:bookmarkEnd w:id="567"/>
    </w:p>
    <w:p w14:paraId="79498AD8" w14:textId="77777777" w:rsidR="00736461" w:rsidRPr="00D97CDA" w:rsidRDefault="00736461" w:rsidP="00A8214A"/>
    <w:p w14:paraId="2403DDA0" w14:textId="063D759E" w:rsidR="00275338" w:rsidRDefault="003613A1" w:rsidP="00A8214A">
      <w:pPr>
        <w:pStyle w:val="Heading2"/>
      </w:pPr>
      <w:bookmarkStart w:id="568" w:name="_Toc56579855"/>
      <w:r>
        <w:t xml:space="preserve">Project </w:t>
      </w:r>
      <w:r w:rsidR="00DC262D">
        <w:t>Overview</w:t>
      </w:r>
      <w:bookmarkEnd w:id="568"/>
    </w:p>
    <w:p w14:paraId="6C66CC56" w14:textId="373AD08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5875B4">
        <w:t xml:space="preserve">Figure </w:t>
      </w:r>
      <w:r w:rsidR="005875B4">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2C303A">
        <w:lastRenderedPageBreak/>
        <w:t>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118C48D3" w:rsidR="00275338" w:rsidRDefault="009767A5" w:rsidP="00A8214A">
      <w:pPr>
        <w:pStyle w:val="Caption"/>
      </w:pPr>
      <w:bookmarkStart w:id="569" w:name="_Ref48282850"/>
      <w:bookmarkStart w:id="570" w:name="_Toc53219839"/>
      <w:r>
        <w:t xml:space="preserve">Figure </w:t>
      </w:r>
      <w:fldSimple w:instr=" SEQ Figure \* ARABIC ">
        <w:r w:rsidR="005875B4">
          <w:rPr>
            <w:noProof/>
          </w:rPr>
          <w:t>7</w:t>
        </w:r>
      </w:fldSimple>
      <w:bookmarkEnd w:id="569"/>
      <w:r>
        <w:t>. McKenzie basin in CW3M screen capture</w:t>
      </w:r>
      <w:bookmarkEnd w:id="570"/>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3E5B8715" w:rsidR="004D33B7" w:rsidRDefault="009767A5" w:rsidP="00A8214A">
      <w:pPr>
        <w:pStyle w:val="Caption"/>
      </w:pPr>
      <w:bookmarkStart w:id="571" w:name="_Ref48282776"/>
      <w:bookmarkStart w:id="572" w:name="_Ref48282732"/>
      <w:bookmarkStart w:id="573" w:name="_Toc53219840"/>
      <w:r>
        <w:t xml:space="preserve">Figure </w:t>
      </w:r>
      <w:fldSimple w:instr=" SEQ Figure \* ARABIC ">
        <w:r w:rsidR="005875B4">
          <w:rPr>
            <w:noProof/>
          </w:rPr>
          <w:t>8</w:t>
        </w:r>
      </w:fldSimple>
      <w:bookmarkEnd w:id="571"/>
      <w:r>
        <w:t>. Wetlands in the lower McKenzie basin, with their WETL_ID attribute values</w:t>
      </w:r>
      <w:bookmarkEnd w:id="572"/>
      <w:bookmarkEnd w:id="573"/>
    </w:p>
    <w:p w14:paraId="364BDC9E" w14:textId="77777777" w:rsidR="004D33B7" w:rsidRDefault="004D33B7" w:rsidP="00275338"/>
    <w:p w14:paraId="6EF95807" w14:textId="5E566C26" w:rsidR="003613A1" w:rsidRDefault="003613A1" w:rsidP="00A8214A">
      <w:pPr>
        <w:pStyle w:val="Heading2"/>
      </w:pPr>
      <w:bookmarkStart w:id="574" w:name="_Toc56579856"/>
      <w:r>
        <w:t>Model and Simulation Overview</w:t>
      </w:r>
      <w:bookmarkEnd w:id="574"/>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575" w:name="_Toc56579857"/>
      <w:r>
        <w:t>McKenzie wetlands in the initial versions of the IDU, HRU, and Reach data layers</w:t>
      </w:r>
      <w:bookmarkEnd w:id="575"/>
    </w:p>
    <w:p w14:paraId="79661602" w14:textId="5AFFA27D"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5875B4">
        <w:t xml:space="preserve">Figure </w:t>
      </w:r>
      <w:r w:rsidR="005875B4">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576" w:name="_Toc49175988"/>
      <w:bookmarkStart w:id="577" w:name="_Toc56579858"/>
      <w:r>
        <w:t>Data changes for better representation of wetlands</w:t>
      </w:r>
      <w:bookmarkEnd w:id="576"/>
      <w:bookmarkEnd w:id="577"/>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578" w:name="_Toc56579859"/>
      <w:r>
        <w:t xml:space="preserve">Projection, </w:t>
      </w:r>
      <w:r w:rsidR="006F174A">
        <w:t>Calendar</w:t>
      </w:r>
      <w:r>
        <w:t>,</w:t>
      </w:r>
      <w:r w:rsidR="006F174A">
        <w:t xml:space="preserve"> and </w:t>
      </w:r>
      <w:r w:rsidR="009D540F">
        <w:t>Units</w:t>
      </w:r>
      <w:bookmarkEnd w:id="578"/>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579" w:name="_Toc56579860"/>
      <w:r>
        <w:t>Simulation of changes in wetlands over time</w:t>
      </w:r>
      <w:bookmarkEnd w:id="579"/>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580" w:name="_Toc56579861"/>
      <w:r>
        <w:t xml:space="preserve">How wetlands </w:t>
      </w:r>
      <w:r w:rsidR="000806A1">
        <w:t>are</w:t>
      </w:r>
      <w:r>
        <w:t xml:space="preserve"> represented</w:t>
      </w:r>
      <w:r w:rsidR="006D6388">
        <w:t xml:space="preserve"> in the model</w:t>
      </w:r>
      <w:bookmarkEnd w:id="580"/>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581" w:name="_Toc56579862"/>
      <w:r>
        <w:t>Attributes of interest in the wetlands study</w:t>
      </w:r>
      <w:bookmarkEnd w:id="581"/>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582" w:name="_Toc56579863"/>
      <w:r>
        <w:t>A WETNESS attribute</w:t>
      </w:r>
      <w:bookmarkEnd w:id="582"/>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583" w:name="_Toc56579864"/>
      <w:r>
        <w:t>Calculating the exchange of water between the wetland and the reach</w:t>
      </w:r>
      <w:bookmarkEnd w:id="583"/>
    </w:p>
    <w:p w14:paraId="71419F3E" w14:textId="001ADEBC" w:rsidR="00871F69" w:rsidRDefault="00871F69" w:rsidP="00871F69">
      <w:pPr>
        <w:pStyle w:val="Heading3"/>
      </w:pPr>
      <w:bookmarkStart w:id="584" w:name="_Toc56579865"/>
      <w:r>
        <w:t xml:space="preserve">Wetland </w:t>
      </w:r>
      <w:r w:rsidR="007A55EC">
        <w:t xml:space="preserve">IDU </w:t>
      </w:r>
      <w:r>
        <w:t>parameters</w:t>
      </w:r>
      <w:bookmarkEnd w:id="584"/>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585" w:name="_Toc56579866"/>
      <w:r>
        <w:t>Reach parameters</w:t>
      </w:r>
      <w:bookmarkEnd w:id="585"/>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586" w:name="_Toc56579867"/>
      <w:r>
        <w:t>Loss (or gain) of wetlands</w:t>
      </w:r>
      <w:bookmarkEnd w:id="586"/>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587" w:name="_Toc56579868"/>
      <w:r>
        <w:t>Reality check</w:t>
      </w:r>
      <w:bookmarkEnd w:id="587"/>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ins w:id="588" w:author="David Conklin" w:date="2020-11-09T14:59:00Z"/>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ins w:id="589" w:author="David Conklin" w:date="2020-11-09T14:59:00Z"/>
          <w:rFonts w:ascii="Times New Roman" w:hAnsi="Times New Roman" w:cs="Times New Roman"/>
          <w:sz w:val="20"/>
          <w:szCs w:val="20"/>
        </w:rPr>
      </w:pPr>
    </w:p>
    <w:p w14:paraId="73BDB1BA" w14:textId="77777777" w:rsidR="00286383" w:rsidRDefault="00286383">
      <w:pPr>
        <w:pPrChange w:id="590" w:author="David Conklin" w:date="2020-11-09T15:00:00Z">
          <w:pPr>
            <w:ind w:left="720"/>
          </w:pPr>
        </w:pPrChange>
      </w:pPr>
    </w:p>
    <w:p w14:paraId="5FF408D3" w14:textId="297BE399" w:rsidR="006D6388" w:rsidRDefault="00286383" w:rsidP="006D6388">
      <w:pPr>
        <w:rPr>
          <w:ins w:id="591" w:author="David Conklin" w:date="2020-11-09T15:05:00Z"/>
        </w:rPr>
      </w:pPr>
      <w:ins w:id="592" w:author="David Conklin" w:date="2020-11-09T15:02:00Z">
        <w:r>
          <w:t xml:space="preserve">Observational data for flows and stream temperatures at a number of gage locations </w:t>
        </w:r>
      </w:ins>
      <w:ins w:id="593" w:author="David Conklin" w:date="2020-11-09T15:03:00Z">
        <w:r>
          <w:t xml:space="preserve">in the McKenzie basin is available on a website maintained by the USGS.  </w:t>
        </w:r>
      </w:ins>
      <w:ins w:id="594" w:author="David Conklin" w:date="2020-11-09T15:05:00Z">
        <w:r>
          <w:t>We have selected these records for use in calibration</w:t>
        </w:r>
      </w:ins>
      <w:ins w:id="595" w:author="David Conklin" w:date="2020-11-09T15:20:00Z">
        <w:r w:rsidR="00916473">
          <w:t xml:space="preserve"> (13 flow gages and </w:t>
        </w:r>
      </w:ins>
      <w:ins w:id="596" w:author="David Conklin" w:date="2020-11-09T15:26:00Z">
        <w:r w:rsidR="00916473">
          <w:t>6</w:t>
        </w:r>
      </w:ins>
      <w:ins w:id="597" w:author="David Conklin" w:date="2020-11-09T15:20:00Z">
        <w:r w:rsidR="00916473">
          <w:t xml:space="preserve"> temperature</w:t>
        </w:r>
      </w:ins>
      <w:ins w:id="598" w:author="David Conklin" w:date="2020-11-09T15:21:00Z">
        <w:r w:rsidR="00916473">
          <w:t xml:space="preserve"> sensors):</w:t>
        </w:r>
      </w:ins>
    </w:p>
    <w:tbl>
      <w:tblPr>
        <w:tblW w:w="8460" w:type="dxa"/>
        <w:tblLook w:val="04A0" w:firstRow="1" w:lastRow="0" w:firstColumn="1" w:lastColumn="0" w:noHBand="0" w:noVBand="1"/>
        <w:tblPrChange w:id="599" w:author="David Conklin" w:date="2020-11-09T15:23:00Z">
          <w:tblPr>
            <w:tblW w:w="7144" w:type="dxa"/>
            <w:tblLook w:val="04A0" w:firstRow="1" w:lastRow="0" w:firstColumn="1" w:lastColumn="0" w:noHBand="0" w:noVBand="1"/>
          </w:tblPr>
        </w:tblPrChange>
      </w:tblPr>
      <w:tblGrid>
        <w:gridCol w:w="1358"/>
        <w:gridCol w:w="1109"/>
        <w:gridCol w:w="5972"/>
        <w:gridCol w:w="21"/>
        <w:tblGridChange w:id="600">
          <w:tblGrid>
            <w:gridCol w:w="1109"/>
            <w:gridCol w:w="249"/>
            <w:gridCol w:w="860"/>
            <w:gridCol w:w="249"/>
            <w:gridCol w:w="4951"/>
            <w:gridCol w:w="249"/>
            <w:gridCol w:w="772"/>
            <w:gridCol w:w="21"/>
          </w:tblGrid>
        </w:tblGridChange>
      </w:tblGrid>
      <w:tr w:rsidR="00286383" w:rsidRPr="00286383" w14:paraId="038B1E9C" w14:textId="77777777" w:rsidTr="00916473">
        <w:trPr>
          <w:trHeight w:val="300"/>
          <w:ins w:id="601" w:author="David Conklin" w:date="2020-11-09T15:05:00Z"/>
          <w:trPrChange w:id="60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603" w:author="David Conklin" w:date="2020-11-09T15:23:00Z">
              <w:tcPr>
                <w:tcW w:w="984" w:type="dxa"/>
                <w:tcBorders>
                  <w:top w:val="nil"/>
                  <w:left w:val="nil"/>
                  <w:bottom w:val="nil"/>
                  <w:right w:val="nil"/>
                </w:tcBorders>
                <w:shd w:val="clear" w:color="auto" w:fill="auto"/>
                <w:noWrap/>
                <w:vAlign w:val="bottom"/>
                <w:hideMark/>
              </w:tcPr>
            </w:tcPrChange>
          </w:tcPr>
          <w:p w14:paraId="25AD0AD5" w14:textId="19BD5990" w:rsidR="00286383" w:rsidRPr="00286383" w:rsidRDefault="00286383" w:rsidP="00286383">
            <w:pPr>
              <w:jc w:val="center"/>
              <w:rPr>
                <w:ins w:id="604" w:author="David Conklin" w:date="2020-11-09T15:05:00Z"/>
                <w:rFonts w:ascii="Calibri" w:eastAsia="Times New Roman" w:hAnsi="Calibri" w:cs="Calibri"/>
                <w:color w:val="000000"/>
              </w:rPr>
            </w:pPr>
            <w:ins w:id="605" w:author="David Conklin" w:date="2020-11-09T15:05:00Z">
              <w:r w:rsidRPr="00286383">
                <w:rPr>
                  <w:rFonts w:ascii="Calibri" w:eastAsia="Times New Roman" w:hAnsi="Calibri" w:cs="Calibri"/>
                  <w:color w:val="000000"/>
                </w:rPr>
                <w:t xml:space="preserve">USGS </w:t>
              </w:r>
            </w:ins>
            <w:ins w:id="606" w:author="David Conklin" w:date="2020-11-09T15:21:00Z">
              <w:r w:rsidR="00916473">
                <w:rPr>
                  <w:rFonts w:ascii="Calibri" w:eastAsia="Times New Roman" w:hAnsi="Calibri" w:cs="Calibri"/>
                  <w:color w:val="000000"/>
                </w:rPr>
                <w:t xml:space="preserve">flow </w:t>
              </w:r>
            </w:ins>
            <w:ins w:id="607" w:author="David Conklin" w:date="2020-11-09T15:05:00Z">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Change w:id="608" w:author="David Conklin" w:date="2020-11-09T15:23:00Z">
              <w:tcPr>
                <w:tcW w:w="960" w:type="dxa"/>
                <w:gridSpan w:val="2"/>
                <w:tcBorders>
                  <w:top w:val="nil"/>
                  <w:left w:val="nil"/>
                  <w:bottom w:val="nil"/>
                  <w:right w:val="nil"/>
                </w:tcBorders>
                <w:shd w:val="clear" w:color="auto" w:fill="auto"/>
                <w:noWrap/>
                <w:vAlign w:val="bottom"/>
                <w:hideMark/>
              </w:tcPr>
            </w:tcPrChange>
          </w:tcPr>
          <w:p w14:paraId="7A85523C" w14:textId="77777777" w:rsidR="00286383" w:rsidRPr="00286383" w:rsidRDefault="00286383" w:rsidP="00286383">
            <w:pPr>
              <w:jc w:val="center"/>
              <w:rPr>
                <w:ins w:id="609" w:author="David Conklin" w:date="2020-11-09T15:05:00Z"/>
                <w:rFonts w:ascii="Calibri" w:eastAsia="Times New Roman" w:hAnsi="Calibri" w:cs="Calibri"/>
                <w:color w:val="000000"/>
              </w:rPr>
            </w:pPr>
            <w:ins w:id="610"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611" w:author="David Conklin" w:date="2020-11-09T15:23:00Z">
              <w:tcPr>
                <w:tcW w:w="5200" w:type="dxa"/>
                <w:gridSpan w:val="2"/>
                <w:tcBorders>
                  <w:top w:val="nil"/>
                  <w:left w:val="nil"/>
                  <w:bottom w:val="nil"/>
                  <w:right w:val="nil"/>
                </w:tcBorders>
                <w:shd w:val="clear" w:color="auto" w:fill="auto"/>
                <w:noWrap/>
                <w:vAlign w:val="bottom"/>
                <w:hideMark/>
              </w:tcPr>
            </w:tcPrChange>
          </w:tcPr>
          <w:p w14:paraId="67B0C53A" w14:textId="77777777" w:rsidR="00286383" w:rsidRPr="00286383" w:rsidRDefault="00286383" w:rsidP="00286383">
            <w:pPr>
              <w:jc w:val="center"/>
              <w:rPr>
                <w:ins w:id="612" w:author="David Conklin" w:date="2020-11-09T15:05:00Z"/>
                <w:rFonts w:ascii="Calibri" w:eastAsia="Times New Roman" w:hAnsi="Calibri" w:cs="Calibri"/>
                <w:color w:val="000000"/>
              </w:rPr>
            </w:pPr>
          </w:p>
        </w:tc>
      </w:tr>
      <w:tr w:rsidR="00286383" w:rsidRPr="00286383" w14:paraId="63718AE2" w14:textId="77777777" w:rsidTr="00916473">
        <w:trPr>
          <w:trHeight w:val="300"/>
          <w:ins w:id="613" w:author="David Conklin" w:date="2020-11-09T15:05:00Z"/>
          <w:trPrChange w:id="614"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615" w:author="David Conklin" w:date="2020-11-09T15:23:00Z">
              <w:tcPr>
                <w:tcW w:w="984" w:type="dxa"/>
                <w:tcBorders>
                  <w:top w:val="nil"/>
                  <w:left w:val="nil"/>
                  <w:bottom w:val="nil"/>
                  <w:right w:val="nil"/>
                </w:tcBorders>
                <w:shd w:val="clear" w:color="auto" w:fill="auto"/>
                <w:noWrap/>
                <w:vAlign w:val="bottom"/>
                <w:hideMark/>
              </w:tcPr>
            </w:tcPrChange>
          </w:tcPr>
          <w:p w14:paraId="1D63506C" w14:textId="77777777" w:rsidR="00286383" w:rsidRPr="008A487C" w:rsidRDefault="00286383" w:rsidP="00286383">
            <w:pPr>
              <w:rPr>
                <w:ins w:id="616" w:author="David Conklin" w:date="2020-11-09T15:05:00Z"/>
                <w:rFonts w:ascii="Calibri" w:eastAsia="Times New Roman" w:hAnsi="Calibri" w:cs="Calibri"/>
                <w:color w:val="000000"/>
              </w:rPr>
            </w:pPr>
            <w:ins w:id="617" w:author="David Conklin" w:date="2020-11-09T15:05:00Z">
              <w:r w:rsidRPr="002854B5">
                <w:rPr>
                  <w:rFonts w:ascii="Calibri" w:eastAsia="Times New Roman" w:hAnsi="Calibri" w:cs="Calibri"/>
                  <w:color w:val="000000"/>
                </w:rPr>
                <w:t>14158500</w:t>
              </w:r>
            </w:ins>
          </w:p>
        </w:tc>
        <w:tc>
          <w:tcPr>
            <w:tcW w:w="1109" w:type="dxa"/>
            <w:tcBorders>
              <w:top w:val="nil"/>
              <w:left w:val="nil"/>
              <w:bottom w:val="nil"/>
              <w:right w:val="nil"/>
            </w:tcBorders>
            <w:shd w:val="clear" w:color="auto" w:fill="auto"/>
            <w:noWrap/>
            <w:vAlign w:val="bottom"/>
            <w:hideMark/>
            <w:tcPrChange w:id="618" w:author="David Conklin" w:date="2020-11-09T15:23:00Z">
              <w:tcPr>
                <w:tcW w:w="960" w:type="dxa"/>
                <w:gridSpan w:val="2"/>
                <w:tcBorders>
                  <w:top w:val="nil"/>
                  <w:left w:val="nil"/>
                  <w:bottom w:val="nil"/>
                  <w:right w:val="nil"/>
                </w:tcBorders>
                <w:shd w:val="clear" w:color="auto" w:fill="auto"/>
                <w:noWrap/>
                <w:vAlign w:val="bottom"/>
                <w:hideMark/>
              </w:tcPr>
            </w:tcPrChange>
          </w:tcPr>
          <w:p w14:paraId="0610F76F" w14:textId="77777777" w:rsidR="00286383" w:rsidRPr="00B912FF" w:rsidRDefault="00286383" w:rsidP="00286383">
            <w:pPr>
              <w:jc w:val="right"/>
              <w:rPr>
                <w:ins w:id="619" w:author="David Conklin" w:date="2020-11-09T15:05:00Z"/>
                <w:rFonts w:ascii="Calibri" w:eastAsia="Times New Roman" w:hAnsi="Calibri" w:cs="Calibri"/>
                <w:color w:val="000000"/>
              </w:rPr>
            </w:pPr>
            <w:ins w:id="620" w:author="David Conklin" w:date="2020-11-09T15:05:00Z">
              <w:r w:rsidRPr="00B912FF">
                <w:rPr>
                  <w:rFonts w:ascii="Calibri" w:eastAsia="Times New Roman" w:hAnsi="Calibri" w:cs="Calibri"/>
                  <w:color w:val="000000"/>
                </w:rPr>
                <w:t>23773373</w:t>
              </w:r>
            </w:ins>
          </w:p>
        </w:tc>
        <w:tc>
          <w:tcPr>
            <w:tcW w:w="5993" w:type="dxa"/>
            <w:gridSpan w:val="2"/>
            <w:tcBorders>
              <w:top w:val="nil"/>
              <w:left w:val="nil"/>
              <w:bottom w:val="nil"/>
              <w:right w:val="nil"/>
            </w:tcBorders>
            <w:shd w:val="clear" w:color="auto" w:fill="auto"/>
            <w:noWrap/>
            <w:vAlign w:val="bottom"/>
            <w:hideMark/>
            <w:tcPrChange w:id="621" w:author="David Conklin" w:date="2020-11-09T15:23:00Z">
              <w:tcPr>
                <w:tcW w:w="5200" w:type="dxa"/>
                <w:gridSpan w:val="2"/>
                <w:tcBorders>
                  <w:top w:val="nil"/>
                  <w:left w:val="nil"/>
                  <w:bottom w:val="nil"/>
                  <w:right w:val="nil"/>
                </w:tcBorders>
                <w:shd w:val="clear" w:color="auto" w:fill="auto"/>
                <w:noWrap/>
                <w:vAlign w:val="bottom"/>
                <w:hideMark/>
              </w:tcPr>
            </w:tcPrChange>
          </w:tcPr>
          <w:p w14:paraId="53F119A4" w14:textId="77777777" w:rsidR="00286383" w:rsidRPr="00B912FF" w:rsidRDefault="00286383" w:rsidP="00286383">
            <w:pPr>
              <w:rPr>
                <w:ins w:id="622" w:author="David Conklin" w:date="2020-11-09T15:05:00Z"/>
                <w:rFonts w:ascii="Calibri" w:eastAsia="Times New Roman" w:hAnsi="Calibri" w:cs="Calibri"/>
                <w:color w:val="000000"/>
              </w:rPr>
            </w:pPr>
            <w:ins w:id="623" w:author="David Conklin" w:date="2020-11-09T15:05:00Z">
              <w:r w:rsidRPr="00B912FF">
                <w:rPr>
                  <w:rFonts w:ascii="Calibri" w:eastAsia="Times New Roman" w:hAnsi="Calibri" w:cs="Calibri"/>
                  <w:color w:val="000000"/>
                </w:rPr>
                <w:t>MCKENZIE RIVER AT OUTLET OF CLEAR LAKE, OR</w:t>
              </w:r>
            </w:ins>
          </w:p>
        </w:tc>
      </w:tr>
      <w:tr w:rsidR="00B912FF" w:rsidRPr="00286383" w14:paraId="61322E9F" w14:textId="77777777" w:rsidTr="00916473">
        <w:trPr>
          <w:trHeight w:val="300"/>
          <w:ins w:id="624" w:author="David Conklin" w:date="2020-11-09T16:14:00Z"/>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ins w:id="625" w:author="David Conklin" w:date="2020-11-09T16:14:00Z"/>
                <w:rFonts w:ascii="Calibri" w:eastAsia="Times New Roman" w:hAnsi="Calibri" w:cs="Calibri"/>
                <w:color w:val="000000"/>
              </w:rPr>
            </w:pPr>
            <w:ins w:id="626" w:author="David Conklin" w:date="2020-11-09T16:14:00Z">
              <w:r>
                <w:rPr>
                  <w:rFonts w:ascii="Calibri" w:eastAsia="Times New Roman" w:hAnsi="Calibri" w:cs="Calibri"/>
                  <w:color w:val="000000"/>
                </w:rPr>
                <w:t>14158</w:t>
              </w:r>
            </w:ins>
            <w:ins w:id="627" w:author="David Conklin" w:date="2020-11-09T16:15:00Z">
              <w:r>
                <w:rPr>
                  <w:rFonts w:ascii="Calibri" w:eastAsia="Times New Roman" w:hAnsi="Calibri" w:cs="Calibri"/>
                  <w:color w:val="000000"/>
                </w:rPr>
                <w:t>790</w:t>
              </w:r>
            </w:ins>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ins w:id="628" w:author="David Conklin" w:date="2020-11-09T16:14:00Z"/>
                <w:rFonts w:ascii="Calibri" w:eastAsia="Times New Roman" w:hAnsi="Calibri" w:cs="Calibri"/>
                <w:color w:val="000000"/>
              </w:rPr>
            </w:pPr>
            <w:ins w:id="629" w:author="David Conklin" w:date="2020-11-09T16:15:00Z">
              <w:r>
                <w:rPr>
                  <w:rFonts w:ascii="Calibri" w:eastAsia="Times New Roman" w:hAnsi="Calibri" w:cs="Calibri"/>
                  <w:color w:val="000000"/>
                </w:rPr>
                <w:t>23773393</w:t>
              </w:r>
            </w:ins>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ins w:id="630" w:author="David Conklin" w:date="2020-11-09T16:14:00Z"/>
                <w:rFonts w:ascii="Calibri" w:eastAsia="Times New Roman" w:hAnsi="Calibri" w:cs="Calibri"/>
                <w:color w:val="000000"/>
              </w:rPr>
            </w:pPr>
            <w:ins w:id="631" w:author="David Conklin" w:date="2020-11-09T16:15:00Z">
              <w:r>
                <w:rPr>
                  <w:rFonts w:ascii="Calibri" w:eastAsia="Times New Roman" w:hAnsi="Calibri" w:cs="Calibri"/>
                  <w:color w:val="000000"/>
                </w:rPr>
                <w:t>SMITH RIVER ABV SMITH R RESV NR BELKNAP SPRNGS</w:t>
              </w:r>
            </w:ins>
          </w:p>
        </w:tc>
      </w:tr>
      <w:tr w:rsidR="00B912FF" w:rsidRPr="00286383" w14:paraId="4C2E371A" w14:textId="77777777" w:rsidTr="00916473">
        <w:trPr>
          <w:trHeight w:val="300"/>
          <w:ins w:id="632" w:author="David Conklin" w:date="2020-11-09T16:15:00Z"/>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ins w:id="633" w:author="David Conklin" w:date="2020-11-09T16:15:00Z"/>
                <w:rFonts w:ascii="Calibri" w:eastAsia="Times New Roman" w:hAnsi="Calibri" w:cs="Calibri"/>
                <w:color w:val="000000"/>
              </w:rPr>
            </w:pPr>
            <w:ins w:id="634" w:author="David Conklin" w:date="2020-11-09T16:16:00Z">
              <w:r>
                <w:rPr>
                  <w:rFonts w:ascii="Calibri" w:eastAsia="Times New Roman" w:hAnsi="Calibri" w:cs="Calibri"/>
                  <w:color w:val="000000"/>
                </w:rPr>
                <w:t>14158850</w:t>
              </w:r>
            </w:ins>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ins w:id="635" w:author="David Conklin" w:date="2020-11-09T16:15:00Z"/>
                <w:rFonts w:ascii="Calibri" w:eastAsia="Times New Roman" w:hAnsi="Calibri" w:cs="Calibri"/>
                <w:color w:val="000000"/>
              </w:rPr>
            </w:pPr>
            <w:ins w:id="636" w:author="David Conklin" w:date="2020-11-09T16:16:00Z">
              <w:r>
                <w:rPr>
                  <w:rFonts w:ascii="Calibri" w:eastAsia="Times New Roman" w:hAnsi="Calibri" w:cs="Calibri"/>
                  <w:color w:val="000000"/>
                </w:rPr>
                <w:t>23773359</w:t>
              </w:r>
            </w:ins>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ins w:id="637" w:author="David Conklin" w:date="2020-11-09T16:15:00Z"/>
                <w:rFonts w:ascii="Calibri" w:eastAsia="Times New Roman" w:hAnsi="Calibri" w:cs="Calibri"/>
                <w:color w:val="000000"/>
              </w:rPr>
            </w:pPr>
            <w:ins w:id="638" w:author="David Conklin" w:date="2020-11-09T16:16:00Z">
              <w:r>
                <w:rPr>
                  <w:rFonts w:ascii="Calibri" w:eastAsia="Times New Roman" w:hAnsi="Calibri" w:cs="Calibri"/>
                  <w:color w:val="000000"/>
                </w:rPr>
                <w:t>MCKENZIE R BLW TRAIL BR DAM NR BELKNAP SPRINGS</w:t>
              </w:r>
            </w:ins>
          </w:p>
        </w:tc>
      </w:tr>
      <w:tr w:rsidR="00F32242" w:rsidRPr="00B912FF" w14:paraId="21472C25" w14:textId="77777777" w:rsidTr="00916473">
        <w:trPr>
          <w:gridAfter w:val="1"/>
          <w:wAfter w:w="21" w:type="dxa"/>
          <w:trHeight w:val="300"/>
          <w:ins w:id="639" w:author="David Conklin" w:date="2020-11-09T15:05:00Z"/>
          <w:trPrChange w:id="640" w:author="David Conklin" w:date="2020-11-09T15:23:00Z">
            <w:trPr>
              <w:gridAfter w:val="1"/>
              <w:trHeight w:val="300"/>
            </w:trPr>
          </w:trPrChange>
        </w:trPr>
        <w:tc>
          <w:tcPr>
            <w:tcW w:w="1358" w:type="dxa"/>
            <w:tcBorders>
              <w:top w:val="nil"/>
              <w:left w:val="nil"/>
              <w:bottom w:val="nil"/>
              <w:right w:val="nil"/>
            </w:tcBorders>
            <w:shd w:val="clear" w:color="auto" w:fill="auto"/>
            <w:noWrap/>
            <w:vAlign w:val="bottom"/>
            <w:hideMark/>
            <w:tcPrChange w:id="641" w:author="David Conklin" w:date="2020-11-09T15:23:00Z">
              <w:tcPr>
                <w:tcW w:w="984" w:type="dxa"/>
                <w:tcBorders>
                  <w:top w:val="nil"/>
                  <w:left w:val="nil"/>
                  <w:bottom w:val="nil"/>
                  <w:right w:val="nil"/>
                </w:tcBorders>
                <w:shd w:val="clear" w:color="auto" w:fill="auto"/>
                <w:noWrap/>
                <w:vAlign w:val="bottom"/>
                <w:hideMark/>
              </w:tcPr>
            </w:tcPrChange>
          </w:tcPr>
          <w:p w14:paraId="30F482CA" w14:textId="77777777" w:rsidR="00F32242" w:rsidRPr="008A487C" w:rsidRDefault="00F32242" w:rsidP="00F32242">
            <w:pPr>
              <w:rPr>
                <w:ins w:id="642" w:author="David Conklin" w:date="2020-11-09T15:05:00Z"/>
                <w:rFonts w:ascii="Calibri" w:eastAsia="Times New Roman" w:hAnsi="Calibri" w:cs="Calibri"/>
                <w:color w:val="000000"/>
              </w:rPr>
            </w:pPr>
            <w:ins w:id="643" w:author="David Conklin" w:date="2020-11-09T15:05:00Z">
              <w:r w:rsidRPr="002854B5">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644" w:author="David Conklin" w:date="2020-11-09T15:23:00Z">
              <w:tcPr>
                <w:tcW w:w="960" w:type="dxa"/>
                <w:gridSpan w:val="2"/>
                <w:tcBorders>
                  <w:top w:val="nil"/>
                  <w:left w:val="nil"/>
                  <w:bottom w:val="nil"/>
                  <w:right w:val="nil"/>
                </w:tcBorders>
                <w:shd w:val="clear" w:color="auto" w:fill="auto"/>
                <w:noWrap/>
                <w:vAlign w:val="bottom"/>
                <w:hideMark/>
              </w:tcPr>
            </w:tcPrChange>
          </w:tcPr>
          <w:p w14:paraId="2F4A5780" w14:textId="77777777" w:rsidR="00F32242" w:rsidRPr="00B912FF" w:rsidRDefault="00F32242" w:rsidP="00F32242">
            <w:pPr>
              <w:jc w:val="right"/>
              <w:rPr>
                <w:ins w:id="645" w:author="David Conklin" w:date="2020-11-09T15:05:00Z"/>
                <w:rFonts w:ascii="Calibri" w:eastAsia="Times New Roman" w:hAnsi="Calibri" w:cs="Calibri"/>
                <w:color w:val="000000"/>
              </w:rPr>
            </w:pPr>
            <w:ins w:id="646" w:author="David Conklin" w:date="2020-11-09T15:05:00Z">
              <w:r w:rsidRPr="00B912FF">
                <w:rPr>
                  <w:rFonts w:ascii="Calibri" w:eastAsia="Times New Roman" w:hAnsi="Calibri" w:cs="Calibri"/>
                  <w:color w:val="000000"/>
                </w:rPr>
                <w:t>23773037</w:t>
              </w:r>
            </w:ins>
          </w:p>
        </w:tc>
        <w:tc>
          <w:tcPr>
            <w:tcW w:w="5972" w:type="dxa"/>
            <w:tcBorders>
              <w:top w:val="nil"/>
              <w:left w:val="nil"/>
              <w:bottom w:val="nil"/>
              <w:right w:val="nil"/>
            </w:tcBorders>
            <w:shd w:val="clear" w:color="auto" w:fill="auto"/>
            <w:noWrap/>
            <w:vAlign w:val="bottom"/>
            <w:hideMark/>
            <w:tcPrChange w:id="647" w:author="David Conklin" w:date="2020-11-09T15:23:00Z">
              <w:tcPr>
                <w:tcW w:w="5200" w:type="dxa"/>
                <w:gridSpan w:val="2"/>
                <w:tcBorders>
                  <w:top w:val="nil"/>
                  <w:left w:val="nil"/>
                  <w:bottom w:val="nil"/>
                  <w:right w:val="nil"/>
                </w:tcBorders>
                <w:shd w:val="clear" w:color="auto" w:fill="auto"/>
                <w:noWrap/>
                <w:vAlign w:val="bottom"/>
                <w:hideMark/>
              </w:tcPr>
            </w:tcPrChange>
          </w:tcPr>
          <w:p w14:paraId="520B945A" w14:textId="77777777" w:rsidR="00F32242" w:rsidRPr="00B912FF" w:rsidRDefault="00F32242" w:rsidP="00F32242">
            <w:pPr>
              <w:rPr>
                <w:ins w:id="648" w:author="David Conklin" w:date="2020-11-09T15:05:00Z"/>
                <w:rFonts w:ascii="Calibri" w:eastAsia="Times New Roman" w:hAnsi="Calibri" w:cs="Calibri"/>
                <w:color w:val="000000"/>
              </w:rPr>
            </w:pPr>
            <w:ins w:id="649" w:author="David Conklin" w:date="2020-11-09T15:05:00Z">
              <w:r w:rsidRPr="00B912FF">
                <w:rPr>
                  <w:rFonts w:ascii="Calibri" w:eastAsia="Times New Roman" w:hAnsi="Calibri" w:cs="Calibri"/>
                  <w:color w:val="000000"/>
                </w:rPr>
                <w:t>SO FK MCKENZIE RIVER ABV COUGAR LAKE NR RAINBOW</w:t>
              </w:r>
            </w:ins>
          </w:p>
        </w:tc>
      </w:tr>
      <w:tr w:rsidR="00B912FF" w:rsidRPr="00B912FF" w14:paraId="78BF1DE8" w14:textId="77777777" w:rsidTr="00916473">
        <w:trPr>
          <w:gridAfter w:val="1"/>
          <w:wAfter w:w="21" w:type="dxa"/>
          <w:trHeight w:val="300"/>
          <w:ins w:id="650" w:author="David Conklin" w:date="2020-11-09T16:17:00Z"/>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ins w:id="651" w:author="David Conklin" w:date="2020-11-09T16:17:00Z"/>
                <w:rFonts w:ascii="Calibri" w:eastAsia="Times New Roman" w:hAnsi="Calibri" w:cs="Calibri"/>
                <w:color w:val="000000"/>
              </w:rPr>
            </w:pPr>
            <w:ins w:id="652" w:author="David Conklin" w:date="2020-11-09T16:17:00Z">
              <w:r>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ins w:id="653" w:author="David Conklin" w:date="2020-11-09T16:17:00Z"/>
                <w:rFonts w:ascii="Calibri" w:eastAsia="Times New Roman" w:hAnsi="Calibri" w:cs="Calibri"/>
                <w:color w:val="000000"/>
              </w:rPr>
            </w:pPr>
            <w:ins w:id="654" w:author="David Conklin" w:date="2020-11-09T16:17:00Z">
              <w:r>
                <w:rPr>
                  <w:rFonts w:ascii="Calibri" w:eastAsia="Times New Roman" w:hAnsi="Calibri" w:cs="Calibri"/>
                  <w:color w:val="000000"/>
                </w:rPr>
                <w:t>23773009</w:t>
              </w:r>
            </w:ins>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ins w:id="655" w:author="David Conklin" w:date="2020-11-09T16:17:00Z"/>
                <w:rFonts w:ascii="Calibri" w:eastAsia="Times New Roman" w:hAnsi="Calibri" w:cs="Calibri"/>
                <w:color w:val="000000"/>
              </w:rPr>
            </w:pPr>
            <w:ins w:id="656" w:author="David Conklin" w:date="2020-11-09T16:17:00Z">
              <w:r>
                <w:rPr>
                  <w:rFonts w:ascii="Calibri" w:eastAsia="Times New Roman" w:hAnsi="Calibri" w:cs="Calibri"/>
                  <w:color w:val="000000"/>
                </w:rPr>
                <w:t>SOUTH FORK MCKENZIE RIVER NEAR RAINBOW</w:t>
              </w:r>
            </w:ins>
          </w:p>
        </w:tc>
      </w:tr>
      <w:tr w:rsidR="00F32242" w:rsidRPr="00B912FF" w14:paraId="080DFF14" w14:textId="77777777" w:rsidTr="00916473">
        <w:trPr>
          <w:trHeight w:val="300"/>
          <w:ins w:id="657" w:author="David Conklin" w:date="2020-11-09T15:05:00Z"/>
          <w:trPrChange w:id="658"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659" w:author="David Conklin" w:date="2020-11-09T15:23:00Z">
              <w:tcPr>
                <w:tcW w:w="984" w:type="dxa"/>
                <w:tcBorders>
                  <w:top w:val="nil"/>
                  <w:left w:val="nil"/>
                  <w:bottom w:val="nil"/>
                  <w:right w:val="nil"/>
                </w:tcBorders>
                <w:shd w:val="clear" w:color="auto" w:fill="auto"/>
                <w:noWrap/>
                <w:vAlign w:val="bottom"/>
                <w:hideMark/>
              </w:tcPr>
            </w:tcPrChange>
          </w:tcPr>
          <w:p w14:paraId="2BA98CDA" w14:textId="77777777" w:rsidR="00F32242" w:rsidRPr="00B912FF" w:rsidRDefault="00F32242" w:rsidP="00F32242">
            <w:pPr>
              <w:rPr>
                <w:ins w:id="660" w:author="David Conklin" w:date="2020-11-09T15:05:00Z"/>
                <w:rFonts w:ascii="Calibri" w:eastAsia="Times New Roman" w:hAnsi="Calibri" w:cs="Calibri"/>
                <w:color w:val="000000"/>
              </w:rPr>
            </w:pPr>
            <w:ins w:id="661" w:author="David Conklin" w:date="2020-11-09T15:05:00Z">
              <w:r w:rsidRPr="00B912FF">
                <w:rPr>
                  <w:rFonts w:ascii="Calibri" w:eastAsia="Times New Roman" w:hAnsi="Calibri" w:cs="Calibri"/>
                  <w:color w:val="000000"/>
                </w:rPr>
                <w:t>14161500</w:t>
              </w:r>
            </w:ins>
          </w:p>
        </w:tc>
        <w:tc>
          <w:tcPr>
            <w:tcW w:w="1109" w:type="dxa"/>
            <w:tcBorders>
              <w:top w:val="nil"/>
              <w:left w:val="nil"/>
              <w:bottom w:val="nil"/>
              <w:right w:val="nil"/>
            </w:tcBorders>
            <w:shd w:val="clear" w:color="auto" w:fill="auto"/>
            <w:noWrap/>
            <w:vAlign w:val="bottom"/>
            <w:hideMark/>
            <w:tcPrChange w:id="662" w:author="David Conklin" w:date="2020-11-09T15:23:00Z">
              <w:tcPr>
                <w:tcW w:w="960" w:type="dxa"/>
                <w:gridSpan w:val="2"/>
                <w:tcBorders>
                  <w:top w:val="nil"/>
                  <w:left w:val="nil"/>
                  <w:bottom w:val="nil"/>
                  <w:right w:val="nil"/>
                </w:tcBorders>
                <w:shd w:val="clear" w:color="auto" w:fill="auto"/>
                <w:noWrap/>
                <w:vAlign w:val="bottom"/>
                <w:hideMark/>
              </w:tcPr>
            </w:tcPrChange>
          </w:tcPr>
          <w:p w14:paraId="228D53ED" w14:textId="77777777" w:rsidR="00F32242" w:rsidRPr="00B912FF" w:rsidRDefault="00F32242" w:rsidP="00F32242">
            <w:pPr>
              <w:jc w:val="right"/>
              <w:rPr>
                <w:ins w:id="663" w:author="David Conklin" w:date="2020-11-09T15:05:00Z"/>
                <w:rFonts w:ascii="Calibri" w:eastAsia="Times New Roman" w:hAnsi="Calibri" w:cs="Calibri"/>
                <w:color w:val="000000"/>
              </w:rPr>
            </w:pPr>
            <w:ins w:id="664" w:author="David Conklin" w:date="2020-11-09T15:05:00Z">
              <w:r w:rsidRPr="00B912FF">
                <w:rPr>
                  <w:rFonts w:ascii="Calibri" w:eastAsia="Times New Roman" w:hAnsi="Calibri" w:cs="Calibri"/>
                  <w:color w:val="000000"/>
                </w:rPr>
                <w:t>23773411</w:t>
              </w:r>
            </w:ins>
          </w:p>
        </w:tc>
        <w:tc>
          <w:tcPr>
            <w:tcW w:w="5993" w:type="dxa"/>
            <w:gridSpan w:val="2"/>
            <w:tcBorders>
              <w:top w:val="nil"/>
              <w:left w:val="nil"/>
              <w:bottom w:val="nil"/>
              <w:right w:val="nil"/>
            </w:tcBorders>
            <w:shd w:val="clear" w:color="auto" w:fill="auto"/>
            <w:noWrap/>
            <w:vAlign w:val="bottom"/>
            <w:hideMark/>
            <w:tcPrChange w:id="665" w:author="David Conklin" w:date="2020-11-09T15:23:00Z">
              <w:tcPr>
                <w:tcW w:w="5200" w:type="dxa"/>
                <w:gridSpan w:val="2"/>
                <w:tcBorders>
                  <w:top w:val="nil"/>
                  <w:left w:val="nil"/>
                  <w:bottom w:val="nil"/>
                  <w:right w:val="nil"/>
                </w:tcBorders>
                <w:shd w:val="clear" w:color="auto" w:fill="auto"/>
                <w:noWrap/>
                <w:vAlign w:val="bottom"/>
                <w:hideMark/>
              </w:tcPr>
            </w:tcPrChange>
          </w:tcPr>
          <w:p w14:paraId="22D95E93" w14:textId="77777777" w:rsidR="00F32242" w:rsidRPr="00B912FF" w:rsidRDefault="00F32242" w:rsidP="00F32242">
            <w:pPr>
              <w:rPr>
                <w:ins w:id="666" w:author="David Conklin" w:date="2020-11-09T15:05:00Z"/>
                <w:rFonts w:ascii="Calibri" w:eastAsia="Times New Roman" w:hAnsi="Calibri" w:cs="Calibri"/>
                <w:color w:val="000000"/>
              </w:rPr>
            </w:pPr>
            <w:ins w:id="667" w:author="David Conklin" w:date="2020-11-09T15:05:00Z">
              <w:r w:rsidRPr="00B912FF">
                <w:rPr>
                  <w:rFonts w:ascii="Calibri" w:eastAsia="Times New Roman" w:hAnsi="Calibri" w:cs="Calibri"/>
                  <w:color w:val="000000"/>
                </w:rPr>
                <w:t>LOOKOUT CREEK NEAR BLUE RIVER</w:t>
              </w:r>
            </w:ins>
          </w:p>
        </w:tc>
      </w:tr>
      <w:tr w:rsidR="00F32242" w:rsidRPr="00B912FF" w14:paraId="5CF67718" w14:textId="77777777" w:rsidTr="00916473">
        <w:trPr>
          <w:trHeight w:val="300"/>
          <w:ins w:id="668" w:author="David Conklin" w:date="2020-11-09T15:05:00Z"/>
          <w:trPrChange w:id="669"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670" w:author="David Conklin" w:date="2020-11-09T15:23:00Z">
              <w:tcPr>
                <w:tcW w:w="984" w:type="dxa"/>
                <w:tcBorders>
                  <w:top w:val="nil"/>
                  <w:left w:val="nil"/>
                  <w:bottom w:val="nil"/>
                  <w:right w:val="nil"/>
                </w:tcBorders>
                <w:shd w:val="clear" w:color="auto" w:fill="auto"/>
                <w:noWrap/>
                <w:vAlign w:val="bottom"/>
                <w:hideMark/>
              </w:tcPr>
            </w:tcPrChange>
          </w:tcPr>
          <w:p w14:paraId="1BFF554B" w14:textId="77777777" w:rsidR="00F32242" w:rsidRPr="008A487C" w:rsidRDefault="00F32242" w:rsidP="00F32242">
            <w:pPr>
              <w:rPr>
                <w:ins w:id="671" w:author="David Conklin" w:date="2020-11-09T15:05:00Z"/>
                <w:rFonts w:ascii="Calibri" w:eastAsia="Times New Roman" w:hAnsi="Calibri" w:cs="Calibri"/>
                <w:color w:val="000000"/>
              </w:rPr>
            </w:pPr>
            <w:ins w:id="672" w:author="David Conklin" w:date="2020-11-09T15:05:00Z">
              <w:r w:rsidRPr="002854B5">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673" w:author="David Conklin" w:date="2020-11-09T15:23:00Z">
              <w:tcPr>
                <w:tcW w:w="960" w:type="dxa"/>
                <w:gridSpan w:val="2"/>
                <w:tcBorders>
                  <w:top w:val="nil"/>
                  <w:left w:val="nil"/>
                  <w:bottom w:val="nil"/>
                  <w:right w:val="nil"/>
                </w:tcBorders>
                <w:shd w:val="clear" w:color="auto" w:fill="auto"/>
                <w:noWrap/>
                <w:vAlign w:val="bottom"/>
                <w:hideMark/>
              </w:tcPr>
            </w:tcPrChange>
          </w:tcPr>
          <w:p w14:paraId="2D77EC79" w14:textId="77777777" w:rsidR="00F32242" w:rsidRPr="00B912FF" w:rsidRDefault="00F32242" w:rsidP="00F32242">
            <w:pPr>
              <w:jc w:val="right"/>
              <w:rPr>
                <w:ins w:id="674" w:author="David Conklin" w:date="2020-11-09T15:05:00Z"/>
                <w:rFonts w:ascii="Calibri" w:eastAsia="Times New Roman" w:hAnsi="Calibri" w:cs="Calibri"/>
                <w:color w:val="000000"/>
              </w:rPr>
            </w:pPr>
            <w:ins w:id="675" w:author="David Conklin" w:date="2020-11-09T15:05:00Z">
              <w:r w:rsidRPr="00B912FF">
                <w:rPr>
                  <w:rFonts w:ascii="Calibri" w:eastAsia="Times New Roman" w:hAnsi="Calibri" w:cs="Calibri"/>
                  <w:color w:val="000000"/>
                </w:rPr>
                <w:t>23773405</w:t>
              </w:r>
            </w:ins>
          </w:p>
        </w:tc>
        <w:tc>
          <w:tcPr>
            <w:tcW w:w="5993" w:type="dxa"/>
            <w:gridSpan w:val="2"/>
            <w:tcBorders>
              <w:top w:val="nil"/>
              <w:left w:val="nil"/>
              <w:bottom w:val="nil"/>
              <w:right w:val="nil"/>
            </w:tcBorders>
            <w:shd w:val="clear" w:color="auto" w:fill="auto"/>
            <w:noWrap/>
            <w:vAlign w:val="bottom"/>
            <w:hideMark/>
            <w:tcPrChange w:id="676" w:author="David Conklin" w:date="2020-11-09T15:23:00Z">
              <w:tcPr>
                <w:tcW w:w="5200" w:type="dxa"/>
                <w:gridSpan w:val="2"/>
                <w:tcBorders>
                  <w:top w:val="nil"/>
                  <w:left w:val="nil"/>
                  <w:bottom w:val="nil"/>
                  <w:right w:val="nil"/>
                </w:tcBorders>
                <w:shd w:val="clear" w:color="auto" w:fill="auto"/>
                <w:noWrap/>
                <w:vAlign w:val="bottom"/>
                <w:hideMark/>
              </w:tcPr>
            </w:tcPrChange>
          </w:tcPr>
          <w:p w14:paraId="6CB7A9B5" w14:textId="77777777" w:rsidR="00F32242" w:rsidRPr="00B912FF" w:rsidRDefault="00F32242" w:rsidP="00F32242">
            <w:pPr>
              <w:rPr>
                <w:ins w:id="677" w:author="David Conklin" w:date="2020-11-09T15:05:00Z"/>
                <w:rFonts w:ascii="Calibri" w:eastAsia="Times New Roman" w:hAnsi="Calibri" w:cs="Calibri"/>
                <w:color w:val="000000"/>
              </w:rPr>
            </w:pPr>
            <w:ins w:id="678" w:author="David Conklin" w:date="2020-11-09T15:05:00Z">
              <w:r w:rsidRPr="00B912FF">
                <w:rPr>
                  <w:rFonts w:ascii="Calibri" w:eastAsia="Times New Roman" w:hAnsi="Calibri" w:cs="Calibri"/>
                  <w:color w:val="000000"/>
                </w:rPr>
                <w:t>BLUE RIVER AT BLUE RIVER</w:t>
              </w:r>
            </w:ins>
          </w:p>
        </w:tc>
      </w:tr>
      <w:tr w:rsidR="00F32242" w:rsidRPr="00B912FF" w14:paraId="02982A9B" w14:textId="77777777" w:rsidTr="00916473">
        <w:trPr>
          <w:trHeight w:val="300"/>
          <w:ins w:id="679" w:author="David Conklin" w:date="2020-11-09T15:05:00Z"/>
          <w:trPrChange w:id="680"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681" w:author="David Conklin" w:date="2020-11-09T15:23:00Z">
              <w:tcPr>
                <w:tcW w:w="984" w:type="dxa"/>
                <w:tcBorders>
                  <w:top w:val="nil"/>
                  <w:left w:val="nil"/>
                  <w:bottom w:val="nil"/>
                  <w:right w:val="nil"/>
                </w:tcBorders>
                <w:shd w:val="clear" w:color="auto" w:fill="auto"/>
                <w:noWrap/>
                <w:vAlign w:val="bottom"/>
                <w:hideMark/>
              </w:tcPr>
            </w:tcPrChange>
          </w:tcPr>
          <w:p w14:paraId="7643B4BF" w14:textId="77777777" w:rsidR="00F32242" w:rsidRPr="008A487C" w:rsidRDefault="00F32242" w:rsidP="00F32242">
            <w:pPr>
              <w:rPr>
                <w:ins w:id="682" w:author="David Conklin" w:date="2020-11-09T15:05:00Z"/>
                <w:rFonts w:ascii="Calibri" w:eastAsia="Times New Roman" w:hAnsi="Calibri" w:cs="Calibri"/>
                <w:color w:val="000000"/>
              </w:rPr>
            </w:pPr>
            <w:ins w:id="683" w:author="David Conklin" w:date="2020-11-09T15:05:00Z">
              <w:r w:rsidRPr="002854B5">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684" w:author="David Conklin" w:date="2020-11-09T15:23:00Z">
              <w:tcPr>
                <w:tcW w:w="960" w:type="dxa"/>
                <w:gridSpan w:val="2"/>
                <w:tcBorders>
                  <w:top w:val="nil"/>
                  <w:left w:val="nil"/>
                  <w:bottom w:val="nil"/>
                  <w:right w:val="nil"/>
                </w:tcBorders>
                <w:shd w:val="clear" w:color="auto" w:fill="auto"/>
                <w:noWrap/>
                <w:vAlign w:val="bottom"/>
                <w:hideMark/>
              </w:tcPr>
            </w:tcPrChange>
          </w:tcPr>
          <w:p w14:paraId="1E7A0C35" w14:textId="77777777" w:rsidR="00F32242" w:rsidRPr="00B912FF" w:rsidRDefault="00F32242" w:rsidP="00F32242">
            <w:pPr>
              <w:jc w:val="right"/>
              <w:rPr>
                <w:ins w:id="685" w:author="David Conklin" w:date="2020-11-09T15:05:00Z"/>
                <w:rFonts w:ascii="Calibri" w:eastAsia="Times New Roman" w:hAnsi="Calibri" w:cs="Calibri"/>
                <w:color w:val="000000"/>
              </w:rPr>
            </w:pPr>
            <w:ins w:id="686" w:author="David Conklin" w:date="2020-11-09T15:05:00Z">
              <w:r w:rsidRPr="00B912FF">
                <w:rPr>
                  <w:rFonts w:ascii="Calibri" w:eastAsia="Times New Roman" w:hAnsi="Calibri" w:cs="Calibri"/>
                  <w:color w:val="000000"/>
                </w:rPr>
                <w:t>23772909</w:t>
              </w:r>
            </w:ins>
          </w:p>
        </w:tc>
        <w:tc>
          <w:tcPr>
            <w:tcW w:w="5993" w:type="dxa"/>
            <w:gridSpan w:val="2"/>
            <w:tcBorders>
              <w:top w:val="nil"/>
              <w:left w:val="nil"/>
              <w:bottom w:val="nil"/>
              <w:right w:val="nil"/>
            </w:tcBorders>
            <w:shd w:val="clear" w:color="auto" w:fill="auto"/>
            <w:noWrap/>
            <w:vAlign w:val="bottom"/>
            <w:hideMark/>
            <w:tcPrChange w:id="687" w:author="David Conklin" w:date="2020-11-09T15:23:00Z">
              <w:tcPr>
                <w:tcW w:w="5200" w:type="dxa"/>
                <w:gridSpan w:val="2"/>
                <w:tcBorders>
                  <w:top w:val="nil"/>
                  <w:left w:val="nil"/>
                  <w:bottom w:val="nil"/>
                  <w:right w:val="nil"/>
                </w:tcBorders>
                <w:shd w:val="clear" w:color="auto" w:fill="auto"/>
                <w:noWrap/>
                <w:vAlign w:val="bottom"/>
                <w:hideMark/>
              </w:tcPr>
            </w:tcPrChange>
          </w:tcPr>
          <w:p w14:paraId="4B331ACE" w14:textId="77777777" w:rsidR="00F32242" w:rsidRPr="00B912FF" w:rsidRDefault="00F32242" w:rsidP="00F32242">
            <w:pPr>
              <w:rPr>
                <w:ins w:id="688" w:author="David Conklin" w:date="2020-11-09T15:05:00Z"/>
                <w:rFonts w:ascii="Calibri" w:eastAsia="Times New Roman" w:hAnsi="Calibri" w:cs="Calibri"/>
                <w:color w:val="000000"/>
              </w:rPr>
            </w:pPr>
            <w:ins w:id="689" w:author="David Conklin" w:date="2020-11-09T15:05:00Z">
              <w:r w:rsidRPr="00B912FF">
                <w:rPr>
                  <w:rFonts w:ascii="Calibri" w:eastAsia="Times New Roman" w:hAnsi="Calibri" w:cs="Calibri"/>
                  <w:color w:val="000000"/>
                </w:rPr>
                <w:t>MCKENZIE RIVER NEAR VIDA</w:t>
              </w:r>
            </w:ins>
          </w:p>
        </w:tc>
      </w:tr>
      <w:tr w:rsidR="00B912FF" w:rsidRPr="00B912FF" w14:paraId="47A496CB" w14:textId="77777777" w:rsidTr="00916473">
        <w:trPr>
          <w:trHeight w:val="300"/>
          <w:ins w:id="690" w:author="David Conklin" w:date="2020-11-09T16:18:00Z"/>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ins w:id="691" w:author="David Conklin" w:date="2020-11-09T16:18:00Z"/>
                <w:rFonts w:ascii="Calibri" w:eastAsia="Times New Roman" w:hAnsi="Calibri" w:cs="Calibri"/>
                <w:color w:val="000000"/>
              </w:rPr>
            </w:pPr>
            <w:ins w:id="692" w:author="David Conklin" w:date="2020-11-09T16:18:00Z">
              <w:r>
                <w:rPr>
                  <w:rFonts w:ascii="Calibri" w:eastAsia="Times New Roman" w:hAnsi="Calibri" w:cs="Calibri"/>
                  <w:color w:val="000000"/>
                </w:rPr>
                <w:t>14163150</w:t>
              </w:r>
            </w:ins>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ins w:id="693" w:author="David Conklin" w:date="2020-11-09T16:18:00Z"/>
                <w:rFonts w:ascii="Calibri" w:eastAsia="Times New Roman" w:hAnsi="Calibri" w:cs="Calibri"/>
                <w:color w:val="000000"/>
              </w:rPr>
            </w:pPr>
            <w:ins w:id="694" w:author="David Conklin" w:date="2020-11-09T16:18:00Z">
              <w:r>
                <w:rPr>
                  <w:rFonts w:ascii="Calibri" w:eastAsia="Times New Roman" w:hAnsi="Calibri" w:cs="Calibri"/>
                  <w:color w:val="000000"/>
                </w:rPr>
                <w:t>23772857</w:t>
              </w:r>
            </w:ins>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ins w:id="695" w:author="David Conklin" w:date="2020-11-09T16:18:00Z"/>
                <w:rFonts w:ascii="Calibri" w:eastAsia="Times New Roman" w:hAnsi="Calibri" w:cs="Calibri"/>
                <w:color w:val="000000"/>
              </w:rPr>
            </w:pPr>
            <w:ins w:id="696" w:author="David Conklin" w:date="2020-11-09T16:18:00Z">
              <w:r>
                <w:rPr>
                  <w:rFonts w:ascii="Calibri" w:eastAsia="Times New Roman" w:hAnsi="Calibri" w:cs="Calibri"/>
                  <w:color w:val="000000"/>
                </w:rPr>
                <w:t>MCKENZIE RIVER BLW LEABURG DAM, NR LEABURG OR</w:t>
              </w:r>
            </w:ins>
          </w:p>
        </w:tc>
      </w:tr>
      <w:tr w:rsidR="00B912FF" w:rsidRPr="00B912FF" w14:paraId="3009AA4E" w14:textId="77777777" w:rsidTr="00916473">
        <w:trPr>
          <w:trHeight w:val="300"/>
          <w:ins w:id="697" w:author="David Conklin" w:date="2020-11-09T16:19:00Z"/>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ins w:id="698" w:author="David Conklin" w:date="2020-11-09T16:19:00Z"/>
                <w:rFonts w:ascii="Calibri" w:eastAsia="Times New Roman" w:hAnsi="Calibri" w:cs="Calibri"/>
                <w:color w:val="000000"/>
              </w:rPr>
            </w:pPr>
            <w:ins w:id="699" w:author="David Conklin" w:date="2020-11-09T16:19:00Z">
              <w:r>
                <w:rPr>
                  <w:rFonts w:ascii="Calibri" w:eastAsia="Times New Roman" w:hAnsi="Calibri" w:cs="Calibri"/>
                  <w:color w:val="000000"/>
                </w:rPr>
                <w:t>14163900</w:t>
              </w:r>
            </w:ins>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ins w:id="700" w:author="David Conklin" w:date="2020-11-09T16:19:00Z"/>
                <w:rFonts w:ascii="Calibri" w:eastAsia="Times New Roman" w:hAnsi="Calibri" w:cs="Calibri"/>
                <w:color w:val="000000"/>
              </w:rPr>
            </w:pPr>
            <w:ins w:id="701" w:author="David Conklin" w:date="2020-11-09T16:19:00Z">
              <w:r>
                <w:rPr>
                  <w:rFonts w:ascii="Calibri" w:eastAsia="Times New Roman" w:hAnsi="Calibri" w:cs="Calibri"/>
                  <w:color w:val="000000"/>
                </w:rPr>
                <w:t>23772801</w:t>
              </w:r>
            </w:ins>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ins w:id="702" w:author="David Conklin" w:date="2020-11-09T16:19:00Z"/>
                <w:rFonts w:ascii="Calibri" w:eastAsia="Times New Roman" w:hAnsi="Calibri" w:cs="Calibri"/>
                <w:color w:val="000000"/>
              </w:rPr>
            </w:pPr>
            <w:ins w:id="703" w:author="David Conklin" w:date="2020-11-09T16:19:00Z">
              <w:r>
                <w:rPr>
                  <w:rFonts w:ascii="Calibri" w:eastAsia="Times New Roman" w:hAnsi="Calibri" w:cs="Calibri"/>
                  <w:color w:val="000000"/>
                </w:rPr>
                <w:t>MCKENZIE RIVER NEAR WALTERVILLE</w:t>
              </w:r>
            </w:ins>
          </w:p>
        </w:tc>
      </w:tr>
      <w:tr w:rsidR="00B912FF" w:rsidRPr="00B912FF" w14:paraId="5DF63485" w14:textId="77777777" w:rsidTr="00916473">
        <w:trPr>
          <w:trHeight w:val="300"/>
          <w:ins w:id="704" w:author="David Conklin" w:date="2020-11-09T16:21:00Z"/>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ins w:id="705" w:author="David Conklin" w:date="2020-11-09T16:21:00Z"/>
                <w:rFonts w:ascii="Calibri" w:eastAsia="Times New Roman" w:hAnsi="Calibri" w:cs="Calibri"/>
                <w:color w:val="000000"/>
              </w:rPr>
            </w:pPr>
            <w:ins w:id="706" w:author="David Conklin" w:date="2020-11-09T16:21:00Z">
              <w:r>
                <w:rPr>
                  <w:rFonts w:ascii="Calibri" w:eastAsia="Times New Roman" w:hAnsi="Calibri" w:cs="Calibri"/>
                  <w:color w:val="000000"/>
                </w:rPr>
                <w:lastRenderedPageBreak/>
                <w:t>14164700</w:t>
              </w:r>
            </w:ins>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ins w:id="707" w:author="David Conklin" w:date="2020-11-09T16:21:00Z"/>
                <w:rFonts w:ascii="Calibri" w:eastAsia="Times New Roman" w:hAnsi="Calibri" w:cs="Calibri"/>
                <w:color w:val="000000"/>
              </w:rPr>
            </w:pPr>
            <w:ins w:id="708" w:author="David Conklin" w:date="2020-11-09T16:21:00Z">
              <w:r>
                <w:rPr>
                  <w:rFonts w:ascii="Calibri" w:eastAsia="Times New Roman" w:hAnsi="Calibri" w:cs="Calibri"/>
                  <w:color w:val="000000"/>
                </w:rPr>
                <w:t>23774369</w:t>
              </w:r>
            </w:ins>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ins w:id="709" w:author="David Conklin" w:date="2020-11-09T16:21:00Z"/>
                <w:rFonts w:ascii="Calibri" w:eastAsia="Times New Roman" w:hAnsi="Calibri" w:cs="Calibri"/>
                <w:color w:val="000000"/>
              </w:rPr>
            </w:pPr>
            <w:ins w:id="710" w:author="David Conklin" w:date="2020-11-09T16:21:00Z">
              <w:r>
                <w:rPr>
                  <w:rFonts w:ascii="Calibri" w:eastAsia="Times New Roman" w:hAnsi="Calibri" w:cs="Calibri"/>
                  <w:color w:val="000000"/>
                </w:rPr>
                <w:t>CEDAR CREEK AT SPRINGFIELD</w:t>
              </w:r>
            </w:ins>
          </w:p>
        </w:tc>
      </w:tr>
      <w:tr w:rsidR="00F32242" w:rsidRPr="00286383" w14:paraId="5280EBDF" w14:textId="77777777" w:rsidTr="00916473">
        <w:trPr>
          <w:trHeight w:val="300"/>
          <w:ins w:id="711" w:author="David Conklin" w:date="2020-11-09T15:05:00Z"/>
          <w:trPrChange w:id="71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713" w:author="David Conklin" w:date="2020-11-09T15:23:00Z">
              <w:tcPr>
                <w:tcW w:w="984" w:type="dxa"/>
                <w:tcBorders>
                  <w:top w:val="nil"/>
                  <w:left w:val="nil"/>
                  <w:bottom w:val="nil"/>
                  <w:right w:val="nil"/>
                </w:tcBorders>
                <w:shd w:val="clear" w:color="auto" w:fill="auto"/>
                <w:noWrap/>
                <w:vAlign w:val="bottom"/>
                <w:hideMark/>
              </w:tcPr>
            </w:tcPrChange>
          </w:tcPr>
          <w:p w14:paraId="59511AD6" w14:textId="77777777" w:rsidR="00F32242" w:rsidRPr="00286383" w:rsidRDefault="00F32242" w:rsidP="00F32242">
            <w:pPr>
              <w:rPr>
                <w:ins w:id="714" w:author="David Conklin" w:date="2020-11-09T15:05:00Z"/>
                <w:rFonts w:ascii="Calibri" w:eastAsia="Times New Roman" w:hAnsi="Calibri" w:cs="Calibri"/>
                <w:color w:val="000000"/>
              </w:rPr>
            </w:pPr>
            <w:ins w:id="715"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716" w:author="David Conklin" w:date="2020-11-09T15:23:00Z">
              <w:tcPr>
                <w:tcW w:w="960" w:type="dxa"/>
                <w:gridSpan w:val="2"/>
                <w:tcBorders>
                  <w:top w:val="nil"/>
                  <w:left w:val="nil"/>
                  <w:bottom w:val="nil"/>
                  <w:right w:val="nil"/>
                </w:tcBorders>
                <w:shd w:val="clear" w:color="auto" w:fill="auto"/>
                <w:noWrap/>
                <w:vAlign w:val="bottom"/>
                <w:hideMark/>
              </w:tcPr>
            </w:tcPrChange>
          </w:tcPr>
          <w:p w14:paraId="177F70C4" w14:textId="77777777" w:rsidR="00F32242" w:rsidRPr="00286383" w:rsidRDefault="00F32242" w:rsidP="00F32242">
            <w:pPr>
              <w:jc w:val="right"/>
              <w:rPr>
                <w:ins w:id="717" w:author="David Conklin" w:date="2020-11-09T15:05:00Z"/>
                <w:rFonts w:ascii="Calibri" w:eastAsia="Times New Roman" w:hAnsi="Calibri" w:cs="Calibri"/>
                <w:color w:val="000000"/>
              </w:rPr>
            </w:pPr>
            <w:ins w:id="718"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719" w:author="David Conklin" w:date="2020-11-09T15:23:00Z">
              <w:tcPr>
                <w:tcW w:w="5200" w:type="dxa"/>
                <w:gridSpan w:val="2"/>
                <w:tcBorders>
                  <w:top w:val="nil"/>
                  <w:left w:val="nil"/>
                  <w:bottom w:val="nil"/>
                  <w:right w:val="nil"/>
                </w:tcBorders>
                <w:shd w:val="clear" w:color="auto" w:fill="auto"/>
                <w:noWrap/>
                <w:vAlign w:val="bottom"/>
                <w:hideMark/>
              </w:tcPr>
            </w:tcPrChange>
          </w:tcPr>
          <w:p w14:paraId="0F15CDB2" w14:textId="77777777" w:rsidR="00F32242" w:rsidRPr="00286383" w:rsidRDefault="00F32242" w:rsidP="00F32242">
            <w:pPr>
              <w:rPr>
                <w:ins w:id="720" w:author="David Conklin" w:date="2020-11-09T15:05:00Z"/>
                <w:rFonts w:ascii="Calibri" w:eastAsia="Times New Roman" w:hAnsi="Calibri" w:cs="Calibri"/>
                <w:color w:val="000000"/>
              </w:rPr>
            </w:pPr>
            <w:ins w:id="721" w:author="David Conklin" w:date="2020-11-09T15:05:00Z">
              <w:r w:rsidRPr="00286383">
                <w:rPr>
                  <w:rFonts w:ascii="Calibri" w:eastAsia="Times New Roman" w:hAnsi="Calibri" w:cs="Calibri"/>
                  <w:color w:val="000000"/>
                </w:rPr>
                <w:t>MCKENZIE RIVER ABV HAYDEN BR, AT SPRINGFIELD, OR</w:t>
              </w:r>
            </w:ins>
          </w:p>
        </w:tc>
      </w:tr>
      <w:tr w:rsidR="00F32242" w:rsidRPr="00286383" w14:paraId="62756356" w14:textId="77777777" w:rsidTr="00916473">
        <w:trPr>
          <w:trHeight w:val="300"/>
          <w:ins w:id="722" w:author="David Conklin" w:date="2020-11-09T15:05:00Z"/>
          <w:trPrChange w:id="723"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724" w:author="David Conklin" w:date="2020-11-09T15:23:00Z">
              <w:tcPr>
                <w:tcW w:w="984" w:type="dxa"/>
                <w:tcBorders>
                  <w:top w:val="nil"/>
                  <w:left w:val="nil"/>
                  <w:bottom w:val="nil"/>
                  <w:right w:val="nil"/>
                </w:tcBorders>
                <w:shd w:val="clear" w:color="auto" w:fill="auto"/>
                <w:noWrap/>
                <w:vAlign w:val="bottom"/>
                <w:hideMark/>
              </w:tcPr>
            </w:tcPrChange>
          </w:tcPr>
          <w:p w14:paraId="36E5AB6B" w14:textId="77777777" w:rsidR="00F32242" w:rsidRPr="00286383" w:rsidRDefault="00F32242" w:rsidP="00F32242">
            <w:pPr>
              <w:rPr>
                <w:ins w:id="725" w:author="David Conklin" w:date="2020-11-09T15:05:00Z"/>
                <w:rFonts w:ascii="Calibri" w:eastAsia="Times New Roman" w:hAnsi="Calibri" w:cs="Calibri"/>
                <w:color w:val="000000"/>
              </w:rPr>
            </w:pPr>
            <w:ins w:id="726" w:author="David Conklin" w:date="2020-11-09T15:05:00Z">
              <w:r w:rsidRPr="00286383">
                <w:rPr>
                  <w:rFonts w:ascii="Calibri" w:eastAsia="Times New Roman" w:hAnsi="Calibri" w:cs="Calibri"/>
                  <w:color w:val="000000"/>
                </w:rPr>
                <w:t>14165000</w:t>
              </w:r>
            </w:ins>
          </w:p>
        </w:tc>
        <w:tc>
          <w:tcPr>
            <w:tcW w:w="1109" w:type="dxa"/>
            <w:tcBorders>
              <w:top w:val="nil"/>
              <w:left w:val="nil"/>
              <w:bottom w:val="nil"/>
              <w:right w:val="nil"/>
            </w:tcBorders>
            <w:shd w:val="clear" w:color="auto" w:fill="auto"/>
            <w:noWrap/>
            <w:vAlign w:val="bottom"/>
            <w:hideMark/>
            <w:tcPrChange w:id="727" w:author="David Conklin" w:date="2020-11-09T15:23:00Z">
              <w:tcPr>
                <w:tcW w:w="960" w:type="dxa"/>
                <w:gridSpan w:val="2"/>
                <w:tcBorders>
                  <w:top w:val="nil"/>
                  <w:left w:val="nil"/>
                  <w:bottom w:val="nil"/>
                  <w:right w:val="nil"/>
                </w:tcBorders>
                <w:shd w:val="clear" w:color="auto" w:fill="auto"/>
                <w:noWrap/>
                <w:vAlign w:val="bottom"/>
                <w:hideMark/>
              </w:tcPr>
            </w:tcPrChange>
          </w:tcPr>
          <w:p w14:paraId="23EE06CF" w14:textId="77777777" w:rsidR="00F32242" w:rsidRPr="00286383" w:rsidRDefault="00F32242" w:rsidP="00F32242">
            <w:pPr>
              <w:jc w:val="right"/>
              <w:rPr>
                <w:ins w:id="728" w:author="David Conklin" w:date="2020-11-09T15:05:00Z"/>
                <w:rFonts w:ascii="Calibri" w:eastAsia="Times New Roman" w:hAnsi="Calibri" w:cs="Calibri"/>
                <w:color w:val="000000"/>
              </w:rPr>
            </w:pPr>
            <w:ins w:id="729" w:author="David Conklin" w:date="2020-11-09T15:05:00Z">
              <w:r w:rsidRPr="00286383">
                <w:rPr>
                  <w:rFonts w:ascii="Calibri" w:eastAsia="Times New Roman" w:hAnsi="Calibri" w:cs="Calibri"/>
                  <w:color w:val="000000"/>
                </w:rPr>
                <w:t>23773513</w:t>
              </w:r>
            </w:ins>
          </w:p>
        </w:tc>
        <w:tc>
          <w:tcPr>
            <w:tcW w:w="5993" w:type="dxa"/>
            <w:gridSpan w:val="2"/>
            <w:tcBorders>
              <w:top w:val="nil"/>
              <w:left w:val="nil"/>
              <w:bottom w:val="nil"/>
              <w:right w:val="nil"/>
            </w:tcBorders>
            <w:shd w:val="clear" w:color="auto" w:fill="auto"/>
            <w:noWrap/>
            <w:vAlign w:val="bottom"/>
            <w:hideMark/>
            <w:tcPrChange w:id="730" w:author="David Conklin" w:date="2020-11-09T15:23:00Z">
              <w:tcPr>
                <w:tcW w:w="5200" w:type="dxa"/>
                <w:gridSpan w:val="2"/>
                <w:tcBorders>
                  <w:top w:val="nil"/>
                  <w:left w:val="nil"/>
                  <w:bottom w:val="nil"/>
                  <w:right w:val="nil"/>
                </w:tcBorders>
                <w:shd w:val="clear" w:color="auto" w:fill="auto"/>
                <w:noWrap/>
                <w:vAlign w:val="bottom"/>
                <w:hideMark/>
              </w:tcPr>
            </w:tcPrChange>
          </w:tcPr>
          <w:p w14:paraId="7D87EBFE" w14:textId="77777777" w:rsidR="00F32242" w:rsidRPr="00286383" w:rsidRDefault="00F32242" w:rsidP="00F32242">
            <w:pPr>
              <w:rPr>
                <w:ins w:id="731" w:author="David Conklin" w:date="2020-11-09T15:05:00Z"/>
                <w:rFonts w:ascii="Calibri" w:eastAsia="Times New Roman" w:hAnsi="Calibri" w:cs="Calibri"/>
                <w:color w:val="000000"/>
              </w:rPr>
            </w:pPr>
            <w:ins w:id="732" w:author="David Conklin" w:date="2020-11-09T15:05:00Z">
              <w:r w:rsidRPr="00286383">
                <w:rPr>
                  <w:rFonts w:ascii="Calibri" w:eastAsia="Times New Roman" w:hAnsi="Calibri" w:cs="Calibri"/>
                  <w:color w:val="000000"/>
                </w:rPr>
                <w:t>MOHAWK RIVER NEAR SPRINGFIELD</w:t>
              </w:r>
            </w:ins>
          </w:p>
        </w:tc>
      </w:tr>
      <w:tr w:rsidR="00916473" w:rsidRPr="00286383" w14:paraId="5E98B10F" w14:textId="77777777" w:rsidTr="00916473">
        <w:tblPrEx>
          <w:tblPrExChange w:id="733" w:author="David Conklin" w:date="2020-11-09T15:23:00Z">
            <w:tblPrEx>
              <w:tblW w:w="8439" w:type="dxa"/>
            </w:tblPrEx>
          </w:tblPrExChange>
        </w:tblPrEx>
        <w:trPr>
          <w:trHeight w:val="300"/>
          <w:ins w:id="734" w:author="David Conklin" w:date="2020-11-09T15:22:00Z"/>
          <w:trPrChange w:id="735" w:author="David Conklin" w:date="2020-11-09T15:23:00Z">
            <w:trPr>
              <w:gridAfter w:val="0"/>
              <w:wAfter w:w="772" w:type="dxa"/>
              <w:trHeight w:val="300"/>
            </w:trPr>
          </w:trPrChange>
        </w:trPr>
        <w:tc>
          <w:tcPr>
            <w:tcW w:w="1358" w:type="dxa"/>
            <w:tcBorders>
              <w:top w:val="nil"/>
              <w:left w:val="nil"/>
              <w:bottom w:val="nil"/>
              <w:right w:val="nil"/>
            </w:tcBorders>
            <w:shd w:val="clear" w:color="auto" w:fill="auto"/>
            <w:noWrap/>
            <w:vAlign w:val="bottom"/>
            <w:tcPrChange w:id="736" w:author="David Conklin" w:date="2020-11-09T15:23:00Z">
              <w:tcPr>
                <w:tcW w:w="1358" w:type="dxa"/>
                <w:gridSpan w:val="2"/>
                <w:tcBorders>
                  <w:top w:val="nil"/>
                  <w:left w:val="nil"/>
                  <w:bottom w:val="nil"/>
                  <w:right w:val="nil"/>
                </w:tcBorders>
                <w:shd w:val="clear" w:color="auto" w:fill="auto"/>
                <w:noWrap/>
                <w:vAlign w:val="bottom"/>
              </w:tcPr>
            </w:tcPrChange>
          </w:tcPr>
          <w:p w14:paraId="39B7E5A7" w14:textId="77777777" w:rsidR="00916473" w:rsidRPr="00286383" w:rsidRDefault="00916473" w:rsidP="00F32242">
            <w:pPr>
              <w:rPr>
                <w:ins w:id="737" w:author="David Conklin" w:date="2020-11-09T15:22: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Change w:id="738" w:author="David Conklin" w:date="2020-11-09T15:23:00Z">
              <w:tcPr>
                <w:tcW w:w="1109" w:type="dxa"/>
                <w:gridSpan w:val="2"/>
                <w:tcBorders>
                  <w:top w:val="nil"/>
                  <w:left w:val="nil"/>
                  <w:bottom w:val="nil"/>
                  <w:right w:val="nil"/>
                </w:tcBorders>
                <w:shd w:val="clear" w:color="auto" w:fill="auto"/>
                <w:noWrap/>
                <w:vAlign w:val="bottom"/>
              </w:tcPr>
            </w:tcPrChange>
          </w:tcPr>
          <w:p w14:paraId="5EF1FEEC" w14:textId="77777777" w:rsidR="00916473" w:rsidRPr="00286383" w:rsidRDefault="00916473" w:rsidP="00F32242">
            <w:pPr>
              <w:jc w:val="right"/>
              <w:rPr>
                <w:ins w:id="739" w:author="David Conklin" w:date="2020-11-09T15:22:00Z"/>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Change w:id="740" w:author="David Conklin" w:date="2020-11-09T15:23:00Z">
              <w:tcPr>
                <w:tcW w:w="5200" w:type="dxa"/>
                <w:gridSpan w:val="2"/>
                <w:tcBorders>
                  <w:top w:val="nil"/>
                  <w:left w:val="nil"/>
                  <w:bottom w:val="nil"/>
                  <w:right w:val="nil"/>
                </w:tcBorders>
                <w:shd w:val="clear" w:color="auto" w:fill="auto"/>
                <w:noWrap/>
                <w:vAlign w:val="bottom"/>
              </w:tcPr>
            </w:tcPrChange>
          </w:tcPr>
          <w:p w14:paraId="04CD99FA" w14:textId="77777777" w:rsidR="00916473" w:rsidRPr="00286383" w:rsidRDefault="00916473" w:rsidP="00F32242">
            <w:pPr>
              <w:rPr>
                <w:ins w:id="741" w:author="David Conklin" w:date="2020-11-09T15:22:00Z"/>
                <w:rFonts w:ascii="Calibri" w:eastAsia="Times New Roman" w:hAnsi="Calibri" w:cs="Calibri"/>
                <w:color w:val="000000"/>
              </w:rPr>
            </w:pPr>
          </w:p>
        </w:tc>
      </w:tr>
      <w:tr w:rsidR="00F32242" w:rsidRPr="00286383" w14:paraId="0438D12C" w14:textId="77777777" w:rsidTr="00916473">
        <w:trPr>
          <w:trHeight w:val="300"/>
          <w:ins w:id="742" w:author="David Conklin" w:date="2020-11-09T15:05:00Z"/>
          <w:trPrChange w:id="743"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744" w:author="David Conklin" w:date="2020-11-09T15:23:00Z">
              <w:tcPr>
                <w:tcW w:w="984" w:type="dxa"/>
                <w:tcBorders>
                  <w:top w:val="nil"/>
                  <w:left w:val="nil"/>
                  <w:bottom w:val="nil"/>
                  <w:right w:val="nil"/>
                </w:tcBorders>
                <w:shd w:val="clear" w:color="auto" w:fill="auto"/>
                <w:noWrap/>
                <w:vAlign w:val="bottom"/>
                <w:hideMark/>
              </w:tcPr>
            </w:tcPrChange>
          </w:tcPr>
          <w:p w14:paraId="49AF1ECE" w14:textId="1C10B9B5" w:rsidR="00F32242" w:rsidRPr="00286383" w:rsidRDefault="00916473" w:rsidP="00F32242">
            <w:pPr>
              <w:jc w:val="center"/>
              <w:rPr>
                <w:ins w:id="745" w:author="David Conklin" w:date="2020-11-09T15:05:00Z"/>
                <w:rFonts w:ascii="Calibri" w:eastAsia="Times New Roman" w:hAnsi="Calibri" w:cs="Calibri"/>
                <w:color w:val="000000"/>
              </w:rPr>
            </w:pPr>
            <w:ins w:id="746" w:author="David Conklin" w:date="2020-11-09T15:21:00Z">
              <w:r>
                <w:rPr>
                  <w:rFonts w:ascii="Calibri" w:eastAsia="Times New Roman" w:hAnsi="Calibri" w:cs="Calibri"/>
                  <w:color w:val="000000"/>
                </w:rPr>
                <w:t>temp</w:t>
              </w:r>
            </w:ins>
            <w:ins w:id="747" w:author="David Conklin" w:date="2020-11-09T15:23:00Z">
              <w:r>
                <w:rPr>
                  <w:rFonts w:ascii="Calibri" w:eastAsia="Times New Roman" w:hAnsi="Calibri" w:cs="Calibri"/>
                  <w:color w:val="000000"/>
                </w:rPr>
                <w:t>erature</w:t>
              </w:r>
            </w:ins>
            <w:ins w:id="748" w:author="David Conklin" w:date="2020-11-09T15:21:00Z">
              <w:r>
                <w:rPr>
                  <w:rFonts w:ascii="Calibri" w:eastAsia="Times New Roman" w:hAnsi="Calibri" w:cs="Calibri"/>
                  <w:color w:val="000000"/>
                </w:rPr>
                <w:t xml:space="preserve"> sensor</w:t>
              </w:r>
            </w:ins>
          </w:p>
        </w:tc>
        <w:tc>
          <w:tcPr>
            <w:tcW w:w="1109" w:type="dxa"/>
            <w:tcBorders>
              <w:top w:val="nil"/>
              <w:left w:val="nil"/>
              <w:bottom w:val="nil"/>
              <w:right w:val="nil"/>
            </w:tcBorders>
            <w:shd w:val="clear" w:color="auto" w:fill="auto"/>
            <w:noWrap/>
            <w:vAlign w:val="bottom"/>
            <w:hideMark/>
            <w:tcPrChange w:id="749" w:author="David Conklin" w:date="2020-11-09T15:23:00Z">
              <w:tcPr>
                <w:tcW w:w="960" w:type="dxa"/>
                <w:gridSpan w:val="2"/>
                <w:tcBorders>
                  <w:top w:val="nil"/>
                  <w:left w:val="nil"/>
                  <w:bottom w:val="nil"/>
                  <w:right w:val="nil"/>
                </w:tcBorders>
                <w:shd w:val="clear" w:color="auto" w:fill="auto"/>
                <w:noWrap/>
                <w:vAlign w:val="bottom"/>
                <w:hideMark/>
              </w:tcPr>
            </w:tcPrChange>
          </w:tcPr>
          <w:p w14:paraId="5E3DB23B" w14:textId="77777777" w:rsidR="00F32242" w:rsidRPr="00286383" w:rsidRDefault="00F32242" w:rsidP="00F32242">
            <w:pPr>
              <w:jc w:val="center"/>
              <w:rPr>
                <w:ins w:id="750" w:author="David Conklin" w:date="2020-11-09T15:05:00Z"/>
                <w:rFonts w:ascii="Calibri" w:eastAsia="Times New Roman" w:hAnsi="Calibri" w:cs="Calibri"/>
                <w:color w:val="000000"/>
              </w:rPr>
            </w:pPr>
            <w:ins w:id="751"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752" w:author="David Conklin" w:date="2020-11-09T15:23:00Z">
              <w:tcPr>
                <w:tcW w:w="5200" w:type="dxa"/>
                <w:gridSpan w:val="2"/>
                <w:tcBorders>
                  <w:top w:val="nil"/>
                  <w:left w:val="nil"/>
                  <w:bottom w:val="nil"/>
                  <w:right w:val="nil"/>
                </w:tcBorders>
                <w:shd w:val="clear" w:color="auto" w:fill="auto"/>
                <w:noWrap/>
                <w:vAlign w:val="bottom"/>
                <w:hideMark/>
              </w:tcPr>
            </w:tcPrChange>
          </w:tcPr>
          <w:p w14:paraId="7FEB62C3" w14:textId="77777777" w:rsidR="00F32242" w:rsidRPr="00286383" w:rsidRDefault="00F32242" w:rsidP="00F32242">
            <w:pPr>
              <w:jc w:val="center"/>
              <w:rPr>
                <w:ins w:id="753" w:author="David Conklin" w:date="2020-11-09T15:05:00Z"/>
                <w:rFonts w:ascii="Calibri" w:eastAsia="Times New Roman" w:hAnsi="Calibri" w:cs="Calibri"/>
                <w:color w:val="000000"/>
              </w:rPr>
            </w:pPr>
          </w:p>
        </w:tc>
      </w:tr>
      <w:tr w:rsidR="00F32242" w:rsidRPr="00286383" w14:paraId="69549E44" w14:textId="77777777" w:rsidTr="00916473">
        <w:trPr>
          <w:trHeight w:val="300"/>
          <w:ins w:id="754" w:author="David Conklin" w:date="2020-11-09T15:05:00Z"/>
          <w:trPrChange w:id="75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756" w:author="David Conklin" w:date="2020-11-09T15:23:00Z">
              <w:tcPr>
                <w:tcW w:w="984" w:type="dxa"/>
                <w:tcBorders>
                  <w:top w:val="nil"/>
                  <w:left w:val="nil"/>
                  <w:bottom w:val="nil"/>
                  <w:right w:val="nil"/>
                </w:tcBorders>
                <w:shd w:val="clear" w:color="auto" w:fill="auto"/>
                <w:noWrap/>
                <w:vAlign w:val="bottom"/>
                <w:hideMark/>
              </w:tcPr>
            </w:tcPrChange>
          </w:tcPr>
          <w:p w14:paraId="38B29BBB" w14:textId="77777777" w:rsidR="00F32242" w:rsidRPr="00286383" w:rsidRDefault="00F32242" w:rsidP="00F32242">
            <w:pPr>
              <w:jc w:val="right"/>
              <w:rPr>
                <w:ins w:id="757" w:author="David Conklin" w:date="2020-11-09T15:05:00Z"/>
                <w:rFonts w:ascii="Calibri" w:eastAsia="Times New Roman" w:hAnsi="Calibri" w:cs="Calibri"/>
                <w:color w:val="000000"/>
              </w:rPr>
            </w:pPr>
            <w:ins w:id="758" w:author="David Conklin" w:date="2020-11-09T15:05:00Z">
              <w:r w:rsidRPr="00286383">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759" w:author="David Conklin" w:date="2020-11-09T15:23:00Z">
              <w:tcPr>
                <w:tcW w:w="960" w:type="dxa"/>
                <w:gridSpan w:val="2"/>
                <w:tcBorders>
                  <w:top w:val="nil"/>
                  <w:left w:val="nil"/>
                  <w:bottom w:val="nil"/>
                  <w:right w:val="nil"/>
                </w:tcBorders>
                <w:shd w:val="clear" w:color="auto" w:fill="auto"/>
                <w:noWrap/>
                <w:vAlign w:val="bottom"/>
                <w:hideMark/>
              </w:tcPr>
            </w:tcPrChange>
          </w:tcPr>
          <w:p w14:paraId="370D227C" w14:textId="77777777" w:rsidR="00F32242" w:rsidRPr="00286383" w:rsidRDefault="00F32242" w:rsidP="00F32242">
            <w:pPr>
              <w:jc w:val="right"/>
              <w:rPr>
                <w:ins w:id="760" w:author="David Conklin" w:date="2020-11-09T15:05:00Z"/>
                <w:rFonts w:ascii="Calibri" w:eastAsia="Times New Roman" w:hAnsi="Calibri" w:cs="Calibri"/>
                <w:color w:val="000000"/>
              </w:rPr>
            </w:pPr>
            <w:ins w:id="761" w:author="David Conklin" w:date="2020-11-09T15:05:00Z">
              <w:r w:rsidRPr="00286383">
                <w:rPr>
                  <w:rFonts w:ascii="Calibri" w:eastAsia="Times New Roman" w:hAnsi="Calibri" w:cs="Calibri"/>
                  <w:color w:val="000000"/>
                </w:rPr>
                <w:t>23773037</w:t>
              </w:r>
            </w:ins>
          </w:p>
        </w:tc>
        <w:tc>
          <w:tcPr>
            <w:tcW w:w="5993" w:type="dxa"/>
            <w:gridSpan w:val="2"/>
            <w:tcBorders>
              <w:top w:val="nil"/>
              <w:left w:val="nil"/>
              <w:bottom w:val="nil"/>
              <w:right w:val="nil"/>
            </w:tcBorders>
            <w:shd w:val="clear" w:color="auto" w:fill="auto"/>
            <w:noWrap/>
            <w:vAlign w:val="bottom"/>
            <w:hideMark/>
            <w:tcPrChange w:id="762" w:author="David Conklin" w:date="2020-11-09T15:23:00Z">
              <w:tcPr>
                <w:tcW w:w="5200" w:type="dxa"/>
                <w:gridSpan w:val="2"/>
                <w:tcBorders>
                  <w:top w:val="nil"/>
                  <w:left w:val="nil"/>
                  <w:bottom w:val="nil"/>
                  <w:right w:val="nil"/>
                </w:tcBorders>
                <w:shd w:val="clear" w:color="auto" w:fill="auto"/>
                <w:noWrap/>
                <w:vAlign w:val="bottom"/>
                <w:hideMark/>
              </w:tcPr>
            </w:tcPrChange>
          </w:tcPr>
          <w:p w14:paraId="0DF0C8D0" w14:textId="77777777" w:rsidR="00F32242" w:rsidRPr="00286383" w:rsidRDefault="00F32242" w:rsidP="00F32242">
            <w:pPr>
              <w:rPr>
                <w:ins w:id="763" w:author="David Conklin" w:date="2020-11-09T15:05:00Z"/>
                <w:rFonts w:ascii="Calibri" w:eastAsia="Times New Roman" w:hAnsi="Calibri" w:cs="Calibri"/>
                <w:color w:val="000000"/>
              </w:rPr>
            </w:pPr>
            <w:ins w:id="764" w:author="David Conklin" w:date="2020-11-09T15:05:00Z">
              <w:r w:rsidRPr="00286383">
                <w:rPr>
                  <w:rFonts w:ascii="Calibri" w:eastAsia="Times New Roman" w:hAnsi="Calibri" w:cs="Calibri"/>
                  <w:color w:val="000000"/>
                </w:rPr>
                <w:t>SO FK MCKENZIE RIVER ABOVE COUGAR LAKE NR RAINBO</w:t>
              </w:r>
            </w:ins>
          </w:p>
        </w:tc>
      </w:tr>
      <w:tr w:rsidR="00F32242" w:rsidRPr="00286383" w14:paraId="52B05519" w14:textId="77777777" w:rsidTr="00916473">
        <w:trPr>
          <w:trHeight w:val="300"/>
          <w:ins w:id="765" w:author="David Conklin" w:date="2020-11-09T15:05:00Z"/>
          <w:trPrChange w:id="766"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767" w:author="David Conklin" w:date="2020-11-09T15:23:00Z">
              <w:tcPr>
                <w:tcW w:w="984" w:type="dxa"/>
                <w:tcBorders>
                  <w:top w:val="nil"/>
                  <w:left w:val="nil"/>
                  <w:bottom w:val="nil"/>
                  <w:right w:val="nil"/>
                </w:tcBorders>
                <w:shd w:val="clear" w:color="auto" w:fill="auto"/>
                <w:noWrap/>
                <w:vAlign w:val="bottom"/>
                <w:hideMark/>
              </w:tcPr>
            </w:tcPrChange>
          </w:tcPr>
          <w:p w14:paraId="60B2A005" w14:textId="77777777" w:rsidR="00F32242" w:rsidRPr="00286383" w:rsidRDefault="00F32242" w:rsidP="00F32242">
            <w:pPr>
              <w:jc w:val="right"/>
              <w:rPr>
                <w:ins w:id="768" w:author="David Conklin" w:date="2020-11-09T15:05:00Z"/>
                <w:rFonts w:ascii="Calibri" w:eastAsia="Times New Roman" w:hAnsi="Calibri" w:cs="Calibri"/>
                <w:color w:val="000000"/>
              </w:rPr>
            </w:pPr>
            <w:ins w:id="769" w:author="David Conklin" w:date="2020-11-09T15:05:00Z">
              <w:r w:rsidRPr="00286383">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hideMark/>
            <w:tcPrChange w:id="770" w:author="David Conklin" w:date="2020-11-09T15:23:00Z">
              <w:tcPr>
                <w:tcW w:w="960" w:type="dxa"/>
                <w:gridSpan w:val="2"/>
                <w:tcBorders>
                  <w:top w:val="nil"/>
                  <w:left w:val="nil"/>
                  <w:bottom w:val="nil"/>
                  <w:right w:val="nil"/>
                </w:tcBorders>
                <w:shd w:val="clear" w:color="auto" w:fill="auto"/>
                <w:noWrap/>
                <w:vAlign w:val="bottom"/>
                <w:hideMark/>
              </w:tcPr>
            </w:tcPrChange>
          </w:tcPr>
          <w:p w14:paraId="3FB1C259" w14:textId="77777777" w:rsidR="00F32242" w:rsidRPr="00286383" w:rsidRDefault="00F32242" w:rsidP="00F32242">
            <w:pPr>
              <w:jc w:val="right"/>
              <w:rPr>
                <w:ins w:id="771" w:author="David Conklin" w:date="2020-11-09T15:05:00Z"/>
                <w:rFonts w:ascii="Calibri" w:eastAsia="Times New Roman" w:hAnsi="Calibri" w:cs="Calibri"/>
                <w:color w:val="000000"/>
              </w:rPr>
            </w:pPr>
            <w:ins w:id="772" w:author="David Conklin" w:date="2020-11-09T15:05:00Z">
              <w:r w:rsidRPr="00286383">
                <w:rPr>
                  <w:rFonts w:ascii="Calibri" w:eastAsia="Times New Roman" w:hAnsi="Calibri" w:cs="Calibri"/>
                  <w:color w:val="000000"/>
                </w:rPr>
                <w:t>23773009</w:t>
              </w:r>
            </w:ins>
          </w:p>
        </w:tc>
        <w:tc>
          <w:tcPr>
            <w:tcW w:w="5993" w:type="dxa"/>
            <w:gridSpan w:val="2"/>
            <w:tcBorders>
              <w:top w:val="nil"/>
              <w:left w:val="nil"/>
              <w:bottom w:val="nil"/>
              <w:right w:val="nil"/>
            </w:tcBorders>
            <w:shd w:val="clear" w:color="auto" w:fill="auto"/>
            <w:noWrap/>
            <w:vAlign w:val="bottom"/>
            <w:hideMark/>
            <w:tcPrChange w:id="773" w:author="David Conklin" w:date="2020-11-09T15:23:00Z">
              <w:tcPr>
                <w:tcW w:w="5200" w:type="dxa"/>
                <w:gridSpan w:val="2"/>
                <w:tcBorders>
                  <w:top w:val="nil"/>
                  <w:left w:val="nil"/>
                  <w:bottom w:val="nil"/>
                  <w:right w:val="nil"/>
                </w:tcBorders>
                <w:shd w:val="clear" w:color="auto" w:fill="auto"/>
                <w:noWrap/>
                <w:vAlign w:val="bottom"/>
                <w:hideMark/>
              </w:tcPr>
            </w:tcPrChange>
          </w:tcPr>
          <w:p w14:paraId="2179A4B4" w14:textId="77777777" w:rsidR="00F32242" w:rsidRPr="00286383" w:rsidRDefault="00F32242" w:rsidP="00F32242">
            <w:pPr>
              <w:rPr>
                <w:ins w:id="774" w:author="David Conklin" w:date="2020-11-09T15:05:00Z"/>
                <w:rFonts w:ascii="Calibri" w:eastAsia="Times New Roman" w:hAnsi="Calibri" w:cs="Calibri"/>
                <w:color w:val="000000"/>
              </w:rPr>
            </w:pPr>
            <w:ins w:id="775" w:author="David Conklin" w:date="2020-11-09T15:05:00Z">
              <w:r w:rsidRPr="00286383">
                <w:rPr>
                  <w:rFonts w:ascii="Calibri" w:eastAsia="Times New Roman" w:hAnsi="Calibri" w:cs="Calibri"/>
                  <w:color w:val="000000"/>
                </w:rPr>
                <w:t>SOUTH FORK MCKENZIE RIVER NEAR RAINBOW</w:t>
              </w:r>
            </w:ins>
          </w:p>
        </w:tc>
      </w:tr>
      <w:tr w:rsidR="00F32242" w:rsidRPr="00286383" w14:paraId="42E60C1E" w14:textId="77777777" w:rsidTr="00916473">
        <w:trPr>
          <w:trHeight w:val="300"/>
          <w:ins w:id="776" w:author="David Conklin" w:date="2020-11-09T15:05:00Z"/>
          <w:trPrChange w:id="777"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778" w:author="David Conklin" w:date="2020-11-09T15:23:00Z">
              <w:tcPr>
                <w:tcW w:w="984" w:type="dxa"/>
                <w:tcBorders>
                  <w:top w:val="nil"/>
                  <w:left w:val="nil"/>
                  <w:bottom w:val="nil"/>
                  <w:right w:val="nil"/>
                </w:tcBorders>
                <w:shd w:val="clear" w:color="auto" w:fill="auto"/>
                <w:noWrap/>
                <w:vAlign w:val="bottom"/>
                <w:hideMark/>
              </w:tcPr>
            </w:tcPrChange>
          </w:tcPr>
          <w:p w14:paraId="7BFAD69D" w14:textId="77777777" w:rsidR="00F32242" w:rsidRPr="00286383" w:rsidRDefault="00F32242" w:rsidP="00F32242">
            <w:pPr>
              <w:jc w:val="right"/>
              <w:rPr>
                <w:ins w:id="779" w:author="David Conklin" w:date="2020-11-09T15:05:00Z"/>
                <w:rFonts w:ascii="Calibri" w:eastAsia="Times New Roman" w:hAnsi="Calibri" w:cs="Calibri"/>
                <w:color w:val="000000"/>
              </w:rPr>
            </w:pPr>
            <w:ins w:id="780" w:author="David Conklin" w:date="2020-11-09T15:05:00Z">
              <w:r w:rsidRPr="00286383">
                <w:rPr>
                  <w:rFonts w:ascii="Calibri" w:eastAsia="Times New Roman" w:hAnsi="Calibri" w:cs="Calibri"/>
                  <w:color w:val="000000"/>
                </w:rPr>
                <w:t>14161100</w:t>
              </w:r>
            </w:ins>
          </w:p>
        </w:tc>
        <w:tc>
          <w:tcPr>
            <w:tcW w:w="1109" w:type="dxa"/>
            <w:tcBorders>
              <w:top w:val="nil"/>
              <w:left w:val="nil"/>
              <w:bottom w:val="nil"/>
              <w:right w:val="nil"/>
            </w:tcBorders>
            <w:shd w:val="clear" w:color="auto" w:fill="auto"/>
            <w:noWrap/>
            <w:vAlign w:val="bottom"/>
            <w:hideMark/>
            <w:tcPrChange w:id="781" w:author="David Conklin" w:date="2020-11-09T15:23:00Z">
              <w:tcPr>
                <w:tcW w:w="960" w:type="dxa"/>
                <w:gridSpan w:val="2"/>
                <w:tcBorders>
                  <w:top w:val="nil"/>
                  <w:left w:val="nil"/>
                  <w:bottom w:val="nil"/>
                  <w:right w:val="nil"/>
                </w:tcBorders>
                <w:shd w:val="clear" w:color="auto" w:fill="auto"/>
                <w:noWrap/>
                <w:vAlign w:val="bottom"/>
                <w:hideMark/>
              </w:tcPr>
            </w:tcPrChange>
          </w:tcPr>
          <w:p w14:paraId="610842C3" w14:textId="77777777" w:rsidR="00F32242" w:rsidRPr="00286383" w:rsidRDefault="00F32242" w:rsidP="00F32242">
            <w:pPr>
              <w:jc w:val="right"/>
              <w:rPr>
                <w:ins w:id="782" w:author="David Conklin" w:date="2020-11-09T15:05:00Z"/>
                <w:rFonts w:ascii="Calibri" w:eastAsia="Times New Roman" w:hAnsi="Calibri" w:cs="Calibri"/>
                <w:color w:val="000000"/>
              </w:rPr>
            </w:pPr>
            <w:ins w:id="783" w:author="David Conklin" w:date="2020-11-09T15:05:00Z">
              <w:r w:rsidRPr="00286383">
                <w:rPr>
                  <w:rFonts w:ascii="Calibri" w:eastAsia="Times New Roman" w:hAnsi="Calibri" w:cs="Calibri"/>
                  <w:color w:val="000000"/>
                </w:rPr>
                <w:t>23773429</w:t>
              </w:r>
            </w:ins>
          </w:p>
        </w:tc>
        <w:tc>
          <w:tcPr>
            <w:tcW w:w="5993" w:type="dxa"/>
            <w:gridSpan w:val="2"/>
            <w:tcBorders>
              <w:top w:val="nil"/>
              <w:left w:val="nil"/>
              <w:bottom w:val="nil"/>
              <w:right w:val="nil"/>
            </w:tcBorders>
            <w:shd w:val="clear" w:color="auto" w:fill="auto"/>
            <w:noWrap/>
            <w:vAlign w:val="bottom"/>
            <w:hideMark/>
            <w:tcPrChange w:id="784" w:author="David Conklin" w:date="2020-11-09T15:23:00Z">
              <w:tcPr>
                <w:tcW w:w="5200" w:type="dxa"/>
                <w:gridSpan w:val="2"/>
                <w:tcBorders>
                  <w:top w:val="nil"/>
                  <w:left w:val="nil"/>
                  <w:bottom w:val="nil"/>
                  <w:right w:val="nil"/>
                </w:tcBorders>
                <w:shd w:val="clear" w:color="auto" w:fill="auto"/>
                <w:noWrap/>
                <w:vAlign w:val="bottom"/>
                <w:hideMark/>
              </w:tcPr>
            </w:tcPrChange>
          </w:tcPr>
          <w:p w14:paraId="14F62B41" w14:textId="77777777" w:rsidR="00F32242" w:rsidRPr="00286383" w:rsidRDefault="00F32242" w:rsidP="00F32242">
            <w:pPr>
              <w:rPr>
                <w:ins w:id="785" w:author="David Conklin" w:date="2020-11-09T15:05:00Z"/>
                <w:rFonts w:ascii="Calibri" w:eastAsia="Times New Roman" w:hAnsi="Calibri" w:cs="Calibri"/>
                <w:color w:val="000000"/>
              </w:rPr>
            </w:pPr>
            <w:ins w:id="786" w:author="David Conklin" w:date="2020-11-09T15:05:00Z">
              <w:r w:rsidRPr="00286383">
                <w:rPr>
                  <w:rFonts w:ascii="Calibri" w:eastAsia="Times New Roman" w:hAnsi="Calibri" w:cs="Calibri"/>
                  <w:color w:val="000000"/>
                </w:rPr>
                <w:t>BLUE RIVER BELOW TIDBITS CREEK  NR BLUE RIVER  OR</w:t>
              </w:r>
            </w:ins>
          </w:p>
        </w:tc>
      </w:tr>
      <w:tr w:rsidR="00F32242" w:rsidRPr="00286383" w14:paraId="7411B79A" w14:textId="77777777" w:rsidTr="00916473">
        <w:trPr>
          <w:trHeight w:val="300"/>
          <w:ins w:id="787" w:author="David Conklin" w:date="2020-11-09T15:05:00Z"/>
          <w:trPrChange w:id="788"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789" w:author="David Conklin" w:date="2020-11-09T15:23:00Z">
              <w:tcPr>
                <w:tcW w:w="984" w:type="dxa"/>
                <w:tcBorders>
                  <w:top w:val="nil"/>
                  <w:left w:val="nil"/>
                  <w:bottom w:val="nil"/>
                  <w:right w:val="nil"/>
                </w:tcBorders>
                <w:shd w:val="clear" w:color="auto" w:fill="auto"/>
                <w:noWrap/>
                <w:vAlign w:val="bottom"/>
                <w:hideMark/>
              </w:tcPr>
            </w:tcPrChange>
          </w:tcPr>
          <w:p w14:paraId="099FE443" w14:textId="77777777" w:rsidR="00F32242" w:rsidRPr="00286383" w:rsidRDefault="00F32242" w:rsidP="00F32242">
            <w:pPr>
              <w:jc w:val="right"/>
              <w:rPr>
                <w:ins w:id="790" w:author="David Conklin" w:date="2020-11-09T15:05:00Z"/>
                <w:rFonts w:ascii="Calibri" w:eastAsia="Times New Roman" w:hAnsi="Calibri" w:cs="Calibri"/>
                <w:color w:val="000000"/>
              </w:rPr>
            </w:pPr>
            <w:ins w:id="791" w:author="David Conklin" w:date="2020-11-09T15:05:00Z">
              <w:r w:rsidRPr="00286383">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792" w:author="David Conklin" w:date="2020-11-09T15:23:00Z">
              <w:tcPr>
                <w:tcW w:w="960" w:type="dxa"/>
                <w:gridSpan w:val="2"/>
                <w:tcBorders>
                  <w:top w:val="nil"/>
                  <w:left w:val="nil"/>
                  <w:bottom w:val="nil"/>
                  <w:right w:val="nil"/>
                </w:tcBorders>
                <w:shd w:val="clear" w:color="auto" w:fill="auto"/>
                <w:noWrap/>
                <w:vAlign w:val="bottom"/>
                <w:hideMark/>
              </w:tcPr>
            </w:tcPrChange>
          </w:tcPr>
          <w:p w14:paraId="5604824E" w14:textId="77777777" w:rsidR="00F32242" w:rsidRPr="00286383" w:rsidRDefault="00F32242" w:rsidP="00F32242">
            <w:pPr>
              <w:jc w:val="right"/>
              <w:rPr>
                <w:ins w:id="793" w:author="David Conklin" w:date="2020-11-09T15:05:00Z"/>
                <w:rFonts w:ascii="Calibri" w:eastAsia="Times New Roman" w:hAnsi="Calibri" w:cs="Calibri"/>
                <w:color w:val="000000"/>
              </w:rPr>
            </w:pPr>
            <w:ins w:id="794" w:author="David Conklin" w:date="2020-11-09T15:05:00Z">
              <w:r w:rsidRPr="00286383">
                <w:rPr>
                  <w:rFonts w:ascii="Calibri" w:eastAsia="Times New Roman" w:hAnsi="Calibri" w:cs="Calibri"/>
                  <w:color w:val="000000"/>
                </w:rPr>
                <w:t>23773405</w:t>
              </w:r>
            </w:ins>
          </w:p>
        </w:tc>
        <w:tc>
          <w:tcPr>
            <w:tcW w:w="5993" w:type="dxa"/>
            <w:gridSpan w:val="2"/>
            <w:tcBorders>
              <w:top w:val="nil"/>
              <w:left w:val="nil"/>
              <w:bottom w:val="nil"/>
              <w:right w:val="nil"/>
            </w:tcBorders>
            <w:shd w:val="clear" w:color="auto" w:fill="auto"/>
            <w:noWrap/>
            <w:vAlign w:val="bottom"/>
            <w:hideMark/>
            <w:tcPrChange w:id="795" w:author="David Conklin" w:date="2020-11-09T15:23:00Z">
              <w:tcPr>
                <w:tcW w:w="5200" w:type="dxa"/>
                <w:gridSpan w:val="2"/>
                <w:tcBorders>
                  <w:top w:val="nil"/>
                  <w:left w:val="nil"/>
                  <w:bottom w:val="nil"/>
                  <w:right w:val="nil"/>
                </w:tcBorders>
                <w:shd w:val="clear" w:color="auto" w:fill="auto"/>
                <w:noWrap/>
                <w:vAlign w:val="bottom"/>
                <w:hideMark/>
              </w:tcPr>
            </w:tcPrChange>
          </w:tcPr>
          <w:p w14:paraId="0607CB5F" w14:textId="77777777" w:rsidR="00F32242" w:rsidRPr="00286383" w:rsidRDefault="00F32242" w:rsidP="00F32242">
            <w:pPr>
              <w:rPr>
                <w:ins w:id="796" w:author="David Conklin" w:date="2020-11-09T15:05:00Z"/>
                <w:rFonts w:ascii="Calibri" w:eastAsia="Times New Roman" w:hAnsi="Calibri" w:cs="Calibri"/>
                <w:color w:val="000000"/>
              </w:rPr>
            </w:pPr>
            <w:ins w:id="797" w:author="David Conklin" w:date="2020-11-09T15:05:00Z">
              <w:r w:rsidRPr="00286383">
                <w:rPr>
                  <w:rFonts w:ascii="Calibri" w:eastAsia="Times New Roman" w:hAnsi="Calibri" w:cs="Calibri"/>
                  <w:color w:val="000000"/>
                </w:rPr>
                <w:t>BLUE RIVER AT BLUE RIVER</w:t>
              </w:r>
            </w:ins>
          </w:p>
        </w:tc>
      </w:tr>
      <w:tr w:rsidR="00F32242" w:rsidRPr="00286383" w14:paraId="3026FE89" w14:textId="77777777" w:rsidTr="00916473">
        <w:trPr>
          <w:trHeight w:val="300"/>
          <w:ins w:id="798" w:author="David Conklin" w:date="2020-11-09T15:05:00Z"/>
          <w:trPrChange w:id="799"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00" w:author="David Conklin" w:date="2020-11-09T15:23:00Z">
              <w:tcPr>
                <w:tcW w:w="984" w:type="dxa"/>
                <w:tcBorders>
                  <w:top w:val="nil"/>
                  <w:left w:val="nil"/>
                  <w:bottom w:val="nil"/>
                  <w:right w:val="nil"/>
                </w:tcBorders>
                <w:shd w:val="clear" w:color="auto" w:fill="auto"/>
                <w:noWrap/>
                <w:vAlign w:val="bottom"/>
                <w:hideMark/>
              </w:tcPr>
            </w:tcPrChange>
          </w:tcPr>
          <w:p w14:paraId="046F1FC0" w14:textId="77777777" w:rsidR="00F32242" w:rsidRPr="00286383" w:rsidRDefault="00F32242" w:rsidP="00F32242">
            <w:pPr>
              <w:jc w:val="right"/>
              <w:rPr>
                <w:ins w:id="801" w:author="David Conklin" w:date="2020-11-09T15:05:00Z"/>
                <w:rFonts w:ascii="Calibri" w:eastAsia="Times New Roman" w:hAnsi="Calibri" w:cs="Calibri"/>
                <w:color w:val="000000"/>
              </w:rPr>
            </w:pPr>
            <w:ins w:id="802" w:author="David Conklin" w:date="2020-11-09T15:05:00Z">
              <w:r w:rsidRPr="00286383">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803" w:author="David Conklin" w:date="2020-11-09T15:23:00Z">
              <w:tcPr>
                <w:tcW w:w="960" w:type="dxa"/>
                <w:gridSpan w:val="2"/>
                <w:tcBorders>
                  <w:top w:val="nil"/>
                  <w:left w:val="nil"/>
                  <w:bottom w:val="nil"/>
                  <w:right w:val="nil"/>
                </w:tcBorders>
                <w:shd w:val="clear" w:color="auto" w:fill="auto"/>
                <w:noWrap/>
                <w:vAlign w:val="bottom"/>
                <w:hideMark/>
              </w:tcPr>
            </w:tcPrChange>
          </w:tcPr>
          <w:p w14:paraId="3621B808" w14:textId="77777777" w:rsidR="00F32242" w:rsidRPr="00286383" w:rsidRDefault="00F32242" w:rsidP="00F32242">
            <w:pPr>
              <w:jc w:val="right"/>
              <w:rPr>
                <w:ins w:id="804" w:author="David Conklin" w:date="2020-11-09T15:05:00Z"/>
                <w:rFonts w:ascii="Calibri" w:eastAsia="Times New Roman" w:hAnsi="Calibri" w:cs="Calibri"/>
                <w:color w:val="000000"/>
              </w:rPr>
            </w:pPr>
            <w:ins w:id="805" w:author="David Conklin" w:date="2020-11-09T15:05:00Z">
              <w:r w:rsidRPr="00286383">
                <w:rPr>
                  <w:rFonts w:ascii="Calibri" w:eastAsia="Times New Roman" w:hAnsi="Calibri" w:cs="Calibri"/>
                  <w:color w:val="000000"/>
                </w:rPr>
                <w:t>23772909</w:t>
              </w:r>
            </w:ins>
          </w:p>
        </w:tc>
        <w:tc>
          <w:tcPr>
            <w:tcW w:w="5993" w:type="dxa"/>
            <w:gridSpan w:val="2"/>
            <w:tcBorders>
              <w:top w:val="nil"/>
              <w:left w:val="nil"/>
              <w:bottom w:val="nil"/>
              <w:right w:val="nil"/>
            </w:tcBorders>
            <w:shd w:val="clear" w:color="auto" w:fill="auto"/>
            <w:noWrap/>
            <w:vAlign w:val="bottom"/>
            <w:hideMark/>
            <w:tcPrChange w:id="806" w:author="David Conklin" w:date="2020-11-09T15:23:00Z">
              <w:tcPr>
                <w:tcW w:w="5200" w:type="dxa"/>
                <w:gridSpan w:val="2"/>
                <w:tcBorders>
                  <w:top w:val="nil"/>
                  <w:left w:val="nil"/>
                  <w:bottom w:val="nil"/>
                  <w:right w:val="nil"/>
                </w:tcBorders>
                <w:shd w:val="clear" w:color="auto" w:fill="auto"/>
                <w:noWrap/>
                <w:vAlign w:val="bottom"/>
                <w:hideMark/>
              </w:tcPr>
            </w:tcPrChange>
          </w:tcPr>
          <w:p w14:paraId="469DD5FC" w14:textId="77777777" w:rsidR="00F32242" w:rsidRPr="00286383" w:rsidRDefault="00F32242" w:rsidP="00F32242">
            <w:pPr>
              <w:rPr>
                <w:ins w:id="807" w:author="David Conklin" w:date="2020-11-09T15:05:00Z"/>
                <w:rFonts w:ascii="Calibri" w:eastAsia="Times New Roman" w:hAnsi="Calibri" w:cs="Calibri"/>
                <w:color w:val="000000"/>
              </w:rPr>
            </w:pPr>
            <w:ins w:id="808" w:author="David Conklin" w:date="2020-11-09T15:05:00Z">
              <w:r w:rsidRPr="00286383">
                <w:rPr>
                  <w:rFonts w:ascii="Calibri" w:eastAsia="Times New Roman" w:hAnsi="Calibri" w:cs="Calibri"/>
                  <w:color w:val="000000"/>
                </w:rPr>
                <w:t>MCKENZIE RIVER NEAR VIDA</w:t>
              </w:r>
            </w:ins>
          </w:p>
        </w:tc>
      </w:tr>
      <w:tr w:rsidR="00F32242" w:rsidRPr="00286383" w14:paraId="71CDE687" w14:textId="77777777" w:rsidTr="00916473">
        <w:trPr>
          <w:trHeight w:val="300"/>
          <w:ins w:id="809" w:author="David Conklin" w:date="2020-11-09T15:05:00Z"/>
          <w:trPrChange w:id="810"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11" w:author="David Conklin" w:date="2020-11-09T15:23:00Z">
              <w:tcPr>
                <w:tcW w:w="984" w:type="dxa"/>
                <w:tcBorders>
                  <w:top w:val="nil"/>
                  <w:left w:val="nil"/>
                  <w:bottom w:val="nil"/>
                  <w:right w:val="nil"/>
                </w:tcBorders>
                <w:shd w:val="clear" w:color="auto" w:fill="auto"/>
                <w:noWrap/>
                <w:vAlign w:val="bottom"/>
                <w:hideMark/>
              </w:tcPr>
            </w:tcPrChange>
          </w:tcPr>
          <w:p w14:paraId="636BEC0A" w14:textId="77777777" w:rsidR="00F32242" w:rsidRPr="00286383" w:rsidRDefault="00F32242" w:rsidP="00F32242">
            <w:pPr>
              <w:jc w:val="right"/>
              <w:rPr>
                <w:ins w:id="812" w:author="David Conklin" w:date="2020-11-09T15:05:00Z"/>
                <w:rFonts w:ascii="Calibri" w:eastAsia="Times New Roman" w:hAnsi="Calibri" w:cs="Calibri"/>
                <w:color w:val="000000"/>
              </w:rPr>
            </w:pPr>
            <w:ins w:id="813"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814" w:author="David Conklin" w:date="2020-11-09T15:23:00Z">
              <w:tcPr>
                <w:tcW w:w="960" w:type="dxa"/>
                <w:gridSpan w:val="2"/>
                <w:tcBorders>
                  <w:top w:val="nil"/>
                  <w:left w:val="nil"/>
                  <w:bottom w:val="nil"/>
                  <w:right w:val="nil"/>
                </w:tcBorders>
                <w:shd w:val="clear" w:color="auto" w:fill="auto"/>
                <w:noWrap/>
                <w:vAlign w:val="bottom"/>
                <w:hideMark/>
              </w:tcPr>
            </w:tcPrChange>
          </w:tcPr>
          <w:p w14:paraId="3E4B2C53" w14:textId="77777777" w:rsidR="00F32242" w:rsidRPr="00286383" w:rsidRDefault="00F32242" w:rsidP="00F32242">
            <w:pPr>
              <w:jc w:val="right"/>
              <w:rPr>
                <w:ins w:id="815" w:author="David Conklin" w:date="2020-11-09T15:05:00Z"/>
                <w:rFonts w:ascii="Calibri" w:eastAsia="Times New Roman" w:hAnsi="Calibri" w:cs="Calibri"/>
                <w:color w:val="000000"/>
              </w:rPr>
            </w:pPr>
            <w:ins w:id="816"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817" w:author="David Conklin" w:date="2020-11-09T15:23:00Z">
              <w:tcPr>
                <w:tcW w:w="5200" w:type="dxa"/>
                <w:gridSpan w:val="2"/>
                <w:tcBorders>
                  <w:top w:val="nil"/>
                  <w:left w:val="nil"/>
                  <w:bottom w:val="nil"/>
                  <w:right w:val="nil"/>
                </w:tcBorders>
                <w:shd w:val="clear" w:color="auto" w:fill="auto"/>
                <w:noWrap/>
                <w:vAlign w:val="bottom"/>
                <w:hideMark/>
              </w:tcPr>
            </w:tcPrChange>
          </w:tcPr>
          <w:p w14:paraId="64F04D2F" w14:textId="77777777" w:rsidR="00F32242" w:rsidRPr="00286383" w:rsidRDefault="00F32242" w:rsidP="00F32242">
            <w:pPr>
              <w:rPr>
                <w:ins w:id="818" w:author="David Conklin" w:date="2020-11-09T15:05:00Z"/>
                <w:rFonts w:ascii="Calibri" w:eastAsia="Times New Roman" w:hAnsi="Calibri" w:cs="Calibri"/>
                <w:color w:val="000000"/>
              </w:rPr>
            </w:pPr>
            <w:ins w:id="819" w:author="David Conklin" w:date="2020-11-09T15:05:00Z">
              <w:r w:rsidRPr="00286383">
                <w:rPr>
                  <w:rFonts w:ascii="Calibri" w:eastAsia="Times New Roman" w:hAnsi="Calibri" w:cs="Calibri"/>
                  <w:color w:val="000000"/>
                </w:rPr>
                <w:t>MCKENZIE RIVER ABV HAYDEN BR  AT SPRINGFIELD  OR</w:t>
              </w:r>
            </w:ins>
          </w:p>
        </w:tc>
      </w:tr>
    </w:tbl>
    <w:p w14:paraId="66E85F1B" w14:textId="77777777" w:rsidR="00286383" w:rsidRDefault="00286383" w:rsidP="006D6388"/>
    <w:p w14:paraId="30035DF2" w14:textId="6C5063AA" w:rsidR="006D6388" w:rsidRDefault="005F3164" w:rsidP="006D6388">
      <w:pPr>
        <w:rPr>
          <w:ins w:id="820" w:author="David Conklin" w:date="2020-11-09T05:42:00Z"/>
        </w:rPr>
      </w:pPr>
      <w:ins w:id="821" w:author="David Conklin" w:date="2020-11-09T05:42:00Z">
        <w:r>
          <w:rPr>
            <w:noProof/>
          </w:rPr>
          <w:drawing>
            <wp:inline distT="0" distB="0" distL="0" distR="0" wp14:anchorId="1314FDED" wp14:editId="06BF19E0">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ins>
    </w:p>
    <w:p w14:paraId="630C60EC" w14:textId="373158C1" w:rsidR="005F3164" w:rsidRDefault="005F3164" w:rsidP="006D6388">
      <w:pPr>
        <w:rPr>
          <w:ins w:id="822" w:author="David Conklin" w:date="2020-11-09T05:49:00Z"/>
        </w:rPr>
      </w:pPr>
    </w:p>
    <w:p w14:paraId="7B26BEC6" w14:textId="1B481F3E" w:rsidR="003655CF" w:rsidRDefault="003655CF" w:rsidP="006D6388">
      <w:pPr>
        <w:rPr>
          <w:ins w:id="823" w:author="David Conklin" w:date="2020-11-09T15:28:00Z"/>
        </w:rPr>
      </w:pPr>
      <w:ins w:id="824" w:author="David Conklin" w:date="2020-11-09T05:49:00Z">
        <w:r>
          <w:rPr>
            <w:noProof/>
          </w:rPr>
          <w:lastRenderedPageBreak/>
          <w:drawing>
            <wp:inline distT="0" distB="0" distL="0" distR="0" wp14:anchorId="60BE44F4" wp14:editId="2BAE2A2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ins>
    </w:p>
    <w:p w14:paraId="38E34BDD" w14:textId="7861F535" w:rsidR="007E57E4" w:rsidRDefault="007E57E4" w:rsidP="006D6388">
      <w:pPr>
        <w:rPr>
          <w:ins w:id="825" w:author="David Conklin" w:date="2020-11-09T15:29:00Z"/>
        </w:rPr>
      </w:pPr>
    </w:p>
    <w:p w14:paraId="6108DC47" w14:textId="1FD168E9" w:rsidR="007E57E4" w:rsidRDefault="00B22A8A" w:rsidP="007E57E4">
      <w:pPr>
        <w:pStyle w:val="Heading2"/>
        <w:rPr>
          <w:ins w:id="826" w:author="David Conklin" w:date="2020-11-09T15:30:00Z"/>
        </w:rPr>
      </w:pPr>
      <w:bookmarkStart w:id="827" w:name="_Toc56579869"/>
      <w:ins w:id="828" w:author="David Conklin" w:date="2020-11-09T15:29:00Z">
        <w:r>
          <w:t>High Cascades Sp</w:t>
        </w:r>
      </w:ins>
      <w:ins w:id="829" w:author="David Conklin" w:date="2020-11-09T15:30:00Z">
        <w:r>
          <w:t>rings</w:t>
        </w:r>
        <w:bookmarkEnd w:id="827"/>
      </w:ins>
    </w:p>
    <w:p w14:paraId="3FB284B1" w14:textId="33723251" w:rsidR="00B22A8A" w:rsidRDefault="00B22A8A" w:rsidP="00B22A8A">
      <w:pPr>
        <w:rPr>
          <w:ins w:id="830" w:author="David Conklin" w:date="2020-11-09T16:36:00Z"/>
        </w:rPr>
      </w:pPr>
      <w:ins w:id="831" w:author="David Conklin" w:date="2020-11-09T15:30:00Z">
        <w:r>
          <w:t xml:space="preserve">More water drains out of portions of the upper McKenzie basin than would be expected from </w:t>
        </w:r>
      </w:ins>
      <w:ins w:id="832" w:author="David Conklin" w:date="2020-11-09T15:31:00Z">
        <w:r>
          <w:t>the amount of precipitation which falls (</w:t>
        </w:r>
      </w:ins>
      <w:ins w:id="833" w:author="David Conklin" w:date="2020-11-09T15:32:00Z">
        <w:r>
          <w:t>Jefferson et al. 2006).</w:t>
        </w:r>
      </w:ins>
      <w:ins w:id="834" w:author="David Conklin" w:date="2020-11-09T16:22:00Z">
        <w:r w:rsidR="00CA72BF">
          <w:t xml:space="preserve"> </w:t>
        </w:r>
      </w:ins>
      <w:ins w:id="835" w:author="David Conklin" w:date="2020-11-09T16:23:00Z">
        <w:r w:rsidR="00B17BF2">
          <w:t xml:space="preserve"> The extra water is conceptualized as coming from springs fed by aquifers w</w:t>
        </w:r>
      </w:ins>
      <w:ins w:id="836" w:author="David Conklin" w:date="2020-11-09T16:24:00Z">
        <w:r w:rsidR="00B17BF2">
          <w:t>hich originate from percolation over areas different from the current drainages</w:t>
        </w:r>
      </w:ins>
      <w:ins w:id="837" w:author="David Conklin" w:date="2020-11-09T16:25:00Z">
        <w:r w:rsidR="00B17BF2">
          <w:t xml:space="preserve">.  </w:t>
        </w:r>
      </w:ins>
      <w:ins w:id="838" w:author="David Conklin" w:date="2020-11-09T16:26:00Z">
        <w:r w:rsidR="00B17BF2">
          <w:t>In fact, there are substantial springs in the High Cascade, a</w:t>
        </w:r>
      </w:ins>
      <w:ins w:id="839" w:author="David Conklin" w:date="2020-11-09T16:27:00Z">
        <w:r w:rsidR="00B17BF2">
          <w:t xml:space="preserve">s for example those which feed Clear Lake.  </w:t>
        </w:r>
      </w:ins>
      <w:ins w:id="840" w:author="David Conklin" w:date="2020-11-09T16:28:00Z">
        <w:r w:rsidR="00B17BF2">
          <w:t>However,</w:t>
        </w:r>
      </w:ins>
      <w:ins w:id="841" w:author="David Conklin" w:date="2020-11-09T16:29:00Z">
        <w:r w:rsidR="00B17BF2">
          <w:t xml:space="preserve"> the available</w:t>
        </w:r>
      </w:ins>
      <w:ins w:id="842" w:author="David Conklin" w:date="2020-11-09T16:28:00Z">
        <w:r w:rsidR="00B17BF2">
          <w:t xml:space="preserve"> information about the number, locations, flow rates, and possible seasonality of the springs is </w:t>
        </w:r>
      </w:ins>
      <w:ins w:id="843" w:author="David Conklin" w:date="2020-11-09T16:29:00Z">
        <w:r w:rsidR="00B17BF2">
          <w:t>not detailed enough to attempt direct representation of</w:t>
        </w:r>
      </w:ins>
      <w:ins w:id="844" w:author="David Conklin" w:date="2020-11-09T16:30:00Z">
        <w:r w:rsidR="00B17BF2">
          <w:t xml:space="preserve"> all the actual springs in CW3M.  As a workaround, we prescribe </w:t>
        </w:r>
      </w:ins>
      <w:ins w:id="845" w:author="David Conklin" w:date="2020-11-09T16:31:00Z">
        <w:r w:rsidR="00B17BF2">
          <w:t xml:space="preserve">average </w:t>
        </w:r>
      </w:ins>
      <w:ins w:id="846" w:author="David Conklin" w:date="2020-11-09T16:30:00Z">
        <w:r w:rsidR="00B17BF2">
          <w:t>spr</w:t>
        </w:r>
      </w:ins>
      <w:ins w:id="847" w:author="David Conklin" w:date="2020-11-09T16:31:00Z">
        <w:r w:rsidR="00B17BF2">
          <w:t>ing flows at the some of the same reaches where we have</w:t>
        </w:r>
      </w:ins>
      <w:ins w:id="848" w:author="David Conklin" w:date="2020-11-09T16:29:00Z">
        <w:r w:rsidR="00B17BF2">
          <w:t xml:space="preserve"> </w:t>
        </w:r>
      </w:ins>
      <w:ins w:id="849" w:author="David Conklin" w:date="2020-11-09T16:32:00Z">
        <w:r w:rsidR="00B17BF2">
          <w:t xml:space="preserve">USGS gage data.  Initially, the </w:t>
        </w:r>
        <w:r w:rsidR="00F275A8">
          <w:t>flow rate is taken as the avera</w:t>
        </w:r>
      </w:ins>
      <w:ins w:id="850" w:author="David Conklin" w:date="2020-11-09T16:33:00Z">
        <w:r w:rsidR="00F275A8">
          <w:t xml:space="preserve">ge summer low flow rate for 2010-18.  The spring flow rate may be further adjusted to </w:t>
        </w:r>
      </w:ins>
      <w:ins w:id="851" w:author="David Conklin" w:date="2020-11-09T16:34:00Z">
        <w:r w:rsidR="00F275A8">
          <w:t xml:space="preserve">reduce the </w:t>
        </w:r>
      </w:ins>
      <w:ins w:id="852" w:author="David Conklin" w:date="2020-11-09T16:35:00Z">
        <w:r w:rsidR="00F275A8">
          <w:t>bias in the simulated flows at the gage locations relative to the</w:t>
        </w:r>
      </w:ins>
      <w:ins w:id="853" w:author="David Conklin" w:date="2020-11-09T16:36:00Z">
        <w:r w:rsidR="00F275A8">
          <w:t xml:space="preserve"> USGS gage data.</w:t>
        </w:r>
      </w:ins>
    </w:p>
    <w:p w14:paraId="3F010BC4" w14:textId="262D3CD7" w:rsidR="00F275A8" w:rsidRDefault="00F275A8" w:rsidP="00B22A8A">
      <w:pPr>
        <w:rPr>
          <w:ins w:id="854" w:author="David Conklin" w:date="2020-11-09T16:36:00Z"/>
        </w:rPr>
      </w:pPr>
    </w:p>
    <w:p w14:paraId="23255F66" w14:textId="77777777" w:rsidR="001B411C" w:rsidRDefault="00F275A8" w:rsidP="00B22A8A">
      <w:pPr>
        <w:rPr>
          <w:ins w:id="855" w:author="David Conklin" w:date="2020-11-09T17:48:00Z"/>
        </w:rPr>
      </w:pPr>
      <w:ins w:id="856" w:author="David Conklin" w:date="2020-11-09T16:36:00Z">
        <w:r>
          <w:t>It may be possible i</w:t>
        </w:r>
      </w:ins>
      <w:ins w:id="857" w:author="David Conklin" w:date="2020-11-09T16:37:00Z">
        <w:r>
          <w:t xml:space="preserve">n some drainages to run </w:t>
        </w:r>
      </w:ins>
      <w:ins w:id="858" w:author="David Conklin" w:date="2020-11-09T16:41:00Z">
        <w:r>
          <w:t>“</w:t>
        </w:r>
      </w:ins>
      <w:ins w:id="859" w:author="David Conklin" w:date="2020-11-09T16:37:00Z">
        <w:r>
          <w:t>PEST</w:t>
        </w:r>
      </w:ins>
      <w:ins w:id="860" w:author="David Conklin" w:date="2020-11-09T16:41:00Z">
        <w:r>
          <w:t>”</w:t>
        </w:r>
      </w:ins>
      <w:ins w:id="861" w:author="David Conklin" w:date="2020-11-09T16:37:00Z">
        <w:r>
          <w:t xml:space="preserve"> calibrations for the HBV precipitation-runoff </w:t>
        </w:r>
      </w:ins>
      <w:ins w:id="862" w:author="David Conklin" w:date="2020-11-09T16:38:00Z">
        <w:r>
          <w:t>model, extending the parameter set to include the value for the spring flow.</w:t>
        </w:r>
      </w:ins>
      <w:ins w:id="863" w:author="David Conklin" w:date="2020-11-09T16:41:00Z">
        <w:r>
          <w:t xml:space="preserve">  PEST stands for Parameter Estimation</w:t>
        </w:r>
      </w:ins>
      <w:ins w:id="864" w:author="David Conklin" w:date="2020-11-09T16:42:00Z">
        <w:r>
          <w:t xml:space="preserve">.  Earlier PEST calibrations for portions of the Willamette </w:t>
        </w:r>
        <w:r w:rsidR="003345E8">
          <w:t xml:space="preserve">basin are described in documents from the WW2100 and </w:t>
        </w:r>
      </w:ins>
      <w:ins w:id="865" w:author="David Conklin" w:date="2020-11-09T16:43:00Z">
        <w:r w:rsidR="003345E8">
          <w:t>OUWIN projects</w:t>
        </w:r>
      </w:ins>
      <w:ins w:id="866" w:author="David Conklin" w:date="2020-11-09T16:44:00Z">
        <w:r w:rsidR="003345E8">
          <w:t xml:space="preserve"> (</w:t>
        </w:r>
      </w:ins>
      <w:ins w:id="867" w:author="David Conklin" w:date="2020-11-09T17:11:00Z">
        <w:r w:rsidR="002F67CA">
          <w:t>Conklin 2016</w:t>
        </w:r>
      </w:ins>
      <w:ins w:id="868" w:author="David Conklin" w:date="2020-11-09T17:32:00Z">
        <w:r w:rsidR="007F5C02">
          <w:t>, 2019</w:t>
        </w:r>
      </w:ins>
      <w:ins w:id="869" w:author="David Conklin" w:date="2020-11-09T16:44:00Z">
        <w:r w:rsidR="003345E8">
          <w:t xml:space="preserve">).  The numbers in the HBV.csv data file were produced from </w:t>
        </w:r>
      </w:ins>
      <w:ins w:id="870" w:author="David Conklin" w:date="2020-11-09T16:45:00Z">
        <w:r w:rsidR="003345E8">
          <w:t>the various PEST calibrations for different watersheds in the Willamette basin, stretching back to early in the WW2100 project and from time</w:t>
        </w:r>
      </w:ins>
      <w:ins w:id="871" w:author="David Conklin" w:date="2020-11-09T16:46:00Z">
        <w:r w:rsidR="003345E8">
          <w:t xml:space="preserve"> to time since.</w:t>
        </w:r>
      </w:ins>
      <w:ins w:id="872" w:author="David Conklin" w:date="2020-11-09T17:07:00Z">
        <w:r w:rsidR="001D6736">
          <w:t xml:space="preserve">       </w:t>
        </w:r>
        <w:r w:rsidR="002F67CA">
          <w:tab/>
        </w:r>
        <w:r w:rsidR="002F67CA">
          <w:tab/>
        </w:r>
      </w:ins>
    </w:p>
    <w:p w14:paraId="2CBB2FBE" w14:textId="77777777" w:rsidR="001B411C" w:rsidRDefault="001B411C" w:rsidP="00B22A8A">
      <w:pPr>
        <w:rPr>
          <w:ins w:id="873" w:author="David Conklin" w:date="2020-11-09T17:48:00Z"/>
        </w:rPr>
      </w:pPr>
    </w:p>
    <w:p w14:paraId="22C59EF1" w14:textId="180817BC" w:rsidR="001B411C" w:rsidRDefault="001B411C" w:rsidP="00B22A8A">
      <w:pPr>
        <w:rPr>
          <w:ins w:id="874" w:author="David Conklin" w:date="2020-11-09T18:38:00Z"/>
        </w:rPr>
      </w:pPr>
      <w:ins w:id="875" w:author="David Conklin" w:date="2020-11-09T17:48:00Z">
        <w:r>
          <w:t>As of</w:t>
        </w:r>
      </w:ins>
      <w:ins w:id="876" w:author="David Conklin" w:date="2020-11-09T17:49:00Z">
        <w:r>
          <w:t xml:space="preserve"> CW3M</w:t>
        </w:r>
      </w:ins>
      <w:ins w:id="877" w:author="David Conklin" w:date="2020-11-09T17:48:00Z">
        <w:r>
          <w:t xml:space="preserve"> version</w:t>
        </w:r>
      </w:ins>
      <w:ins w:id="878" w:author="David Conklin" w:date="2020-11-09T17:49:00Z">
        <w:r>
          <w:t xml:space="preserve"> 98 (11/2/20), spring water inputs have</w:t>
        </w:r>
      </w:ins>
      <w:ins w:id="879" w:author="David Conklin" w:date="2020-11-09T17:50:00Z">
        <w:r>
          <w:t xml:space="preserve"> been added to the McKenzie basin simulation at </w:t>
        </w:r>
      </w:ins>
      <w:ins w:id="880" w:author="David Conklin" w:date="2020-11-09T17:51:00Z">
        <w:r>
          <w:t>8 locations:</w:t>
        </w:r>
      </w:ins>
    </w:p>
    <w:p w14:paraId="09834198" w14:textId="0B7823D6" w:rsidR="001B4B07" w:rsidRDefault="001B4B07" w:rsidP="00B22A8A">
      <w:pPr>
        <w:rPr>
          <w:ins w:id="881" w:author="David Conklin" w:date="2020-11-09T18:38:00Z"/>
        </w:rPr>
      </w:pPr>
    </w:p>
    <w:p w14:paraId="1B038463" w14:textId="77777777" w:rsidR="001B4B07" w:rsidRDefault="001B4B07" w:rsidP="00B22A8A">
      <w:pPr>
        <w:rPr>
          <w:ins w:id="882" w:author="David Conklin" w:date="2020-11-09T17:53:00Z"/>
        </w:rPr>
      </w:pPr>
    </w:p>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rPr>
          <w:ins w:id="883" w:author="David Conklin" w:date="2020-11-09T17:54:00Z"/>
        </w:trPr>
        <w:tc>
          <w:tcPr>
            <w:tcW w:w="0" w:type="auto"/>
          </w:tcPr>
          <w:p w14:paraId="0E02B4AF" w14:textId="5034D80D" w:rsidR="001B411C" w:rsidRDefault="001B411C" w:rsidP="00B22A8A">
            <w:pPr>
              <w:rPr>
                <w:ins w:id="884" w:author="David Conklin" w:date="2020-11-09T17:54:00Z"/>
              </w:rPr>
            </w:pPr>
            <w:ins w:id="885" w:author="David Conklin" w:date="2020-11-09T17:55:00Z">
              <w:r>
                <w:lastRenderedPageBreak/>
                <w:t>gage</w:t>
              </w:r>
            </w:ins>
          </w:p>
        </w:tc>
        <w:tc>
          <w:tcPr>
            <w:tcW w:w="0" w:type="auto"/>
          </w:tcPr>
          <w:p w14:paraId="18DA4776" w14:textId="2205AAC6" w:rsidR="001B411C" w:rsidRDefault="001B411C" w:rsidP="00B22A8A">
            <w:pPr>
              <w:rPr>
                <w:ins w:id="886" w:author="David Conklin" w:date="2020-11-09T17:54:00Z"/>
              </w:rPr>
            </w:pPr>
            <w:ins w:id="887" w:author="David Conklin" w:date="2020-11-09T17:55:00Z">
              <w:r>
                <w:t>COMID</w:t>
              </w:r>
            </w:ins>
          </w:p>
        </w:tc>
        <w:tc>
          <w:tcPr>
            <w:tcW w:w="0" w:type="auto"/>
          </w:tcPr>
          <w:p w14:paraId="08F441F4" w14:textId="6EB422EE" w:rsidR="001B411C" w:rsidRDefault="001B411C" w:rsidP="00B22A8A">
            <w:pPr>
              <w:rPr>
                <w:ins w:id="888" w:author="David Conklin" w:date="2020-11-09T17:54:00Z"/>
              </w:rPr>
            </w:pPr>
            <w:ins w:id="889" w:author="David Conklin" w:date="2020-11-09T17:56:00Z">
              <w:r>
                <w:t>location</w:t>
              </w:r>
            </w:ins>
          </w:p>
        </w:tc>
        <w:tc>
          <w:tcPr>
            <w:tcW w:w="0" w:type="auto"/>
          </w:tcPr>
          <w:p w14:paraId="1D92D714" w14:textId="313E3F0E" w:rsidR="001B411C" w:rsidRDefault="001B411C" w:rsidP="00B22A8A">
            <w:pPr>
              <w:rPr>
                <w:ins w:id="890" w:author="David Conklin" w:date="2020-11-09T17:54:00Z"/>
              </w:rPr>
            </w:pPr>
            <w:ins w:id="891" w:author="David Conklin" w:date="2020-11-09T17:56:00Z">
              <w:r>
                <w:t>sim rate</w:t>
              </w:r>
            </w:ins>
          </w:p>
        </w:tc>
        <w:tc>
          <w:tcPr>
            <w:tcW w:w="0" w:type="auto"/>
          </w:tcPr>
          <w:p w14:paraId="2551DEE7" w14:textId="21842075" w:rsidR="001B411C" w:rsidRDefault="001B411C" w:rsidP="00B22A8A">
            <w:pPr>
              <w:rPr>
                <w:ins w:id="892" w:author="David Conklin" w:date="2020-11-09T17:54:00Z"/>
              </w:rPr>
            </w:pPr>
            <w:ins w:id="893" w:author="David Conklin" w:date="2020-11-09T17:56:00Z">
              <w:r>
                <w:t>gage low flow</w:t>
              </w:r>
            </w:ins>
          </w:p>
        </w:tc>
      </w:tr>
      <w:tr w:rsidR="001B411C" w14:paraId="1A295F63" w14:textId="77777777" w:rsidTr="001B411C">
        <w:trPr>
          <w:ins w:id="894" w:author="David Conklin" w:date="2020-11-09T17:54:00Z"/>
        </w:trPr>
        <w:tc>
          <w:tcPr>
            <w:tcW w:w="0" w:type="auto"/>
          </w:tcPr>
          <w:p w14:paraId="63B31603" w14:textId="1164DC3B" w:rsidR="001B411C" w:rsidRDefault="008B36F2" w:rsidP="00B22A8A">
            <w:pPr>
              <w:rPr>
                <w:ins w:id="895" w:author="David Conklin" w:date="2020-11-09T17:54:00Z"/>
              </w:rPr>
            </w:pPr>
            <w:ins w:id="896" w:author="David Conklin" w:date="2020-11-09T18:01:00Z">
              <w:r>
                <w:t>14158500</w:t>
              </w:r>
            </w:ins>
          </w:p>
        </w:tc>
        <w:tc>
          <w:tcPr>
            <w:tcW w:w="0" w:type="auto"/>
          </w:tcPr>
          <w:p w14:paraId="68606EBE" w14:textId="6A379913" w:rsidR="001B411C" w:rsidRDefault="001B411C" w:rsidP="00B22A8A">
            <w:pPr>
              <w:rPr>
                <w:ins w:id="897" w:author="David Conklin" w:date="2020-11-09T17:54:00Z"/>
              </w:rPr>
            </w:pPr>
            <w:ins w:id="898" w:author="David Conklin" w:date="2020-11-09T17:56:00Z">
              <w:r>
                <w:t>23773373</w:t>
              </w:r>
            </w:ins>
          </w:p>
        </w:tc>
        <w:tc>
          <w:tcPr>
            <w:tcW w:w="0" w:type="auto"/>
          </w:tcPr>
          <w:p w14:paraId="56856050" w14:textId="614C389D" w:rsidR="001B411C" w:rsidRDefault="001B411C" w:rsidP="00B22A8A">
            <w:pPr>
              <w:rPr>
                <w:ins w:id="899" w:author="David Conklin" w:date="2020-11-09T17:54:00Z"/>
              </w:rPr>
            </w:pPr>
            <w:ins w:id="900" w:author="David Conklin" w:date="2020-11-09T17:56:00Z">
              <w:r>
                <w:t>Clear</w:t>
              </w:r>
            </w:ins>
            <w:ins w:id="901" w:author="David Conklin" w:date="2020-11-09T17:57:00Z">
              <w:r>
                <w:t xml:space="preserve"> Lake</w:t>
              </w:r>
            </w:ins>
          </w:p>
        </w:tc>
        <w:tc>
          <w:tcPr>
            <w:tcW w:w="0" w:type="auto"/>
          </w:tcPr>
          <w:p w14:paraId="55CCCF7A" w14:textId="6E7DDF2A" w:rsidR="001B411C" w:rsidRDefault="001B411C" w:rsidP="00B22A8A">
            <w:pPr>
              <w:rPr>
                <w:ins w:id="902" w:author="David Conklin" w:date="2020-11-09T17:54:00Z"/>
              </w:rPr>
            </w:pPr>
            <w:ins w:id="903" w:author="David Conklin" w:date="2020-11-09T17:57:00Z">
              <w:r>
                <w:t>9.71 cms</w:t>
              </w:r>
            </w:ins>
          </w:p>
        </w:tc>
        <w:tc>
          <w:tcPr>
            <w:tcW w:w="0" w:type="auto"/>
          </w:tcPr>
          <w:p w14:paraId="2D40632C" w14:textId="1F90372D" w:rsidR="001B411C" w:rsidRDefault="001B411C" w:rsidP="00B22A8A">
            <w:pPr>
              <w:rPr>
                <w:ins w:id="904" w:author="David Conklin" w:date="2020-11-09T17:54:00Z"/>
              </w:rPr>
            </w:pPr>
            <w:ins w:id="905" w:author="David Conklin" w:date="2020-11-09T17:57:00Z">
              <w:r>
                <w:t>~6.60 cms</w:t>
              </w:r>
            </w:ins>
          </w:p>
        </w:tc>
      </w:tr>
      <w:tr w:rsidR="001B411C" w14:paraId="6629ED9A" w14:textId="77777777" w:rsidTr="001B411C">
        <w:trPr>
          <w:ins w:id="906" w:author="David Conklin" w:date="2020-11-09T17:54:00Z"/>
        </w:trPr>
        <w:tc>
          <w:tcPr>
            <w:tcW w:w="0" w:type="auto"/>
          </w:tcPr>
          <w:p w14:paraId="403D089F" w14:textId="4346D344" w:rsidR="001B411C" w:rsidRDefault="008B36F2" w:rsidP="00B22A8A">
            <w:pPr>
              <w:rPr>
                <w:ins w:id="907" w:author="David Conklin" w:date="2020-11-09T17:54:00Z"/>
              </w:rPr>
            </w:pPr>
            <w:ins w:id="908" w:author="David Conklin" w:date="2020-11-09T18:02:00Z">
              <w:r>
                <w:t>14161500</w:t>
              </w:r>
            </w:ins>
          </w:p>
        </w:tc>
        <w:tc>
          <w:tcPr>
            <w:tcW w:w="0" w:type="auto"/>
          </w:tcPr>
          <w:p w14:paraId="00808353" w14:textId="1E35B3AD" w:rsidR="001B411C" w:rsidRDefault="008B36F2" w:rsidP="00B22A8A">
            <w:pPr>
              <w:rPr>
                <w:ins w:id="909" w:author="David Conklin" w:date="2020-11-09T17:54:00Z"/>
              </w:rPr>
            </w:pPr>
            <w:ins w:id="910" w:author="David Conklin" w:date="2020-11-09T18:01:00Z">
              <w:r>
                <w:t>237734</w:t>
              </w:r>
            </w:ins>
            <w:ins w:id="911" w:author="David Conklin" w:date="2020-11-09T18:02:00Z">
              <w:r>
                <w:t>11</w:t>
              </w:r>
            </w:ins>
          </w:p>
        </w:tc>
        <w:tc>
          <w:tcPr>
            <w:tcW w:w="0" w:type="auto"/>
          </w:tcPr>
          <w:p w14:paraId="5D3AA62C" w14:textId="195AE5BC" w:rsidR="001B411C" w:rsidRDefault="008B36F2" w:rsidP="00B22A8A">
            <w:pPr>
              <w:rPr>
                <w:ins w:id="912" w:author="David Conklin" w:date="2020-11-09T17:54:00Z"/>
              </w:rPr>
            </w:pPr>
            <w:ins w:id="913" w:author="David Conklin" w:date="2020-11-09T18:02:00Z">
              <w:r>
                <w:t>Lookout Cr near Blue R</w:t>
              </w:r>
            </w:ins>
          </w:p>
        </w:tc>
        <w:tc>
          <w:tcPr>
            <w:tcW w:w="0" w:type="auto"/>
          </w:tcPr>
          <w:p w14:paraId="2E05C778" w14:textId="52033A1A" w:rsidR="001B411C" w:rsidRDefault="008B36F2" w:rsidP="00B22A8A">
            <w:pPr>
              <w:rPr>
                <w:ins w:id="914" w:author="David Conklin" w:date="2020-11-09T17:54:00Z"/>
              </w:rPr>
            </w:pPr>
            <w:ins w:id="915" w:author="David Conklin" w:date="2020-11-09T18:02:00Z">
              <w:r>
                <w:t>0.36</w:t>
              </w:r>
            </w:ins>
            <w:ins w:id="916" w:author="David Conklin" w:date="2020-11-09T18:03:00Z">
              <w:r>
                <w:t xml:space="preserve"> cms</w:t>
              </w:r>
            </w:ins>
          </w:p>
        </w:tc>
        <w:tc>
          <w:tcPr>
            <w:tcW w:w="0" w:type="auto"/>
          </w:tcPr>
          <w:p w14:paraId="2EC21199" w14:textId="4E809D76" w:rsidR="001B411C" w:rsidRDefault="006A1260" w:rsidP="00B22A8A">
            <w:pPr>
              <w:rPr>
                <w:ins w:id="917" w:author="David Conklin" w:date="2020-11-09T17:54:00Z"/>
              </w:rPr>
            </w:pPr>
            <w:ins w:id="918" w:author="David Conklin" w:date="2020-11-09T18:21:00Z">
              <w:r>
                <w:t>~0.35</w:t>
              </w:r>
            </w:ins>
            <w:ins w:id="919" w:author="David Conklin" w:date="2020-11-09T18:22:00Z">
              <w:r w:rsidR="00E979CF">
                <w:t xml:space="preserve"> cms</w:t>
              </w:r>
            </w:ins>
          </w:p>
        </w:tc>
      </w:tr>
      <w:tr w:rsidR="002A54A5" w14:paraId="6473BE78" w14:textId="77777777" w:rsidTr="001B411C">
        <w:trPr>
          <w:ins w:id="920" w:author="David Conklin" w:date="2020-11-09T18:34:00Z"/>
        </w:trPr>
        <w:tc>
          <w:tcPr>
            <w:tcW w:w="0" w:type="auto"/>
          </w:tcPr>
          <w:p w14:paraId="40404C08" w14:textId="42D1BCC9" w:rsidR="002A54A5" w:rsidRDefault="002A54A5" w:rsidP="00B22A8A">
            <w:pPr>
              <w:rPr>
                <w:ins w:id="921" w:author="David Conklin" w:date="2020-11-09T18:34:00Z"/>
              </w:rPr>
            </w:pPr>
            <w:ins w:id="922" w:author="David Conklin" w:date="2020-11-09T18:35:00Z">
              <w:r>
                <w:t>14158850</w:t>
              </w:r>
            </w:ins>
          </w:p>
        </w:tc>
        <w:tc>
          <w:tcPr>
            <w:tcW w:w="0" w:type="auto"/>
          </w:tcPr>
          <w:p w14:paraId="7DB19B54" w14:textId="27069BD7" w:rsidR="002A54A5" w:rsidRDefault="002A54A5" w:rsidP="00B22A8A">
            <w:pPr>
              <w:rPr>
                <w:ins w:id="923" w:author="David Conklin" w:date="2020-11-09T18:34:00Z"/>
              </w:rPr>
            </w:pPr>
            <w:ins w:id="924" w:author="David Conklin" w:date="2020-11-09T18:35:00Z">
              <w:r>
                <w:t>23773359</w:t>
              </w:r>
            </w:ins>
          </w:p>
        </w:tc>
        <w:tc>
          <w:tcPr>
            <w:tcW w:w="0" w:type="auto"/>
          </w:tcPr>
          <w:p w14:paraId="21A0F036" w14:textId="545AB7BA" w:rsidR="002A54A5" w:rsidRDefault="002A54A5" w:rsidP="00B22A8A">
            <w:pPr>
              <w:rPr>
                <w:ins w:id="925" w:author="David Conklin" w:date="2020-11-09T18:34:00Z"/>
              </w:rPr>
            </w:pPr>
            <w:ins w:id="926" w:author="David Conklin" w:date="2020-11-09T18:34:00Z">
              <w:r>
                <w:t>Below</w:t>
              </w:r>
            </w:ins>
            <w:ins w:id="927" w:author="David Conklin" w:date="2020-11-09T18:35:00Z">
              <w:r>
                <w:t xml:space="preserve"> Trail Bridge Dam</w:t>
              </w:r>
            </w:ins>
          </w:p>
        </w:tc>
        <w:tc>
          <w:tcPr>
            <w:tcW w:w="0" w:type="auto"/>
          </w:tcPr>
          <w:p w14:paraId="362C037C" w14:textId="3E8C3F1C" w:rsidR="002A54A5" w:rsidRDefault="002A54A5" w:rsidP="00B22A8A">
            <w:pPr>
              <w:rPr>
                <w:ins w:id="928" w:author="David Conklin" w:date="2020-11-09T18:34:00Z"/>
              </w:rPr>
            </w:pPr>
            <w:ins w:id="929" w:author="David Conklin" w:date="2020-11-09T18:36:00Z">
              <w:r>
                <w:t>7.36 cms</w:t>
              </w:r>
            </w:ins>
          </w:p>
        </w:tc>
        <w:tc>
          <w:tcPr>
            <w:tcW w:w="0" w:type="auto"/>
          </w:tcPr>
          <w:p w14:paraId="518E8AE8" w14:textId="0A108D64" w:rsidR="002A54A5" w:rsidRDefault="002A54A5" w:rsidP="00B22A8A">
            <w:pPr>
              <w:rPr>
                <w:ins w:id="930" w:author="David Conklin" w:date="2020-11-09T18:34:00Z"/>
              </w:rPr>
            </w:pPr>
            <w:ins w:id="931" w:author="David Conklin" w:date="2020-11-09T18:37:00Z">
              <w:r>
                <w:t>~19.39 cms</w:t>
              </w:r>
            </w:ins>
          </w:p>
        </w:tc>
      </w:tr>
      <w:tr w:rsidR="001B411C" w14:paraId="0EDDB8F6" w14:textId="77777777" w:rsidTr="001B411C">
        <w:trPr>
          <w:ins w:id="932" w:author="David Conklin" w:date="2020-11-09T17:54:00Z"/>
        </w:trPr>
        <w:tc>
          <w:tcPr>
            <w:tcW w:w="0" w:type="auto"/>
          </w:tcPr>
          <w:p w14:paraId="718D10AC" w14:textId="77777777" w:rsidR="001B411C" w:rsidRDefault="001B411C" w:rsidP="00B22A8A">
            <w:pPr>
              <w:rPr>
                <w:ins w:id="933" w:author="David Conklin" w:date="2020-11-09T17:54:00Z"/>
              </w:rPr>
            </w:pPr>
          </w:p>
        </w:tc>
        <w:tc>
          <w:tcPr>
            <w:tcW w:w="0" w:type="auto"/>
          </w:tcPr>
          <w:p w14:paraId="4BC58D9F" w14:textId="0EE2893A" w:rsidR="001B411C" w:rsidRDefault="008B36F2" w:rsidP="00B22A8A">
            <w:pPr>
              <w:rPr>
                <w:ins w:id="934" w:author="David Conklin" w:date="2020-11-09T17:54:00Z"/>
              </w:rPr>
            </w:pPr>
            <w:ins w:id="935" w:author="David Conklin" w:date="2020-11-09T18:03:00Z">
              <w:r>
                <w:t>23773239</w:t>
              </w:r>
            </w:ins>
          </w:p>
        </w:tc>
        <w:tc>
          <w:tcPr>
            <w:tcW w:w="0" w:type="auto"/>
          </w:tcPr>
          <w:p w14:paraId="74D6DF68" w14:textId="2B115D8D" w:rsidR="001B411C" w:rsidRDefault="008B36F2" w:rsidP="00B22A8A">
            <w:pPr>
              <w:rPr>
                <w:ins w:id="936" w:author="David Conklin" w:date="2020-11-09T17:54:00Z"/>
              </w:rPr>
            </w:pPr>
            <w:ins w:id="937" w:author="David Conklin" w:date="2020-11-09T18:03:00Z">
              <w:r>
                <w:t>Foley Springs on W. Fork</w:t>
              </w:r>
            </w:ins>
          </w:p>
        </w:tc>
        <w:tc>
          <w:tcPr>
            <w:tcW w:w="0" w:type="auto"/>
          </w:tcPr>
          <w:p w14:paraId="72458008" w14:textId="19FFA2CC" w:rsidR="001B411C" w:rsidRDefault="008B36F2" w:rsidP="00B22A8A">
            <w:pPr>
              <w:rPr>
                <w:ins w:id="938" w:author="David Conklin" w:date="2020-11-09T17:54:00Z"/>
              </w:rPr>
            </w:pPr>
            <w:ins w:id="939" w:author="David Conklin" w:date="2020-11-09T18:03:00Z">
              <w:r>
                <w:t>3.31 cms</w:t>
              </w:r>
            </w:ins>
          </w:p>
        </w:tc>
        <w:tc>
          <w:tcPr>
            <w:tcW w:w="0" w:type="auto"/>
          </w:tcPr>
          <w:p w14:paraId="6F4D986E" w14:textId="40EB73BD" w:rsidR="001B411C" w:rsidRDefault="002A54A5" w:rsidP="00B22A8A">
            <w:pPr>
              <w:rPr>
                <w:ins w:id="940" w:author="David Conklin" w:date="2020-11-09T17:54:00Z"/>
              </w:rPr>
            </w:pPr>
            <w:ins w:id="941" w:author="David Conklin" w:date="2020-11-09T18:33:00Z">
              <w:r>
                <w:t>ungauged</w:t>
              </w:r>
            </w:ins>
          </w:p>
        </w:tc>
      </w:tr>
      <w:tr w:rsidR="001B411C" w14:paraId="5623176F" w14:textId="77777777" w:rsidTr="001B411C">
        <w:trPr>
          <w:ins w:id="942" w:author="David Conklin" w:date="2020-11-09T17:54:00Z"/>
        </w:trPr>
        <w:tc>
          <w:tcPr>
            <w:tcW w:w="0" w:type="auto"/>
          </w:tcPr>
          <w:p w14:paraId="6B0D78BA" w14:textId="670E16E3" w:rsidR="001B411C" w:rsidRDefault="008B36F2" w:rsidP="00B22A8A">
            <w:pPr>
              <w:rPr>
                <w:ins w:id="943" w:author="David Conklin" w:date="2020-11-09T17:54:00Z"/>
              </w:rPr>
            </w:pPr>
            <w:ins w:id="944" w:author="David Conklin" w:date="2020-11-09T18:05:00Z">
              <w:r>
                <w:t>14161100</w:t>
              </w:r>
            </w:ins>
          </w:p>
        </w:tc>
        <w:tc>
          <w:tcPr>
            <w:tcW w:w="0" w:type="auto"/>
          </w:tcPr>
          <w:p w14:paraId="7EDD5CB8" w14:textId="4BB6DDDB" w:rsidR="001B411C" w:rsidRDefault="008B36F2" w:rsidP="00B22A8A">
            <w:pPr>
              <w:rPr>
                <w:ins w:id="945" w:author="David Conklin" w:date="2020-11-09T17:54:00Z"/>
              </w:rPr>
            </w:pPr>
            <w:ins w:id="946" w:author="David Conklin" w:date="2020-11-09T18:04:00Z">
              <w:r>
                <w:t>23773429</w:t>
              </w:r>
            </w:ins>
          </w:p>
        </w:tc>
        <w:tc>
          <w:tcPr>
            <w:tcW w:w="0" w:type="auto"/>
          </w:tcPr>
          <w:p w14:paraId="0D3B0771" w14:textId="1874ED47" w:rsidR="001B411C" w:rsidRDefault="008B36F2" w:rsidP="00B22A8A">
            <w:pPr>
              <w:rPr>
                <w:ins w:id="947" w:author="David Conklin" w:date="2020-11-09T17:54:00Z"/>
              </w:rPr>
            </w:pPr>
            <w:ins w:id="948" w:author="David Conklin" w:date="2020-11-09T18:05:00Z">
              <w:r>
                <w:t>Blue R below Tidbits Cr</w:t>
              </w:r>
            </w:ins>
          </w:p>
        </w:tc>
        <w:tc>
          <w:tcPr>
            <w:tcW w:w="0" w:type="auto"/>
          </w:tcPr>
          <w:p w14:paraId="2C9932A0" w14:textId="259A8E11" w:rsidR="001B411C" w:rsidRDefault="008B36F2" w:rsidP="00B22A8A">
            <w:pPr>
              <w:rPr>
                <w:ins w:id="949" w:author="David Conklin" w:date="2020-11-09T17:54:00Z"/>
              </w:rPr>
            </w:pPr>
            <w:ins w:id="950" w:author="David Conklin" w:date="2020-11-09T18:05:00Z">
              <w:r>
                <w:t>1.60 cms</w:t>
              </w:r>
            </w:ins>
          </w:p>
        </w:tc>
        <w:tc>
          <w:tcPr>
            <w:tcW w:w="0" w:type="auto"/>
          </w:tcPr>
          <w:p w14:paraId="0C37DCED" w14:textId="5ACF87EA" w:rsidR="001B411C" w:rsidRDefault="002A54A5" w:rsidP="00B22A8A">
            <w:pPr>
              <w:rPr>
                <w:ins w:id="951" w:author="David Conklin" w:date="2020-11-09T17:54:00Z"/>
              </w:rPr>
            </w:pPr>
            <w:ins w:id="952" w:author="David Conklin" w:date="2020-11-09T18:33:00Z">
              <w:r>
                <w:t>flow not available</w:t>
              </w:r>
            </w:ins>
          </w:p>
        </w:tc>
      </w:tr>
      <w:tr w:rsidR="001B411C" w14:paraId="5E665894" w14:textId="77777777" w:rsidTr="001B411C">
        <w:trPr>
          <w:ins w:id="953" w:author="David Conklin" w:date="2020-11-09T17:54:00Z"/>
        </w:trPr>
        <w:tc>
          <w:tcPr>
            <w:tcW w:w="0" w:type="auto"/>
          </w:tcPr>
          <w:p w14:paraId="1B46E507" w14:textId="5151EC03" w:rsidR="001B411C" w:rsidRDefault="008B36F2" w:rsidP="00B22A8A">
            <w:pPr>
              <w:rPr>
                <w:ins w:id="954" w:author="David Conklin" w:date="2020-11-09T17:54:00Z"/>
              </w:rPr>
            </w:pPr>
            <w:ins w:id="955" w:author="David Conklin" w:date="2020-11-09T18:06:00Z">
              <w:r>
                <w:t>14158790</w:t>
              </w:r>
            </w:ins>
          </w:p>
        </w:tc>
        <w:tc>
          <w:tcPr>
            <w:tcW w:w="0" w:type="auto"/>
          </w:tcPr>
          <w:p w14:paraId="09CD0002" w14:textId="4E37E7B5" w:rsidR="001B411C" w:rsidRDefault="008B36F2" w:rsidP="00B22A8A">
            <w:pPr>
              <w:rPr>
                <w:ins w:id="956" w:author="David Conklin" w:date="2020-11-09T17:54:00Z"/>
              </w:rPr>
            </w:pPr>
            <w:ins w:id="957" w:author="David Conklin" w:date="2020-11-09T18:05:00Z">
              <w:r>
                <w:t>23773393</w:t>
              </w:r>
            </w:ins>
          </w:p>
        </w:tc>
        <w:tc>
          <w:tcPr>
            <w:tcW w:w="0" w:type="auto"/>
          </w:tcPr>
          <w:p w14:paraId="188604A0" w14:textId="4AD70948" w:rsidR="001B411C" w:rsidRDefault="008B36F2" w:rsidP="00B22A8A">
            <w:pPr>
              <w:rPr>
                <w:ins w:id="958" w:author="David Conklin" w:date="2020-11-09T17:54:00Z"/>
              </w:rPr>
            </w:pPr>
            <w:ins w:id="959" w:author="David Conklin" w:date="2020-11-09T18:06:00Z">
              <w:r>
                <w:t>Smith R above Smith R Reservoir</w:t>
              </w:r>
            </w:ins>
          </w:p>
        </w:tc>
        <w:tc>
          <w:tcPr>
            <w:tcW w:w="0" w:type="auto"/>
          </w:tcPr>
          <w:p w14:paraId="686C34EE" w14:textId="6A9C90DC" w:rsidR="001B411C" w:rsidRDefault="008B36F2" w:rsidP="00B22A8A">
            <w:pPr>
              <w:rPr>
                <w:ins w:id="960" w:author="David Conklin" w:date="2020-11-09T17:54:00Z"/>
              </w:rPr>
            </w:pPr>
            <w:ins w:id="961" w:author="David Conklin" w:date="2020-11-09T18:06:00Z">
              <w:r>
                <w:t>0.76 cms</w:t>
              </w:r>
            </w:ins>
          </w:p>
        </w:tc>
        <w:tc>
          <w:tcPr>
            <w:tcW w:w="0" w:type="auto"/>
          </w:tcPr>
          <w:p w14:paraId="1A378141" w14:textId="4B1E4B76" w:rsidR="001B411C" w:rsidRDefault="00E979CF" w:rsidP="00B22A8A">
            <w:pPr>
              <w:rPr>
                <w:ins w:id="962" w:author="David Conklin" w:date="2020-11-09T17:54:00Z"/>
              </w:rPr>
            </w:pPr>
            <w:ins w:id="963" w:author="David Conklin" w:date="2020-11-09T18:25:00Z">
              <w:r>
                <w:t>~0.15 cms</w:t>
              </w:r>
            </w:ins>
          </w:p>
        </w:tc>
      </w:tr>
      <w:tr w:rsidR="001B411C" w14:paraId="3A473A68" w14:textId="77777777" w:rsidTr="001B411C">
        <w:trPr>
          <w:ins w:id="964" w:author="David Conklin" w:date="2020-11-09T17:54:00Z"/>
        </w:trPr>
        <w:tc>
          <w:tcPr>
            <w:tcW w:w="0" w:type="auto"/>
          </w:tcPr>
          <w:p w14:paraId="176107ED" w14:textId="5FD4E459" w:rsidR="001B411C" w:rsidRDefault="008B36F2" w:rsidP="00B22A8A">
            <w:pPr>
              <w:rPr>
                <w:ins w:id="965" w:author="David Conklin" w:date="2020-11-09T17:54:00Z"/>
              </w:rPr>
            </w:pPr>
            <w:ins w:id="966" w:author="David Conklin" w:date="2020-11-09T18:07:00Z">
              <w:r>
                <w:t>14159200</w:t>
              </w:r>
            </w:ins>
          </w:p>
        </w:tc>
        <w:tc>
          <w:tcPr>
            <w:tcW w:w="0" w:type="auto"/>
          </w:tcPr>
          <w:p w14:paraId="0079C0A1" w14:textId="52AFCD7B" w:rsidR="001B411C" w:rsidRDefault="008B36F2" w:rsidP="00B22A8A">
            <w:pPr>
              <w:rPr>
                <w:ins w:id="967" w:author="David Conklin" w:date="2020-11-09T17:54:00Z"/>
              </w:rPr>
            </w:pPr>
            <w:ins w:id="968" w:author="David Conklin" w:date="2020-11-09T18:07:00Z">
              <w:r>
                <w:t>23773037</w:t>
              </w:r>
            </w:ins>
          </w:p>
        </w:tc>
        <w:tc>
          <w:tcPr>
            <w:tcW w:w="0" w:type="auto"/>
          </w:tcPr>
          <w:p w14:paraId="59DF966F" w14:textId="674A0A48" w:rsidR="001B411C" w:rsidRDefault="008B36F2" w:rsidP="00B22A8A">
            <w:pPr>
              <w:rPr>
                <w:ins w:id="969" w:author="David Conklin" w:date="2020-11-09T17:54:00Z"/>
              </w:rPr>
            </w:pPr>
            <w:ins w:id="970" w:author="David Conklin" w:date="2020-11-09T18:07:00Z">
              <w:r>
                <w:t>Above Cougar Reservoir</w:t>
              </w:r>
            </w:ins>
          </w:p>
        </w:tc>
        <w:tc>
          <w:tcPr>
            <w:tcW w:w="0" w:type="auto"/>
          </w:tcPr>
          <w:p w14:paraId="719B1822" w14:textId="6BDE6861" w:rsidR="001B411C" w:rsidRDefault="008B36F2" w:rsidP="00B22A8A">
            <w:pPr>
              <w:rPr>
                <w:ins w:id="971" w:author="David Conklin" w:date="2020-11-09T17:54:00Z"/>
              </w:rPr>
            </w:pPr>
            <w:ins w:id="972" w:author="David Conklin" w:date="2020-11-09T18:08:00Z">
              <w:r>
                <w:t>6.37 cms</w:t>
              </w:r>
            </w:ins>
          </w:p>
        </w:tc>
        <w:tc>
          <w:tcPr>
            <w:tcW w:w="0" w:type="auto"/>
          </w:tcPr>
          <w:p w14:paraId="65F9C6A9" w14:textId="1F2E5878" w:rsidR="001B411C" w:rsidRDefault="00E979CF" w:rsidP="00B22A8A">
            <w:pPr>
              <w:rPr>
                <w:ins w:id="973" w:author="David Conklin" w:date="2020-11-09T17:54:00Z"/>
              </w:rPr>
            </w:pPr>
            <w:ins w:id="974" w:author="David Conklin" w:date="2020-11-09T18:26:00Z">
              <w:r>
                <w:t>~6.40 cms</w:t>
              </w:r>
            </w:ins>
          </w:p>
        </w:tc>
      </w:tr>
      <w:tr w:rsidR="008B36F2" w14:paraId="1ECC758B" w14:textId="77777777" w:rsidTr="001B411C">
        <w:trPr>
          <w:ins w:id="975" w:author="David Conklin" w:date="2020-11-09T18:08:00Z"/>
        </w:trPr>
        <w:tc>
          <w:tcPr>
            <w:tcW w:w="0" w:type="auto"/>
          </w:tcPr>
          <w:p w14:paraId="25C4EEA1" w14:textId="511BF573" w:rsidR="008B36F2" w:rsidRDefault="008B36F2" w:rsidP="00B22A8A">
            <w:pPr>
              <w:rPr>
                <w:ins w:id="976" w:author="David Conklin" w:date="2020-11-09T18:08:00Z"/>
              </w:rPr>
            </w:pPr>
            <w:ins w:id="977" w:author="David Conklin" w:date="2020-11-09T18:09:00Z">
              <w:r>
                <w:t>14159500</w:t>
              </w:r>
            </w:ins>
          </w:p>
        </w:tc>
        <w:tc>
          <w:tcPr>
            <w:tcW w:w="0" w:type="auto"/>
          </w:tcPr>
          <w:p w14:paraId="0F0369E3" w14:textId="7579D526" w:rsidR="008B36F2" w:rsidRDefault="008B36F2" w:rsidP="00B22A8A">
            <w:pPr>
              <w:rPr>
                <w:ins w:id="978" w:author="David Conklin" w:date="2020-11-09T18:08:00Z"/>
              </w:rPr>
            </w:pPr>
            <w:ins w:id="979" w:author="David Conklin" w:date="2020-11-09T18:08:00Z">
              <w:r>
                <w:t>23773009</w:t>
              </w:r>
            </w:ins>
          </w:p>
        </w:tc>
        <w:tc>
          <w:tcPr>
            <w:tcW w:w="0" w:type="auto"/>
          </w:tcPr>
          <w:p w14:paraId="1101E350" w14:textId="6F3C27F3" w:rsidR="008B36F2" w:rsidRDefault="008B36F2" w:rsidP="00B22A8A">
            <w:pPr>
              <w:rPr>
                <w:ins w:id="980" w:author="David Conklin" w:date="2020-11-09T18:08:00Z"/>
              </w:rPr>
            </w:pPr>
            <w:ins w:id="981" w:author="David Conklin" w:date="2020-11-09T18:09:00Z">
              <w:r>
                <w:t>S. Fork near Rainbow</w:t>
              </w:r>
            </w:ins>
          </w:p>
        </w:tc>
        <w:tc>
          <w:tcPr>
            <w:tcW w:w="0" w:type="auto"/>
          </w:tcPr>
          <w:p w14:paraId="107A303C" w14:textId="5686BF2A" w:rsidR="008B36F2" w:rsidRDefault="008B36F2" w:rsidP="00B22A8A">
            <w:pPr>
              <w:rPr>
                <w:ins w:id="982" w:author="David Conklin" w:date="2020-11-09T18:08:00Z"/>
              </w:rPr>
            </w:pPr>
            <w:ins w:id="983" w:author="David Conklin" w:date="2020-11-09T18:10:00Z">
              <w:r>
                <w:t>1.10 cms</w:t>
              </w:r>
            </w:ins>
          </w:p>
        </w:tc>
        <w:tc>
          <w:tcPr>
            <w:tcW w:w="0" w:type="auto"/>
          </w:tcPr>
          <w:p w14:paraId="3A991BCE" w14:textId="4DE2056E" w:rsidR="00C3243C" w:rsidRDefault="00E979CF" w:rsidP="00B22A8A">
            <w:pPr>
              <w:rPr>
                <w:ins w:id="984" w:author="David Conklin" w:date="2020-11-09T18:08:00Z"/>
              </w:rPr>
            </w:pPr>
            <w:ins w:id="985" w:author="David Conklin" w:date="2020-11-09T18:28:00Z">
              <w:r>
                <w:t>~12.</w:t>
              </w:r>
            </w:ins>
            <w:ins w:id="986" w:author="David Conklin" w:date="2020-11-09T18:29:00Z">
              <w:r>
                <w:t>41 cms</w:t>
              </w:r>
            </w:ins>
          </w:p>
        </w:tc>
      </w:tr>
      <w:tr w:rsidR="00C3243C" w14:paraId="7D7098F9" w14:textId="77777777" w:rsidTr="001B411C">
        <w:trPr>
          <w:ins w:id="987" w:author="David Conklin" w:date="2020-11-09T18:39:00Z"/>
        </w:trPr>
        <w:tc>
          <w:tcPr>
            <w:tcW w:w="0" w:type="auto"/>
          </w:tcPr>
          <w:p w14:paraId="59DC95D4" w14:textId="77777777" w:rsidR="00C3243C" w:rsidRDefault="00C3243C" w:rsidP="00B22A8A">
            <w:pPr>
              <w:rPr>
                <w:ins w:id="988" w:author="David Conklin" w:date="2020-11-09T18:39:00Z"/>
              </w:rPr>
            </w:pPr>
          </w:p>
        </w:tc>
        <w:tc>
          <w:tcPr>
            <w:tcW w:w="0" w:type="auto"/>
          </w:tcPr>
          <w:p w14:paraId="7E6CD009" w14:textId="77777777" w:rsidR="00C3243C" w:rsidRDefault="00C3243C" w:rsidP="00B22A8A">
            <w:pPr>
              <w:rPr>
                <w:ins w:id="989" w:author="David Conklin" w:date="2020-11-09T18:39:00Z"/>
              </w:rPr>
            </w:pPr>
          </w:p>
        </w:tc>
        <w:tc>
          <w:tcPr>
            <w:tcW w:w="0" w:type="auto"/>
          </w:tcPr>
          <w:p w14:paraId="2F75EA4C" w14:textId="424C12B7" w:rsidR="00C3243C" w:rsidRDefault="00C3243C" w:rsidP="00B22A8A">
            <w:pPr>
              <w:rPr>
                <w:ins w:id="990" w:author="David Conklin" w:date="2020-11-09T18:39:00Z"/>
              </w:rPr>
            </w:pPr>
            <w:ins w:id="991" w:author="David Conklin" w:date="2020-11-09T18:40:00Z">
              <w:r>
                <w:t>total</w:t>
              </w:r>
            </w:ins>
          </w:p>
        </w:tc>
        <w:tc>
          <w:tcPr>
            <w:tcW w:w="0" w:type="auto"/>
          </w:tcPr>
          <w:p w14:paraId="59AA375B" w14:textId="55ED34DC" w:rsidR="00C3243C" w:rsidRDefault="00C3243C" w:rsidP="00B22A8A">
            <w:pPr>
              <w:rPr>
                <w:ins w:id="992" w:author="David Conklin" w:date="2020-11-09T18:39:00Z"/>
              </w:rPr>
            </w:pPr>
            <w:ins w:id="993" w:author="David Conklin" w:date="2020-11-09T18:41:00Z">
              <w:r>
                <w:t>30.57 cms</w:t>
              </w:r>
            </w:ins>
          </w:p>
        </w:tc>
        <w:tc>
          <w:tcPr>
            <w:tcW w:w="0" w:type="auto"/>
          </w:tcPr>
          <w:p w14:paraId="721A7E6A" w14:textId="0BF14FD1" w:rsidR="00C3243C" w:rsidRDefault="00223D2E" w:rsidP="00B22A8A">
            <w:pPr>
              <w:rPr>
                <w:ins w:id="994" w:author="David Conklin" w:date="2020-11-09T18:39:00Z"/>
              </w:rPr>
            </w:pPr>
            <w:ins w:id="995" w:author="David Conklin" w:date="2020-11-09T18:42:00Z">
              <w:r>
                <w:t>~45-50 cms</w:t>
              </w:r>
            </w:ins>
          </w:p>
        </w:tc>
      </w:tr>
    </w:tbl>
    <w:p w14:paraId="11EB5E87" w14:textId="0570BA40" w:rsidR="004061C2" w:rsidRDefault="004061C2" w:rsidP="00B22A8A">
      <w:pPr>
        <w:rPr>
          <w:ins w:id="996" w:author="David Conklin" w:date="2020-11-09T17:33:00Z"/>
        </w:rPr>
      </w:pPr>
    </w:p>
    <w:p w14:paraId="3083C764" w14:textId="5254952A" w:rsidR="00F275A8" w:rsidRDefault="002F67CA" w:rsidP="00B22A8A">
      <w:pPr>
        <w:rPr>
          <w:ins w:id="997" w:author="David Conklin" w:date="2020-11-09T15:30:00Z"/>
        </w:rPr>
      </w:pPr>
      <w:ins w:id="998" w:author="David Conklin" w:date="2020-11-09T17:07:00Z">
        <w:r>
          <w:tab/>
        </w:r>
        <w:r>
          <w:tab/>
        </w:r>
        <w:r>
          <w:tab/>
        </w:r>
        <w:r>
          <w:tab/>
        </w:r>
        <w:r>
          <w:tab/>
        </w:r>
        <w:r>
          <w:tab/>
        </w:r>
        <w:r>
          <w:tab/>
        </w:r>
        <w:r>
          <w:tab/>
        </w:r>
        <w:r>
          <w:tab/>
        </w:r>
        <w:r>
          <w:tab/>
        </w:r>
      </w:ins>
    </w:p>
    <w:p w14:paraId="1AA5619B" w14:textId="77777777" w:rsidR="00B22A8A" w:rsidRPr="002854B5" w:rsidRDefault="00B22A8A" w:rsidP="002854B5">
      <w:pPr>
        <w:rPr>
          <w:ins w:id="999" w:author="David Conklin" w:date="2020-11-09T15:28:00Z"/>
        </w:rPr>
      </w:pPr>
    </w:p>
    <w:p w14:paraId="3C219005" w14:textId="3768810B" w:rsidR="007E57E4" w:rsidRDefault="007E57E4" w:rsidP="007E57E4">
      <w:pPr>
        <w:pStyle w:val="Heading2"/>
        <w:rPr>
          <w:ins w:id="1000" w:author="David Conklin" w:date="2020-11-10T15:28:00Z"/>
        </w:rPr>
      </w:pPr>
      <w:bookmarkStart w:id="1001" w:name="_Toc56579870"/>
      <w:ins w:id="1002" w:author="David Conklin" w:date="2020-11-09T15:29:00Z">
        <w:r>
          <w:t>Calibration</w:t>
        </w:r>
      </w:ins>
      <w:ins w:id="1003" w:author="David Conklin" w:date="2020-11-11T04:08:00Z">
        <w:r w:rsidR="00B06ED6">
          <w:t xml:space="preserve"> and simulation skill</w:t>
        </w:r>
      </w:ins>
      <w:bookmarkEnd w:id="1001"/>
    </w:p>
    <w:p w14:paraId="08A0E44B" w14:textId="620DE562" w:rsidR="00A81ED1" w:rsidRDefault="00A81ED1" w:rsidP="00A81ED1">
      <w:pPr>
        <w:rPr>
          <w:ins w:id="1004" w:author="David Conklin" w:date="2020-11-11T04:15:00Z"/>
        </w:rPr>
      </w:pPr>
      <w:ins w:id="1005" w:author="David Conklin" w:date="2020-11-10T15:29:00Z">
        <w:r>
          <w:t>Initial calibration of CW3M for the McKenzie basin</w:t>
        </w:r>
      </w:ins>
      <w:ins w:id="1006" w:author="David Conklin" w:date="2020-11-10T15:30:00Z">
        <w:r>
          <w:t xml:space="preserve">, done through 11/10/20 for the EPA-funded study, yield </w:t>
        </w:r>
      </w:ins>
      <w:ins w:id="1007" w:author="David Conklin" w:date="2020-11-10T15:31:00Z">
        <w:r>
          <w:t>mixed good and bad skill statistics.</w:t>
        </w:r>
      </w:ins>
      <w:ins w:id="1008" w:author="David Conklin" w:date="2020-11-10T16:13:00Z">
        <w:r w:rsidR="00B64193">
          <w:t xml:space="preserve">  </w:t>
        </w:r>
      </w:ins>
      <w:ins w:id="1009" w:author="David Conklin" w:date="2020-11-10T16:14:00Z">
        <w:r w:rsidR="00B64193">
          <w:t>Simulated monthly f</w:t>
        </w:r>
      </w:ins>
      <w:ins w:id="1010" w:author="David Conklin" w:date="2020-11-10T16:13:00Z">
        <w:r w:rsidR="00B64193">
          <w:t>lows</w:t>
        </w:r>
      </w:ins>
      <w:ins w:id="1011" w:author="David Conklin" w:date="2020-11-10T16:19:00Z">
        <w:r w:rsidR="00B64193">
          <w:t xml:space="preserve"> for 2010-18</w:t>
        </w:r>
      </w:ins>
      <w:ins w:id="1012" w:author="David Conklin" w:date="2020-11-10T16:13:00Z">
        <w:r w:rsidR="00B64193">
          <w:t xml:space="preserve"> at 7 of the 13</w:t>
        </w:r>
      </w:ins>
      <w:ins w:id="1013" w:author="David Conklin" w:date="2020-11-10T16:14:00Z">
        <w:r w:rsidR="00B64193">
          <w:t xml:space="preserve"> gages listed above </w:t>
        </w:r>
      </w:ins>
      <w:ins w:id="1014" w:author="David Conklin" w:date="2020-11-10T16:15:00Z">
        <w:r w:rsidR="00B64193">
          <w:t xml:space="preserve">match the gage records well enough to rate </w:t>
        </w:r>
      </w:ins>
      <w:ins w:id="1015" w:author="David Conklin" w:date="2020-11-10T16:37:00Z">
        <w:r w:rsidR="003D64A1">
          <w:t xml:space="preserve">generally </w:t>
        </w:r>
      </w:ins>
      <w:ins w:id="1016" w:author="David Conklin" w:date="2020-11-10T16:15:00Z">
        <w:r w:rsidR="00B64193">
          <w:t xml:space="preserve">satisfactory or better, using the </w:t>
        </w:r>
      </w:ins>
      <w:ins w:id="1017" w:author="David Conklin" w:date="2020-11-10T16:18:00Z">
        <w:r w:rsidR="00B64193">
          <w:t>Moriasi skill criteria (Moriasi et al. 2007, 2015)</w:t>
        </w:r>
      </w:ins>
      <w:ins w:id="1018" w:author="David Conklin" w:date="2020-11-10T16:19:00Z">
        <w:r w:rsidR="00B64193">
          <w:t>.  Simulated flows at the other 6</w:t>
        </w:r>
      </w:ins>
      <w:ins w:id="1019" w:author="David Conklin" w:date="2020-11-10T16:20:00Z">
        <w:r w:rsidR="00B64193">
          <w:t xml:space="preserve"> gages are not satisfactory.  Simulated </w:t>
        </w:r>
      </w:ins>
      <w:ins w:id="1020" w:author="David Conklin" w:date="2020-11-10T16:22:00Z">
        <w:r w:rsidR="00B64193">
          <w:t xml:space="preserve">monthly stream </w:t>
        </w:r>
      </w:ins>
      <w:ins w:id="1021" w:author="David Conklin" w:date="2020-11-10T16:20:00Z">
        <w:r w:rsidR="00B64193">
          <w:t xml:space="preserve">temperatures are satisfactory </w:t>
        </w:r>
      </w:ins>
      <w:ins w:id="1022" w:author="David Conklin" w:date="2020-11-10T16:21:00Z">
        <w:r w:rsidR="00B64193">
          <w:t>or better at</w:t>
        </w:r>
      </w:ins>
      <w:ins w:id="1023" w:author="David Conklin" w:date="2020-11-10T16:20:00Z">
        <w:r w:rsidR="00B64193">
          <w:t xml:space="preserve"> only 2</w:t>
        </w:r>
      </w:ins>
      <w:ins w:id="1024" w:author="David Conklin" w:date="2020-11-10T16:21:00Z">
        <w:r w:rsidR="00B64193">
          <w:t xml:space="preserve"> of the 6 temperature sensor locations.</w:t>
        </w:r>
      </w:ins>
      <w:ins w:id="1025" w:author="David Conklin" w:date="2020-11-10T17:23:00Z">
        <w:r w:rsidR="00257E8F">
          <w:t xml:space="preserve">  Note that Moriasi’s skill criteria we</w:t>
        </w:r>
      </w:ins>
      <w:ins w:id="1026" w:author="David Conklin" w:date="2020-11-10T17:24:00Z">
        <w:r w:rsidR="00257E8F">
          <w:t>re actually developed for flows, not for temperatures; they are applied here to temperatures for lack of any better well-defined temperature simulati</w:t>
        </w:r>
      </w:ins>
      <w:ins w:id="1027" w:author="David Conklin" w:date="2020-11-10T17:25:00Z">
        <w:r w:rsidR="00257E8F">
          <w:t>on skill criteria.</w:t>
        </w:r>
      </w:ins>
    </w:p>
    <w:p w14:paraId="4A25D950" w14:textId="30773256" w:rsidR="0064217D" w:rsidRDefault="0064217D" w:rsidP="00A81ED1">
      <w:pPr>
        <w:rPr>
          <w:ins w:id="1028" w:author="David Conklin" w:date="2020-11-11T04:16:00Z"/>
        </w:rPr>
      </w:pPr>
    </w:p>
    <w:p w14:paraId="67D2D565" w14:textId="60AA0480" w:rsidR="00E54FFC" w:rsidRDefault="00E54FFC" w:rsidP="00A81ED1">
      <w:pPr>
        <w:rPr>
          <w:ins w:id="1029" w:author="David Conklin" w:date="2020-11-11T04:15:00Z"/>
        </w:rPr>
      </w:pPr>
      <w:ins w:id="1030" w:author="David Conklin" w:date="2020-11-11T04:16:00Z">
        <w:r w:rsidRPr="00E54FFC">
          <w:t>the statistical performance measures</w:t>
        </w:r>
      </w:ins>
      <w:ins w:id="1031" w:author="David Conklin" w:date="2020-11-11T04:33:00Z">
        <w:r w:rsidR="008740A4">
          <w:t xml:space="preserve"> </w:t>
        </w:r>
      </w:ins>
      <w:ins w:id="1032" w:author="David Conklin" w:date="2020-11-11T04:36:00Z">
        <w:r w:rsidR="008740A4">
          <w:t xml:space="preserve">adapted from Table 5 in </w:t>
        </w:r>
      </w:ins>
      <w:ins w:id="1033" w:author="David Conklin" w:date="2020-11-11T04:34:00Z">
        <w:r w:rsidR="008740A4">
          <w:t>Morias</w:t>
        </w:r>
      </w:ins>
      <w:ins w:id="1034" w:author="David Conklin" w:date="2020-11-11T04:35:00Z">
        <w:r w:rsidR="008740A4">
          <w:t>i et al. 2015 p</w:t>
        </w:r>
      </w:ins>
      <w:ins w:id="1035" w:author="David Conklin" w:date="2020-11-11T04:36:00Z">
        <w:r w:rsidR="008740A4">
          <w:t>p</w:t>
        </w:r>
      </w:ins>
      <w:ins w:id="1036" w:author="David Conklin" w:date="2020-11-11T04:35:00Z">
        <w:r w:rsidR="008740A4">
          <w:t>. 177</w:t>
        </w:r>
      </w:ins>
      <w:ins w:id="1037" w:author="David Conklin" w:date="2020-11-11T04:36:00Z">
        <w:r w:rsidR="008740A4">
          <w:t>1-2</w:t>
        </w:r>
      </w:ins>
    </w:p>
    <w:p w14:paraId="0E49B56F" w14:textId="77777777" w:rsidR="0064217D" w:rsidRPr="0064217D" w:rsidRDefault="0064217D" w:rsidP="0064217D">
      <w:pPr>
        <w:numPr>
          <w:ilvl w:val="0"/>
          <w:numId w:val="3"/>
        </w:numPr>
        <w:rPr>
          <w:ins w:id="1038" w:author="David Conklin" w:date="2020-11-11T04:15:00Z"/>
        </w:rPr>
      </w:pPr>
      <w:ins w:id="1039" w:author="David Conklin" w:date="2020-11-11T04:15:00Z">
        <w:r w:rsidRPr="0064217D">
          <w:t>NSE – Nash Sutcliffe Efficiency.  Range +1 to –infinity. Bigger is better, +1 is a perfect match.  0 is equivalent to using the mean to predict the individual values.</w:t>
        </w:r>
      </w:ins>
    </w:p>
    <w:p w14:paraId="3CC20E42" w14:textId="65BC8E49" w:rsidR="0064217D" w:rsidRPr="0064217D" w:rsidRDefault="0064217D" w:rsidP="0064217D">
      <w:pPr>
        <w:numPr>
          <w:ilvl w:val="0"/>
          <w:numId w:val="3"/>
        </w:numPr>
        <w:rPr>
          <w:ins w:id="1040" w:author="David Conklin" w:date="2020-11-11T04:15:00Z"/>
        </w:rPr>
      </w:pPr>
      <w:ins w:id="1041" w:author="David Conklin" w:date="2020-11-11T04:15:00Z">
        <w:r w:rsidRPr="0064217D">
          <w:t>PBIAS – Percent bias.  Smaller absolute value is better; 0 is perfect, range is +</w:t>
        </w:r>
      </w:ins>
      <w:ins w:id="1042" w:author="David Conklin" w:date="2020-11-11T04:29:00Z">
        <w:r w:rsidR="008740A4">
          <w:t>infinity</w:t>
        </w:r>
      </w:ins>
      <w:ins w:id="1043" w:author="David Conklin" w:date="2020-11-11T04:15:00Z">
        <w:r w:rsidRPr="0064217D">
          <w:t xml:space="preserve"> to –infinity. +10% means the average of the </w:t>
        </w:r>
      </w:ins>
      <w:ins w:id="1044" w:author="David Conklin" w:date="2020-11-11T04:16:00Z">
        <w:r w:rsidR="00E54FFC">
          <w:t>observed</w:t>
        </w:r>
      </w:ins>
      <w:ins w:id="1045" w:author="David Conklin" w:date="2020-11-11T04:15:00Z">
        <w:r w:rsidRPr="0064217D">
          <w:t xml:space="preserve"> values is 10% </w:t>
        </w:r>
      </w:ins>
      <w:ins w:id="1046" w:author="David Conklin" w:date="2020-11-11T04:17:00Z">
        <w:r w:rsidR="00E54FFC">
          <w:t>larger</w:t>
        </w:r>
      </w:ins>
      <w:ins w:id="1047" w:author="David Conklin" w:date="2020-11-11T04:15:00Z">
        <w:r w:rsidRPr="0064217D">
          <w:t xml:space="preserve"> than the average of the </w:t>
        </w:r>
      </w:ins>
      <w:ins w:id="1048" w:author="David Conklin" w:date="2020-11-11T04:17:00Z">
        <w:r w:rsidR="00E54FFC">
          <w:t>simulated</w:t>
        </w:r>
      </w:ins>
      <w:ins w:id="1049" w:author="David Conklin" w:date="2020-11-11T04:15:00Z">
        <w:r w:rsidRPr="0064217D">
          <w:t xml:space="preserve"> values. </w:t>
        </w:r>
      </w:ins>
      <w:ins w:id="1050" w:author="David Conklin" w:date="2020-11-11T04:32:00Z">
        <w:r w:rsidR="008740A4">
          <w:t xml:space="preserve"> </w:t>
        </w:r>
      </w:ins>
      <w:ins w:id="1051" w:author="David Conklin" w:date="2020-11-11T04:17:00Z">
        <w:r w:rsidR="00E54FFC">
          <w:t xml:space="preserve">PBIAS = </w:t>
        </w:r>
      </w:ins>
      <w:ins w:id="1052" w:author="David Conklin" w:date="2020-11-11T04:18:00Z">
        <w:r w:rsidR="00E54FFC">
          <w:t xml:space="preserve">100 * </w:t>
        </w:r>
      </w:ins>
      <w:ins w:id="1053" w:author="David Conklin" w:date="2020-11-11T04:31:00Z">
        <w:r w:rsidR="008740A4">
          <w:rPr>
            <w:rFonts w:cstheme="minorHAnsi"/>
          </w:rPr>
          <w:t>∑</w:t>
        </w:r>
      </w:ins>
      <w:ins w:id="1054" w:author="David Conklin" w:date="2020-11-11T04:17:00Z">
        <w:r w:rsidR="00E54FFC">
          <w:t>(</w:t>
        </w:r>
      </w:ins>
      <w:ins w:id="1055" w:author="David Conklin" w:date="2020-11-11T04:18:00Z">
        <w:r w:rsidR="00E54FFC">
          <w:t>observed</w:t>
        </w:r>
      </w:ins>
      <w:ins w:id="1056" w:author="David Conklin" w:date="2020-11-11T04:17:00Z">
        <w:r w:rsidR="00E54FFC">
          <w:t xml:space="preserve"> </w:t>
        </w:r>
      </w:ins>
      <w:ins w:id="1057" w:author="David Conklin" w:date="2020-11-11T04:18:00Z">
        <w:r w:rsidR="00E54FFC">
          <w:t>–</w:t>
        </w:r>
      </w:ins>
      <w:ins w:id="1058" w:author="David Conklin" w:date="2020-11-11T04:17:00Z">
        <w:r w:rsidR="00E54FFC">
          <w:t xml:space="preserve"> </w:t>
        </w:r>
      </w:ins>
      <w:ins w:id="1059" w:author="David Conklin" w:date="2020-11-11T04:18:00Z">
        <w:r w:rsidR="00E54FFC">
          <w:t>simulat</w:t>
        </w:r>
      </w:ins>
      <w:ins w:id="1060" w:author="David Conklin" w:date="2020-11-11T04:19:00Z">
        <w:r w:rsidR="00E54FFC">
          <w:t>ed</w:t>
        </w:r>
      </w:ins>
      <w:ins w:id="1061" w:author="David Conklin" w:date="2020-11-11T04:18:00Z">
        <w:r w:rsidR="00E54FFC">
          <w:t xml:space="preserve">) / </w:t>
        </w:r>
      </w:ins>
      <w:ins w:id="1062" w:author="David Conklin" w:date="2020-11-11T04:31:00Z">
        <w:r w:rsidR="008740A4">
          <w:rPr>
            <w:rFonts w:cstheme="minorHAnsi"/>
          </w:rPr>
          <w:t>∑</w:t>
        </w:r>
      </w:ins>
      <w:ins w:id="1063" w:author="David Conklin" w:date="2020-11-11T04:32:00Z">
        <w:r w:rsidR="008740A4">
          <w:t>observed</w:t>
        </w:r>
      </w:ins>
    </w:p>
    <w:p w14:paraId="7BA9D6E2" w14:textId="77777777" w:rsidR="0064217D" w:rsidRPr="0064217D" w:rsidRDefault="0064217D" w:rsidP="0064217D">
      <w:pPr>
        <w:numPr>
          <w:ilvl w:val="0"/>
          <w:numId w:val="3"/>
        </w:numPr>
        <w:rPr>
          <w:ins w:id="1064" w:author="David Conklin" w:date="2020-11-11T04:15:00Z"/>
        </w:rPr>
      </w:pPr>
      <w:ins w:id="1065" w:author="David Conklin" w:date="2020-11-11T04:15:00Z">
        <w:r w:rsidRPr="0064217D">
          <w:t>RSR – Ratio of RMSE to the standard deviation of the observations. Smaller is better; 0 is perfect.  Range 0 to + infinity.</w:t>
        </w:r>
      </w:ins>
    </w:p>
    <w:p w14:paraId="3DA5A54C" w14:textId="77777777" w:rsidR="0064217D" w:rsidRPr="0064217D" w:rsidRDefault="0064217D" w:rsidP="0064217D">
      <w:pPr>
        <w:numPr>
          <w:ilvl w:val="0"/>
          <w:numId w:val="3"/>
        </w:numPr>
        <w:rPr>
          <w:ins w:id="1066" w:author="David Conklin" w:date="2020-11-11T04:15:00Z"/>
        </w:rPr>
      </w:pPr>
      <w:ins w:id="1067" w:author="David Conklin" w:date="2020-11-11T04:15:00Z">
        <w:r w:rsidRPr="0064217D">
          <w:t>R</w:t>
        </w:r>
        <w:r w:rsidRPr="0064217D">
          <w:rPr>
            <w:vertAlign w:val="superscript"/>
          </w:rPr>
          <w:t xml:space="preserve">2 </w:t>
        </w:r>
        <w:r w:rsidRPr="0064217D">
          <w:t>– coefficient of determination.  Bigger is better; 1 is perfect.  Range is 0 to 1.</w:t>
        </w:r>
      </w:ins>
    </w:p>
    <w:p w14:paraId="30BAC78D" w14:textId="717AA15C" w:rsidR="0064217D" w:rsidRDefault="0064217D" w:rsidP="00A81ED1">
      <w:pPr>
        <w:rPr>
          <w:ins w:id="1068" w:author="David Conklin" w:date="2020-11-11T04:38:00Z"/>
        </w:rPr>
      </w:pPr>
    </w:p>
    <w:p w14:paraId="65B24112" w14:textId="06B675C0" w:rsidR="001F3D28" w:rsidRDefault="001F3D28" w:rsidP="006200EB">
      <w:pPr>
        <w:rPr>
          <w:ins w:id="1069" w:author="David Conklin" w:date="2020-11-11T04:40:00Z"/>
        </w:rPr>
      </w:pPr>
      <w:ins w:id="1070" w:author="David Conklin" w:date="2020-11-11T04:38:00Z">
        <w:r>
          <w:t>Moriasi et al. descriptive terms</w:t>
        </w:r>
      </w:ins>
    </w:p>
    <w:p w14:paraId="20CFEDDE" w14:textId="152826CF" w:rsidR="006200EB" w:rsidRDefault="006200EB" w:rsidP="002854B5">
      <w:pPr>
        <w:rPr>
          <w:ins w:id="1071" w:author="David Conklin" w:date="2020-11-10T15:31:00Z"/>
        </w:rPr>
      </w:pPr>
      <w:ins w:id="1072" w:author="David Conklin" w:date="2020-11-11T04:41:00Z">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4630"/>
                      </a:xfrm>
                      <a:prstGeom prst="rect">
                        <a:avLst/>
                      </a:prstGeom>
                    </pic:spPr>
                  </pic:pic>
                </a:graphicData>
              </a:graphic>
            </wp:inline>
          </w:drawing>
        </w:r>
      </w:ins>
    </w:p>
    <w:p w14:paraId="08D0CE8C" w14:textId="4D9081AD" w:rsidR="00A81ED1" w:rsidRDefault="00A81ED1" w:rsidP="00A81ED1">
      <w:pPr>
        <w:rPr>
          <w:ins w:id="1073" w:author="David Conklin" w:date="2020-11-10T15:31:00Z"/>
        </w:rPr>
      </w:pPr>
    </w:p>
    <w:p w14:paraId="57D7BA17" w14:textId="77777777" w:rsidR="006200EB" w:rsidRDefault="006200EB">
      <w:pPr>
        <w:rPr>
          <w:ins w:id="1074" w:author="David Conklin" w:date="2020-11-11T04:42:00Z"/>
        </w:rPr>
      </w:pPr>
      <w:ins w:id="1075" w:author="David Conklin" w:date="2020-11-11T04:42:00Z">
        <w:r>
          <w:br w:type="page"/>
        </w:r>
      </w:ins>
    </w:p>
    <w:p w14:paraId="3BCB9D81" w14:textId="15ED9E1F" w:rsidR="00A81ED1" w:rsidRDefault="00F81EFD" w:rsidP="00A81ED1">
      <w:pPr>
        <w:rPr>
          <w:ins w:id="1076" w:author="David Conklin" w:date="2020-11-11T04:09:00Z"/>
        </w:rPr>
      </w:pPr>
      <w:ins w:id="1077" w:author="David Conklin" w:date="2020-11-10T16:45:00Z">
        <w:r>
          <w:lastRenderedPageBreak/>
          <w:t xml:space="preserve">Flow locations with satisfactory or better </w:t>
        </w:r>
      </w:ins>
      <w:ins w:id="1078" w:author="David Conklin" w:date="2020-11-10T16:46:00Z">
        <w:r>
          <w:t xml:space="preserve">simulation </w:t>
        </w:r>
      </w:ins>
      <w:ins w:id="1079" w:author="David Conklin" w:date="2020-11-10T16:45:00Z">
        <w:r>
          <w:t>skill grades, as of CW3M version 98</w:t>
        </w:r>
      </w:ins>
    </w:p>
    <w:p w14:paraId="7DE00C0C" w14:textId="7B7D6DE3" w:rsidR="00B06ED6" w:rsidRPr="002854B5" w:rsidRDefault="00B06ED6">
      <w:pPr>
        <w:rPr>
          <w:ins w:id="1080" w:author="David Conklin" w:date="2020-11-09T15:29:00Z"/>
        </w:rPr>
        <w:pPrChange w:id="1081" w:author="David Conklin" w:date="2020-11-10T15:28:00Z">
          <w:pPr>
            <w:pStyle w:val="Heading2"/>
          </w:pPr>
        </w:pPrChange>
      </w:pPr>
      <w:ins w:id="1082" w:author="David Conklin" w:date="2020-11-11T04:09:00Z">
        <w:r>
          <w:t>(NS = not satisfactory, S = satisfactory, G  = good, VG = very good</w:t>
        </w:r>
      </w:ins>
      <w:ins w:id="1083" w:author="David Conklin" w:date="2020-11-11T04:10:00Z">
        <w:r>
          <w:t>)</w:t>
        </w:r>
      </w:ins>
    </w:p>
    <w:tbl>
      <w:tblPr>
        <w:tblStyle w:val="TableGrid"/>
        <w:tblW w:w="0" w:type="auto"/>
        <w:tblLook w:val="04A0" w:firstRow="1" w:lastRow="0" w:firstColumn="1" w:lastColumn="0" w:noHBand="0" w:noVBand="1"/>
      </w:tblPr>
      <w:tblGrid>
        <w:gridCol w:w="1109"/>
        <w:gridCol w:w="1109"/>
        <w:gridCol w:w="3459"/>
        <w:gridCol w:w="909"/>
        <w:gridCol w:w="720"/>
        <w:gridCol w:w="727"/>
      </w:tblGrid>
      <w:tr w:rsidR="00060258" w14:paraId="2108FCAE" w14:textId="05B45C52" w:rsidTr="0064217D">
        <w:trPr>
          <w:ins w:id="1084" w:author="David Conklin" w:date="2020-11-10T16:24:00Z"/>
        </w:trPr>
        <w:tc>
          <w:tcPr>
            <w:tcW w:w="0" w:type="auto"/>
          </w:tcPr>
          <w:p w14:paraId="0CB8E0C6" w14:textId="51EFD184" w:rsidR="00060258" w:rsidRDefault="00060258" w:rsidP="007E57E4">
            <w:pPr>
              <w:rPr>
                <w:ins w:id="1085" w:author="David Conklin" w:date="2020-11-10T16:24:00Z"/>
              </w:rPr>
            </w:pPr>
            <w:ins w:id="1086" w:author="David Conklin" w:date="2020-11-10T16:24:00Z">
              <w:r>
                <w:t>gage</w:t>
              </w:r>
            </w:ins>
          </w:p>
        </w:tc>
        <w:tc>
          <w:tcPr>
            <w:tcW w:w="0" w:type="auto"/>
          </w:tcPr>
          <w:p w14:paraId="2B93BB5C" w14:textId="54CDEA26" w:rsidR="00060258" w:rsidRDefault="00060258" w:rsidP="007E57E4">
            <w:pPr>
              <w:rPr>
                <w:ins w:id="1087" w:author="David Conklin" w:date="2020-11-10T16:24:00Z"/>
              </w:rPr>
            </w:pPr>
            <w:ins w:id="1088" w:author="David Conklin" w:date="2020-11-10T16:24:00Z">
              <w:r>
                <w:t>COMID</w:t>
              </w:r>
            </w:ins>
          </w:p>
        </w:tc>
        <w:tc>
          <w:tcPr>
            <w:tcW w:w="0" w:type="auto"/>
          </w:tcPr>
          <w:p w14:paraId="5D87916F" w14:textId="1E641315" w:rsidR="00060258" w:rsidRDefault="00060258" w:rsidP="007E57E4">
            <w:pPr>
              <w:rPr>
                <w:ins w:id="1089" w:author="David Conklin" w:date="2020-11-10T16:24:00Z"/>
              </w:rPr>
            </w:pPr>
            <w:ins w:id="1090" w:author="David Conklin" w:date="2020-11-10T16:24:00Z">
              <w:r>
                <w:t>location</w:t>
              </w:r>
            </w:ins>
          </w:p>
        </w:tc>
        <w:tc>
          <w:tcPr>
            <w:tcW w:w="0" w:type="auto"/>
          </w:tcPr>
          <w:p w14:paraId="34E3476F" w14:textId="3FB661B3" w:rsidR="00060258" w:rsidRDefault="00060258" w:rsidP="007E57E4">
            <w:pPr>
              <w:rPr>
                <w:ins w:id="1091" w:author="David Conklin" w:date="2020-11-10T16:24:00Z"/>
              </w:rPr>
            </w:pPr>
            <w:ins w:id="1092" w:author="David Conklin" w:date="2020-11-10T16:25:00Z">
              <w:r>
                <w:t>statistic</w:t>
              </w:r>
            </w:ins>
          </w:p>
        </w:tc>
        <w:tc>
          <w:tcPr>
            <w:tcW w:w="0" w:type="auto"/>
          </w:tcPr>
          <w:p w14:paraId="0E384DAF" w14:textId="6C165160" w:rsidR="00060258" w:rsidRDefault="00060258" w:rsidP="007E57E4">
            <w:pPr>
              <w:rPr>
                <w:ins w:id="1093" w:author="David Conklin" w:date="2020-11-10T16:24:00Z"/>
              </w:rPr>
            </w:pPr>
            <w:ins w:id="1094" w:author="David Conklin" w:date="2020-11-10T16:25:00Z">
              <w:r>
                <w:t>value</w:t>
              </w:r>
            </w:ins>
          </w:p>
        </w:tc>
        <w:tc>
          <w:tcPr>
            <w:tcW w:w="0" w:type="auto"/>
          </w:tcPr>
          <w:p w14:paraId="734662AB" w14:textId="593CB7EE" w:rsidR="00060258" w:rsidRDefault="00060258" w:rsidP="007E57E4">
            <w:pPr>
              <w:rPr>
                <w:ins w:id="1095" w:author="David Conklin" w:date="2020-11-10T16:25:00Z"/>
              </w:rPr>
            </w:pPr>
            <w:ins w:id="1096" w:author="David Conklin" w:date="2020-11-10T16:25:00Z">
              <w:r>
                <w:t>grade</w:t>
              </w:r>
            </w:ins>
          </w:p>
        </w:tc>
      </w:tr>
      <w:tr w:rsidR="00060258" w14:paraId="37240E71" w14:textId="6E4432C1" w:rsidTr="0064217D">
        <w:trPr>
          <w:ins w:id="1097" w:author="David Conklin" w:date="2020-11-10T16:24:00Z"/>
        </w:trPr>
        <w:tc>
          <w:tcPr>
            <w:tcW w:w="0" w:type="auto"/>
          </w:tcPr>
          <w:p w14:paraId="70D26B56" w14:textId="7F446609" w:rsidR="00060258" w:rsidRDefault="00060258" w:rsidP="007E57E4">
            <w:pPr>
              <w:rPr>
                <w:ins w:id="1098" w:author="David Conklin" w:date="2020-11-10T16:24:00Z"/>
              </w:rPr>
            </w:pPr>
            <w:ins w:id="1099" w:author="David Conklin" w:date="2020-11-10T16:26:00Z">
              <w:r>
                <w:t>14158790</w:t>
              </w:r>
            </w:ins>
          </w:p>
        </w:tc>
        <w:tc>
          <w:tcPr>
            <w:tcW w:w="0" w:type="auto"/>
          </w:tcPr>
          <w:p w14:paraId="536CB10F" w14:textId="3A12617A" w:rsidR="00060258" w:rsidRDefault="00060258" w:rsidP="007E57E4">
            <w:pPr>
              <w:rPr>
                <w:ins w:id="1100" w:author="David Conklin" w:date="2020-11-10T16:24:00Z"/>
              </w:rPr>
            </w:pPr>
            <w:ins w:id="1101" w:author="David Conklin" w:date="2020-11-10T16:26:00Z">
              <w:r>
                <w:t>23773393</w:t>
              </w:r>
            </w:ins>
          </w:p>
        </w:tc>
        <w:tc>
          <w:tcPr>
            <w:tcW w:w="0" w:type="auto"/>
          </w:tcPr>
          <w:p w14:paraId="0BD17F2B" w14:textId="03F6E0E2" w:rsidR="00060258" w:rsidRDefault="00060258" w:rsidP="007E57E4">
            <w:pPr>
              <w:rPr>
                <w:ins w:id="1102" w:author="David Conklin" w:date="2020-11-10T16:24:00Z"/>
              </w:rPr>
            </w:pPr>
            <w:ins w:id="1103" w:author="David Conklin" w:date="2020-11-10T16:26:00Z">
              <w:r>
                <w:t>SMITH R ABV SMITH R RESV</w:t>
              </w:r>
            </w:ins>
          </w:p>
        </w:tc>
        <w:tc>
          <w:tcPr>
            <w:tcW w:w="0" w:type="auto"/>
          </w:tcPr>
          <w:p w14:paraId="7F084B9D" w14:textId="478D07E6" w:rsidR="00060258" w:rsidRDefault="00060258" w:rsidP="007E57E4">
            <w:pPr>
              <w:rPr>
                <w:ins w:id="1104" w:author="David Conklin" w:date="2020-11-10T16:24:00Z"/>
              </w:rPr>
            </w:pPr>
            <w:ins w:id="1105" w:author="David Conklin" w:date="2020-11-10T16:26:00Z">
              <w:r>
                <w:t>%bias</w:t>
              </w:r>
            </w:ins>
          </w:p>
        </w:tc>
        <w:tc>
          <w:tcPr>
            <w:tcW w:w="0" w:type="auto"/>
          </w:tcPr>
          <w:p w14:paraId="7C49D2AC" w14:textId="0824767B" w:rsidR="00060258" w:rsidRDefault="00060258" w:rsidP="007E57E4">
            <w:pPr>
              <w:rPr>
                <w:ins w:id="1106" w:author="David Conklin" w:date="2020-11-10T16:24:00Z"/>
              </w:rPr>
            </w:pPr>
            <w:ins w:id="1107" w:author="David Conklin" w:date="2020-11-10T16:27:00Z">
              <w:r>
                <w:t>0.3%</w:t>
              </w:r>
            </w:ins>
          </w:p>
        </w:tc>
        <w:tc>
          <w:tcPr>
            <w:tcW w:w="0" w:type="auto"/>
          </w:tcPr>
          <w:p w14:paraId="495C0109" w14:textId="6DBFBB7A" w:rsidR="00060258" w:rsidRDefault="00060258" w:rsidP="007E57E4">
            <w:pPr>
              <w:rPr>
                <w:ins w:id="1108" w:author="David Conklin" w:date="2020-11-10T16:25:00Z"/>
              </w:rPr>
            </w:pPr>
            <w:ins w:id="1109" w:author="David Conklin" w:date="2020-11-10T16:27:00Z">
              <w:r>
                <w:t>VG</w:t>
              </w:r>
            </w:ins>
          </w:p>
        </w:tc>
      </w:tr>
      <w:tr w:rsidR="00060258" w14:paraId="0BEEAF8B" w14:textId="77777777" w:rsidTr="0064217D">
        <w:trPr>
          <w:ins w:id="1110" w:author="David Conklin" w:date="2020-11-10T16:29:00Z"/>
        </w:trPr>
        <w:tc>
          <w:tcPr>
            <w:tcW w:w="0" w:type="auto"/>
          </w:tcPr>
          <w:p w14:paraId="63F2225F" w14:textId="77777777" w:rsidR="00060258" w:rsidRDefault="00060258" w:rsidP="007E57E4">
            <w:pPr>
              <w:rPr>
                <w:ins w:id="1111" w:author="David Conklin" w:date="2020-11-10T16:29:00Z"/>
              </w:rPr>
            </w:pPr>
          </w:p>
        </w:tc>
        <w:tc>
          <w:tcPr>
            <w:tcW w:w="0" w:type="auto"/>
          </w:tcPr>
          <w:p w14:paraId="5B1D869A" w14:textId="77777777" w:rsidR="00060258" w:rsidRDefault="00060258" w:rsidP="007E57E4">
            <w:pPr>
              <w:rPr>
                <w:ins w:id="1112" w:author="David Conklin" w:date="2020-11-10T16:29:00Z"/>
              </w:rPr>
            </w:pPr>
          </w:p>
        </w:tc>
        <w:tc>
          <w:tcPr>
            <w:tcW w:w="0" w:type="auto"/>
          </w:tcPr>
          <w:p w14:paraId="16C1B7F6" w14:textId="77777777" w:rsidR="00060258" w:rsidRDefault="00060258" w:rsidP="007E57E4">
            <w:pPr>
              <w:rPr>
                <w:ins w:id="1113" w:author="David Conklin" w:date="2020-11-10T16:29:00Z"/>
              </w:rPr>
            </w:pPr>
          </w:p>
        </w:tc>
        <w:tc>
          <w:tcPr>
            <w:tcW w:w="0" w:type="auto"/>
          </w:tcPr>
          <w:p w14:paraId="20BB0F11" w14:textId="4B6AF6FB" w:rsidR="00060258" w:rsidRDefault="00060258" w:rsidP="007E57E4">
            <w:pPr>
              <w:rPr>
                <w:ins w:id="1114" w:author="David Conklin" w:date="2020-11-10T16:29:00Z"/>
              </w:rPr>
            </w:pPr>
            <w:ins w:id="1115" w:author="David Conklin" w:date="2020-11-10T16:29:00Z">
              <w:r>
                <w:t>NSE</w:t>
              </w:r>
            </w:ins>
          </w:p>
        </w:tc>
        <w:tc>
          <w:tcPr>
            <w:tcW w:w="0" w:type="auto"/>
          </w:tcPr>
          <w:p w14:paraId="433DC994" w14:textId="5B7921B1" w:rsidR="00060258" w:rsidRDefault="00060258" w:rsidP="007E57E4">
            <w:pPr>
              <w:rPr>
                <w:ins w:id="1116" w:author="David Conklin" w:date="2020-11-10T16:29:00Z"/>
              </w:rPr>
            </w:pPr>
            <w:ins w:id="1117" w:author="David Conklin" w:date="2020-11-10T16:29:00Z">
              <w:r>
                <w:t>0.69</w:t>
              </w:r>
            </w:ins>
          </w:p>
        </w:tc>
        <w:tc>
          <w:tcPr>
            <w:tcW w:w="0" w:type="auto"/>
          </w:tcPr>
          <w:p w14:paraId="346B1AC4" w14:textId="510E7A36" w:rsidR="00060258" w:rsidRDefault="00060258" w:rsidP="007E57E4">
            <w:pPr>
              <w:rPr>
                <w:ins w:id="1118" w:author="David Conklin" w:date="2020-11-10T16:29:00Z"/>
              </w:rPr>
            </w:pPr>
            <w:ins w:id="1119" w:author="David Conklin" w:date="2020-11-10T16:29:00Z">
              <w:r>
                <w:t>S</w:t>
              </w:r>
            </w:ins>
          </w:p>
        </w:tc>
      </w:tr>
      <w:tr w:rsidR="00060258" w14:paraId="62F4789A" w14:textId="77777777" w:rsidTr="0064217D">
        <w:trPr>
          <w:ins w:id="1120" w:author="David Conklin" w:date="2020-11-10T16:29:00Z"/>
        </w:trPr>
        <w:tc>
          <w:tcPr>
            <w:tcW w:w="0" w:type="auto"/>
          </w:tcPr>
          <w:p w14:paraId="527ECE4E" w14:textId="77777777" w:rsidR="00060258" w:rsidRDefault="00060258" w:rsidP="007E57E4">
            <w:pPr>
              <w:rPr>
                <w:ins w:id="1121" w:author="David Conklin" w:date="2020-11-10T16:29:00Z"/>
              </w:rPr>
            </w:pPr>
          </w:p>
        </w:tc>
        <w:tc>
          <w:tcPr>
            <w:tcW w:w="0" w:type="auto"/>
          </w:tcPr>
          <w:p w14:paraId="65BD7381" w14:textId="77777777" w:rsidR="00060258" w:rsidRDefault="00060258" w:rsidP="007E57E4">
            <w:pPr>
              <w:rPr>
                <w:ins w:id="1122" w:author="David Conklin" w:date="2020-11-10T16:29:00Z"/>
              </w:rPr>
            </w:pPr>
          </w:p>
        </w:tc>
        <w:tc>
          <w:tcPr>
            <w:tcW w:w="0" w:type="auto"/>
          </w:tcPr>
          <w:p w14:paraId="30050EA8" w14:textId="77777777" w:rsidR="00060258" w:rsidRDefault="00060258" w:rsidP="007E57E4">
            <w:pPr>
              <w:rPr>
                <w:ins w:id="1123" w:author="David Conklin" w:date="2020-11-10T16:29:00Z"/>
              </w:rPr>
            </w:pPr>
          </w:p>
        </w:tc>
        <w:tc>
          <w:tcPr>
            <w:tcW w:w="0" w:type="auto"/>
          </w:tcPr>
          <w:p w14:paraId="4D1000FF" w14:textId="188EBBFB" w:rsidR="00060258" w:rsidRDefault="00060258" w:rsidP="007E57E4">
            <w:pPr>
              <w:rPr>
                <w:ins w:id="1124" w:author="David Conklin" w:date="2020-11-10T16:29:00Z"/>
              </w:rPr>
            </w:pPr>
            <w:ins w:id="1125" w:author="David Conklin" w:date="2020-11-10T16:29:00Z">
              <w:r>
                <w:t>RSR</w:t>
              </w:r>
            </w:ins>
          </w:p>
        </w:tc>
        <w:tc>
          <w:tcPr>
            <w:tcW w:w="0" w:type="auto"/>
          </w:tcPr>
          <w:p w14:paraId="7A0318CA" w14:textId="24F39E4C" w:rsidR="00060258" w:rsidRDefault="00060258" w:rsidP="007E57E4">
            <w:pPr>
              <w:rPr>
                <w:ins w:id="1126" w:author="David Conklin" w:date="2020-11-10T16:29:00Z"/>
              </w:rPr>
            </w:pPr>
            <w:ins w:id="1127" w:author="David Conklin" w:date="2020-11-10T16:29:00Z">
              <w:r>
                <w:t>0</w:t>
              </w:r>
            </w:ins>
            <w:ins w:id="1128" w:author="David Conklin" w:date="2020-11-10T16:30:00Z">
              <w:r>
                <w:t>.55</w:t>
              </w:r>
            </w:ins>
          </w:p>
        </w:tc>
        <w:tc>
          <w:tcPr>
            <w:tcW w:w="0" w:type="auto"/>
          </w:tcPr>
          <w:p w14:paraId="63DAFBA3" w14:textId="310C96A3" w:rsidR="00060258" w:rsidRDefault="00060258" w:rsidP="007E57E4">
            <w:pPr>
              <w:rPr>
                <w:ins w:id="1129" w:author="David Conklin" w:date="2020-11-10T16:29:00Z"/>
              </w:rPr>
            </w:pPr>
            <w:ins w:id="1130" w:author="David Conklin" w:date="2020-11-10T16:30:00Z">
              <w:r>
                <w:t>G</w:t>
              </w:r>
            </w:ins>
          </w:p>
        </w:tc>
      </w:tr>
      <w:tr w:rsidR="00060258" w14:paraId="1992545C" w14:textId="77777777" w:rsidTr="0064217D">
        <w:trPr>
          <w:ins w:id="1131" w:author="David Conklin" w:date="2020-11-10T16:29:00Z"/>
        </w:trPr>
        <w:tc>
          <w:tcPr>
            <w:tcW w:w="0" w:type="auto"/>
          </w:tcPr>
          <w:p w14:paraId="5D3E4791" w14:textId="77777777" w:rsidR="00060258" w:rsidRDefault="00060258" w:rsidP="007E57E4">
            <w:pPr>
              <w:rPr>
                <w:ins w:id="1132" w:author="David Conklin" w:date="2020-11-10T16:29:00Z"/>
              </w:rPr>
            </w:pPr>
          </w:p>
        </w:tc>
        <w:tc>
          <w:tcPr>
            <w:tcW w:w="0" w:type="auto"/>
          </w:tcPr>
          <w:p w14:paraId="394C7505" w14:textId="77777777" w:rsidR="00060258" w:rsidRDefault="00060258" w:rsidP="007E57E4">
            <w:pPr>
              <w:rPr>
                <w:ins w:id="1133" w:author="David Conklin" w:date="2020-11-10T16:29:00Z"/>
              </w:rPr>
            </w:pPr>
          </w:p>
        </w:tc>
        <w:tc>
          <w:tcPr>
            <w:tcW w:w="0" w:type="auto"/>
          </w:tcPr>
          <w:p w14:paraId="45321782" w14:textId="77777777" w:rsidR="00060258" w:rsidRDefault="00060258" w:rsidP="007E57E4">
            <w:pPr>
              <w:rPr>
                <w:ins w:id="1134" w:author="David Conklin" w:date="2020-11-10T16:29:00Z"/>
              </w:rPr>
            </w:pPr>
          </w:p>
        </w:tc>
        <w:tc>
          <w:tcPr>
            <w:tcW w:w="0" w:type="auto"/>
          </w:tcPr>
          <w:p w14:paraId="2DBCB623" w14:textId="36310DDD" w:rsidR="00060258" w:rsidRDefault="00060258" w:rsidP="007E57E4">
            <w:pPr>
              <w:rPr>
                <w:ins w:id="1135" w:author="David Conklin" w:date="2020-11-10T16:29:00Z"/>
              </w:rPr>
            </w:pPr>
            <w:ins w:id="1136" w:author="David Conklin" w:date="2020-11-10T16:30:00Z">
              <w:r>
                <w:t>R2</w:t>
              </w:r>
            </w:ins>
          </w:p>
        </w:tc>
        <w:tc>
          <w:tcPr>
            <w:tcW w:w="0" w:type="auto"/>
          </w:tcPr>
          <w:p w14:paraId="3BA4235F" w14:textId="12BF1411" w:rsidR="00060258" w:rsidRDefault="00060258" w:rsidP="007E57E4">
            <w:pPr>
              <w:rPr>
                <w:ins w:id="1137" w:author="David Conklin" w:date="2020-11-10T16:29:00Z"/>
              </w:rPr>
            </w:pPr>
            <w:ins w:id="1138" w:author="David Conklin" w:date="2020-11-10T16:30:00Z">
              <w:r>
                <w:t>0.72</w:t>
              </w:r>
            </w:ins>
          </w:p>
        </w:tc>
        <w:tc>
          <w:tcPr>
            <w:tcW w:w="0" w:type="auto"/>
          </w:tcPr>
          <w:p w14:paraId="22EDD85E" w14:textId="4242AA51" w:rsidR="00060258" w:rsidRDefault="00060258" w:rsidP="007E57E4">
            <w:pPr>
              <w:rPr>
                <w:ins w:id="1139" w:author="David Conklin" w:date="2020-11-10T16:29:00Z"/>
              </w:rPr>
            </w:pPr>
            <w:ins w:id="1140" w:author="David Conklin" w:date="2020-11-10T16:30:00Z">
              <w:r>
                <w:t>S</w:t>
              </w:r>
            </w:ins>
          </w:p>
        </w:tc>
      </w:tr>
      <w:tr w:rsidR="00060258" w14:paraId="69A75C30" w14:textId="77777777" w:rsidTr="0064217D">
        <w:trPr>
          <w:ins w:id="1141" w:author="David Conklin" w:date="2020-11-10T16:27:00Z"/>
        </w:trPr>
        <w:tc>
          <w:tcPr>
            <w:tcW w:w="0" w:type="auto"/>
          </w:tcPr>
          <w:p w14:paraId="7BCD742A" w14:textId="67B318AB" w:rsidR="00060258" w:rsidRDefault="00060258" w:rsidP="007E57E4">
            <w:pPr>
              <w:rPr>
                <w:ins w:id="1142" w:author="David Conklin" w:date="2020-11-10T16:27:00Z"/>
              </w:rPr>
            </w:pPr>
            <w:ins w:id="1143" w:author="David Conklin" w:date="2020-11-10T16:27:00Z">
              <w:r>
                <w:t>14159200</w:t>
              </w:r>
            </w:ins>
          </w:p>
        </w:tc>
        <w:tc>
          <w:tcPr>
            <w:tcW w:w="0" w:type="auto"/>
          </w:tcPr>
          <w:p w14:paraId="13EE69B2" w14:textId="674EE933" w:rsidR="00060258" w:rsidRDefault="00060258" w:rsidP="007E57E4">
            <w:pPr>
              <w:rPr>
                <w:ins w:id="1144" w:author="David Conklin" w:date="2020-11-10T16:27:00Z"/>
              </w:rPr>
            </w:pPr>
            <w:ins w:id="1145" w:author="David Conklin" w:date="2020-11-10T16:27:00Z">
              <w:r>
                <w:t>23773037</w:t>
              </w:r>
            </w:ins>
          </w:p>
        </w:tc>
        <w:tc>
          <w:tcPr>
            <w:tcW w:w="0" w:type="auto"/>
          </w:tcPr>
          <w:p w14:paraId="3C597DA6" w14:textId="2CFE59C8" w:rsidR="00060258" w:rsidRDefault="00060258" w:rsidP="007E57E4">
            <w:pPr>
              <w:rPr>
                <w:ins w:id="1146" w:author="David Conklin" w:date="2020-11-10T16:27:00Z"/>
              </w:rPr>
            </w:pPr>
            <w:ins w:id="1147" w:author="David Conklin" w:date="2020-11-10T16:28:00Z">
              <w:r>
                <w:t>SO FORK MCKENZIE ABV COUGAR</w:t>
              </w:r>
            </w:ins>
          </w:p>
        </w:tc>
        <w:tc>
          <w:tcPr>
            <w:tcW w:w="0" w:type="auto"/>
          </w:tcPr>
          <w:p w14:paraId="503614AF" w14:textId="3A28EB6E" w:rsidR="00060258" w:rsidRDefault="00060258" w:rsidP="007E57E4">
            <w:pPr>
              <w:rPr>
                <w:ins w:id="1148" w:author="David Conklin" w:date="2020-11-10T16:27:00Z"/>
              </w:rPr>
            </w:pPr>
            <w:ins w:id="1149" w:author="David Conklin" w:date="2020-11-10T16:28:00Z">
              <w:r>
                <w:t>%bias</w:t>
              </w:r>
            </w:ins>
          </w:p>
        </w:tc>
        <w:tc>
          <w:tcPr>
            <w:tcW w:w="0" w:type="auto"/>
          </w:tcPr>
          <w:p w14:paraId="45C44D13" w14:textId="01DD94EB" w:rsidR="00060258" w:rsidRDefault="00060258" w:rsidP="007E57E4">
            <w:pPr>
              <w:rPr>
                <w:ins w:id="1150" w:author="David Conklin" w:date="2020-11-10T16:27:00Z"/>
              </w:rPr>
            </w:pPr>
            <w:ins w:id="1151" w:author="David Conklin" w:date="2020-11-10T16:28:00Z">
              <w:r>
                <w:t>0.1%</w:t>
              </w:r>
            </w:ins>
          </w:p>
        </w:tc>
        <w:tc>
          <w:tcPr>
            <w:tcW w:w="0" w:type="auto"/>
          </w:tcPr>
          <w:p w14:paraId="16CDA108" w14:textId="0F9D42E2" w:rsidR="00060258" w:rsidRDefault="00060258" w:rsidP="007E57E4">
            <w:pPr>
              <w:rPr>
                <w:ins w:id="1152" w:author="David Conklin" w:date="2020-11-10T16:27:00Z"/>
              </w:rPr>
            </w:pPr>
            <w:ins w:id="1153" w:author="David Conklin" w:date="2020-11-10T16:28:00Z">
              <w:r>
                <w:t>VG</w:t>
              </w:r>
            </w:ins>
          </w:p>
        </w:tc>
      </w:tr>
      <w:tr w:rsidR="00060258" w14:paraId="68225F87" w14:textId="77777777" w:rsidTr="0064217D">
        <w:trPr>
          <w:ins w:id="1154" w:author="David Conklin" w:date="2020-11-10T16:30:00Z"/>
        </w:trPr>
        <w:tc>
          <w:tcPr>
            <w:tcW w:w="0" w:type="auto"/>
          </w:tcPr>
          <w:p w14:paraId="6F51DD6D" w14:textId="77777777" w:rsidR="00060258" w:rsidRDefault="00060258" w:rsidP="00060258">
            <w:pPr>
              <w:rPr>
                <w:ins w:id="1155" w:author="David Conklin" w:date="2020-11-10T16:30:00Z"/>
              </w:rPr>
            </w:pPr>
          </w:p>
        </w:tc>
        <w:tc>
          <w:tcPr>
            <w:tcW w:w="0" w:type="auto"/>
          </w:tcPr>
          <w:p w14:paraId="32A88EFE" w14:textId="77777777" w:rsidR="00060258" w:rsidRDefault="00060258" w:rsidP="00060258">
            <w:pPr>
              <w:rPr>
                <w:ins w:id="1156" w:author="David Conklin" w:date="2020-11-10T16:30:00Z"/>
              </w:rPr>
            </w:pPr>
          </w:p>
        </w:tc>
        <w:tc>
          <w:tcPr>
            <w:tcW w:w="0" w:type="auto"/>
          </w:tcPr>
          <w:p w14:paraId="07826B70" w14:textId="77777777" w:rsidR="00060258" w:rsidRDefault="00060258" w:rsidP="00060258">
            <w:pPr>
              <w:rPr>
                <w:ins w:id="1157" w:author="David Conklin" w:date="2020-11-10T16:30:00Z"/>
              </w:rPr>
            </w:pPr>
          </w:p>
        </w:tc>
        <w:tc>
          <w:tcPr>
            <w:tcW w:w="0" w:type="auto"/>
          </w:tcPr>
          <w:p w14:paraId="31604DE7" w14:textId="11879B2C" w:rsidR="00060258" w:rsidRDefault="00060258" w:rsidP="00060258">
            <w:pPr>
              <w:rPr>
                <w:ins w:id="1158" w:author="David Conklin" w:date="2020-11-10T16:30:00Z"/>
              </w:rPr>
            </w:pPr>
            <w:ins w:id="1159" w:author="David Conklin" w:date="2020-11-10T16:31:00Z">
              <w:r>
                <w:t>NSE</w:t>
              </w:r>
            </w:ins>
          </w:p>
        </w:tc>
        <w:tc>
          <w:tcPr>
            <w:tcW w:w="0" w:type="auto"/>
          </w:tcPr>
          <w:p w14:paraId="569962D2" w14:textId="5FDEDA3E" w:rsidR="00060258" w:rsidRDefault="00060258" w:rsidP="00060258">
            <w:pPr>
              <w:rPr>
                <w:ins w:id="1160" w:author="David Conklin" w:date="2020-11-10T16:30:00Z"/>
              </w:rPr>
            </w:pPr>
            <w:ins w:id="1161" w:author="David Conklin" w:date="2020-11-10T16:31:00Z">
              <w:r>
                <w:t>0.81</w:t>
              </w:r>
            </w:ins>
          </w:p>
        </w:tc>
        <w:tc>
          <w:tcPr>
            <w:tcW w:w="0" w:type="auto"/>
          </w:tcPr>
          <w:p w14:paraId="5570EC34" w14:textId="0CA09078" w:rsidR="00060258" w:rsidRDefault="00060258" w:rsidP="00060258">
            <w:pPr>
              <w:rPr>
                <w:ins w:id="1162" w:author="David Conklin" w:date="2020-11-10T16:30:00Z"/>
              </w:rPr>
            </w:pPr>
            <w:ins w:id="1163" w:author="David Conklin" w:date="2020-11-10T16:31:00Z">
              <w:r>
                <w:t>VG</w:t>
              </w:r>
            </w:ins>
          </w:p>
        </w:tc>
      </w:tr>
      <w:tr w:rsidR="00060258" w14:paraId="40017D2F" w14:textId="77777777" w:rsidTr="0064217D">
        <w:trPr>
          <w:ins w:id="1164" w:author="David Conklin" w:date="2020-11-10T16:30:00Z"/>
        </w:trPr>
        <w:tc>
          <w:tcPr>
            <w:tcW w:w="0" w:type="auto"/>
          </w:tcPr>
          <w:p w14:paraId="6BAC1F1B" w14:textId="77777777" w:rsidR="00060258" w:rsidRDefault="00060258" w:rsidP="00060258">
            <w:pPr>
              <w:rPr>
                <w:ins w:id="1165" w:author="David Conklin" w:date="2020-11-10T16:30:00Z"/>
              </w:rPr>
            </w:pPr>
          </w:p>
        </w:tc>
        <w:tc>
          <w:tcPr>
            <w:tcW w:w="0" w:type="auto"/>
          </w:tcPr>
          <w:p w14:paraId="45324F63" w14:textId="77777777" w:rsidR="00060258" w:rsidRDefault="00060258" w:rsidP="00060258">
            <w:pPr>
              <w:rPr>
                <w:ins w:id="1166" w:author="David Conklin" w:date="2020-11-10T16:30:00Z"/>
              </w:rPr>
            </w:pPr>
          </w:p>
        </w:tc>
        <w:tc>
          <w:tcPr>
            <w:tcW w:w="0" w:type="auto"/>
          </w:tcPr>
          <w:p w14:paraId="361C571E" w14:textId="77777777" w:rsidR="00060258" w:rsidRDefault="00060258" w:rsidP="00060258">
            <w:pPr>
              <w:rPr>
                <w:ins w:id="1167" w:author="David Conklin" w:date="2020-11-10T16:30:00Z"/>
              </w:rPr>
            </w:pPr>
          </w:p>
        </w:tc>
        <w:tc>
          <w:tcPr>
            <w:tcW w:w="0" w:type="auto"/>
          </w:tcPr>
          <w:p w14:paraId="7846DEAE" w14:textId="6DCB5DC1" w:rsidR="00060258" w:rsidRDefault="00060258" w:rsidP="00060258">
            <w:pPr>
              <w:rPr>
                <w:ins w:id="1168" w:author="David Conklin" w:date="2020-11-10T16:30:00Z"/>
              </w:rPr>
            </w:pPr>
            <w:ins w:id="1169" w:author="David Conklin" w:date="2020-11-10T16:31:00Z">
              <w:r>
                <w:t>RSR</w:t>
              </w:r>
            </w:ins>
          </w:p>
        </w:tc>
        <w:tc>
          <w:tcPr>
            <w:tcW w:w="0" w:type="auto"/>
          </w:tcPr>
          <w:p w14:paraId="51D9AFAC" w14:textId="727A2F7C" w:rsidR="00060258" w:rsidRDefault="00060258" w:rsidP="00060258">
            <w:pPr>
              <w:rPr>
                <w:ins w:id="1170" w:author="David Conklin" w:date="2020-11-10T16:30:00Z"/>
              </w:rPr>
            </w:pPr>
            <w:ins w:id="1171" w:author="David Conklin" w:date="2020-11-10T16:31:00Z">
              <w:r>
                <w:t>0.44</w:t>
              </w:r>
            </w:ins>
          </w:p>
        </w:tc>
        <w:tc>
          <w:tcPr>
            <w:tcW w:w="0" w:type="auto"/>
          </w:tcPr>
          <w:p w14:paraId="27353A12" w14:textId="494110F6" w:rsidR="00060258" w:rsidRDefault="00060258" w:rsidP="00060258">
            <w:pPr>
              <w:rPr>
                <w:ins w:id="1172" w:author="David Conklin" w:date="2020-11-10T16:30:00Z"/>
              </w:rPr>
            </w:pPr>
            <w:ins w:id="1173" w:author="David Conklin" w:date="2020-11-10T16:32:00Z">
              <w:r>
                <w:t>VG</w:t>
              </w:r>
            </w:ins>
          </w:p>
        </w:tc>
      </w:tr>
      <w:tr w:rsidR="00060258" w14:paraId="2906E1B2" w14:textId="77777777" w:rsidTr="0064217D">
        <w:trPr>
          <w:ins w:id="1174" w:author="David Conklin" w:date="2020-11-10T16:30:00Z"/>
        </w:trPr>
        <w:tc>
          <w:tcPr>
            <w:tcW w:w="0" w:type="auto"/>
          </w:tcPr>
          <w:p w14:paraId="3CC44AF3" w14:textId="77777777" w:rsidR="00060258" w:rsidRDefault="00060258" w:rsidP="00060258">
            <w:pPr>
              <w:rPr>
                <w:ins w:id="1175" w:author="David Conklin" w:date="2020-11-10T16:30:00Z"/>
              </w:rPr>
            </w:pPr>
          </w:p>
        </w:tc>
        <w:tc>
          <w:tcPr>
            <w:tcW w:w="0" w:type="auto"/>
          </w:tcPr>
          <w:p w14:paraId="517C115C" w14:textId="77777777" w:rsidR="00060258" w:rsidRDefault="00060258" w:rsidP="00060258">
            <w:pPr>
              <w:rPr>
                <w:ins w:id="1176" w:author="David Conklin" w:date="2020-11-10T16:30:00Z"/>
              </w:rPr>
            </w:pPr>
          </w:p>
        </w:tc>
        <w:tc>
          <w:tcPr>
            <w:tcW w:w="0" w:type="auto"/>
          </w:tcPr>
          <w:p w14:paraId="1FB2E265" w14:textId="77777777" w:rsidR="00060258" w:rsidRDefault="00060258" w:rsidP="00060258">
            <w:pPr>
              <w:rPr>
                <w:ins w:id="1177" w:author="David Conklin" w:date="2020-11-10T16:30:00Z"/>
              </w:rPr>
            </w:pPr>
          </w:p>
        </w:tc>
        <w:tc>
          <w:tcPr>
            <w:tcW w:w="0" w:type="auto"/>
          </w:tcPr>
          <w:p w14:paraId="2CA40CB7" w14:textId="26439674" w:rsidR="00060258" w:rsidRDefault="00060258" w:rsidP="00060258">
            <w:pPr>
              <w:rPr>
                <w:ins w:id="1178" w:author="David Conklin" w:date="2020-11-10T16:30:00Z"/>
              </w:rPr>
            </w:pPr>
            <w:ins w:id="1179" w:author="David Conklin" w:date="2020-11-10T16:31:00Z">
              <w:r>
                <w:t>R2</w:t>
              </w:r>
            </w:ins>
          </w:p>
        </w:tc>
        <w:tc>
          <w:tcPr>
            <w:tcW w:w="0" w:type="auto"/>
          </w:tcPr>
          <w:p w14:paraId="2C88A205" w14:textId="062C8D08" w:rsidR="00060258" w:rsidRDefault="00060258" w:rsidP="00060258">
            <w:pPr>
              <w:rPr>
                <w:ins w:id="1180" w:author="David Conklin" w:date="2020-11-10T16:30:00Z"/>
              </w:rPr>
            </w:pPr>
            <w:ins w:id="1181" w:author="David Conklin" w:date="2020-11-10T16:31:00Z">
              <w:r>
                <w:t>0.</w:t>
              </w:r>
            </w:ins>
            <w:ins w:id="1182" w:author="David Conklin" w:date="2020-11-10T16:32:00Z">
              <w:r>
                <w:t>81</w:t>
              </w:r>
            </w:ins>
          </w:p>
        </w:tc>
        <w:tc>
          <w:tcPr>
            <w:tcW w:w="0" w:type="auto"/>
          </w:tcPr>
          <w:p w14:paraId="10BC75FB" w14:textId="6FE11E73" w:rsidR="00060258" w:rsidRDefault="00060258" w:rsidP="00060258">
            <w:pPr>
              <w:rPr>
                <w:ins w:id="1183" w:author="David Conklin" w:date="2020-11-10T16:30:00Z"/>
              </w:rPr>
            </w:pPr>
            <w:ins w:id="1184" w:author="David Conklin" w:date="2020-11-10T16:32:00Z">
              <w:r>
                <w:t>G</w:t>
              </w:r>
            </w:ins>
          </w:p>
        </w:tc>
      </w:tr>
      <w:tr w:rsidR="00060258" w14:paraId="5B17203C" w14:textId="77777777" w:rsidTr="0064217D">
        <w:trPr>
          <w:ins w:id="1185" w:author="David Conklin" w:date="2020-11-10T16:32:00Z"/>
        </w:trPr>
        <w:tc>
          <w:tcPr>
            <w:tcW w:w="0" w:type="auto"/>
          </w:tcPr>
          <w:p w14:paraId="52CDCE84" w14:textId="6A222AC6" w:rsidR="00060258" w:rsidRDefault="00060258" w:rsidP="00060258">
            <w:pPr>
              <w:rPr>
                <w:ins w:id="1186" w:author="David Conklin" w:date="2020-11-10T16:32:00Z"/>
              </w:rPr>
            </w:pPr>
            <w:ins w:id="1187" w:author="David Conklin" w:date="2020-11-10T16:32:00Z">
              <w:r>
                <w:t>14161500</w:t>
              </w:r>
            </w:ins>
          </w:p>
        </w:tc>
        <w:tc>
          <w:tcPr>
            <w:tcW w:w="0" w:type="auto"/>
          </w:tcPr>
          <w:p w14:paraId="3C78868E" w14:textId="3D07CA58" w:rsidR="00060258" w:rsidRDefault="00060258" w:rsidP="00060258">
            <w:pPr>
              <w:rPr>
                <w:ins w:id="1188" w:author="David Conklin" w:date="2020-11-10T16:32:00Z"/>
              </w:rPr>
            </w:pPr>
            <w:ins w:id="1189" w:author="David Conklin" w:date="2020-11-10T16:32:00Z">
              <w:r>
                <w:t>237734</w:t>
              </w:r>
            </w:ins>
            <w:ins w:id="1190" w:author="David Conklin" w:date="2020-11-10T16:33:00Z">
              <w:r>
                <w:t>11</w:t>
              </w:r>
            </w:ins>
          </w:p>
        </w:tc>
        <w:tc>
          <w:tcPr>
            <w:tcW w:w="0" w:type="auto"/>
          </w:tcPr>
          <w:p w14:paraId="76CEBEF0" w14:textId="4F8A4444" w:rsidR="00060258" w:rsidRDefault="00060258" w:rsidP="00060258">
            <w:pPr>
              <w:rPr>
                <w:ins w:id="1191" w:author="David Conklin" w:date="2020-11-10T16:32:00Z"/>
              </w:rPr>
            </w:pPr>
            <w:ins w:id="1192" w:author="David Conklin" w:date="2020-11-10T16:33:00Z">
              <w:r>
                <w:t>LOOKOUT CREEK NEAR BLUE RIVER</w:t>
              </w:r>
            </w:ins>
          </w:p>
        </w:tc>
        <w:tc>
          <w:tcPr>
            <w:tcW w:w="0" w:type="auto"/>
          </w:tcPr>
          <w:p w14:paraId="747FF6B8" w14:textId="58CFA040" w:rsidR="00060258" w:rsidRDefault="00060258" w:rsidP="00060258">
            <w:pPr>
              <w:rPr>
                <w:ins w:id="1193" w:author="David Conklin" w:date="2020-11-10T16:32:00Z"/>
              </w:rPr>
            </w:pPr>
            <w:ins w:id="1194" w:author="David Conklin" w:date="2020-11-10T16:33:00Z">
              <w:r>
                <w:t>%bias</w:t>
              </w:r>
            </w:ins>
          </w:p>
        </w:tc>
        <w:tc>
          <w:tcPr>
            <w:tcW w:w="0" w:type="auto"/>
          </w:tcPr>
          <w:p w14:paraId="6C28E2A8" w14:textId="305FE3E5" w:rsidR="00060258" w:rsidRDefault="00060258" w:rsidP="00060258">
            <w:pPr>
              <w:rPr>
                <w:ins w:id="1195" w:author="David Conklin" w:date="2020-11-10T16:32:00Z"/>
              </w:rPr>
            </w:pPr>
            <w:ins w:id="1196" w:author="David Conklin" w:date="2020-11-10T16:33:00Z">
              <w:r>
                <w:t>0.</w:t>
              </w:r>
              <w:r w:rsidR="002822A5">
                <w:t>2</w:t>
              </w:r>
              <w:r>
                <w:t>%</w:t>
              </w:r>
            </w:ins>
          </w:p>
        </w:tc>
        <w:tc>
          <w:tcPr>
            <w:tcW w:w="0" w:type="auto"/>
          </w:tcPr>
          <w:p w14:paraId="778C43EF" w14:textId="2ABD558E" w:rsidR="00060258" w:rsidRDefault="00060258" w:rsidP="00060258">
            <w:pPr>
              <w:rPr>
                <w:ins w:id="1197" w:author="David Conklin" w:date="2020-11-10T16:32:00Z"/>
              </w:rPr>
            </w:pPr>
            <w:ins w:id="1198" w:author="David Conklin" w:date="2020-11-10T16:33:00Z">
              <w:r>
                <w:t>VG</w:t>
              </w:r>
            </w:ins>
          </w:p>
        </w:tc>
      </w:tr>
      <w:tr w:rsidR="00060258" w14:paraId="61A2A3FD" w14:textId="77777777" w:rsidTr="0064217D">
        <w:trPr>
          <w:ins w:id="1199" w:author="David Conklin" w:date="2020-11-10T16:32:00Z"/>
        </w:trPr>
        <w:tc>
          <w:tcPr>
            <w:tcW w:w="0" w:type="auto"/>
          </w:tcPr>
          <w:p w14:paraId="2206AA40" w14:textId="77777777" w:rsidR="00060258" w:rsidRDefault="00060258" w:rsidP="00060258">
            <w:pPr>
              <w:rPr>
                <w:ins w:id="1200" w:author="David Conklin" w:date="2020-11-10T16:32:00Z"/>
              </w:rPr>
            </w:pPr>
          </w:p>
        </w:tc>
        <w:tc>
          <w:tcPr>
            <w:tcW w:w="0" w:type="auto"/>
          </w:tcPr>
          <w:p w14:paraId="74BE1138" w14:textId="77777777" w:rsidR="00060258" w:rsidRDefault="00060258" w:rsidP="00060258">
            <w:pPr>
              <w:rPr>
                <w:ins w:id="1201" w:author="David Conklin" w:date="2020-11-10T16:32:00Z"/>
              </w:rPr>
            </w:pPr>
          </w:p>
        </w:tc>
        <w:tc>
          <w:tcPr>
            <w:tcW w:w="0" w:type="auto"/>
          </w:tcPr>
          <w:p w14:paraId="3AA7857C" w14:textId="77777777" w:rsidR="00060258" w:rsidRDefault="00060258" w:rsidP="00060258">
            <w:pPr>
              <w:rPr>
                <w:ins w:id="1202" w:author="David Conklin" w:date="2020-11-10T16:32:00Z"/>
              </w:rPr>
            </w:pPr>
          </w:p>
        </w:tc>
        <w:tc>
          <w:tcPr>
            <w:tcW w:w="0" w:type="auto"/>
          </w:tcPr>
          <w:p w14:paraId="47B8AE81" w14:textId="3C87F8C2" w:rsidR="00060258" w:rsidRDefault="00060258" w:rsidP="00060258">
            <w:pPr>
              <w:rPr>
                <w:ins w:id="1203" w:author="David Conklin" w:date="2020-11-10T16:32:00Z"/>
              </w:rPr>
            </w:pPr>
            <w:ins w:id="1204" w:author="David Conklin" w:date="2020-11-10T16:33:00Z">
              <w:r>
                <w:t>NSE</w:t>
              </w:r>
            </w:ins>
          </w:p>
        </w:tc>
        <w:tc>
          <w:tcPr>
            <w:tcW w:w="0" w:type="auto"/>
          </w:tcPr>
          <w:p w14:paraId="130B5725" w14:textId="65347D2A" w:rsidR="00060258" w:rsidRDefault="00060258" w:rsidP="00060258">
            <w:pPr>
              <w:rPr>
                <w:ins w:id="1205" w:author="David Conklin" w:date="2020-11-10T16:32:00Z"/>
              </w:rPr>
            </w:pPr>
            <w:ins w:id="1206" w:author="David Conklin" w:date="2020-11-10T16:33:00Z">
              <w:r>
                <w:t>0.</w:t>
              </w:r>
              <w:r w:rsidR="002822A5">
                <w:t>84</w:t>
              </w:r>
            </w:ins>
          </w:p>
        </w:tc>
        <w:tc>
          <w:tcPr>
            <w:tcW w:w="0" w:type="auto"/>
          </w:tcPr>
          <w:p w14:paraId="351AD679" w14:textId="25409190" w:rsidR="00060258" w:rsidRDefault="00060258" w:rsidP="00060258">
            <w:pPr>
              <w:rPr>
                <w:ins w:id="1207" w:author="David Conklin" w:date="2020-11-10T16:32:00Z"/>
              </w:rPr>
            </w:pPr>
            <w:ins w:id="1208" w:author="David Conklin" w:date="2020-11-10T16:33:00Z">
              <w:r>
                <w:t>VG</w:t>
              </w:r>
            </w:ins>
          </w:p>
        </w:tc>
      </w:tr>
      <w:tr w:rsidR="00060258" w14:paraId="31EEDF98" w14:textId="77777777" w:rsidTr="0064217D">
        <w:trPr>
          <w:ins w:id="1209" w:author="David Conklin" w:date="2020-11-10T16:32:00Z"/>
        </w:trPr>
        <w:tc>
          <w:tcPr>
            <w:tcW w:w="0" w:type="auto"/>
          </w:tcPr>
          <w:p w14:paraId="123FB524" w14:textId="77777777" w:rsidR="00060258" w:rsidRDefault="00060258" w:rsidP="00060258">
            <w:pPr>
              <w:rPr>
                <w:ins w:id="1210" w:author="David Conklin" w:date="2020-11-10T16:32:00Z"/>
              </w:rPr>
            </w:pPr>
          </w:p>
        </w:tc>
        <w:tc>
          <w:tcPr>
            <w:tcW w:w="0" w:type="auto"/>
          </w:tcPr>
          <w:p w14:paraId="3114DB0E" w14:textId="77777777" w:rsidR="00060258" w:rsidRDefault="00060258" w:rsidP="00060258">
            <w:pPr>
              <w:rPr>
                <w:ins w:id="1211" w:author="David Conklin" w:date="2020-11-10T16:32:00Z"/>
              </w:rPr>
            </w:pPr>
          </w:p>
        </w:tc>
        <w:tc>
          <w:tcPr>
            <w:tcW w:w="0" w:type="auto"/>
          </w:tcPr>
          <w:p w14:paraId="08246BAD" w14:textId="77777777" w:rsidR="00060258" w:rsidRDefault="00060258" w:rsidP="00060258">
            <w:pPr>
              <w:rPr>
                <w:ins w:id="1212" w:author="David Conklin" w:date="2020-11-10T16:32:00Z"/>
              </w:rPr>
            </w:pPr>
          </w:p>
        </w:tc>
        <w:tc>
          <w:tcPr>
            <w:tcW w:w="0" w:type="auto"/>
          </w:tcPr>
          <w:p w14:paraId="7843792D" w14:textId="391D0593" w:rsidR="00060258" w:rsidRDefault="00060258" w:rsidP="00060258">
            <w:pPr>
              <w:rPr>
                <w:ins w:id="1213" w:author="David Conklin" w:date="2020-11-10T16:32:00Z"/>
              </w:rPr>
            </w:pPr>
            <w:ins w:id="1214" w:author="David Conklin" w:date="2020-11-10T16:33:00Z">
              <w:r>
                <w:t>RSR</w:t>
              </w:r>
            </w:ins>
          </w:p>
        </w:tc>
        <w:tc>
          <w:tcPr>
            <w:tcW w:w="0" w:type="auto"/>
          </w:tcPr>
          <w:p w14:paraId="4F8CAF6E" w14:textId="44DC515F" w:rsidR="00060258" w:rsidRDefault="00060258" w:rsidP="00060258">
            <w:pPr>
              <w:rPr>
                <w:ins w:id="1215" w:author="David Conklin" w:date="2020-11-10T16:32:00Z"/>
              </w:rPr>
            </w:pPr>
            <w:ins w:id="1216" w:author="David Conklin" w:date="2020-11-10T16:33:00Z">
              <w:r>
                <w:t>0.4</w:t>
              </w:r>
            </w:ins>
            <w:ins w:id="1217" w:author="David Conklin" w:date="2020-11-10T16:34:00Z">
              <w:r w:rsidR="002822A5">
                <w:t>0</w:t>
              </w:r>
            </w:ins>
          </w:p>
        </w:tc>
        <w:tc>
          <w:tcPr>
            <w:tcW w:w="0" w:type="auto"/>
          </w:tcPr>
          <w:p w14:paraId="6332E101" w14:textId="209C88FC" w:rsidR="00060258" w:rsidRDefault="00060258" w:rsidP="00060258">
            <w:pPr>
              <w:rPr>
                <w:ins w:id="1218" w:author="David Conklin" w:date="2020-11-10T16:32:00Z"/>
              </w:rPr>
            </w:pPr>
            <w:ins w:id="1219" w:author="David Conklin" w:date="2020-11-10T16:33:00Z">
              <w:r>
                <w:t>VG</w:t>
              </w:r>
            </w:ins>
          </w:p>
        </w:tc>
      </w:tr>
      <w:tr w:rsidR="00060258" w14:paraId="261D11BE" w14:textId="77777777" w:rsidTr="0064217D">
        <w:trPr>
          <w:ins w:id="1220" w:author="David Conklin" w:date="2020-11-10T16:32:00Z"/>
        </w:trPr>
        <w:tc>
          <w:tcPr>
            <w:tcW w:w="0" w:type="auto"/>
          </w:tcPr>
          <w:p w14:paraId="74859904" w14:textId="77777777" w:rsidR="00060258" w:rsidRDefault="00060258" w:rsidP="00060258">
            <w:pPr>
              <w:rPr>
                <w:ins w:id="1221" w:author="David Conklin" w:date="2020-11-10T16:32:00Z"/>
              </w:rPr>
            </w:pPr>
          </w:p>
        </w:tc>
        <w:tc>
          <w:tcPr>
            <w:tcW w:w="0" w:type="auto"/>
          </w:tcPr>
          <w:p w14:paraId="444C3600" w14:textId="77777777" w:rsidR="00060258" w:rsidRDefault="00060258" w:rsidP="00060258">
            <w:pPr>
              <w:rPr>
                <w:ins w:id="1222" w:author="David Conklin" w:date="2020-11-10T16:32:00Z"/>
              </w:rPr>
            </w:pPr>
          </w:p>
        </w:tc>
        <w:tc>
          <w:tcPr>
            <w:tcW w:w="0" w:type="auto"/>
          </w:tcPr>
          <w:p w14:paraId="3AC0681B" w14:textId="77777777" w:rsidR="00060258" w:rsidRDefault="00060258" w:rsidP="00060258">
            <w:pPr>
              <w:rPr>
                <w:ins w:id="1223" w:author="David Conklin" w:date="2020-11-10T16:32:00Z"/>
              </w:rPr>
            </w:pPr>
          </w:p>
        </w:tc>
        <w:tc>
          <w:tcPr>
            <w:tcW w:w="0" w:type="auto"/>
          </w:tcPr>
          <w:p w14:paraId="02669FF1" w14:textId="304000F7" w:rsidR="00060258" w:rsidRDefault="00060258" w:rsidP="00060258">
            <w:pPr>
              <w:rPr>
                <w:ins w:id="1224" w:author="David Conklin" w:date="2020-11-10T16:32:00Z"/>
              </w:rPr>
            </w:pPr>
            <w:ins w:id="1225" w:author="David Conklin" w:date="2020-11-10T16:33:00Z">
              <w:r>
                <w:t>R2</w:t>
              </w:r>
            </w:ins>
          </w:p>
        </w:tc>
        <w:tc>
          <w:tcPr>
            <w:tcW w:w="0" w:type="auto"/>
          </w:tcPr>
          <w:p w14:paraId="361282A5" w14:textId="1E1566DD" w:rsidR="00060258" w:rsidRDefault="00060258" w:rsidP="00060258">
            <w:pPr>
              <w:rPr>
                <w:ins w:id="1226" w:author="David Conklin" w:date="2020-11-10T16:32:00Z"/>
              </w:rPr>
            </w:pPr>
            <w:ins w:id="1227" w:author="David Conklin" w:date="2020-11-10T16:33:00Z">
              <w:r>
                <w:t>0.8</w:t>
              </w:r>
            </w:ins>
            <w:ins w:id="1228" w:author="David Conklin" w:date="2020-11-10T16:34:00Z">
              <w:r w:rsidR="002822A5">
                <w:t>4</w:t>
              </w:r>
            </w:ins>
          </w:p>
        </w:tc>
        <w:tc>
          <w:tcPr>
            <w:tcW w:w="0" w:type="auto"/>
          </w:tcPr>
          <w:p w14:paraId="7F2AC038" w14:textId="05B5770F" w:rsidR="00060258" w:rsidRDefault="00060258" w:rsidP="00060258">
            <w:pPr>
              <w:rPr>
                <w:ins w:id="1229" w:author="David Conklin" w:date="2020-11-10T16:32:00Z"/>
              </w:rPr>
            </w:pPr>
            <w:ins w:id="1230" w:author="David Conklin" w:date="2020-11-10T16:33:00Z">
              <w:r>
                <w:t>G</w:t>
              </w:r>
            </w:ins>
          </w:p>
        </w:tc>
      </w:tr>
      <w:tr w:rsidR="003D64A1" w14:paraId="4905F4FB" w14:textId="77777777" w:rsidTr="0064217D">
        <w:trPr>
          <w:ins w:id="1231" w:author="David Conklin" w:date="2020-11-10T16:34:00Z"/>
        </w:trPr>
        <w:tc>
          <w:tcPr>
            <w:tcW w:w="0" w:type="auto"/>
          </w:tcPr>
          <w:p w14:paraId="5DA79D4C" w14:textId="1DFF51F9" w:rsidR="003D64A1" w:rsidRDefault="003D64A1" w:rsidP="003D64A1">
            <w:pPr>
              <w:rPr>
                <w:ins w:id="1232" w:author="David Conklin" w:date="2020-11-10T16:34:00Z"/>
              </w:rPr>
            </w:pPr>
            <w:ins w:id="1233" w:author="David Conklin" w:date="2020-11-10T16:34:00Z">
              <w:r>
                <w:t>14162200</w:t>
              </w:r>
            </w:ins>
          </w:p>
        </w:tc>
        <w:tc>
          <w:tcPr>
            <w:tcW w:w="0" w:type="auto"/>
          </w:tcPr>
          <w:p w14:paraId="024A4BFF" w14:textId="2296F66C" w:rsidR="003D64A1" w:rsidRDefault="003D64A1" w:rsidP="003D64A1">
            <w:pPr>
              <w:rPr>
                <w:ins w:id="1234" w:author="David Conklin" w:date="2020-11-10T16:34:00Z"/>
              </w:rPr>
            </w:pPr>
            <w:ins w:id="1235" w:author="David Conklin" w:date="2020-11-10T16:34:00Z">
              <w:r>
                <w:t>23</w:t>
              </w:r>
            </w:ins>
            <w:ins w:id="1236" w:author="David Conklin" w:date="2020-11-10T16:35:00Z">
              <w:r>
                <w:t>773405</w:t>
              </w:r>
            </w:ins>
          </w:p>
        </w:tc>
        <w:tc>
          <w:tcPr>
            <w:tcW w:w="0" w:type="auto"/>
          </w:tcPr>
          <w:p w14:paraId="775231E0" w14:textId="56471A2D" w:rsidR="003D64A1" w:rsidRDefault="003D64A1" w:rsidP="003D64A1">
            <w:pPr>
              <w:rPr>
                <w:ins w:id="1237" w:author="David Conklin" w:date="2020-11-10T16:34:00Z"/>
              </w:rPr>
            </w:pPr>
            <w:ins w:id="1238" w:author="David Conklin" w:date="2020-11-10T16:35:00Z">
              <w:r>
                <w:t>BLUE RIVER AT BLUE RIVER</w:t>
              </w:r>
            </w:ins>
          </w:p>
        </w:tc>
        <w:tc>
          <w:tcPr>
            <w:tcW w:w="0" w:type="auto"/>
          </w:tcPr>
          <w:p w14:paraId="27506014" w14:textId="7618C4AF" w:rsidR="003D64A1" w:rsidRDefault="003D64A1" w:rsidP="003D64A1">
            <w:pPr>
              <w:rPr>
                <w:ins w:id="1239" w:author="David Conklin" w:date="2020-11-10T16:34:00Z"/>
              </w:rPr>
            </w:pPr>
            <w:ins w:id="1240" w:author="David Conklin" w:date="2020-11-10T16:35:00Z">
              <w:r>
                <w:t>%bias</w:t>
              </w:r>
            </w:ins>
          </w:p>
        </w:tc>
        <w:tc>
          <w:tcPr>
            <w:tcW w:w="0" w:type="auto"/>
          </w:tcPr>
          <w:p w14:paraId="5182B9DA" w14:textId="030947C6" w:rsidR="003D64A1" w:rsidRDefault="003D64A1" w:rsidP="003D64A1">
            <w:pPr>
              <w:rPr>
                <w:ins w:id="1241" w:author="David Conklin" w:date="2020-11-10T16:34:00Z"/>
              </w:rPr>
            </w:pPr>
            <w:ins w:id="1242" w:author="David Conklin" w:date="2020-11-10T16:35:00Z">
              <w:r>
                <w:t>0.0%</w:t>
              </w:r>
            </w:ins>
          </w:p>
        </w:tc>
        <w:tc>
          <w:tcPr>
            <w:tcW w:w="0" w:type="auto"/>
          </w:tcPr>
          <w:p w14:paraId="1F20D131" w14:textId="05600726" w:rsidR="003D64A1" w:rsidRDefault="003D64A1" w:rsidP="003D64A1">
            <w:pPr>
              <w:rPr>
                <w:ins w:id="1243" w:author="David Conklin" w:date="2020-11-10T16:34:00Z"/>
              </w:rPr>
            </w:pPr>
            <w:ins w:id="1244" w:author="David Conklin" w:date="2020-11-10T16:35:00Z">
              <w:r>
                <w:t>VG</w:t>
              </w:r>
            </w:ins>
          </w:p>
        </w:tc>
      </w:tr>
      <w:tr w:rsidR="003D64A1" w14:paraId="16E48D0A" w14:textId="77777777" w:rsidTr="0064217D">
        <w:trPr>
          <w:ins w:id="1245" w:author="David Conklin" w:date="2020-11-10T16:34:00Z"/>
        </w:trPr>
        <w:tc>
          <w:tcPr>
            <w:tcW w:w="0" w:type="auto"/>
          </w:tcPr>
          <w:p w14:paraId="5CD76CCF" w14:textId="77777777" w:rsidR="003D64A1" w:rsidRDefault="003D64A1" w:rsidP="003D64A1">
            <w:pPr>
              <w:rPr>
                <w:ins w:id="1246" w:author="David Conklin" w:date="2020-11-10T16:34:00Z"/>
              </w:rPr>
            </w:pPr>
          </w:p>
        </w:tc>
        <w:tc>
          <w:tcPr>
            <w:tcW w:w="0" w:type="auto"/>
          </w:tcPr>
          <w:p w14:paraId="4F7629E0" w14:textId="77777777" w:rsidR="003D64A1" w:rsidRDefault="003D64A1" w:rsidP="003D64A1">
            <w:pPr>
              <w:rPr>
                <w:ins w:id="1247" w:author="David Conklin" w:date="2020-11-10T16:34:00Z"/>
              </w:rPr>
            </w:pPr>
          </w:p>
        </w:tc>
        <w:tc>
          <w:tcPr>
            <w:tcW w:w="0" w:type="auto"/>
          </w:tcPr>
          <w:p w14:paraId="033146B4" w14:textId="77777777" w:rsidR="003D64A1" w:rsidRDefault="003D64A1" w:rsidP="003D64A1">
            <w:pPr>
              <w:rPr>
                <w:ins w:id="1248" w:author="David Conklin" w:date="2020-11-10T16:34:00Z"/>
              </w:rPr>
            </w:pPr>
          </w:p>
        </w:tc>
        <w:tc>
          <w:tcPr>
            <w:tcW w:w="0" w:type="auto"/>
          </w:tcPr>
          <w:p w14:paraId="14721014" w14:textId="4FFEFA65" w:rsidR="003D64A1" w:rsidRDefault="003D64A1" w:rsidP="003D64A1">
            <w:pPr>
              <w:rPr>
                <w:ins w:id="1249" w:author="David Conklin" w:date="2020-11-10T16:34:00Z"/>
              </w:rPr>
            </w:pPr>
            <w:ins w:id="1250" w:author="David Conklin" w:date="2020-11-10T16:35:00Z">
              <w:r>
                <w:t>NSE</w:t>
              </w:r>
            </w:ins>
          </w:p>
        </w:tc>
        <w:tc>
          <w:tcPr>
            <w:tcW w:w="0" w:type="auto"/>
          </w:tcPr>
          <w:p w14:paraId="76DF9AF1" w14:textId="1CDD10F7" w:rsidR="003D64A1" w:rsidRDefault="003D64A1" w:rsidP="003D64A1">
            <w:pPr>
              <w:rPr>
                <w:ins w:id="1251" w:author="David Conklin" w:date="2020-11-10T16:34:00Z"/>
              </w:rPr>
            </w:pPr>
            <w:ins w:id="1252" w:author="David Conklin" w:date="2020-11-10T16:35:00Z">
              <w:r>
                <w:t>0.</w:t>
              </w:r>
            </w:ins>
            <w:ins w:id="1253" w:author="David Conklin" w:date="2020-11-10T16:36:00Z">
              <w:r>
                <w:t>52</w:t>
              </w:r>
            </w:ins>
          </w:p>
        </w:tc>
        <w:tc>
          <w:tcPr>
            <w:tcW w:w="0" w:type="auto"/>
          </w:tcPr>
          <w:p w14:paraId="7B4811EC" w14:textId="6281A9B8" w:rsidR="003D64A1" w:rsidRDefault="003D64A1" w:rsidP="003D64A1">
            <w:pPr>
              <w:rPr>
                <w:ins w:id="1254" w:author="David Conklin" w:date="2020-11-10T16:34:00Z"/>
              </w:rPr>
            </w:pPr>
            <w:ins w:id="1255" w:author="David Conklin" w:date="2020-11-10T16:36:00Z">
              <w:r>
                <w:t>S</w:t>
              </w:r>
            </w:ins>
          </w:p>
        </w:tc>
      </w:tr>
      <w:tr w:rsidR="003D64A1" w14:paraId="445AAAA1" w14:textId="77777777" w:rsidTr="0064217D">
        <w:trPr>
          <w:ins w:id="1256" w:author="David Conklin" w:date="2020-11-10T16:34:00Z"/>
        </w:trPr>
        <w:tc>
          <w:tcPr>
            <w:tcW w:w="0" w:type="auto"/>
          </w:tcPr>
          <w:p w14:paraId="1546FB4A" w14:textId="77777777" w:rsidR="003D64A1" w:rsidRDefault="003D64A1" w:rsidP="003D64A1">
            <w:pPr>
              <w:rPr>
                <w:ins w:id="1257" w:author="David Conklin" w:date="2020-11-10T16:34:00Z"/>
              </w:rPr>
            </w:pPr>
          </w:p>
        </w:tc>
        <w:tc>
          <w:tcPr>
            <w:tcW w:w="0" w:type="auto"/>
          </w:tcPr>
          <w:p w14:paraId="5F22FE9A" w14:textId="77777777" w:rsidR="003D64A1" w:rsidRDefault="003D64A1" w:rsidP="003D64A1">
            <w:pPr>
              <w:rPr>
                <w:ins w:id="1258" w:author="David Conklin" w:date="2020-11-10T16:34:00Z"/>
              </w:rPr>
            </w:pPr>
          </w:p>
        </w:tc>
        <w:tc>
          <w:tcPr>
            <w:tcW w:w="0" w:type="auto"/>
          </w:tcPr>
          <w:p w14:paraId="5C8E470A" w14:textId="77777777" w:rsidR="003D64A1" w:rsidRDefault="003D64A1" w:rsidP="003D64A1">
            <w:pPr>
              <w:rPr>
                <w:ins w:id="1259" w:author="David Conklin" w:date="2020-11-10T16:34:00Z"/>
              </w:rPr>
            </w:pPr>
          </w:p>
        </w:tc>
        <w:tc>
          <w:tcPr>
            <w:tcW w:w="0" w:type="auto"/>
          </w:tcPr>
          <w:p w14:paraId="59483674" w14:textId="3A767861" w:rsidR="003D64A1" w:rsidRDefault="003D64A1" w:rsidP="003D64A1">
            <w:pPr>
              <w:rPr>
                <w:ins w:id="1260" w:author="David Conklin" w:date="2020-11-10T16:34:00Z"/>
              </w:rPr>
            </w:pPr>
            <w:ins w:id="1261" w:author="David Conklin" w:date="2020-11-10T16:35:00Z">
              <w:r>
                <w:t>RSR</w:t>
              </w:r>
            </w:ins>
          </w:p>
        </w:tc>
        <w:tc>
          <w:tcPr>
            <w:tcW w:w="0" w:type="auto"/>
          </w:tcPr>
          <w:p w14:paraId="425DE897" w14:textId="3000C7F7" w:rsidR="003D64A1" w:rsidRDefault="003D64A1" w:rsidP="003D64A1">
            <w:pPr>
              <w:rPr>
                <w:ins w:id="1262" w:author="David Conklin" w:date="2020-11-10T16:34:00Z"/>
              </w:rPr>
            </w:pPr>
            <w:ins w:id="1263" w:author="David Conklin" w:date="2020-11-10T16:35:00Z">
              <w:r>
                <w:t>0.</w:t>
              </w:r>
            </w:ins>
            <w:ins w:id="1264" w:author="David Conklin" w:date="2020-11-10T16:36:00Z">
              <w:r>
                <w:t>70</w:t>
              </w:r>
            </w:ins>
          </w:p>
        </w:tc>
        <w:tc>
          <w:tcPr>
            <w:tcW w:w="0" w:type="auto"/>
          </w:tcPr>
          <w:p w14:paraId="27B0CAA4" w14:textId="1C875DE4" w:rsidR="003D64A1" w:rsidRDefault="003D64A1" w:rsidP="003D64A1">
            <w:pPr>
              <w:rPr>
                <w:ins w:id="1265" w:author="David Conklin" w:date="2020-11-10T16:34:00Z"/>
              </w:rPr>
            </w:pPr>
            <w:ins w:id="1266" w:author="David Conklin" w:date="2020-11-10T16:36:00Z">
              <w:r>
                <w:t>S</w:t>
              </w:r>
            </w:ins>
          </w:p>
        </w:tc>
      </w:tr>
      <w:tr w:rsidR="003D64A1" w14:paraId="1093E1EB" w14:textId="77777777" w:rsidTr="0064217D">
        <w:trPr>
          <w:ins w:id="1267" w:author="David Conklin" w:date="2020-11-10T16:34:00Z"/>
        </w:trPr>
        <w:tc>
          <w:tcPr>
            <w:tcW w:w="0" w:type="auto"/>
          </w:tcPr>
          <w:p w14:paraId="4B87CC30" w14:textId="77777777" w:rsidR="003D64A1" w:rsidRDefault="003D64A1" w:rsidP="003D64A1">
            <w:pPr>
              <w:rPr>
                <w:ins w:id="1268" w:author="David Conklin" w:date="2020-11-10T16:34:00Z"/>
              </w:rPr>
            </w:pPr>
          </w:p>
        </w:tc>
        <w:tc>
          <w:tcPr>
            <w:tcW w:w="0" w:type="auto"/>
          </w:tcPr>
          <w:p w14:paraId="33B117EB" w14:textId="77777777" w:rsidR="003D64A1" w:rsidRDefault="003D64A1" w:rsidP="003D64A1">
            <w:pPr>
              <w:rPr>
                <w:ins w:id="1269" w:author="David Conklin" w:date="2020-11-10T16:34:00Z"/>
              </w:rPr>
            </w:pPr>
          </w:p>
        </w:tc>
        <w:tc>
          <w:tcPr>
            <w:tcW w:w="0" w:type="auto"/>
          </w:tcPr>
          <w:p w14:paraId="2BEF5AFA" w14:textId="77777777" w:rsidR="003D64A1" w:rsidRDefault="003D64A1" w:rsidP="003D64A1">
            <w:pPr>
              <w:rPr>
                <w:ins w:id="1270" w:author="David Conklin" w:date="2020-11-10T16:34:00Z"/>
              </w:rPr>
            </w:pPr>
          </w:p>
        </w:tc>
        <w:tc>
          <w:tcPr>
            <w:tcW w:w="0" w:type="auto"/>
          </w:tcPr>
          <w:p w14:paraId="18820309" w14:textId="3C4C5434" w:rsidR="003D64A1" w:rsidRDefault="003D64A1" w:rsidP="003D64A1">
            <w:pPr>
              <w:rPr>
                <w:ins w:id="1271" w:author="David Conklin" w:date="2020-11-10T16:34:00Z"/>
              </w:rPr>
            </w:pPr>
            <w:ins w:id="1272" w:author="David Conklin" w:date="2020-11-10T16:35:00Z">
              <w:r>
                <w:t>R2</w:t>
              </w:r>
            </w:ins>
          </w:p>
        </w:tc>
        <w:tc>
          <w:tcPr>
            <w:tcW w:w="0" w:type="auto"/>
          </w:tcPr>
          <w:p w14:paraId="4EBB3E6B" w14:textId="1C95A59F" w:rsidR="003D64A1" w:rsidRDefault="003D64A1" w:rsidP="003D64A1">
            <w:pPr>
              <w:rPr>
                <w:ins w:id="1273" w:author="David Conklin" w:date="2020-11-10T16:34:00Z"/>
              </w:rPr>
            </w:pPr>
            <w:ins w:id="1274" w:author="David Conklin" w:date="2020-11-10T16:35:00Z">
              <w:r>
                <w:t>0.</w:t>
              </w:r>
            </w:ins>
            <w:ins w:id="1275" w:author="David Conklin" w:date="2020-11-10T16:36:00Z">
              <w:r>
                <w:t>58</w:t>
              </w:r>
            </w:ins>
          </w:p>
        </w:tc>
        <w:tc>
          <w:tcPr>
            <w:tcW w:w="0" w:type="auto"/>
          </w:tcPr>
          <w:p w14:paraId="00567A06" w14:textId="21F14F3D" w:rsidR="003D64A1" w:rsidRDefault="003D64A1" w:rsidP="003D64A1">
            <w:pPr>
              <w:rPr>
                <w:ins w:id="1276" w:author="David Conklin" w:date="2020-11-10T16:34:00Z"/>
              </w:rPr>
            </w:pPr>
            <w:ins w:id="1277" w:author="David Conklin" w:date="2020-11-10T16:36:00Z">
              <w:r>
                <w:t>NS</w:t>
              </w:r>
            </w:ins>
          </w:p>
        </w:tc>
      </w:tr>
      <w:tr w:rsidR="00FC642F" w14:paraId="2334AD03" w14:textId="77777777" w:rsidTr="0064217D">
        <w:trPr>
          <w:ins w:id="1278" w:author="David Conklin" w:date="2020-11-10T16:36:00Z"/>
        </w:trPr>
        <w:tc>
          <w:tcPr>
            <w:tcW w:w="0" w:type="auto"/>
          </w:tcPr>
          <w:p w14:paraId="029C24D6" w14:textId="6C3634D8" w:rsidR="00FC642F" w:rsidRDefault="00FC642F" w:rsidP="00FC642F">
            <w:pPr>
              <w:rPr>
                <w:ins w:id="1279" w:author="David Conklin" w:date="2020-11-10T16:36:00Z"/>
              </w:rPr>
            </w:pPr>
            <w:ins w:id="1280" w:author="David Conklin" w:date="2020-11-10T16:37:00Z">
              <w:r>
                <w:t>14162500</w:t>
              </w:r>
            </w:ins>
          </w:p>
        </w:tc>
        <w:tc>
          <w:tcPr>
            <w:tcW w:w="0" w:type="auto"/>
          </w:tcPr>
          <w:p w14:paraId="3B3DE881" w14:textId="4695EFE4" w:rsidR="00FC642F" w:rsidRDefault="00FC642F" w:rsidP="00FC642F">
            <w:pPr>
              <w:rPr>
                <w:ins w:id="1281" w:author="David Conklin" w:date="2020-11-10T16:36:00Z"/>
              </w:rPr>
            </w:pPr>
            <w:ins w:id="1282" w:author="David Conklin" w:date="2020-11-10T16:37:00Z">
              <w:r>
                <w:t>2377</w:t>
              </w:r>
            </w:ins>
            <w:ins w:id="1283" w:author="David Conklin" w:date="2020-11-10T16:38:00Z">
              <w:r>
                <w:t>2909</w:t>
              </w:r>
            </w:ins>
          </w:p>
        </w:tc>
        <w:tc>
          <w:tcPr>
            <w:tcW w:w="0" w:type="auto"/>
          </w:tcPr>
          <w:p w14:paraId="510D70A2" w14:textId="7ABBB608" w:rsidR="00FC642F" w:rsidRDefault="00FC642F" w:rsidP="00FC642F">
            <w:pPr>
              <w:rPr>
                <w:ins w:id="1284" w:author="David Conklin" w:date="2020-11-10T16:36:00Z"/>
              </w:rPr>
            </w:pPr>
            <w:ins w:id="1285" w:author="David Conklin" w:date="2020-11-10T16:38:00Z">
              <w:r>
                <w:t>MCKENZIE RIVER NEAR VIDA</w:t>
              </w:r>
            </w:ins>
          </w:p>
        </w:tc>
        <w:tc>
          <w:tcPr>
            <w:tcW w:w="0" w:type="auto"/>
          </w:tcPr>
          <w:p w14:paraId="0BA6EA8B" w14:textId="7045D4AB" w:rsidR="00FC642F" w:rsidRDefault="00FC642F" w:rsidP="00FC642F">
            <w:pPr>
              <w:rPr>
                <w:ins w:id="1286" w:author="David Conklin" w:date="2020-11-10T16:36:00Z"/>
              </w:rPr>
            </w:pPr>
            <w:ins w:id="1287" w:author="David Conklin" w:date="2020-11-10T16:38:00Z">
              <w:r>
                <w:t>%bias</w:t>
              </w:r>
            </w:ins>
          </w:p>
        </w:tc>
        <w:tc>
          <w:tcPr>
            <w:tcW w:w="0" w:type="auto"/>
          </w:tcPr>
          <w:p w14:paraId="1D809B5C" w14:textId="038CA4F2" w:rsidR="00FC642F" w:rsidRDefault="00FC642F" w:rsidP="00FC642F">
            <w:pPr>
              <w:rPr>
                <w:ins w:id="1288" w:author="David Conklin" w:date="2020-11-10T16:36:00Z"/>
              </w:rPr>
            </w:pPr>
            <w:ins w:id="1289" w:author="David Conklin" w:date="2020-11-10T16:38:00Z">
              <w:r>
                <w:t>3.3%</w:t>
              </w:r>
            </w:ins>
          </w:p>
        </w:tc>
        <w:tc>
          <w:tcPr>
            <w:tcW w:w="0" w:type="auto"/>
          </w:tcPr>
          <w:p w14:paraId="69D4C91F" w14:textId="10A6BF07" w:rsidR="00FC642F" w:rsidRDefault="00FC642F" w:rsidP="00FC642F">
            <w:pPr>
              <w:rPr>
                <w:ins w:id="1290" w:author="David Conklin" w:date="2020-11-10T16:36:00Z"/>
              </w:rPr>
            </w:pPr>
            <w:ins w:id="1291" w:author="David Conklin" w:date="2020-11-10T16:38:00Z">
              <w:r>
                <w:t>VG</w:t>
              </w:r>
            </w:ins>
          </w:p>
        </w:tc>
      </w:tr>
      <w:tr w:rsidR="00FC642F" w14:paraId="466319F7" w14:textId="77777777" w:rsidTr="0064217D">
        <w:trPr>
          <w:ins w:id="1292" w:author="David Conklin" w:date="2020-11-10T16:36:00Z"/>
        </w:trPr>
        <w:tc>
          <w:tcPr>
            <w:tcW w:w="0" w:type="auto"/>
          </w:tcPr>
          <w:p w14:paraId="0732BC47" w14:textId="77777777" w:rsidR="00FC642F" w:rsidRDefault="00FC642F" w:rsidP="00FC642F">
            <w:pPr>
              <w:rPr>
                <w:ins w:id="1293" w:author="David Conklin" w:date="2020-11-10T16:36:00Z"/>
              </w:rPr>
            </w:pPr>
          </w:p>
        </w:tc>
        <w:tc>
          <w:tcPr>
            <w:tcW w:w="0" w:type="auto"/>
          </w:tcPr>
          <w:p w14:paraId="406D9196" w14:textId="77777777" w:rsidR="00FC642F" w:rsidRDefault="00FC642F" w:rsidP="00FC642F">
            <w:pPr>
              <w:rPr>
                <w:ins w:id="1294" w:author="David Conklin" w:date="2020-11-10T16:36:00Z"/>
              </w:rPr>
            </w:pPr>
          </w:p>
        </w:tc>
        <w:tc>
          <w:tcPr>
            <w:tcW w:w="0" w:type="auto"/>
          </w:tcPr>
          <w:p w14:paraId="4676FE42" w14:textId="77777777" w:rsidR="00FC642F" w:rsidRDefault="00FC642F" w:rsidP="00FC642F">
            <w:pPr>
              <w:rPr>
                <w:ins w:id="1295" w:author="David Conklin" w:date="2020-11-10T16:36:00Z"/>
              </w:rPr>
            </w:pPr>
          </w:p>
        </w:tc>
        <w:tc>
          <w:tcPr>
            <w:tcW w:w="0" w:type="auto"/>
          </w:tcPr>
          <w:p w14:paraId="5E0510DA" w14:textId="67FB2FAE" w:rsidR="00FC642F" w:rsidRDefault="00FC642F" w:rsidP="00FC642F">
            <w:pPr>
              <w:rPr>
                <w:ins w:id="1296" w:author="David Conklin" w:date="2020-11-10T16:36:00Z"/>
              </w:rPr>
            </w:pPr>
            <w:ins w:id="1297" w:author="David Conklin" w:date="2020-11-10T16:38:00Z">
              <w:r>
                <w:t>NSE</w:t>
              </w:r>
            </w:ins>
          </w:p>
        </w:tc>
        <w:tc>
          <w:tcPr>
            <w:tcW w:w="0" w:type="auto"/>
          </w:tcPr>
          <w:p w14:paraId="03646419" w14:textId="1B8BE323" w:rsidR="00FC642F" w:rsidRDefault="00FC642F" w:rsidP="00FC642F">
            <w:pPr>
              <w:rPr>
                <w:ins w:id="1298" w:author="David Conklin" w:date="2020-11-10T16:36:00Z"/>
              </w:rPr>
            </w:pPr>
            <w:ins w:id="1299" w:author="David Conklin" w:date="2020-11-10T16:38:00Z">
              <w:r>
                <w:t>0.69</w:t>
              </w:r>
            </w:ins>
          </w:p>
        </w:tc>
        <w:tc>
          <w:tcPr>
            <w:tcW w:w="0" w:type="auto"/>
          </w:tcPr>
          <w:p w14:paraId="3D60D1F3" w14:textId="6914A452" w:rsidR="00FC642F" w:rsidRDefault="00FC642F" w:rsidP="00FC642F">
            <w:pPr>
              <w:rPr>
                <w:ins w:id="1300" w:author="David Conklin" w:date="2020-11-10T16:36:00Z"/>
              </w:rPr>
            </w:pPr>
            <w:ins w:id="1301" w:author="David Conklin" w:date="2020-11-10T16:38:00Z">
              <w:r>
                <w:t>S</w:t>
              </w:r>
            </w:ins>
          </w:p>
        </w:tc>
      </w:tr>
      <w:tr w:rsidR="00FC642F" w14:paraId="4B389700" w14:textId="77777777" w:rsidTr="0064217D">
        <w:trPr>
          <w:ins w:id="1302" w:author="David Conklin" w:date="2020-11-10T16:36:00Z"/>
        </w:trPr>
        <w:tc>
          <w:tcPr>
            <w:tcW w:w="0" w:type="auto"/>
          </w:tcPr>
          <w:p w14:paraId="300EB841" w14:textId="77777777" w:rsidR="00FC642F" w:rsidRDefault="00FC642F" w:rsidP="00FC642F">
            <w:pPr>
              <w:rPr>
                <w:ins w:id="1303" w:author="David Conklin" w:date="2020-11-10T16:36:00Z"/>
              </w:rPr>
            </w:pPr>
          </w:p>
        </w:tc>
        <w:tc>
          <w:tcPr>
            <w:tcW w:w="0" w:type="auto"/>
          </w:tcPr>
          <w:p w14:paraId="3FBF5BBF" w14:textId="77777777" w:rsidR="00FC642F" w:rsidRDefault="00FC642F" w:rsidP="00FC642F">
            <w:pPr>
              <w:rPr>
                <w:ins w:id="1304" w:author="David Conklin" w:date="2020-11-10T16:36:00Z"/>
              </w:rPr>
            </w:pPr>
          </w:p>
        </w:tc>
        <w:tc>
          <w:tcPr>
            <w:tcW w:w="0" w:type="auto"/>
          </w:tcPr>
          <w:p w14:paraId="2B2F88D4" w14:textId="77777777" w:rsidR="00FC642F" w:rsidRDefault="00FC642F" w:rsidP="00FC642F">
            <w:pPr>
              <w:rPr>
                <w:ins w:id="1305" w:author="David Conklin" w:date="2020-11-10T16:36:00Z"/>
              </w:rPr>
            </w:pPr>
          </w:p>
        </w:tc>
        <w:tc>
          <w:tcPr>
            <w:tcW w:w="0" w:type="auto"/>
          </w:tcPr>
          <w:p w14:paraId="59A0E9B5" w14:textId="57F0C4F7" w:rsidR="00FC642F" w:rsidRDefault="00FC642F" w:rsidP="00FC642F">
            <w:pPr>
              <w:rPr>
                <w:ins w:id="1306" w:author="David Conklin" w:date="2020-11-10T16:36:00Z"/>
              </w:rPr>
            </w:pPr>
            <w:ins w:id="1307" w:author="David Conklin" w:date="2020-11-10T16:38:00Z">
              <w:r>
                <w:t>RSR</w:t>
              </w:r>
            </w:ins>
          </w:p>
        </w:tc>
        <w:tc>
          <w:tcPr>
            <w:tcW w:w="0" w:type="auto"/>
          </w:tcPr>
          <w:p w14:paraId="0D32A38B" w14:textId="46FE0E5A" w:rsidR="00FC642F" w:rsidRDefault="00FC642F" w:rsidP="00FC642F">
            <w:pPr>
              <w:rPr>
                <w:ins w:id="1308" w:author="David Conklin" w:date="2020-11-10T16:36:00Z"/>
              </w:rPr>
            </w:pPr>
            <w:ins w:id="1309" w:author="David Conklin" w:date="2020-11-10T16:38:00Z">
              <w:r>
                <w:t>0.</w:t>
              </w:r>
            </w:ins>
            <w:ins w:id="1310" w:author="David Conklin" w:date="2020-11-10T16:39:00Z">
              <w:r>
                <w:t>55</w:t>
              </w:r>
            </w:ins>
          </w:p>
        </w:tc>
        <w:tc>
          <w:tcPr>
            <w:tcW w:w="0" w:type="auto"/>
          </w:tcPr>
          <w:p w14:paraId="6AB8B65A" w14:textId="19F57016" w:rsidR="00FC642F" w:rsidRDefault="00FC642F" w:rsidP="00FC642F">
            <w:pPr>
              <w:rPr>
                <w:ins w:id="1311" w:author="David Conklin" w:date="2020-11-10T16:36:00Z"/>
              </w:rPr>
            </w:pPr>
            <w:ins w:id="1312" w:author="David Conklin" w:date="2020-11-10T16:39:00Z">
              <w:r>
                <w:t>G</w:t>
              </w:r>
            </w:ins>
          </w:p>
        </w:tc>
      </w:tr>
      <w:tr w:rsidR="00FC642F" w14:paraId="57B1F44F" w14:textId="77777777" w:rsidTr="0064217D">
        <w:trPr>
          <w:ins w:id="1313" w:author="David Conklin" w:date="2020-11-10T16:36:00Z"/>
        </w:trPr>
        <w:tc>
          <w:tcPr>
            <w:tcW w:w="0" w:type="auto"/>
          </w:tcPr>
          <w:p w14:paraId="2DB152B1" w14:textId="77777777" w:rsidR="00FC642F" w:rsidRDefault="00FC642F" w:rsidP="00FC642F">
            <w:pPr>
              <w:rPr>
                <w:ins w:id="1314" w:author="David Conklin" w:date="2020-11-10T16:36:00Z"/>
              </w:rPr>
            </w:pPr>
          </w:p>
        </w:tc>
        <w:tc>
          <w:tcPr>
            <w:tcW w:w="0" w:type="auto"/>
          </w:tcPr>
          <w:p w14:paraId="06BE208E" w14:textId="77777777" w:rsidR="00FC642F" w:rsidRDefault="00FC642F" w:rsidP="00FC642F">
            <w:pPr>
              <w:rPr>
                <w:ins w:id="1315" w:author="David Conklin" w:date="2020-11-10T16:36:00Z"/>
              </w:rPr>
            </w:pPr>
          </w:p>
        </w:tc>
        <w:tc>
          <w:tcPr>
            <w:tcW w:w="0" w:type="auto"/>
          </w:tcPr>
          <w:p w14:paraId="46F3894E" w14:textId="77777777" w:rsidR="00FC642F" w:rsidRDefault="00FC642F" w:rsidP="00FC642F">
            <w:pPr>
              <w:rPr>
                <w:ins w:id="1316" w:author="David Conklin" w:date="2020-11-10T16:36:00Z"/>
              </w:rPr>
            </w:pPr>
          </w:p>
        </w:tc>
        <w:tc>
          <w:tcPr>
            <w:tcW w:w="0" w:type="auto"/>
          </w:tcPr>
          <w:p w14:paraId="07E74523" w14:textId="4E195DD6" w:rsidR="00FC642F" w:rsidRDefault="00FC642F" w:rsidP="00FC642F">
            <w:pPr>
              <w:rPr>
                <w:ins w:id="1317" w:author="David Conklin" w:date="2020-11-10T16:36:00Z"/>
              </w:rPr>
            </w:pPr>
            <w:ins w:id="1318" w:author="David Conklin" w:date="2020-11-10T16:38:00Z">
              <w:r>
                <w:t>R2</w:t>
              </w:r>
            </w:ins>
          </w:p>
        </w:tc>
        <w:tc>
          <w:tcPr>
            <w:tcW w:w="0" w:type="auto"/>
          </w:tcPr>
          <w:p w14:paraId="4E541459" w14:textId="4453F4ED" w:rsidR="00FC642F" w:rsidRDefault="00FC642F" w:rsidP="00FC642F">
            <w:pPr>
              <w:rPr>
                <w:ins w:id="1319" w:author="David Conklin" w:date="2020-11-10T16:36:00Z"/>
              </w:rPr>
            </w:pPr>
            <w:ins w:id="1320" w:author="David Conklin" w:date="2020-11-10T16:38:00Z">
              <w:r>
                <w:t>0.</w:t>
              </w:r>
            </w:ins>
            <w:ins w:id="1321" w:author="David Conklin" w:date="2020-11-10T16:39:00Z">
              <w:r>
                <w:t>77</w:t>
              </w:r>
            </w:ins>
          </w:p>
        </w:tc>
        <w:tc>
          <w:tcPr>
            <w:tcW w:w="0" w:type="auto"/>
          </w:tcPr>
          <w:p w14:paraId="0A9D82DC" w14:textId="57263FC8" w:rsidR="00FC642F" w:rsidRDefault="00FC642F" w:rsidP="00FC642F">
            <w:pPr>
              <w:rPr>
                <w:ins w:id="1322" w:author="David Conklin" w:date="2020-11-10T16:36:00Z"/>
              </w:rPr>
            </w:pPr>
            <w:ins w:id="1323" w:author="David Conklin" w:date="2020-11-10T16:39:00Z">
              <w:r>
                <w:t>G</w:t>
              </w:r>
            </w:ins>
          </w:p>
        </w:tc>
      </w:tr>
      <w:tr w:rsidR="007639FF" w14:paraId="52DCC4F6" w14:textId="77777777" w:rsidTr="0064217D">
        <w:trPr>
          <w:ins w:id="1324" w:author="David Conklin" w:date="2020-11-10T16:39:00Z"/>
        </w:trPr>
        <w:tc>
          <w:tcPr>
            <w:tcW w:w="0" w:type="auto"/>
          </w:tcPr>
          <w:p w14:paraId="7987D4E2" w14:textId="3F507230" w:rsidR="007639FF" w:rsidRDefault="007639FF" w:rsidP="007639FF">
            <w:pPr>
              <w:rPr>
                <w:ins w:id="1325" w:author="David Conklin" w:date="2020-11-10T16:39:00Z"/>
              </w:rPr>
            </w:pPr>
            <w:ins w:id="1326" w:author="David Conklin" w:date="2020-11-10T16:39:00Z">
              <w:r>
                <w:t>14</w:t>
              </w:r>
            </w:ins>
            <w:ins w:id="1327" w:author="David Conklin" w:date="2020-11-10T16:40:00Z">
              <w:r>
                <w:t>164900</w:t>
              </w:r>
            </w:ins>
          </w:p>
        </w:tc>
        <w:tc>
          <w:tcPr>
            <w:tcW w:w="0" w:type="auto"/>
          </w:tcPr>
          <w:p w14:paraId="6AFECE13" w14:textId="6A8BD3FF" w:rsidR="007639FF" w:rsidRDefault="007639FF" w:rsidP="007639FF">
            <w:pPr>
              <w:rPr>
                <w:ins w:id="1328" w:author="David Conklin" w:date="2020-11-10T16:39:00Z"/>
              </w:rPr>
            </w:pPr>
            <w:ins w:id="1329" w:author="David Conklin" w:date="2020-11-10T16:40:00Z">
              <w:r>
                <w:t>23772751</w:t>
              </w:r>
            </w:ins>
          </w:p>
        </w:tc>
        <w:tc>
          <w:tcPr>
            <w:tcW w:w="0" w:type="auto"/>
          </w:tcPr>
          <w:p w14:paraId="4C3495EE" w14:textId="5CE2BDC9" w:rsidR="007639FF" w:rsidRDefault="007639FF" w:rsidP="007639FF">
            <w:pPr>
              <w:rPr>
                <w:ins w:id="1330" w:author="David Conklin" w:date="2020-11-10T16:39:00Z"/>
              </w:rPr>
            </w:pPr>
            <w:ins w:id="1331" w:author="David Conklin" w:date="2020-11-10T16:40:00Z">
              <w:r>
                <w:t>MCKENZIE RIVER ABV HAYDEN BR</w:t>
              </w:r>
            </w:ins>
          </w:p>
        </w:tc>
        <w:tc>
          <w:tcPr>
            <w:tcW w:w="0" w:type="auto"/>
          </w:tcPr>
          <w:p w14:paraId="18689C03" w14:textId="16E261AF" w:rsidR="007639FF" w:rsidRDefault="007639FF" w:rsidP="007639FF">
            <w:pPr>
              <w:rPr>
                <w:ins w:id="1332" w:author="David Conklin" w:date="2020-11-10T16:39:00Z"/>
              </w:rPr>
            </w:pPr>
            <w:ins w:id="1333" w:author="David Conklin" w:date="2020-11-10T16:41:00Z">
              <w:r>
                <w:t>%bias</w:t>
              </w:r>
            </w:ins>
          </w:p>
        </w:tc>
        <w:tc>
          <w:tcPr>
            <w:tcW w:w="0" w:type="auto"/>
          </w:tcPr>
          <w:p w14:paraId="0035DCAF" w14:textId="4F581BA0" w:rsidR="007639FF" w:rsidRDefault="007639FF" w:rsidP="007639FF">
            <w:pPr>
              <w:rPr>
                <w:ins w:id="1334" w:author="David Conklin" w:date="2020-11-10T16:39:00Z"/>
              </w:rPr>
            </w:pPr>
            <w:ins w:id="1335" w:author="David Conklin" w:date="2020-11-10T16:41:00Z">
              <w:r>
                <w:t>0.3%</w:t>
              </w:r>
            </w:ins>
          </w:p>
        </w:tc>
        <w:tc>
          <w:tcPr>
            <w:tcW w:w="0" w:type="auto"/>
          </w:tcPr>
          <w:p w14:paraId="2D5FE4E4" w14:textId="3BEF1607" w:rsidR="007639FF" w:rsidRDefault="007639FF" w:rsidP="007639FF">
            <w:pPr>
              <w:rPr>
                <w:ins w:id="1336" w:author="David Conklin" w:date="2020-11-10T16:39:00Z"/>
              </w:rPr>
            </w:pPr>
            <w:ins w:id="1337" w:author="David Conklin" w:date="2020-11-10T16:41:00Z">
              <w:r>
                <w:t>VG</w:t>
              </w:r>
            </w:ins>
          </w:p>
        </w:tc>
      </w:tr>
      <w:tr w:rsidR="007639FF" w14:paraId="71718F7F" w14:textId="77777777" w:rsidTr="0064217D">
        <w:trPr>
          <w:ins w:id="1338" w:author="David Conklin" w:date="2020-11-10T16:39:00Z"/>
        </w:trPr>
        <w:tc>
          <w:tcPr>
            <w:tcW w:w="0" w:type="auto"/>
          </w:tcPr>
          <w:p w14:paraId="30DCDA7F" w14:textId="77777777" w:rsidR="007639FF" w:rsidRDefault="007639FF" w:rsidP="007639FF">
            <w:pPr>
              <w:rPr>
                <w:ins w:id="1339" w:author="David Conklin" w:date="2020-11-10T16:39:00Z"/>
              </w:rPr>
            </w:pPr>
          </w:p>
        </w:tc>
        <w:tc>
          <w:tcPr>
            <w:tcW w:w="0" w:type="auto"/>
          </w:tcPr>
          <w:p w14:paraId="23B6F808" w14:textId="77777777" w:rsidR="007639FF" w:rsidRDefault="007639FF" w:rsidP="007639FF">
            <w:pPr>
              <w:rPr>
                <w:ins w:id="1340" w:author="David Conklin" w:date="2020-11-10T16:39:00Z"/>
              </w:rPr>
            </w:pPr>
          </w:p>
        </w:tc>
        <w:tc>
          <w:tcPr>
            <w:tcW w:w="0" w:type="auto"/>
          </w:tcPr>
          <w:p w14:paraId="3D55FFBB" w14:textId="77777777" w:rsidR="007639FF" w:rsidRDefault="007639FF" w:rsidP="007639FF">
            <w:pPr>
              <w:rPr>
                <w:ins w:id="1341" w:author="David Conklin" w:date="2020-11-10T16:39:00Z"/>
              </w:rPr>
            </w:pPr>
          </w:p>
        </w:tc>
        <w:tc>
          <w:tcPr>
            <w:tcW w:w="0" w:type="auto"/>
          </w:tcPr>
          <w:p w14:paraId="274084F3" w14:textId="5E2CDD30" w:rsidR="007639FF" w:rsidRDefault="007639FF" w:rsidP="007639FF">
            <w:pPr>
              <w:rPr>
                <w:ins w:id="1342" w:author="David Conklin" w:date="2020-11-10T16:39:00Z"/>
              </w:rPr>
            </w:pPr>
            <w:ins w:id="1343" w:author="David Conklin" w:date="2020-11-10T16:41:00Z">
              <w:r>
                <w:t>NSE</w:t>
              </w:r>
            </w:ins>
          </w:p>
        </w:tc>
        <w:tc>
          <w:tcPr>
            <w:tcW w:w="0" w:type="auto"/>
          </w:tcPr>
          <w:p w14:paraId="713913D9" w14:textId="5F9CAFAC" w:rsidR="007639FF" w:rsidRDefault="007639FF" w:rsidP="007639FF">
            <w:pPr>
              <w:rPr>
                <w:ins w:id="1344" w:author="David Conklin" w:date="2020-11-10T16:39:00Z"/>
              </w:rPr>
            </w:pPr>
            <w:ins w:id="1345" w:author="David Conklin" w:date="2020-11-10T16:41:00Z">
              <w:r>
                <w:t>0.77</w:t>
              </w:r>
            </w:ins>
          </w:p>
        </w:tc>
        <w:tc>
          <w:tcPr>
            <w:tcW w:w="0" w:type="auto"/>
          </w:tcPr>
          <w:p w14:paraId="35BB672A" w14:textId="09787F8F" w:rsidR="007639FF" w:rsidRDefault="007639FF" w:rsidP="007639FF">
            <w:pPr>
              <w:rPr>
                <w:ins w:id="1346" w:author="David Conklin" w:date="2020-11-10T16:39:00Z"/>
              </w:rPr>
            </w:pPr>
            <w:ins w:id="1347" w:author="David Conklin" w:date="2020-11-10T16:41:00Z">
              <w:r>
                <w:t>G</w:t>
              </w:r>
            </w:ins>
          </w:p>
        </w:tc>
      </w:tr>
      <w:tr w:rsidR="007639FF" w14:paraId="7E5A4378" w14:textId="77777777" w:rsidTr="0064217D">
        <w:trPr>
          <w:ins w:id="1348" w:author="David Conklin" w:date="2020-11-10T16:39:00Z"/>
        </w:trPr>
        <w:tc>
          <w:tcPr>
            <w:tcW w:w="0" w:type="auto"/>
          </w:tcPr>
          <w:p w14:paraId="7FCE4608" w14:textId="77777777" w:rsidR="007639FF" w:rsidRDefault="007639FF" w:rsidP="007639FF">
            <w:pPr>
              <w:rPr>
                <w:ins w:id="1349" w:author="David Conklin" w:date="2020-11-10T16:39:00Z"/>
              </w:rPr>
            </w:pPr>
          </w:p>
        </w:tc>
        <w:tc>
          <w:tcPr>
            <w:tcW w:w="0" w:type="auto"/>
          </w:tcPr>
          <w:p w14:paraId="27619C2A" w14:textId="77777777" w:rsidR="007639FF" w:rsidRDefault="007639FF" w:rsidP="007639FF">
            <w:pPr>
              <w:rPr>
                <w:ins w:id="1350" w:author="David Conklin" w:date="2020-11-10T16:39:00Z"/>
              </w:rPr>
            </w:pPr>
          </w:p>
        </w:tc>
        <w:tc>
          <w:tcPr>
            <w:tcW w:w="0" w:type="auto"/>
          </w:tcPr>
          <w:p w14:paraId="66B0C974" w14:textId="77777777" w:rsidR="007639FF" w:rsidRDefault="007639FF" w:rsidP="007639FF">
            <w:pPr>
              <w:rPr>
                <w:ins w:id="1351" w:author="David Conklin" w:date="2020-11-10T16:39:00Z"/>
              </w:rPr>
            </w:pPr>
          </w:p>
        </w:tc>
        <w:tc>
          <w:tcPr>
            <w:tcW w:w="0" w:type="auto"/>
          </w:tcPr>
          <w:p w14:paraId="272D4AF2" w14:textId="57A22E1F" w:rsidR="007639FF" w:rsidRDefault="007639FF" w:rsidP="007639FF">
            <w:pPr>
              <w:rPr>
                <w:ins w:id="1352" w:author="David Conklin" w:date="2020-11-10T16:39:00Z"/>
              </w:rPr>
            </w:pPr>
            <w:ins w:id="1353" w:author="David Conklin" w:date="2020-11-10T16:41:00Z">
              <w:r>
                <w:t>RSR</w:t>
              </w:r>
            </w:ins>
          </w:p>
        </w:tc>
        <w:tc>
          <w:tcPr>
            <w:tcW w:w="0" w:type="auto"/>
          </w:tcPr>
          <w:p w14:paraId="0FA0FDA9" w14:textId="6D72936C" w:rsidR="007639FF" w:rsidRDefault="007639FF" w:rsidP="007639FF">
            <w:pPr>
              <w:rPr>
                <w:ins w:id="1354" w:author="David Conklin" w:date="2020-11-10T16:39:00Z"/>
              </w:rPr>
            </w:pPr>
            <w:ins w:id="1355" w:author="David Conklin" w:date="2020-11-10T16:41:00Z">
              <w:r>
                <w:t>0.48</w:t>
              </w:r>
            </w:ins>
          </w:p>
        </w:tc>
        <w:tc>
          <w:tcPr>
            <w:tcW w:w="0" w:type="auto"/>
          </w:tcPr>
          <w:p w14:paraId="2E2FE468" w14:textId="54A9E945" w:rsidR="007639FF" w:rsidRDefault="007639FF" w:rsidP="007639FF">
            <w:pPr>
              <w:rPr>
                <w:ins w:id="1356" w:author="David Conklin" w:date="2020-11-10T16:39:00Z"/>
              </w:rPr>
            </w:pPr>
            <w:ins w:id="1357" w:author="David Conklin" w:date="2020-11-10T16:41:00Z">
              <w:r>
                <w:t>VG</w:t>
              </w:r>
            </w:ins>
          </w:p>
        </w:tc>
      </w:tr>
      <w:tr w:rsidR="007639FF" w14:paraId="3F18F6C7" w14:textId="77777777" w:rsidTr="0064217D">
        <w:trPr>
          <w:ins w:id="1358" w:author="David Conklin" w:date="2020-11-10T16:39:00Z"/>
        </w:trPr>
        <w:tc>
          <w:tcPr>
            <w:tcW w:w="0" w:type="auto"/>
          </w:tcPr>
          <w:p w14:paraId="14986005" w14:textId="77777777" w:rsidR="007639FF" w:rsidRDefault="007639FF" w:rsidP="007639FF">
            <w:pPr>
              <w:rPr>
                <w:ins w:id="1359" w:author="David Conklin" w:date="2020-11-10T16:39:00Z"/>
              </w:rPr>
            </w:pPr>
          </w:p>
        </w:tc>
        <w:tc>
          <w:tcPr>
            <w:tcW w:w="0" w:type="auto"/>
          </w:tcPr>
          <w:p w14:paraId="34A858B0" w14:textId="77777777" w:rsidR="007639FF" w:rsidRDefault="007639FF" w:rsidP="007639FF">
            <w:pPr>
              <w:rPr>
                <w:ins w:id="1360" w:author="David Conklin" w:date="2020-11-10T16:39:00Z"/>
              </w:rPr>
            </w:pPr>
          </w:p>
        </w:tc>
        <w:tc>
          <w:tcPr>
            <w:tcW w:w="0" w:type="auto"/>
          </w:tcPr>
          <w:p w14:paraId="395F2C9B" w14:textId="77777777" w:rsidR="007639FF" w:rsidRDefault="007639FF" w:rsidP="007639FF">
            <w:pPr>
              <w:rPr>
                <w:ins w:id="1361" w:author="David Conklin" w:date="2020-11-10T16:39:00Z"/>
              </w:rPr>
            </w:pPr>
          </w:p>
        </w:tc>
        <w:tc>
          <w:tcPr>
            <w:tcW w:w="0" w:type="auto"/>
          </w:tcPr>
          <w:p w14:paraId="133F19E4" w14:textId="72333730" w:rsidR="007639FF" w:rsidRDefault="007639FF" w:rsidP="007639FF">
            <w:pPr>
              <w:rPr>
                <w:ins w:id="1362" w:author="David Conklin" w:date="2020-11-10T16:39:00Z"/>
              </w:rPr>
            </w:pPr>
            <w:ins w:id="1363" w:author="David Conklin" w:date="2020-11-10T16:41:00Z">
              <w:r>
                <w:t>R2</w:t>
              </w:r>
            </w:ins>
          </w:p>
        </w:tc>
        <w:tc>
          <w:tcPr>
            <w:tcW w:w="0" w:type="auto"/>
          </w:tcPr>
          <w:p w14:paraId="76D102A9" w14:textId="24C17B9C" w:rsidR="007639FF" w:rsidRDefault="007639FF" w:rsidP="007639FF">
            <w:pPr>
              <w:rPr>
                <w:ins w:id="1364" w:author="David Conklin" w:date="2020-11-10T16:39:00Z"/>
              </w:rPr>
            </w:pPr>
            <w:ins w:id="1365" w:author="David Conklin" w:date="2020-11-10T16:41:00Z">
              <w:r>
                <w:t>0.78</w:t>
              </w:r>
            </w:ins>
          </w:p>
        </w:tc>
        <w:tc>
          <w:tcPr>
            <w:tcW w:w="0" w:type="auto"/>
          </w:tcPr>
          <w:p w14:paraId="4B600E7F" w14:textId="729B2C72" w:rsidR="007639FF" w:rsidRDefault="007639FF" w:rsidP="007639FF">
            <w:pPr>
              <w:rPr>
                <w:ins w:id="1366" w:author="David Conklin" w:date="2020-11-10T16:39:00Z"/>
              </w:rPr>
            </w:pPr>
            <w:ins w:id="1367" w:author="David Conklin" w:date="2020-11-10T16:41:00Z">
              <w:r>
                <w:t>G</w:t>
              </w:r>
            </w:ins>
          </w:p>
        </w:tc>
      </w:tr>
      <w:tr w:rsidR="00A41DB9" w14:paraId="6B874066" w14:textId="77777777" w:rsidTr="0064217D">
        <w:trPr>
          <w:ins w:id="1368" w:author="David Conklin" w:date="2020-11-10T16:42:00Z"/>
        </w:trPr>
        <w:tc>
          <w:tcPr>
            <w:tcW w:w="0" w:type="auto"/>
          </w:tcPr>
          <w:p w14:paraId="03523D9F" w14:textId="2AAB7253" w:rsidR="00A41DB9" w:rsidRDefault="00A41DB9" w:rsidP="00A41DB9">
            <w:pPr>
              <w:rPr>
                <w:ins w:id="1369" w:author="David Conklin" w:date="2020-11-10T16:42:00Z"/>
              </w:rPr>
            </w:pPr>
            <w:ins w:id="1370" w:author="David Conklin" w:date="2020-11-10T16:42:00Z">
              <w:r>
                <w:t>14165000</w:t>
              </w:r>
            </w:ins>
          </w:p>
        </w:tc>
        <w:tc>
          <w:tcPr>
            <w:tcW w:w="0" w:type="auto"/>
          </w:tcPr>
          <w:p w14:paraId="0512ABF8" w14:textId="0CCB33C7" w:rsidR="00A41DB9" w:rsidRDefault="00A41DB9" w:rsidP="00A41DB9">
            <w:pPr>
              <w:rPr>
                <w:ins w:id="1371" w:author="David Conklin" w:date="2020-11-10T16:42:00Z"/>
              </w:rPr>
            </w:pPr>
            <w:ins w:id="1372" w:author="David Conklin" w:date="2020-11-10T16:42:00Z">
              <w:r>
                <w:t>2377</w:t>
              </w:r>
            </w:ins>
            <w:ins w:id="1373" w:author="David Conklin" w:date="2020-11-10T16:43:00Z">
              <w:r>
                <w:t>3513</w:t>
              </w:r>
            </w:ins>
          </w:p>
        </w:tc>
        <w:tc>
          <w:tcPr>
            <w:tcW w:w="0" w:type="auto"/>
          </w:tcPr>
          <w:p w14:paraId="385C0D35" w14:textId="2A310665" w:rsidR="00A41DB9" w:rsidRDefault="00A41DB9" w:rsidP="00A41DB9">
            <w:pPr>
              <w:rPr>
                <w:ins w:id="1374" w:author="David Conklin" w:date="2020-11-10T16:42:00Z"/>
              </w:rPr>
            </w:pPr>
            <w:ins w:id="1375" w:author="David Conklin" w:date="2020-11-10T16:43:00Z">
              <w:r>
                <w:t>MOHAWK RIVER NEAR SPRINGFIELD</w:t>
              </w:r>
            </w:ins>
          </w:p>
        </w:tc>
        <w:tc>
          <w:tcPr>
            <w:tcW w:w="0" w:type="auto"/>
          </w:tcPr>
          <w:p w14:paraId="3E7378FF" w14:textId="1660A2C9" w:rsidR="00A41DB9" w:rsidRDefault="00A41DB9" w:rsidP="00A41DB9">
            <w:pPr>
              <w:rPr>
                <w:ins w:id="1376" w:author="David Conklin" w:date="2020-11-10T16:42:00Z"/>
              </w:rPr>
            </w:pPr>
            <w:ins w:id="1377" w:author="David Conklin" w:date="2020-11-10T16:43:00Z">
              <w:r>
                <w:t>%bias</w:t>
              </w:r>
            </w:ins>
          </w:p>
        </w:tc>
        <w:tc>
          <w:tcPr>
            <w:tcW w:w="0" w:type="auto"/>
          </w:tcPr>
          <w:p w14:paraId="6EF59584" w14:textId="6C051EE6" w:rsidR="00A41DB9" w:rsidRDefault="00EB3145" w:rsidP="00A41DB9">
            <w:pPr>
              <w:rPr>
                <w:ins w:id="1378" w:author="David Conklin" w:date="2020-11-10T16:42:00Z"/>
              </w:rPr>
            </w:pPr>
            <w:ins w:id="1379" w:author="David Conklin" w:date="2020-11-10T16:43:00Z">
              <w:r>
                <w:t>-0.4</w:t>
              </w:r>
              <w:r w:rsidR="00A41DB9">
                <w:t>%</w:t>
              </w:r>
            </w:ins>
          </w:p>
        </w:tc>
        <w:tc>
          <w:tcPr>
            <w:tcW w:w="0" w:type="auto"/>
          </w:tcPr>
          <w:p w14:paraId="5E75E2B6" w14:textId="1E41BF91" w:rsidR="00A41DB9" w:rsidRDefault="00A41DB9" w:rsidP="00A41DB9">
            <w:pPr>
              <w:rPr>
                <w:ins w:id="1380" w:author="David Conklin" w:date="2020-11-10T16:42:00Z"/>
              </w:rPr>
            </w:pPr>
            <w:ins w:id="1381" w:author="David Conklin" w:date="2020-11-10T16:43:00Z">
              <w:r>
                <w:t>VG</w:t>
              </w:r>
            </w:ins>
          </w:p>
        </w:tc>
      </w:tr>
      <w:tr w:rsidR="00A41DB9" w14:paraId="0A5CEB9B" w14:textId="77777777" w:rsidTr="0064217D">
        <w:trPr>
          <w:ins w:id="1382" w:author="David Conklin" w:date="2020-11-10T16:42:00Z"/>
        </w:trPr>
        <w:tc>
          <w:tcPr>
            <w:tcW w:w="0" w:type="auto"/>
          </w:tcPr>
          <w:p w14:paraId="31453C79" w14:textId="77777777" w:rsidR="00A41DB9" w:rsidRDefault="00A41DB9" w:rsidP="00A41DB9">
            <w:pPr>
              <w:rPr>
                <w:ins w:id="1383" w:author="David Conklin" w:date="2020-11-10T16:42:00Z"/>
              </w:rPr>
            </w:pPr>
          </w:p>
        </w:tc>
        <w:tc>
          <w:tcPr>
            <w:tcW w:w="0" w:type="auto"/>
          </w:tcPr>
          <w:p w14:paraId="482DC267" w14:textId="77777777" w:rsidR="00A41DB9" w:rsidRDefault="00A41DB9" w:rsidP="00A41DB9">
            <w:pPr>
              <w:rPr>
                <w:ins w:id="1384" w:author="David Conklin" w:date="2020-11-10T16:42:00Z"/>
              </w:rPr>
            </w:pPr>
          </w:p>
        </w:tc>
        <w:tc>
          <w:tcPr>
            <w:tcW w:w="0" w:type="auto"/>
          </w:tcPr>
          <w:p w14:paraId="1E87B818" w14:textId="77777777" w:rsidR="00A41DB9" w:rsidRDefault="00A41DB9" w:rsidP="00A41DB9">
            <w:pPr>
              <w:rPr>
                <w:ins w:id="1385" w:author="David Conklin" w:date="2020-11-10T16:42:00Z"/>
              </w:rPr>
            </w:pPr>
          </w:p>
        </w:tc>
        <w:tc>
          <w:tcPr>
            <w:tcW w:w="0" w:type="auto"/>
          </w:tcPr>
          <w:p w14:paraId="57AE3FEB" w14:textId="5B5EE4C8" w:rsidR="00A41DB9" w:rsidRDefault="00A41DB9" w:rsidP="00A41DB9">
            <w:pPr>
              <w:rPr>
                <w:ins w:id="1386" w:author="David Conklin" w:date="2020-11-10T16:42:00Z"/>
              </w:rPr>
            </w:pPr>
            <w:ins w:id="1387" w:author="David Conklin" w:date="2020-11-10T16:43:00Z">
              <w:r>
                <w:t>NSE</w:t>
              </w:r>
            </w:ins>
          </w:p>
        </w:tc>
        <w:tc>
          <w:tcPr>
            <w:tcW w:w="0" w:type="auto"/>
          </w:tcPr>
          <w:p w14:paraId="52D6F3FC" w14:textId="190C5079" w:rsidR="00A41DB9" w:rsidRDefault="00A41DB9" w:rsidP="00A41DB9">
            <w:pPr>
              <w:rPr>
                <w:ins w:id="1388" w:author="David Conklin" w:date="2020-11-10T16:42:00Z"/>
              </w:rPr>
            </w:pPr>
            <w:ins w:id="1389" w:author="David Conklin" w:date="2020-11-10T16:43:00Z">
              <w:r>
                <w:t>0.7</w:t>
              </w:r>
            </w:ins>
            <w:ins w:id="1390" w:author="David Conklin" w:date="2020-11-10T16:44:00Z">
              <w:r w:rsidR="00EB3145">
                <w:t>2</w:t>
              </w:r>
            </w:ins>
          </w:p>
        </w:tc>
        <w:tc>
          <w:tcPr>
            <w:tcW w:w="0" w:type="auto"/>
          </w:tcPr>
          <w:p w14:paraId="1B5AEDAE" w14:textId="3ED9EED9" w:rsidR="00A41DB9" w:rsidRDefault="00A41DB9" w:rsidP="00A41DB9">
            <w:pPr>
              <w:rPr>
                <w:ins w:id="1391" w:author="David Conklin" w:date="2020-11-10T16:42:00Z"/>
              </w:rPr>
            </w:pPr>
            <w:ins w:id="1392" w:author="David Conklin" w:date="2020-11-10T16:43:00Z">
              <w:r>
                <w:t>G</w:t>
              </w:r>
            </w:ins>
          </w:p>
        </w:tc>
      </w:tr>
      <w:tr w:rsidR="00A41DB9" w14:paraId="3D18757F" w14:textId="77777777" w:rsidTr="0064217D">
        <w:trPr>
          <w:ins w:id="1393" w:author="David Conklin" w:date="2020-11-10T16:42:00Z"/>
        </w:trPr>
        <w:tc>
          <w:tcPr>
            <w:tcW w:w="0" w:type="auto"/>
          </w:tcPr>
          <w:p w14:paraId="0EB4C3BC" w14:textId="77777777" w:rsidR="00A41DB9" w:rsidRDefault="00A41DB9" w:rsidP="00A41DB9">
            <w:pPr>
              <w:rPr>
                <w:ins w:id="1394" w:author="David Conklin" w:date="2020-11-10T16:42:00Z"/>
              </w:rPr>
            </w:pPr>
          </w:p>
        </w:tc>
        <w:tc>
          <w:tcPr>
            <w:tcW w:w="0" w:type="auto"/>
          </w:tcPr>
          <w:p w14:paraId="47C5AB4F" w14:textId="77777777" w:rsidR="00A41DB9" w:rsidRDefault="00A41DB9" w:rsidP="00A41DB9">
            <w:pPr>
              <w:rPr>
                <w:ins w:id="1395" w:author="David Conklin" w:date="2020-11-10T16:42:00Z"/>
              </w:rPr>
            </w:pPr>
          </w:p>
        </w:tc>
        <w:tc>
          <w:tcPr>
            <w:tcW w:w="0" w:type="auto"/>
          </w:tcPr>
          <w:p w14:paraId="0549CF64" w14:textId="77777777" w:rsidR="00A41DB9" w:rsidRDefault="00A41DB9" w:rsidP="00A41DB9">
            <w:pPr>
              <w:rPr>
                <w:ins w:id="1396" w:author="David Conklin" w:date="2020-11-10T16:42:00Z"/>
              </w:rPr>
            </w:pPr>
          </w:p>
        </w:tc>
        <w:tc>
          <w:tcPr>
            <w:tcW w:w="0" w:type="auto"/>
          </w:tcPr>
          <w:p w14:paraId="7BA5F30F" w14:textId="49ACDE7D" w:rsidR="00A41DB9" w:rsidRDefault="00A41DB9" w:rsidP="00A41DB9">
            <w:pPr>
              <w:rPr>
                <w:ins w:id="1397" w:author="David Conklin" w:date="2020-11-10T16:42:00Z"/>
              </w:rPr>
            </w:pPr>
            <w:ins w:id="1398" w:author="David Conklin" w:date="2020-11-10T16:43:00Z">
              <w:r>
                <w:t>RSR</w:t>
              </w:r>
            </w:ins>
          </w:p>
        </w:tc>
        <w:tc>
          <w:tcPr>
            <w:tcW w:w="0" w:type="auto"/>
          </w:tcPr>
          <w:p w14:paraId="286A8E72" w14:textId="33F4F410" w:rsidR="00A41DB9" w:rsidRDefault="00A41DB9" w:rsidP="00A41DB9">
            <w:pPr>
              <w:rPr>
                <w:ins w:id="1399" w:author="David Conklin" w:date="2020-11-10T16:42:00Z"/>
              </w:rPr>
            </w:pPr>
            <w:ins w:id="1400" w:author="David Conklin" w:date="2020-11-10T16:43:00Z">
              <w:r>
                <w:t>0.</w:t>
              </w:r>
            </w:ins>
            <w:ins w:id="1401" w:author="David Conklin" w:date="2020-11-10T16:44:00Z">
              <w:r w:rsidR="00EB3145">
                <w:t>53</w:t>
              </w:r>
            </w:ins>
          </w:p>
        </w:tc>
        <w:tc>
          <w:tcPr>
            <w:tcW w:w="0" w:type="auto"/>
          </w:tcPr>
          <w:p w14:paraId="1AE778F8" w14:textId="5743E9A5" w:rsidR="00A41DB9" w:rsidRDefault="00A41DB9" w:rsidP="00A41DB9">
            <w:pPr>
              <w:rPr>
                <w:ins w:id="1402" w:author="David Conklin" w:date="2020-11-10T16:42:00Z"/>
              </w:rPr>
            </w:pPr>
            <w:ins w:id="1403" w:author="David Conklin" w:date="2020-11-10T16:43:00Z">
              <w:r>
                <w:t>G</w:t>
              </w:r>
            </w:ins>
          </w:p>
        </w:tc>
      </w:tr>
      <w:tr w:rsidR="00A41DB9" w14:paraId="5EF3CEF7" w14:textId="77777777" w:rsidTr="0064217D">
        <w:trPr>
          <w:ins w:id="1404" w:author="David Conklin" w:date="2020-11-10T16:42:00Z"/>
        </w:trPr>
        <w:tc>
          <w:tcPr>
            <w:tcW w:w="0" w:type="auto"/>
          </w:tcPr>
          <w:p w14:paraId="42C31135" w14:textId="77777777" w:rsidR="00A41DB9" w:rsidRDefault="00A41DB9" w:rsidP="00A41DB9">
            <w:pPr>
              <w:rPr>
                <w:ins w:id="1405" w:author="David Conklin" w:date="2020-11-10T16:42:00Z"/>
              </w:rPr>
            </w:pPr>
          </w:p>
        </w:tc>
        <w:tc>
          <w:tcPr>
            <w:tcW w:w="0" w:type="auto"/>
          </w:tcPr>
          <w:p w14:paraId="5077F518" w14:textId="77777777" w:rsidR="00A41DB9" w:rsidRDefault="00A41DB9" w:rsidP="00A41DB9">
            <w:pPr>
              <w:rPr>
                <w:ins w:id="1406" w:author="David Conklin" w:date="2020-11-10T16:42:00Z"/>
              </w:rPr>
            </w:pPr>
          </w:p>
        </w:tc>
        <w:tc>
          <w:tcPr>
            <w:tcW w:w="0" w:type="auto"/>
          </w:tcPr>
          <w:p w14:paraId="25028791" w14:textId="77777777" w:rsidR="00A41DB9" w:rsidRDefault="00A41DB9" w:rsidP="00A41DB9">
            <w:pPr>
              <w:rPr>
                <w:ins w:id="1407" w:author="David Conklin" w:date="2020-11-10T16:42:00Z"/>
              </w:rPr>
            </w:pPr>
          </w:p>
        </w:tc>
        <w:tc>
          <w:tcPr>
            <w:tcW w:w="0" w:type="auto"/>
          </w:tcPr>
          <w:p w14:paraId="6D178417" w14:textId="5684CD85" w:rsidR="00A41DB9" w:rsidRDefault="00A41DB9" w:rsidP="00A41DB9">
            <w:pPr>
              <w:rPr>
                <w:ins w:id="1408" w:author="David Conklin" w:date="2020-11-10T16:42:00Z"/>
              </w:rPr>
            </w:pPr>
            <w:ins w:id="1409" w:author="David Conklin" w:date="2020-11-10T16:43:00Z">
              <w:r>
                <w:t>R2</w:t>
              </w:r>
            </w:ins>
          </w:p>
        </w:tc>
        <w:tc>
          <w:tcPr>
            <w:tcW w:w="0" w:type="auto"/>
          </w:tcPr>
          <w:p w14:paraId="3A334BF5" w14:textId="31FCA88F" w:rsidR="00A41DB9" w:rsidRDefault="00A41DB9" w:rsidP="00A41DB9">
            <w:pPr>
              <w:rPr>
                <w:ins w:id="1410" w:author="David Conklin" w:date="2020-11-10T16:42:00Z"/>
              </w:rPr>
            </w:pPr>
            <w:ins w:id="1411" w:author="David Conklin" w:date="2020-11-10T16:43:00Z">
              <w:r>
                <w:t>0.</w:t>
              </w:r>
            </w:ins>
            <w:ins w:id="1412" w:author="David Conklin" w:date="2020-11-10T16:44:00Z">
              <w:r w:rsidR="00EB3145">
                <w:t>81</w:t>
              </w:r>
            </w:ins>
          </w:p>
        </w:tc>
        <w:tc>
          <w:tcPr>
            <w:tcW w:w="0" w:type="auto"/>
          </w:tcPr>
          <w:p w14:paraId="5CF5DB88" w14:textId="43C764FC" w:rsidR="00A41DB9" w:rsidRDefault="00A41DB9" w:rsidP="00A41DB9">
            <w:pPr>
              <w:rPr>
                <w:ins w:id="1413" w:author="David Conklin" w:date="2020-11-10T16:42:00Z"/>
              </w:rPr>
            </w:pPr>
            <w:ins w:id="1414" w:author="David Conklin" w:date="2020-11-10T16:43:00Z">
              <w:r>
                <w:t>G</w:t>
              </w:r>
            </w:ins>
          </w:p>
        </w:tc>
      </w:tr>
    </w:tbl>
    <w:p w14:paraId="7F7A6FB9" w14:textId="171D19F9" w:rsidR="007E57E4" w:rsidRDefault="007E57E4" w:rsidP="007E57E4">
      <w:pPr>
        <w:rPr>
          <w:ins w:id="1415" w:author="David Conklin" w:date="2020-11-09T15:29:00Z"/>
        </w:rPr>
      </w:pPr>
    </w:p>
    <w:p w14:paraId="527A3268" w14:textId="18166E34" w:rsidR="007E57E4" w:rsidRDefault="00F81EFD" w:rsidP="007E57E4">
      <w:pPr>
        <w:rPr>
          <w:ins w:id="1416" w:author="David Conklin" w:date="2020-11-10T16:47:00Z"/>
        </w:rPr>
      </w:pPr>
      <w:ins w:id="1417" w:author="David Conklin" w:date="2020-11-10T16:46:00Z">
        <w:r>
          <w:t>Flow locations with unsatisfactory simulation skill grades</w:t>
        </w:r>
      </w:ins>
    </w:p>
    <w:tbl>
      <w:tblPr>
        <w:tblStyle w:val="TableGrid"/>
        <w:tblW w:w="0" w:type="auto"/>
        <w:tblLook w:val="04A0" w:firstRow="1" w:lastRow="0" w:firstColumn="1" w:lastColumn="0" w:noHBand="0" w:noVBand="1"/>
        <w:tblPrChange w:id="1418" w:author="David Conklin" w:date="2020-11-10T16:48:00Z">
          <w:tblPr>
            <w:tblStyle w:val="TableGrid"/>
            <w:tblW w:w="0" w:type="auto"/>
            <w:tblLook w:val="04A0" w:firstRow="1" w:lastRow="0" w:firstColumn="1" w:lastColumn="0" w:noHBand="0" w:noVBand="1"/>
          </w:tblPr>
        </w:tblPrChange>
      </w:tblPr>
      <w:tblGrid>
        <w:gridCol w:w="1870"/>
        <w:gridCol w:w="1870"/>
        <w:gridCol w:w="4355"/>
        <w:tblGridChange w:id="1419">
          <w:tblGrid>
            <w:gridCol w:w="1870"/>
            <w:gridCol w:w="1870"/>
            <w:gridCol w:w="1870"/>
            <w:gridCol w:w="2485"/>
          </w:tblGrid>
        </w:tblGridChange>
      </w:tblGrid>
      <w:tr w:rsidR="00F81EFD" w14:paraId="2C2A2062" w14:textId="77777777" w:rsidTr="00F81EFD">
        <w:trPr>
          <w:ins w:id="1420" w:author="David Conklin" w:date="2020-11-10T16:47:00Z"/>
          <w:trPrChange w:id="1421" w:author="David Conklin" w:date="2020-11-10T16:48:00Z">
            <w:trPr>
              <w:gridAfter w:val="0"/>
            </w:trPr>
          </w:trPrChange>
        </w:trPr>
        <w:tc>
          <w:tcPr>
            <w:tcW w:w="1870" w:type="dxa"/>
            <w:tcPrChange w:id="1422" w:author="David Conklin" w:date="2020-11-10T16:48:00Z">
              <w:tcPr>
                <w:tcW w:w="1870" w:type="dxa"/>
              </w:tcPr>
            </w:tcPrChange>
          </w:tcPr>
          <w:p w14:paraId="2E7B75D8" w14:textId="247FA604" w:rsidR="00F81EFD" w:rsidRDefault="00F81EFD" w:rsidP="007E57E4">
            <w:pPr>
              <w:rPr>
                <w:ins w:id="1423" w:author="David Conklin" w:date="2020-11-10T16:47:00Z"/>
              </w:rPr>
            </w:pPr>
            <w:ins w:id="1424" w:author="David Conklin" w:date="2020-11-10T16:47:00Z">
              <w:r>
                <w:t>gage</w:t>
              </w:r>
            </w:ins>
          </w:p>
        </w:tc>
        <w:tc>
          <w:tcPr>
            <w:tcW w:w="1870" w:type="dxa"/>
            <w:tcPrChange w:id="1425" w:author="David Conklin" w:date="2020-11-10T16:48:00Z">
              <w:tcPr>
                <w:tcW w:w="1870" w:type="dxa"/>
              </w:tcPr>
            </w:tcPrChange>
          </w:tcPr>
          <w:p w14:paraId="5164BD34" w14:textId="4A61346D" w:rsidR="00F81EFD" w:rsidRDefault="00F81EFD" w:rsidP="007E57E4">
            <w:pPr>
              <w:rPr>
                <w:ins w:id="1426" w:author="David Conklin" w:date="2020-11-10T16:47:00Z"/>
              </w:rPr>
            </w:pPr>
            <w:ins w:id="1427" w:author="David Conklin" w:date="2020-11-10T16:47:00Z">
              <w:r>
                <w:t>COMID</w:t>
              </w:r>
            </w:ins>
          </w:p>
        </w:tc>
        <w:tc>
          <w:tcPr>
            <w:tcW w:w="4355" w:type="dxa"/>
            <w:tcPrChange w:id="1428" w:author="David Conklin" w:date="2020-11-10T16:48:00Z">
              <w:tcPr>
                <w:tcW w:w="1870" w:type="dxa"/>
              </w:tcPr>
            </w:tcPrChange>
          </w:tcPr>
          <w:p w14:paraId="20BB56A6" w14:textId="322E41E6" w:rsidR="00F81EFD" w:rsidRDefault="00F81EFD" w:rsidP="007E57E4">
            <w:pPr>
              <w:rPr>
                <w:ins w:id="1429" w:author="David Conklin" w:date="2020-11-10T16:47:00Z"/>
              </w:rPr>
            </w:pPr>
            <w:ins w:id="1430" w:author="David Conklin" w:date="2020-11-10T16:47:00Z">
              <w:r>
                <w:t>location</w:t>
              </w:r>
            </w:ins>
          </w:p>
        </w:tc>
      </w:tr>
      <w:tr w:rsidR="00F81EFD" w14:paraId="512F5D8F" w14:textId="77777777" w:rsidTr="00F81EFD">
        <w:trPr>
          <w:ins w:id="1431" w:author="David Conklin" w:date="2020-11-10T16:47:00Z"/>
          <w:trPrChange w:id="1432" w:author="David Conklin" w:date="2020-11-10T16:48:00Z">
            <w:trPr>
              <w:gridAfter w:val="0"/>
            </w:trPr>
          </w:trPrChange>
        </w:trPr>
        <w:tc>
          <w:tcPr>
            <w:tcW w:w="1870" w:type="dxa"/>
            <w:tcPrChange w:id="1433" w:author="David Conklin" w:date="2020-11-10T16:48:00Z">
              <w:tcPr>
                <w:tcW w:w="1870" w:type="dxa"/>
              </w:tcPr>
            </w:tcPrChange>
          </w:tcPr>
          <w:p w14:paraId="67291E46" w14:textId="041F9A2A" w:rsidR="00F81EFD" w:rsidRDefault="00F81EFD" w:rsidP="007E57E4">
            <w:pPr>
              <w:rPr>
                <w:ins w:id="1434" w:author="David Conklin" w:date="2020-11-10T16:47:00Z"/>
              </w:rPr>
            </w:pPr>
            <w:ins w:id="1435" w:author="David Conklin" w:date="2020-11-10T16:48:00Z">
              <w:r>
                <w:t>14158500</w:t>
              </w:r>
            </w:ins>
          </w:p>
        </w:tc>
        <w:tc>
          <w:tcPr>
            <w:tcW w:w="1870" w:type="dxa"/>
            <w:tcPrChange w:id="1436" w:author="David Conklin" w:date="2020-11-10T16:48:00Z">
              <w:tcPr>
                <w:tcW w:w="1870" w:type="dxa"/>
              </w:tcPr>
            </w:tcPrChange>
          </w:tcPr>
          <w:p w14:paraId="2F7B58FE" w14:textId="335DC35D" w:rsidR="00F81EFD" w:rsidRDefault="00F81EFD" w:rsidP="007E57E4">
            <w:pPr>
              <w:rPr>
                <w:ins w:id="1437" w:author="David Conklin" w:date="2020-11-10T16:47:00Z"/>
              </w:rPr>
            </w:pPr>
            <w:ins w:id="1438" w:author="David Conklin" w:date="2020-11-10T16:48:00Z">
              <w:r>
                <w:t>23773373</w:t>
              </w:r>
            </w:ins>
          </w:p>
        </w:tc>
        <w:tc>
          <w:tcPr>
            <w:tcW w:w="4355" w:type="dxa"/>
            <w:tcPrChange w:id="1439" w:author="David Conklin" w:date="2020-11-10T16:48:00Z">
              <w:tcPr>
                <w:tcW w:w="1870" w:type="dxa"/>
              </w:tcPr>
            </w:tcPrChange>
          </w:tcPr>
          <w:p w14:paraId="2A11E1E4" w14:textId="48CEFE3D" w:rsidR="00F81EFD" w:rsidRDefault="00F81EFD" w:rsidP="007E57E4">
            <w:pPr>
              <w:rPr>
                <w:ins w:id="1440" w:author="David Conklin" w:date="2020-11-10T16:47:00Z"/>
              </w:rPr>
            </w:pPr>
            <w:ins w:id="1441" w:author="David Conklin" w:date="2020-11-10T16:48:00Z">
              <w:r>
                <w:t>MCKENZIE RIVER AT OUTLET OF CLEAR LAKE</w:t>
              </w:r>
            </w:ins>
          </w:p>
        </w:tc>
      </w:tr>
      <w:tr w:rsidR="00F81EFD" w14:paraId="182B2ABD" w14:textId="77777777" w:rsidTr="00F81EFD">
        <w:trPr>
          <w:ins w:id="1442" w:author="David Conklin" w:date="2020-11-10T16:49:00Z"/>
        </w:trPr>
        <w:tc>
          <w:tcPr>
            <w:tcW w:w="1870" w:type="dxa"/>
          </w:tcPr>
          <w:p w14:paraId="62037F8C" w14:textId="1FF420F8" w:rsidR="00F81EFD" w:rsidRDefault="00F81EFD" w:rsidP="007E57E4">
            <w:pPr>
              <w:rPr>
                <w:ins w:id="1443" w:author="David Conklin" w:date="2020-11-10T16:49:00Z"/>
              </w:rPr>
            </w:pPr>
            <w:ins w:id="1444" w:author="David Conklin" w:date="2020-11-10T16:49:00Z">
              <w:r>
                <w:t>14158850</w:t>
              </w:r>
            </w:ins>
          </w:p>
        </w:tc>
        <w:tc>
          <w:tcPr>
            <w:tcW w:w="1870" w:type="dxa"/>
          </w:tcPr>
          <w:p w14:paraId="3B410064" w14:textId="31A5D3B4" w:rsidR="00F81EFD" w:rsidRDefault="00F81EFD" w:rsidP="007E57E4">
            <w:pPr>
              <w:rPr>
                <w:ins w:id="1445" w:author="David Conklin" w:date="2020-11-10T16:49:00Z"/>
              </w:rPr>
            </w:pPr>
            <w:ins w:id="1446" w:author="David Conklin" w:date="2020-11-10T16:49:00Z">
              <w:r>
                <w:t>23773359</w:t>
              </w:r>
            </w:ins>
          </w:p>
        </w:tc>
        <w:tc>
          <w:tcPr>
            <w:tcW w:w="4355" w:type="dxa"/>
          </w:tcPr>
          <w:p w14:paraId="47B8D0B2" w14:textId="7B002F98" w:rsidR="00F81EFD" w:rsidRDefault="00F81EFD" w:rsidP="007E57E4">
            <w:pPr>
              <w:rPr>
                <w:ins w:id="1447" w:author="David Conklin" w:date="2020-11-10T16:49:00Z"/>
              </w:rPr>
            </w:pPr>
            <w:ins w:id="1448" w:author="David Conklin" w:date="2020-11-10T16:49:00Z">
              <w:r>
                <w:t>BLW TRAIL BR</w:t>
              </w:r>
            </w:ins>
            <w:ins w:id="1449" w:author="David Conklin" w:date="2020-11-10T16:50:00Z">
              <w:r>
                <w:t xml:space="preserve"> DAM NR BELKNAP SPRINGS</w:t>
              </w:r>
            </w:ins>
          </w:p>
        </w:tc>
      </w:tr>
      <w:tr w:rsidR="00F81EFD" w14:paraId="1531D33A" w14:textId="77777777" w:rsidTr="00F81EFD">
        <w:trPr>
          <w:ins w:id="1450" w:author="David Conklin" w:date="2020-11-10T16:49:00Z"/>
        </w:trPr>
        <w:tc>
          <w:tcPr>
            <w:tcW w:w="1870" w:type="dxa"/>
          </w:tcPr>
          <w:p w14:paraId="339697EC" w14:textId="76BC4F87" w:rsidR="00F81EFD" w:rsidRDefault="00F81EFD" w:rsidP="007E57E4">
            <w:pPr>
              <w:rPr>
                <w:ins w:id="1451" w:author="David Conklin" w:date="2020-11-10T16:49:00Z"/>
              </w:rPr>
            </w:pPr>
            <w:ins w:id="1452" w:author="David Conklin" w:date="2020-11-10T16:50:00Z">
              <w:r>
                <w:t>14159500</w:t>
              </w:r>
            </w:ins>
          </w:p>
        </w:tc>
        <w:tc>
          <w:tcPr>
            <w:tcW w:w="1870" w:type="dxa"/>
          </w:tcPr>
          <w:p w14:paraId="334F0649" w14:textId="55471FC1" w:rsidR="00F81EFD" w:rsidRDefault="00F81EFD" w:rsidP="007E57E4">
            <w:pPr>
              <w:rPr>
                <w:ins w:id="1453" w:author="David Conklin" w:date="2020-11-10T16:49:00Z"/>
              </w:rPr>
            </w:pPr>
            <w:ins w:id="1454" w:author="David Conklin" w:date="2020-11-10T16:50:00Z">
              <w:r>
                <w:t>23773009</w:t>
              </w:r>
            </w:ins>
          </w:p>
        </w:tc>
        <w:tc>
          <w:tcPr>
            <w:tcW w:w="4355" w:type="dxa"/>
          </w:tcPr>
          <w:p w14:paraId="79B0F848" w14:textId="4B70637C" w:rsidR="00F81EFD" w:rsidRDefault="00F81EFD" w:rsidP="007E57E4">
            <w:pPr>
              <w:rPr>
                <w:ins w:id="1455" w:author="David Conklin" w:date="2020-11-10T16:49:00Z"/>
              </w:rPr>
            </w:pPr>
            <w:ins w:id="1456" w:author="David Conklin" w:date="2020-11-10T16:50:00Z">
              <w:r>
                <w:t xml:space="preserve">SOUTH FORK </w:t>
              </w:r>
            </w:ins>
            <w:ins w:id="1457" w:author="David Conklin" w:date="2020-11-10T16:51:00Z">
              <w:r>
                <w:t>MCKENZIE NEAR RAINBO</w:t>
              </w:r>
            </w:ins>
            <w:ins w:id="1458" w:author="David Conklin" w:date="2020-11-11T04:47:00Z">
              <w:r w:rsidR="00535731">
                <w:t>W</w:t>
              </w:r>
            </w:ins>
          </w:p>
        </w:tc>
      </w:tr>
      <w:tr w:rsidR="00F81EFD" w14:paraId="4B0FAC6C" w14:textId="77777777" w:rsidTr="00F81EFD">
        <w:trPr>
          <w:ins w:id="1459" w:author="David Conklin" w:date="2020-11-10T16:49:00Z"/>
        </w:trPr>
        <w:tc>
          <w:tcPr>
            <w:tcW w:w="1870" w:type="dxa"/>
          </w:tcPr>
          <w:p w14:paraId="7CF8453F" w14:textId="347B2425" w:rsidR="00F81EFD" w:rsidRDefault="00F81EFD" w:rsidP="007E57E4">
            <w:pPr>
              <w:rPr>
                <w:ins w:id="1460" w:author="David Conklin" w:date="2020-11-10T16:49:00Z"/>
              </w:rPr>
            </w:pPr>
            <w:ins w:id="1461" w:author="David Conklin" w:date="2020-11-10T16:51:00Z">
              <w:r>
                <w:t>14163150</w:t>
              </w:r>
            </w:ins>
          </w:p>
        </w:tc>
        <w:tc>
          <w:tcPr>
            <w:tcW w:w="1870" w:type="dxa"/>
          </w:tcPr>
          <w:p w14:paraId="5B8576B3" w14:textId="26CE5F42" w:rsidR="00F81EFD" w:rsidRDefault="00F81EFD" w:rsidP="007E57E4">
            <w:pPr>
              <w:rPr>
                <w:ins w:id="1462" w:author="David Conklin" w:date="2020-11-10T16:49:00Z"/>
              </w:rPr>
            </w:pPr>
            <w:ins w:id="1463" w:author="David Conklin" w:date="2020-11-10T16:51:00Z">
              <w:r>
                <w:t>23772857</w:t>
              </w:r>
            </w:ins>
          </w:p>
        </w:tc>
        <w:tc>
          <w:tcPr>
            <w:tcW w:w="4355" w:type="dxa"/>
          </w:tcPr>
          <w:p w14:paraId="2A2791C3" w14:textId="13A58E6B" w:rsidR="00F81EFD" w:rsidRDefault="00F81EFD" w:rsidP="007E57E4">
            <w:pPr>
              <w:rPr>
                <w:ins w:id="1464" w:author="David Conklin" w:date="2020-11-10T16:49:00Z"/>
              </w:rPr>
            </w:pPr>
            <w:ins w:id="1465" w:author="David Conklin" w:date="2020-11-10T16:51:00Z">
              <w:r>
                <w:t>BLW LEABURG DAM</w:t>
              </w:r>
            </w:ins>
          </w:p>
        </w:tc>
      </w:tr>
      <w:tr w:rsidR="00F81EFD" w14:paraId="099C84B9" w14:textId="77777777" w:rsidTr="00F81EFD">
        <w:trPr>
          <w:ins w:id="1466" w:author="David Conklin" w:date="2020-11-10T16:49:00Z"/>
        </w:trPr>
        <w:tc>
          <w:tcPr>
            <w:tcW w:w="1870" w:type="dxa"/>
          </w:tcPr>
          <w:p w14:paraId="63CFB327" w14:textId="7DA4E215" w:rsidR="00F81EFD" w:rsidRDefault="00F81EFD" w:rsidP="007E57E4">
            <w:pPr>
              <w:rPr>
                <w:ins w:id="1467" w:author="David Conklin" w:date="2020-11-10T16:49:00Z"/>
              </w:rPr>
            </w:pPr>
            <w:ins w:id="1468" w:author="David Conklin" w:date="2020-11-10T16:51:00Z">
              <w:r>
                <w:t>14163900</w:t>
              </w:r>
            </w:ins>
          </w:p>
        </w:tc>
        <w:tc>
          <w:tcPr>
            <w:tcW w:w="1870" w:type="dxa"/>
          </w:tcPr>
          <w:p w14:paraId="3218CE10" w14:textId="13F65AE1" w:rsidR="00F81EFD" w:rsidRDefault="00F81EFD" w:rsidP="007E57E4">
            <w:pPr>
              <w:rPr>
                <w:ins w:id="1469" w:author="David Conklin" w:date="2020-11-10T16:49:00Z"/>
              </w:rPr>
            </w:pPr>
            <w:ins w:id="1470" w:author="David Conklin" w:date="2020-11-10T16:52:00Z">
              <w:r>
                <w:t>23772801</w:t>
              </w:r>
            </w:ins>
          </w:p>
        </w:tc>
        <w:tc>
          <w:tcPr>
            <w:tcW w:w="4355" w:type="dxa"/>
          </w:tcPr>
          <w:p w14:paraId="7CA60F0E" w14:textId="10132536" w:rsidR="00F81EFD" w:rsidRDefault="00F81EFD" w:rsidP="007E57E4">
            <w:pPr>
              <w:rPr>
                <w:ins w:id="1471" w:author="David Conklin" w:date="2020-11-10T16:49:00Z"/>
              </w:rPr>
            </w:pPr>
            <w:ins w:id="1472" w:author="David Conklin" w:date="2020-11-10T16:52:00Z">
              <w:r>
                <w:t>NEAR WALTERVILLE</w:t>
              </w:r>
            </w:ins>
          </w:p>
        </w:tc>
      </w:tr>
      <w:tr w:rsidR="00F81EFD" w14:paraId="18AEF31A" w14:textId="77777777" w:rsidTr="00F81EFD">
        <w:trPr>
          <w:ins w:id="1473" w:author="David Conklin" w:date="2020-11-10T16:49:00Z"/>
        </w:trPr>
        <w:tc>
          <w:tcPr>
            <w:tcW w:w="1870" w:type="dxa"/>
          </w:tcPr>
          <w:p w14:paraId="30BBA12F" w14:textId="4BDC9987" w:rsidR="00F81EFD" w:rsidRDefault="00F81EFD" w:rsidP="007E57E4">
            <w:pPr>
              <w:rPr>
                <w:ins w:id="1474" w:author="David Conklin" w:date="2020-11-10T16:49:00Z"/>
              </w:rPr>
            </w:pPr>
            <w:ins w:id="1475" w:author="David Conklin" w:date="2020-11-10T16:52:00Z">
              <w:r>
                <w:t>14164700</w:t>
              </w:r>
            </w:ins>
          </w:p>
        </w:tc>
        <w:tc>
          <w:tcPr>
            <w:tcW w:w="1870" w:type="dxa"/>
          </w:tcPr>
          <w:p w14:paraId="29235F84" w14:textId="648BBB22" w:rsidR="00F81EFD" w:rsidRDefault="00F81EFD" w:rsidP="007E57E4">
            <w:pPr>
              <w:rPr>
                <w:ins w:id="1476" w:author="David Conklin" w:date="2020-11-10T16:49:00Z"/>
              </w:rPr>
            </w:pPr>
            <w:ins w:id="1477" w:author="David Conklin" w:date="2020-11-10T16:52:00Z">
              <w:r>
                <w:t>23774369</w:t>
              </w:r>
            </w:ins>
          </w:p>
        </w:tc>
        <w:tc>
          <w:tcPr>
            <w:tcW w:w="4355" w:type="dxa"/>
          </w:tcPr>
          <w:p w14:paraId="4D1423D1" w14:textId="2DF0375D" w:rsidR="00F81EFD" w:rsidRDefault="00F81EFD" w:rsidP="007E57E4">
            <w:pPr>
              <w:rPr>
                <w:ins w:id="1478" w:author="David Conklin" w:date="2020-11-10T16:49:00Z"/>
              </w:rPr>
            </w:pPr>
            <w:ins w:id="1479" w:author="David Conklin" w:date="2020-11-10T16:52:00Z">
              <w:r>
                <w:t>CEDAR CREEK AT SPRINGFIELD</w:t>
              </w:r>
            </w:ins>
          </w:p>
        </w:tc>
      </w:tr>
    </w:tbl>
    <w:p w14:paraId="2F8E7FAF" w14:textId="0CD92B0F" w:rsidR="00F81EFD" w:rsidRDefault="00F81EFD" w:rsidP="007E57E4">
      <w:pPr>
        <w:rPr>
          <w:ins w:id="1480" w:author="David Conklin" w:date="2020-11-10T16:59:00Z"/>
        </w:rPr>
      </w:pPr>
    </w:p>
    <w:p w14:paraId="6100330C" w14:textId="77777777" w:rsidR="006200EB" w:rsidRDefault="006200EB">
      <w:pPr>
        <w:rPr>
          <w:ins w:id="1481" w:author="David Conklin" w:date="2020-11-11T04:42:00Z"/>
        </w:rPr>
      </w:pPr>
      <w:ins w:id="1482" w:author="David Conklin" w:date="2020-11-11T04:42:00Z">
        <w:r>
          <w:br w:type="page"/>
        </w:r>
      </w:ins>
    </w:p>
    <w:p w14:paraId="025588A3" w14:textId="0A0AF25B" w:rsidR="00E70EE0" w:rsidRDefault="00E70EE0" w:rsidP="007E57E4">
      <w:pPr>
        <w:rPr>
          <w:ins w:id="1483" w:author="David Conklin" w:date="2020-11-10T16:46:00Z"/>
        </w:rPr>
      </w:pPr>
      <w:ins w:id="1484" w:author="David Conklin" w:date="2020-11-10T16:59:00Z">
        <w:r>
          <w:lastRenderedPageBreak/>
          <w:t>Temperature sensor locations with satisfactory or better simulation skill grades</w:t>
        </w:r>
      </w:ins>
      <w:ins w:id="1485" w:author="David Conklin" w:date="2020-11-10T17:00:00Z">
        <w:r>
          <w:t>, as of ver. 98</w:t>
        </w:r>
      </w:ins>
    </w:p>
    <w:tbl>
      <w:tblPr>
        <w:tblStyle w:val="TableGrid"/>
        <w:tblW w:w="0" w:type="auto"/>
        <w:tblLook w:val="04A0" w:firstRow="1" w:lastRow="0" w:firstColumn="1" w:lastColumn="0" w:noHBand="0" w:noVBand="1"/>
      </w:tblPr>
      <w:tblGrid>
        <w:gridCol w:w="1109"/>
        <w:gridCol w:w="1109"/>
        <w:gridCol w:w="3244"/>
        <w:gridCol w:w="909"/>
        <w:gridCol w:w="764"/>
        <w:gridCol w:w="727"/>
      </w:tblGrid>
      <w:tr w:rsidR="00E70EE0" w14:paraId="553C1842" w14:textId="375FD7FF" w:rsidTr="0064217D">
        <w:trPr>
          <w:ins w:id="1486" w:author="David Conklin" w:date="2020-11-10T16:53:00Z"/>
        </w:trPr>
        <w:tc>
          <w:tcPr>
            <w:tcW w:w="0" w:type="auto"/>
          </w:tcPr>
          <w:p w14:paraId="5739CB03" w14:textId="7D90C063" w:rsidR="00E70EE0" w:rsidRDefault="00E70EE0" w:rsidP="007E57E4">
            <w:pPr>
              <w:rPr>
                <w:ins w:id="1487" w:author="David Conklin" w:date="2020-11-10T16:53:00Z"/>
              </w:rPr>
            </w:pPr>
            <w:ins w:id="1488" w:author="David Conklin" w:date="2020-11-10T16:53:00Z">
              <w:r>
                <w:t>gage</w:t>
              </w:r>
            </w:ins>
          </w:p>
        </w:tc>
        <w:tc>
          <w:tcPr>
            <w:tcW w:w="0" w:type="auto"/>
          </w:tcPr>
          <w:p w14:paraId="5F2E048C" w14:textId="4F0CF0E4" w:rsidR="00E70EE0" w:rsidRDefault="00E70EE0" w:rsidP="007E57E4">
            <w:pPr>
              <w:rPr>
                <w:ins w:id="1489" w:author="David Conklin" w:date="2020-11-10T16:53:00Z"/>
              </w:rPr>
            </w:pPr>
            <w:ins w:id="1490" w:author="David Conklin" w:date="2020-11-10T16:53:00Z">
              <w:r>
                <w:t>COMID</w:t>
              </w:r>
            </w:ins>
          </w:p>
        </w:tc>
        <w:tc>
          <w:tcPr>
            <w:tcW w:w="0" w:type="auto"/>
          </w:tcPr>
          <w:p w14:paraId="037157EA" w14:textId="663E3C19" w:rsidR="00E70EE0" w:rsidRDefault="00E70EE0" w:rsidP="007E57E4">
            <w:pPr>
              <w:rPr>
                <w:ins w:id="1491" w:author="David Conklin" w:date="2020-11-10T16:53:00Z"/>
              </w:rPr>
            </w:pPr>
            <w:ins w:id="1492" w:author="David Conklin" w:date="2020-11-10T16:53:00Z">
              <w:r>
                <w:t>location</w:t>
              </w:r>
            </w:ins>
          </w:p>
        </w:tc>
        <w:tc>
          <w:tcPr>
            <w:tcW w:w="0" w:type="auto"/>
          </w:tcPr>
          <w:p w14:paraId="2E465273" w14:textId="4A78AA69" w:rsidR="00E70EE0" w:rsidRDefault="00E70EE0" w:rsidP="007E57E4">
            <w:pPr>
              <w:rPr>
                <w:ins w:id="1493" w:author="David Conklin" w:date="2020-11-10T16:53:00Z"/>
              </w:rPr>
            </w:pPr>
            <w:ins w:id="1494" w:author="David Conklin" w:date="2020-11-10T16:53:00Z">
              <w:r>
                <w:t>statisti</w:t>
              </w:r>
            </w:ins>
            <w:ins w:id="1495" w:author="David Conklin" w:date="2020-11-10T16:54:00Z">
              <w:r>
                <w:t>c</w:t>
              </w:r>
            </w:ins>
          </w:p>
        </w:tc>
        <w:tc>
          <w:tcPr>
            <w:tcW w:w="0" w:type="auto"/>
          </w:tcPr>
          <w:p w14:paraId="5AD5C038" w14:textId="26E12AF2" w:rsidR="00E70EE0" w:rsidRDefault="00E70EE0" w:rsidP="007E57E4">
            <w:pPr>
              <w:rPr>
                <w:ins w:id="1496" w:author="David Conklin" w:date="2020-11-10T16:53:00Z"/>
              </w:rPr>
            </w:pPr>
            <w:ins w:id="1497" w:author="David Conklin" w:date="2020-11-10T16:54:00Z">
              <w:r>
                <w:t>value</w:t>
              </w:r>
            </w:ins>
          </w:p>
        </w:tc>
        <w:tc>
          <w:tcPr>
            <w:tcW w:w="0" w:type="auto"/>
          </w:tcPr>
          <w:p w14:paraId="72EE119F" w14:textId="2E2A9CDA" w:rsidR="00E70EE0" w:rsidRDefault="00E70EE0" w:rsidP="007E57E4">
            <w:pPr>
              <w:rPr>
                <w:ins w:id="1498" w:author="David Conklin" w:date="2020-11-10T16:54:00Z"/>
              </w:rPr>
            </w:pPr>
            <w:ins w:id="1499" w:author="David Conklin" w:date="2020-11-10T16:54:00Z">
              <w:r>
                <w:t>grade</w:t>
              </w:r>
            </w:ins>
          </w:p>
        </w:tc>
      </w:tr>
      <w:tr w:rsidR="00E70EE0" w14:paraId="132190CB" w14:textId="3227059C" w:rsidTr="0064217D">
        <w:trPr>
          <w:ins w:id="1500" w:author="David Conklin" w:date="2020-11-10T16:53:00Z"/>
        </w:trPr>
        <w:tc>
          <w:tcPr>
            <w:tcW w:w="0" w:type="auto"/>
          </w:tcPr>
          <w:p w14:paraId="7D7B75BD" w14:textId="3586976B" w:rsidR="00E70EE0" w:rsidRDefault="00E70EE0" w:rsidP="00E70EE0">
            <w:pPr>
              <w:rPr>
                <w:ins w:id="1501" w:author="David Conklin" w:date="2020-11-10T16:53:00Z"/>
              </w:rPr>
            </w:pPr>
            <w:ins w:id="1502" w:author="David Conklin" w:date="2020-11-10T16:54:00Z">
              <w:r>
                <w:t>14159200</w:t>
              </w:r>
            </w:ins>
          </w:p>
        </w:tc>
        <w:tc>
          <w:tcPr>
            <w:tcW w:w="0" w:type="auto"/>
          </w:tcPr>
          <w:p w14:paraId="0460C4BB" w14:textId="0748305B" w:rsidR="00E70EE0" w:rsidRDefault="00E70EE0" w:rsidP="00E70EE0">
            <w:pPr>
              <w:rPr>
                <w:ins w:id="1503" w:author="David Conklin" w:date="2020-11-10T16:53:00Z"/>
              </w:rPr>
            </w:pPr>
            <w:ins w:id="1504" w:author="David Conklin" w:date="2020-11-10T16:54:00Z">
              <w:r>
                <w:t>2377303</w:t>
              </w:r>
            </w:ins>
            <w:ins w:id="1505" w:author="David Conklin" w:date="2020-11-10T16:55:00Z">
              <w:r>
                <w:t>7</w:t>
              </w:r>
            </w:ins>
          </w:p>
        </w:tc>
        <w:tc>
          <w:tcPr>
            <w:tcW w:w="0" w:type="auto"/>
          </w:tcPr>
          <w:p w14:paraId="0F67F129" w14:textId="581EED37" w:rsidR="00E70EE0" w:rsidRDefault="00E70EE0" w:rsidP="00E70EE0">
            <w:pPr>
              <w:rPr>
                <w:ins w:id="1506" w:author="David Conklin" w:date="2020-11-10T16:53:00Z"/>
              </w:rPr>
            </w:pPr>
            <w:ins w:id="1507" w:author="David Conklin" w:date="2020-11-10T16:55:00Z">
              <w:r>
                <w:t>SO FK MCKENZIE ABO</w:t>
              </w:r>
            </w:ins>
            <w:ins w:id="1508" w:author="David Conklin" w:date="2020-11-10T16:57:00Z">
              <w:r>
                <w:t>V</w:t>
              </w:r>
            </w:ins>
            <w:ins w:id="1509" w:author="David Conklin" w:date="2020-11-10T16:55:00Z">
              <w:r>
                <w:t>E COUGAR</w:t>
              </w:r>
            </w:ins>
          </w:p>
        </w:tc>
        <w:tc>
          <w:tcPr>
            <w:tcW w:w="0" w:type="auto"/>
          </w:tcPr>
          <w:p w14:paraId="219B605A" w14:textId="43B0B515" w:rsidR="00E70EE0" w:rsidRDefault="00E70EE0" w:rsidP="00E70EE0">
            <w:pPr>
              <w:rPr>
                <w:ins w:id="1510" w:author="David Conklin" w:date="2020-11-10T16:53:00Z"/>
              </w:rPr>
            </w:pPr>
            <w:ins w:id="1511" w:author="David Conklin" w:date="2020-11-10T16:57:00Z">
              <w:r>
                <w:t>%bias</w:t>
              </w:r>
            </w:ins>
          </w:p>
        </w:tc>
        <w:tc>
          <w:tcPr>
            <w:tcW w:w="0" w:type="auto"/>
          </w:tcPr>
          <w:p w14:paraId="60CC27D9" w14:textId="671F75CF" w:rsidR="00E70EE0" w:rsidRDefault="00E70EE0" w:rsidP="00E70EE0">
            <w:pPr>
              <w:rPr>
                <w:ins w:id="1512" w:author="David Conklin" w:date="2020-11-10T16:53:00Z"/>
              </w:rPr>
            </w:pPr>
            <w:ins w:id="1513" w:author="David Conklin" w:date="2020-11-10T16:58:00Z">
              <w:r>
                <w:t>13.6%</w:t>
              </w:r>
            </w:ins>
          </w:p>
        </w:tc>
        <w:tc>
          <w:tcPr>
            <w:tcW w:w="0" w:type="auto"/>
          </w:tcPr>
          <w:p w14:paraId="1E0F0D76" w14:textId="7D81BF62" w:rsidR="00E70EE0" w:rsidRDefault="00E70EE0" w:rsidP="00E70EE0">
            <w:pPr>
              <w:rPr>
                <w:ins w:id="1514" w:author="David Conklin" w:date="2020-11-10T16:54:00Z"/>
              </w:rPr>
            </w:pPr>
            <w:ins w:id="1515" w:author="David Conklin" w:date="2020-11-10T16:58:00Z">
              <w:r>
                <w:t>S</w:t>
              </w:r>
            </w:ins>
          </w:p>
        </w:tc>
      </w:tr>
      <w:tr w:rsidR="00E70EE0" w14:paraId="04236B81" w14:textId="77777777" w:rsidTr="0064217D">
        <w:trPr>
          <w:ins w:id="1516" w:author="David Conklin" w:date="2020-11-10T16:55:00Z"/>
        </w:trPr>
        <w:tc>
          <w:tcPr>
            <w:tcW w:w="0" w:type="auto"/>
          </w:tcPr>
          <w:p w14:paraId="7693C2C2" w14:textId="77777777" w:rsidR="00E70EE0" w:rsidRDefault="00E70EE0" w:rsidP="00E70EE0">
            <w:pPr>
              <w:rPr>
                <w:ins w:id="1517" w:author="David Conklin" w:date="2020-11-10T16:55:00Z"/>
              </w:rPr>
            </w:pPr>
          </w:p>
        </w:tc>
        <w:tc>
          <w:tcPr>
            <w:tcW w:w="0" w:type="auto"/>
          </w:tcPr>
          <w:p w14:paraId="1DA38DF4" w14:textId="77777777" w:rsidR="00E70EE0" w:rsidRDefault="00E70EE0" w:rsidP="00E70EE0">
            <w:pPr>
              <w:rPr>
                <w:ins w:id="1518" w:author="David Conklin" w:date="2020-11-10T16:55:00Z"/>
              </w:rPr>
            </w:pPr>
          </w:p>
        </w:tc>
        <w:tc>
          <w:tcPr>
            <w:tcW w:w="0" w:type="auto"/>
          </w:tcPr>
          <w:p w14:paraId="26899EB0" w14:textId="77777777" w:rsidR="00E70EE0" w:rsidRDefault="00E70EE0" w:rsidP="00E70EE0">
            <w:pPr>
              <w:rPr>
                <w:ins w:id="1519" w:author="David Conklin" w:date="2020-11-10T16:55:00Z"/>
              </w:rPr>
            </w:pPr>
          </w:p>
        </w:tc>
        <w:tc>
          <w:tcPr>
            <w:tcW w:w="0" w:type="auto"/>
          </w:tcPr>
          <w:p w14:paraId="08997FA3" w14:textId="2775D24F" w:rsidR="00E70EE0" w:rsidRDefault="00E70EE0" w:rsidP="00E70EE0">
            <w:pPr>
              <w:rPr>
                <w:ins w:id="1520" w:author="David Conklin" w:date="2020-11-10T16:55:00Z"/>
              </w:rPr>
            </w:pPr>
            <w:ins w:id="1521" w:author="David Conklin" w:date="2020-11-10T16:57:00Z">
              <w:r>
                <w:t>NSE</w:t>
              </w:r>
            </w:ins>
          </w:p>
        </w:tc>
        <w:tc>
          <w:tcPr>
            <w:tcW w:w="0" w:type="auto"/>
          </w:tcPr>
          <w:p w14:paraId="03C23E73" w14:textId="0211FEF1" w:rsidR="00E70EE0" w:rsidRDefault="00E70EE0" w:rsidP="00E70EE0">
            <w:pPr>
              <w:rPr>
                <w:ins w:id="1522" w:author="David Conklin" w:date="2020-11-10T16:55:00Z"/>
              </w:rPr>
            </w:pPr>
            <w:ins w:id="1523" w:author="David Conklin" w:date="2020-11-10T16:57:00Z">
              <w:r>
                <w:t>0.</w:t>
              </w:r>
            </w:ins>
            <w:ins w:id="1524" w:author="David Conklin" w:date="2020-11-10T16:58:00Z">
              <w:r>
                <w:t>60</w:t>
              </w:r>
            </w:ins>
          </w:p>
        </w:tc>
        <w:tc>
          <w:tcPr>
            <w:tcW w:w="0" w:type="auto"/>
          </w:tcPr>
          <w:p w14:paraId="4DE27806" w14:textId="233A32F5" w:rsidR="00E70EE0" w:rsidRDefault="00E70EE0" w:rsidP="00E70EE0">
            <w:pPr>
              <w:rPr>
                <w:ins w:id="1525" w:author="David Conklin" w:date="2020-11-10T16:55:00Z"/>
              </w:rPr>
            </w:pPr>
            <w:ins w:id="1526" w:author="David Conklin" w:date="2020-11-10T16:58:00Z">
              <w:r>
                <w:t>S</w:t>
              </w:r>
            </w:ins>
          </w:p>
        </w:tc>
      </w:tr>
      <w:tr w:rsidR="00E70EE0" w14:paraId="7643AE9E" w14:textId="77777777" w:rsidTr="0064217D">
        <w:trPr>
          <w:ins w:id="1527" w:author="David Conklin" w:date="2020-11-10T16:55:00Z"/>
        </w:trPr>
        <w:tc>
          <w:tcPr>
            <w:tcW w:w="0" w:type="auto"/>
          </w:tcPr>
          <w:p w14:paraId="24715091" w14:textId="77777777" w:rsidR="00E70EE0" w:rsidRDefault="00E70EE0" w:rsidP="00E70EE0">
            <w:pPr>
              <w:rPr>
                <w:ins w:id="1528" w:author="David Conklin" w:date="2020-11-10T16:55:00Z"/>
              </w:rPr>
            </w:pPr>
          </w:p>
        </w:tc>
        <w:tc>
          <w:tcPr>
            <w:tcW w:w="0" w:type="auto"/>
          </w:tcPr>
          <w:p w14:paraId="2A2C8ECA" w14:textId="77777777" w:rsidR="00E70EE0" w:rsidRDefault="00E70EE0" w:rsidP="00E70EE0">
            <w:pPr>
              <w:rPr>
                <w:ins w:id="1529" w:author="David Conklin" w:date="2020-11-10T16:55:00Z"/>
              </w:rPr>
            </w:pPr>
          </w:p>
        </w:tc>
        <w:tc>
          <w:tcPr>
            <w:tcW w:w="0" w:type="auto"/>
          </w:tcPr>
          <w:p w14:paraId="0A6EAA23" w14:textId="77777777" w:rsidR="00E70EE0" w:rsidRDefault="00E70EE0" w:rsidP="00E70EE0">
            <w:pPr>
              <w:rPr>
                <w:ins w:id="1530" w:author="David Conklin" w:date="2020-11-10T16:55:00Z"/>
              </w:rPr>
            </w:pPr>
          </w:p>
        </w:tc>
        <w:tc>
          <w:tcPr>
            <w:tcW w:w="0" w:type="auto"/>
          </w:tcPr>
          <w:p w14:paraId="5281B085" w14:textId="2575B5BE" w:rsidR="00E70EE0" w:rsidRDefault="00E70EE0" w:rsidP="00E70EE0">
            <w:pPr>
              <w:rPr>
                <w:ins w:id="1531" w:author="David Conklin" w:date="2020-11-10T16:55:00Z"/>
              </w:rPr>
            </w:pPr>
            <w:ins w:id="1532" w:author="David Conklin" w:date="2020-11-10T16:57:00Z">
              <w:r>
                <w:t>RSR</w:t>
              </w:r>
            </w:ins>
          </w:p>
        </w:tc>
        <w:tc>
          <w:tcPr>
            <w:tcW w:w="0" w:type="auto"/>
          </w:tcPr>
          <w:p w14:paraId="545DB3CF" w14:textId="6F57D986" w:rsidR="00E70EE0" w:rsidRDefault="00E70EE0" w:rsidP="00E70EE0">
            <w:pPr>
              <w:rPr>
                <w:ins w:id="1533" w:author="David Conklin" w:date="2020-11-10T16:55:00Z"/>
              </w:rPr>
            </w:pPr>
            <w:ins w:id="1534" w:author="David Conklin" w:date="2020-11-10T16:57:00Z">
              <w:r>
                <w:t>0.</w:t>
              </w:r>
            </w:ins>
            <w:ins w:id="1535" w:author="David Conklin" w:date="2020-11-10T16:58:00Z">
              <w:r>
                <w:t>59</w:t>
              </w:r>
            </w:ins>
          </w:p>
        </w:tc>
        <w:tc>
          <w:tcPr>
            <w:tcW w:w="0" w:type="auto"/>
          </w:tcPr>
          <w:p w14:paraId="29C7EFB5" w14:textId="1840DEA5" w:rsidR="00E70EE0" w:rsidRDefault="00E70EE0" w:rsidP="00E70EE0">
            <w:pPr>
              <w:rPr>
                <w:ins w:id="1536" w:author="David Conklin" w:date="2020-11-10T16:55:00Z"/>
              </w:rPr>
            </w:pPr>
            <w:ins w:id="1537" w:author="David Conklin" w:date="2020-11-10T16:57:00Z">
              <w:r>
                <w:t>G</w:t>
              </w:r>
            </w:ins>
          </w:p>
        </w:tc>
      </w:tr>
      <w:tr w:rsidR="00E70EE0" w14:paraId="7219706D" w14:textId="77777777" w:rsidTr="0064217D">
        <w:trPr>
          <w:ins w:id="1538" w:author="David Conklin" w:date="2020-11-10T16:57:00Z"/>
        </w:trPr>
        <w:tc>
          <w:tcPr>
            <w:tcW w:w="0" w:type="auto"/>
          </w:tcPr>
          <w:p w14:paraId="5701AB61" w14:textId="77777777" w:rsidR="00E70EE0" w:rsidRDefault="00E70EE0" w:rsidP="00E70EE0">
            <w:pPr>
              <w:rPr>
                <w:ins w:id="1539" w:author="David Conklin" w:date="2020-11-10T16:57:00Z"/>
              </w:rPr>
            </w:pPr>
          </w:p>
        </w:tc>
        <w:tc>
          <w:tcPr>
            <w:tcW w:w="0" w:type="auto"/>
          </w:tcPr>
          <w:p w14:paraId="76187D81" w14:textId="77777777" w:rsidR="00E70EE0" w:rsidRDefault="00E70EE0" w:rsidP="00E70EE0">
            <w:pPr>
              <w:rPr>
                <w:ins w:id="1540" w:author="David Conklin" w:date="2020-11-10T16:57:00Z"/>
              </w:rPr>
            </w:pPr>
          </w:p>
        </w:tc>
        <w:tc>
          <w:tcPr>
            <w:tcW w:w="0" w:type="auto"/>
          </w:tcPr>
          <w:p w14:paraId="2493B2D4" w14:textId="77777777" w:rsidR="00E70EE0" w:rsidRDefault="00E70EE0" w:rsidP="00E70EE0">
            <w:pPr>
              <w:rPr>
                <w:ins w:id="1541" w:author="David Conklin" w:date="2020-11-10T16:57:00Z"/>
              </w:rPr>
            </w:pPr>
          </w:p>
        </w:tc>
        <w:tc>
          <w:tcPr>
            <w:tcW w:w="0" w:type="auto"/>
          </w:tcPr>
          <w:p w14:paraId="51403752" w14:textId="1C2582DD" w:rsidR="00E70EE0" w:rsidRDefault="00E70EE0" w:rsidP="00E70EE0">
            <w:pPr>
              <w:rPr>
                <w:ins w:id="1542" w:author="David Conklin" w:date="2020-11-10T16:57:00Z"/>
              </w:rPr>
            </w:pPr>
            <w:ins w:id="1543" w:author="David Conklin" w:date="2020-11-10T16:57:00Z">
              <w:r>
                <w:t>R2</w:t>
              </w:r>
            </w:ins>
          </w:p>
        </w:tc>
        <w:tc>
          <w:tcPr>
            <w:tcW w:w="0" w:type="auto"/>
          </w:tcPr>
          <w:p w14:paraId="2797297F" w14:textId="19D6DD98" w:rsidR="00E70EE0" w:rsidRDefault="00E70EE0" w:rsidP="00E70EE0">
            <w:pPr>
              <w:rPr>
                <w:ins w:id="1544" w:author="David Conklin" w:date="2020-11-10T16:57:00Z"/>
              </w:rPr>
            </w:pPr>
            <w:ins w:id="1545" w:author="David Conklin" w:date="2020-11-10T16:57:00Z">
              <w:r>
                <w:t>0.8</w:t>
              </w:r>
            </w:ins>
            <w:ins w:id="1546" w:author="David Conklin" w:date="2020-11-10T16:58:00Z">
              <w:r>
                <w:t>7</w:t>
              </w:r>
            </w:ins>
          </w:p>
        </w:tc>
        <w:tc>
          <w:tcPr>
            <w:tcW w:w="0" w:type="auto"/>
          </w:tcPr>
          <w:p w14:paraId="6D1FA568" w14:textId="718816A2" w:rsidR="00E70EE0" w:rsidRDefault="00E70EE0" w:rsidP="00E70EE0">
            <w:pPr>
              <w:rPr>
                <w:ins w:id="1547" w:author="David Conklin" w:date="2020-11-10T16:57:00Z"/>
              </w:rPr>
            </w:pPr>
            <w:ins w:id="1548" w:author="David Conklin" w:date="2020-11-10T16:59:00Z">
              <w:r>
                <w:t>VG</w:t>
              </w:r>
            </w:ins>
          </w:p>
        </w:tc>
      </w:tr>
      <w:tr w:rsidR="00E70EE0" w14:paraId="0BDEEC7C" w14:textId="77777777" w:rsidTr="0064217D">
        <w:trPr>
          <w:ins w:id="1549" w:author="David Conklin" w:date="2020-11-10T16:55:00Z"/>
        </w:trPr>
        <w:tc>
          <w:tcPr>
            <w:tcW w:w="0" w:type="auto"/>
          </w:tcPr>
          <w:p w14:paraId="65F13272" w14:textId="0DAC9DDD" w:rsidR="00E70EE0" w:rsidRDefault="00E70EE0" w:rsidP="00E70EE0">
            <w:pPr>
              <w:rPr>
                <w:ins w:id="1550" w:author="David Conklin" w:date="2020-11-10T16:55:00Z"/>
              </w:rPr>
            </w:pPr>
            <w:ins w:id="1551" w:author="David Conklin" w:date="2020-11-10T16:55:00Z">
              <w:r>
                <w:t>14164900</w:t>
              </w:r>
            </w:ins>
          </w:p>
        </w:tc>
        <w:tc>
          <w:tcPr>
            <w:tcW w:w="0" w:type="auto"/>
          </w:tcPr>
          <w:p w14:paraId="71292158" w14:textId="0940B5D7" w:rsidR="00E70EE0" w:rsidRDefault="00E70EE0" w:rsidP="00E70EE0">
            <w:pPr>
              <w:rPr>
                <w:ins w:id="1552" w:author="David Conklin" w:date="2020-11-10T16:55:00Z"/>
              </w:rPr>
            </w:pPr>
            <w:ins w:id="1553" w:author="David Conklin" w:date="2020-11-10T16:55:00Z">
              <w:r>
                <w:t>23772751</w:t>
              </w:r>
            </w:ins>
          </w:p>
        </w:tc>
        <w:tc>
          <w:tcPr>
            <w:tcW w:w="0" w:type="auto"/>
          </w:tcPr>
          <w:p w14:paraId="51F11651" w14:textId="21B51263" w:rsidR="00E70EE0" w:rsidRDefault="00E70EE0" w:rsidP="00E70EE0">
            <w:pPr>
              <w:rPr>
                <w:ins w:id="1554" w:author="David Conklin" w:date="2020-11-10T16:55:00Z"/>
              </w:rPr>
            </w:pPr>
            <w:ins w:id="1555" w:author="David Conklin" w:date="2020-11-10T16:56:00Z">
              <w:r>
                <w:t>MCKENZIE RIVER ABV HAYDEN BR</w:t>
              </w:r>
            </w:ins>
          </w:p>
        </w:tc>
        <w:tc>
          <w:tcPr>
            <w:tcW w:w="0" w:type="auto"/>
          </w:tcPr>
          <w:p w14:paraId="28F20A41" w14:textId="3A8F165D" w:rsidR="00E70EE0" w:rsidRDefault="00E70EE0" w:rsidP="00E70EE0">
            <w:pPr>
              <w:rPr>
                <w:ins w:id="1556" w:author="David Conklin" w:date="2020-11-10T16:55:00Z"/>
              </w:rPr>
            </w:pPr>
            <w:ins w:id="1557" w:author="David Conklin" w:date="2020-11-10T16:56:00Z">
              <w:r>
                <w:t>%bias</w:t>
              </w:r>
            </w:ins>
          </w:p>
        </w:tc>
        <w:tc>
          <w:tcPr>
            <w:tcW w:w="0" w:type="auto"/>
          </w:tcPr>
          <w:p w14:paraId="68801782" w14:textId="7FF5789A" w:rsidR="00E70EE0" w:rsidRDefault="00E70EE0" w:rsidP="00E70EE0">
            <w:pPr>
              <w:rPr>
                <w:ins w:id="1558" w:author="David Conklin" w:date="2020-11-10T16:55:00Z"/>
              </w:rPr>
            </w:pPr>
            <w:ins w:id="1559" w:author="David Conklin" w:date="2020-11-10T16:56:00Z">
              <w:r>
                <w:t>-5.3%</w:t>
              </w:r>
            </w:ins>
          </w:p>
        </w:tc>
        <w:tc>
          <w:tcPr>
            <w:tcW w:w="0" w:type="auto"/>
          </w:tcPr>
          <w:p w14:paraId="1512C366" w14:textId="0720B9F0" w:rsidR="00E70EE0" w:rsidRDefault="00E70EE0" w:rsidP="00E70EE0">
            <w:pPr>
              <w:rPr>
                <w:ins w:id="1560" w:author="David Conklin" w:date="2020-11-10T16:55:00Z"/>
              </w:rPr>
            </w:pPr>
            <w:ins w:id="1561" w:author="David Conklin" w:date="2020-11-10T16:56:00Z">
              <w:r>
                <w:t>G</w:t>
              </w:r>
            </w:ins>
          </w:p>
        </w:tc>
      </w:tr>
      <w:tr w:rsidR="00E70EE0" w14:paraId="1B5FE809" w14:textId="77777777" w:rsidTr="0064217D">
        <w:trPr>
          <w:ins w:id="1562" w:author="David Conklin" w:date="2020-11-10T16:56:00Z"/>
        </w:trPr>
        <w:tc>
          <w:tcPr>
            <w:tcW w:w="0" w:type="auto"/>
          </w:tcPr>
          <w:p w14:paraId="23C9832C" w14:textId="77777777" w:rsidR="00E70EE0" w:rsidRDefault="00E70EE0" w:rsidP="00E70EE0">
            <w:pPr>
              <w:rPr>
                <w:ins w:id="1563" w:author="David Conklin" w:date="2020-11-10T16:56:00Z"/>
              </w:rPr>
            </w:pPr>
          </w:p>
        </w:tc>
        <w:tc>
          <w:tcPr>
            <w:tcW w:w="0" w:type="auto"/>
          </w:tcPr>
          <w:p w14:paraId="04B9EA8E" w14:textId="77777777" w:rsidR="00E70EE0" w:rsidRDefault="00E70EE0" w:rsidP="00E70EE0">
            <w:pPr>
              <w:rPr>
                <w:ins w:id="1564" w:author="David Conklin" w:date="2020-11-10T16:56:00Z"/>
              </w:rPr>
            </w:pPr>
          </w:p>
        </w:tc>
        <w:tc>
          <w:tcPr>
            <w:tcW w:w="0" w:type="auto"/>
          </w:tcPr>
          <w:p w14:paraId="6B680C92" w14:textId="77777777" w:rsidR="00E70EE0" w:rsidRDefault="00E70EE0" w:rsidP="00E70EE0">
            <w:pPr>
              <w:rPr>
                <w:ins w:id="1565" w:author="David Conklin" w:date="2020-11-10T16:56:00Z"/>
              </w:rPr>
            </w:pPr>
          </w:p>
        </w:tc>
        <w:tc>
          <w:tcPr>
            <w:tcW w:w="0" w:type="auto"/>
          </w:tcPr>
          <w:p w14:paraId="11B725B8" w14:textId="14EC1CB8" w:rsidR="00E70EE0" w:rsidRDefault="00E70EE0" w:rsidP="00E70EE0">
            <w:pPr>
              <w:rPr>
                <w:ins w:id="1566" w:author="David Conklin" w:date="2020-11-10T16:56:00Z"/>
              </w:rPr>
            </w:pPr>
            <w:ins w:id="1567" w:author="David Conklin" w:date="2020-11-10T16:56:00Z">
              <w:r>
                <w:t>NSE</w:t>
              </w:r>
            </w:ins>
          </w:p>
        </w:tc>
        <w:tc>
          <w:tcPr>
            <w:tcW w:w="0" w:type="auto"/>
          </w:tcPr>
          <w:p w14:paraId="3A2EADE1" w14:textId="44440382" w:rsidR="00E70EE0" w:rsidRDefault="00E70EE0" w:rsidP="00E70EE0">
            <w:pPr>
              <w:rPr>
                <w:ins w:id="1568" w:author="David Conklin" w:date="2020-11-10T16:56:00Z"/>
              </w:rPr>
            </w:pPr>
            <w:ins w:id="1569" w:author="David Conklin" w:date="2020-11-10T16:56:00Z">
              <w:r>
                <w:t>0.78</w:t>
              </w:r>
            </w:ins>
          </w:p>
        </w:tc>
        <w:tc>
          <w:tcPr>
            <w:tcW w:w="0" w:type="auto"/>
          </w:tcPr>
          <w:p w14:paraId="2BD166C2" w14:textId="157D01D8" w:rsidR="00E70EE0" w:rsidRDefault="00E70EE0" w:rsidP="00E70EE0">
            <w:pPr>
              <w:rPr>
                <w:ins w:id="1570" w:author="David Conklin" w:date="2020-11-10T16:56:00Z"/>
              </w:rPr>
            </w:pPr>
            <w:ins w:id="1571" w:author="David Conklin" w:date="2020-11-10T16:56:00Z">
              <w:r>
                <w:t>G</w:t>
              </w:r>
            </w:ins>
          </w:p>
        </w:tc>
      </w:tr>
      <w:tr w:rsidR="00E70EE0" w14:paraId="397FB880" w14:textId="77777777" w:rsidTr="0064217D">
        <w:trPr>
          <w:ins w:id="1572" w:author="David Conklin" w:date="2020-11-10T16:56:00Z"/>
        </w:trPr>
        <w:tc>
          <w:tcPr>
            <w:tcW w:w="0" w:type="auto"/>
          </w:tcPr>
          <w:p w14:paraId="4D9DE3D0" w14:textId="77777777" w:rsidR="00E70EE0" w:rsidRDefault="00E70EE0" w:rsidP="00E70EE0">
            <w:pPr>
              <w:rPr>
                <w:ins w:id="1573" w:author="David Conklin" w:date="2020-11-10T16:56:00Z"/>
              </w:rPr>
            </w:pPr>
          </w:p>
        </w:tc>
        <w:tc>
          <w:tcPr>
            <w:tcW w:w="0" w:type="auto"/>
          </w:tcPr>
          <w:p w14:paraId="3D3982B2" w14:textId="77777777" w:rsidR="00E70EE0" w:rsidRDefault="00E70EE0" w:rsidP="00E70EE0">
            <w:pPr>
              <w:rPr>
                <w:ins w:id="1574" w:author="David Conklin" w:date="2020-11-10T16:56:00Z"/>
              </w:rPr>
            </w:pPr>
          </w:p>
        </w:tc>
        <w:tc>
          <w:tcPr>
            <w:tcW w:w="0" w:type="auto"/>
          </w:tcPr>
          <w:p w14:paraId="6257C23A" w14:textId="77777777" w:rsidR="00E70EE0" w:rsidRDefault="00E70EE0" w:rsidP="00E70EE0">
            <w:pPr>
              <w:rPr>
                <w:ins w:id="1575" w:author="David Conklin" w:date="2020-11-10T16:56:00Z"/>
              </w:rPr>
            </w:pPr>
          </w:p>
        </w:tc>
        <w:tc>
          <w:tcPr>
            <w:tcW w:w="0" w:type="auto"/>
          </w:tcPr>
          <w:p w14:paraId="5BC3038F" w14:textId="77BC6E31" w:rsidR="00E70EE0" w:rsidRDefault="00E70EE0" w:rsidP="00E70EE0">
            <w:pPr>
              <w:rPr>
                <w:ins w:id="1576" w:author="David Conklin" w:date="2020-11-10T16:56:00Z"/>
              </w:rPr>
            </w:pPr>
            <w:ins w:id="1577" w:author="David Conklin" w:date="2020-11-10T16:56:00Z">
              <w:r>
                <w:t>RSR</w:t>
              </w:r>
            </w:ins>
          </w:p>
        </w:tc>
        <w:tc>
          <w:tcPr>
            <w:tcW w:w="0" w:type="auto"/>
          </w:tcPr>
          <w:p w14:paraId="636C72A4" w14:textId="05EB3FE6" w:rsidR="00E70EE0" w:rsidRDefault="00E70EE0" w:rsidP="00E70EE0">
            <w:pPr>
              <w:rPr>
                <w:ins w:id="1578" w:author="David Conklin" w:date="2020-11-10T16:56:00Z"/>
              </w:rPr>
            </w:pPr>
            <w:ins w:id="1579" w:author="David Conklin" w:date="2020-11-10T16:56:00Z">
              <w:r>
                <w:t>0.4</w:t>
              </w:r>
            </w:ins>
            <w:ins w:id="1580" w:author="David Conklin" w:date="2020-11-10T16:57:00Z">
              <w:r>
                <w:t>7</w:t>
              </w:r>
            </w:ins>
          </w:p>
        </w:tc>
        <w:tc>
          <w:tcPr>
            <w:tcW w:w="0" w:type="auto"/>
          </w:tcPr>
          <w:p w14:paraId="5276FAC8" w14:textId="287E2FFA" w:rsidR="00E70EE0" w:rsidRDefault="00E70EE0" w:rsidP="00E70EE0">
            <w:pPr>
              <w:rPr>
                <w:ins w:id="1581" w:author="David Conklin" w:date="2020-11-10T16:56:00Z"/>
              </w:rPr>
            </w:pPr>
            <w:ins w:id="1582" w:author="David Conklin" w:date="2020-11-10T16:56:00Z">
              <w:r>
                <w:t>VG</w:t>
              </w:r>
            </w:ins>
          </w:p>
        </w:tc>
      </w:tr>
      <w:tr w:rsidR="00E70EE0" w14:paraId="5326D1E3" w14:textId="77777777" w:rsidTr="0064217D">
        <w:trPr>
          <w:ins w:id="1583" w:author="David Conklin" w:date="2020-11-10T16:56:00Z"/>
        </w:trPr>
        <w:tc>
          <w:tcPr>
            <w:tcW w:w="0" w:type="auto"/>
          </w:tcPr>
          <w:p w14:paraId="5851877E" w14:textId="77777777" w:rsidR="00E70EE0" w:rsidRDefault="00E70EE0" w:rsidP="00E70EE0">
            <w:pPr>
              <w:rPr>
                <w:ins w:id="1584" w:author="David Conklin" w:date="2020-11-10T16:56:00Z"/>
              </w:rPr>
            </w:pPr>
          </w:p>
        </w:tc>
        <w:tc>
          <w:tcPr>
            <w:tcW w:w="0" w:type="auto"/>
          </w:tcPr>
          <w:p w14:paraId="4AC7E3AF" w14:textId="77777777" w:rsidR="00E70EE0" w:rsidRDefault="00E70EE0" w:rsidP="00E70EE0">
            <w:pPr>
              <w:rPr>
                <w:ins w:id="1585" w:author="David Conklin" w:date="2020-11-10T16:56:00Z"/>
              </w:rPr>
            </w:pPr>
          </w:p>
        </w:tc>
        <w:tc>
          <w:tcPr>
            <w:tcW w:w="0" w:type="auto"/>
          </w:tcPr>
          <w:p w14:paraId="71769487" w14:textId="77777777" w:rsidR="00E70EE0" w:rsidRDefault="00E70EE0" w:rsidP="00E70EE0">
            <w:pPr>
              <w:rPr>
                <w:ins w:id="1586" w:author="David Conklin" w:date="2020-11-10T16:56:00Z"/>
              </w:rPr>
            </w:pPr>
          </w:p>
        </w:tc>
        <w:tc>
          <w:tcPr>
            <w:tcW w:w="0" w:type="auto"/>
          </w:tcPr>
          <w:p w14:paraId="6D2CE4B8" w14:textId="0C03544D" w:rsidR="00E70EE0" w:rsidRDefault="00E70EE0" w:rsidP="00E70EE0">
            <w:pPr>
              <w:rPr>
                <w:ins w:id="1587" w:author="David Conklin" w:date="2020-11-10T16:56:00Z"/>
              </w:rPr>
            </w:pPr>
            <w:ins w:id="1588" w:author="David Conklin" w:date="2020-11-10T16:56:00Z">
              <w:r>
                <w:t>R2</w:t>
              </w:r>
            </w:ins>
          </w:p>
        </w:tc>
        <w:tc>
          <w:tcPr>
            <w:tcW w:w="0" w:type="auto"/>
          </w:tcPr>
          <w:p w14:paraId="6E4F536A" w14:textId="45CF179E" w:rsidR="00E70EE0" w:rsidRDefault="00E70EE0" w:rsidP="00E70EE0">
            <w:pPr>
              <w:rPr>
                <w:ins w:id="1589" w:author="David Conklin" w:date="2020-11-10T16:56:00Z"/>
              </w:rPr>
            </w:pPr>
            <w:ins w:id="1590" w:author="David Conklin" w:date="2020-11-10T16:56:00Z">
              <w:r>
                <w:t>0.</w:t>
              </w:r>
            </w:ins>
            <w:ins w:id="1591" w:author="David Conklin" w:date="2020-11-10T16:57:00Z">
              <w:r>
                <w:t>83</w:t>
              </w:r>
            </w:ins>
          </w:p>
        </w:tc>
        <w:tc>
          <w:tcPr>
            <w:tcW w:w="0" w:type="auto"/>
          </w:tcPr>
          <w:p w14:paraId="743FEAFD" w14:textId="1EC5C5FB" w:rsidR="00E70EE0" w:rsidRDefault="00E70EE0" w:rsidP="00E70EE0">
            <w:pPr>
              <w:rPr>
                <w:ins w:id="1592" w:author="David Conklin" w:date="2020-11-10T16:56:00Z"/>
              </w:rPr>
            </w:pPr>
            <w:ins w:id="1593" w:author="David Conklin" w:date="2020-11-10T16:56:00Z">
              <w:r>
                <w:t>G</w:t>
              </w:r>
            </w:ins>
          </w:p>
        </w:tc>
      </w:tr>
    </w:tbl>
    <w:p w14:paraId="3D49907E" w14:textId="49ADA59D" w:rsidR="00F81EFD" w:rsidRDefault="00F81EFD" w:rsidP="007E57E4">
      <w:pPr>
        <w:rPr>
          <w:ins w:id="1594" w:author="David Conklin" w:date="2020-11-10T17:00:00Z"/>
        </w:rPr>
      </w:pPr>
    </w:p>
    <w:p w14:paraId="25B7589F" w14:textId="65343948" w:rsidR="00E70EE0" w:rsidRDefault="00E70EE0" w:rsidP="007E57E4">
      <w:pPr>
        <w:rPr>
          <w:ins w:id="1595" w:author="David Conklin" w:date="2020-11-10T17:01:00Z"/>
        </w:rPr>
      </w:pPr>
      <w:ins w:id="1596" w:author="David Conklin" w:date="2020-11-10T17:00:00Z">
        <w:r>
          <w:t>Temperature sensor loca</w:t>
        </w:r>
      </w:ins>
      <w:ins w:id="1597" w:author="David Conklin" w:date="2020-11-10T17:01:00Z">
        <w:r>
          <w:t>tions with unsatisfactory simulation skill grades</w:t>
        </w:r>
      </w:ins>
    </w:p>
    <w:tbl>
      <w:tblPr>
        <w:tblStyle w:val="TableGrid"/>
        <w:tblW w:w="0" w:type="auto"/>
        <w:tblLook w:val="04A0" w:firstRow="1" w:lastRow="0" w:firstColumn="1" w:lastColumn="0" w:noHBand="0" w:noVBand="1"/>
      </w:tblPr>
      <w:tblGrid>
        <w:gridCol w:w="1109"/>
        <w:gridCol w:w="1109"/>
        <w:gridCol w:w="4441"/>
      </w:tblGrid>
      <w:tr w:rsidR="00257E8F" w14:paraId="02B22380" w14:textId="77777777" w:rsidTr="00257E8F">
        <w:trPr>
          <w:ins w:id="1598" w:author="David Conklin" w:date="2020-11-10T17:18:00Z"/>
        </w:trPr>
        <w:tc>
          <w:tcPr>
            <w:tcW w:w="0" w:type="auto"/>
          </w:tcPr>
          <w:p w14:paraId="307F270A" w14:textId="24FDD930" w:rsidR="00257E8F" w:rsidRDefault="00257E8F" w:rsidP="007E57E4">
            <w:pPr>
              <w:rPr>
                <w:ins w:id="1599" w:author="David Conklin" w:date="2020-11-10T17:18:00Z"/>
              </w:rPr>
            </w:pPr>
            <w:ins w:id="1600" w:author="David Conklin" w:date="2020-11-10T17:18:00Z">
              <w:r>
                <w:t>gage</w:t>
              </w:r>
            </w:ins>
          </w:p>
        </w:tc>
        <w:tc>
          <w:tcPr>
            <w:tcW w:w="0" w:type="auto"/>
          </w:tcPr>
          <w:p w14:paraId="19097198" w14:textId="36D4552A" w:rsidR="00257E8F" w:rsidRDefault="00257E8F" w:rsidP="007E57E4">
            <w:pPr>
              <w:rPr>
                <w:ins w:id="1601" w:author="David Conklin" w:date="2020-11-10T17:18:00Z"/>
              </w:rPr>
            </w:pPr>
            <w:ins w:id="1602" w:author="David Conklin" w:date="2020-11-10T17:18:00Z">
              <w:r>
                <w:t>COMID</w:t>
              </w:r>
            </w:ins>
          </w:p>
        </w:tc>
        <w:tc>
          <w:tcPr>
            <w:tcW w:w="0" w:type="auto"/>
          </w:tcPr>
          <w:p w14:paraId="1A578839" w14:textId="3FC923B7" w:rsidR="00257E8F" w:rsidRDefault="00257E8F" w:rsidP="007E57E4">
            <w:pPr>
              <w:rPr>
                <w:ins w:id="1603" w:author="David Conklin" w:date="2020-11-10T17:18:00Z"/>
              </w:rPr>
            </w:pPr>
            <w:ins w:id="1604" w:author="David Conklin" w:date="2020-11-10T17:19:00Z">
              <w:r>
                <w:t>location</w:t>
              </w:r>
            </w:ins>
          </w:p>
        </w:tc>
      </w:tr>
      <w:tr w:rsidR="00257E8F" w14:paraId="239C847A" w14:textId="77777777" w:rsidTr="00257E8F">
        <w:trPr>
          <w:ins w:id="1605" w:author="David Conklin" w:date="2020-11-10T17:18:00Z"/>
        </w:trPr>
        <w:tc>
          <w:tcPr>
            <w:tcW w:w="0" w:type="auto"/>
          </w:tcPr>
          <w:p w14:paraId="0708989B" w14:textId="11122C66" w:rsidR="00257E8F" w:rsidRDefault="00257E8F" w:rsidP="007E57E4">
            <w:pPr>
              <w:rPr>
                <w:ins w:id="1606" w:author="David Conklin" w:date="2020-11-10T17:18:00Z"/>
              </w:rPr>
            </w:pPr>
            <w:ins w:id="1607" w:author="David Conklin" w:date="2020-11-10T17:19:00Z">
              <w:r>
                <w:t>14159500</w:t>
              </w:r>
            </w:ins>
          </w:p>
        </w:tc>
        <w:tc>
          <w:tcPr>
            <w:tcW w:w="0" w:type="auto"/>
          </w:tcPr>
          <w:p w14:paraId="6FD32123" w14:textId="1E0A6327" w:rsidR="00257E8F" w:rsidRDefault="00257E8F" w:rsidP="007E57E4">
            <w:pPr>
              <w:rPr>
                <w:ins w:id="1608" w:author="David Conklin" w:date="2020-11-10T17:18:00Z"/>
              </w:rPr>
            </w:pPr>
            <w:ins w:id="1609" w:author="David Conklin" w:date="2020-11-10T17:19:00Z">
              <w:r>
                <w:t>23773009</w:t>
              </w:r>
            </w:ins>
          </w:p>
        </w:tc>
        <w:tc>
          <w:tcPr>
            <w:tcW w:w="0" w:type="auto"/>
          </w:tcPr>
          <w:p w14:paraId="11AB40B5" w14:textId="71796B4F" w:rsidR="00257E8F" w:rsidRDefault="00257E8F" w:rsidP="007E57E4">
            <w:pPr>
              <w:rPr>
                <w:ins w:id="1610" w:author="David Conklin" w:date="2020-11-10T17:18:00Z"/>
              </w:rPr>
            </w:pPr>
            <w:ins w:id="1611" w:author="David Conklin" w:date="2020-11-10T17:20:00Z">
              <w:r>
                <w:t>SOUTH FORK MCKENZIE RIVER NEAR RAINBOW</w:t>
              </w:r>
            </w:ins>
          </w:p>
        </w:tc>
      </w:tr>
      <w:tr w:rsidR="00257E8F" w14:paraId="3377929B" w14:textId="77777777" w:rsidTr="00257E8F">
        <w:trPr>
          <w:ins w:id="1612" w:author="David Conklin" w:date="2020-11-10T17:20:00Z"/>
        </w:trPr>
        <w:tc>
          <w:tcPr>
            <w:tcW w:w="0" w:type="auto"/>
          </w:tcPr>
          <w:p w14:paraId="32874625" w14:textId="5948C6DD" w:rsidR="00257E8F" w:rsidRDefault="00257E8F" w:rsidP="007E57E4">
            <w:pPr>
              <w:rPr>
                <w:ins w:id="1613" w:author="David Conklin" w:date="2020-11-10T17:20:00Z"/>
              </w:rPr>
            </w:pPr>
            <w:ins w:id="1614" w:author="David Conklin" w:date="2020-11-10T17:20:00Z">
              <w:r>
                <w:t>14161100</w:t>
              </w:r>
            </w:ins>
          </w:p>
        </w:tc>
        <w:tc>
          <w:tcPr>
            <w:tcW w:w="0" w:type="auto"/>
          </w:tcPr>
          <w:p w14:paraId="0A9ACDAA" w14:textId="5831A369" w:rsidR="00257E8F" w:rsidRDefault="00257E8F" w:rsidP="007E57E4">
            <w:pPr>
              <w:rPr>
                <w:ins w:id="1615" w:author="David Conklin" w:date="2020-11-10T17:20:00Z"/>
              </w:rPr>
            </w:pPr>
            <w:ins w:id="1616" w:author="David Conklin" w:date="2020-11-10T17:20:00Z">
              <w:r>
                <w:t>237734</w:t>
              </w:r>
            </w:ins>
            <w:ins w:id="1617" w:author="David Conklin" w:date="2020-11-10T17:21:00Z">
              <w:r>
                <w:t>29</w:t>
              </w:r>
            </w:ins>
          </w:p>
        </w:tc>
        <w:tc>
          <w:tcPr>
            <w:tcW w:w="0" w:type="auto"/>
          </w:tcPr>
          <w:p w14:paraId="6FD0AC86" w14:textId="7AA715B3" w:rsidR="00257E8F" w:rsidRDefault="00257E8F" w:rsidP="007E57E4">
            <w:pPr>
              <w:rPr>
                <w:ins w:id="1618" w:author="David Conklin" w:date="2020-11-10T17:20:00Z"/>
              </w:rPr>
            </w:pPr>
            <w:ins w:id="1619" w:author="David Conklin" w:date="2020-11-10T17:20:00Z">
              <w:r>
                <w:t>BLUE RIVER BELOW TIDBITS CR</w:t>
              </w:r>
            </w:ins>
            <w:ins w:id="1620" w:author="David Conklin" w:date="2020-11-10T17:21:00Z">
              <w:r>
                <w:t>EEK</w:t>
              </w:r>
            </w:ins>
          </w:p>
        </w:tc>
      </w:tr>
      <w:tr w:rsidR="00257E8F" w14:paraId="5F28D6FF" w14:textId="77777777" w:rsidTr="00257E8F">
        <w:trPr>
          <w:ins w:id="1621" w:author="David Conklin" w:date="2020-11-10T17:21:00Z"/>
        </w:trPr>
        <w:tc>
          <w:tcPr>
            <w:tcW w:w="0" w:type="auto"/>
          </w:tcPr>
          <w:p w14:paraId="4C00307E" w14:textId="50AE2CA5" w:rsidR="00257E8F" w:rsidRDefault="00257E8F" w:rsidP="007E57E4">
            <w:pPr>
              <w:rPr>
                <w:ins w:id="1622" w:author="David Conklin" w:date="2020-11-10T17:21:00Z"/>
              </w:rPr>
            </w:pPr>
            <w:ins w:id="1623" w:author="David Conklin" w:date="2020-11-10T17:21:00Z">
              <w:r>
                <w:t>14162200</w:t>
              </w:r>
            </w:ins>
          </w:p>
        </w:tc>
        <w:tc>
          <w:tcPr>
            <w:tcW w:w="0" w:type="auto"/>
          </w:tcPr>
          <w:p w14:paraId="3E513CD9" w14:textId="492288C1" w:rsidR="00257E8F" w:rsidRDefault="00257E8F" w:rsidP="007E57E4">
            <w:pPr>
              <w:rPr>
                <w:ins w:id="1624" w:author="David Conklin" w:date="2020-11-10T17:21:00Z"/>
              </w:rPr>
            </w:pPr>
            <w:ins w:id="1625" w:author="David Conklin" w:date="2020-11-10T17:21:00Z">
              <w:r>
                <w:t>23773405</w:t>
              </w:r>
            </w:ins>
          </w:p>
        </w:tc>
        <w:tc>
          <w:tcPr>
            <w:tcW w:w="0" w:type="auto"/>
          </w:tcPr>
          <w:p w14:paraId="4D9819F6" w14:textId="39901D7A" w:rsidR="00257E8F" w:rsidRDefault="00257E8F" w:rsidP="007E57E4">
            <w:pPr>
              <w:rPr>
                <w:ins w:id="1626" w:author="David Conklin" w:date="2020-11-10T17:21:00Z"/>
              </w:rPr>
            </w:pPr>
            <w:ins w:id="1627" w:author="David Conklin" w:date="2020-11-10T17:21:00Z">
              <w:r>
                <w:t>BLUE RIVER AT BLUE RIVER</w:t>
              </w:r>
            </w:ins>
          </w:p>
        </w:tc>
      </w:tr>
      <w:tr w:rsidR="00257E8F" w14:paraId="7549FD54" w14:textId="77777777" w:rsidTr="00257E8F">
        <w:trPr>
          <w:ins w:id="1628" w:author="David Conklin" w:date="2020-11-10T17:21:00Z"/>
        </w:trPr>
        <w:tc>
          <w:tcPr>
            <w:tcW w:w="0" w:type="auto"/>
          </w:tcPr>
          <w:p w14:paraId="600243E1" w14:textId="34826399" w:rsidR="00257E8F" w:rsidRDefault="00257E8F" w:rsidP="007E57E4">
            <w:pPr>
              <w:rPr>
                <w:ins w:id="1629" w:author="David Conklin" w:date="2020-11-10T17:21:00Z"/>
              </w:rPr>
            </w:pPr>
            <w:ins w:id="1630" w:author="David Conklin" w:date="2020-11-10T17:21:00Z">
              <w:r>
                <w:t>14162500</w:t>
              </w:r>
            </w:ins>
          </w:p>
        </w:tc>
        <w:tc>
          <w:tcPr>
            <w:tcW w:w="0" w:type="auto"/>
          </w:tcPr>
          <w:p w14:paraId="51F2F35E" w14:textId="02F16FA5" w:rsidR="00257E8F" w:rsidRDefault="00257E8F" w:rsidP="007E57E4">
            <w:pPr>
              <w:rPr>
                <w:ins w:id="1631" w:author="David Conklin" w:date="2020-11-10T17:21:00Z"/>
              </w:rPr>
            </w:pPr>
            <w:ins w:id="1632" w:author="David Conklin" w:date="2020-11-10T17:22:00Z">
              <w:r>
                <w:t>23772909</w:t>
              </w:r>
            </w:ins>
          </w:p>
        </w:tc>
        <w:tc>
          <w:tcPr>
            <w:tcW w:w="0" w:type="auto"/>
          </w:tcPr>
          <w:p w14:paraId="706F34D0" w14:textId="6AC08E84" w:rsidR="00257E8F" w:rsidRDefault="00257E8F" w:rsidP="007E57E4">
            <w:pPr>
              <w:rPr>
                <w:ins w:id="1633" w:author="David Conklin" w:date="2020-11-10T17:21:00Z"/>
              </w:rPr>
            </w:pPr>
            <w:ins w:id="1634" w:author="David Conklin" w:date="2020-11-10T17:22:00Z">
              <w:r>
                <w:t>MCKENZIE RIVER NEAR VIDA</w:t>
              </w:r>
            </w:ins>
          </w:p>
        </w:tc>
      </w:tr>
    </w:tbl>
    <w:p w14:paraId="1F8675B2" w14:textId="77777777" w:rsidR="00E70EE0" w:rsidRDefault="00E70EE0" w:rsidP="007E57E4">
      <w:pPr>
        <w:rPr>
          <w:ins w:id="1635" w:author="David Conklin" w:date="2020-11-10T16:46:00Z"/>
        </w:rPr>
      </w:pPr>
    </w:p>
    <w:p w14:paraId="05DF6212" w14:textId="3895B969" w:rsidR="002E7078" w:rsidRDefault="00257E8F" w:rsidP="007E57E4">
      <w:pPr>
        <w:rPr>
          <w:ins w:id="1636" w:author="David Conklin" w:date="2020-11-10T17:48:00Z"/>
        </w:rPr>
      </w:pPr>
      <w:ins w:id="1637" w:author="David Conklin" w:date="2020-11-10T17:28:00Z">
        <w:r>
          <w:t xml:space="preserve">As of 11/10/20, two </w:t>
        </w:r>
      </w:ins>
      <w:ins w:id="1638" w:author="David Conklin" w:date="2020-11-10T17:30:00Z">
        <w:r w:rsidR="00AB31D0">
          <w:t xml:space="preserve">types of </w:t>
        </w:r>
      </w:ins>
      <w:ins w:id="1639" w:author="David Conklin" w:date="2020-11-10T17:28:00Z">
        <w:r>
          <w:t xml:space="preserve">“tuning knobs” have been used to </w:t>
        </w:r>
        <w:r w:rsidR="00AB31D0">
          <w:t>improve CW3</w:t>
        </w:r>
      </w:ins>
      <w:ins w:id="1640" w:author="David Conklin" w:date="2020-11-10T17:29:00Z">
        <w:r w:rsidR="00AB31D0">
          <w:t xml:space="preserve">M’s simulation skill for flows in the McKenzie basin: the placement and flow rates of the </w:t>
        </w:r>
      </w:ins>
      <w:ins w:id="1641" w:author="David Conklin" w:date="2020-11-10T17:31:00Z">
        <w:r w:rsidR="00AB31D0">
          <w:t>springs, and the ET_MULT parameter in the HBV.csv parameter set used by the HBV precipitation-</w:t>
        </w:r>
      </w:ins>
      <w:ins w:id="1642" w:author="David Conklin" w:date="2020-11-10T17:32:00Z">
        <w:r w:rsidR="00AB31D0">
          <w:t>runoff submodel.</w:t>
        </w:r>
      </w:ins>
      <w:ins w:id="1643" w:author="David Conklin" w:date="2020-11-10T17:33:00Z">
        <w:r w:rsidR="00AB31D0">
          <w:t xml:space="preserve">  Spring flows are represented as</w:t>
        </w:r>
      </w:ins>
      <w:ins w:id="1644" w:author="David Conklin" w:date="2020-11-10T17:34:00Z">
        <w:r w:rsidR="00AB31D0">
          <w:t xml:space="preserve"> constant – the same amount of water is added at the same temperature every day of the year, there </w:t>
        </w:r>
      </w:ins>
      <w:ins w:id="1645" w:author="David Conklin" w:date="2020-11-10T17:35:00Z">
        <w:r w:rsidR="00AB31D0">
          <w:t>is no seasonal variation.  The ET_</w:t>
        </w:r>
      </w:ins>
      <w:ins w:id="1646" w:author="David Conklin" w:date="2020-11-10T17:36:00Z">
        <w:r w:rsidR="00AB31D0">
          <w:t>MULT parameter was originally added to HBV.csv</w:t>
        </w:r>
      </w:ins>
      <w:ins w:id="1647" w:author="David Conklin" w:date="2020-11-10T17:37:00Z">
        <w:r w:rsidR="00AB31D0">
          <w:t xml:space="preserve"> as a multiplier on evapotranspiration </w:t>
        </w:r>
      </w:ins>
      <w:ins w:id="1648" w:author="David Conklin" w:date="2020-11-10T17:36:00Z">
        <w:r w:rsidR="00AB31D0">
          <w:t xml:space="preserve"> to ac</w:t>
        </w:r>
      </w:ins>
      <w:ins w:id="1649" w:author="David Conklin" w:date="2020-11-10T17:37:00Z">
        <w:r w:rsidR="00AB31D0">
          <w:t xml:space="preserve">count for the fact that the average leaf area is </w:t>
        </w:r>
      </w:ins>
      <w:ins w:id="1650" w:author="David Conklin" w:date="2020-11-10T17:38:00Z">
        <w:r w:rsidR="00AB31D0">
          <w:t>poorly known in the</w:t>
        </w:r>
        <w:r w:rsidR="002E7078">
          <w:t xml:space="preserve"> forested uplands</w:t>
        </w:r>
      </w:ins>
      <w:ins w:id="1651" w:author="David Conklin" w:date="2020-11-10T17:40:00Z">
        <w:r w:rsidR="002E7078">
          <w:t xml:space="preserve">. </w:t>
        </w:r>
      </w:ins>
      <w:ins w:id="1652" w:author="David Conklin" w:date="2020-11-10T17:41:00Z">
        <w:r w:rsidR="002E7078">
          <w:t>Real and simulated e</w:t>
        </w:r>
      </w:ins>
      <w:ins w:id="1653" w:author="David Conklin" w:date="2020-11-10T17:40:00Z">
        <w:r w:rsidR="002E7078">
          <w:t>vapotransp</w:t>
        </w:r>
      </w:ins>
      <w:ins w:id="1654" w:author="David Conklin" w:date="2020-11-10T17:41:00Z">
        <w:r w:rsidR="002E7078">
          <w:t>iration varies seasonally, so adjustments to ET</w:t>
        </w:r>
      </w:ins>
      <w:ins w:id="1655" w:author="David Conklin" w:date="2020-11-10T17:42:00Z">
        <w:r w:rsidR="002E7078">
          <w:t>_MULT affect the seasonal pattern of flows as well as their annual averages.</w:t>
        </w:r>
      </w:ins>
    </w:p>
    <w:p w14:paraId="2B5F8E61" w14:textId="77777777" w:rsidR="00B47F76" w:rsidRDefault="00B47F76" w:rsidP="00535731">
      <w:pPr>
        <w:pStyle w:val="Heading2"/>
        <w:rPr>
          <w:ins w:id="1656" w:author="David Conklin" w:date="2020-11-11T06:43:00Z"/>
        </w:rPr>
      </w:pPr>
    </w:p>
    <w:p w14:paraId="321228FE" w14:textId="7787AF5E" w:rsidR="00535731" w:rsidRDefault="00535731" w:rsidP="00535731">
      <w:pPr>
        <w:pStyle w:val="Heading2"/>
        <w:rPr>
          <w:ins w:id="1657" w:author="David Conklin" w:date="2020-11-11T04:46:00Z"/>
        </w:rPr>
      </w:pPr>
      <w:bookmarkStart w:id="1658" w:name="_Toc56579871"/>
      <w:ins w:id="1659" w:author="David Conklin" w:date="2020-11-11T04:46:00Z">
        <w:r>
          <w:t>Analysis of calibration and skill</w:t>
        </w:r>
        <w:bookmarkEnd w:id="1658"/>
        <w:r>
          <w:t xml:space="preserve"> </w:t>
        </w:r>
      </w:ins>
    </w:p>
    <w:p w14:paraId="57E1DBA4" w14:textId="04DEAE5F" w:rsidR="00535731" w:rsidRDefault="00535731" w:rsidP="00535731">
      <w:pPr>
        <w:rPr>
          <w:ins w:id="1660" w:author="David Conklin" w:date="2020-11-11T04:56:00Z"/>
        </w:rPr>
      </w:pPr>
      <w:ins w:id="1661" w:author="David Conklin" w:date="2020-11-11T04:48:00Z">
        <w:r>
          <w:t>As of 11/11/20, s</w:t>
        </w:r>
      </w:ins>
      <w:ins w:id="1662" w:author="David Conklin" w:date="2020-11-11T04:47:00Z">
        <w:r>
          <w:t>ix</w:t>
        </w:r>
      </w:ins>
      <w:ins w:id="1663" w:author="David Conklin" w:date="2020-11-11T04:48:00Z">
        <w:r>
          <w:t xml:space="preserve"> flow gage locations and 4 temperature sensor locations</w:t>
        </w:r>
      </w:ins>
      <w:ins w:id="1664" w:author="David Conklin" w:date="2020-11-11T04:49:00Z">
        <w:r>
          <w:t xml:space="preserve"> have unsatisfactory skill grades.  Two of the flow locations are downstream of d</w:t>
        </w:r>
      </w:ins>
      <w:ins w:id="1665" w:author="David Conklin" w:date="2020-11-11T04:50:00Z">
        <w:r>
          <w:t xml:space="preserve">ams; the </w:t>
        </w:r>
        <w:r w:rsidR="003F363E">
          <w:t>poor skill is presumably a result of poor representation of the dam operations.  That is almo</w:t>
        </w:r>
      </w:ins>
      <w:ins w:id="1666" w:author="David Conklin" w:date="2020-11-11T04:51:00Z">
        <w:r w:rsidR="003F363E">
          <w:t xml:space="preserve">st certainly the case at reach 23773359 below Trail Bridge dam, since </w:t>
        </w:r>
      </w:ins>
      <w:ins w:id="1667" w:author="David Conklin" w:date="2020-11-11T04:52:00Z">
        <w:r w:rsidR="003F363E">
          <w:t>the Trail Bridge dam is not represented in the model at all.</w:t>
        </w:r>
      </w:ins>
      <w:ins w:id="1668" w:author="David Conklin" w:date="2020-11-11T04:48:00Z">
        <w:r>
          <w:t xml:space="preserve"> </w:t>
        </w:r>
      </w:ins>
      <w:ins w:id="1669" w:author="David Conklin" w:date="2020-11-11T04:52:00Z">
        <w:r w:rsidR="003F363E">
          <w:t xml:space="preserve"> Reach 23773009</w:t>
        </w:r>
      </w:ins>
      <w:ins w:id="1670" w:author="David Conklin" w:date="2020-11-11T04:53:00Z">
        <w:r w:rsidR="003F363E">
          <w:t xml:space="preserve"> on the South Fork near Rainbow is downstream of the Cougar dam.  Cougar, one of the USACE Willamette </w:t>
        </w:r>
      </w:ins>
      <w:ins w:id="1671" w:author="David Conklin" w:date="2020-11-11T04:54:00Z">
        <w:r w:rsidR="003F363E">
          <w:t>Project dams, is represented explicitly in the model, using operating curves c. 2010.</w:t>
        </w:r>
      </w:ins>
      <w:ins w:id="1672" w:author="David Conklin" w:date="2020-11-11T04:55:00Z">
        <w:r w:rsidR="003F363E">
          <w:t xml:space="preserve">  Further analysis, and updating the Cougar operating curves, </w:t>
        </w:r>
      </w:ins>
      <w:ins w:id="1673" w:author="David Conklin" w:date="2020-11-11T04:56:00Z">
        <w:r w:rsidR="003F363E">
          <w:t>may allow us to improve the skill at that location.</w:t>
        </w:r>
      </w:ins>
    </w:p>
    <w:p w14:paraId="6DD41520" w14:textId="7C3B69AD" w:rsidR="003F363E" w:rsidRDefault="003F363E" w:rsidP="00535731">
      <w:pPr>
        <w:rPr>
          <w:ins w:id="1674" w:author="David Conklin" w:date="2020-11-11T04:56:00Z"/>
        </w:rPr>
      </w:pPr>
    </w:p>
    <w:p w14:paraId="0E521833" w14:textId="381C3E79" w:rsidR="003F363E" w:rsidRDefault="003F363E" w:rsidP="00535731">
      <w:pPr>
        <w:rPr>
          <w:ins w:id="1675" w:author="David Conklin" w:date="2020-11-11T05:02:00Z"/>
        </w:rPr>
      </w:pPr>
      <w:ins w:id="1676" w:author="David Conklin" w:date="2020-11-11T04:58:00Z">
        <w:r>
          <w:t xml:space="preserve">Two more of flow locations with unsatisfactory skill </w:t>
        </w:r>
      </w:ins>
      <w:ins w:id="1677" w:author="David Conklin" w:date="2020-11-11T04:59:00Z">
        <w:r>
          <w:t xml:space="preserve">(reaches 23772857 and 23772801) are affected by the </w:t>
        </w:r>
      </w:ins>
      <w:ins w:id="1678" w:author="David Conklin" w:date="2020-11-11T05:00:00Z">
        <w:r>
          <w:t xml:space="preserve">Leaburg and Walterville </w:t>
        </w:r>
        <w:r w:rsidR="005271A6">
          <w:t>canals, which divert water from the river to produce hydroelectric power, and re</w:t>
        </w:r>
      </w:ins>
      <w:ins w:id="1679" w:author="David Conklin" w:date="2020-11-11T05:01:00Z">
        <w:r w:rsidR="005271A6">
          <w:t>turn it further downstream.  CW3M does not include a representation of the canals.</w:t>
        </w:r>
      </w:ins>
    </w:p>
    <w:p w14:paraId="2E956D31" w14:textId="358AC459" w:rsidR="005271A6" w:rsidRDefault="005271A6" w:rsidP="00535731">
      <w:pPr>
        <w:rPr>
          <w:ins w:id="1680" w:author="David Conklin" w:date="2020-11-11T05:02:00Z"/>
        </w:rPr>
      </w:pPr>
    </w:p>
    <w:p w14:paraId="279B521D" w14:textId="1CF46646" w:rsidR="005271A6" w:rsidRDefault="005271A6" w:rsidP="00535731">
      <w:pPr>
        <w:rPr>
          <w:ins w:id="1681" w:author="David Conklin" w:date="2020-11-11T05:09:00Z"/>
        </w:rPr>
      </w:pPr>
      <w:ins w:id="1682" w:author="David Conklin" w:date="2020-11-11T05:02:00Z">
        <w:r>
          <w:t xml:space="preserve">Low simulation skill for </w:t>
        </w:r>
      </w:ins>
      <w:ins w:id="1683" w:author="David Conklin" w:date="2020-11-11T05:04:00Z">
        <w:r>
          <w:t>Cedar Creek at Springfield (reach 23774369</w:t>
        </w:r>
      </w:ins>
      <w:ins w:id="1684" w:author="David Conklin" w:date="2020-11-11T05:05:00Z">
        <w:r>
          <w:t>, average gaged flow 0.78 cms for 2010-18) may be due to ur</w:t>
        </w:r>
      </w:ins>
      <w:ins w:id="1685" w:author="David Conklin" w:date="2020-11-11T05:06:00Z">
        <w:r>
          <w:t>banization of its drainage area.</w:t>
        </w:r>
      </w:ins>
      <w:ins w:id="1686" w:author="David Conklin" w:date="2020-11-11T05:07:00Z">
        <w:r>
          <w:t xml:space="preserve">  Further analysis could lead to improvements, but </w:t>
        </w:r>
      </w:ins>
      <w:ins w:id="1687" w:author="David Conklin" w:date="2020-11-11T05:08:00Z">
        <w:r>
          <w:t xml:space="preserve">the creek contributes less than 1% of the basin discharge, so </w:t>
        </w:r>
      </w:ins>
      <w:ins w:id="1688" w:author="David Conklin" w:date="2020-11-11T05:09:00Z">
        <w:r>
          <w:t>any improvements are likely to make only a small difference to the picture of the basin as a whole.</w:t>
        </w:r>
      </w:ins>
    </w:p>
    <w:p w14:paraId="67044DAA" w14:textId="2B24627A" w:rsidR="005271A6" w:rsidRDefault="005271A6" w:rsidP="00535731">
      <w:pPr>
        <w:rPr>
          <w:ins w:id="1689" w:author="David Conklin" w:date="2020-11-11T05:09:00Z"/>
        </w:rPr>
      </w:pPr>
    </w:p>
    <w:p w14:paraId="67BC7B18" w14:textId="327F27D3" w:rsidR="00767E36" w:rsidRDefault="005271A6" w:rsidP="00535731">
      <w:pPr>
        <w:rPr>
          <w:ins w:id="1690" w:author="David Conklin" w:date="2020-11-11T05:12:00Z"/>
        </w:rPr>
      </w:pPr>
      <w:ins w:id="1691" w:author="David Conklin" w:date="2020-11-11T05:09:00Z">
        <w:r>
          <w:t>Th</w:t>
        </w:r>
      </w:ins>
      <w:ins w:id="1692" w:author="David Conklin" w:date="2020-11-11T05:10:00Z">
        <w:r>
          <w:t>e sixth gage location with unsatisfactory simulation skill is</w:t>
        </w:r>
        <w:r w:rsidR="00767E36">
          <w:t xml:space="preserve"> at the outlet of Clear Lake (reach</w:t>
        </w:r>
      </w:ins>
      <w:ins w:id="1693" w:author="David Conklin" w:date="2020-11-11T05:11:00Z">
        <w:r w:rsidR="00767E36">
          <w:t xml:space="preserve"> 23773373), the actual source of the McKenzie.</w:t>
        </w:r>
      </w:ins>
      <w:ins w:id="1694" w:author="David Conklin" w:date="2020-11-11T05:14:00Z">
        <w:r w:rsidR="00767E36">
          <w:t xml:space="preserve">  The simulation accurately r</w:t>
        </w:r>
      </w:ins>
      <w:ins w:id="1695" w:author="David Conklin" w:date="2020-11-11T05:15:00Z">
        <w:r w:rsidR="00767E36">
          <w:t>eproduces</w:t>
        </w:r>
      </w:ins>
      <w:ins w:id="1696" w:author="David Conklin" w:date="2020-11-11T05:14:00Z">
        <w:r w:rsidR="00767E36">
          <w:t xml:space="preserve"> the magnitude of </w:t>
        </w:r>
        <w:r w:rsidR="00767E36">
          <w:lastRenderedPageBreak/>
          <w:t>the flows</w:t>
        </w:r>
      </w:ins>
      <w:ins w:id="1697" w:author="David Conklin" w:date="2020-11-11T05:15:00Z">
        <w:r w:rsidR="00767E36">
          <w:t xml:space="preserve"> (PBIAS 0.2%) but does poorly at </w:t>
        </w:r>
      </w:ins>
      <w:ins w:id="1698" w:author="David Conklin" w:date="2020-11-11T05:16:00Z">
        <w:r w:rsidR="00767E36">
          <w:t>reproducing the seasonal variation</w:t>
        </w:r>
      </w:ins>
      <w:ins w:id="1699" w:author="David Conklin" w:date="2020-11-11T05:23:00Z">
        <w:r w:rsidR="0027285C">
          <w:t xml:space="preserve"> (NSE 0.38, RSR 0.79, R</w:t>
        </w:r>
      </w:ins>
      <w:ins w:id="1700" w:author="David Conklin" w:date="2020-11-11T05:31:00Z">
        <w:r w:rsidR="003B76A2">
          <w:rPr>
            <w:vertAlign w:val="superscript"/>
          </w:rPr>
          <w:t>2</w:t>
        </w:r>
      </w:ins>
      <w:ins w:id="1701" w:author="David Conklin" w:date="2020-11-11T05:24:00Z">
        <w:r w:rsidR="0027285C">
          <w:t xml:space="preserve"> 0.40)</w:t>
        </w:r>
      </w:ins>
      <w:ins w:id="1702" w:author="David Conklin" w:date="2020-11-11T05:16:00Z">
        <w:r w:rsidR="00767E36">
          <w:t>.</w:t>
        </w:r>
      </w:ins>
      <w:ins w:id="1703" w:author="David Conklin" w:date="2020-11-11T05:25:00Z">
        <w:r w:rsidR="003B76A2">
          <w:t xml:space="preserve">  Improvement of skill at this location wil</w:t>
        </w:r>
      </w:ins>
      <w:ins w:id="1704" w:author="David Conklin" w:date="2020-11-11T05:26:00Z">
        <w:r w:rsidR="003B76A2">
          <w:t xml:space="preserve">l likely require identifying the </w:t>
        </w:r>
      </w:ins>
      <w:ins w:id="1705" w:author="David Conklin" w:date="2020-11-11T05:27:00Z">
        <w:r w:rsidR="003B76A2">
          <w:t xml:space="preserve">surface land </w:t>
        </w:r>
      </w:ins>
      <w:ins w:id="1706" w:author="David Conklin" w:date="2020-11-11T05:26:00Z">
        <w:r w:rsidR="003B76A2">
          <w:t>area drained by Clear Lake</w:t>
        </w:r>
      </w:ins>
      <w:ins w:id="1707" w:author="David Conklin" w:date="2020-11-11T05:27:00Z">
        <w:r w:rsidR="003B76A2">
          <w:t xml:space="preserve"> and</w:t>
        </w:r>
      </w:ins>
      <w:ins w:id="1708" w:author="David Conklin" w:date="2020-11-11T05:28:00Z">
        <w:r w:rsidR="003B76A2">
          <w:t xml:space="preserve"> </w:t>
        </w:r>
      </w:ins>
      <w:ins w:id="1709" w:author="David Conklin" w:date="2020-11-11T05:27:00Z">
        <w:r w:rsidR="003B76A2">
          <w:t xml:space="preserve">running </w:t>
        </w:r>
      </w:ins>
      <w:ins w:id="1710" w:author="David Conklin" w:date="2020-11-11T05:28:00Z">
        <w:r w:rsidR="003B76A2">
          <w:t>a</w:t>
        </w:r>
      </w:ins>
      <w:ins w:id="1711" w:author="David Conklin" w:date="2020-11-11T05:27:00Z">
        <w:r w:rsidR="003B76A2">
          <w:t xml:space="preserve"> PEST calibration</w:t>
        </w:r>
      </w:ins>
      <w:ins w:id="1712" w:author="David Conklin" w:date="2020-11-11T05:28:00Z">
        <w:r w:rsidR="003B76A2">
          <w:t xml:space="preserve"> for it, to get new values for HBV parameters</w:t>
        </w:r>
      </w:ins>
      <w:ins w:id="1713" w:author="David Conklin" w:date="2020-11-11T05:29:00Z">
        <w:r w:rsidR="003B76A2">
          <w:t xml:space="preserve">, including </w:t>
        </w:r>
      </w:ins>
      <w:ins w:id="1714" w:author="David Conklin" w:date="2020-11-11T05:30:00Z">
        <w:r w:rsidR="003B76A2">
          <w:t xml:space="preserve">ET_MULT and </w:t>
        </w:r>
      </w:ins>
      <w:ins w:id="1715" w:author="David Conklin" w:date="2020-11-11T05:29:00Z">
        <w:r w:rsidR="003B76A2">
          <w:t>the spring flow, which affect the</w:t>
        </w:r>
      </w:ins>
      <w:ins w:id="1716" w:author="David Conklin" w:date="2020-11-11T05:30:00Z">
        <w:r w:rsidR="003B76A2">
          <w:t xml:space="preserve"> reces</w:t>
        </w:r>
      </w:ins>
      <w:ins w:id="1717" w:author="David Conklin" w:date="2020-11-11T05:31:00Z">
        <w:r w:rsidR="003B76A2">
          <w:t>sion curves and seasonality.</w:t>
        </w:r>
      </w:ins>
    </w:p>
    <w:p w14:paraId="168058C4" w14:textId="35F5146D" w:rsidR="00767E36" w:rsidRDefault="00767E36" w:rsidP="00535731">
      <w:pPr>
        <w:rPr>
          <w:ins w:id="1718" w:author="David Conklin" w:date="2020-11-11T05:16:00Z"/>
        </w:rPr>
      </w:pPr>
    </w:p>
    <w:p w14:paraId="161D656E" w14:textId="3DE4F4EB" w:rsidR="00767E36" w:rsidRDefault="00767E36" w:rsidP="00535731">
      <w:pPr>
        <w:rPr>
          <w:ins w:id="1719" w:author="David Conklin" w:date="2020-11-11T06:28:00Z"/>
        </w:rPr>
      </w:pPr>
      <w:ins w:id="1720" w:author="David Conklin" w:date="2020-11-11T05:16:00Z">
        <w:r>
          <w:rPr>
            <w:noProof/>
          </w:rPr>
          <w:drawing>
            <wp:inline distT="0" distB="0" distL="0" distR="0" wp14:anchorId="651C5C62" wp14:editId="355D825B">
              <wp:extent cx="5943600" cy="2145030"/>
              <wp:effectExtent l="0" t="0" r="0" b="7620"/>
              <wp:docPr id="13" name="Chart 13">
                <a:extLst xmlns:a="http://schemas.openxmlformats.org/drawingml/2006/main">
                  <a:ext uri="{FF2B5EF4-FFF2-40B4-BE49-F238E27FC236}">
                    <a16:creationId xmlns:a16="http://schemas.microsoft.com/office/drawing/2014/main" id="{AC1C27B8-74B0-4A07-9CEE-1A5ED2F49C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13949D89" w14:textId="476C5328" w:rsidR="002B6EA4" w:rsidRDefault="002B6EA4" w:rsidP="00535731">
      <w:pPr>
        <w:rPr>
          <w:ins w:id="1721" w:author="David Conklin" w:date="2020-11-11T06:28:00Z"/>
        </w:rPr>
      </w:pPr>
    </w:p>
    <w:p w14:paraId="21BEFCD3" w14:textId="09EAEAD5" w:rsidR="002B6EA4" w:rsidRDefault="002B6EA4" w:rsidP="00535731">
      <w:pPr>
        <w:rPr>
          <w:ins w:id="1722" w:author="David Conklin" w:date="2020-11-11T05:22:00Z"/>
        </w:rPr>
      </w:pPr>
      <w:ins w:id="1723" w:author="David Conklin" w:date="2020-11-11T06:28:00Z">
        <w:r>
          <w:t>As of 11/11/20, since there are still pa</w:t>
        </w:r>
      </w:ins>
      <w:ins w:id="1724" w:author="David Conklin" w:date="2020-11-11T06:29:00Z">
        <w:r>
          <w:t xml:space="preserve">rts of the CW3M stream temperature </w:t>
        </w:r>
      </w:ins>
      <w:ins w:id="1725" w:author="David Conklin" w:date="2020-11-11T06:30:00Z">
        <w:r>
          <w:t xml:space="preserve">code and data </w:t>
        </w:r>
      </w:ins>
      <w:ins w:id="1726" w:author="David Conklin" w:date="2020-11-11T06:29:00Z">
        <w:r>
          <w:t xml:space="preserve"> which are incomplete, it is a pleasant surprise that </w:t>
        </w:r>
      </w:ins>
      <w:ins w:id="1727" w:author="David Conklin" w:date="2020-11-11T06:30:00Z">
        <w:r>
          <w:t xml:space="preserve">simulated stream temperatures at 2 locations get </w:t>
        </w:r>
      </w:ins>
      <w:ins w:id="1728" w:author="David Conklin" w:date="2020-11-11T06:31:00Z">
        <w:r>
          <w:t xml:space="preserve">satisfactory or better grades, especially </w:t>
        </w:r>
      </w:ins>
      <w:ins w:id="1729" w:author="David Conklin" w:date="2020-11-11T06:32:00Z">
        <w:r>
          <w:t>at gag</w:t>
        </w:r>
      </w:ins>
      <w:ins w:id="1730" w:author="David Conklin" w:date="2020-11-11T06:33:00Z">
        <w:r>
          <w:t>e (14164900) location on McKenzie reach</w:t>
        </w:r>
      </w:ins>
      <w:ins w:id="1731" w:author="David Conklin" w:date="2020-11-11T06:31:00Z">
        <w:r>
          <w:t xml:space="preserve"> (23772751) closest to </w:t>
        </w:r>
      </w:ins>
      <w:ins w:id="1732" w:author="David Conklin" w:date="2020-11-11T06:34:00Z">
        <w:r w:rsidR="00B47F76">
          <w:t>its</w:t>
        </w:r>
      </w:ins>
      <w:ins w:id="1733" w:author="David Conklin" w:date="2020-11-11T06:32:00Z">
        <w:r>
          <w:t xml:space="preserve"> confluence with the Willamette.</w:t>
        </w:r>
      </w:ins>
      <w:ins w:id="1734" w:author="David Conklin" w:date="2020-11-11T06:34:00Z">
        <w:r w:rsidR="00B47F76">
          <w:t xml:space="preserve">  The missing piece</w:t>
        </w:r>
      </w:ins>
      <w:ins w:id="1735" w:author="David Conklin" w:date="2020-11-11T06:35:00Z">
        <w:r w:rsidR="00B47F76">
          <w:t>s of the stream temperature model include representation of shading from stream banks and vegetation, informat</w:t>
        </w:r>
      </w:ins>
      <w:ins w:id="1736" w:author="David Conklin" w:date="2020-11-11T06:36:00Z">
        <w:r w:rsidR="00B47F76">
          <w:t>ion about the temperature of runoff into the reaches and how it varies seasonally, and</w:t>
        </w:r>
      </w:ins>
      <w:ins w:id="1737" w:author="David Conklin" w:date="2020-11-11T06:37:00Z">
        <w:r w:rsidR="00B47F76">
          <w:t xml:space="preserve"> an accounting for the warming of </w:t>
        </w:r>
      </w:ins>
      <w:ins w:id="1738" w:author="David Conklin" w:date="2020-11-11T06:38:00Z">
        <w:r w:rsidR="00B47F76">
          <w:t xml:space="preserve">surface water in reservoirs in the summertime.  Currently, </w:t>
        </w:r>
      </w:ins>
      <w:ins w:id="1739" w:author="David Conklin" w:date="2020-11-11T07:03:00Z">
        <w:r w:rsidR="00FF0F24">
          <w:t>water in</w:t>
        </w:r>
      </w:ins>
      <w:ins w:id="1740" w:author="David Conklin" w:date="2020-11-11T07:04:00Z">
        <w:r w:rsidR="00FF0F24">
          <w:t xml:space="preserve"> reaches and reservoirs is initialized at 10 deg C, and runoff enters the reaches at a constant </w:t>
        </w:r>
      </w:ins>
      <w:ins w:id="1741" w:author="David Conklin" w:date="2020-11-11T07:05:00Z">
        <w:r w:rsidR="00FF0F24">
          <w:t>5 deg C year</w:t>
        </w:r>
      </w:ins>
      <w:ins w:id="1742" w:author="David Conklin" w:date="2020-11-11T07:06:00Z">
        <w:r w:rsidR="00FF0F24">
          <w:t xml:space="preserve"> </w:t>
        </w:r>
      </w:ins>
      <w:ins w:id="1743" w:author="David Conklin" w:date="2020-11-11T07:05:00Z">
        <w:r w:rsidR="00FF0F24">
          <w:t>around</w:t>
        </w:r>
      </w:ins>
      <w:ins w:id="1744" w:author="David Conklin" w:date="2020-11-11T06:40:00Z">
        <w:r w:rsidR="00B47F76">
          <w:t>.  Spring water is simulated as entering the reache</w:t>
        </w:r>
      </w:ins>
      <w:ins w:id="1745" w:author="David Conklin" w:date="2020-11-11T07:06:00Z">
        <w:r w:rsidR="00FF0F24">
          <w:t>s</w:t>
        </w:r>
      </w:ins>
      <w:ins w:id="1746" w:author="David Conklin" w:date="2020-11-11T06:40:00Z">
        <w:r w:rsidR="00B47F76">
          <w:t xml:space="preserve"> at </w:t>
        </w:r>
      </w:ins>
      <w:ins w:id="1747" w:author="David Conklin" w:date="2020-11-11T06:41:00Z">
        <w:r w:rsidR="00B47F76">
          <w:t>4.9 deg C.</w:t>
        </w:r>
      </w:ins>
    </w:p>
    <w:p w14:paraId="59FAF5A0" w14:textId="0909CBE3" w:rsidR="0027285C" w:rsidRDefault="0027285C" w:rsidP="00535731">
      <w:pPr>
        <w:rPr>
          <w:ins w:id="1748" w:author="David Conklin" w:date="2020-11-11T05:24:00Z"/>
        </w:rPr>
      </w:pPr>
    </w:p>
    <w:p w14:paraId="0BE5E201" w14:textId="77777777" w:rsidR="00B47F76" w:rsidRDefault="00B47F76" w:rsidP="00B47F76">
      <w:pPr>
        <w:rPr>
          <w:ins w:id="1749" w:author="David Conklin" w:date="2020-11-11T06:43:00Z"/>
        </w:rPr>
      </w:pPr>
    </w:p>
    <w:p w14:paraId="0D1BEDC6" w14:textId="77777777" w:rsidR="00B47F76" w:rsidRDefault="00B47F76" w:rsidP="00B47F76">
      <w:pPr>
        <w:pStyle w:val="Heading2"/>
        <w:rPr>
          <w:ins w:id="1750" w:author="David Conklin" w:date="2020-11-11T06:43:00Z"/>
        </w:rPr>
      </w:pPr>
      <w:bookmarkStart w:id="1751" w:name="_Toc56579872"/>
      <w:ins w:id="1752" w:author="David Conklin" w:date="2020-11-11T06:43:00Z">
        <w:r>
          <w:t>Simulated McKenzie basin water budget</w:t>
        </w:r>
        <w:bookmarkEnd w:id="1751"/>
      </w:ins>
    </w:p>
    <w:p w14:paraId="037D7B42" w14:textId="77777777" w:rsidR="00B47F76" w:rsidRDefault="00B47F76" w:rsidP="00B47F76">
      <w:pPr>
        <w:rPr>
          <w:ins w:id="1753" w:author="David Conklin" w:date="2020-11-11T06:43:00Z"/>
        </w:rPr>
      </w:pPr>
      <w:ins w:id="1754" w:author="David Conklin" w:date="2020-11-11T06:43:00Z">
        <w:r>
          <w:t>As of 11/10/20, for the period 2010-18, CW3M simulates this water budget for the McKenzie basin.</w:t>
        </w:r>
      </w:ins>
    </w:p>
    <w:tbl>
      <w:tblPr>
        <w:tblStyle w:val="TableGrid"/>
        <w:tblW w:w="0" w:type="auto"/>
        <w:tblLook w:val="04A0" w:firstRow="1" w:lastRow="0" w:firstColumn="1" w:lastColumn="0" w:noHBand="0" w:noVBand="1"/>
      </w:tblPr>
      <w:tblGrid>
        <w:gridCol w:w="2009"/>
        <w:gridCol w:w="1620"/>
        <w:gridCol w:w="1803"/>
        <w:gridCol w:w="830"/>
        <w:gridCol w:w="2035"/>
      </w:tblGrid>
      <w:tr w:rsidR="00B47F76" w14:paraId="19978A84" w14:textId="77777777" w:rsidTr="006636CC">
        <w:trPr>
          <w:ins w:id="1755" w:author="David Conklin" w:date="2020-11-11T06:43:00Z"/>
        </w:trPr>
        <w:tc>
          <w:tcPr>
            <w:tcW w:w="0" w:type="auto"/>
          </w:tcPr>
          <w:p w14:paraId="7FEE3A89" w14:textId="77777777" w:rsidR="00B47F76" w:rsidRPr="00036F50" w:rsidRDefault="00B47F76" w:rsidP="006636CC">
            <w:pPr>
              <w:jc w:val="center"/>
              <w:rPr>
                <w:ins w:id="1756" w:author="David Conklin" w:date="2020-11-11T06:43:00Z"/>
                <w:b/>
                <w:bCs/>
              </w:rPr>
            </w:pPr>
            <w:ins w:id="1757" w:author="David Conklin" w:date="2020-11-11T06:43:00Z">
              <w:r w:rsidRPr="00036F50">
                <w:rPr>
                  <w:b/>
                  <w:bCs/>
                </w:rPr>
                <w:t>Inputs</w:t>
              </w:r>
            </w:ins>
          </w:p>
        </w:tc>
        <w:tc>
          <w:tcPr>
            <w:tcW w:w="0" w:type="auto"/>
          </w:tcPr>
          <w:p w14:paraId="7148965F" w14:textId="77777777" w:rsidR="00B47F76" w:rsidRDefault="00B47F76" w:rsidP="006636CC">
            <w:pPr>
              <w:rPr>
                <w:ins w:id="1758" w:author="David Conklin" w:date="2020-11-11T06:43:00Z"/>
              </w:rPr>
            </w:pPr>
            <w:ins w:id="1759" w:author="David Conklin" w:date="2020-11-11T06:43:00Z">
              <w:r>
                <w:t>annual mmH2O</w:t>
              </w:r>
            </w:ins>
          </w:p>
        </w:tc>
        <w:tc>
          <w:tcPr>
            <w:tcW w:w="0" w:type="auto"/>
          </w:tcPr>
          <w:p w14:paraId="08BDBD6A" w14:textId="77777777" w:rsidR="00B47F76" w:rsidRDefault="00B47F76" w:rsidP="006636CC">
            <w:pPr>
              <w:rPr>
                <w:ins w:id="1760" w:author="David Conklin" w:date="2020-11-11T06:43:00Z"/>
              </w:rPr>
            </w:pPr>
            <w:ins w:id="1761" w:author="David Conklin" w:date="2020-11-11T06:43:00Z">
              <w:r>
                <w:t>% of total inputs</w:t>
              </w:r>
            </w:ins>
          </w:p>
        </w:tc>
        <w:tc>
          <w:tcPr>
            <w:tcW w:w="0" w:type="auto"/>
          </w:tcPr>
          <w:p w14:paraId="72184B92" w14:textId="77777777" w:rsidR="00B47F76" w:rsidRDefault="00B47F76" w:rsidP="006636CC">
            <w:pPr>
              <w:rPr>
                <w:ins w:id="1762" w:author="David Conklin" w:date="2020-11-11T06:43:00Z"/>
              </w:rPr>
            </w:pPr>
            <w:ins w:id="1763" w:author="David Conklin" w:date="2020-11-11T06:43:00Z">
              <w:r>
                <w:t>cms</w:t>
              </w:r>
            </w:ins>
          </w:p>
        </w:tc>
        <w:tc>
          <w:tcPr>
            <w:tcW w:w="0" w:type="auto"/>
          </w:tcPr>
          <w:p w14:paraId="2918057E" w14:textId="77777777" w:rsidR="00B47F76" w:rsidRDefault="00B47F76" w:rsidP="006636CC">
            <w:pPr>
              <w:rPr>
                <w:ins w:id="1764" w:author="David Conklin" w:date="2020-11-11T06:43:00Z"/>
              </w:rPr>
            </w:pPr>
            <w:ins w:id="1765" w:author="David Conklin" w:date="2020-11-11T06:43:00Z">
              <w:r>
                <w:t>% of basin discharge</w:t>
              </w:r>
            </w:ins>
          </w:p>
        </w:tc>
      </w:tr>
      <w:tr w:rsidR="00B47F76" w14:paraId="012B4F42" w14:textId="77777777" w:rsidTr="006636CC">
        <w:trPr>
          <w:ins w:id="1766" w:author="David Conklin" w:date="2020-11-11T06:43:00Z"/>
        </w:trPr>
        <w:tc>
          <w:tcPr>
            <w:tcW w:w="0" w:type="auto"/>
          </w:tcPr>
          <w:p w14:paraId="65A9B853" w14:textId="77777777" w:rsidR="00B47F76" w:rsidRDefault="00B47F76" w:rsidP="006636CC">
            <w:pPr>
              <w:rPr>
                <w:ins w:id="1767" w:author="David Conklin" w:date="2020-11-11T06:43:00Z"/>
              </w:rPr>
            </w:pPr>
            <w:ins w:id="1768" w:author="David Conklin" w:date="2020-11-11T06:43:00Z">
              <w:r>
                <w:t>precipitation</w:t>
              </w:r>
            </w:ins>
          </w:p>
        </w:tc>
        <w:tc>
          <w:tcPr>
            <w:tcW w:w="0" w:type="auto"/>
          </w:tcPr>
          <w:p w14:paraId="3B114835" w14:textId="77777777" w:rsidR="00B47F76" w:rsidRDefault="00B47F76" w:rsidP="006636CC">
            <w:pPr>
              <w:jc w:val="right"/>
              <w:rPr>
                <w:ins w:id="1769" w:author="David Conklin" w:date="2020-11-11T06:43:00Z"/>
              </w:rPr>
            </w:pPr>
            <w:ins w:id="1770" w:author="David Conklin" w:date="2020-11-11T06:43:00Z">
              <w:r>
                <w:t>1901</w:t>
              </w:r>
            </w:ins>
          </w:p>
        </w:tc>
        <w:tc>
          <w:tcPr>
            <w:tcW w:w="0" w:type="auto"/>
          </w:tcPr>
          <w:p w14:paraId="210BDCFE" w14:textId="77777777" w:rsidR="00B47F76" w:rsidRDefault="00B47F76" w:rsidP="006636CC">
            <w:pPr>
              <w:rPr>
                <w:ins w:id="1771" w:author="David Conklin" w:date="2020-11-11T06:43:00Z"/>
              </w:rPr>
            </w:pPr>
            <w:ins w:id="1772" w:author="David Conklin" w:date="2020-11-11T06:43:00Z">
              <w:r>
                <w:t>85.7%</w:t>
              </w:r>
            </w:ins>
          </w:p>
        </w:tc>
        <w:tc>
          <w:tcPr>
            <w:tcW w:w="0" w:type="auto"/>
          </w:tcPr>
          <w:p w14:paraId="5F29B78A" w14:textId="77777777" w:rsidR="00B47F76" w:rsidRDefault="00B47F76" w:rsidP="006636CC">
            <w:pPr>
              <w:rPr>
                <w:ins w:id="1773" w:author="David Conklin" w:date="2020-11-11T06:43:00Z"/>
              </w:rPr>
            </w:pPr>
          </w:p>
        </w:tc>
        <w:tc>
          <w:tcPr>
            <w:tcW w:w="0" w:type="auto"/>
          </w:tcPr>
          <w:p w14:paraId="5E731CF8" w14:textId="77777777" w:rsidR="00B47F76" w:rsidRDefault="00B47F76" w:rsidP="006636CC">
            <w:pPr>
              <w:rPr>
                <w:ins w:id="1774" w:author="David Conklin" w:date="2020-11-11T06:43:00Z"/>
              </w:rPr>
            </w:pPr>
          </w:p>
        </w:tc>
      </w:tr>
      <w:tr w:rsidR="00B47F76" w14:paraId="323E3694" w14:textId="77777777" w:rsidTr="006636CC">
        <w:trPr>
          <w:ins w:id="1775" w:author="David Conklin" w:date="2020-11-11T06:43:00Z"/>
        </w:trPr>
        <w:tc>
          <w:tcPr>
            <w:tcW w:w="0" w:type="auto"/>
          </w:tcPr>
          <w:p w14:paraId="758C3F6F" w14:textId="77777777" w:rsidR="00B47F76" w:rsidRDefault="00B47F76" w:rsidP="006636CC">
            <w:pPr>
              <w:rPr>
                <w:ins w:id="1776" w:author="David Conklin" w:date="2020-11-11T06:43:00Z"/>
              </w:rPr>
            </w:pPr>
            <w:ins w:id="1777" w:author="David Conklin" w:date="2020-11-11T06:43:00Z">
              <w:r>
                <w:t>springs</w:t>
              </w:r>
            </w:ins>
          </w:p>
        </w:tc>
        <w:tc>
          <w:tcPr>
            <w:tcW w:w="0" w:type="auto"/>
          </w:tcPr>
          <w:p w14:paraId="206A88D4" w14:textId="77777777" w:rsidR="00B47F76" w:rsidRDefault="00B47F76" w:rsidP="006636CC">
            <w:pPr>
              <w:jc w:val="right"/>
              <w:rPr>
                <w:ins w:id="1778" w:author="David Conklin" w:date="2020-11-11T06:43:00Z"/>
              </w:rPr>
            </w:pPr>
            <w:ins w:id="1779" w:author="David Conklin" w:date="2020-11-11T06:43:00Z">
              <w:r>
                <w:t>292</w:t>
              </w:r>
            </w:ins>
          </w:p>
        </w:tc>
        <w:tc>
          <w:tcPr>
            <w:tcW w:w="0" w:type="auto"/>
          </w:tcPr>
          <w:p w14:paraId="320FE3A4" w14:textId="77777777" w:rsidR="00B47F76" w:rsidRDefault="00B47F76" w:rsidP="006636CC">
            <w:pPr>
              <w:rPr>
                <w:ins w:id="1780" w:author="David Conklin" w:date="2020-11-11T06:43:00Z"/>
              </w:rPr>
            </w:pPr>
            <w:ins w:id="1781" w:author="David Conklin" w:date="2020-11-11T06:43:00Z">
              <w:r>
                <w:t>13.2%</w:t>
              </w:r>
            </w:ins>
          </w:p>
        </w:tc>
        <w:tc>
          <w:tcPr>
            <w:tcW w:w="0" w:type="auto"/>
          </w:tcPr>
          <w:p w14:paraId="269CCE04" w14:textId="77777777" w:rsidR="00B47F76" w:rsidRDefault="00B47F76" w:rsidP="006636CC">
            <w:pPr>
              <w:rPr>
                <w:ins w:id="1782" w:author="David Conklin" w:date="2020-11-11T06:43:00Z"/>
              </w:rPr>
            </w:pPr>
            <w:ins w:id="1783" w:author="David Conklin" w:date="2020-11-11T06:43:00Z">
              <w:r>
                <w:t>30.57</w:t>
              </w:r>
            </w:ins>
          </w:p>
        </w:tc>
        <w:tc>
          <w:tcPr>
            <w:tcW w:w="0" w:type="auto"/>
          </w:tcPr>
          <w:p w14:paraId="68983536" w14:textId="77777777" w:rsidR="00B47F76" w:rsidRDefault="00B47F76" w:rsidP="006636CC">
            <w:pPr>
              <w:jc w:val="right"/>
              <w:rPr>
                <w:ins w:id="1784" w:author="David Conklin" w:date="2020-11-11T06:43:00Z"/>
              </w:rPr>
            </w:pPr>
            <w:ins w:id="1785" w:author="David Conklin" w:date="2020-11-11T06:43:00Z">
              <w:r>
                <w:t>20.4 %</w:t>
              </w:r>
            </w:ins>
          </w:p>
        </w:tc>
      </w:tr>
      <w:tr w:rsidR="00B47F76" w14:paraId="01234E2C" w14:textId="77777777" w:rsidTr="006636CC">
        <w:trPr>
          <w:ins w:id="1786" w:author="David Conklin" w:date="2020-11-11T06:43:00Z"/>
        </w:trPr>
        <w:tc>
          <w:tcPr>
            <w:tcW w:w="0" w:type="auto"/>
          </w:tcPr>
          <w:p w14:paraId="17C09D11" w14:textId="77777777" w:rsidR="00B47F76" w:rsidRDefault="00B47F76" w:rsidP="006636CC">
            <w:pPr>
              <w:rPr>
                <w:ins w:id="1787" w:author="David Conklin" w:date="2020-11-11T06:43:00Z"/>
              </w:rPr>
            </w:pPr>
            <w:ins w:id="1788" w:author="David Conklin" w:date="2020-11-11T06:43:00Z">
              <w:r>
                <w:t>wells</w:t>
              </w:r>
            </w:ins>
          </w:p>
        </w:tc>
        <w:tc>
          <w:tcPr>
            <w:tcW w:w="0" w:type="auto"/>
          </w:tcPr>
          <w:p w14:paraId="53564BB9" w14:textId="77777777" w:rsidR="00B47F76" w:rsidRDefault="00B47F76" w:rsidP="006636CC">
            <w:pPr>
              <w:jc w:val="right"/>
              <w:rPr>
                <w:ins w:id="1789" w:author="David Conklin" w:date="2020-11-11T06:43:00Z"/>
              </w:rPr>
            </w:pPr>
            <w:ins w:id="1790" w:author="David Conklin" w:date="2020-11-11T06:43:00Z">
              <w:r>
                <w:t>11</w:t>
              </w:r>
            </w:ins>
          </w:p>
        </w:tc>
        <w:tc>
          <w:tcPr>
            <w:tcW w:w="0" w:type="auto"/>
          </w:tcPr>
          <w:p w14:paraId="30A3DB0A" w14:textId="77777777" w:rsidR="00B47F76" w:rsidRDefault="00B47F76" w:rsidP="006636CC">
            <w:pPr>
              <w:rPr>
                <w:ins w:id="1791" w:author="David Conklin" w:date="2020-11-11T06:43:00Z"/>
              </w:rPr>
            </w:pPr>
            <w:ins w:id="1792" w:author="David Conklin" w:date="2020-11-11T06:43:00Z">
              <w:r>
                <w:t>0.5%</w:t>
              </w:r>
            </w:ins>
          </w:p>
        </w:tc>
        <w:tc>
          <w:tcPr>
            <w:tcW w:w="0" w:type="auto"/>
          </w:tcPr>
          <w:p w14:paraId="1916D884" w14:textId="77777777" w:rsidR="00B47F76" w:rsidRDefault="00B47F76" w:rsidP="006636CC">
            <w:pPr>
              <w:rPr>
                <w:ins w:id="1793" w:author="David Conklin" w:date="2020-11-11T06:43:00Z"/>
              </w:rPr>
            </w:pPr>
          </w:p>
        </w:tc>
        <w:tc>
          <w:tcPr>
            <w:tcW w:w="0" w:type="auto"/>
          </w:tcPr>
          <w:p w14:paraId="1C7CF72E" w14:textId="77777777" w:rsidR="00B47F76" w:rsidRDefault="00B47F76" w:rsidP="006636CC">
            <w:pPr>
              <w:rPr>
                <w:ins w:id="1794" w:author="David Conklin" w:date="2020-11-11T06:43:00Z"/>
              </w:rPr>
            </w:pPr>
          </w:p>
        </w:tc>
      </w:tr>
      <w:tr w:rsidR="00B47F76" w14:paraId="1287A064" w14:textId="77777777" w:rsidTr="006636CC">
        <w:trPr>
          <w:ins w:id="1795" w:author="David Conklin" w:date="2020-11-11T06:43:00Z"/>
        </w:trPr>
        <w:tc>
          <w:tcPr>
            <w:tcW w:w="0" w:type="auto"/>
          </w:tcPr>
          <w:p w14:paraId="427A92C6" w14:textId="77777777" w:rsidR="00B47F76" w:rsidRDefault="00B47F76" w:rsidP="006636CC">
            <w:pPr>
              <w:rPr>
                <w:ins w:id="1796" w:author="David Conklin" w:date="2020-11-11T06:43:00Z"/>
              </w:rPr>
            </w:pPr>
            <w:ins w:id="1797" w:author="David Conklin" w:date="2020-11-11T06:43:00Z">
              <w:r>
                <w:t>added by model</w:t>
              </w:r>
            </w:ins>
          </w:p>
        </w:tc>
        <w:tc>
          <w:tcPr>
            <w:tcW w:w="0" w:type="auto"/>
          </w:tcPr>
          <w:p w14:paraId="735D96E3" w14:textId="77777777" w:rsidR="00B47F76" w:rsidRDefault="00B47F76" w:rsidP="006636CC">
            <w:pPr>
              <w:jc w:val="right"/>
              <w:rPr>
                <w:ins w:id="1798" w:author="David Conklin" w:date="2020-11-11T06:43:00Z"/>
              </w:rPr>
            </w:pPr>
            <w:ins w:id="1799" w:author="David Conklin" w:date="2020-11-11T06:43:00Z">
              <w:r>
                <w:t>14</w:t>
              </w:r>
            </w:ins>
          </w:p>
        </w:tc>
        <w:tc>
          <w:tcPr>
            <w:tcW w:w="0" w:type="auto"/>
          </w:tcPr>
          <w:p w14:paraId="6872696A" w14:textId="77777777" w:rsidR="00B47F76" w:rsidRDefault="00B47F76" w:rsidP="006636CC">
            <w:pPr>
              <w:rPr>
                <w:ins w:id="1800" w:author="David Conklin" w:date="2020-11-11T06:43:00Z"/>
              </w:rPr>
            </w:pPr>
            <w:ins w:id="1801" w:author="David Conklin" w:date="2020-11-11T06:43:00Z">
              <w:r>
                <w:t>0.6%</w:t>
              </w:r>
            </w:ins>
          </w:p>
        </w:tc>
        <w:tc>
          <w:tcPr>
            <w:tcW w:w="0" w:type="auto"/>
          </w:tcPr>
          <w:p w14:paraId="0842F788" w14:textId="77777777" w:rsidR="00B47F76" w:rsidRDefault="00B47F76" w:rsidP="006636CC">
            <w:pPr>
              <w:rPr>
                <w:ins w:id="1802" w:author="David Conklin" w:date="2020-11-11T06:43:00Z"/>
              </w:rPr>
            </w:pPr>
          </w:p>
        </w:tc>
        <w:tc>
          <w:tcPr>
            <w:tcW w:w="0" w:type="auto"/>
          </w:tcPr>
          <w:p w14:paraId="0C1EBEBA" w14:textId="77777777" w:rsidR="00B47F76" w:rsidRDefault="00B47F76" w:rsidP="006636CC">
            <w:pPr>
              <w:rPr>
                <w:ins w:id="1803" w:author="David Conklin" w:date="2020-11-11T06:43:00Z"/>
              </w:rPr>
            </w:pPr>
          </w:p>
        </w:tc>
      </w:tr>
      <w:tr w:rsidR="00B47F76" w14:paraId="5BE499C1" w14:textId="77777777" w:rsidTr="006636CC">
        <w:trPr>
          <w:ins w:id="1804" w:author="David Conklin" w:date="2020-11-11T06:43:00Z"/>
        </w:trPr>
        <w:tc>
          <w:tcPr>
            <w:tcW w:w="0" w:type="auto"/>
          </w:tcPr>
          <w:p w14:paraId="7820E65B" w14:textId="77777777" w:rsidR="00B47F76" w:rsidRDefault="00B47F76" w:rsidP="006636CC">
            <w:pPr>
              <w:jc w:val="right"/>
              <w:rPr>
                <w:ins w:id="1805" w:author="David Conklin" w:date="2020-11-11T06:43:00Z"/>
              </w:rPr>
            </w:pPr>
            <w:ins w:id="1806" w:author="David Conklin" w:date="2020-11-11T06:43:00Z">
              <w:r>
                <w:t>total in</w:t>
              </w:r>
            </w:ins>
          </w:p>
        </w:tc>
        <w:tc>
          <w:tcPr>
            <w:tcW w:w="0" w:type="auto"/>
          </w:tcPr>
          <w:p w14:paraId="21321C95" w14:textId="77777777" w:rsidR="00B47F76" w:rsidRDefault="00B47F76" w:rsidP="006636CC">
            <w:pPr>
              <w:jc w:val="right"/>
              <w:rPr>
                <w:ins w:id="1807" w:author="David Conklin" w:date="2020-11-11T06:43:00Z"/>
              </w:rPr>
            </w:pPr>
            <w:ins w:id="1808" w:author="David Conklin" w:date="2020-11-11T06:43:00Z">
              <w:r>
                <w:t>2218</w:t>
              </w:r>
            </w:ins>
          </w:p>
        </w:tc>
        <w:tc>
          <w:tcPr>
            <w:tcW w:w="0" w:type="auto"/>
          </w:tcPr>
          <w:p w14:paraId="1A7F4CC8" w14:textId="77777777" w:rsidR="00B47F76" w:rsidRDefault="00B47F76" w:rsidP="006636CC">
            <w:pPr>
              <w:rPr>
                <w:ins w:id="1809" w:author="David Conklin" w:date="2020-11-11T06:43:00Z"/>
              </w:rPr>
            </w:pPr>
            <w:ins w:id="1810" w:author="David Conklin" w:date="2020-11-11T06:43:00Z">
              <w:r>
                <w:t>100.0%</w:t>
              </w:r>
            </w:ins>
          </w:p>
        </w:tc>
        <w:tc>
          <w:tcPr>
            <w:tcW w:w="0" w:type="auto"/>
          </w:tcPr>
          <w:p w14:paraId="20B16787" w14:textId="77777777" w:rsidR="00B47F76" w:rsidRDefault="00B47F76" w:rsidP="006636CC">
            <w:pPr>
              <w:rPr>
                <w:ins w:id="1811" w:author="David Conklin" w:date="2020-11-11T06:43:00Z"/>
              </w:rPr>
            </w:pPr>
          </w:p>
        </w:tc>
        <w:tc>
          <w:tcPr>
            <w:tcW w:w="0" w:type="auto"/>
          </w:tcPr>
          <w:p w14:paraId="50DD7BD6" w14:textId="77777777" w:rsidR="00B47F76" w:rsidRDefault="00B47F76" w:rsidP="006636CC">
            <w:pPr>
              <w:rPr>
                <w:ins w:id="1812" w:author="David Conklin" w:date="2020-11-11T06:43:00Z"/>
              </w:rPr>
            </w:pPr>
          </w:p>
        </w:tc>
      </w:tr>
      <w:tr w:rsidR="00B47F76" w14:paraId="2AE24F52" w14:textId="77777777" w:rsidTr="006636CC">
        <w:trPr>
          <w:ins w:id="1813" w:author="David Conklin" w:date="2020-11-11T06:43:00Z"/>
        </w:trPr>
        <w:tc>
          <w:tcPr>
            <w:tcW w:w="0" w:type="auto"/>
          </w:tcPr>
          <w:p w14:paraId="6BEB7939" w14:textId="77777777" w:rsidR="00B47F76" w:rsidRDefault="00B47F76" w:rsidP="006636CC">
            <w:pPr>
              <w:jc w:val="right"/>
              <w:rPr>
                <w:ins w:id="1814" w:author="David Conklin" w:date="2020-11-11T06:43:00Z"/>
              </w:rPr>
            </w:pPr>
          </w:p>
        </w:tc>
        <w:tc>
          <w:tcPr>
            <w:tcW w:w="0" w:type="auto"/>
          </w:tcPr>
          <w:p w14:paraId="43966011" w14:textId="77777777" w:rsidR="00B47F76" w:rsidRDefault="00B47F76" w:rsidP="006636CC">
            <w:pPr>
              <w:jc w:val="right"/>
              <w:rPr>
                <w:ins w:id="1815" w:author="David Conklin" w:date="2020-11-11T06:43:00Z"/>
              </w:rPr>
            </w:pPr>
          </w:p>
        </w:tc>
        <w:tc>
          <w:tcPr>
            <w:tcW w:w="0" w:type="auto"/>
          </w:tcPr>
          <w:p w14:paraId="7AF0366D" w14:textId="77777777" w:rsidR="00B47F76" w:rsidRDefault="00B47F76" w:rsidP="006636CC">
            <w:pPr>
              <w:rPr>
                <w:ins w:id="1816" w:author="David Conklin" w:date="2020-11-11T06:43:00Z"/>
              </w:rPr>
            </w:pPr>
          </w:p>
        </w:tc>
        <w:tc>
          <w:tcPr>
            <w:tcW w:w="0" w:type="auto"/>
          </w:tcPr>
          <w:p w14:paraId="6C64F406" w14:textId="77777777" w:rsidR="00B47F76" w:rsidRDefault="00B47F76" w:rsidP="006636CC">
            <w:pPr>
              <w:rPr>
                <w:ins w:id="1817" w:author="David Conklin" w:date="2020-11-11T06:43:00Z"/>
              </w:rPr>
            </w:pPr>
          </w:p>
        </w:tc>
        <w:tc>
          <w:tcPr>
            <w:tcW w:w="0" w:type="auto"/>
          </w:tcPr>
          <w:p w14:paraId="77F270E7" w14:textId="77777777" w:rsidR="00B47F76" w:rsidRDefault="00B47F76" w:rsidP="006636CC">
            <w:pPr>
              <w:rPr>
                <w:ins w:id="1818" w:author="David Conklin" w:date="2020-11-11T06:43:00Z"/>
              </w:rPr>
            </w:pPr>
          </w:p>
        </w:tc>
      </w:tr>
      <w:tr w:rsidR="00B47F76" w14:paraId="7F331EA6" w14:textId="77777777" w:rsidTr="006636CC">
        <w:trPr>
          <w:ins w:id="1819" w:author="David Conklin" w:date="2020-11-11T06:43:00Z"/>
        </w:trPr>
        <w:tc>
          <w:tcPr>
            <w:tcW w:w="0" w:type="auto"/>
          </w:tcPr>
          <w:p w14:paraId="4709CAF0" w14:textId="77777777" w:rsidR="00B47F76" w:rsidRPr="00036F50" w:rsidRDefault="00B47F76" w:rsidP="006636CC">
            <w:pPr>
              <w:jc w:val="center"/>
              <w:rPr>
                <w:ins w:id="1820" w:author="David Conklin" w:date="2020-11-11T06:43:00Z"/>
                <w:b/>
                <w:bCs/>
              </w:rPr>
            </w:pPr>
            <w:ins w:id="1821" w:author="David Conklin" w:date="2020-11-11T06:43:00Z">
              <w:r w:rsidRPr="00036F50">
                <w:rPr>
                  <w:b/>
                  <w:bCs/>
                </w:rPr>
                <w:t>Outputs</w:t>
              </w:r>
            </w:ins>
          </w:p>
        </w:tc>
        <w:tc>
          <w:tcPr>
            <w:tcW w:w="0" w:type="auto"/>
          </w:tcPr>
          <w:p w14:paraId="5DBB4455" w14:textId="77777777" w:rsidR="00B47F76" w:rsidRDefault="00B47F76" w:rsidP="006636CC">
            <w:pPr>
              <w:jc w:val="right"/>
              <w:rPr>
                <w:ins w:id="1822" w:author="David Conklin" w:date="2020-11-11T06:43:00Z"/>
              </w:rPr>
            </w:pPr>
            <w:ins w:id="1823" w:author="David Conklin" w:date="2020-11-11T06:43:00Z">
              <w:r>
                <w:t>annual mmH2O</w:t>
              </w:r>
            </w:ins>
          </w:p>
        </w:tc>
        <w:tc>
          <w:tcPr>
            <w:tcW w:w="0" w:type="auto"/>
          </w:tcPr>
          <w:p w14:paraId="74396756" w14:textId="77777777" w:rsidR="00B47F76" w:rsidRDefault="00B47F76" w:rsidP="006636CC">
            <w:pPr>
              <w:rPr>
                <w:ins w:id="1824" w:author="David Conklin" w:date="2020-11-11T06:43:00Z"/>
              </w:rPr>
            </w:pPr>
            <w:ins w:id="1825" w:author="David Conklin" w:date="2020-11-11T06:43:00Z">
              <w:r>
                <w:t>% of precipitation</w:t>
              </w:r>
            </w:ins>
          </w:p>
        </w:tc>
        <w:tc>
          <w:tcPr>
            <w:tcW w:w="0" w:type="auto"/>
          </w:tcPr>
          <w:p w14:paraId="593E551D" w14:textId="77777777" w:rsidR="00B47F76" w:rsidRDefault="00B47F76" w:rsidP="006636CC">
            <w:pPr>
              <w:rPr>
                <w:ins w:id="1826" w:author="David Conklin" w:date="2020-11-11T06:43:00Z"/>
              </w:rPr>
            </w:pPr>
            <w:ins w:id="1827" w:author="David Conklin" w:date="2020-11-11T06:43:00Z">
              <w:r>
                <w:t>cms</w:t>
              </w:r>
            </w:ins>
          </w:p>
        </w:tc>
        <w:tc>
          <w:tcPr>
            <w:tcW w:w="0" w:type="auto"/>
          </w:tcPr>
          <w:p w14:paraId="47541193" w14:textId="77777777" w:rsidR="00B47F76" w:rsidRDefault="00B47F76" w:rsidP="006636CC">
            <w:pPr>
              <w:rPr>
                <w:ins w:id="1828" w:author="David Conklin" w:date="2020-11-11T06:43:00Z"/>
              </w:rPr>
            </w:pPr>
          </w:p>
        </w:tc>
      </w:tr>
      <w:tr w:rsidR="00B47F76" w14:paraId="32F9057F" w14:textId="77777777" w:rsidTr="006636CC">
        <w:trPr>
          <w:ins w:id="1829" w:author="David Conklin" w:date="2020-11-11T06:43:00Z"/>
        </w:trPr>
        <w:tc>
          <w:tcPr>
            <w:tcW w:w="0" w:type="auto"/>
          </w:tcPr>
          <w:p w14:paraId="672BB5DF" w14:textId="77777777" w:rsidR="00B47F76" w:rsidRDefault="00B47F76" w:rsidP="006636CC">
            <w:pPr>
              <w:rPr>
                <w:ins w:id="1830" w:author="David Conklin" w:date="2020-11-11T06:43:00Z"/>
              </w:rPr>
            </w:pPr>
            <w:ins w:id="1831" w:author="David Conklin" w:date="2020-11-11T06:43:00Z">
              <w:r>
                <w:t>basin discharge</w:t>
              </w:r>
            </w:ins>
          </w:p>
        </w:tc>
        <w:tc>
          <w:tcPr>
            <w:tcW w:w="0" w:type="auto"/>
          </w:tcPr>
          <w:p w14:paraId="12ED17B0" w14:textId="77777777" w:rsidR="00B47F76" w:rsidRDefault="00B47F76" w:rsidP="006636CC">
            <w:pPr>
              <w:jc w:val="right"/>
              <w:rPr>
                <w:ins w:id="1832" w:author="David Conklin" w:date="2020-11-11T06:43:00Z"/>
              </w:rPr>
            </w:pPr>
            <w:ins w:id="1833" w:author="David Conklin" w:date="2020-11-11T06:43:00Z">
              <w:r>
                <w:t>1431</w:t>
              </w:r>
            </w:ins>
          </w:p>
        </w:tc>
        <w:tc>
          <w:tcPr>
            <w:tcW w:w="0" w:type="auto"/>
          </w:tcPr>
          <w:p w14:paraId="2CB26F17" w14:textId="77777777" w:rsidR="00B47F76" w:rsidRDefault="00B47F76" w:rsidP="006636CC">
            <w:pPr>
              <w:rPr>
                <w:ins w:id="1834" w:author="David Conklin" w:date="2020-11-11T06:43:00Z"/>
              </w:rPr>
            </w:pPr>
            <w:ins w:id="1835" w:author="David Conklin" w:date="2020-11-11T06:43:00Z">
              <w:r>
                <w:t>75.3%</w:t>
              </w:r>
            </w:ins>
          </w:p>
        </w:tc>
        <w:tc>
          <w:tcPr>
            <w:tcW w:w="0" w:type="auto"/>
          </w:tcPr>
          <w:p w14:paraId="545C8904" w14:textId="77777777" w:rsidR="00B47F76" w:rsidRDefault="00B47F76" w:rsidP="006636CC">
            <w:pPr>
              <w:rPr>
                <w:ins w:id="1836" w:author="David Conklin" w:date="2020-11-11T06:43:00Z"/>
              </w:rPr>
            </w:pPr>
            <w:ins w:id="1837" w:author="David Conklin" w:date="2020-11-11T06:43:00Z">
              <w:r>
                <w:t>150.06</w:t>
              </w:r>
            </w:ins>
          </w:p>
        </w:tc>
        <w:tc>
          <w:tcPr>
            <w:tcW w:w="0" w:type="auto"/>
          </w:tcPr>
          <w:p w14:paraId="7D01391D" w14:textId="77777777" w:rsidR="00B47F76" w:rsidRDefault="00B47F76" w:rsidP="006636CC">
            <w:pPr>
              <w:rPr>
                <w:ins w:id="1838" w:author="David Conklin" w:date="2020-11-11T06:43:00Z"/>
              </w:rPr>
            </w:pPr>
          </w:p>
        </w:tc>
      </w:tr>
      <w:tr w:rsidR="00B47F76" w14:paraId="25FBA19F" w14:textId="77777777" w:rsidTr="006636CC">
        <w:trPr>
          <w:ins w:id="1839" w:author="David Conklin" w:date="2020-11-11T06:43:00Z"/>
        </w:trPr>
        <w:tc>
          <w:tcPr>
            <w:tcW w:w="0" w:type="auto"/>
          </w:tcPr>
          <w:p w14:paraId="1654ABA3" w14:textId="77777777" w:rsidR="00B47F76" w:rsidRDefault="00B47F76" w:rsidP="006636CC">
            <w:pPr>
              <w:rPr>
                <w:ins w:id="1840" w:author="David Conklin" w:date="2020-11-11T06:43:00Z"/>
              </w:rPr>
            </w:pPr>
            <w:ins w:id="1841" w:author="David Conklin" w:date="2020-11-11T06:43:00Z">
              <w:r>
                <w:t>evapotranspiration</w:t>
              </w:r>
            </w:ins>
          </w:p>
        </w:tc>
        <w:tc>
          <w:tcPr>
            <w:tcW w:w="0" w:type="auto"/>
          </w:tcPr>
          <w:p w14:paraId="49493F2A" w14:textId="77777777" w:rsidR="00B47F76" w:rsidRDefault="00B47F76" w:rsidP="006636CC">
            <w:pPr>
              <w:jc w:val="right"/>
              <w:rPr>
                <w:ins w:id="1842" w:author="David Conklin" w:date="2020-11-11T06:43:00Z"/>
              </w:rPr>
            </w:pPr>
            <w:ins w:id="1843" w:author="David Conklin" w:date="2020-11-11T06:43:00Z">
              <w:r>
                <w:t>691</w:t>
              </w:r>
            </w:ins>
          </w:p>
        </w:tc>
        <w:tc>
          <w:tcPr>
            <w:tcW w:w="0" w:type="auto"/>
          </w:tcPr>
          <w:p w14:paraId="1A091BE1" w14:textId="77777777" w:rsidR="00B47F76" w:rsidRDefault="00B47F76" w:rsidP="006636CC">
            <w:pPr>
              <w:rPr>
                <w:ins w:id="1844" w:author="David Conklin" w:date="2020-11-11T06:43:00Z"/>
              </w:rPr>
            </w:pPr>
            <w:ins w:id="1845" w:author="David Conklin" w:date="2020-11-11T06:43:00Z">
              <w:r>
                <w:t>36.3%</w:t>
              </w:r>
            </w:ins>
          </w:p>
        </w:tc>
        <w:tc>
          <w:tcPr>
            <w:tcW w:w="0" w:type="auto"/>
          </w:tcPr>
          <w:p w14:paraId="6A7F569C" w14:textId="77777777" w:rsidR="00B47F76" w:rsidRDefault="00B47F76" w:rsidP="006636CC">
            <w:pPr>
              <w:rPr>
                <w:ins w:id="1846" w:author="David Conklin" w:date="2020-11-11T06:43:00Z"/>
              </w:rPr>
            </w:pPr>
          </w:p>
        </w:tc>
        <w:tc>
          <w:tcPr>
            <w:tcW w:w="0" w:type="auto"/>
          </w:tcPr>
          <w:p w14:paraId="322A90A4" w14:textId="77777777" w:rsidR="00B47F76" w:rsidRDefault="00B47F76" w:rsidP="006636CC">
            <w:pPr>
              <w:rPr>
                <w:ins w:id="1847" w:author="David Conklin" w:date="2020-11-11T06:43:00Z"/>
              </w:rPr>
            </w:pPr>
          </w:p>
        </w:tc>
      </w:tr>
      <w:tr w:rsidR="00B47F76" w14:paraId="38D3FE64" w14:textId="77777777" w:rsidTr="006636CC">
        <w:trPr>
          <w:ins w:id="1848" w:author="David Conklin" w:date="2020-11-11T06:43:00Z"/>
        </w:trPr>
        <w:tc>
          <w:tcPr>
            <w:tcW w:w="0" w:type="auto"/>
          </w:tcPr>
          <w:p w14:paraId="41741386" w14:textId="77777777" w:rsidR="00B47F76" w:rsidRDefault="00B47F76" w:rsidP="006636CC">
            <w:pPr>
              <w:rPr>
                <w:ins w:id="1849" w:author="David Conklin" w:date="2020-11-11T06:43:00Z"/>
              </w:rPr>
            </w:pPr>
            <w:ins w:id="1850" w:author="David Conklin" w:date="2020-11-11T06:43:00Z">
              <w:r>
                <w:t>snow “evaporation”</w:t>
              </w:r>
            </w:ins>
          </w:p>
        </w:tc>
        <w:tc>
          <w:tcPr>
            <w:tcW w:w="0" w:type="auto"/>
          </w:tcPr>
          <w:p w14:paraId="1D1DCF74" w14:textId="77777777" w:rsidR="00B47F76" w:rsidRDefault="00B47F76" w:rsidP="006636CC">
            <w:pPr>
              <w:jc w:val="right"/>
              <w:rPr>
                <w:ins w:id="1851" w:author="David Conklin" w:date="2020-11-11T06:43:00Z"/>
              </w:rPr>
            </w:pPr>
            <w:ins w:id="1852" w:author="David Conklin" w:date="2020-11-11T06:43:00Z">
              <w:r>
                <w:t>83</w:t>
              </w:r>
            </w:ins>
          </w:p>
        </w:tc>
        <w:tc>
          <w:tcPr>
            <w:tcW w:w="0" w:type="auto"/>
          </w:tcPr>
          <w:p w14:paraId="1BAC4B77" w14:textId="77777777" w:rsidR="00B47F76" w:rsidRDefault="00B47F76" w:rsidP="006636CC">
            <w:pPr>
              <w:rPr>
                <w:ins w:id="1853" w:author="David Conklin" w:date="2020-11-11T06:43:00Z"/>
              </w:rPr>
            </w:pPr>
            <w:ins w:id="1854" w:author="David Conklin" w:date="2020-11-11T06:43:00Z">
              <w:r>
                <w:t>4.4%</w:t>
              </w:r>
            </w:ins>
          </w:p>
        </w:tc>
        <w:tc>
          <w:tcPr>
            <w:tcW w:w="0" w:type="auto"/>
          </w:tcPr>
          <w:p w14:paraId="3BD7E228" w14:textId="77777777" w:rsidR="00B47F76" w:rsidRDefault="00B47F76" w:rsidP="006636CC">
            <w:pPr>
              <w:rPr>
                <w:ins w:id="1855" w:author="David Conklin" w:date="2020-11-11T06:43:00Z"/>
              </w:rPr>
            </w:pPr>
          </w:p>
        </w:tc>
        <w:tc>
          <w:tcPr>
            <w:tcW w:w="0" w:type="auto"/>
          </w:tcPr>
          <w:p w14:paraId="640BEEC6" w14:textId="77777777" w:rsidR="00B47F76" w:rsidRDefault="00B47F76" w:rsidP="006636CC">
            <w:pPr>
              <w:rPr>
                <w:ins w:id="1856" w:author="David Conklin" w:date="2020-11-11T06:43:00Z"/>
              </w:rPr>
            </w:pPr>
          </w:p>
        </w:tc>
      </w:tr>
      <w:tr w:rsidR="00B47F76" w14:paraId="1245F3E5" w14:textId="77777777" w:rsidTr="006636CC">
        <w:trPr>
          <w:ins w:id="1857" w:author="David Conklin" w:date="2020-11-11T06:43:00Z"/>
        </w:trPr>
        <w:tc>
          <w:tcPr>
            <w:tcW w:w="0" w:type="auto"/>
          </w:tcPr>
          <w:p w14:paraId="37D321B6" w14:textId="77777777" w:rsidR="00B47F76" w:rsidRDefault="00B47F76" w:rsidP="006636CC">
            <w:pPr>
              <w:rPr>
                <w:ins w:id="1858" w:author="David Conklin" w:date="2020-11-11T06:43:00Z"/>
              </w:rPr>
            </w:pPr>
            <w:ins w:id="1859" w:author="David Conklin" w:date="2020-11-11T06:43:00Z">
              <w:r>
                <w:t>piped out</w:t>
              </w:r>
            </w:ins>
          </w:p>
        </w:tc>
        <w:tc>
          <w:tcPr>
            <w:tcW w:w="0" w:type="auto"/>
          </w:tcPr>
          <w:p w14:paraId="39C125B9" w14:textId="77777777" w:rsidR="00B47F76" w:rsidRDefault="00B47F76" w:rsidP="006636CC">
            <w:pPr>
              <w:jc w:val="right"/>
              <w:rPr>
                <w:ins w:id="1860" w:author="David Conklin" w:date="2020-11-11T06:43:00Z"/>
              </w:rPr>
            </w:pPr>
            <w:ins w:id="1861" w:author="David Conklin" w:date="2020-11-11T06:43:00Z">
              <w:r>
                <w:t>8</w:t>
              </w:r>
            </w:ins>
          </w:p>
        </w:tc>
        <w:tc>
          <w:tcPr>
            <w:tcW w:w="0" w:type="auto"/>
          </w:tcPr>
          <w:p w14:paraId="41D1058B" w14:textId="77777777" w:rsidR="00B47F76" w:rsidRDefault="00B47F76" w:rsidP="006636CC">
            <w:pPr>
              <w:rPr>
                <w:ins w:id="1862" w:author="David Conklin" w:date="2020-11-11T06:43:00Z"/>
              </w:rPr>
            </w:pPr>
            <w:ins w:id="1863" w:author="David Conklin" w:date="2020-11-11T06:43:00Z">
              <w:r>
                <w:t>0.4%</w:t>
              </w:r>
            </w:ins>
          </w:p>
        </w:tc>
        <w:tc>
          <w:tcPr>
            <w:tcW w:w="0" w:type="auto"/>
          </w:tcPr>
          <w:p w14:paraId="0ACE8F73" w14:textId="77777777" w:rsidR="00B47F76" w:rsidRDefault="00B47F76" w:rsidP="006636CC">
            <w:pPr>
              <w:rPr>
                <w:ins w:id="1864" w:author="David Conklin" w:date="2020-11-11T06:43:00Z"/>
              </w:rPr>
            </w:pPr>
          </w:p>
        </w:tc>
        <w:tc>
          <w:tcPr>
            <w:tcW w:w="0" w:type="auto"/>
          </w:tcPr>
          <w:p w14:paraId="3161DC1C" w14:textId="77777777" w:rsidR="00B47F76" w:rsidRDefault="00B47F76" w:rsidP="006636CC">
            <w:pPr>
              <w:rPr>
                <w:ins w:id="1865" w:author="David Conklin" w:date="2020-11-11T06:43:00Z"/>
              </w:rPr>
            </w:pPr>
          </w:p>
        </w:tc>
      </w:tr>
      <w:tr w:rsidR="00B47F76" w14:paraId="1A44680C" w14:textId="77777777" w:rsidTr="006636CC">
        <w:trPr>
          <w:ins w:id="1866" w:author="David Conklin" w:date="2020-11-11T06:43:00Z"/>
        </w:trPr>
        <w:tc>
          <w:tcPr>
            <w:tcW w:w="0" w:type="auto"/>
          </w:tcPr>
          <w:p w14:paraId="20AA43E0" w14:textId="77777777" w:rsidR="00B47F76" w:rsidRDefault="00B47F76" w:rsidP="006636CC">
            <w:pPr>
              <w:jc w:val="right"/>
              <w:rPr>
                <w:ins w:id="1867" w:author="David Conklin" w:date="2020-11-11T06:43:00Z"/>
              </w:rPr>
            </w:pPr>
            <w:ins w:id="1868" w:author="David Conklin" w:date="2020-11-11T06:43:00Z">
              <w:r>
                <w:t>total out</w:t>
              </w:r>
            </w:ins>
          </w:p>
        </w:tc>
        <w:tc>
          <w:tcPr>
            <w:tcW w:w="0" w:type="auto"/>
          </w:tcPr>
          <w:p w14:paraId="3EFABE3E" w14:textId="77777777" w:rsidR="00B47F76" w:rsidRDefault="00B47F76" w:rsidP="006636CC">
            <w:pPr>
              <w:jc w:val="right"/>
              <w:rPr>
                <w:ins w:id="1869" w:author="David Conklin" w:date="2020-11-11T06:43:00Z"/>
              </w:rPr>
            </w:pPr>
            <w:ins w:id="1870" w:author="David Conklin" w:date="2020-11-11T06:43:00Z">
              <w:r>
                <w:t>2213</w:t>
              </w:r>
            </w:ins>
          </w:p>
        </w:tc>
        <w:tc>
          <w:tcPr>
            <w:tcW w:w="0" w:type="auto"/>
          </w:tcPr>
          <w:p w14:paraId="34613082" w14:textId="77777777" w:rsidR="00B47F76" w:rsidRDefault="00B47F76" w:rsidP="006636CC">
            <w:pPr>
              <w:rPr>
                <w:ins w:id="1871" w:author="David Conklin" w:date="2020-11-11T06:43:00Z"/>
              </w:rPr>
            </w:pPr>
            <w:ins w:id="1872" w:author="David Conklin" w:date="2020-11-11T06:43:00Z">
              <w:r>
                <w:t>116.4%</w:t>
              </w:r>
            </w:ins>
          </w:p>
        </w:tc>
        <w:tc>
          <w:tcPr>
            <w:tcW w:w="0" w:type="auto"/>
          </w:tcPr>
          <w:p w14:paraId="0F8EB8DB" w14:textId="77777777" w:rsidR="00B47F76" w:rsidRDefault="00B47F76" w:rsidP="006636CC">
            <w:pPr>
              <w:rPr>
                <w:ins w:id="1873" w:author="David Conklin" w:date="2020-11-11T06:43:00Z"/>
              </w:rPr>
            </w:pPr>
          </w:p>
        </w:tc>
        <w:tc>
          <w:tcPr>
            <w:tcW w:w="0" w:type="auto"/>
          </w:tcPr>
          <w:p w14:paraId="715663ED" w14:textId="77777777" w:rsidR="00B47F76" w:rsidRDefault="00B47F76" w:rsidP="006636CC">
            <w:pPr>
              <w:rPr>
                <w:ins w:id="1874" w:author="David Conklin" w:date="2020-11-11T06:43:00Z"/>
              </w:rPr>
            </w:pPr>
          </w:p>
        </w:tc>
      </w:tr>
    </w:tbl>
    <w:p w14:paraId="4D584C08" w14:textId="77777777" w:rsidR="00B47F76" w:rsidRDefault="00B47F76" w:rsidP="00B47F76">
      <w:pPr>
        <w:rPr>
          <w:ins w:id="1875" w:author="David Conklin" w:date="2020-11-11T06:43:00Z"/>
        </w:rPr>
      </w:pPr>
    </w:p>
    <w:p w14:paraId="4F69A72C" w14:textId="6B066388" w:rsidR="00B47F76" w:rsidRDefault="00010FCE" w:rsidP="00B47F76">
      <w:pPr>
        <w:rPr>
          <w:ins w:id="1876" w:author="David Conklin" w:date="2020-11-11T06:57:00Z"/>
        </w:rPr>
      </w:pPr>
      <w:ins w:id="1877" w:author="David Conklin" w:date="2020-11-11T06:56:00Z">
        <w:r>
          <w:lastRenderedPageBreak/>
          <w:t>The monthly flows and stream temperatures for 2010-18 at the USGS gage location close</w:t>
        </w:r>
      </w:ins>
      <w:ins w:id="1878" w:author="David Conklin" w:date="2020-11-11T06:57:00Z">
        <w:r>
          <w:t>st to the confluence of the McKenzie and the Willamette are graphed below.</w:t>
        </w:r>
      </w:ins>
      <w:ins w:id="1879" w:author="David Conklin" w:date="2020-11-11T07:07:00Z">
        <w:r w:rsidR="009F1ED9">
          <w:t xml:space="preserve">  Simulation skill grades for these two data streams are G to VG</w:t>
        </w:r>
      </w:ins>
      <w:ins w:id="1880" w:author="David Conklin" w:date="2020-11-11T07:08:00Z">
        <w:r w:rsidR="009F1ED9">
          <w:t>.</w:t>
        </w:r>
      </w:ins>
    </w:p>
    <w:p w14:paraId="44083944" w14:textId="77777777" w:rsidR="00010FCE" w:rsidRDefault="00010FCE" w:rsidP="00B47F76">
      <w:pPr>
        <w:rPr>
          <w:ins w:id="1881" w:author="David Conklin" w:date="2020-11-11T06:43:00Z"/>
        </w:rPr>
      </w:pPr>
    </w:p>
    <w:p w14:paraId="57DF6781" w14:textId="0D1F9D51" w:rsidR="003B76A2" w:rsidRDefault="00B47F76" w:rsidP="00535731">
      <w:pPr>
        <w:rPr>
          <w:ins w:id="1882" w:author="David Conklin" w:date="2020-11-11T06:49:00Z"/>
        </w:rPr>
      </w:pPr>
      <w:ins w:id="1883" w:author="David Conklin" w:date="2020-11-11T06:49:00Z">
        <w:r>
          <w:rPr>
            <w:noProof/>
          </w:rPr>
          <w:drawing>
            <wp:inline distT="0" distB="0" distL="0" distR="0" wp14:anchorId="594C577B" wp14:editId="64402D88">
              <wp:extent cx="5943600" cy="3062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2605"/>
                      </a:xfrm>
                      <a:prstGeom prst="rect">
                        <a:avLst/>
                      </a:prstGeom>
                    </pic:spPr>
                  </pic:pic>
                </a:graphicData>
              </a:graphic>
            </wp:inline>
          </w:drawing>
        </w:r>
      </w:ins>
    </w:p>
    <w:p w14:paraId="10E2D6EA" w14:textId="77777777" w:rsidR="00B47F76" w:rsidRDefault="00B47F76" w:rsidP="00535731">
      <w:pPr>
        <w:rPr>
          <w:ins w:id="1884" w:author="David Conklin" w:date="2020-11-11T05:22:00Z"/>
        </w:rPr>
      </w:pPr>
    </w:p>
    <w:p w14:paraId="2B592528" w14:textId="0A89ACF7" w:rsidR="0027285C" w:rsidRDefault="00AE7826" w:rsidP="002854B5">
      <w:pPr>
        <w:rPr>
          <w:ins w:id="1885" w:author="David Conklin" w:date="2020-11-11T06:57:00Z"/>
        </w:rPr>
      </w:pPr>
      <w:ins w:id="1886" w:author="David Conklin" w:date="2020-11-11T06:55:00Z">
        <w:r>
          <w:rPr>
            <w:noProof/>
          </w:rPr>
          <w:drawing>
            <wp:inline distT="0" distB="0" distL="0" distR="0" wp14:anchorId="5C2E3FBF" wp14:editId="5783828C">
              <wp:extent cx="5943600" cy="3014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4980"/>
                      </a:xfrm>
                      <a:prstGeom prst="rect">
                        <a:avLst/>
                      </a:prstGeom>
                    </pic:spPr>
                  </pic:pic>
                </a:graphicData>
              </a:graphic>
            </wp:inline>
          </w:drawing>
        </w:r>
      </w:ins>
    </w:p>
    <w:p w14:paraId="5EBD293D" w14:textId="19E3FB21" w:rsidR="00010FCE" w:rsidRDefault="00010FCE">
      <w:pPr>
        <w:rPr>
          <w:ins w:id="1887" w:author="David Conklin" w:date="2020-11-11T06:58:00Z"/>
        </w:rPr>
      </w:pPr>
      <w:ins w:id="1888" w:author="David Conklin" w:date="2020-11-11T06:58:00Z">
        <w:r>
          <w:br w:type="page"/>
        </w:r>
      </w:ins>
    </w:p>
    <w:p w14:paraId="5A25DF07" w14:textId="77777777" w:rsidR="00010FCE" w:rsidRPr="002854B5" w:rsidRDefault="00010FCE" w:rsidP="002854B5"/>
    <w:p w14:paraId="2C48710D" w14:textId="1B938C52" w:rsidR="00E90646" w:rsidRDefault="00E90646" w:rsidP="00E90646">
      <w:pPr>
        <w:pStyle w:val="Heading2"/>
      </w:pPr>
      <w:bookmarkStart w:id="1889" w:name="_Toc56579873"/>
      <w:r>
        <w:t>Clackamas wetlands v. McKenzie wetlands</w:t>
      </w:r>
      <w:bookmarkEnd w:id="1889"/>
    </w:p>
    <w:p w14:paraId="067AD90B" w14:textId="6137B32A"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5875B4">
        <w:t xml:space="preserve">Figure </w:t>
      </w:r>
      <w:r w:rsidR="005875B4">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7E58039" w:rsidR="005C537E" w:rsidRDefault="005C537E" w:rsidP="005C537E">
      <w:pPr>
        <w:pStyle w:val="Caption"/>
      </w:pPr>
      <w:bookmarkStart w:id="1890" w:name="_Ref48286765"/>
      <w:bookmarkStart w:id="1891" w:name="_Toc53219841"/>
      <w:r>
        <w:t xml:space="preserve">Figure </w:t>
      </w:r>
      <w:fldSimple w:instr=" SEQ Figure \* ARABIC ">
        <w:r w:rsidR="005875B4">
          <w:rPr>
            <w:noProof/>
          </w:rPr>
          <w:t>9</w:t>
        </w:r>
      </w:fldSimple>
      <w:bookmarkEnd w:id="1890"/>
      <w:r>
        <w:t>. Clackamas basin in CW3M screen capture</w:t>
      </w:r>
      <w:bookmarkEnd w:id="1891"/>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892" w:name="_Toc56579874"/>
      <w:r>
        <w:t>The Clackamas Basin</w:t>
      </w:r>
      <w:bookmarkEnd w:id="1892"/>
    </w:p>
    <w:p w14:paraId="4A96B042" w14:textId="77777777" w:rsidR="005C537E" w:rsidRPr="000E6A65" w:rsidRDefault="005C537E" w:rsidP="005C537E"/>
    <w:p w14:paraId="11F4A966" w14:textId="7656D328"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5875B4">
        <w:t xml:space="preserve">Figure </w:t>
      </w:r>
      <w:r w:rsidR="005875B4">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893" w:name="_Toc56579875"/>
      <w:r>
        <w:t>Directory structure and file names</w:t>
      </w:r>
      <w:bookmarkEnd w:id="1893"/>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894" w:name="_Toc56579876"/>
      <w:r>
        <w:lastRenderedPageBreak/>
        <w:t xml:space="preserve">Release </w:t>
      </w:r>
      <w:r w:rsidR="00E735F4">
        <w:t>Log</w:t>
      </w:r>
      <w:bookmarkEnd w:id="1894"/>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287D0AA" w14:textId="14179028" w:rsidR="00864A13" w:rsidRDefault="00864A13" w:rsidP="00864A13">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w:t>
      </w:r>
      <w:r w:rsidR="00FB6831">
        <w:rPr>
          <w:rFonts w:cs="Times New Roman"/>
          <w:szCs w:val="24"/>
        </w:rPr>
        <w:t>First draft of stream temperature code based on HeatSource 7.0.</w:t>
      </w:r>
    </w:p>
    <w:p w14:paraId="6F5CEF82" w14:textId="77777777" w:rsidR="00864A13" w:rsidRDefault="00864A13" w:rsidP="00864A13">
      <w:pPr>
        <w:pStyle w:val="Body"/>
      </w:pPr>
    </w:p>
    <w:p w14:paraId="7840B9A7" w14:textId="77777777" w:rsidR="005F3D22" w:rsidRDefault="005F3D22" w:rsidP="005F3D22">
      <w:pPr>
        <w:pStyle w:val="Heading1"/>
      </w:pPr>
      <w:bookmarkStart w:id="1895" w:name="_Toc56579877"/>
      <w:r>
        <w:t>References</w:t>
      </w:r>
      <w:bookmarkEnd w:id="1895"/>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pPr>
        <w:rPr>
          <w:ins w:id="1896" w:author="David Conklin" w:date="2020-11-09T17:11:00Z"/>
        </w:rPr>
      </w:pPr>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5" w:history="1">
        <w:r w:rsidRPr="007A4A6E">
          <w:rPr>
            <w:rStyle w:val="Hyperlink"/>
          </w:rPr>
          <w:t>https://www.oregon.gov/deq/FilterDocs/heatsourcemanual.pdf</w:t>
        </w:r>
      </w:hyperlink>
      <w:r>
        <w:t xml:space="preserve"> </w:t>
      </w:r>
    </w:p>
    <w:p w14:paraId="5820126A" w14:textId="616F3F27" w:rsidR="002F67CA" w:rsidRDefault="002F67CA">
      <w:pPr>
        <w:rPr>
          <w:ins w:id="1897" w:author="David Conklin" w:date="2020-11-09T17:11:00Z"/>
        </w:rPr>
      </w:pPr>
    </w:p>
    <w:p w14:paraId="03D6A26C" w14:textId="2A9ED653" w:rsidR="002F67CA" w:rsidRDefault="002F67CA">
      <w:pPr>
        <w:rPr>
          <w:ins w:id="1898" w:author="David Conklin" w:date="2020-11-09T17:29:00Z"/>
        </w:rPr>
      </w:pPr>
      <w:ins w:id="1899" w:author="David Conklin" w:date="2020-11-09T17:11:00Z">
        <w:r>
          <w:t>Conklin DR (2016).</w:t>
        </w:r>
      </w:ins>
      <w:ins w:id="1900" w:author="David Conklin" w:date="2020-11-09T17:12:00Z">
        <w:r>
          <w:t xml:space="preserve"> WW2100 HBV Parameter Calibration</w:t>
        </w:r>
      </w:ins>
      <w:ins w:id="1901" w:author="David Conklin" w:date="2020-11-09T17:23:00Z">
        <w:r w:rsidR="007F5C02">
          <w:t>, 9/15/2016</w:t>
        </w:r>
      </w:ins>
      <w:ins w:id="1902" w:author="David Conklin" w:date="2020-11-09T17:12:00Z">
        <w:r>
          <w:t>. Oregon Freshw</w:t>
        </w:r>
      </w:ins>
      <w:ins w:id="1903" w:author="David Conklin" w:date="2020-11-09T17:13:00Z">
        <w:r>
          <w:t>ater Simulations, u</w:t>
        </w:r>
      </w:ins>
      <w:ins w:id="1904" w:author="David Conklin" w:date="2020-11-09T17:12:00Z">
        <w:r>
          <w:t>npublished</w:t>
        </w:r>
      </w:ins>
      <w:ins w:id="1905" w:author="David Conklin" w:date="2020-11-09T17:13:00Z">
        <w:r>
          <w:t>.  In the CW3M repository at t</w:t>
        </w:r>
      </w:ins>
      <w:ins w:id="1906" w:author="David Conklin" w:date="2020-11-09T17:14:00Z">
        <w:r>
          <w:t>runk/DataCW3M/CW3MdigitalHandbook/WW2100 HBV Parameter Calibration.doc</w:t>
        </w:r>
      </w:ins>
      <w:ins w:id="1907" w:author="David Conklin" w:date="2020-11-09T17:15:00Z">
        <w:r>
          <w:t>x.</w:t>
        </w:r>
      </w:ins>
    </w:p>
    <w:p w14:paraId="2A90E706" w14:textId="13FBA5DA" w:rsidR="007F5C02" w:rsidRDefault="007F5C02">
      <w:pPr>
        <w:rPr>
          <w:ins w:id="1908" w:author="David Conklin" w:date="2020-11-09T17:29:00Z"/>
        </w:rPr>
      </w:pPr>
    </w:p>
    <w:p w14:paraId="3816596A" w14:textId="3F1C2DBF" w:rsidR="007F5C02" w:rsidRDefault="007F5C02">
      <w:ins w:id="1909" w:author="David Conklin" w:date="2020-11-09T17:29:00Z">
        <w:r>
          <w:t>Conklin DR (2019).</w:t>
        </w:r>
      </w:ins>
      <w:ins w:id="1910" w:author="David Conklin" w:date="2020-11-09T17:30:00Z">
        <w:r>
          <w:t xml:space="preserve"> OUWIN Chicken Creek Calibration, 8/29/2019. Oregon Freshwater Simulations, unpublished. </w:t>
        </w:r>
      </w:ins>
      <w:ins w:id="1911" w:author="David Conklin" w:date="2020-11-09T17:31:00Z">
        <w:r>
          <w:t>In the CW3M repository at trunk/DataCW3M/CW3MdigitalHandbook/OUWIN Chicken Creek Calibration.docx.</w:t>
        </w:r>
      </w:ins>
    </w:p>
    <w:p w14:paraId="7EA27044" w14:textId="38B9DA8A" w:rsidR="006F5915" w:rsidRDefault="006F5915"/>
    <w:p w14:paraId="240485A0" w14:textId="58221A6F" w:rsidR="006B6EE1" w:rsidRDefault="006B6EE1" w:rsidP="006B6EE1">
      <w:pPr>
        <w:autoSpaceDE w:val="0"/>
        <w:autoSpaceDN w:val="0"/>
        <w:adjustRightInd w:val="0"/>
        <w:rPr>
          <w:ins w:id="1912" w:author="David Conklin" w:date="2020-11-09T15:32: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6" w:history="1">
        <w:r w:rsidRPr="007E053D">
          <w:rPr>
            <w:rStyle w:val="Hyperlink"/>
            <w:rFonts w:cstheme="minorHAnsi"/>
          </w:rPr>
          <w:t>https://doi.org/10.1007/BF00045196</w:t>
        </w:r>
      </w:hyperlink>
    </w:p>
    <w:p w14:paraId="2F5D03F8" w14:textId="1E6E0D4C" w:rsidR="00B22A8A" w:rsidRDefault="00B22A8A" w:rsidP="006B6EE1">
      <w:pPr>
        <w:autoSpaceDE w:val="0"/>
        <w:autoSpaceDN w:val="0"/>
        <w:adjustRightInd w:val="0"/>
        <w:rPr>
          <w:ins w:id="1913" w:author="David Conklin" w:date="2020-11-09T15:32:00Z"/>
          <w:rStyle w:val="Hyperlink"/>
          <w:rFonts w:cstheme="minorHAnsi"/>
        </w:rPr>
      </w:pPr>
    </w:p>
    <w:p w14:paraId="7F00EC08" w14:textId="4CA9BBBA" w:rsidR="00B22A8A" w:rsidRPr="00B22A8A" w:rsidRDefault="00B22A8A" w:rsidP="006B6EE1">
      <w:pPr>
        <w:autoSpaceDE w:val="0"/>
        <w:autoSpaceDN w:val="0"/>
        <w:adjustRightInd w:val="0"/>
        <w:rPr>
          <w:rStyle w:val="Hyperlink"/>
          <w:rFonts w:cstheme="minorHAnsi"/>
          <w:color w:val="auto"/>
          <w:u w:val="none"/>
          <w:rPrChange w:id="1914" w:author="David Conklin" w:date="2020-11-09T15:34:00Z">
            <w:rPr>
              <w:rStyle w:val="Hyperlink"/>
              <w:rFonts w:cstheme="minorHAnsi"/>
            </w:rPr>
          </w:rPrChange>
        </w:rPr>
      </w:pPr>
      <w:ins w:id="1915" w:author="David Conklin" w:date="2020-11-09T15:32:00Z">
        <w:r w:rsidRPr="00B22A8A">
          <w:rPr>
            <w:rStyle w:val="Hyperlink"/>
            <w:rFonts w:cstheme="minorHAnsi"/>
            <w:color w:val="auto"/>
            <w:u w:val="none"/>
            <w:rPrChange w:id="1916" w:author="David Conklin" w:date="2020-11-09T15:34:00Z">
              <w:rPr>
                <w:rStyle w:val="Hyperlink"/>
                <w:rFonts w:cstheme="minorHAnsi"/>
              </w:rPr>
            </w:rPrChange>
          </w:rPr>
          <w:t xml:space="preserve">Jefferson A, Grant G, Rose T </w:t>
        </w:r>
      </w:ins>
      <w:ins w:id="1917" w:author="David Conklin" w:date="2020-11-09T15:33:00Z">
        <w:r w:rsidRPr="00B22A8A">
          <w:rPr>
            <w:rStyle w:val="Hyperlink"/>
            <w:rFonts w:cstheme="minorHAnsi"/>
            <w:color w:val="auto"/>
            <w:u w:val="none"/>
            <w:rPrChange w:id="1918" w:author="David Conklin" w:date="2020-11-09T15:34:00Z">
              <w:rPr>
                <w:rStyle w:val="Hyperlink"/>
                <w:rFonts w:cstheme="minorHAnsi"/>
              </w:rPr>
            </w:rPrChange>
          </w:rPr>
          <w:t xml:space="preserve">(2006). </w:t>
        </w:r>
      </w:ins>
      <w:ins w:id="1919" w:author="David Conklin" w:date="2020-11-09T15:35:00Z">
        <w:r>
          <w:rPr>
            <w:rStyle w:val="Hyperlink"/>
            <w:rFonts w:cstheme="minorHAnsi"/>
            <w:color w:val="auto"/>
            <w:u w:val="none"/>
          </w:rPr>
          <w:t xml:space="preserve">Influence of volcanic history on groundwater patterns on the west slope of the Oregon High Cascades. </w:t>
        </w:r>
      </w:ins>
      <w:ins w:id="1920" w:author="David Conklin" w:date="2020-11-09T15:33:00Z">
        <w:r w:rsidRPr="00B22A8A">
          <w:rPr>
            <w:rStyle w:val="Hyperlink"/>
            <w:rFonts w:cstheme="minorHAnsi"/>
            <w:color w:val="auto"/>
            <w:u w:val="none"/>
            <w:rPrChange w:id="1921" w:author="David Conklin" w:date="2020-11-09T15:34:00Z">
              <w:rPr>
                <w:rStyle w:val="Hyperlink"/>
                <w:rFonts w:cstheme="minorHAnsi"/>
              </w:rPr>
            </w:rPrChange>
          </w:rPr>
          <w:t xml:space="preserve">Water Resources Research 42:W12411. </w:t>
        </w:r>
      </w:ins>
      <w:ins w:id="1922" w:author="David Conklin" w:date="2020-11-09T15:36:00Z">
        <w:r>
          <w:rPr>
            <w:rStyle w:val="Hyperlink"/>
            <w:rFonts w:cstheme="minorHAnsi"/>
            <w:color w:val="auto"/>
            <w:u w:val="none"/>
          </w:rPr>
          <w:t xml:space="preserve"> </w:t>
        </w:r>
      </w:ins>
      <w:ins w:id="1923" w:author="David Conklin" w:date="2020-11-09T15:38:00Z">
        <w:r>
          <w:rPr>
            <w:rStyle w:val="Hyperlink"/>
            <w:rFonts w:cstheme="minorHAnsi"/>
            <w:color w:val="auto"/>
            <w:u w:val="none"/>
          </w:rPr>
          <w:fldChar w:fldCharType="begin"/>
        </w:r>
        <w:r>
          <w:rPr>
            <w:rStyle w:val="Hyperlink"/>
            <w:rFonts w:cstheme="minorHAnsi"/>
            <w:color w:val="auto"/>
            <w:u w:val="none"/>
          </w:rPr>
          <w:instrText xml:space="preserve"> HYPERLINK "https://doi.org/10.1029/2005WR004812" </w:instrText>
        </w:r>
        <w:r>
          <w:rPr>
            <w:rStyle w:val="Hyperlink"/>
            <w:rFonts w:cstheme="minorHAnsi"/>
            <w:color w:val="auto"/>
            <w:u w:val="none"/>
          </w:rPr>
          <w:fldChar w:fldCharType="separate"/>
        </w:r>
        <w:r w:rsidRPr="00B22A8A">
          <w:rPr>
            <w:rStyle w:val="Hyperlink"/>
            <w:rFonts w:cstheme="minorHAnsi"/>
          </w:rPr>
          <w:t>https://doi.org/10.1029/2005WR004812</w:t>
        </w:r>
        <w:r>
          <w:rPr>
            <w:rStyle w:val="Hyperlink"/>
            <w:rFonts w:cstheme="minorHAnsi"/>
            <w:color w:val="auto"/>
            <w:u w:val="none"/>
          </w:rPr>
          <w:fldChar w:fldCharType="end"/>
        </w:r>
      </w:ins>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ins w:id="1924" w:author="David Conklin" w:date="2020-11-10T16:17:00Z"/>
          <w:rStyle w:val="Hyperlink"/>
          <w:rFonts w:cstheme="minorHAnsi"/>
        </w:rPr>
      </w:pPr>
    </w:p>
    <w:p w14:paraId="1D1355C3" w14:textId="77777777" w:rsidR="00B64193" w:rsidRPr="00320149" w:rsidRDefault="00B64193" w:rsidP="00B64193">
      <w:pPr>
        <w:pStyle w:val="NoSpacing"/>
        <w:rPr>
          <w:ins w:id="1925" w:author="David Conklin" w:date="2020-11-10T16:17:00Z"/>
          <w:rFonts w:asciiTheme="minorHAnsi" w:hAnsiTheme="minorHAnsi" w:cstheme="minorHAnsi"/>
          <w:sz w:val="22"/>
          <w:szCs w:val="22"/>
        </w:rPr>
      </w:pPr>
      <w:ins w:id="1926" w:author="David Conklin" w:date="2020-11-10T16:17:00Z">
        <w:r w:rsidRPr="00320149">
          <w:rPr>
            <w:rFonts w:asciiTheme="minorHAnsi" w:hAnsiTheme="minorHAnsi" w:cstheme="minorHAnsi"/>
            <w:sz w:val="22"/>
            <w:szCs w:val="22"/>
          </w:rPr>
          <w:lastRenderedPageBreak/>
          <w:t>Moriasi DN, Arnold JG, Van Liew MW, Bingner RL, Harmel RD, and Veith TL (2007). Model Evaluation Guidelines for Systematic Quantification of Accuracy in Watershed Simulations. Transactions of the ASABE, 50(3): 885-900.</w:t>
        </w:r>
      </w:ins>
    </w:p>
    <w:p w14:paraId="09CDD064" w14:textId="77777777" w:rsidR="00B64193" w:rsidRPr="00320149" w:rsidRDefault="00B64193" w:rsidP="00B64193">
      <w:pPr>
        <w:rPr>
          <w:ins w:id="1927" w:author="David Conklin" w:date="2020-11-10T16:17:00Z"/>
          <w:rFonts w:cstheme="minorHAnsi"/>
        </w:rPr>
      </w:pPr>
    </w:p>
    <w:p w14:paraId="37C048CC" w14:textId="77777777" w:rsidR="00B64193" w:rsidRPr="00320149" w:rsidRDefault="00B64193" w:rsidP="00B64193">
      <w:pPr>
        <w:rPr>
          <w:ins w:id="1928" w:author="David Conklin" w:date="2020-11-10T16:17:00Z"/>
          <w:rFonts w:cstheme="minorHAnsi"/>
        </w:rPr>
      </w:pPr>
      <w:ins w:id="1929" w:author="David Conklin" w:date="2020-11-10T16:17:00Z">
        <w:r w:rsidRPr="00320149">
          <w:rPr>
            <w:rFonts w:cstheme="minorHAnsi"/>
          </w:rPr>
          <w:t>Moriasi DN, Gitau MW, Pai N, Daggupati P (2015).  Hydrologic and Water Quality Models: Performance Measures and Evaluation Criteria.  Transactions of the ASABE, 58(6): 1763-1785.</w:t>
        </w:r>
      </w:ins>
    </w:p>
    <w:p w14:paraId="66B583FD" w14:textId="77777777" w:rsidR="00B64193" w:rsidRPr="00320149" w:rsidRDefault="00B64193" w:rsidP="00B64193">
      <w:pPr>
        <w:rPr>
          <w:ins w:id="1930" w:author="David Conklin" w:date="2020-11-10T16:17:00Z"/>
          <w:rFonts w:cstheme="minorHAnsi"/>
        </w:rPr>
      </w:pPr>
    </w:p>
    <w:p w14:paraId="3E4CA2EE" w14:textId="77777777" w:rsidR="00B64193" w:rsidRDefault="00B64193" w:rsidP="006B6EE1">
      <w:pPr>
        <w:autoSpaceDE w:val="0"/>
        <w:autoSpaceDN w:val="0"/>
        <w:adjustRightInd w:val="0"/>
        <w:rPr>
          <w:rStyle w:val="Hyperlink"/>
          <w:rFonts w:cstheme="minorHAnsi"/>
        </w:rPr>
      </w:pPr>
    </w:p>
    <w:p w14:paraId="73E13EC5" w14:textId="44E3E475" w:rsidR="005F629F" w:rsidRPr="00A8214A" w:rsidRDefault="005F629F" w:rsidP="006B6EE1">
      <w:pPr>
        <w:autoSpaceDE w:val="0"/>
        <w:autoSpaceDN w:val="0"/>
        <w:adjustRightInd w:val="0"/>
        <w:rPr>
          <w:rFonts w:cstheme="minorHAnsi"/>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28" w:history="1">
        <w:r w:rsidRPr="00F746EE">
          <w:rPr>
            <w:rStyle w:val="Hyperlink"/>
            <w:rFonts w:cstheme="minorHAnsi"/>
          </w:rPr>
          <w:t>http://www.jstor.com/stable/1941831</w:t>
        </w:r>
      </w:hyperlink>
      <w:r>
        <w:rPr>
          <w:rStyle w:val="Hyperlink"/>
          <w:rFonts w:cstheme="minorHAnsi"/>
          <w:color w:val="auto"/>
          <w:u w:val="none"/>
        </w:rP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931" w:name="_Toc56579878"/>
      <w:r>
        <w:rPr>
          <w:rFonts w:eastAsiaTheme="minorHAnsi"/>
        </w:rPr>
        <w:t>Acronyms</w:t>
      </w:r>
      <w:r w:rsidR="009D540F">
        <w:rPr>
          <w:rFonts w:eastAsiaTheme="minorHAnsi"/>
        </w:rPr>
        <w:t xml:space="preserve"> and Abbreviations</w:t>
      </w:r>
      <w:bookmarkEnd w:id="1931"/>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29"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ADA959F" w:rsidR="00933943" w:rsidRPr="00D97CDA" w:rsidRDefault="00933943" w:rsidP="00A06758">
      <w:pPr>
        <w:rPr>
          <w:rFonts w:cstheme="minorHAnsi"/>
        </w:rPr>
      </w:pPr>
      <w:r>
        <w:rPr>
          <w:rFonts w:cstheme="minorHAnsi"/>
          <w:color w:val="222222"/>
          <w:shd w:val="clear" w:color="auto" w:fill="FFFFFF"/>
        </w:rPr>
        <w:t>USACE – United States Army Corps of Engineers</w:t>
      </w:r>
    </w:p>
    <w:sectPr w:rsidR="00933943" w:rsidRPr="00D97CDA">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92A81D" w14:textId="77777777" w:rsidR="006B6BF9" w:rsidRDefault="006B6BF9" w:rsidP="00064E77">
      <w:r>
        <w:separator/>
      </w:r>
    </w:p>
  </w:endnote>
  <w:endnote w:type="continuationSeparator" w:id="0">
    <w:p w14:paraId="5D083A21" w14:textId="77777777" w:rsidR="006B6BF9" w:rsidRDefault="006B6BF9"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6636CC" w:rsidRDefault="006636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636CC" w:rsidRDefault="006636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85F95A" w14:textId="77777777" w:rsidR="006B6BF9" w:rsidRDefault="006B6BF9" w:rsidP="00064E77">
      <w:r>
        <w:separator/>
      </w:r>
    </w:p>
  </w:footnote>
  <w:footnote w:type="continuationSeparator" w:id="0">
    <w:p w14:paraId="4AC4CEC2" w14:textId="77777777" w:rsidR="006B6BF9" w:rsidRDefault="006B6BF9"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4B85"/>
    <w:rsid w:val="00006331"/>
    <w:rsid w:val="000079BB"/>
    <w:rsid w:val="00010FCE"/>
    <w:rsid w:val="00014226"/>
    <w:rsid w:val="000167D7"/>
    <w:rsid w:val="000219DD"/>
    <w:rsid w:val="00022B0F"/>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57CFD"/>
    <w:rsid w:val="00060258"/>
    <w:rsid w:val="0006062B"/>
    <w:rsid w:val="00061D96"/>
    <w:rsid w:val="00064E77"/>
    <w:rsid w:val="00067529"/>
    <w:rsid w:val="000756EF"/>
    <w:rsid w:val="00077987"/>
    <w:rsid w:val="000806A1"/>
    <w:rsid w:val="00084A31"/>
    <w:rsid w:val="0009281D"/>
    <w:rsid w:val="00097361"/>
    <w:rsid w:val="00097976"/>
    <w:rsid w:val="000A1E81"/>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30043"/>
    <w:rsid w:val="00136B9C"/>
    <w:rsid w:val="00140959"/>
    <w:rsid w:val="00141BA9"/>
    <w:rsid w:val="001426A7"/>
    <w:rsid w:val="00147635"/>
    <w:rsid w:val="001511F4"/>
    <w:rsid w:val="00154AFB"/>
    <w:rsid w:val="00156AFB"/>
    <w:rsid w:val="001602E1"/>
    <w:rsid w:val="00165835"/>
    <w:rsid w:val="00167AC6"/>
    <w:rsid w:val="00173147"/>
    <w:rsid w:val="00174337"/>
    <w:rsid w:val="00176B6C"/>
    <w:rsid w:val="00176FFA"/>
    <w:rsid w:val="00192A0B"/>
    <w:rsid w:val="00195906"/>
    <w:rsid w:val="001B411C"/>
    <w:rsid w:val="001B4B07"/>
    <w:rsid w:val="001B6B33"/>
    <w:rsid w:val="001C0FE8"/>
    <w:rsid w:val="001C227C"/>
    <w:rsid w:val="001C68ED"/>
    <w:rsid w:val="001D6736"/>
    <w:rsid w:val="001E7FA6"/>
    <w:rsid w:val="001F3D28"/>
    <w:rsid w:val="001F6EDB"/>
    <w:rsid w:val="00201EB4"/>
    <w:rsid w:val="002036EA"/>
    <w:rsid w:val="00213464"/>
    <w:rsid w:val="00221F0F"/>
    <w:rsid w:val="00223D2E"/>
    <w:rsid w:val="00223E80"/>
    <w:rsid w:val="00224E69"/>
    <w:rsid w:val="00230BDE"/>
    <w:rsid w:val="00232699"/>
    <w:rsid w:val="00232CB2"/>
    <w:rsid w:val="00234CF9"/>
    <w:rsid w:val="002432E4"/>
    <w:rsid w:val="00255861"/>
    <w:rsid w:val="00257E8F"/>
    <w:rsid w:val="00263AF4"/>
    <w:rsid w:val="00264293"/>
    <w:rsid w:val="00267FD4"/>
    <w:rsid w:val="00272344"/>
    <w:rsid w:val="0027285C"/>
    <w:rsid w:val="00273B32"/>
    <w:rsid w:val="00275338"/>
    <w:rsid w:val="002770CE"/>
    <w:rsid w:val="002822A5"/>
    <w:rsid w:val="002854B5"/>
    <w:rsid w:val="00286383"/>
    <w:rsid w:val="00287358"/>
    <w:rsid w:val="002971E8"/>
    <w:rsid w:val="002A34F3"/>
    <w:rsid w:val="002A54A5"/>
    <w:rsid w:val="002A6FA8"/>
    <w:rsid w:val="002B1A1D"/>
    <w:rsid w:val="002B6EA4"/>
    <w:rsid w:val="002B7117"/>
    <w:rsid w:val="002C16CA"/>
    <w:rsid w:val="002C303A"/>
    <w:rsid w:val="002C3E17"/>
    <w:rsid w:val="002C4C7A"/>
    <w:rsid w:val="002D2159"/>
    <w:rsid w:val="002D4074"/>
    <w:rsid w:val="002D6657"/>
    <w:rsid w:val="002E0FEC"/>
    <w:rsid w:val="002E1CD4"/>
    <w:rsid w:val="002E6A03"/>
    <w:rsid w:val="002E7078"/>
    <w:rsid w:val="002E747C"/>
    <w:rsid w:val="002F13AD"/>
    <w:rsid w:val="002F5005"/>
    <w:rsid w:val="002F67CA"/>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2E03"/>
    <w:rsid w:val="00382B0B"/>
    <w:rsid w:val="00390417"/>
    <w:rsid w:val="00393586"/>
    <w:rsid w:val="003A61FF"/>
    <w:rsid w:val="003A7CFD"/>
    <w:rsid w:val="003B3B98"/>
    <w:rsid w:val="003B5FA8"/>
    <w:rsid w:val="003B76A2"/>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66FD"/>
    <w:rsid w:val="004A0118"/>
    <w:rsid w:val="004A5E49"/>
    <w:rsid w:val="004B3A38"/>
    <w:rsid w:val="004B556A"/>
    <w:rsid w:val="004C14AB"/>
    <w:rsid w:val="004C20CD"/>
    <w:rsid w:val="004C2384"/>
    <w:rsid w:val="004C3A29"/>
    <w:rsid w:val="004C750A"/>
    <w:rsid w:val="004D33B7"/>
    <w:rsid w:val="004D53D7"/>
    <w:rsid w:val="004E5E65"/>
    <w:rsid w:val="004F2098"/>
    <w:rsid w:val="004F54A5"/>
    <w:rsid w:val="004F7B84"/>
    <w:rsid w:val="0050511E"/>
    <w:rsid w:val="005107A7"/>
    <w:rsid w:val="00521727"/>
    <w:rsid w:val="00525BEB"/>
    <w:rsid w:val="005271A6"/>
    <w:rsid w:val="00527425"/>
    <w:rsid w:val="00531AC5"/>
    <w:rsid w:val="005343D4"/>
    <w:rsid w:val="00535731"/>
    <w:rsid w:val="005369C0"/>
    <w:rsid w:val="0054028D"/>
    <w:rsid w:val="0055476E"/>
    <w:rsid w:val="0056152A"/>
    <w:rsid w:val="005729DB"/>
    <w:rsid w:val="00581BEB"/>
    <w:rsid w:val="00585C7E"/>
    <w:rsid w:val="005875B4"/>
    <w:rsid w:val="00593C5F"/>
    <w:rsid w:val="00595105"/>
    <w:rsid w:val="005A2A0B"/>
    <w:rsid w:val="005A5638"/>
    <w:rsid w:val="005A6F58"/>
    <w:rsid w:val="005B4DD9"/>
    <w:rsid w:val="005B5E46"/>
    <w:rsid w:val="005C01BD"/>
    <w:rsid w:val="005C1A69"/>
    <w:rsid w:val="005C2F4A"/>
    <w:rsid w:val="005C537E"/>
    <w:rsid w:val="005D4F10"/>
    <w:rsid w:val="005F3164"/>
    <w:rsid w:val="005F3D22"/>
    <w:rsid w:val="005F46C8"/>
    <w:rsid w:val="005F5843"/>
    <w:rsid w:val="005F629F"/>
    <w:rsid w:val="005F7F6C"/>
    <w:rsid w:val="006076FE"/>
    <w:rsid w:val="006200EB"/>
    <w:rsid w:val="006313A1"/>
    <w:rsid w:val="00632DCA"/>
    <w:rsid w:val="0064217D"/>
    <w:rsid w:val="00645753"/>
    <w:rsid w:val="00647F96"/>
    <w:rsid w:val="00655BC7"/>
    <w:rsid w:val="006569CE"/>
    <w:rsid w:val="006636CC"/>
    <w:rsid w:val="00672FFF"/>
    <w:rsid w:val="006764F3"/>
    <w:rsid w:val="00683502"/>
    <w:rsid w:val="00684B5F"/>
    <w:rsid w:val="0068783A"/>
    <w:rsid w:val="00691D6A"/>
    <w:rsid w:val="006A06E4"/>
    <w:rsid w:val="006A1260"/>
    <w:rsid w:val="006A13B7"/>
    <w:rsid w:val="006A1CF2"/>
    <w:rsid w:val="006B20AF"/>
    <w:rsid w:val="006B5B79"/>
    <w:rsid w:val="006B6BF9"/>
    <w:rsid w:val="006B6EE1"/>
    <w:rsid w:val="006C2435"/>
    <w:rsid w:val="006C64CF"/>
    <w:rsid w:val="006D28E9"/>
    <w:rsid w:val="006D40C9"/>
    <w:rsid w:val="006D4FDF"/>
    <w:rsid w:val="006D6388"/>
    <w:rsid w:val="006F1246"/>
    <w:rsid w:val="006F174A"/>
    <w:rsid w:val="006F30D2"/>
    <w:rsid w:val="006F5915"/>
    <w:rsid w:val="007063C8"/>
    <w:rsid w:val="00717D5B"/>
    <w:rsid w:val="00722BBC"/>
    <w:rsid w:val="007257C6"/>
    <w:rsid w:val="00732C63"/>
    <w:rsid w:val="00732D7E"/>
    <w:rsid w:val="00734986"/>
    <w:rsid w:val="00736461"/>
    <w:rsid w:val="00742BBC"/>
    <w:rsid w:val="007441D2"/>
    <w:rsid w:val="00751211"/>
    <w:rsid w:val="007512E5"/>
    <w:rsid w:val="007534AF"/>
    <w:rsid w:val="007639FF"/>
    <w:rsid w:val="00767641"/>
    <w:rsid w:val="00767E36"/>
    <w:rsid w:val="00771FED"/>
    <w:rsid w:val="00785F2A"/>
    <w:rsid w:val="007861B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E57E4"/>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20B1"/>
    <w:rsid w:val="00893F4B"/>
    <w:rsid w:val="00894992"/>
    <w:rsid w:val="008A2C49"/>
    <w:rsid w:val="008A3B2B"/>
    <w:rsid w:val="008A487C"/>
    <w:rsid w:val="008A493C"/>
    <w:rsid w:val="008B095E"/>
    <w:rsid w:val="008B36F2"/>
    <w:rsid w:val="008B7F8E"/>
    <w:rsid w:val="008C0B03"/>
    <w:rsid w:val="008C41BA"/>
    <w:rsid w:val="008C7362"/>
    <w:rsid w:val="008E4511"/>
    <w:rsid w:val="008E6C13"/>
    <w:rsid w:val="008E7929"/>
    <w:rsid w:val="008F3962"/>
    <w:rsid w:val="008F7342"/>
    <w:rsid w:val="0090110A"/>
    <w:rsid w:val="00906BBF"/>
    <w:rsid w:val="00906CF9"/>
    <w:rsid w:val="00906F5B"/>
    <w:rsid w:val="009123A7"/>
    <w:rsid w:val="00916473"/>
    <w:rsid w:val="00916DC9"/>
    <w:rsid w:val="0092040E"/>
    <w:rsid w:val="009236BE"/>
    <w:rsid w:val="009265EA"/>
    <w:rsid w:val="00933943"/>
    <w:rsid w:val="00940A74"/>
    <w:rsid w:val="009425BC"/>
    <w:rsid w:val="00943389"/>
    <w:rsid w:val="00950765"/>
    <w:rsid w:val="00950F74"/>
    <w:rsid w:val="00953D2B"/>
    <w:rsid w:val="00954D4B"/>
    <w:rsid w:val="0095647E"/>
    <w:rsid w:val="00967B0D"/>
    <w:rsid w:val="00971FD7"/>
    <w:rsid w:val="0097392C"/>
    <w:rsid w:val="0097591A"/>
    <w:rsid w:val="009767A5"/>
    <w:rsid w:val="00980016"/>
    <w:rsid w:val="0098253A"/>
    <w:rsid w:val="00990AF3"/>
    <w:rsid w:val="00993602"/>
    <w:rsid w:val="00993916"/>
    <w:rsid w:val="009A1DC8"/>
    <w:rsid w:val="009A327B"/>
    <w:rsid w:val="009B218C"/>
    <w:rsid w:val="009C1707"/>
    <w:rsid w:val="009C4FBC"/>
    <w:rsid w:val="009D0358"/>
    <w:rsid w:val="009D249C"/>
    <w:rsid w:val="009D540F"/>
    <w:rsid w:val="009D6DEE"/>
    <w:rsid w:val="009F0E39"/>
    <w:rsid w:val="009F132A"/>
    <w:rsid w:val="009F139C"/>
    <w:rsid w:val="009F16B9"/>
    <w:rsid w:val="009F1ED9"/>
    <w:rsid w:val="009F2CF4"/>
    <w:rsid w:val="009F6E43"/>
    <w:rsid w:val="00A06758"/>
    <w:rsid w:val="00A0759A"/>
    <w:rsid w:val="00A112B7"/>
    <w:rsid w:val="00A20B4A"/>
    <w:rsid w:val="00A20FF9"/>
    <w:rsid w:val="00A21124"/>
    <w:rsid w:val="00A24D01"/>
    <w:rsid w:val="00A35AEA"/>
    <w:rsid w:val="00A37865"/>
    <w:rsid w:val="00A403F2"/>
    <w:rsid w:val="00A41DB9"/>
    <w:rsid w:val="00A43D30"/>
    <w:rsid w:val="00A45D66"/>
    <w:rsid w:val="00A51BEA"/>
    <w:rsid w:val="00A5284D"/>
    <w:rsid w:val="00A55502"/>
    <w:rsid w:val="00A57AB6"/>
    <w:rsid w:val="00A63C5B"/>
    <w:rsid w:val="00A63DAE"/>
    <w:rsid w:val="00A72932"/>
    <w:rsid w:val="00A75EF8"/>
    <w:rsid w:val="00A81ED1"/>
    <w:rsid w:val="00A8214A"/>
    <w:rsid w:val="00A827C4"/>
    <w:rsid w:val="00A858FC"/>
    <w:rsid w:val="00A8733F"/>
    <w:rsid w:val="00A928D9"/>
    <w:rsid w:val="00A92F06"/>
    <w:rsid w:val="00AA220A"/>
    <w:rsid w:val="00AB1E51"/>
    <w:rsid w:val="00AB31D0"/>
    <w:rsid w:val="00AB4A43"/>
    <w:rsid w:val="00AC6CF6"/>
    <w:rsid w:val="00AD0B00"/>
    <w:rsid w:val="00AD22DC"/>
    <w:rsid w:val="00AD412A"/>
    <w:rsid w:val="00AE355A"/>
    <w:rsid w:val="00AE364B"/>
    <w:rsid w:val="00AE7826"/>
    <w:rsid w:val="00AF7701"/>
    <w:rsid w:val="00B0089C"/>
    <w:rsid w:val="00B01693"/>
    <w:rsid w:val="00B06ED6"/>
    <w:rsid w:val="00B10B8F"/>
    <w:rsid w:val="00B17BF2"/>
    <w:rsid w:val="00B20483"/>
    <w:rsid w:val="00B216A9"/>
    <w:rsid w:val="00B22A8A"/>
    <w:rsid w:val="00B2572B"/>
    <w:rsid w:val="00B273FF"/>
    <w:rsid w:val="00B34F16"/>
    <w:rsid w:val="00B37892"/>
    <w:rsid w:val="00B447EE"/>
    <w:rsid w:val="00B47486"/>
    <w:rsid w:val="00B47F76"/>
    <w:rsid w:val="00B5577C"/>
    <w:rsid w:val="00B57484"/>
    <w:rsid w:val="00B62984"/>
    <w:rsid w:val="00B64193"/>
    <w:rsid w:val="00B65B7C"/>
    <w:rsid w:val="00B707C3"/>
    <w:rsid w:val="00B70EF0"/>
    <w:rsid w:val="00B764D6"/>
    <w:rsid w:val="00B76B73"/>
    <w:rsid w:val="00B879F8"/>
    <w:rsid w:val="00B912FF"/>
    <w:rsid w:val="00B91F45"/>
    <w:rsid w:val="00B939DE"/>
    <w:rsid w:val="00B94EEB"/>
    <w:rsid w:val="00BA7163"/>
    <w:rsid w:val="00BB1179"/>
    <w:rsid w:val="00BD0A05"/>
    <w:rsid w:val="00BD0F8C"/>
    <w:rsid w:val="00BD5610"/>
    <w:rsid w:val="00BD69AE"/>
    <w:rsid w:val="00BE0962"/>
    <w:rsid w:val="00BE0D88"/>
    <w:rsid w:val="00C13229"/>
    <w:rsid w:val="00C163DA"/>
    <w:rsid w:val="00C26282"/>
    <w:rsid w:val="00C3243C"/>
    <w:rsid w:val="00C34EBD"/>
    <w:rsid w:val="00C364E7"/>
    <w:rsid w:val="00C4199C"/>
    <w:rsid w:val="00C46F0A"/>
    <w:rsid w:val="00C551F9"/>
    <w:rsid w:val="00C66A50"/>
    <w:rsid w:val="00C67CA6"/>
    <w:rsid w:val="00C70B81"/>
    <w:rsid w:val="00C739DC"/>
    <w:rsid w:val="00C74675"/>
    <w:rsid w:val="00C76427"/>
    <w:rsid w:val="00C77A33"/>
    <w:rsid w:val="00C91B08"/>
    <w:rsid w:val="00C93662"/>
    <w:rsid w:val="00C97C9B"/>
    <w:rsid w:val="00CA1F9F"/>
    <w:rsid w:val="00CA564C"/>
    <w:rsid w:val="00CA57D5"/>
    <w:rsid w:val="00CA72BF"/>
    <w:rsid w:val="00CB152A"/>
    <w:rsid w:val="00CB4C46"/>
    <w:rsid w:val="00CB7A37"/>
    <w:rsid w:val="00CF4732"/>
    <w:rsid w:val="00D07292"/>
    <w:rsid w:val="00D139AA"/>
    <w:rsid w:val="00D165C3"/>
    <w:rsid w:val="00D23CD9"/>
    <w:rsid w:val="00D2456B"/>
    <w:rsid w:val="00D33A9A"/>
    <w:rsid w:val="00D35AF7"/>
    <w:rsid w:val="00D35D53"/>
    <w:rsid w:val="00D37188"/>
    <w:rsid w:val="00D37681"/>
    <w:rsid w:val="00D4091B"/>
    <w:rsid w:val="00D42CAC"/>
    <w:rsid w:val="00D51F6E"/>
    <w:rsid w:val="00D5623E"/>
    <w:rsid w:val="00D62A8A"/>
    <w:rsid w:val="00D717A3"/>
    <w:rsid w:val="00D74473"/>
    <w:rsid w:val="00D76EDD"/>
    <w:rsid w:val="00D81915"/>
    <w:rsid w:val="00D81BAE"/>
    <w:rsid w:val="00D824EC"/>
    <w:rsid w:val="00D95F90"/>
    <w:rsid w:val="00D97755"/>
    <w:rsid w:val="00D97CDA"/>
    <w:rsid w:val="00DA2F14"/>
    <w:rsid w:val="00DA6D1B"/>
    <w:rsid w:val="00DB423F"/>
    <w:rsid w:val="00DB51E5"/>
    <w:rsid w:val="00DB520F"/>
    <w:rsid w:val="00DB7E71"/>
    <w:rsid w:val="00DC262D"/>
    <w:rsid w:val="00DC2EF1"/>
    <w:rsid w:val="00DD2AF6"/>
    <w:rsid w:val="00DD61F9"/>
    <w:rsid w:val="00DD71D6"/>
    <w:rsid w:val="00DE1B0B"/>
    <w:rsid w:val="00DE5480"/>
    <w:rsid w:val="00DE569D"/>
    <w:rsid w:val="00DF1805"/>
    <w:rsid w:val="00DF2362"/>
    <w:rsid w:val="00DF2C1A"/>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54FFC"/>
    <w:rsid w:val="00E624C2"/>
    <w:rsid w:val="00E66595"/>
    <w:rsid w:val="00E66A7C"/>
    <w:rsid w:val="00E66BC2"/>
    <w:rsid w:val="00E675D5"/>
    <w:rsid w:val="00E705B6"/>
    <w:rsid w:val="00E70EE0"/>
    <w:rsid w:val="00E72638"/>
    <w:rsid w:val="00E735F4"/>
    <w:rsid w:val="00E7709F"/>
    <w:rsid w:val="00E80ACF"/>
    <w:rsid w:val="00E82496"/>
    <w:rsid w:val="00E85A4D"/>
    <w:rsid w:val="00E90646"/>
    <w:rsid w:val="00E91BC9"/>
    <w:rsid w:val="00E965AC"/>
    <w:rsid w:val="00E979CF"/>
    <w:rsid w:val="00EA30D9"/>
    <w:rsid w:val="00EA5C3A"/>
    <w:rsid w:val="00EB3145"/>
    <w:rsid w:val="00EB51AF"/>
    <w:rsid w:val="00EB66B0"/>
    <w:rsid w:val="00EC2225"/>
    <w:rsid w:val="00EC7B8F"/>
    <w:rsid w:val="00ED2ABA"/>
    <w:rsid w:val="00ED5EB4"/>
    <w:rsid w:val="00ED6238"/>
    <w:rsid w:val="00EE1735"/>
    <w:rsid w:val="00EE1929"/>
    <w:rsid w:val="00EE44D6"/>
    <w:rsid w:val="00F01A67"/>
    <w:rsid w:val="00F11A3C"/>
    <w:rsid w:val="00F11AF0"/>
    <w:rsid w:val="00F20635"/>
    <w:rsid w:val="00F275A8"/>
    <w:rsid w:val="00F30940"/>
    <w:rsid w:val="00F31665"/>
    <w:rsid w:val="00F32242"/>
    <w:rsid w:val="00F40120"/>
    <w:rsid w:val="00F45CDF"/>
    <w:rsid w:val="00F47B71"/>
    <w:rsid w:val="00F54E41"/>
    <w:rsid w:val="00F666D4"/>
    <w:rsid w:val="00F66D28"/>
    <w:rsid w:val="00F66D95"/>
    <w:rsid w:val="00F77810"/>
    <w:rsid w:val="00F80218"/>
    <w:rsid w:val="00F81EFD"/>
    <w:rsid w:val="00F8477A"/>
    <w:rsid w:val="00F9474B"/>
    <w:rsid w:val="00F94E7F"/>
    <w:rsid w:val="00F95AB4"/>
    <w:rsid w:val="00FB2FA9"/>
    <w:rsid w:val="00FB5588"/>
    <w:rsid w:val="00FB6831"/>
    <w:rsid w:val="00FC0533"/>
    <w:rsid w:val="00FC290B"/>
    <w:rsid w:val="00FC642F"/>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hyperlink" Target="https://doi.org/10.1007/BF00045196" TargetMode="Externa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hyperlink" Target="https://www.oregon.gov/deq/FilterDocs/heatsourcemanual.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www.climatologylab.org/gridme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i.org/10.1029/2018WR024236" TargetMode="External"/><Relationship Id="rId30" Type="http://schemas.openxmlformats.org/officeDocument/2006/relationships/footer" Target="footer1.xml"/><Relationship Id="rId8" Type="http://schemas.openxmlformats.org/officeDocument/2006/relationships/hyperlink" Target="mailto:cw3m@freshwatersim.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CW3M.git\trunk\DataCW3M\SkillAssessment\StatisticsCalculator108month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'Statistics calculator'!$H$3</c:f>
          <c:strCache>
            <c:ptCount val="1"/>
            <c:pt idx="0">
              <c:v>simulated temperatures on reach 23772751</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'Statistics calculator'!$H$3</c:f>
              <c:strCache>
                <c:ptCount val="1"/>
                <c:pt idx="0">
                  <c:v>simulated temperatures on reach 23772751</c:v>
                </c:pt>
              </c:strCache>
            </c:strRef>
          </c:tx>
          <c:spPr>
            <a:ln w="28575" cap="rnd">
              <a:solidFill>
                <a:schemeClr val="accent1"/>
              </a:solidFill>
              <a:round/>
            </a:ln>
            <a:effectLst/>
          </c:spPr>
          <c:marker>
            <c:symbol val="none"/>
          </c:marker>
          <c:val>
            <c:numRef>
              <c:f>'Statistics calculator'!$H$4:$H$111</c:f>
              <c:numCache>
                <c:formatCode>General</c:formatCode>
                <c:ptCount val="108"/>
                <c:pt idx="0">
                  <c:v>4.7275349999999996</c:v>
                </c:pt>
                <c:pt idx="1">
                  <c:v>6.1626500000000002</c:v>
                </c:pt>
                <c:pt idx="2">
                  <c:v>7.7647190000000004</c:v>
                </c:pt>
                <c:pt idx="3">
                  <c:v>8.7394440000000007</c:v>
                </c:pt>
                <c:pt idx="4">
                  <c:v>10.895346999999999</c:v>
                </c:pt>
                <c:pt idx="5">
                  <c:v>12.041124</c:v>
                </c:pt>
                <c:pt idx="6">
                  <c:v>15.565261</c:v>
                </c:pt>
                <c:pt idx="7">
                  <c:v>15.418196</c:v>
                </c:pt>
                <c:pt idx="8">
                  <c:v>16.614798</c:v>
                </c:pt>
                <c:pt idx="9">
                  <c:v>14.551155</c:v>
                </c:pt>
                <c:pt idx="10">
                  <c:v>9.5244169999999997</c:v>
                </c:pt>
                <c:pt idx="11">
                  <c:v>6.6511800000000001</c:v>
                </c:pt>
                <c:pt idx="12">
                  <c:v>5.9907450000000004</c:v>
                </c:pt>
                <c:pt idx="13">
                  <c:v>5.5388979999999997</c:v>
                </c:pt>
                <c:pt idx="14">
                  <c:v>6.738721</c:v>
                </c:pt>
                <c:pt idx="15">
                  <c:v>8.0542259999999999</c:v>
                </c:pt>
                <c:pt idx="16">
                  <c:v>9.7390469999999993</c:v>
                </c:pt>
                <c:pt idx="17">
                  <c:v>11.279282</c:v>
                </c:pt>
                <c:pt idx="18">
                  <c:v>13.358419</c:v>
                </c:pt>
                <c:pt idx="19">
                  <c:v>15.152473000000001</c:v>
                </c:pt>
                <c:pt idx="20">
                  <c:v>17.007148999999998</c:v>
                </c:pt>
                <c:pt idx="21">
                  <c:v>14.107922</c:v>
                </c:pt>
                <c:pt idx="22">
                  <c:v>10.607386</c:v>
                </c:pt>
                <c:pt idx="23">
                  <c:v>6.5614030000000003</c:v>
                </c:pt>
                <c:pt idx="24">
                  <c:v>6.3881779999999999</c:v>
                </c:pt>
                <c:pt idx="25">
                  <c:v>6.1364869999999998</c:v>
                </c:pt>
                <c:pt idx="26">
                  <c:v>6.6723759999999999</c:v>
                </c:pt>
                <c:pt idx="27">
                  <c:v>8.7064810000000001</c:v>
                </c:pt>
                <c:pt idx="28">
                  <c:v>10.619035</c:v>
                </c:pt>
                <c:pt idx="29">
                  <c:v>10.813514</c:v>
                </c:pt>
                <c:pt idx="30">
                  <c:v>14.513451</c:v>
                </c:pt>
                <c:pt idx="31">
                  <c:v>15.289508</c:v>
                </c:pt>
                <c:pt idx="32">
                  <c:v>17.181339000000001</c:v>
                </c:pt>
                <c:pt idx="33">
                  <c:v>14.215125</c:v>
                </c:pt>
                <c:pt idx="34">
                  <c:v>9.6511329999999997</c:v>
                </c:pt>
                <c:pt idx="35">
                  <c:v>5.7783899999999999</c:v>
                </c:pt>
                <c:pt idx="36">
                  <c:v>5.4992270000000003</c:v>
                </c:pt>
                <c:pt idx="37">
                  <c:v>5.9884880000000003</c:v>
                </c:pt>
                <c:pt idx="38">
                  <c:v>7.3878209999999997</c:v>
                </c:pt>
                <c:pt idx="39">
                  <c:v>8.9383820000000007</c:v>
                </c:pt>
                <c:pt idx="40">
                  <c:v>11.033396</c:v>
                </c:pt>
                <c:pt idx="41">
                  <c:v>13.514919000000001</c:v>
                </c:pt>
                <c:pt idx="42">
                  <c:v>15.611948999999999</c:v>
                </c:pt>
                <c:pt idx="43">
                  <c:v>14.909757000000001</c:v>
                </c:pt>
                <c:pt idx="44">
                  <c:v>16.552647</c:v>
                </c:pt>
                <c:pt idx="45">
                  <c:v>13.421500999999999</c:v>
                </c:pt>
                <c:pt idx="46">
                  <c:v>9.4158310000000007</c:v>
                </c:pt>
                <c:pt idx="47">
                  <c:v>6.1741349999999997</c:v>
                </c:pt>
                <c:pt idx="48">
                  <c:v>6.163926</c:v>
                </c:pt>
                <c:pt idx="49">
                  <c:v>5.6749840000000003</c:v>
                </c:pt>
                <c:pt idx="50">
                  <c:v>7.5663410000000004</c:v>
                </c:pt>
                <c:pt idx="51">
                  <c:v>9.4826519999999999</c:v>
                </c:pt>
                <c:pt idx="52">
                  <c:v>11.436361</c:v>
                </c:pt>
                <c:pt idx="53">
                  <c:v>13.574808000000001</c:v>
                </c:pt>
                <c:pt idx="54">
                  <c:v>15.500493000000001</c:v>
                </c:pt>
                <c:pt idx="55">
                  <c:v>15.345357999999999</c:v>
                </c:pt>
                <c:pt idx="56">
                  <c:v>17.055077000000001</c:v>
                </c:pt>
                <c:pt idx="57">
                  <c:v>14.612627</c:v>
                </c:pt>
                <c:pt idx="58">
                  <c:v>9.8216470000000005</c:v>
                </c:pt>
                <c:pt idx="59">
                  <c:v>6.6149459999999998</c:v>
                </c:pt>
                <c:pt idx="60">
                  <c:v>5.8225959999999999</c:v>
                </c:pt>
                <c:pt idx="61">
                  <c:v>6.6302139999999996</c:v>
                </c:pt>
                <c:pt idx="62">
                  <c:v>8.7359899999999993</c:v>
                </c:pt>
                <c:pt idx="63">
                  <c:v>9.6482729999999997</c:v>
                </c:pt>
                <c:pt idx="64">
                  <c:v>12.460485</c:v>
                </c:pt>
                <c:pt idx="65">
                  <c:v>14.855195999999999</c:v>
                </c:pt>
                <c:pt idx="66">
                  <c:v>15.279545000000001</c:v>
                </c:pt>
                <c:pt idx="67">
                  <c:v>14.812206</c:v>
                </c:pt>
                <c:pt idx="68">
                  <c:v>16.262654999999999</c:v>
                </c:pt>
                <c:pt idx="69">
                  <c:v>16.541996000000001</c:v>
                </c:pt>
                <c:pt idx="70">
                  <c:v>11.254122000000001</c:v>
                </c:pt>
                <c:pt idx="71">
                  <c:v>6.8625230000000004</c:v>
                </c:pt>
                <c:pt idx="72">
                  <c:v>6.5806110000000002</c:v>
                </c:pt>
                <c:pt idx="73">
                  <c:v>6.4230900000000002</c:v>
                </c:pt>
                <c:pt idx="74">
                  <c:v>7.4702000000000002</c:v>
                </c:pt>
                <c:pt idx="75">
                  <c:v>9.8483719999999995</c:v>
                </c:pt>
                <c:pt idx="76">
                  <c:v>12.070455000000001</c:v>
                </c:pt>
                <c:pt idx="77">
                  <c:v>14.555984</c:v>
                </c:pt>
                <c:pt idx="78">
                  <c:v>15.188807000000001</c:v>
                </c:pt>
                <c:pt idx="79">
                  <c:v>15.615691</c:v>
                </c:pt>
                <c:pt idx="80">
                  <c:v>17.271536000000001</c:v>
                </c:pt>
                <c:pt idx="81">
                  <c:v>12.931481</c:v>
                </c:pt>
                <c:pt idx="82">
                  <c:v>9.4772859999999994</c:v>
                </c:pt>
                <c:pt idx="83">
                  <c:v>6.7547280000000001</c:v>
                </c:pt>
                <c:pt idx="84">
                  <c:v>4.1905950000000001</c:v>
                </c:pt>
                <c:pt idx="85">
                  <c:v>4.7459280000000001</c:v>
                </c:pt>
                <c:pt idx="86">
                  <c:v>6.1841929999999996</c:v>
                </c:pt>
                <c:pt idx="87">
                  <c:v>8.5678520000000002</c:v>
                </c:pt>
                <c:pt idx="88">
                  <c:v>11.300515000000001</c:v>
                </c:pt>
                <c:pt idx="89">
                  <c:v>13.585314</c:v>
                </c:pt>
                <c:pt idx="90">
                  <c:v>15.703260999999999</c:v>
                </c:pt>
                <c:pt idx="91">
                  <c:v>13.843431000000001</c:v>
                </c:pt>
                <c:pt idx="92">
                  <c:v>14.891836</c:v>
                </c:pt>
                <c:pt idx="93">
                  <c:v>11.794454</c:v>
                </c:pt>
                <c:pt idx="94">
                  <c:v>7.7232640000000004</c:v>
                </c:pt>
                <c:pt idx="95">
                  <c:v>4.1864150000000002</c:v>
                </c:pt>
                <c:pt idx="96">
                  <c:v>5.3123110000000002</c:v>
                </c:pt>
                <c:pt idx="97">
                  <c:v>5.6927399999999997</c:v>
                </c:pt>
                <c:pt idx="98">
                  <c:v>7.6800879999999996</c:v>
                </c:pt>
                <c:pt idx="99">
                  <c:v>8.8228159999999995</c:v>
                </c:pt>
                <c:pt idx="100">
                  <c:v>12.990052</c:v>
                </c:pt>
                <c:pt idx="101">
                  <c:v>14.684977</c:v>
                </c:pt>
                <c:pt idx="102">
                  <c:v>16.392443</c:v>
                </c:pt>
                <c:pt idx="103">
                  <c:v>15.642115</c:v>
                </c:pt>
                <c:pt idx="104">
                  <c:v>18.338342999999998</c:v>
                </c:pt>
                <c:pt idx="105">
                  <c:v>14.586402</c:v>
                </c:pt>
                <c:pt idx="106">
                  <c:v>11.111635</c:v>
                </c:pt>
                <c:pt idx="107">
                  <c:v>7.7483259999999996</c:v>
                </c:pt>
              </c:numCache>
            </c:numRef>
          </c:val>
          <c:smooth val="0"/>
          <c:extLst>
            <c:ext xmlns:c16="http://schemas.microsoft.com/office/drawing/2014/chart" uri="{C3380CC4-5D6E-409C-BE32-E72D297353CC}">
              <c16:uniqueId val="{00000000-2FE1-4ED1-8112-E2A7CAA96BF3}"/>
            </c:ext>
          </c:extLst>
        </c:ser>
        <c:ser>
          <c:idx val="1"/>
          <c:order val="1"/>
          <c:tx>
            <c:strRef>
              <c:f>'Statistics calculator'!$I$3</c:f>
              <c:strCache>
                <c:ptCount val="1"/>
                <c:pt idx="0">
                  <c:v>measured stream temperatures at USGS gage 14164900</c:v>
                </c:pt>
              </c:strCache>
            </c:strRef>
          </c:tx>
          <c:spPr>
            <a:ln w="28575" cap="rnd">
              <a:solidFill>
                <a:schemeClr val="accent2"/>
              </a:solidFill>
              <a:round/>
            </a:ln>
            <a:effectLst/>
          </c:spPr>
          <c:marker>
            <c:symbol val="none"/>
          </c:marker>
          <c:val>
            <c:numRef>
              <c:f>'Statistics calculator'!$I$4:$I$111</c:f>
              <c:numCache>
                <c:formatCode>General</c:formatCode>
                <c:ptCount val="108"/>
                <c:pt idx="0">
                  <c:v>6.7575260000000004</c:v>
                </c:pt>
                <c:pt idx="1">
                  <c:v>7.0468979999999997</c:v>
                </c:pt>
                <c:pt idx="2">
                  <c:v>7.5625140000000002</c:v>
                </c:pt>
                <c:pt idx="3">
                  <c:v>8.5006950000000003</c:v>
                </c:pt>
                <c:pt idx="4">
                  <c:v>10.083938</c:v>
                </c:pt>
                <c:pt idx="5">
                  <c:v>11.837152</c:v>
                </c:pt>
                <c:pt idx="6">
                  <c:v>16.065334</c:v>
                </c:pt>
                <c:pt idx="7">
                  <c:v>15.599329000000001</c:v>
                </c:pt>
                <c:pt idx="8">
                  <c:v>13.234444999999999</c:v>
                </c:pt>
                <c:pt idx="9">
                  <c:v>11.104032999999999</c:v>
                </c:pt>
                <c:pt idx="10">
                  <c:v>7.7684309999999996</c:v>
                </c:pt>
                <c:pt idx="11">
                  <c:v>6.5254580000000004</c:v>
                </c:pt>
                <c:pt idx="12">
                  <c:v>5.8123259999999997</c:v>
                </c:pt>
                <c:pt idx="13">
                  <c:v>5.5251479999999997</c:v>
                </c:pt>
                <c:pt idx="14">
                  <c:v>6.5961270000000001</c:v>
                </c:pt>
                <c:pt idx="15">
                  <c:v>7.4708329999999998</c:v>
                </c:pt>
                <c:pt idx="16">
                  <c:v>8.912903</c:v>
                </c:pt>
                <c:pt idx="17">
                  <c:v>10.841665000000001</c:v>
                </c:pt>
                <c:pt idx="18">
                  <c:v>13.848522000000001</c:v>
                </c:pt>
                <c:pt idx="19">
                  <c:v>15.150067999999999</c:v>
                </c:pt>
                <c:pt idx="20">
                  <c:v>12.886526999999999</c:v>
                </c:pt>
                <c:pt idx="21">
                  <c:v>10.686559000000001</c:v>
                </c:pt>
                <c:pt idx="22">
                  <c:v>7.3908750000000003</c:v>
                </c:pt>
                <c:pt idx="23">
                  <c:v>4.6762090000000001</c:v>
                </c:pt>
                <c:pt idx="24">
                  <c:v>5.7243950000000003</c:v>
                </c:pt>
                <c:pt idx="25">
                  <c:v>6.0212640000000004</c:v>
                </c:pt>
                <c:pt idx="26">
                  <c:v>6.2946020000000003</c:v>
                </c:pt>
                <c:pt idx="27">
                  <c:v>8.0125010000000003</c:v>
                </c:pt>
                <c:pt idx="28">
                  <c:v>9.9014100000000003</c:v>
                </c:pt>
                <c:pt idx="29">
                  <c:v>11.643750000000001</c:v>
                </c:pt>
                <c:pt idx="30">
                  <c:v>14.857324999999999</c:v>
                </c:pt>
                <c:pt idx="31">
                  <c:v>15.432864</c:v>
                </c:pt>
                <c:pt idx="32">
                  <c:v>12.870347000000001</c:v>
                </c:pt>
                <c:pt idx="33">
                  <c:v>10.587904999999999</c:v>
                </c:pt>
                <c:pt idx="34">
                  <c:v>8.4551409999999994</c:v>
                </c:pt>
                <c:pt idx="35">
                  <c:v>6.7407919999999999</c:v>
                </c:pt>
                <c:pt idx="36">
                  <c:v>4.9180770000000003</c:v>
                </c:pt>
                <c:pt idx="37">
                  <c:v>6.1956850000000001</c:v>
                </c:pt>
                <c:pt idx="38">
                  <c:v>7.492057</c:v>
                </c:pt>
                <c:pt idx="39">
                  <c:v>8.5971530000000005</c:v>
                </c:pt>
                <c:pt idx="40">
                  <c:v>11.077218</c:v>
                </c:pt>
                <c:pt idx="41">
                  <c:v>13.704166000000001</c:v>
                </c:pt>
                <c:pt idx="42">
                  <c:v>16.750347000000001</c:v>
                </c:pt>
                <c:pt idx="43">
                  <c:v>15.772145</c:v>
                </c:pt>
                <c:pt idx="44">
                  <c:v>13.215868</c:v>
                </c:pt>
                <c:pt idx="45">
                  <c:v>9.9914310000000004</c:v>
                </c:pt>
                <c:pt idx="46">
                  <c:v>7.4102540000000001</c:v>
                </c:pt>
                <c:pt idx="47">
                  <c:v>4.2807459999999997</c:v>
                </c:pt>
                <c:pt idx="48">
                  <c:v>5.2900869999999998</c:v>
                </c:pt>
                <c:pt idx="49">
                  <c:v>5.9716139999999998</c:v>
                </c:pt>
                <c:pt idx="50">
                  <c:v>7.3243400000000003</c:v>
                </c:pt>
                <c:pt idx="51">
                  <c:v>8.8320469999999993</c:v>
                </c:pt>
                <c:pt idx="52">
                  <c:v>11.221339</c:v>
                </c:pt>
                <c:pt idx="53">
                  <c:v>13.324306</c:v>
                </c:pt>
                <c:pt idx="54">
                  <c:v>16.180609</c:v>
                </c:pt>
                <c:pt idx="55">
                  <c:v>15.435485</c:v>
                </c:pt>
                <c:pt idx="56">
                  <c:v>13.738193000000001</c:v>
                </c:pt>
                <c:pt idx="57">
                  <c:v>11.838914000000001</c:v>
                </c:pt>
                <c:pt idx="58">
                  <c:v>8.3758119999999998</c:v>
                </c:pt>
                <c:pt idx="59">
                  <c:v>7.792554</c:v>
                </c:pt>
                <c:pt idx="60">
                  <c:v>6.7203629999999999</c:v>
                </c:pt>
                <c:pt idx="61">
                  <c:v>7.6048359999999997</c:v>
                </c:pt>
                <c:pt idx="62">
                  <c:v>8.8436210000000006</c:v>
                </c:pt>
                <c:pt idx="63">
                  <c:v>10.058611000000001</c:v>
                </c:pt>
                <c:pt idx="64">
                  <c:v>13.074730000000001</c:v>
                </c:pt>
                <c:pt idx="65">
                  <c:v>16.857534000000001</c:v>
                </c:pt>
                <c:pt idx="66">
                  <c:v>18.027048000000001</c:v>
                </c:pt>
                <c:pt idx="67">
                  <c:v>17.185048999999999</c:v>
                </c:pt>
                <c:pt idx="68">
                  <c:v>14.390521</c:v>
                </c:pt>
                <c:pt idx="69">
                  <c:v>11.777958</c:v>
                </c:pt>
                <c:pt idx="70">
                  <c:v>8.0507980000000003</c:v>
                </c:pt>
                <c:pt idx="71">
                  <c:v>7.1561149999999998</c:v>
                </c:pt>
                <c:pt idx="72">
                  <c:v>6.2070230000000004</c:v>
                </c:pt>
                <c:pt idx="73">
                  <c:v>7.2024429999999997</c:v>
                </c:pt>
                <c:pt idx="74">
                  <c:v>7.5207629999999996</c:v>
                </c:pt>
                <c:pt idx="75">
                  <c:v>10.099689</c:v>
                </c:pt>
                <c:pt idx="76">
                  <c:v>12.167942999999999</c:v>
                </c:pt>
                <c:pt idx="77">
                  <c:v>14.868748</c:v>
                </c:pt>
                <c:pt idx="78">
                  <c:v>16.696805999999999</c:v>
                </c:pt>
                <c:pt idx="79">
                  <c:v>16.748556000000001</c:v>
                </c:pt>
                <c:pt idx="80">
                  <c:v>14.161457</c:v>
                </c:pt>
                <c:pt idx="81">
                  <c:v>11.1876</c:v>
                </c:pt>
                <c:pt idx="82">
                  <c:v>9.3414070000000002</c:v>
                </c:pt>
                <c:pt idx="83">
                  <c:v>6.1767459999999996</c:v>
                </c:pt>
                <c:pt idx="84">
                  <c:v>4.7506050000000002</c:v>
                </c:pt>
                <c:pt idx="85">
                  <c:v>6.3771940000000003</c:v>
                </c:pt>
                <c:pt idx="86">
                  <c:v>7.0906229999999999</c:v>
                </c:pt>
                <c:pt idx="87">
                  <c:v>8.3418410000000005</c:v>
                </c:pt>
                <c:pt idx="88">
                  <c:v>10.444659</c:v>
                </c:pt>
                <c:pt idx="89">
                  <c:v>13.197846</c:v>
                </c:pt>
                <c:pt idx="90">
                  <c:v>16.418118</c:v>
                </c:pt>
                <c:pt idx="91">
                  <c:v>14.948691</c:v>
                </c:pt>
                <c:pt idx="92">
                  <c:v>12.859022</c:v>
                </c:pt>
                <c:pt idx="93">
                  <c:v>10.140311000000001</c:v>
                </c:pt>
                <c:pt idx="94">
                  <c:v>7.9655129999999996</c:v>
                </c:pt>
                <c:pt idx="95">
                  <c:v>5.5748559999999996</c:v>
                </c:pt>
                <c:pt idx="96">
                  <c:v>6.7227480000000002</c:v>
                </c:pt>
                <c:pt idx="97">
                  <c:v>6.0133390000000002</c:v>
                </c:pt>
                <c:pt idx="98">
                  <c:v>7.0182650000000004</c:v>
                </c:pt>
                <c:pt idx="99">
                  <c:v>8.6028570000000002</c:v>
                </c:pt>
                <c:pt idx="100">
                  <c:v>11.752383999999999</c:v>
                </c:pt>
                <c:pt idx="101">
                  <c:v>13.440951999999999</c:v>
                </c:pt>
                <c:pt idx="102">
                  <c:v>16.549931999999998</c:v>
                </c:pt>
                <c:pt idx="103">
                  <c:v>16.771944000000001</c:v>
                </c:pt>
                <c:pt idx="104">
                  <c:v>13.094060000000001</c:v>
                </c:pt>
                <c:pt idx="105">
                  <c:v>10.210146</c:v>
                </c:pt>
                <c:pt idx="106">
                  <c:v>7.540826</c:v>
                </c:pt>
                <c:pt idx="107">
                  <c:v>6.1656829999999996</c:v>
                </c:pt>
              </c:numCache>
            </c:numRef>
          </c:val>
          <c:smooth val="0"/>
          <c:extLst>
            <c:ext xmlns:c16="http://schemas.microsoft.com/office/drawing/2014/chart" uri="{C3380CC4-5D6E-409C-BE32-E72D297353CC}">
              <c16:uniqueId val="{00000001-2FE1-4ED1-8112-E2A7CAA96BF3}"/>
            </c:ext>
          </c:extLst>
        </c:ser>
        <c:dLbls>
          <c:showLegendKey val="0"/>
          <c:showVal val="0"/>
          <c:showCatName val="0"/>
          <c:showSerName val="0"/>
          <c:showPercent val="0"/>
          <c:showBubbleSize val="0"/>
        </c:dLbls>
        <c:smooth val="0"/>
        <c:axId val="13206144"/>
        <c:axId val="646079568"/>
      </c:lineChart>
      <c:catAx>
        <c:axId val="132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index in 2010-18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6079568"/>
        <c:crosses val="autoZero"/>
        <c:auto val="1"/>
        <c:lblAlgn val="ctr"/>
        <c:lblOffset val="100"/>
        <c:noMultiLvlLbl val="0"/>
      </c:catAx>
      <c:valAx>
        <c:axId val="646079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flow, cfs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0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8476190" cy="4304762"/>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53703</TotalTime>
  <Pages>52</Pages>
  <Words>16845</Words>
  <Characters>96021</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280</cp:revision>
  <cp:lastPrinted>2020-11-18T17:04:00Z</cp:lastPrinted>
  <dcterms:created xsi:type="dcterms:W3CDTF">2018-11-09T13:56:00Z</dcterms:created>
  <dcterms:modified xsi:type="dcterms:W3CDTF">2020-11-18T20:15:00Z</dcterms:modified>
</cp:coreProperties>
</file>