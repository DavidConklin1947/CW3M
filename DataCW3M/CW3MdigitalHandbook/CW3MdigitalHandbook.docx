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62E70E81" w:rsidR="00064E77" w:rsidRPr="00064E77" w:rsidRDefault="00A63C5B" w:rsidP="00064E77">
      <w:pPr>
        <w:pStyle w:val="Subtitle"/>
      </w:pPr>
      <w:del w:id="0" w:author="David Conklin" w:date="2020-07-02T12:30:00Z">
        <w:r w:rsidDel="00C551F9">
          <w:delText>6/2</w:delText>
        </w:r>
      </w:del>
      <w:del w:id="1" w:author="David Conklin" w:date="2020-06-28T14:08:00Z">
        <w:r w:rsidDel="00275338">
          <w:delText>4/20</w:delText>
        </w:r>
        <w:r w:rsidR="00DE1B0B" w:rsidDel="00275338">
          <w:delText xml:space="preserve"> 4 :30 pm</w:delText>
        </w:r>
      </w:del>
      <w:ins w:id="2" w:author="David Conklin" w:date="2020-07-02T12:30:00Z">
        <w:r w:rsidR="00C551F9">
          <w:t>7/</w:t>
        </w:r>
      </w:ins>
      <w:ins w:id="3" w:author="David Conklin" w:date="2020-07-02T16:56:00Z">
        <w:r w:rsidR="00DB51E5">
          <w:t>2</w:t>
        </w:r>
      </w:ins>
      <w:ins w:id="4" w:author="David Conklin" w:date="2020-07-02T12:30:00Z">
        <w:r w:rsidR="00C551F9">
          <w:t>/20</w:t>
        </w:r>
      </w:ins>
      <w:ins w:id="5" w:author="David Conklin" w:date="2020-07-02T18:46:00Z">
        <w:r w:rsidR="00AF7701">
          <w:t xml:space="preserve"> 1845</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6"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7"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ins w:id="8" w:author="David Conklin" w:date="2020-06-28T14:09:00Z">
        <w:r>
          <w:t>Add section on the McKenzie</w:t>
        </w:r>
      </w:ins>
      <w:ins w:id="9"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796AB82A" w14:textId="1A443FD5" w:rsidR="00AF7701" w:rsidRDefault="00AB1E51">
          <w:pPr>
            <w:pStyle w:val="TOC1"/>
            <w:tabs>
              <w:tab w:val="right" w:leader="dot" w:pos="9350"/>
            </w:tabs>
            <w:rPr>
              <w:ins w:id="10" w:author="David Conklin" w:date="2020-07-02T18:47:00Z"/>
              <w:rFonts w:eastAsiaTheme="minorEastAsia"/>
              <w:noProof/>
            </w:rPr>
          </w:pPr>
          <w:r>
            <w:rPr>
              <w:b/>
              <w:bCs/>
              <w:noProof/>
            </w:rPr>
            <w:fldChar w:fldCharType="begin"/>
          </w:r>
          <w:r>
            <w:rPr>
              <w:b/>
              <w:bCs/>
              <w:noProof/>
            </w:rPr>
            <w:instrText xml:space="preserve"> TOC \o "1-3" \h \z \u </w:instrText>
          </w:r>
          <w:r>
            <w:rPr>
              <w:b/>
              <w:bCs/>
              <w:noProof/>
            </w:rPr>
            <w:fldChar w:fldCharType="separate"/>
          </w:r>
          <w:ins w:id="11" w:author="David Conklin" w:date="2020-07-02T18:47:00Z">
            <w:r w:rsidR="00AF7701" w:rsidRPr="005A0E1F">
              <w:rPr>
                <w:rStyle w:val="Hyperlink"/>
                <w:noProof/>
              </w:rPr>
              <w:fldChar w:fldCharType="begin"/>
            </w:r>
            <w:r w:rsidR="00AF7701" w:rsidRPr="005A0E1F">
              <w:rPr>
                <w:rStyle w:val="Hyperlink"/>
                <w:noProof/>
              </w:rPr>
              <w:instrText xml:space="preserve"> </w:instrText>
            </w:r>
            <w:r w:rsidR="00AF7701">
              <w:rPr>
                <w:noProof/>
              </w:rPr>
              <w:instrText>HYPERLINK \l "_Toc44608038"</w:instrText>
            </w:r>
            <w:r w:rsidR="00AF7701" w:rsidRPr="005A0E1F">
              <w:rPr>
                <w:rStyle w:val="Hyperlink"/>
                <w:noProof/>
              </w:rPr>
              <w:instrText xml:space="preserve"> </w:instrText>
            </w:r>
            <w:r w:rsidR="00AF7701" w:rsidRPr="005A0E1F">
              <w:rPr>
                <w:rStyle w:val="Hyperlink"/>
                <w:noProof/>
              </w:rPr>
            </w:r>
            <w:r w:rsidR="00AF7701" w:rsidRPr="005A0E1F">
              <w:rPr>
                <w:rStyle w:val="Hyperlink"/>
                <w:noProof/>
              </w:rPr>
              <w:fldChar w:fldCharType="separate"/>
            </w:r>
            <w:r w:rsidR="00AF7701" w:rsidRPr="005A0E1F">
              <w:rPr>
                <w:rStyle w:val="Hyperlink"/>
                <w:noProof/>
              </w:rPr>
              <w:t>What is a digital handbook?</w:t>
            </w:r>
            <w:r w:rsidR="00AF7701">
              <w:rPr>
                <w:noProof/>
                <w:webHidden/>
              </w:rPr>
              <w:tab/>
            </w:r>
            <w:r w:rsidR="00AF7701">
              <w:rPr>
                <w:noProof/>
                <w:webHidden/>
              </w:rPr>
              <w:fldChar w:fldCharType="begin"/>
            </w:r>
            <w:r w:rsidR="00AF7701">
              <w:rPr>
                <w:noProof/>
                <w:webHidden/>
              </w:rPr>
              <w:instrText xml:space="preserve"> PAGEREF _Toc44608038 \h </w:instrText>
            </w:r>
            <w:r w:rsidR="00AF7701">
              <w:rPr>
                <w:noProof/>
                <w:webHidden/>
              </w:rPr>
            </w:r>
          </w:ins>
          <w:r w:rsidR="00AF7701">
            <w:rPr>
              <w:noProof/>
              <w:webHidden/>
            </w:rPr>
            <w:fldChar w:fldCharType="separate"/>
          </w:r>
          <w:ins w:id="12" w:author="David Conklin" w:date="2020-07-02T18:47:00Z">
            <w:r w:rsidR="00AF7701">
              <w:rPr>
                <w:noProof/>
                <w:webHidden/>
              </w:rPr>
              <w:t>3</w:t>
            </w:r>
            <w:r w:rsidR="00AF7701">
              <w:rPr>
                <w:noProof/>
                <w:webHidden/>
              </w:rPr>
              <w:fldChar w:fldCharType="end"/>
            </w:r>
            <w:r w:rsidR="00AF7701" w:rsidRPr="005A0E1F">
              <w:rPr>
                <w:rStyle w:val="Hyperlink"/>
                <w:noProof/>
              </w:rPr>
              <w:fldChar w:fldCharType="end"/>
            </w:r>
          </w:ins>
        </w:p>
        <w:p w14:paraId="0E281860" w14:textId="1C66E129" w:rsidR="00AF7701" w:rsidRDefault="00AF7701">
          <w:pPr>
            <w:pStyle w:val="TOC1"/>
            <w:tabs>
              <w:tab w:val="right" w:leader="dot" w:pos="9350"/>
            </w:tabs>
            <w:rPr>
              <w:ins w:id="13" w:author="David Conklin" w:date="2020-07-02T18:47:00Z"/>
              <w:rFonts w:eastAsiaTheme="minorEastAsia"/>
              <w:noProof/>
            </w:rPr>
          </w:pPr>
          <w:ins w:id="14"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"_Toc44608039"</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CW3M concept</w:t>
            </w:r>
            <w:r>
              <w:rPr>
                <w:noProof/>
                <w:webHidden/>
              </w:rPr>
              <w:tab/>
            </w:r>
            <w:r>
              <w:rPr>
                <w:noProof/>
                <w:webHidden/>
              </w:rPr>
              <w:fldChar w:fldCharType="begin"/>
            </w:r>
            <w:r>
              <w:rPr>
                <w:noProof/>
                <w:webHidden/>
              </w:rPr>
              <w:instrText xml:space="preserve"> PAGEREF _Toc44608039 \h </w:instrText>
            </w:r>
            <w:r>
              <w:rPr>
                <w:noProof/>
                <w:webHidden/>
              </w:rPr>
            </w:r>
          </w:ins>
          <w:r>
            <w:rPr>
              <w:noProof/>
              <w:webHidden/>
            </w:rPr>
            <w:fldChar w:fldCharType="separate"/>
          </w:r>
          <w:ins w:id="15" w:author="David Conklin" w:date="2020-07-02T18:47:00Z">
            <w:r>
              <w:rPr>
                <w:noProof/>
                <w:webHidden/>
              </w:rPr>
              <w:t>4</w:t>
            </w:r>
            <w:r>
              <w:rPr>
                <w:noProof/>
                <w:webHidden/>
              </w:rPr>
              <w:fldChar w:fldCharType="end"/>
            </w:r>
            <w:r w:rsidRPr="005A0E1F">
              <w:rPr>
                <w:rStyle w:val="Hyperlink"/>
                <w:noProof/>
              </w:rPr>
              <w:fldChar w:fldCharType="end"/>
            </w:r>
          </w:ins>
        </w:p>
        <w:p w14:paraId="333BCAC1" w14:textId="35A3674D" w:rsidR="00AF7701" w:rsidRDefault="00AF7701">
          <w:pPr>
            <w:pStyle w:val="TOC2"/>
            <w:tabs>
              <w:tab w:val="right" w:leader="dot" w:pos="9350"/>
            </w:tabs>
            <w:rPr>
              <w:ins w:id="16" w:author="David Conklin" w:date="2020-07-02T18:47:00Z"/>
              <w:rFonts w:eastAsiaTheme="minorEastAsia"/>
              <w:noProof/>
            </w:rPr>
          </w:pPr>
          <w:ins w:id="17"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"_Toc44608040"</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A different kind of community model</w:t>
            </w:r>
            <w:r>
              <w:rPr>
                <w:noProof/>
                <w:webHidden/>
              </w:rPr>
              <w:tab/>
            </w:r>
            <w:r>
              <w:rPr>
                <w:noProof/>
                <w:webHidden/>
              </w:rPr>
              <w:fldChar w:fldCharType="begin"/>
            </w:r>
            <w:r>
              <w:rPr>
                <w:noProof/>
                <w:webHidden/>
              </w:rPr>
              <w:instrText xml:space="preserve"> PAGEREF _Toc44608040 \h </w:instrText>
            </w:r>
            <w:r>
              <w:rPr>
                <w:noProof/>
                <w:webHidden/>
              </w:rPr>
            </w:r>
          </w:ins>
          <w:r>
            <w:rPr>
              <w:noProof/>
              <w:webHidden/>
            </w:rPr>
            <w:fldChar w:fldCharType="separate"/>
          </w:r>
          <w:ins w:id="18" w:author="David Conklin" w:date="2020-07-02T18:47:00Z">
            <w:r>
              <w:rPr>
                <w:noProof/>
                <w:webHidden/>
              </w:rPr>
              <w:t>4</w:t>
            </w:r>
            <w:r>
              <w:rPr>
                <w:noProof/>
                <w:webHidden/>
              </w:rPr>
              <w:fldChar w:fldCharType="end"/>
            </w:r>
            <w:r w:rsidRPr="005A0E1F">
              <w:rPr>
                <w:rStyle w:val="Hyperlink"/>
                <w:noProof/>
              </w:rPr>
              <w:fldChar w:fldCharType="end"/>
            </w:r>
          </w:ins>
        </w:p>
        <w:p w14:paraId="17DE2A94" w14:textId="51D2D52E" w:rsidR="00AF7701" w:rsidRDefault="00AF7701">
          <w:pPr>
            <w:pStyle w:val="TOC2"/>
            <w:tabs>
              <w:tab w:val="right" w:leader="dot" w:pos="9350"/>
            </w:tabs>
            <w:rPr>
              <w:ins w:id="19" w:author="David Conklin" w:date="2020-07-02T18:47:00Z"/>
              <w:rFonts w:eastAsiaTheme="minorEastAsia"/>
              <w:noProof/>
            </w:rPr>
          </w:pPr>
          <w:ins w:id="20"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"_Toc44608041"</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What CW3M is for</w:t>
            </w:r>
            <w:r>
              <w:rPr>
                <w:noProof/>
                <w:webHidden/>
              </w:rPr>
              <w:tab/>
            </w:r>
            <w:r>
              <w:rPr>
                <w:noProof/>
                <w:webHidden/>
              </w:rPr>
              <w:fldChar w:fldCharType="begin"/>
            </w:r>
            <w:r>
              <w:rPr>
                <w:noProof/>
                <w:webHidden/>
              </w:rPr>
              <w:instrText xml:space="preserve"> PAGEREF _Toc44608041 \h </w:instrText>
            </w:r>
            <w:r>
              <w:rPr>
                <w:noProof/>
                <w:webHidden/>
              </w:rPr>
            </w:r>
          </w:ins>
          <w:r>
            <w:rPr>
              <w:noProof/>
              <w:webHidden/>
            </w:rPr>
            <w:fldChar w:fldCharType="separate"/>
          </w:r>
          <w:ins w:id="21" w:author="David Conklin" w:date="2020-07-02T18:47:00Z">
            <w:r>
              <w:rPr>
                <w:noProof/>
                <w:webHidden/>
              </w:rPr>
              <w:t>4</w:t>
            </w:r>
            <w:r>
              <w:rPr>
                <w:noProof/>
                <w:webHidden/>
              </w:rPr>
              <w:fldChar w:fldCharType="end"/>
            </w:r>
            <w:r w:rsidRPr="005A0E1F">
              <w:rPr>
                <w:rStyle w:val="Hyperlink"/>
                <w:noProof/>
              </w:rPr>
              <w:fldChar w:fldCharType="end"/>
            </w:r>
          </w:ins>
        </w:p>
        <w:p w14:paraId="411428C9" w14:textId="41E641B7" w:rsidR="00AF7701" w:rsidRDefault="00AF7701">
          <w:pPr>
            <w:pStyle w:val="TOC2"/>
            <w:tabs>
              <w:tab w:val="right" w:leader="dot" w:pos="9350"/>
            </w:tabs>
            <w:rPr>
              <w:ins w:id="22" w:author="David Conklin" w:date="2020-07-02T18:47:00Z"/>
              <w:rFonts w:eastAsiaTheme="minorEastAsia"/>
              <w:noProof/>
            </w:rPr>
          </w:pPr>
          <w:ins w:id="23"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"_Toc44608042"</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Management and maintenance</w:t>
            </w:r>
            <w:r>
              <w:rPr>
                <w:noProof/>
                <w:webHidden/>
              </w:rPr>
              <w:tab/>
            </w:r>
            <w:r>
              <w:rPr>
                <w:noProof/>
                <w:webHidden/>
              </w:rPr>
              <w:fldChar w:fldCharType="begin"/>
            </w:r>
            <w:r>
              <w:rPr>
                <w:noProof/>
                <w:webHidden/>
              </w:rPr>
              <w:instrText xml:space="preserve"> PAGEREF _Toc44608042 \h </w:instrText>
            </w:r>
            <w:r>
              <w:rPr>
                <w:noProof/>
                <w:webHidden/>
              </w:rPr>
            </w:r>
          </w:ins>
          <w:r>
            <w:rPr>
              <w:noProof/>
              <w:webHidden/>
            </w:rPr>
            <w:fldChar w:fldCharType="separate"/>
          </w:r>
          <w:ins w:id="24" w:author="David Conklin" w:date="2020-07-02T18:47:00Z">
            <w:r>
              <w:rPr>
                <w:noProof/>
                <w:webHidden/>
              </w:rPr>
              <w:t>4</w:t>
            </w:r>
            <w:r>
              <w:rPr>
                <w:noProof/>
                <w:webHidden/>
              </w:rPr>
              <w:fldChar w:fldCharType="end"/>
            </w:r>
            <w:r w:rsidRPr="005A0E1F">
              <w:rPr>
                <w:rStyle w:val="Hyperlink"/>
                <w:noProof/>
              </w:rPr>
              <w:fldChar w:fldCharType="end"/>
            </w:r>
          </w:ins>
        </w:p>
        <w:p w14:paraId="3D6D89A0" w14:textId="041A3C22" w:rsidR="00AF7701" w:rsidRDefault="00AF7701">
          <w:pPr>
            <w:pStyle w:val="TOC1"/>
            <w:tabs>
              <w:tab w:val="right" w:leader="dot" w:pos="9350"/>
            </w:tabs>
            <w:rPr>
              <w:ins w:id="25" w:author="David Conklin" w:date="2020-07-02T18:47:00Z"/>
              <w:rFonts w:eastAsiaTheme="minorEastAsia"/>
              <w:noProof/>
            </w:rPr>
          </w:pPr>
          <w:ins w:id="26"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"_Toc44608043"</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Study areas</w:t>
            </w:r>
            <w:r>
              <w:rPr>
                <w:noProof/>
                <w:webHidden/>
              </w:rPr>
              <w:tab/>
            </w:r>
            <w:r>
              <w:rPr>
                <w:noProof/>
                <w:webHidden/>
              </w:rPr>
              <w:fldChar w:fldCharType="begin"/>
            </w:r>
            <w:r>
              <w:rPr>
                <w:noProof/>
                <w:webHidden/>
              </w:rPr>
              <w:instrText xml:space="preserve"> PAGEREF _Toc44608043 \h </w:instrText>
            </w:r>
            <w:r>
              <w:rPr>
                <w:noProof/>
                <w:webHidden/>
              </w:rPr>
            </w:r>
          </w:ins>
          <w:r>
            <w:rPr>
              <w:noProof/>
              <w:webHidden/>
            </w:rPr>
            <w:fldChar w:fldCharType="separate"/>
          </w:r>
          <w:ins w:id="27" w:author="David Conklin" w:date="2020-07-02T18:47:00Z">
            <w:r>
              <w:rPr>
                <w:noProof/>
                <w:webHidden/>
              </w:rPr>
              <w:t>6</w:t>
            </w:r>
            <w:r>
              <w:rPr>
                <w:noProof/>
                <w:webHidden/>
              </w:rPr>
              <w:fldChar w:fldCharType="end"/>
            </w:r>
            <w:r w:rsidRPr="005A0E1F">
              <w:rPr>
                <w:rStyle w:val="Hyperlink"/>
                <w:noProof/>
              </w:rPr>
              <w:fldChar w:fldCharType="end"/>
            </w:r>
          </w:ins>
        </w:p>
        <w:p w14:paraId="2E459A77" w14:textId="3143C50A" w:rsidR="00AF7701" w:rsidRDefault="00AF7701">
          <w:pPr>
            <w:pStyle w:val="TOC2"/>
            <w:tabs>
              <w:tab w:val="right" w:leader="dot" w:pos="9350"/>
            </w:tabs>
            <w:rPr>
              <w:ins w:id="28" w:author="David Conklin" w:date="2020-07-02T18:47:00Z"/>
              <w:rFonts w:eastAsiaTheme="minorEastAsia"/>
              <w:noProof/>
            </w:rPr>
          </w:pPr>
          <w:ins w:id="29"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"_Toc44608044"</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DataCW3M directory structure</w:t>
            </w:r>
            <w:r>
              <w:rPr>
                <w:noProof/>
                <w:webHidden/>
              </w:rPr>
              <w:tab/>
            </w:r>
            <w:r>
              <w:rPr>
                <w:noProof/>
                <w:webHidden/>
              </w:rPr>
              <w:fldChar w:fldCharType="begin"/>
            </w:r>
            <w:r>
              <w:rPr>
                <w:noProof/>
                <w:webHidden/>
              </w:rPr>
              <w:instrText xml:space="preserve"> PAGEREF _Toc44608044 \h </w:instrText>
            </w:r>
            <w:r>
              <w:rPr>
                <w:noProof/>
                <w:webHidden/>
              </w:rPr>
            </w:r>
          </w:ins>
          <w:r>
            <w:rPr>
              <w:noProof/>
              <w:webHidden/>
            </w:rPr>
            <w:fldChar w:fldCharType="separate"/>
          </w:r>
          <w:ins w:id="30" w:author="David Conklin" w:date="2020-07-02T18:47:00Z">
            <w:r>
              <w:rPr>
                <w:noProof/>
                <w:webHidden/>
              </w:rPr>
              <w:t>7</w:t>
            </w:r>
            <w:r>
              <w:rPr>
                <w:noProof/>
                <w:webHidden/>
              </w:rPr>
              <w:fldChar w:fldCharType="end"/>
            </w:r>
            <w:r w:rsidRPr="005A0E1F">
              <w:rPr>
                <w:rStyle w:val="Hyperlink"/>
                <w:noProof/>
              </w:rPr>
              <w:fldChar w:fldCharType="end"/>
            </w:r>
          </w:ins>
        </w:p>
        <w:p w14:paraId="3F438AD1" w14:textId="4DEDA7B4" w:rsidR="00AF7701" w:rsidRDefault="00AF7701">
          <w:pPr>
            <w:pStyle w:val="TOC2"/>
            <w:tabs>
              <w:tab w:val="right" w:leader="dot" w:pos="9350"/>
            </w:tabs>
            <w:rPr>
              <w:ins w:id="31" w:author="David Conklin" w:date="2020-07-02T18:47:00Z"/>
              <w:rFonts w:eastAsiaTheme="minorEastAsia"/>
              <w:noProof/>
            </w:rPr>
          </w:pPr>
          <w:ins w:id="32"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"_Toc44608045"</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DataCW3M\ScenarioData directory structure</w:t>
            </w:r>
            <w:r>
              <w:rPr>
                <w:noProof/>
                <w:webHidden/>
              </w:rPr>
              <w:tab/>
            </w:r>
            <w:r>
              <w:rPr>
                <w:noProof/>
                <w:webHidden/>
              </w:rPr>
              <w:fldChar w:fldCharType="begin"/>
            </w:r>
            <w:r>
              <w:rPr>
                <w:noProof/>
                <w:webHidden/>
              </w:rPr>
              <w:instrText xml:space="preserve"> PAGEREF _Toc44608045 \h </w:instrText>
            </w:r>
            <w:r>
              <w:rPr>
                <w:noProof/>
                <w:webHidden/>
              </w:rPr>
            </w:r>
          </w:ins>
          <w:r>
            <w:rPr>
              <w:noProof/>
              <w:webHidden/>
            </w:rPr>
            <w:fldChar w:fldCharType="separate"/>
          </w:r>
          <w:ins w:id="33" w:author="David Conklin" w:date="2020-07-02T18:47:00Z">
            <w:r>
              <w:rPr>
                <w:noProof/>
                <w:webHidden/>
              </w:rPr>
              <w:t>8</w:t>
            </w:r>
            <w:r>
              <w:rPr>
                <w:noProof/>
                <w:webHidden/>
              </w:rPr>
              <w:fldChar w:fldCharType="end"/>
            </w:r>
            <w:r w:rsidRPr="005A0E1F">
              <w:rPr>
                <w:rStyle w:val="Hyperlink"/>
                <w:noProof/>
              </w:rPr>
              <w:fldChar w:fldCharType="end"/>
            </w:r>
          </w:ins>
        </w:p>
        <w:p w14:paraId="1D3147A0" w14:textId="192CFD34" w:rsidR="00AF7701" w:rsidRDefault="00AF7701">
          <w:pPr>
            <w:pStyle w:val="TOC2"/>
            <w:tabs>
              <w:tab w:val="right" w:leader="dot" w:pos="9350"/>
            </w:tabs>
            <w:rPr>
              <w:ins w:id="34" w:author="David Conklin" w:date="2020-07-02T18:47:00Z"/>
              <w:rFonts w:eastAsiaTheme="minorEastAsia"/>
              <w:noProof/>
            </w:rPr>
          </w:pPr>
          <w:ins w:id="35"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"_Toc44608046"</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DataCW3M\ScenarioData\&lt;scenario&gt; folder contents</w:t>
            </w:r>
            <w:r>
              <w:rPr>
                <w:noProof/>
                <w:webHidden/>
              </w:rPr>
              <w:tab/>
            </w:r>
            <w:r>
              <w:rPr>
                <w:noProof/>
                <w:webHidden/>
              </w:rPr>
              <w:fldChar w:fldCharType="begin"/>
            </w:r>
            <w:r>
              <w:rPr>
                <w:noProof/>
                <w:webHidden/>
              </w:rPr>
              <w:instrText xml:space="preserve"> PAGEREF _Toc44608046 \h </w:instrText>
            </w:r>
            <w:r>
              <w:rPr>
                <w:noProof/>
                <w:webHidden/>
              </w:rPr>
            </w:r>
          </w:ins>
          <w:r>
            <w:rPr>
              <w:noProof/>
              <w:webHidden/>
            </w:rPr>
            <w:fldChar w:fldCharType="separate"/>
          </w:r>
          <w:ins w:id="36" w:author="David Conklin" w:date="2020-07-02T18:47:00Z">
            <w:r>
              <w:rPr>
                <w:noProof/>
                <w:webHidden/>
              </w:rPr>
              <w:t>8</w:t>
            </w:r>
            <w:r>
              <w:rPr>
                <w:noProof/>
                <w:webHidden/>
              </w:rPr>
              <w:fldChar w:fldCharType="end"/>
            </w:r>
            <w:r w:rsidRPr="005A0E1F">
              <w:rPr>
                <w:rStyle w:val="Hyperlink"/>
                <w:noProof/>
              </w:rPr>
              <w:fldChar w:fldCharType="end"/>
            </w:r>
          </w:ins>
        </w:p>
        <w:p w14:paraId="0695747C" w14:textId="02F4AEC2" w:rsidR="00AF7701" w:rsidRDefault="00AF7701">
          <w:pPr>
            <w:pStyle w:val="TOC2"/>
            <w:tabs>
              <w:tab w:val="right" w:leader="dot" w:pos="9350"/>
            </w:tabs>
            <w:rPr>
              <w:ins w:id="37" w:author="David Conklin" w:date="2020-07-02T18:47:00Z"/>
              <w:rFonts w:eastAsiaTheme="minorEastAsia"/>
              <w:noProof/>
            </w:rPr>
          </w:pPr>
          <w:ins w:id="38"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"_Toc44608047"</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DataCW3M\&lt;study area&gt; folder contents</w:t>
            </w:r>
            <w:r>
              <w:rPr>
                <w:noProof/>
                <w:webHidden/>
              </w:rPr>
              <w:tab/>
            </w:r>
            <w:r>
              <w:rPr>
                <w:noProof/>
                <w:webHidden/>
              </w:rPr>
              <w:fldChar w:fldCharType="begin"/>
            </w:r>
            <w:r>
              <w:rPr>
                <w:noProof/>
                <w:webHidden/>
              </w:rPr>
              <w:instrText xml:space="preserve"> PAGEREF _Toc44608047 \h </w:instrText>
            </w:r>
            <w:r>
              <w:rPr>
                <w:noProof/>
                <w:webHidden/>
              </w:rPr>
            </w:r>
          </w:ins>
          <w:r>
            <w:rPr>
              <w:noProof/>
              <w:webHidden/>
            </w:rPr>
            <w:fldChar w:fldCharType="separate"/>
          </w:r>
          <w:ins w:id="39" w:author="David Conklin" w:date="2020-07-02T18:47:00Z">
            <w:r>
              <w:rPr>
                <w:noProof/>
                <w:webHidden/>
              </w:rPr>
              <w:t>8</w:t>
            </w:r>
            <w:r>
              <w:rPr>
                <w:noProof/>
                <w:webHidden/>
              </w:rPr>
              <w:fldChar w:fldCharType="end"/>
            </w:r>
            <w:r w:rsidRPr="005A0E1F">
              <w:rPr>
                <w:rStyle w:val="Hyperlink"/>
                <w:noProof/>
              </w:rPr>
              <w:fldChar w:fldCharType="end"/>
            </w:r>
          </w:ins>
        </w:p>
        <w:p w14:paraId="2EA264BB" w14:textId="5AD18A89" w:rsidR="00AF7701" w:rsidRDefault="00AF7701">
          <w:pPr>
            <w:pStyle w:val="TOC1"/>
            <w:tabs>
              <w:tab w:val="right" w:leader="dot" w:pos="9350"/>
            </w:tabs>
            <w:rPr>
              <w:ins w:id="40" w:author="David Conklin" w:date="2020-07-02T18:47:00Z"/>
              <w:rFonts w:eastAsiaTheme="minorEastAsia"/>
              <w:noProof/>
            </w:rPr>
          </w:pPr>
          <w:ins w:id="41"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"_Toc44608048"</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Calendar conventions</w:t>
            </w:r>
            <w:r>
              <w:rPr>
                <w:noProof/>
                <w:webHidden/>
              </w:rPr>
              <w:tab/>
            </w:r>
            <w:r>
              <w:rPr>
                <w:noProof/>
                <w:webHidden/>
              </w:rPr>
              <w:fldChar w:fldCharType="begin"/>
            </w:r>
            <w:r>
              <w:rPr>
                <w:noProof/>
                <w:webHidden/>
              </w:rPr>
              <w:instrText xml:space="preserve"> PAGEREF _Toc44608048 \h </w:instrText>
            </w:r>
            <w:r>
              <w:rPr>
                <w:noProof/>
                <w:webHidden/>
              </w:rPr>
            </w:r>
          </w:ins>
          <w:r>
            <w:rPr>
              <w:noProof/>
              <w:webHidden/>
            </w:rPr>
            <w:fldChar w:fldCharType="separate"/>
          </w:r>
          <w:ins w:id="42" w:author="David Conklin" w:date="2020-07-02T18:47:00Z">
            <w:r>
              <w:rPr>
                <w:noProof/>
                <w:webHidden/>
              </w:rPr>
              <w:t>14</w:t>
            </w:r>
            <w:r>
              <w:rPr>
                <w:noProof/>
                <w:webHidden/>
              </w:rPr>
              <w:fldChar w:fldCharType="end"/>
            </w:r>
            <w:r w:rsidRPr="005A0E1F">
              <w:rPr>
                <w:rStyle w:val="Hyperlink"/>
                <w:noProof/>
              </w:rPr>
              <w:fldChar w:fldCharType="end"/>
            </w:r>
          </w:ins>
        </w:p>
        <w:p w14:paraId="26FF2FCE" w14:textId="7EEF552F" w:rsidR="00AF7701" w:rsidRDefault="00AF7701">
          <w:pPr>
            <w:pStyle w:val="TOC2"/>
            <w:tabs>
              <w:tab w:val="right" w:leader="dot" w:pos="9350"/>
            </w:tabs>
            <w:rPr>
              <w:ins w:id="43" w:author="David Conklin" w:date="2020-07-02T18:47:00Z"/>
              <w:rFonts w:eastAsiaTheme="minorEastAsia"/>
              <w:noProof/>
            </w:rPr>
          </w:pPr>
          <w:ins w:id="44"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"_Toc44608049"</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Water years</w:t>
            </w:r>
            <w:r>
              <w:rPr>
                <w:noProof/>
                <w:webHidden/>
              </w:rPr>
              <w:tab/>
            </w:r>
            <w:r>
              <w:rPr>
                <w:noProof/>
                <w:webHidden/>
              </w:rPr>
              <w:fldChar w:fldCharType="begin"/>
            </w:r>
            <w:r>
              <w:rPr>
                <w:noProof/>
                <w:webHidden/>
              </w:rPr>
              <w:instrText xml:space="preserve"> PAGEREF _Toc44608049 \h </w:instrText>
            </w:r>
            <w:r>
              <w:rPr>
                <w:noProof/>
                <w:webHidden/>
              </w:rPr>
            </w:r>
          </w:ins>
          <w:r>
            <w:rPr>
              <w:noProof/>
              <w:webHidden/>
            </w:rPr>
            <w:fldChar w:fldCharType="separate"/>
          </w:r>
          <w:ins w:id="45" w:author="David Conklin" w:date="2020-07-02T18:47:00Z">
            <w:r>
              <w:rPr>
                <w:noProof/>
                <w:webHidden/>
              </w:rPr>
              <w:t>14</w:t>
            </w:r>
            <w:r>
              <w:rPr>
                <w:noProof/>
                <w:webHidden/>
              </w:rPr>
              <w:fldChar w:fldCharType="end"/>
            </w:r>
            <w:r w:rsidRPr="005A0E1F">
              <w:rPr>
                <w:rStyle w:val="Hyperlink"/>
                <w:noProof/>
              </w:rPr>
              <w:fldChar w:fldCharType="end"/>
            </w:r>
          </w:ins>
        </w:p>
        <w:p w14:paraId="26D9AB75" w14:textId="6E5DF4A5" w:rsidR="00AF7701" w:rsidRDefault="00AF7701">
          <w:pPr>
            <w:pStyle w:val="TOC1"/>
            <w:tabs>
              <w:tab w:val="right" w:leader="dot" w:pos="9350"/>
            </w:tabs>
            <w:rPr>
              <w:ins w:id="46" w:author="David Conklin" w:date="2020-07-02T18:47:00Z"/>
              <w:rFonts w:eastAsiaTheme="minorEastAsia"/>
              <w:noProof/>
            </w:rPr>
          </w:pPr>
          <w:ins w:id="47"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"_Toc44608050"</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Climate data</w:t>
            </w:r>
            <w:r>
              <w:rPr>
                <w:noProof/>
                <w:webHidden/>
              </w:rPr>
              <w:tab/>
            </w:r>
            <w:r>
              <w:rPr>
                <w:noProof/>
                <w:webHidden/>
              </w:rPr>
              <w:fldChar w:fldCharType="begin"/>
            </w:r>
            <w:r>
              <w:rPr>
                <w:noProof/>
                <w:webHidden/>
              </w:rPr>
              <w:instrText xml:space="preserve"> PAGEREF _Toc44608050 \h </w:instrText>
            </w:r>
            <w:r>
              <w:rPr>
                <w:noProof/>
                <w:webHidden/>
              </w:rPr>
            </w:r>
          </w:ins>
          <w:r>
            <w:rPr>
              <w:noProof/>
              <w:webHidden/>
            </w:rPr>
            <w:fldChar w:fldCharType="separate"/>
          </w:r>
          <w:ins w:id="48" w:author="David Conklin" w:date="2020-07-02T18:47:00Z">
            <w:r>
              <w:rPr>
                <w:noProof/>
                <w:webHidden/>
              </w:rPr>
              <w:t>14</w:t>
            </w:r>
            <w:r>
              <w:rPr>
                <w:noProof/>
                <w:webHidden/>
              </w:rPr>
              <w:fldChar w:fldCharType="end"/>
            </w:r>
            <w:r w:rsidRPr="005A0E1F">
              <w:rPr>
                <w:rStyle w:val="Hyperlink"/>
                <w:noProof/>
              </w:rPr>
              <w:fldChar w:fldCharType="end"/>
            </w:r>
          </w:ins>
        </w:p>
        <w:p w14:paraId="07937522" w14:textId="36E7A668" w:rsidR="00AF7701" w:rsidRDefault="00AF7701">
          <w:pPr>
            <w:pStyle w:val="TOC2"/>
            <w:tabs>
              <w:tab w:val="right" w:leader="dot" w:pos="9350"/>
            </w:tabs>
            <w:rPr>
              <w:ins w:id="49" w:author="David Conklin" w:date="2020-07-02T18:47:00Z"/>
              <w:rFonts w:eastAsiaTheme="minorEastAsia"/>
              <w:noProof/>
            </w:rPr>
          </w:pPr>
          <w:ins w:id="50"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"_Toc44608051"</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Numbered climate scenarios in the model</w:t>
            </w:r>
            <w:r>
              <w:rPr>
                <w:noProof/>
                <w:webHidden/>
              </w:rPr>
              <w:tab/>
            </w:r>
            <w:r>
              <w:rPr>
                <w:noProof/>
                <w:webHidden/>
              </w:rPr>
              <w:fldChar w:fldCharType="begin"/>
            </w:r>
            <w:r>
              <w:rPr>
                <w:noProof/>
                <w:webHidden/>
              </w:rPr>
              <w:instrText xml:space="preserve"> PAGEREF _Toc44608051 \h </w:instrText>
            </w:r>
            <w:r>
              <w:rPr>
                <w:noProof/>
                <w:webHidden/>
              </w:rPr>
            </w:r>
          </w:ins>
          <w:r>
            <w:rPr>
              <w:noProof/>
              <w:webHidden/>
            </w:rPr>
            <w:fldChar w:fldCharType="separate"/>
          </w:r>
          <w:ins w:id="51" w:author="David Conklin" w:date="2020-07-02T18:47:00Z">
            <w:r>
              <w:rPr>
                <w:noProof/>
                <w:webHidden/>
              </w:rPr>
              <w:t>14</w:t>
            </w:r>
            <w:r>
              <w:rPr>
                <w:noProof/>
                <w:webHidden/>
              </w:rPr>
              <w:fldChar w:fldCharType="end"/>
            </w:r>
            <w:r w:rsidRPr="005A0E1F">
              <w:rPr>
                <w:rStyle w:val="Hyperlink"/>
                <w:noProof/>
              </w:rPr>
              <w:fldChar w:fldCharType="end"/>
            </w:r>
          </w:ins>
        </w:p>
        <w:p w14:paraId="3F0153B9" w14:textId="350177A2" w:rsidR="00AF7701" w:rsidRDefault="00AF7701">
          <w:pPr>
            <w:pStyle w:val="TOC2"/>
            <w:tabs>
              <w:tab w:val="right" w:leader="dot" w:pos="9350"/>
            </w:tabs>
            <w:rPr>
              <w:ins w:id="52" w:author="David Conklin" w:date="2020-07-02T18:47:00Z"/>
              <w:rFonts w:eastAsiaTheme="minorEastAsia"/>
              <w:noProof/>
            </w:rPr>
          </w:pPr>
          <w:ins w:id="53"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"_Toc44608052"</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Monthly and seasonal weather data</w:t>
            </w:r>
            <w:r>
              <w:rPr>
                <w:noProof/>
                <w:webHidden/>
              </w:rPr>
              <w:tab/>
            </w:r>
            <w:r>
              <w:rPr>
                <w:noProof/>
                <w:webHidden/>
              </w:rPr>
              <w:fldChar w:fldCharType="begin"/>
            </w:r>
            <w:r>
              <w:rPr>
                <w:noProof/>
                <w:webHidden/>
              </w:rPr>
              <w:instrText xml:space="preserve"> PAGEREF _Toc44608052 \h </w:instrText>
            </w:r>
            <w:r>
              <w:rPr>
                <w:noProof/>
                <w:webHidden/>
              </w:rPr>
            </w:r>
          </w:ins>
          <w:r>
            <w:rPr>
              <w:noProof/>
              <w:webHidden/>
            </w:rPr>
            <w:fldChar w:fldCharType="separate"/>
          </w:r>
          <w:ins w:id="54" w:author="David Conklin" w:date="2020-07-02T18:47:00Z">
            <w:r>
              <w:rPr>
                <w:noProof/>
                <w:webHidden/>
              </w:rPr>
              <w:t>15</w:t>
            </w:r>
            <w:r>
              <w:rPr>
                <w:noProof/>
                <w:webHidden/>
              </w:rPr>
              <w:fldChar w:fldCharType="end"/>
            </w:r>
            <w:r w:rsidRPr="005A0E1F">
              <w:rPr>
                <w:rStyle w:val="Hyperlink"/>
                <w:noProof/>
              </w:rPr>
              <w:fldChar w:fldCharType="end"/>
            </w:r>
          </w:ins>
        </w:p>
        <w:p w14:paraId="30F5A6CA" w14:textId="6B6179E7" w:rsidR="00AF7701" w:rsidRDefault="00AF7701">
          <w:pPr>
            <w:pStyle w:val="TOC2"/>
            <w:tabs>
              <w:tab w:val="right" w:leader="dot" w:pos="9350"/>
            </w:tabs>
            <w:rPr>
              <w:ins w:id="55" w:author="David Conklin" w:date="2020-07-02T18:47:00Z"/>
              <w:rFonts w:eastAsiaTheme="minorEastAsia"/>
              <w:noProof/>
            </w:rPr>
          </w:pPr>
          <w:ins w:id="56"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"_Toc44608053"</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Climate data grids</w:t>
            </w:r>
            <w:r>
              <w:rPr>
                <w:noProof/>
                <w:webHidden/>
              </w:rPr>
              <w:tab/>
            </w:r>
            <w:r>
              <w:rPr>
                <w:noProof/>
                <w:webHidden/>
              </w:rPr>
              <w:fldChar w:fldCharType="begin"/>
            </w:r>
            <w:r>
              <w:rPr>
                <w:noProof/>
                <w:webHidden/>
              </w:rPr>
              <w:instrText xml:space="preserve"> PAGEREF _Toc44608053 \h </w:instrText>
            </w:r>
            <w:r>
              <w:rPr>
                <w:noProof/>
                <w:webHidden/>
              </w:rPr>
            </w:r>
          </w:ins>
          <w:r>
            <w:rPr>
              <w:noProof/>
              <w:webHidden/>
            </w:rPr>
            <w:fldChar w:fldCharType="separate"/>
          </w:r>
          <w:ins w:id="57" w:author="David Conklin" w:date="2020-07-02T18:47:00Z">
            <w:r>
              <w:rPr>
                <w:noProof/>
                <w:webHidden/>
              </w:rPr>
              <w:t>16</w:t>
            </w:r>
            <w:r>
              <w:rPr>
                <w:noProof/>
                <w:webHidden/>
              </w:rPr>
              <w:fldChar w:fldCharType="end"/>
            </w:r>
            <w:r w:rsidRPr="005A0E1F">
              <w:rPr>
                <w:rStyle w:val="Hyperlink"/>
                <w:noProof/>
              </w:rPr>
              <w:fldChar w:fldCharType="end"/>
            </w:r>
          </w:ins>
        </w:p>
        <w:p w14:paraId="5B0C7144" w14:textId="21EE13CE" w:rsidR="00AF7701" w:rsidRDefault="00AF7701">
          <w:pPr>
            <w:pStyle w:val="TOC3"/>
            <w:tabs>
              <w:tab w:val="right" w:leader="dot" w:pos="9350"/>
            </w:tabs>
            <w:rPr>
              <w:ins w:id="58" w:author="David Conklin" w:date="2020-07-02T18:47:00Z"/>
              <w:rFonts w:eastAsiaTheme="minorEastAsia"/>
              <w:noProof/>
            </w:rPr>
          </w:pPr>
          <w:ins w:id="59"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"_Toc44608054"</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The WW2100 climate grid</w:t>
            </w:r>
            <w:r>
              <w:rPr>
                <w:noProof/>
                <w:webHidden/>
              </w:rPr>
              <w:tab/>
            </w:r>
            <w:r>
              <w:rPr>
                <w:noProof/>
                <w:webHidden/>
              </w:rPr>
              <w:fldChar w:fldCharType="begin"/>
            </w:r>
            <w:r>
              <w:rPr>
                <w:noProof/>
                <w:webHidden/>
              </w:rPr>
              <w:instrText xml:space="preserve"> PAGEREF _Toc44608054 \h </w:instrText>
            </w:r>
            <w:r>
              <w:rPr>
                <w:noProof/>
                <w:webHidden/>
              </w:rPr>
            </w:r>
          </w:ins>
          <w:r>
            <w:rPr>
              <w:noProof/>
              <w:webHidden/>
            </w:rPr>
            <w:fldChar w:fldCharType="separate"/>
          </w:r>
          <w:ins w:id="60" w:author="David Conklin" w:date="2020-07-02T18:47:00Z">
            <w:r>
              <w:rPr>
                <w:noProof/>
                <w:webHidden/>
              </w:rPr>
              <w:t>16</w:t>
            </w:r>
            <w:r>
              <w:rPr>
                <w:noProof/>
                <w:webHidden/>
              </w:rPr>
              <w:fldChar w:fldCharType="end"/>
            </w:r>
            <w:r w:rsidRPr="005A0E1F">
              <w:rPr>
                <w:rStyle w:val="Hyperlink"/>
                <w:noProof/>
              </w:rPr>
              <w:fldChar w:fldCharType="end"/>
            </w:r>
          </w:ins>
        </w:p>
        <w:p w14:paraId="07622E66" w14:textId="295B3CF9" w:rsidR="00AF7701" w:rsidRDefault="00AF7701">
          <w:pPr>
            <w:pStyle w:val="TOC3"/>
            <w:tabs>
              <w:tab w:val="right" w:leader="dot" w:pos="9350"/>
            </w:tabs>
            <w:rPr>
              <w:ins w:id="61" w:author="David Conklin" w:date="2020-07-02T18:47:00Z"/>
              <w:rFonts w:eastAsiaTheme="minorEastAsia"/>
              <w:noProof/>
            </w:rPr>
          </w:pPr>
          <w:ins w:id="62"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"_Toc44608055"</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The v2 climate grid</w:t>
            </w:r>
            <w:r>
              <w:rPr>
                <w:noProof/>
                <w:webHidden/>
              </w:rPr>
              <w:tab/>
            </w:r>
            <w:r>
              <w:rPr>
                <w:noProof/>
                <w:webHidden/>
              </w:rPr>
              <w:fldChar w:fldCharType="begin"/>
            </w:r>
            <w:r>
              <w:rPr>
                <w:noProof/>
                <w:webHidden/>
              </w:rPr>
              <w:instrText xml:space="preserve"> PAGEREF _Toc44608055 \h </w:instrText>
            </w:r>
            <w:r>
              <w:rPr>
                <w:noProof/>
                <w:webHidden/>
              </w:rPr>
            </w:r>
          </w:ins>
          <w:r>
            <w:rPr>
              <w:noProof/>
              <w:webHidden/>
            </w:rPr>
            <w:fldChar w:fldCharType="separate"/>
          </w:r>
          <w:ins w:id="63" w:author="David Conklin" w:date="2020-07-02T18:47:00Z">
            <w:r>
              <w:rPr>
                <w:noProof/>
                <w:webHidden/>
              </w:rPr>
              <w:t>17</w:t>
            </w:r>
            <w:r>
              <w:rPr>
                <w:noProof/>
                <w:webHidden/>
              </w:rPr>
              <w:fldChar w:fldCharType="end"/>
            </w:r>
            <w:r w:rsidRPr="005A0E1F">
              <w:rPr>
                <w:rStyle w:val="Hyperlink"/>
                <w:noProof/>
              </w:rPr>
              <w:fldChar w:fldCharType="end"/>
            </w:r>
          </w:ins>
        </w:p>
        <w:p w14:paraId="5C9AB9B9" w14:textId="19DFEDC8" w:rsidR="00AF7701" w:rsidRDefault="00AF7701">
          <w:pPr>
            <w:pStyle w:val="TOC2"/>
            <w:tabs>
              <w:tab w:val="right" w:leader="dot" w:pos="9350"/>
            </w:tabs>
            <w:rPr>
              <w:ins w:id="64" w:author="David Conklin" w:date="2020-07-02T18:47:00Z"/>
              <w:rFonts w:eastAsiaTheme="minorEastAsia"/>
              <w:noProof/>
            </w:rPr>
          </w:pPr>
          <w:ins w:id="65"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"_Toc44608056"</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How climate data is looked up</w:t>
            </w:r>
            <w:r>
              <w:rPr>
                <w:noProof/>
                <w:webHidden/>
              </w:rPr>
              <w:tab/>
            </w:r>
            <w:r>
              <w:rPr>
                <w:noProof/>
                <w:webHidden/>
              </w:rPr>
              <w:fldChar w:fldCharType="begin"/>
            </w:r>
            <w:r>
              <w:rPr>
                <w:noProof/>
                <w:webHidden/>
              </w:rPr>
              <w:instrText xml:space="preserve"> PAGEREF _Toc44608056 \h </w:instrText>
            </w:r>
            <w:r>
              <w:rPr>
                <w:noProof/>
                <w:webHidden/>
              </w:rPr>
            </w:r>
          </w:ins>
          <w:r>
            <w:rPr>
              <w:noProof/>
              <w:webHidden/>
            </w:rPr>
            <w:fldChar w:fldCharType="separate"/>
          </w:r>
          <w:ins w:id="66" w:author="David Conklin" w:date="2020-07-02T18:47:00Z">
            <w:r>
              <w:rPr>
                <w:noProof/>
                <w:webHidden/>
              </w:rPr>
              <w:t>17</w:t>
            </w:r>
            <w:r>
              <w:rPr>
                <w:noProof/>
                <w:webHidden/>
              </w:rPr>
              <w:fldChar w:fldCharType="end"/>
            </w:r>
            <w:r w:rsidRPr="005A0E1F">
              <w:rPr>
                <w:rStyle w:val="Hyperlink"/>
                <w:noProof/>
              </w:rPr>
              <w:fldChar w:fldCharType="end"/>
            </w:r>
          </w:ins>
        </w:p>
        <w:p w14:paraId="36D3D0AA" w14:textId="6BA0CA1F" w:rsidR="00AF7701" w:rsidRDefault="00AF7701">
          <w:pPr>
            <w:pStyle w:val="TOC2"/>
            <w:tabs>
              <w:tab w:val="right" w:leader="dot" w:pos="9350"/>
            </w:tabs>
            <w:rPr>
              <w:ins w:id="67" w:author="David Conklin" w:date="2020-07-02T18:47:00Z"/>
              <w:rFonts w:eastAsiaTheme="minorEastAsia"/>
              <w:noProof/>
            </w:rPr>
          </w:pPr>
          <w:ins w:id="68"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"_Toc44608057"</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What is in a climate dataset</w:t>
            </w:r>
            <w:r>
              <w:rPr>
                <w:noProof/>
                <w:webHidden/>
              </w:rPr>
              <w:tab/>
            </w:r>
            <w:r>
              <w:rPr>
                <w:noProof/>
                <w:webHidden/>
              </w:rPr>
              <w:fldChar w:fldCharType="begin"/>
            </w:r>
            <w:r>
              <w:rPr>
                <w:noProof/>
                <w:webHidden/>
              </w:rPr>
              <w:instrText xml:space="preserve"> PAGEREF _Toc44608057 \h </w:instrText>
            </w:r>
            <w:r>
              <w:rPr>
                <w:noProof/>
                <w:webHidden/>
              </w:rPr>
            </w:r>
          </w:ins>
          <w:r>
            <w:rPr>
              <w:noProof/>
              <w:webHidden/>
            </w:rPr>
            <w:fldChar w:fldCharType="separate"/>
          </w:r>
          <w:ins w:id="69" w:author="David Conklin" w:date="2020-07-02T18:47:00Z">
            <w:r>
              <w:rPr>
                <w:noProof/>
                <w:webHidden/>
              </w:rPr>
              <w:t>17</w:t>
            </w:r>
            <w:r>
              <w:rPr>
                <w:noProof/>
                <w:webHidden/>
              </w:rPr>
              <w:fldChar w:fldCharType="end"/>
            </w:r>
            <w:r w:rsidRPr="005A0E1F">
              <w:rPr>
                <w:rStyle w:val="Hyperlink"/>
                <w:noProof/>
              </w:rPr>
              <w:fldChar w:fldCharType="end"/>
            </w:r>
          </w:ins>
        </w:p>
        <w:p w14:paraId="76F8D728" w14:textId="1E5A0233" w:rsidR="00AF7701" w:rsidRDefault="00AF7701">
          <w:pPr>
            <w:pStyle w:val="TOC1"/>
            <w:tabs>
              <w:tab w:val="right" w:leader="dot" w:pos="9350"/>
            </w:tabs>
            <w:rPr>
              <w:ins w:id="70" w:author="David Conklin" w:date="2020-07-02T18:47:00Z"/>
              <w:rFonts w:eastAsiaTheme="minorEastAsia"/>
              <w:noProof/>
            </w:rPr>
          </w:pPr>
          <w:ins w:id="71"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"_Toc44608058"</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Water rights</w:t>
            </w:r>
            <w:r>
              <w:rPr>
                <w:noProof/>
                <w:webHidden/>
              </w:rPr>
              <w:tab/>
            </w:r>
            <w:r>
              <w:rPr>
                <w:noProof/>
                <w:webHidden/>
              </w:rPr>
              <w:fldChar w:fldCharType="begin"/>
            </w:r>
            <w:r>
              <w:rPr>
                <w:noProof/>
                <w:webHidden/>
              </w:rPr>
              <w:instrText xml:space="preserve"> PAGEREF _Toc44608058 \h </w:instrText>
            </w:r>
            <w:r>
              <w:rPr>
                <w:noProof/>
                <w:webHidden/>
              </w:rPr>
            </w:r>
          </w:ins>
          <w:r>
            <w:rPr>
              <w:noProof/>
              <w:webHidden/>
            </w:rPr>
            <w:fldChar w:fldCharType="separate"/>
          </w:r>
          <w:ins w:id="72" w:author="David Conklin" w:date="2020-07-02T18:47:00Z">
            <w:r>
              <w:rPr>
                <w:noProof/>
                <w:webHidden/>
              </w:rPr>
              <w:t>18</w:t>
            </w:r>
            <w:r>
              <w:rPr>
                <w:noProof/>
                <w:webHidden/>
              </w:rPr>
              <w:fldChar w:fldCharType="end"/>
            </w:r>
            <w:r w:rsidRPr="005A0E1F">
              <w:rPr>
                <w:rStyle w:val="Hyperlink"/>
                <w:noProof/>
              </w:rPr>
              <w:fldChar w:fldCharType="end"/>
            </w:r>
          </w:ins>
        </w:p>
        <w:p w14:paraId="43630BB9" w14:textId="2CA31037" w:rsidR="00AF7701" w:rsidRDefault="00AF7701">
          <w:pPr>
            <w:pStyle w:val="TOC2"/>
            <w:tabs>
              <w:tab w:val="right" w:leader="dot" w:pos="9350"/>
            </w:tabs>
            <w:rPr>
              <w:ins w:id="73" w:author="David Conklin" w:date="2020-07-02T18:47:00Z"/>
              <w:rFonts w:eastAsiaTheme="minorEastAsia"/>
              <w:noProof/>
            </w:rPr>
          </w:pPr>
          <w:ins w:id="74"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"_Toc44608059"</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Water rights data</w:t>
            </w:r>
            <w:r>
              <w:rPr>
                <w:noProof/>
                <w:webHidden/>
              </w:rPr>
              <w:tab/>
            </w:r>
            <w:r>
              <w:rPr>
                <w:noProof/>
                <w:webHidden/>
              </w:rPr>
              <w:fldChar w:fldCharType="begin"/>
            </w:r>
            <w:r>
              <w:rPr>
                <w:noProof/>
                <w:webHidden/>
              </w:rPr>
              <w:instrText xml:space="preserve"> PAGEREF _Toc44608059 \h </w:instrText>
            </w:r>
            <w:r>
              <w:rPr>
                <w:noProof/>
                <w:webHidden/>
              </w:rPr>
            </w:r>
          </w:ins>
          <w:r>
            <w:rPr>
              <w:noProof/>
              <w:webHidden/>
            </w:rPr>
            <w:fldChar w:fldCharType="separate"/>
          </w:r>
          <w:ins w:id="75" w:author="David Conklin" w:date="2020-07-02T18:47:00Z">
            <w:r>
              <w:rPr>
                <w:noProof/>
                <w:webHidden/>
              </w:rPr>
              <w:t>18</w:t>
            </w:r>
            <w:r>
              <w:rPr>
                <w:noProof/>
                <w:webHidden/>
              </w:rPr>
              <w:fldChar w:fldCharType="end"/>
            </w:r>
            <w:r w:rsidRPr="005A0E1F">
              <w:rPr>
                <w:rStyle w:val="Hyperlink"/>
                <w:noProof/>
              </w:rPr>
              <w:fldChar w:fldCharType="end"/>
            </w:r>
          </w:ins>
        </w:p>
        <w:p w14:paraId="49C58B27" w14:textId="08015035" w:rsidR="00AF7701" w:rsidRDefault="00AF7701">
          <w:pPr>
            <w:pStyle w:val="TOC2"/>
            <w:tabs>
              <w:tab w:val="right" w:leader="dot" w:pos="9350"/>
            </w:tabs>
            <w:rPr>
              <w:ins w:id="76" w:author="David Conklin" w:date="2020-07-02T18:47:00Z"/>
              <w:rFonts w:eastAsiaTheme="minorEastAsia"/>
              <w:noProof/>
            </w:rPr>
          </w:pPr>
          <w:ins w:id="77"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"_Toc44608060"</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The wr_pods.csv file</w:t>
            </w:r>
            <w:r>
              <w:rPr>
                <w:noProof/>
                <w:webHidden/>
              </w:rPr>
              <w:tab/>
            </w:r>
            <w:r>
              <w:rPr>
                <w:noProof/>
                <w:webHidden/>
              </w:rPr>
              <w:fldChar w:fldCharType="begin"/>
            </w:r>
            <w:r>
              <w:rPr>
                <w:noProof/>
                <w:webHidden/>
              </w:rPr>
              <w:instrText xml:space="preserve"> PAGEREF _Toc44608060 \h </w:instrText>
            </w:r>
            <w:r>
              <w:rPr>
                <w:noProof/>
                <w:webHidden/>
              </w:rPr>
            </w:r>
          </w:ins>
          <w:r>
            <w:rPr>
              <w:noProof/>
              <w:webHidden/>
            </w:rPr>
            <w:fldChar w:fldCharType="separate"/>
          </w:r>
          <w:ins w:id="78" w:author="David Conklin" w:date="2020-07-02T18:47:00Z">
            <w:r>
              <w:rPr>
                <w:noProof/>
                <w:webHidden/>
              </w:rPr>
              <w:t>19</w:t>
            </w:r>
            <w:r>
              <w:rPr>
                <w:noProof/>
                <w:webHidden/>
              </w:rPr>
              <w:fldChar w:fldCharType="end"/>
            </w:r>
            <w:r w:rsidRPr="005A0E1F">
              <w:rPr>
                <w:rStyle w:val="Hyperlink"/>
                <w:noProof/>
              </w:rPr>
              <w:fldChar w:fldCharType="end"/>
            </w:r>
          </w:ins>
        </w:p>
        <w:p w14:paraId="3A7833EE" w14:textId="2F5EFBB4" w:rsidR="00AF7701" w:rsidRDefault="00AF7701">
          <w:pPr>
            <w:pStyle w:val="TOC2"/>
            <w:tabs>
              <w:tab w:val="right" w:leader="dot" w:pos="9350"/>
            </w:tabs>
            <w:rPr>
              <w:ins w:id="79" w:author="David Conklin" w:date="2020-07-02T18:47:00Z"/>
              <w:rFonts w:eastAsiaTheme="minorEastAsia"/>
              <w:noProof/>
            </w:rPr>
          </w:pPr>
          <w:ins w:id="80"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"_Toc44608061"</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The wr_pous.csv file</w:t>
            </w:r>
            <w:r>
              <w:rPr>
                <w:noProof/>
                <w:webHidden/>
              </w:rPr>
              <w:tab/>
            </w:r>
            <w:r>
              <w:rPr>
                <w:noProof/>
                <w:webHidden/>
              </w:rPr>
              <w:fldChar w:fldCharType="begin"/>
            </w:r>
            <w:r>
              <w:rPr>
                <w:noProof/>
                <w:webHidden/>
              </w:rPr>
              <w:instrText xml:space="preserve"> PAGEREF _Toc44608061 \h </w:instrText>
            </w:r>
            <w:r>
              <w:rPr>
                <w:noProof/>
                <w:webHidden/>
              </w:rPr>
            </w:r>
          </w:ins>
          <w:r>
            <w:rPr>
              <w:noProof/>
              <w:webHidden/>
            </w:rPr>
            <w:fldChar w:fldCharType="separate"/>
          </w:r>
          <w:ins w:id="81" w:author="David Conklin" w:date="2020-07-02T18:47:00Z">
            <w:r>
              <w:rPr>
                <w:noProof/>
                <w:webHidden/>
              </w:rPr>
              <w:t>19</w:t>
            </w:r>
            <w:r>
              <w:rPr>
                <w:noProof/>
                <w:webHidden/>
              </w:rPr>
              <w:fldChar w:fldCharType="end"/>
            </w:r>
            <w:r w:rsidRPr="005A0E1F">
              <w:rPr>
                <w:rStyle w:val="Hyperlink"/>
                <w:noProof/>
              </w:rPr>
              <w:fldChar w:fldCharType="end"/>
            </w:r>
          </w:ins>
        </w:p>
        <w:p w14:paraId="306D065B" w14:textId="3231E70A" w:rsidR="00AF7701" w:rsidRDefault="00AF7701">
          <w:pPr>
            <w:pStyle w:val="TOC2"/>
            <w:tabs>
              <w:tab w:val="right" w:leader="dot" w:pos="9350"/>
            </w:tabs>
            <w:rPr>
              <w:ins w:id="82" w:author="David Conklin" w:date="2020-07-02T18:47:00Z"/>
              <w:rFonts w:eastAsiaTheme="minorEastAsia"/>
              <w:noProof/>
            </w:rPr>
          </w:pPr>
          <w:ins w:id="83" w:author="David Conklin" w:date="2020-07-02T18:47:00Z">
            <w:r w:rsidRPr="005A0E1F">
              <w:rPr>
                <w:rStyle w:val="Hyperlink"/>
                <w:noProof/>
              </w:rPr>
              <w:lastRenderedPageBreak/>
              <w:fldChar w:fldCharType="begin"/>
            </w:r>
            <w:r w:rsidRPr="005A0E1F">
              <w:rPr>
                <w:rStyle w:val="Hyperlink"/>
                <w:noProof/>
              </w:rPr>
              <w:instrText xml:space="preserve"> </w:instrText>
            </w:r>
            <w:r>
              <w:rPr>
                <w:noProof/>
              </w:rPr>
              <w:instrText>HYPERLINK \l "_Toc44608062"</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Adding a water right</w:t>
            </w:r>
            <w:r>
              <w:rPr>
                <w:noProof/>
                <w:webHidden/>
              </w:rPr>
              <w:tab/>
            </w:r>
            <w:r>
              <w:rPr>
                <w:noProof/>
                <w:webHidden/>
              </w:rPr>
              <w:fldChar w:fldCharType="begin"/>
            </w:r>
            <w:r>
              <w:rPr>
                <w:noProof/>
                <w:webHidden/>
              </w:rPr>
              <w:instrText xml:space="preserve"> PAGEREF _Toc44608062 \h </w:instrText>
            </w:r>
            <w:r>
              <w:rPr>
                <w:noProof/>
                <w:webHidden/>
              </w:rPr>
            </w:r>
          </w:ins>
          <w:r>
            <w:rPr>
              <w:noProof/>
              <w:webHidden/>
            </w:rPr>
            <w:fldChar w:fldCharType="separate"/>
          </w:r>
          <w:ins w:id="84" w:author="David Conklin" w:date="2020-07-02T18:47:00Z">
            <w:r>
              <w:rPr>
                <w:noProof/>
                <w:webHidden/>
              </w:rPr>
              <w:t>20</w:t>
            </w:r>
            <w:r>
              <w:rPr>
                <w:noProof/>
                <w:webHidden/>
              </w:rPr>
              <w:fldChar w:fldCharType="end"/>
            </w:r>
            <w:r w:rsidRPr="005A0E1F">
              <w:rPr>
                <w:rStyle w:val="Hyperlink"/>
                <w:noProof/>
              </w:rPr>
              <w:fldChar w:fldCharType="end"/>
            </w:r>
          </w:ins>
        </w:p>
        <w:p w14:paraId="6199A32E" w14:textId="6A1456A4" w:rsidR="00AF7701" w:rsidRDefault="00AF7701">
          <w:pPr>
            <w:pStyle w:val="TOC1"/>
            <w:tabs>
              <w:tab w:val="right" w:leader="dot" w:pos="9350"/>
            </w:tabs>
            <w:rPr>
              <w:ins w:id="85" w:author="David Conklin" w:date="2020-07-02T18:47:00Z"/>
              <w:rFonts w:eastAsiaTheme="minorEastAsia"/>
              <w:noProof/>
            </w:rPr>
          </w:pPr>
          <w:ins w:id="86"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"_Toc44608063"</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Water parcels</w:t>
            </w:r>
            <w:r>
              <w:rPr>
                <w:noProof/>
                <w:webHidden/>
              </w:rPr>
              <w:tab/>
            </w:r>
            <w:r>
              <w:rPr>
                <w:noProof/>
                <w:webHidden/>
              </w:rPr>
              <w:fldChar w:fldCharType="begin"/>
            </w:r>
            <w:r>
              <w:rPr>
                <w:noProof/>
                <w:webHidden/>
              </w:rPr>
              <w:instrText xml:space="preserve"> PAGEREF _Toc44608063 \h </w:instrText>
            </w:r>
            <w:r>
              <w:rPr>
                <w:noProof/>
                <w:webHidden/>
              </w:rPr>
            </w:r>
          </w:ins>
          <w:r>
            <w:rPr>
              <w:noProof/>
              <w:webHidden/>
            </w:rPr>
            <w:fldChar w:fldCharType="separate"/>
          </w:r>
          <w:ins w:id="87" w:author="David Conklin" w:date="2020-07-02T18:47:00Z">
            <w:r>
              <w:rPr>
                <w:noProof/>
                <w:webHidden/>
              </w:rPr>
              <w:t>21</w:t>
            </w:r>
            <w:r>
              <w:rPr>
                <w:noProof/>
                <w:webHidden/>
              </w:rPr>
              <w:fldChar w:fldCharType="end"/>
            </w:r>
            <w:r w:rsidRPr="005A0E1F">
              <w:rPr>
                <w:rStyle w:val="Hyperlink"/>
                <w:noProof/>
              </w:rPr>
              <w:fldChar w:fldCharType="end"/>
            </w:r>
          </w:ins>
        </w:p>
        <w:p w14:paraId="5E15F88C" w14:textId="2413F95A" w:rsidR="00AF7701" w:rsidRDefault="00AF7701">
          <w:pPr>
            <w:pStyle w:val="TOC1"/>
            <w:tabs>
              <w:tab w:val="right" w:leader="dot" w:pos="9350"/>
            </w:tabs>
            <w:rPr>
              <w:ins w:id="88" w:author="David Conklin" w:date="2020-07-02T18:47:00Z"/>
              <w:rFonts w:eastAsiaTheme="minorEastAsia"/>
              <w:noProof/>
            </w:rPr>
          </w:pPr>
          <w:ins w:id="89"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"_Toc44608064"</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Daily water mass and energy balance</w:t>
            </w:r>
            <w:r>
              <w:rPr>
                <w:noProof/>
                <w:webHidden/>
              </w:rPr>
              <w:tab/>
            </w:r>
            <w:r>
              <w:rPr>
                <w:noProof/>
                <w:webHidden/>
              </w:rPr>
              <w:fldChar w:fldCharType="begin"/>
            </w:r>
            <w:r>
              <w:rPr>
                <w:noProof/>
                <w:webHidden/>
              </w:rPr>
              <w:instrText xml:space="preserve"> PAGEREF _Toc44608064 \h </w:instrText>
            </w:r>
            <w:r>
              <w:rPr>
                <w:noProof/>
                <w:webHidden/>
              </w:rPr>
            </w:r>
          </w:ins>
          <w:r>
            <w:rPr>
              <w:noProof/>
              <w:webHidden/>
            </w:rPr>
            <w:fldChar w:fldCharType="separate"/>
          </w:r>
          <w:ins w:id="90" w:author="David Conklin" w:date="2020-07-02T18:47:00Z">
            <w:r>
              <w:rPr>
                <w:noProof/>
                <w:webHidden/>
              </w:rPr>
              <w:t>21</w:t>
            </w:r>
            <w:r>
              <w:rPr>
                <w:noProof/>
                <w:webHidden/>
              </w:rPr>
              <w:fldChar w:fldCharType="end"/>
            </w:r>
            <w:r w:rsidRPr="005A0E1F">
              <w:rPr>
                <w:rStyle w:val="Hyperlink"/>
                <w:noProof/>
              </w:rPr>
              <w:fldChar w:fldCharType="end"/>
            </w:r>
          </w:ins>
        </w:p>
        <w:p w14:paraId="0BECEEBA" w14:textId="53E66374" w:rsidR="00AF7701" w:rsidRDefault="00AF7701">
          <w:pPr>
            <w:pStyle w:val="TOC1"/>
            <w:tabs>
              <w:tab w:val="right" w:leader="dot" w:pos="9350"/>
            </w:tabs>
            <w:rPr>
              <w:ins w:id="91" w:author="David Conklin" w:date="2020-07-02T18:47:00Z"/>
              <w:rFonts w:eastAsiaTheme="minorEastAsia"/>
              <w:noProof/>
            </w:rPr>
          </w:pPr>
          <w:ins w:id="92"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"_Toc44608065"</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Water temperature from thermal energy</w:t>
            </w:r>
            <w:r>
              <w:rPr>
                <w:noProof/>
                <w:webHidden/>
              </w:rPr>
              <w:tab/>
            </w:r>
            <w:r>
              <w:rPr>
                <w:noProof/>
                <w:webHidden/>
              </w:rPr>
              <w:fldChar w:fldCharType="begin"/>
            </w:r>
            <w:r>
              <w:rPr>
                <w:noProof/>
                <w:webHidden/>
              </w:rPr>
              <w:instrText xml:space="preserve"> PAGEREF _Toc44608065 \h </w:instrText>
            </w:r>
            <w:r>
              <w:rPr>
                <w:noProof/>
                <w:webHidden/>
              </w:rPr>
            </w:r>
          </w:ins>
          <w:r>
            <w:rPr>
              <w:noProof/>
              <w:webHidden/>
            </w:rPr>
            <w:fldChar w:fldCharType="separate"/>
          </w:r>
          <w:ins w:id="93" w:author="David Conklin" w:date="2020-07-02T18:47:00Z">
            <w:r>
              <w:rPr>
                <w:noProof/>
                <w:webHidden/>
              </w:rPr>
              <w:t>22</w:t>
            </w:r>
            <w:r>
              <w:rPr>
                <w:noProof/>
                <w:webHidden/>
              </w:rPr>
              <w:fldChar w:fldCharType="end"/>
            </w:r>
            <w:r w:rsidRPr="005A0E1F">
              <w:rPr>
                <w:rStyle w:val="Hyperlink"/>
                <w:noProof/>
              </w:rPr>
              <w:fldChar w:fldCharType="end"/>
            </w:r>
          </w:ins>
        </w:p>
        <w:p w14:paraId="1B8EFD36" w14:textId="46C9959D" w:rsidR="00AF7701" w:rsidRDefault="00AF7701">
          <w:pPr>
            <w:pStyle w:val="TOC1"/>
            <w:tabs>
              <w:tab w:val="right" w:leader="dot" w:pos="9350"/>
            </w:tabs>
            <w:rPr>
              <w:ins w:id="94" w:author="David Conklin" w:date="2020-07-02T18:47:00Z"/>
              <w:rFonts w:eastAsiaTheme="minorEastAsia"/>
              <w:noProof/>
            </w:rPr>
          </w:pPr>
          <w:ins w:id="95"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"_Toc44608066"</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Estimating the rate of flow in a stream reach</w:t>
            </w:r>
            <w:r>
              <w:rPr>
                <w:noProof/>
                <w:webHidden/>
              </w:rPr>
              <w:tab/>
            </w:r>
            <w:r>
              <w:rPr>
                <w:noProof/>
                <w:webHidden/>
              </w:rPr>
              <w:fldChar w:fldCharType="begin"/>
            </w:r>
            <w:r>
              <w:rPr>
                <w:noProof/>
                <w:webHidden/>
              </w:rPr>
              <w:instrText xml:space="preserve"> PAGEREF _Toc44608066 \h </w:instrText>
            </w:r>
            <w:r>
              <w:rPr>
                <w:noProof/>
                <w:webHidden/>
              </w:rPr>
            </w:r>
          </w:ins>
          <w:r>
            <w:rPr>
              <w:noProof/>
              <w:webHidden/>
            </w:rPr>
            <w:fldChar w:fldCharType="separate"/>
          </w:r>
          <w:ins w:id="96" w:author="David Conklin" w:date="2020-07-02T18:47:00Z">
            <w:r>
              <w:rPr>
                <w:noProof/>
                <w:webHidden/>
              </w:rPr>
              <w:t>22</w:t>
            </w:r>
            <w:r>
              <w:rPr>
                <w:noProof/>
                <w:webHidden/>
              </w:rPr>
              <w:fldChar w:fldCharType="end"/>
            </w:r>
            <w:r w:rsidRPr="005A0E1F">
              <w:rPr>
                <w:rStyle w:val="Hyperlink"/>
                <w:noProof/>
              </w:rPr>
              <w:fldChar w:fldCharType="end"/>
            </w:r>
          </w:ins>
        </w:p>
        <w:p w14:paraId="5794B777" w14:textId="6B037F52" w:rsidR="00AF7701" w:rsidRDefault="00AF7701">
          <w:pPr>
            <w:pStyle w:val="TOC1"/>
            <w:tabs>
              <w:tab w:val="right" w:leader="dot" w:pos="9350"/>
            </w:tabs>
            <w:rPr>
              <w:ins w:id="97" w:author="David Conklin" w:date="2020-07-02T18:47:00Z"/>
              <w:rFonts w:eastAsiaTheme="minorEastAsia"/>
              <w:noProof/>
            </w:rPr>
          </w:pPr>
          <w:ins w:id="98"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"_Toc44608067"</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Initial conditions for Flow</w:t>
            </w:r>
            <w:r>
              <w:rPr>
                <w:noProof/>
                <w:webHidden/>
              </w:rPr>
              <w:tab/>
            </w:r>
            <w:r>
              <w:rPr>
                <w:noProof/>
                <w:webHidden/>
              </w:rPr>
              <w:fldChar w:fldCharType="begin"/>
            </w:r>
            <w:r>
              <w:rPr>
                <w:noProof/>
                <w:webHidden/>
              </w:rPr>
              <w:instrText xml:space="preserve"> PAGEREF _Toc44608067 \h </w:instrText>
            </w:r>
            <w:r>
              <w:rPr>
                <w:noProof/>
                <w:webHidden/>
              </w:rPr>
            </w:r>
          </w:ins>
          <w:r>
            <w:rPr>
              <w:noProof/>
              <w:webHidden/>
            </w:rPr>
            <w:fldChar w:fldCharType="separate"/>
          </w:r>
          <w:ins w:id="99" w:author="David Conklin" w:date="2020-07-02T18:47:00Z">
            <w:r>
              <w:rPr>
                <w:noProof/>
                <w:webHidden/>
              </w:rPr>
              <w:t>23</w:t>
            </w:r>
            <w:r>
              <w:rPr>
                <w:noProof/>
                <w:webHidden/>
              </w:rPr>
              <w:fldChar w:fldCharType="end"/>
            </w:r>
            <w:r w:rsidRPr="005A0E1F">
              <w:rPr>
                <w:rStyle w:val="Hyperlink"/>
                <w:noProof/>
              </w:rPr>
              <w:fldChar w:fldCharType="end"/>
            </w:r>
          </w:ins>
        </w:p>
        <w:p w14:paraId="7F4F2891" w14:textId="50298ED1" w:rsidR="00AF7701" w:rsidRDefault="00AF7701">
          <w:pPr>
            <w:pStyle w:val="TOC1"/>
            <w:tabs>
              <w:tab w:val="right" w:leader="dot" w:pos="9350"/>
            </w:tabs>
            <w:rPr>
              <w:ins w:id="100" w:author="David Conklin" w:date="2020-07-02T18:47:00Z"/>
              <w:rFonts w:eastAsiaTheme="minorEastAsia"/>
              <w:noProof/>
            </w:rPr>
          </w:pPr>
          <w:ins w:id="101"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"_Toc44608068"</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_Toc44608068 \h </w:instrText>
            </w:r>
            <w:r>
              <w:rPr>
                <w:noProof/>
                <w:webHidden/>
              </w:rPr>
            </w:r>
          </w:ins>
          <w:r>
            <w:rPr>
              <w:noProof/>
              <w:webHidden/>
            </w:rPr>
            <w:fldChar w:fldCharType="separate"/>
          </w:r>
          <w:ins w:id="102" w:author="David Conklin" w:date="2020-07-02T18:47:00Z">
            <w:r>
              <w:rPr>
                <w:noProof/>
                <w:webHidden/>
              </w:rPr>
              <w:t>23</w:t>
            </w:r>
            <w:r>
              <w:rPr>
                <w:noProof/>
                <w:webHidden/>
              </w:rPr>
              <w:fldChar w:fldCharType="end"/>
            </w:r>
            <w:r w:rsidRPr="005A0E1F">
              <w:rPr>
                <w:rStyle w:val="Hyperlink"/>
                <w:noProof/>
              </w:rPr>
              <w:fldChar w:fldCharType="end"/>
            </w:r>
          </w:ins>
        </w:p>
        <w:p w14:paraId="1AD448CD" w14:textId="5D2C4E08" w:rsidR="00AF7701" w:rsidRDefault="00AF7701">
          <w:pPr>
            <w:pStyle w:val="TOC1"/>
            <w:tabs>
              <w:tab w:val="right" w:leader="dot" w:pos="9350"/>
            </w:tabs>
            <w:rPr>
              <w:ins w:id="103" w:author="David Conklin" w:date="2020-07-02T18:47:00Z"/>
              <w:rFonts w:eastAsiaTheme="minorEastAsia"/>
              <w:noProof/>
            </w:rPr>
          </w:pPr>
          <w:ins w:id="104"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"_Toc44608069"</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North Santiam study area</w:t>
            </w:r>
            <w:r>
              <w:rPr>
                <w:noProof/>
                <w:webHidden/>
              </w:rPr>
              <w:tab/>
            </w:r>
            <w:r>
              <w:rPr>
                <w:noProof/>
                <w:webHidden/>
              </w:rPr>
              <w:fldChar w:fldCharType="begin"/>
            </w:r>
            <w:r>
              <w:rPr>
                <w:noProof/>
                <w:webHidden/>
              </w:rPr>
              <w:instrText xml:space="preserve"> PAGEREF _Toc44608069 \h </w:instrText>
            </w:r>
            <w:r>
              <w:rPr>
                <w:noProof/>
                <w:webHidden/>
              </w:rPr>
            </w:r>
          </w:ins>
          <w:r>
            <w:rPr>
              <w:noProof/>
              <w:webHidden/>
            </w:rPr>
            <w:fldChar w:fldCharType="separate"/>
          </w:r>
          <w:ins w:id="105" w:author="David Conklin" w:date="2020-07-02T18:47:00Z">
            <w:r>
              <w:rPr>
                <w:noProof/>
                <w:webHidden/>
              </w:rPr>
              <w:t>25</w:t>
            </w:r>
            <w:r>
              <w:rPr>
                <w:noProof/>
                <w:webHidden/>
              </w:rPr>
              <w:fldChar w:fldCharType="end"/>
            </w:r>
            <w:r w:rsidRPr="005A0E1F">
              <w:rPr>
                <w:rStyle w:val="Hyperlink"/>
                <w:noProof/>
              </w:rPr>
              <w:fldChar w:fldCharType="end"/>
            </w:r>
          </w:ins>
        </w:p>
        <w:p w14:paraId="5CF99957" w14:textId="35645DAB" w:rsidR="00AF7701" w:rsidRDefault="00AF7701">
          <w:pPr>
            <w:pStyle w:val="TOC2"/>
            <w:tabs>
              <w:tab w:val="right" w:leader="dot" w:pos="9350"/>
            </w:tabs>
            <w:rPr>
              <w:ins w:id="106" w:author="David Conklin" w:date="2020-07-02T18:47:00Z"/>
              <w:rFonts w:eastAsiaTheme="minorEastAsia"/>
              <w:noProof/>
            </w:rPr>
          </w:pPr>
          <w:ins w:id="107"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"_Toc44608070"</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_Toc44608070 \h </w:instrText>
            </w:r>
            <w:r>
              <w:rPr>
                <w:noProof/>
                <w:webHidden/>
              </w:rPr>
            </w:r>
          </w:ins>
          <w:r>
            <w:rPr>
              <w:noProof/>
              <w:webHidden/>
            </w:rPr>
            <w:fldChar w:fldCharType="separate"/>
          </w:r>
          <w:ins w:id="108" w:author="David Conklin" w:date="2020-07-02T18:47:00Z">
            <w:r>
              <w:rPr>
                <w:noProof/>
                <w:webHidden/>
              </w:rPr>
              <w:t>25</w:t>
            </w:r>
            <w:r>
              <w:rPr>
                <w:noProof/>
                <w:webHidden/>
              </w:rPr>
              <w:fldChar w:fldCharType="end"/>
            </w:r>
            <w:r w:rsidRPr="005A0E1F">
              <w:rPr>
                <w:rStyle w:val="Hyperlink"/>
                <w:noProof/>
              </w:rPr>
              <w:fldChar w:fldCharType="end"/>
            </w:r>
          </w:ins>
        </w:p>
        <w:p w14:paraId="6E7C99A3" w14:textId="5F85E393" w:rsidR="00AF7701" w:rsidRDefault="00AF7701">
          <w:pPr>
            <w:pStyle w:val="TOC2"/>
            <w:tabs>
              <w:tab w:val="right" w:leader="dot" w:pos="9350"/>
            </w:tabs>
            <w:rPr>
              <w:ins w:id="109" w:author="David Conklin" w:date="2020-07-02T18:47:00Z"/>
              <w:rFonts w:eastAsiaTheme="minorEastAsia"/>
              <w:noProof/>
            </w:rPr>
          </w:pPr>
          <w:ins w:id="110"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"_Toc44608071"</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Municipal water rights</w:t>
            </w:r>
            <w:r>
              <w:rPr>
                <w:noProof/>
                <w:webHidden/>
              </w:rPr>
              <w:tab/>
            </w:r>
            <w:r>
              <w:rPr>
                <w:noProof/>
                <w:webHidden/>
              </w:rPr>
              <w:fldChar w:fldCharType="begin"/>
            </w:r>
            <w:r>
              <w:rPr>
                <w:noProof/>
                <w:webHidden/>
              </w:rPr>
              <w:instrText xml:space="preserve"> PAGEREF _Toc44608071 \h </w:instrText>
            </w:r>
            <w:r>
              <w:rPr>
                <w:noProof/>
                <w:webHidden/>
              </w:rPr>
            </w:r>
          </w:ins>
          <w:r>
            <w:rPr>
              <w:noProof/>
              <w:webHidden/>
            </w:rPr>
            <w:fldChar w:fldCharType="separate"/>
          </w:r>
          <w:ins w:id="111" w:author="David Conklin" w:date="2020-07-02T18:47:00Z">
            <w:r>
              <w:rPr>
                <w:noProof/>
                <w:webHidden/>
              </w:rPr>
              <w:t>27</w:t>
            </w:r>
            <w:r>
              <w:rPr>
                <w:noProof/>
                <w:webHidden/>
              </w:rPr>
              <w:fldChar w:fldCharType="end"/>
            </w:r>
            <w:r w:rsidRPr="005A0E1F">
              <w:rPr>
                <w:rStyle w:val="Hyperlink"/>
                <w:noProof/>
              </w:rPr>
              <w:fldChar w:fldCharType="end"/>
            </w:r>
          </w:ins>
        </w:p>
        <w:p w14:paraId="3D1EE5CC" w14:textId="4C15CAEC" w:rsidR="00AF7701" w:rsidRDefault="00AF7701">
          <w:pPr>
            <w:pStyle w:val="TOC1"/>
            <w:tabs>
              <w:tab w:val="right" w:leader="dot" w:pos="9350"/>
            </w:tabs>
            <w:rPr>
              <w:ins w:id="112" w:author="David Conklin" w:date="2020-07-02T18:47:00Z"/>
              <w:rFonts w:eastAsiaTheme="minorEastAsia"/>
              <w:noProof/>
            </w:rPr>
          </w:pPr>
          <w:ins w:id="113"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"_Toc44608072"</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McKenzie Basin Wetlands Study</w:t>
            </w:r>
            <w:r>
              <w:rPr>
                <w:noProof/>
                <w:webHidden/>
              </w:rPr>
              <w:tab/>
            </w:r>
            <w:r>
              <w:rPr>
                <w:noProof/>
                <w:webHidden/>
              </w:rPr>
              <w:fldChar w:fldCharType="begin"/>
            </w:r>
            <w:r>
              <w:rPr>
                <w:noProof/>
                <w:webHidden/>
              </w:rPr>
              <w:instrText xml:space="preserve"> PAGEREF _Toc44608072 \h </w:instrText>
            </w:r>
            <w:r>
              <w:rPr>
                <w:noProof/>
                <w:webHidden/>
              </w:rPr>
            </w:r>
          </w:ins>
          <w:r>
            <w:rPr>
              <w:noProof/>
              <w:webHidden/>
            </w:rPr>
            <w:fldChar w:fldCharType="separate"/>
          </w:r>
          <w:ins w:id="114" w:author="David Conklin" w:date="2020-07-02T18:47:00Z">
            <w:r>
              <w:rPr>
                <w:noProof/>
                <w:webHidden/>
              </w:rPr>
              <w:t>27</w:t>
            </w:r>
            <w:r>
              <w:rPr>
                <w:noProof/>
                <w:webHidden/>
              </w:rPr>
              <w:fldChar w:fldCharType="end"/>
            </w:r>
            <w:r w:rsidRPr="005A0E1F">
              <w:rPr>
                <w:rStyle w:val="Hyperlink"/>
                <w:noProof/>
              </w:rPr>
              <w:fldChar w:fldCharType="end"/>
            </w:r>
          </w:ins>
        </w:p>
        <w:p w14:paraId="65628605" w14:textId="4B2FE625" w:rsidR="00AF7701" w:rsidRDefault="00AF7701">
          <w:pPr>
            <w:pStyle w:val="TOC2"/>
            <w:tabs>
              <w:tab w:val="right" w:leader="dot" w:pos="9350"/>
            </w:tabs>
            <w:rPr>
              <w:ins w:id="115" w:author="David Conklin" w:date="2020-07-02T18:47:00Z"/>
              <w:rFonts w:eastAsiaTheme="minorEastAsia"/>
              <w:noProof/>
            </w:rPr>
          </w:pPr>
          <w:ins w:id="116"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"_Toc44608073"</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Simulation of changes in wetlands over time</w:t>
            </w:r>
            <w:r>
              <w:rPr>
                <w:noProof/>
                <w:webHidden/>
              </w:rPr>
              <w:tab/>
            </w:r>
            <w:r>
              <w:rPr>
                <w:noProof/>
                <w:webHidden/>
              </w:rPr>
              <w:fldChar w:fldCharType="begin"/>
            </w:r>
            <w:r>
              <w:rPr>
                <w:noProof/>
                <w:webHidden/>
              </w:rPr>
              <w:instrText xml:space="preserve"> PAGEREF _Toc44608073 \h </w:instrText>
            </w:r>
            <w:r>
              <w:rPr>
                <w:noProof/>
                <w:webHidden/>
              </w:rPr>
            </w:r>
          </w:ins>
          <w:r>
            <w:rPr>
              <w:noProof/>
              <w:webHidden/>
            </w:rPr>
            <w:fldChar w:fldCharType="separate"/>
          </w:r>
          <w:ins w:id="117" w:author="David Conklin" w:date="2020-07-02T18:47:00Z">
            <w:r>
              <w:rPr>
                <w:noProof/>
                <w:webHidden/>
              </w:rPr>
              <w:t>28</w:t>
            </w:r>
            <w:r>
              <w:rPr>
                <w:noProof/>
                <w:webHidden/>
              </w:rPr>
              <w:fldChar w:fldCharType="end"/>
            </w:r>
            <w:r w:rsidRPr="005A0E1F">
              <w:rPr>
                <w:rStyle w:val="Hyperlink"/>
                <w:noProof/>
              </w:rPr>
              <w:fldChar w:fldCharType="end"/>
            </w:r>
          </w:ins>
        </w:p>
        <w:p w14:paraId="0FBC4F87" w14:textId="0332D108" w:rsidR="00AF7701" w:rsidRDefault="00AF7701">
          <w:pPr>
            <w:pStyle w:val="TOC1"/>
            <w:tabs>
              <w:tab w:val="right" w:leader="dot" w:pos="9350"/>
            </w:tabs>
            <w:rPr>
              <w:ins w:id="118" w:author="David Conklin" w:date="2020-07-02T18:47:00Z"/>
              <w:rFonts w:eastAsiaTheme="minorEastAsia"/>
              <w:noProof/>
            </w:rPr>
          </w:pPr>
          <w:ins w:id="119"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"_Toc44608074"</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Directory structure and file names</w:t>
            </w:r>
            <w:r>
              <w:rPr>
                <w:noProof/>
                <w:webHidden/>
              </w:rPr>
              <w:tab/>
            </w:r>
            <w:r>
              <w:rPr>
                <w:noProof/>
                <w:webHidden/>
              </w:rPr>
              <w:fldChar w:fldCharType="begin"/>
            </w:r>
            <w:r>
              <w:rPr>
                <w:noProof/>
                <w:webHidden/>
              </w:rPr>
              <w:instrText xml:space="preserve"> PAGEREF _Toc44608074 \h </w:instrText>
            </w:r>
            <w:r>
              <w:rPr>
                <w:noProof/>
                <w:webHidden/>
              </w:rPr>
            </w:r>
          </w:ins>
          <w:r>
            <w:rPr>
              <w:noProof/>
              <w:webHidden/>
            </w:rPr>
            <w:fldChar w:fldCharType="separate"/>
          </w:r>
          <w:ins w:id="120" w:author="David Conklin" w:date="2020-07-02T18:47:00Z">
            <w:r>
              <w:rPr>
                <w:noProof/>
                <w:webHidden/>
              </w:rPr>
              <w:t>29</w:t>
            </w:r>
            <w:r>
              <w:rPr>
                <w:noProof/>
                <w:webHidden/>
              </w:rPr>
              <w:fldChar w:fldCharType="end"/>
            </w:r>
            <w:r w:rsidRPr="005A0E1F">
              <w:rPr>
                <w:rStyle w:val="Hyperlink"/>
                <w:noProof/>
              </w:rPr>
              <w:fldChar w:fldCharType="end"/>
            </w:r>
          </w:ins>
        </w:p>
        <w:p w14:paraId="46439C20" w14:textId="3B7C6055" w:rsidR="00AF7701" w:rsidRDefault="00AF7701">
          <w:pPr>
            <w:pStyle w:val="TOC1"/>
            <w:tabs>
              <w:tab w:val="right" w:leader="dot" w:pos="9350"/>
            </w:tabs>
            <w:rPr>
              <w:ins w:id="121" w:author="David Conklin" w:date="2020-07-02T18:47:00Z"/>
              <w:rFonts w:eastAsiaTheme="minorEastAsia"/>
              <w:noProof/>
            </w:rPr>
          </w:pPr>
          <w:ins w:id="122"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"_Toc44608075"</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Release Log</w:t>
            </w:r>
            <w:r>
              <w:rPr>
                <w:noProof/>
                <w:webHidden/>
              </w:rPr>
              <w:tab/>
            </w:r>
            <w:r>
              <w:rPr>
                <w:noProof/>
                <w:webHidden/>
              </w:rPr>
              <w:fldChar w:fldCharType="begin"/>
            </w:r>
            <w:r>
              <w:rPr>
                <w:noProof/>
                <w:webHidden/>
              </w:rPr>
              <w:instrText xml:space="preserve"> PAGEREF _Toc44608075 \h </w:instrText>
            </w:r>
            <w:r>
              <w:rPr>
                <w:noProof/>
                <w:webHidden/>
              </w:rPr>
            </w:r>
          </w:ins>
          <w:r>
            <w:rPr>
              <w:noProof/>
              <w:webHidden/>
            </w:rPr>
            <w:fldChar w:fldCharType="separate"/>
          </w:r>
          <w:ins w:id="123" w:author="David Conklin" w:date="2020-07-02T18:47:00Z">
            <w:r>
              <w:rPr>
                <w:noProof/>
                <w:webHidden/>
              </w:rPr>
              <w:t>30</w:t>
            </w:r>
            <w:r>
              <w:rPr>
                <w:noProof/>
                <w:webHidden/>
              </w:rPr>
              <w:fldChar w:fldCharType="end"/>
            </w:r>
            <w:r w:rsidRPr="005A0E1F">
              <w:rPr>
                <w:rStyle w:val="Hyperlink"/>
                <w:noProof/>
              </w:rPr>
              <w:fldChar w:fldCharType="end"/>
            </w:r>
          </w:ins>
        </w:p>
        <w:p w14:paraId="2AC9464D" w14:textId="60373A71" w:rsidR="00AF7701" w:rsidRDefault="00AF7701">
          <w:pPr>
            <w:pStyle w:val="TOC1"/>
            <w:tabs>
              <w:tab w:val="right" w:leader="dot" w:pos="9350"/>
            </w:tabs>
            <w:rPr>
              <w:ins w:id="124" w:author="David Conklin" w:date="2020-07-02T18:47:00Z"/>
              <w:rFonts w:eastAsiaTheme="minorEastAsia"/>
              <w:noProof/>
            </w:rPr>
          </w:pPr>
          <w:ins w:id="125"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"_Toc44608076"</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References</w:t>
            </w:r>
            <w:r>
              <w:rPr>
                <w:noProof/>
                <w:webHidden/>
              </w:rPr>
              <w:tab/>
            </w:r>
            <w:r>
              <w:rPr>
                <w:noProof/>
                <w:webHidden/>
              </w:rPr>
              <w:fldChar w:fldCharType="begin"/>
            </w:r>
            <w:r>
              <w:rPr>
                <w:noProof/>
                <w:webHidden/>
              </w:rPr>
              <w:instrText xml:space="preserve"> PAGEREF _Toc44608076 \h </w:instrText>
            </w:r>
            <w:r>
              <w:rPr>
                <w:noProof/>
                <w:webHidden/>
              </w:rPr>
            </w:r>
          </w:ins>
          <w:r>
            <w:rPr>
              <w:noProof/>
              <w:webHidden/>
            </w:rPr>
            <w:fldChar w:fldCharType="separate"/>
          </w:r>
          <w:ins w:id="126" w:author="David Conklin" w:date="2020-07-02T18:47:00Z">
            <w:r>
              <w:rPr>
                <w:noProof/>
                <w:webHidden/>
              </w:rPr>
              <w:t>32</w:t>
            </w:r>
            <w:r>
              <w:rPr>
                <w:noProof/>
                <w:webHidden/>
              </w:rPr>
              <w:fldChar w:fldCharType="end"/>
            </w:r>
            <w:r w:rsidRPr="005A0E1F">
              <w:rPr>
                <w:rStyle w:val="Hyperlink"/>
                <w:noProof/>
              </w:rPr>
              <w:fldChar w:fldCharType="end"/>
            </w:r>
          </w:ins>
        </w:p>
        <w:p w14:paraId="069AC72D" w14:textId="389742AF" w:rsidR="00AF7701" w:rsidRDefault="00AF7701">
          <w:pPr>
            <w:pStyle w:val="TOC1"/>
            <w:tabs>
              <w:tab w:val="right" w:leader="dot" w:pos="9350"/>
            </w:tabs>
            <w:rPr>
              <w:ins w:id="127" w:author="David Conklin" w:date="2020-07-02T18:47:00Z"/>
              <w:rFonts w:eastAsiaTheme="minorEastAsia"/>
              <w:noProof/>
            </w:rPr>
          </w:pPr>
          <w:ins w:id="128" w:author="David Conklin" w:date="2020-07-02T18:47:00Z">
            <w:r w:rsidRPr="005A0E1F">
              <w:rPr>
                <w:rStyle w:val="Hyperlink"/>
                <w:noProof/>
              </w:rPr>
              <w:fldChar w:fldCharType="begin"/>
            </w:r>
            <w:r w:rsidRPr="005A0E1F">
              <w:rPr>
                <w:rStyle w:val="Hyperlink"/>
                <w:noProof/>
              </w:rPr>
              <w:instrText xml:space="preserve"> </w:instrText>
            </w:r>
            <w:r>
              <w:rPr>
                <w:noProof/>
              </w:rPr>
              <w:instrText>HYPERLINK \l "_Toc44608077"</w:instrText>
            </w:r>
            <w:r w:rsidRPr="005A0E1F">
              <w:rPr>
                <w:rStyle w:val="Hyperlink"/>
                <w:noProof/>
              </w:rPr>
              <w:instrText xml:space="preserve"> </w:instrText>
            </w:r>
            <w:r w:rsidRPr="005A0E1F">
              <w:rPr>
                <w:rStyle w:val="Hyperlink"/>
                <w:noProof/>
              </w:rPr>
            </w:r>
            <w:r w:rsidRPr="005A0E1F">
              <w:rPr>
                <w:rStyle w:val="Hyperlink"/>
                <w:noProof/>
              </w:rPr>
              <w:fldChar w:fldCharType="separate"/>
            </w:r>
            <w:r w:rsidRPr="005A0E1F">
              <w:rPr>
                <w:rStyle w:val="Hyperlink"/>
                <w:noProof/>
              </w:rPr>
              <w:t>Acronyms</w:t>
            </w:r>
            <w:r>
              <w:rPr>
                <w:noProof/>
                <w:webHidden/>
              </w:rPr>
              <w:tab/>
            </w:r>
            <w:r>
              <w:rPr>
                <w:noProof/>
                <w:webHidden/>
              </w:rPr>
              <w:fldChar w:fldCharType="begin"/>
            </w:r>
            <w:r>
              <w:rPr>
                <w:noProof/>
                <w:webHidden/>
              </w:rPr>
              <w:instrText xml:space="preserve"> PAGEREF _Toc44608077 \h </w:instrText>
            </w:r>
            <w:r>
              <w:rPr>
                <w:noProof/>
                <w:webHidden/>
              </w:rPr>
            </w:r>
          </w:ins>
          <w:r>
            <w:rPr>
              <w:noProof/>
              <w:webHidden/>
            </w:rPr>
            <w:fldChar w:fldCharType="separate"/>
          </w:r>
          <w:ins w:id="129" w:author="David Conklin" w:date="2020-07-02T18:47:00Z">
            <w:r>
              <w:rPr>
                <w:noProof/>
                <w:webHidden/>
              </w:rPr>
              <w:t>32</w:t>
            </w:r>
            <w:r>
              <w:rPr>
                <w:noProof/>
                <w:webHidden/>
              </w:rPr>
              <w:fldChar w:fldCharType="end"/>
            </w:r>
            <w:r w:rsidRPr="005A0E1F">
              <w:rPr>
                <w:rStyle w:val="Hyperlink"/>
                <w:noProof/>
              </w:rPr>
              <w:fldChar w:fldCharType="end"/>
            </w:r>
          </w:ins>
        </w:p>
        <w:p w14:paraId="3F6FC476" w14:textId="1D5E3007" w:rsidR="006313A1" w:rsidDel="00275338" w:rsidRDefault="008E6C13">
          <w:pPr>
            <w:pStyle w:val="TOC1"/>
            <w:tabs>
              <w:tab w:val="right" w:leader="dot" w:pos="9350"/>
            </w:tabs>
            <w:rPr>
              <w:del w:id="130" w:author="David Conklin" w:date="2020-06-28T14:10:00Z"/>
              <w:rFonts w:eastAsiaTheme="minorEastAsia"/>
              <w:noProof/>
            </w:rPr>
          </w:pPr>
          <w:del w:id="131"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32" w:author="David Conklin" w:date="2020-07-02T18:47:00Z">
            <w:r w:rsidR="00AF7701">
              <w:rPr>
                <w:b/>
                <w:bCs/>
                <w:noProof/>
              </w:rPr>
              <w:t>Error! Hyperlink reference not valid.</w:t>
            </w:r>
          </w:ins>
          <w:del w:id="133"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4" w:author="David Conklin" w:date="2020-06-28T07:26:00Z">
            <w:r w:rsidR="006313A1" w:rsidDel="008E6C13">
              <w:rPr>
                <w:noProof/>
                <w:webHidden/>
              </w:rPr>
              <w:delText>3</w:delText>
            </w:r>
          </w:del>
          <w:del w:id="135" w:author="David Conklin" w:date="2020-06-28T14:10:00Z">
            <w:r w:rsidR="006313A1" w:rsidDel="00275338">
              <w:rPr>
                <w:noProof/>
                <w:webHidden/>
              </w:rPr>
              <w:fldChar w:fldCharType="end"/>
            </w:r>
            <w:r w:rsidDel="00275338">
              <w:rPr>
                <w:noProof/>
              </w:rPr>
              <w:fldChar w:fldCharType="end"/>
            </w:r>
          </w:del>
        </w:p>
        <w:p w14:paraId="3DD0C2ED" w14:textId="63F56A35" w:rsidR="006313A1" w:rsidDel="00275338" w:rsidRDefault="008E6C13">
          <w:pPr>
            <w:pStyle w:val="TOC1"/>
            <w:tabs>
              <w:tab w:val="right" w:leader="dot" w:pos="9350"/>
            </w:tabs>
            <w:rPr>
              <w:del w:id="136" w:author="David Conklin" w:date="2020-06-28T14:10:00Z"/>
              <w:rFonts w:eastAsiaTheme="minorEastAsia"/>
              <w:noProof/>
            </w:rPr>
          </w:pPr>
          <w:del w:id="137"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38" w:author="David Conklin" w:date="2020-07-02T18:47:00Z">
            <w:r w:rsidR="00AF7701">
              <w:rPr>
                <w:b/>
                <w:bCs/>
                <w:noProof/>
              </w:rPr>
              <w:t>Error! Hyperlink reference not valid.</w:t>
            </w:r>
          </w:ins>
          <w:del w:id="139"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40" w:author="David Conklin" w:date="2020-06-28T07:26:00Z">
            <w:r w:rsidR="006313A1" w:rsidDel="008E6C13">
              <w:rPr>
                <w:noProof/>
                <w:webHidden/>
              </w:rPr>
              <w:delText>3</w:delText>
            </w:r>
          </w:del>
          <w:del w:id="141" w:author="David Conklin" w:date="2020-06-28T14:10:00Z">
            <w:r w:rsidR="006313A1" w:rsidDel="00275338">
              <w:rPr>
                <w:noProof/>
                <w:webHidden/>
              </w:rPr>
              <w:fldChar w:fldCharType="end"/>
            </w:r>
            <w:r w:rsidDel="00275338">
              <w:rPr>
                <w:noProof/>
              </w:rPr>
              <w:fldChar w:fldCharType="end"/>
            </w:r>
          </w:del>
        </w:p>
        <w:p w14:paraId="0CD2D2B2" w14:textId="4C727832" w:rsidR="006313A1" w:rsidDel="00275338" w:rsidRDefault="008E6C13">
          <w:pPr>
            <w:pStyle w:val="TOC2"/>
            <w:tabs>
              <w:tab w:val="right" w:leader="dot" w:pos="9350"/>
            </w:tabs>
            <w:rPr>
              <w:del w:id="142" w:author="David Conklin" w:date="2020-06-28T14:10:00Z"/>
              <w:rFonts w:eastAsiaTheme="minorEastAsia"/>
              <w:noProof/>
            </w:rPr>
          </w:pPr>
          <w:del w:id="143"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4" w:author="David Conklin" w:date="2020-07-02T18:47:00Z">
            <w:r w:rsidR="00AF7701">
              <w:rPr>
                <w:b/>
                <w:bCs/>
                <w:noProof/>
              </w:rPr>
              <w:t>Error! Hyperlink reference not valid.</w:t>
            </w:r>
          </w:ins>
          <w:del w:id="145"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6" w:author="David Conklin" w:date="2020-06-28T07:26:00Z">
            <w:r w:rsidR="006313A1" w:rsidDel="008E6C13">
              <w:rPr>
                <w:noProof/>
                <w:webHidden/>
              </w:rPr>
              <w:delText>4</w:delText>
            </w:r>
          </w:del>
          <w:del w:id="147" w:author="David Conklin" w:date="2020-06-28T14:10:00Z">
            <w:r w:rsidR="006313A1" w:rsidDel="00275338">
              <w:rPr>
                <w:noProof/>
                <w:webHidden/>
              </w:rPr>
              <w:fldChar w:fldCharType="end"/>
            </w:r>
            <w:r w:rsidDel="00275338">
              <w:rPr>
                <w:noProof/>
              </w:rPr>
              <w:fldChar w:fldCharType="end"/>
            </w:r>
          </w:del>
        </w:p>
        <w:p w14:paraId="0EE9ACEA" w14:textId="079A20CC" w:rsidR="006313A1" w:rsidDel="00275338" w:rsidRDefault="008E6C13">
          <w:pPr>
            <w:pStyle w:val="TOC2"/>
            <w:tabs>
              <w:tab w:val="right" w:leader="dot" w:pos="9350"/>
            </w:tabs>
            <w:rPr>
              <w:del w:id="148" w:author="David Conklin" w:date="2020-06-28T14:10:00Z"/>
              <w:rFonts w:eastAsiaTheme="minorEastAsia"/>
              <w:noProof/>
            </w:rPr>
          </w:pPr>
          <w:del w:id="149"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50" w:author="David Conklin" w:date="2020-07-02T18:47:00Z">
            <w:r w:rsidR="00AF7701">
              <w:rPr>
                <w:b/>
                <w:bCs/>
                <w:noProof/>
              </w:rPr>
              <w:t>Error! Hyperlink reference not valid.</w:t>
            </w:r>
          </w:ins>
          <w:del w:id="151"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52" w:author="David Conklin" w:date="2020-06-28T07:26:00Z">
            <w:r w:rsidR="006313A1" w:rsidDel="008E6C13">
              <w:rPr>
                <w:noProof/>
                <w:webHidden/>
              </w:rPr>
              <w:delText>4</w:delText>
            </w:r>
          </w:del>
          <w:del w:id="153" w:author="David Conklin" w:date="2020-06-28T14:10:00Z">
            <w:r w:rsidR="006313A1" w:rsidDel="00275338">
              <w:rPr>
                <w:noProof/>
                <w:webHidden/>
              </w:rPr>
              <w:fldChar w:fldCharType="end"/>
            </w:r>
            <w:r w:rsidDel="00275338">
              <w:rPr>
                <w:noProof/>
              </w:rPr>
              <w:fldChar w:fldCharType="end"/>
            </w:r>
          </w:del>
        </w:p>
        <w:p w14:paraId="359B53F7" w14:textId="07943EFA" w:rsidR="006313A1" w:rsidDel="00275338" w:rsidRDefault="008E6C13">
          <w:pPr>
            <w:pStyle w:val="TOC2"/>
            <w:tabs>
              <w:tab w:val="right" w:leader="dot" w:pos="9350"/>
            </w:tabs>
            <w:rPr>
              <w:del w:id="154" w:author="David Conklin" w:date="2020-06-28T14:10:00Z"/>
              <w:rFonts w:eastAsiaTheme="minorEastAsia"/>
              <w:noProof/>
            </w:rPr>
          </w:pPr>
          <w:del w:id="155"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6" w:author="David Conklin" w:date="2020-07-02T18:47:00Z">
            <w:r w:rsidR="00AF7701">
              <w:rPr>
                <w:b/>
                <w:bCs/>
                <w:noProof/>
              </w:rPr>
              <w:t>Error! Hyperlink reference not valid.</w:t>
            </w:r>
          </w:ins>
          <w:del w:id="157"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58" w:author="David Conklin" w:date="2020-06-28T07:26:00Z">
            <w:r w:rsidR="006313A1" w:rsidDel="008E6C13">
              <w:rPr>
                <w:noProof/>
                <w:webHidden/>
              </w:rPr>
              <w:delText>4</w:delText>
            </w:r>
          </w:del>
          <w:del w:id="159" w:author="David Conklin" w:date="2020-06-28T14:10:00Z">
            <w:r w:rsidR="006313A1" w:rsidDel="00275338">
              <w:rPr>
                <w:noProof/>
                <w:webHidden/>
              </w:rPr>
              <w:fldChar w:fldCharType="end"/>
            </w:r>
            <w:r w:rsidDel="00275338">
              <w:rPr>
                <w:noProof/>
              </w:rPr>
              <w:fldChar w:fldCharType="end"/>
            </w:r>
          </w:del>
        </w:p>
        <w:p w14:paraId="22F10519" w14:textId="188C84B2" w:rsidR="006313A1" w:rsidDel="00275338" w:rsidRDefault="008E6C13">
          <w:pPr>
            <w:pStyle w:val="TOC2"/>
            <w:tabs>
              <w:tab w:val="right" w:leader="dot" w:pos="9350"/>
            </w:tabs>
            <w:rPr>
              <w:del w:id="160" w:author="David Conklin" w:date="2020-06-28T14:10:00Z"/>
              <w:rFonts w:eastAsiaTheme="minorEastAsia"/>
              <w:noProof/>
            </w:rPr>
          </w:pPr>
          <w:del w:id="161"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62" w:author="David Conklin" w:date="2020-07-02T18:47:00Z">
            <w:r w:rsidR="00AF7701">
              <w:rPr>
                <w:b/>
                <w:bCs/>
                <w:noProof/>
              </w:rPr>
              <w:t>Error! Hyperlink reference not valid.</w:t>
            </w:r>
          </w:ins>
          <w:del w:id="163"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4" w:author="David Conklin" w:date="2020-06-28T07:26:00Z">
            <w:r w:rsidR="006313A1" w:rsidDel="008E6C13">
              <w:rPr>
                <w:noProof/>
                <w:webHidden/>
              </w:rPr>
              <w:delText>5</w:delText>
            </w:r>
          </w:del>
          <w:del w:id="165" w:author="David Conklin" w:date="2020-06-28T14:10:00Z">
            <w:r w:rsidR="006313A1" w:rsidDel="00275338">
              <w:rPr>
                <w:noProof/>
                <w:webHidden/>
              </w:rPr>
              <w:fldChar w:fldCharType="end"/>
            </w:r>
            <w:r w:rsidDel="00275338">
              <w:rPr>
                <w:noProof/>
              </w:rPr>
              <w:fldChar w:fldCharType="end"/>
            </w:r>
          </w:del>
        </w:p>
        <w:p w14:paraId="135D45CF" w14:textId="4FEF002E" w:rsidR="006313A1" w:rsidDel="00275338" w:rsidRDefault="008E6C13">
          <w:pPr>
            <w:pStyle w:val="TOC2"/>
            <w:tabs>
              <w:tab w:val="right" w:leader="dot" w:pos="9350"/>
            </w:tabs>
            <w:rPr>
              <w:del w:id="166" w:author="David Conklin" w:date="2020-06-28T14:10:00Z"/>
              <w:rFonts w:eastAsiaTheme="minorEastAsia"/>
              <w:noProof/>
            </w:rPr>
          </w:pPr>
          <w:del w:id="167"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68" w:author="David Conklin" w:date="2020-07-02T18:47:00Z">
            <w:r w:rsidR="00AF7701">
              <w:rPr>
                <w:b/>
                <w:bCs/>
                <w:noProof/>
              </w:rPr>
              <w:t>Error! Hyperlink reference not valid.</w:t>
            </w:r>
          </w:ins>
          <w:del w:id="169"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70" w:author="David Conklin" w:date="2020-06-28T07:26:00Z">
            <w:r w:rsidR="006313A1" w:rsidDel="008E6C13">
              <w:rPr>
                <w:noProof/>
                <w:webHidden/>
              </w:rPr>
              <w:delText>5</w:delText>
            </w:r>
          </w:del>
          <w:del w:id="171" w:author="David Conklin" w:date="2020-06-28T14:10:00Z">
            <w:r w:rsidR="006313A1" w:rsidDel="00275338">
              <w:rPr>
                <w:noProof/>
                <w:webHidden/>
              </w:rPr>
              <w:fldChar w:fldCharType="end"/>
            </w:r>
            <w:r w:rsidDel="00275338">
              <w:rPr>
                <w:noProof/>
              </w:rPr>
              <w:fldChar w:fldCharType="end"/>
            </w:r>
          </w:del>
        </w:p>
        <w:p w14:paraId="7C4BD2BD" w14:textId="1808D7CA" w:rsidR="006313A1" w:rsidDel="00275338" w:rsidRDefault="008E6C13">
          <w:pPr>
            <w:pStyle w:val="TOC1"/>
            <w:tabs>
              <w:tab w:val="right" w:leader="dot" w:pos="9350"/>
            </w:tabs>
            <w:rPr>
              <w:del w:id="172" w:author="David Conklin" w:date="2020-06-28T14:10:00Z"/>
              <w:rFonts w:eastAsiaTheme="minorEastAsia"/>
              <w:noProof/>
            </w:rPr>
          </w:pPr>
          <w:del w:id="173"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4" w:author="David Conklin" w:date="2020-07-02T18:47:00Z">
            <w:r w:rsidR="00AF7701">
              <w:rPr>
                <w:b/>
                <w:bCs/>
                <w:noProof/>
              </w:rPr>
              <w:t>Error! Hyperlink reference not valid.</w:t>
            </w:r>
          </w:ins>
          <w:del w:id="175"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6" w:author="David Conklin" w:date="2020-06-28T07:26:00Z">
            <w:r w:rsidR="006313A1" w:rsidDel="008E6C13">
              <w:rPr>
                <w:noProof/>
                <w:webHidden/>
              </w:rPr>
              <w:delText>6</w:delText>
            </w:r>
          </w:del>
          <w:del w:id="177" w:author="David Conklin" w:date="2020-06-28T14:10:00Z">
            <w:r w:rsidR="006313A1" w:rsidDel="00275338">
              <w:rPr>
                <w:noProof/>
                <w:webHidden/>
              </w:rPr>
              <w:fldChar w:fldCharType="end"/>
            </w:r>
            <w:r w:rsidDel="00275338">
              <w:rPr>
                <w:noProof/>
              </w:rPr>
              <w:fldChar w:fldCharType="end"/>
            </w:r>
          </w:del>
        </w:p>
        <w:p w14:paraId="03E093E0" w14:textId="2C145044" w:rsidR="006313A1" w:rsidDel="00275338" w:rsidRDefault="008E6C13">
          <w:pPr>
            <w:pStyle w:val="TOC2"/>
            <w:tabs>
              <w:tab w:val="right" w:leader="dot" w:pos="9350"/>
            </w:tabs>
            <w:rPr>
              <w:del w:id="178" w:author="David Conklin" w:date="2020-06-28T14:10:00Z"/>
              <w:rFonts w:eastAsiaTheme="minorEastAsia"/>
              <w:noProof/>
            </w:rPr>
          </w:pPr>
          <w:del w:id="179"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80" w:author="David Conklin" w:date="2020-07-02T18:47:00Z">
            <w:r w:rsidR="00AF7701">
              <w:rPr>
                <w:b/>
                <w:bCs/>
                <w:noProof/>
              </w:rPr>
              <w:t>Error! Hyperlink reference not valid.</w:t>
            </w:r>
          </w:ins>
          <w:del w:id="181"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82" w:author="David Conklin" w:date="2020-06-28T07:26:00Z">
            <w:r w:rsidR="006313A1" w:rsidDel="008E6C13">
              <w:rPr>
                <w:noProof/>
                <w:webHidden/>
              </w:rPr>
              <w:delText>6</w:delText>
            </w:r>
          </w:del>
          <w:del w:id="183" w:author="David Conklin" w:date="2020-06-28T14:10:00Z">
            <w:r w:rsidR="006313A1" w:rsidDel="00275338">
              <w:rPr>
                <w:noProof/>
                <w:webHidden/>
              </w:rPr>
              <w:fldChar w:fldCharType="end"/>
            </w:r>
            <w:r w:rsidDel="00275338">
              <w:rPr>
                <w:noProof/>
              </w:rPr>
              <w:fldChar w:fldCharType="end"/>
            </w:r>
          </w:del>
        </w:p>
        <w:p w14:paraId="5995AB8D" w14:textId="2402D197" w:rsidR="006313A1" w:rsidDel="00275338" w:rsidRDefault="008E6C13">
          <w:pPr>
            <w:pStyle w:val="TOC2"/>
            <w:tabs>
              <w:tab w:val="right" w:leader="dot" w:pos="9350"/>
            </w:tabs>
            <w:rPr>
              <w:del w:id="184" w:author="David Conklin" w:date="2020-06-28T14:10:00Z"/>
              <w:rFonts w:eastAsiaTheme="minorEastAsia"/>
              <w:noProof/>
            </w:rPr>
          </w:pPr>
          <w:del w:id="185"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6" w:author="David Conklin" w:date="2020-07-02T18:47:00Z">
            <w:r w:rsidR="00AF7701">
              <w:rPr>
                <w:b/>
                <w:bCs/>
                <w:noProof/>
              </w:rPr>
              <w:t>Error! Hyperlink reference not valid.</w:t>
            </w:r>
          </w:ins>
          <w:del w:id="187"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88" w:author="David Conklin" w:date="2020-06-28T07:26:00Z">
            <w:r w:rsidR="006313A1" w:rsidDel="008E6C13">
              <w:rPr>
                <w:noProof/>
                <w:webHidden/>
              </w:rPr>
              <w:delText>7</w:delText>
            </w:r>
          </w:del>
          <w:del w:id="189" w:author="David Conklin" w:date="2020-06-28T14:10:00Z">
            <w:r w:rsidR="006313A1" w:rsidDel="00275338">
              <w:rPr>
                <w:noProof/>
                <w:webHidden/>
              </w:rPr>
              <w:fldChar w:fldCharType="end"/>
            </w:r>
            <w:r w:rsidDel="00275338">
              <w:rPr>
                <w:noProof/>
              </w:rPr>
              <w:fldChar w:fldCharType="end"/>
            </w:r>
          </w:del>
        </w:p>
        <w:p w14:paraId="5DE31C62" w14:textId="02D83E4A" w:rsidR="006313A1" w:rsidDel="00275338" w:rsidRDefault="008E6C13">
          <w:pPr>
            <w:pStyle w:val="TOC2"/>
            <w:tabs>
              <w:tab w:val="right" w:leader="dot" w:pos="9350"/>
            </w:tabs>
            <w:rPr>
              <w:del w:id="190" w:author="David Conklin" w:date="2020-06-28T14:10:00Z"/>
              <w:rFonts w:eastAsiaTheme="minorEastAsia"/>
              <w:noProof/>
            </w:rPr>
          </w:pPr>
          <w:del w:id="191"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92" w:author="David Conklin" w:date="2020-07-02T18:47:00Z">
            <w:r w:rsidR="00AF7701">
              <w:rPr>
                <w:b/>
                <w:bCs/>
                <w:noProof/>
              </w:rPr>
              <w:t>Error! Hyperlink reference not valid.</w:t>
            </w:r>
          </w:ins>
          <w:del w:id="193"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4" w:author="David Conklin" w:date="2020-06-28T07:26:00Z">
            <w:r w:rsidR="006313A1" w:rsidDel="008E6C13">
              <w:rPr>
                <w:noProof/>
                <w:webHidden/>
              </w:rPr>
              <w:delText>8</w:delText>
            </w:r>
          </w:del>
          <w:del w:id="195" w:author="David Conklin" w:date="2020-06-28T14:10:00Z">
            <w:r w:rsidR="006313A1" w:rsidDel="00275338">
              <w:rPr>
                <w:noProof/>
                <w:webHidden/>
              </w:rPr>
              <w:fldChar w:fldCharType="end"/>
            </w:r>
            <w:r w:rsidDel="00275338">
              <w:rPr>
                <w:noProof/>
              </w:rPr>
              <w:fldChar w:fldCharType="end"/>
            </w:r>
          </w:del>
        </w:p>
        <w:p w14:paraId="6CC4C579" w14:textId="2088913C" w:rsidR="006313A1" w:rsidDel="00275338" w:rsidRDefault="008E6C13">
          <w:pPr>
            <w:pStyle w:val="TOC2"/>
            <w:tabs>
              <w:tab w:val="right" w:leader="dot" w:pos="9350"/>
            </w:tabs>
            <w:rPr>
              <w:del w:id="196" w:author="David Conklin" w:date="2020-06-28T14:10:00Z"/>
              <w:rFonts w:eastAsiaTheme="minorEastAsia"/>
              <w:noProof/>
            </w:rPr>
          </w:pPr>
          <w:del w:id="197"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198" w:author="David Conklin" w:date="2020-07-02T18:47:00Z">
            <w:r w:rsidR="00AF7701">
              <w:rPr>
                <w:b/>
                <w:bCs/>
                <w:noProof/>
              </w:rPr>
              <w:t>Error! Hyperlink reference not valid.</w:t>
            </w:r>
          </w:ins>
          <w:del w:id="199"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200" w:author="David Conklin" w:date="2020-06-28T07:26:00Z">
            <w:r w:rsidR="006313A1" w:rsidDel="008E6C13">
              <w:rPr>
                <w:noProof/>
                <w:webHidden/>
              </w:rPr>
              <w:delText>8</w:delText>
            </w:r>
          </w:del>
          <w:del w:id="201" w:author="David Conklin" w:date="2020-06-28T14:10:00Z">
            <w:r w:rsidR="006313A1" w:rsidDel="00275338">
              <w:rPr>
                <w:noProof/>
                <w:webHidden/>
              </w:rPr>
              <w:fldChar w:fldCharType="end"/>
            </w:r>
            <w:r w:rsidDel="00275338">
              <w:rPr>
                <w:noProof/>
              </w:rPr>
              <w:fldChar w:fldCharType="end"/>
            </w:r>
          </w:del>
        </w:p>
        <w:p w14:paraId="53D8A60C" w14:textId="381DCE40" w:rsidR="006313A1" w:rsidDel="00275338" w:rsidRDefault="008E6C13">
          <w:pPr>
            <w:pStyle w:val="TOC1"/>
            <w:tabs>
              <w:tab w:val="right" w:leader="dot" w:pos="9350"/>
            </w:tabs>
            <w:rPr>
              <w:del w:id="202" w:author="David Conklin" w:date="2020-06-28T14:10:00Z"/>
              <w:rFonts w:eastAsiaTheme="minorEastAsia"/>
              <w:noProof/>
            </w:rPr>
          </w:pPr>
          <w:del w:id="203"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4" w:author="David Conklin" w:date="2020-07-02T18:47:00Z">
            <w:r w:rsidR="00AF7701">
              <w:rPr>
                <w:b/>
                <w:bCs/>
                <w:noProof/>
              </w:rPr>
              <w:t>Error! Hyperlink reference not valid.</w:t>
            </w:r>
          </w:ins>
          <w:del w:id="205"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6" w:author="David Conklin" w:date="2020-06-28T07:26:00Z">
            <w:r w:rsidR="006313A1" w:rsidDel="008E6C13">
              <w:rPr>
                <w:noProof/>
                <w:webHidden/>
              </w:rPr>
              <w:delText>14</w:delText>
            </w:r>
          </w:del>
          <w:del w:id="207" w:author="David Conklin" w:date="2020-06-28T14:10:00Z">
            <w:r w:rsidR="006313A1" w:rsidDel="00275338">
              <w:rPr>
                <w:noProof/>
                <w:webHidden/>
              </w:rPr>
              <w:fldChar w:fldCharType="end"/>
            </w:r>
            <w:r w:rsidDel="00275338">
              <w:rPr>
                <w:noProof/>
              </w:rPr>
              <w:fldChar w:fldCharType="end"/>
            </w:r>
          </w:del>
        </w:p>
        <w:p w14:paraId="3966F433" w14:textId="056C5DB8" w:rsidR="006313A1" w:rsidDel="00275338" w:rsidRDefault="008E6C13">
          <w:pPr>
            <w:pStyle w:val="TOC2"/>
            <w:tabs>
              <w:tab w:val="right" w:leader="dot" w:pos="9350"/>
            </w:tabs>
            <w:rPr>
              <w:del w:id="208" w:author="David Conklin" w:date="2020-06-28T14:10:00Z"/>
              <w:rFonts w:eastAsiaTheme="minorEastAsia"/>
              <w:noProof/>
            </w:rPr>
          </w:pPr>
          <w:del w:id="209"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10" w:author="David Conklin" w:date="2020-07-02T18:47:00Z">
            <w:r w:rsidR="00AF7701">
              <w:rPr>
                <w:b/>
                <w:bCs/>
                <w:noProof/>
              </w:rPr>
              <w:t>Error! Hyperlink reference not valid.</w:t>
            </w:r>
          </w:ins>
          <w:del w:id="211"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12" w:author="David Conklin" w:date="2020-06-28T07:26:00Z">
            <w:r w:rsidR="006313A1" w:rsidDel="008E6C13">
              <w:rPr>
                <w:noProof/>
                <w:webHidden/>
              </w:rPr>
              <w:delText>14</w:delText>
            </w:r>
          </w:del>
          <w:del w:id="213" w:author="David Conklin" w:date="2020-06-28T14:10:00Z">
            <w:r w:rsidR="006313A1" w:rsidDel="00275338">
              <w:rPr>
                <w:noProof/>
                <w:webHidden/>
              </w:rPr>
              <w:fldChar w:fldCharType="end"/>
            </w:r>
            <w:r w:rsidDel="00275338">
              <w:rPr>
                <w:noProof/>
              </w:rPr>
              <w:fldChar w:fldCharType="end"/>
            </w:r>
          </w:del>
        </w:p>
        <w:p w14:paraId="3DB31A33" w14:textId="17867DDA" w:rsidR="006313A1" w:rsidDel="00275338" w:rsidRDefault="008E6C13">
          <w:pPr>
            <w:pStyle w:val="TOC1"/>
            <w:tabs>
              <w:tab w:val="right" w:leader="dot" w:pos="9350"/>
            </w:tabs>
            <w:rPr>
              <w:del w:id="214" w:author="David Conklin" w:date="2020-06-28T14:10:00Z"/>
              <w:rFonts w:eastAsiaTheme="minorEastAsia"/>
              <w:noProof/>
            </w:rPr>
          </w:pPr>
          <w:del w:id="215"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6" w:author="David Conklin" w:date="2020-07-02T18:47:00Z">
            <w:r w:rsidR="00AF7701">
              <w:rPr>
                <w:b/>
                <w:bCs/>
                <w:noProof/>
              </w:rPr>
              <w:t>Error! Hyperlink reference not valid.</w:t>
            </w:r>
          </w:ins>
          <w:del w:id="217"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18" w:author="David Conklin" w:date="2020-06-28T07:26:00Z">
            <w:r w:rsidR="006313A1" w:rsidDel="008E6C13">
              <w:rPr>
                <w:noProof/>
                <w:webHidden/>
              </w:rPr>
              <w:delText>14</w:delText>
            </w:r>
          </w:del>
          <w:del w:id="219" w:author="David Conklin" w:date="2020-06-28T14:10:00Z">
            <w:r w:rsidR="006313A1" w:rsidDel="00275338">
              <w:rPr>
                <w:noProof/>
                <w:webHidden/>
              </w:rPr>
              <w:fldChar w:fldCharType="end"/>
            </w:r>
            <w:r w:rsidDel="00275338">
              <w:rPr>
                <w:noProof/>
              </w:rPr>
              <w:fldChar w:fldCharType="end"/>
            </w:r>
          </w:del>
        </w:p>
        <w:p w14:paraId="1B00EFEB" w14:textId="40E65013" w:rsidR="006313A1" w:rsidDel="00275338" w:rsidRDefault="008E6C13">
          <w:pPr>
            <w:pStyle w:val="TOC2"/>
            <w:tabs>
              <w:tab w:val="right" w:leader="dot" w:pos="9350"/>
            </w:tabs>
            <w:rPr>
              <w:del w:id="220" w:author="David Conklin" w:date="2020-06-28T14:10:00Z"/>
              <w:rFonts w:eastAsiaTheme="minorEastAsia"/>
              <w:noProof/>
            </w:rPr>
          </w:pPr>
          <w:del w:id="221"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22" w:author="David Conklin" w:date="2020-07-02T18:47:00Z">
            <w:r w:rsidR="00AF7701">
              <w:rPr>
                <w:b/>
                <w:bCs/>
                <w:noProof/>
              </w:rPr>
              <w:t>Error! Hyperlink reference not valid.</w:t>
            </w:r>
          </w:ins>
          <w:del w:id="223"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4" w:author="David Conklin" w:date="2020-06-28T07:26:00Z">
            <w:r w:rsidR="006313A1" w:rsidDel="008E6C13">
              <w:rPr>
                <w:noProof/>
                <w:webHidden/>
              </w:rPr>
              <w:delText>14</w:delText>
            </w:r>
          </w:del>
          <w:del w:id="225" w:author="David Conklin" w:date="2020-06-28T14:10:00Z">
            <w:r w:rsidR="006313A1" w:rsidDel="00275338">
              <w:rPr>
                <w:noProof/>
                <w:webHidden/>
              </w:rPr>
              <w:fldChar w:fldCharType="end"/>
            </w:r>
            <w:r w:rsidDel="00275338">
              <w:rPr>
                <w:noProof/>
              </w:rPr>
              <w:fldChar w:fldCharType="end"/>
            </w:r>
          </w:del>
        </w:p>
        <w:p w14:paraId="0E00D899" w14:textId="6FA1420D" w:rsidR="006313A1" w:rsidDel="00275338" w:rsidRDefault="008E6C13">
          <w:pPr>
            <w:pStyle w:val="TOC2"/>
            <w:tabs>
              <w:tab w:val="right" w:leader="dot" w:pos="9350"/>
            </w:tabs>
            <w:rPr>
              <w:del w:id="226" w:author="David Conklin" w:date="2020-06-28T14:10:00Z"/>
              <w:rFonts w:eastAsiaTheme="minorEastAsia"/>
              <w:noProof/>
            </w:rPr>
          </w:pPr>
          <w:del w:id="227"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28" w:author="David Conklin" w:date="2020-07-02T18:47:00Z">
            <w:r w:rsidR="00AF7701">
              <w:rPr>
                <w:b/>
                <w:bCs/>
                <w:noProof/>
              </w:rPr>
              <w:t>Error! Hyperlink reference not valid.</w:t>
            </w:r>
          </w:ins>
          <w:del w:id="229"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30" w:author="David Conklin" w:date="2020-06-28T07:26:00Z">
            <w:r w:rsidR="006313A1" w:rsidDel="008E6C13">
              <w:rPr>
                <w:noProof/>
                <w:webHidden/>
              </w:rPr>
              <w:delText>15</w:delText>
            </w:r>
          </w:del>
          <w:del w:id="231" w:author="David Conklin" w:date="2020-06-28T14:10:00Z">
            <w:r w:rsidR="006313A1" w:rsidDel="00275338">
              <w:rPr>
                <w:noProof/>
                <w:webHidden/>
              </w:rPr>
              <w:fldChar w:fldCharType="end"/>
            </w:r>
            <w:r w:rsidDel="00275338">
              <w:rPr>
                <w:noProof/>
              </w:rPr>
              <w:fldChar w:fldCharType="end"/>
            </w:r>
          </w:del>
        </w:p>
        <w:p w14:paraId="51823155" w14:textId="15465B70" w:rsidR="006313A1" w:rsidDel="00275338" w:rsidRDefault="008E6C13">
          <w:pPr>
            <w:pStyle w:val="TOC2"/>
            <w:tabs>
              <w:tab w:val="right" w:leader="dot" w:pos="9350"/>
            </w:tabs>
            <w:rPr>
              <w:del w:id="232" w:author="David Conklin" w:date="2020-06-28T14:10:00Z"/>
              <w:rFonts w:eastAsiaTheme="minorEastAsia"/>
              <w:noProof/>
            </w:rPr>
          </w:pPr>
          <w:del w:id="233"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4" w:author="David Conklin" w:date="2020-07-02T18:47:00Z">
            <w:r w:rsidR="00AF7701">
              <w:rPr>
                <w:b/>
                <w:bCs/>
                <w:noProof/>
              </w:rPr>
              <w:t>Error! Hyperlink reference not valid.</w:t>
            </w:r>
          </w:ins>
          <w:del w:id="235"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6" w:author="David Conklin" w:date="2020-06-28T07:26:00Z">
            <w:r w:rsidR="006313A1" w:rsidDel="008E6C13">
              <w:rPr>
                <w:noProof/>
                <w:webHidden/>
              </w:rPr>
              <w:delText>16</w:delText>
            </w:r>
          </w:del>
          <w:del w:id="237" w:author="David Conklin" w:date="2020-06-28T14:10:00Z">
            <w:r w:rsidR="006313A1" w:rsidDel="00275338">
              <w:rPr>
                <w:noProof/>
                <w:webHidden/>
              </w:rPr>
              <w:fldChar w:fldCharType="end"/>
            </w:r>
            <w:r w:rsidDel="00275338">
              <w:rPr>
                <w:noProof/>
              </w:rPr>
              <w:fldChar w:fldCharType="end"/>
            </w:r>
          </w:del>
        </w:p>
        <w:p w14:paraId="0AAB7C39" w14:textId="5EA946EC" w:rsidR="006313A1" w:rsidDel="00275338" w:rsidRDefault="008E6C13">
          <w:pPr>
            <w:pStyle w:val="TOC3"/>
            <w:tabs>
              <w:tab w:val="right" w:leader="dot" w:pos="9350"/>
            </w:tabs>
            <w:rPr>
              <w:del w:id="238" w:author="David Conklin" w:date="2020-06-28T14:10:00Z"/>
              <w:rFonts w:eastAsiaTheme="minorEastAsia"/>
              <w:noProof/>
            </w:rPr>
          </w:pPr>
          <w:del w:id="239"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40" w:author="David Conklin" w:date="2020-07-02T18:47:00Z">
            <w:r w:rsidR="00AF7701">
              <w:rPr>
                <w:b/>
                <w:bCs/>
                <w:noProof/>
              </w:rPr>
              <w:t>Error! Hyperlink reference not valid.</w:t>
            </w:r>
          </w:ins>
          <w:del w:id="241"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42" w:author="David Conklin" w:date="2020-06-28T07:26:00Z">
            <w:r w:rsidR="006313A1" w:rsidDel="008E6C13">
              <w:rPr>
                <w:noProof/>
                <w:webHidden/>
              </w:rPr>
              <w:delText>16</w:delText>
            </w:r>
          </w:del>
          <w:del w:id="243" w:author="David Conklin" w:date="2020-06-28T14:10:00Z">
            <w:r w:rsidR="006313A1" w:rsidDel="00275338">
              <w:rPr>
                <w:noProof/>
                <w:webHidden/>
              </w:rPr>
              <w:fldChar w:fldCharType="end"/>
            </w:r>
            <w:r w:rsidDel="00275338">
              <w:rPr>
                <w:noProof/>
              </w:rPr>
              <w:fldChar w:fldCharType="end"/>
            </w:r>
          </w:del>
        </w:p>
        <w:p w14:paraId="6FC95139" w14:textId="2A162230" w:rsidR="006313A1" w:rsidDel="00275338" w:rsidRDefault="008E6C13">
          <w:pPr>
            <w:pStyle w:val="TOC3"/>
            <w:tabs>
              <w:tab w:val="right" w:leader="dot" w:pos="9350"/>
            </w:tabs>
            <w:rPr>
              <w:del w:id="244" w:author="David Conklin" w:date="2020-06-28T14:10:00Z"/>
              <w:rFonts w:eastAsiaTheme="minorEastAsia"/>
              <w:noProof/>
            </w:rPr>
          </w:pPr>
          <w:del w:id="245"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6" w:author="David Conklin" w:date="2020-07-02T18:47:00Z">
            <w:r w:rsidR="00AF7701">
              <w:rPr>
                <w:b/>
                <w:bCs/>
                <w:noProof/>
              </w:rPr>
              <w:t>Error! Hyperlink reference not valid.</w:t>
            </w:r>
          </w:ins>
          <w:del w:id="247"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48" w:author="David Conklin" w:date="2020-06-28T07:26:00Z">
            <w:r w:rsidR="006313A1" w:rsidDel="008E6C13">
              <w:rPr>
                <w:noProof/>
                <w:webHidden/>
              </w:rPr>
              <w:delText>17</w:delText>
            </w:r>
          </w:del>
          <w:del w:id="249" w:author="David Conklin" w:date="2020-06-28T14:10:00Z">
            <w:r w:rsidR="006313A1" w:rsidDel="00275338">
              <w:rPr>
                <w:noProof/>
                <w:webHidden/>
              </w:rPr>
              <w:fldChar w:fldCharType="end"/>
            </w:r>
            <w:r w:rsidDel="00275338">
              <w:rPr>
                <w:noProof/>
              </w:rPr>
              <w:fldChar w:fldCharType="end"/>
            </w:r>
          </w:del>
        </w:p>
        <w:p w14:paraId="193DF298" w14:textId="283D6BD7" w:rsidR="006313A1" w:rsidDel="00275338" w:rsidRDefault="008E6C13">
          <w:pPr>
            <w:pStyle w:val="TOC2"/>
            <w:tabs>
              <w:tab w:val="right" w:leader="dot" w:pos="9350"/>
            </w:tabs>
            <w:rPr>
              <w:del w:id="250" w:author="David Conklin" w:date="2020-06-28T14:10:00Z"/>
              <w:rFonts w:eastAsiaTheme="minorEastAsia"/>
              <w:noProof/>
            </w:rPr>
          </w:pPr>
          <w:del w:id="251"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52" w:author="David Conklin" w:date="2020-07-02T18:47:00Z">
            <w:r w:rsidR="00AF7701">
              <w:rPr>
                <w:b/>
                <w:bCs/>
                <w:noProof/>
              </w:rPr>
              <w:t>Error! Hyperlink reference not valid.</w:t>
            </w:r>
          </w:ins>
          <w:del w:id="253"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4" w:author="David Conklin" w:date="2020-06-28T07:26:00Z">
            <w:r w:rsidR="006313A1" w:rsidDel="008E6C13">
              <w:rPr>
                <w:noProof/>
                <w:webHidden/>
              </w:rPr>
              <w:delText>17</w:delText>
            </w:r>
          </w:del>
          <w:del w:id="255" w:author="David Conklin" w:date="2020-06-28T14:10:00Z">
            <w:r w:rsidR="006313A1" w:rsidDel="00275338">
              <w:rPr>
                <w:noProof/>
                <w:webHidden/>
              </w:rPr>
              <w:fldChar w:fldCharType="end"/>
            </w:r>
            <w:r w:rsidDel="00275338">
              <w:rPr>
                <w:noProof/>
              </w:rPr>
              <w:fldChar w:fldCharType="end"/>
            </w:r>
          </w:del>
        </w:p>
        <w:p w14:paraId="7890607F" w14:textId="707F2362" w:rsidR="006313A1" w:rsidDel="00275338" w:rsidRDefault="008E6C13">
          <w:pPr>
            <w:pStyle w:val="TOC2"/>
            <w:tabs>
              <w:tab w:val="right" w:leader="dot" w:pos="9350"/>
            </w:tabs>
            <w:rPr>
              <w:del w:id="256" w:author="David Conklin" w:date="2020-06-28T14:10:00Z"/>
              <w:rFonts w:eastAsiaTheme="minorEastAsia"/>
              <w:noProof/>
            </w:rPr>
          </w:pPr>
          <w:del w:id="257"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58" w:author="David Conklin" w:date="2020-07-02T18:47:00Z">
            <w:r w:rsidR="00AF7701">
              <w:rPr>
                <w:b/>
                <w:bCs/>
                <w:noProof/>
              </w:rPr>
              <w:t>Error! Hyperlink reference not valid.</w:t>
            </w:r>
          </w:ins>
          <w:del w:id="259"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60" w:author="David Conklin" w:date="2020-06-28T07:26:00Z">
            <w:r w:rsidR="006313A1" w:rsidDel="008E6C13">
              <w:rPr>
                <w:noProof/>
                <w:webHidden/>
              </w:rPr>
              <w:delText>17</w:delText>
            </w:r>
          </w:del>
          <w:del w:id="261" w:author="David Conklin" w:date="2020-06-28T14:10:00Z">
            <w:r w:rsidR="006313A1" w:rsidDel="00275338">
              <w:rPr>
                <w:noProof/>
                <w:webHidden/>
              </w:rPr>
              <w:fldChar w:fldCharType="end"/>
            </w:r>
            <w:r w:rsidDel="00275338">
              <w:rPr>
                <w:noProof/>
              </w:rPr>
              <w:fldChar w:fldCharType="end"/>
            </w:r>
          </w:del>
        </w:p>
        <w:p w14:paraId="55D2D994" w14:textId="5ECC53EC" w:rsidR="006313A1" w:rsidDel="00275338" w:rsidRDefault="008E6C13">
          <w:pPr>
            <w:pStyle w:val="TOC1"/>
            <w:tabs>
              <w:tab w:val="right" w:leader="dot" w:pos="9350"/>
            </w:tabs>
            <w:rPr>
              <w:del w:id="262" w:author="David Conklin" w:date="2020-06-28T14:10:00Z"/>
              <w:rFonts w:eastAsiaTheme="minorEastAsia"/>
              <w:noProof/>
            </w:rPr>
          </w:pPr>
          <w:del w:id="263"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4" w:author="David Conklin" w:date="2020-07-02T18:47:00Z">
            <w:r w:rsidR="00AF7701">
              <w:rPr>
                <w:b/>
                <w:bCs/>
                <w:noProof/>
              </w:rPr>
              <w:t>Error! Hyperlink reference not valid.</w:t>
            </w:r>
          </w:ins>
          <w:del w:id="265"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6" w:author="David Conklin" w:date="2020-06-28T07:26:00Z">
            <w:r w:rsidR="006313A1" w:rsidDel="008E6C13">
              <w:rPr>
                <w:noProof/>
                <w:webHidden/>
              </w:rPr>
              <w:delText>18</w:delText>
            </w:r>
          </w:del>
          <w:del w:id="267" w:author="David Conklin" w:date="2020-06-28T14:10:00Z">
            <w:r w:rsidR="006313A1" w:rsidDel="00275338">
              <w:rPr>
                <w:noProof/>
                <w:webHidden/>
              </w:rPr>
              <w:fldChar w:fldCharType="end"/>
            </w:r>
            <w:r w:rsidDel="00275338">
              <w:rPr>
                <w:noProof/>
              </w:rPr>
              <w:fldChar w:fldCharType="end"/>
            </w:r>
          </w:del>
        </w:p>
        <w:p w14:paraId="14F1DCE8" w14:textId="5B06023C" w:rsidR="006313A1" w:rsidDel="00275338" w:rsidRDefault="008E6C13">
          <w:pPr>
            <w:pStyle w:val="TOC2"/>
            <w:tabs>
              <w:tab w:val="right" w:leader="dot" w:pos="9350"/>
            </w:tabs>
            <w:rPr>
              <w:del w:id="268" w:author="David Conklin" w:date="2020-06-28T14:10:00Z"/>
              <w:rFonts w:eastAsiaTheme="minorEastAsia"/>
              <w:noProof/>
            </w:rPr>
          </w:pPr>
          <w:del w:id="269"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70" w:author="David Conklin" w:date="2020-07-02T18:47:00Z">
            <w:r w:rsidR="00AF7701">
              <w:rPr>
                <w:b/>
                <w:bCs/>
                <w:noProof/>
              </w:rPr>
              <w:t>Error! Hyperlink reference not valid.</w:t>
            </w:r>
          </w:ins>
          <w:del w:id="271"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72" w:author="David Conklin" w:date="2020-06-28T07:26:00Z">
            <w:r w:rsidR="006313A1" w:rsidDel="008E6C13">
              <w:rPr>
                <w:noProof/>
                <w:webHidden/>
              </w:rPr>
              <w:delText>18</w:delText>
            </w:r>
          </w:del>
          <w:del w:id="273" w:author="David Conklin" w:date="2020-06-28T14:10:00Z">
            <w:r w:rsidR="006313A1" w:rsidDel="00275338">
              <w:rPr>
                <w:noProof/>
                <w:webHidden/>
              </w:rPr>
              <w:fldChar w:fldCharType="end"/>
            </w:r>
            <w:r w:rsidDel="00275338">
              <w:rPr>
                <w:noProof/>
              </w:rPr>
              <w:fldChar w:fldCharType="end"/>
            </w:r>
          </w:del>
        </w:p>
        <w:p w14:paraId="1DB47777" w14:textId="1560C9B1" w:rsidR="006313A1" w:rsidDel="00275338" w:rsidRDefault="008E6C13">
          <w:pPr>
            <w:pStyle w:val="TOC2"/>
            <w:tabs>
              <w:tab w:val="right" w:leader="dot" w:pos="9350"/>
            </w:tabs>
            <w:rPr>
              <w:del w:id="274" w:author="David Conklin" w:date="2020-06-28T14:10:00Z"/>
              <w:rFonts w:eastAsiaTheme="minorEastAsia"/>
              <w:noProof/>
            </w:rPr>
          </w:pPr>
          <w:del w:id="275"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6" w:author="David Conklin" w:date="2020-07-02T18:47:00Z">
            <w:r w:rsidR="00AF7701">
              <w:rPr>
                <w:b/>
                <w:bCs/>
                <w:noProof/>
              </w:rPr>
              <w:t>Error! Hyperlink reference not valid.</w:t>
            </w:r>
          </w:ins>
          <w:del w:id="277"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78" w:author="David Conklin" w:date="2020-06-28T07:26:00Z">
            <w:r w:rsidR="006313A1" w:rsidDel="008E6C13">
              <w:rPr>
                <w:noProof/>
                <w:webHidden/>
              </w:rPr>
              <w:delText>19</w:delText>
            </w:r>
          </w:del>
          <w:del w:id="279" w:author="David Conklin" w:date="2020-06-28T14:10:00Z">
            <w:r w:rsidR="006313A1" w:rsidDel="00275338">
              <w:rPr>
                <w:noProof/>
                <w:webHidden/>
              </w:rPr>
              <w:fldChar w:fldCharType="end"/>
            </w:r>
            <w:r w:rsidDel="00275338">
              <w:rPr>
                <w:noProof/>
              </w:rPr>
              <w:fldChar w:fldCharType="end"/>
            </w:r>
          </w:del>
        </w:p>
        <w:p w14:paraId="2F57D923" w14:textId="0031BF3C" w:rsidR="006313A1" w:rsidDel="00275338" w:rsidRDefault="008E6C13">
          <w:pPr>
            <w:pStyle w:val="TOC2"/>
            <w:tabs>
              <w:tab w:val="right" w:leader="dot" w:pos="9350"/>
            </w:tabs>
            <w:rPr>
              <w:del w:id="280" w:author="David Conklin" w:date="2020-06-28T14:10:00Z"/>
              <w:rFonts w:eastAsiaTheme="minorEastAsia"/>
              <w:noProof/>
            </w:rPr>
          </w:pPr>
          <w:del w:id="281"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82" w:author="David Conklin" w:date="2020-07-02T18:47:00Z">
            <w:r w:rsidR="00AF7701">
              <w:rPr>
                <w:b/>
                <w:bCs/>
                <w:noProof/>
              </w:rPr>
              <w:t>Error! Hyperlink reference not valid.</w:t>
            </w:r>
          </w:ins>
          <w:del w:id="283"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4" w:author="David Conklin" w:date="2020-06-28T07:26:00Z">
            <w:r w:rsidR="006313A1" w:rsidDel="008E6C13">
              <w:rPr>
                <w:noProof/>
                <w:webHidden/>
              </w:rPr>
              <w:delText>19</w:delText>
            </w:r>
          </w:del>
          <w:del w:id="285" w:author="David Conklin" w:date="2020-06-28T14:10:00Z">
            <w:r w:rsidR="006313A1" w:rsidDel="00275338">
              <w:rPr>
                <w:noProof/>
                <w:webHidden/>
              </w:rPr>
              <w:fldChar w:fldCharType="end"/>
            </w:r>
            <w:r w:rsidDel="00275338">
              <w:rPr>
                <w:noProof/>
              </w:rPr>
              <w:fldChar w:fldCharType="end"/>
            </w:r>
          </w:del>
        </w:p>
        <w:p w14:paraId="5831E370" w14:textId="0CBAEE52" w:rsidR="006313A1" w:rsidDel="00275338" w:rsidRDefault="008E6C13">
          <w:pPr>
            <w:pStyle w:val="TOC2"/>
            <w:tabs>
              <w:tab w:val="right" w:leader="dot" w:pos="9350"/>
            </w:tabs>
            <w:rPr>
              <w:del w:id="286" w:author="David Conklin" w:date="2020-06-28T14:10:00Z"/>
              <w:rFonts w:eastAsiaTheme="minorEastAsia"/>
              <w:noProof/>
            </w:rPr>
          </w:pPr>
          <w:del w:id="287"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88" w:author="David Conklin" w:date="2020-07-02T18:47:00Z">
            <w:r w:rsidR="00AF7701">
              <w:rPr>
                <w:b/>
                <w:bCs/>
                <w:noProof/>
              </w:rPr>
              <w:t>Error! Hyperlink reference not valid.</w:t>
            </w:r>
          </w:ins>
          <w:del w:id="289"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90" w:author="David Conklin" w:date="2020-06-28T07:26:00Z">
            <w:r w:rsidR="006313A1" w:rsidDel="008E6C13">
              <w:rPr>
                <w:noProof/>
                <w:webHidden/>
              </w:rPr>
              <w:delText>20</w:delText>
            </w:r>
          </w:del>
          <w:del w:id="291" w:author="David Conklin" w:date="2020-06-28T14:10:00Z">
            <w:r w:rsidR="006313A1" w:rsidDel="00275338">
              <w:rPr>
                <w:noProof/>
                <w:webHidden/>
              </w:rPr>
              <w:fldChar w:fldCharType="end"/>
            </w:r>
            <w:r w:rsidDel="00275338">
              <w:rPr>
                <w:noProof/>
              </w:rPr>
              <w:fldChar w:fldCharType="end"/>
            </w:r>
          </w:del>
        </w:p>
        <w:p w14:paraId="0CEF23B8" w14:textId="3D6F17AC" w:rsidR="006313A1" w:rsidDel="00275338" w:rsidRDefault="008E6C13">
          <w:pPr>
            <w:pStyle w:val="TOC1"/>
            <w:tabs>
              <w:tab w:val="right" w:leader="dot" w:pos="9350"/>
            </w:tabs>
            <w:rPr>
              <w:del w:id="292" w:author="David Conklin" w:date="2020-06-28T14:10:00Z"/>
              <w:rFonts w:eastAsiaTheme="minorEastAsia"/>
              <w:noProof/>
            </w:rPr>
          </w:pPr>
          <w:del w:id="293"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4" w:author="David Conklin" w:date="2020-07-02T18:47:00Z">
            <w:r w:rsidR="00AF7701">
              <w:rPr>
                <w:b/>
                <w:bCs/>
                <w:noProof/>
              </w:rPr>
              <w:t>Error! Hyperlink reference not valid.</w:t>
            </w:r>
          </w:ins>
          <w:del w:id="295"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6" w:author="David Conklin" w:date="2020-06-28T07:26:00Z">
            <w:r w:rsidR="006313A1" w:rsidDel="008E6C13">
              <w:rPr>
                <w:noProof/>
                <w:webHidden/>
              </w:rPr>
              <w:delText>21</w:delText>
            </w:r>
          </w:del>
          <w:del w:id="297" w:author="David Conklin" w:date="2020-06-28T14:10:00Z">
            <w:r w:rsidR="006313A1" w:rsidDel="00275338">
              <w:rPr>
                <w:noProof/>
                <w:webHidden/>
              </w:rPr>
              <w:fldChar w:fldCharType="end"/>
            </w:r>
            <w:r w:rsidDel="00275338">
              <w:rPr>
                <w:noProof/>
              </w:rPr>
              <w:fldChar w:fldCharType="end"/>
            </w:r>
          </w:del>
        </w:p>
        <w:p w14:paraId="4D3A1020" w14:textId="1C747812" w:rsidR="006313A1" w:rsidDel="00275338" w:rsidRDefault="008E6C13">
          <w:pPr>
            <w:pStyle w:val="TOC1"/>
            <w:tabs>
              <w:tab w:val="right" w:leader="dot" w:pos="9350"/>
            </w:tabs>
            <w:rPr>
              <w:del w:id="298" w:author="David Conklin" w:date="2020-06-28T14:10:00Z"/>
              <w:rFonts w:eastAsiaTheme="minorEastAsia"/>
              <w:noProof/>
            </w:rPr>
          </w:pPr>
          <w:del w:id="299"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300" w:author="David Conklin" w:date="2020-07-02T18:47:00Z">
            <w:r w:rsidR="00AF7701">
              <w:rPr>
                <w:b/>
                <w:bCs/>
                <w:noProof/>
              </w:rPr>
              <w:t>Error! Hyperlink reference not valid.</w:t>
            </w:r>
          </w:ins>
          <w:del w:id="301"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302" w:author="David Conklin" w:date="2020-06-28T07:26:00Z">
            <w:r w:rsidR="006313A1" w:rsidDel="008E6C13">
              <w:rPr>
                <w:noProof/>
                <w:webHidden/>
              </w:rPr>
              <w:delText>21</w:delText>
            </w:r>
          </w:del>
          <w:del w:id="303" w:author="David Conklin" w:date="2020-06-28T14:10:00Z">
            <w:r w:rsidR="006313A1" w:rsidDel="00275338">
              <w:rPr>
                <w:noProof/>
                <w:webHidden/>
              </w:rPr>
              <w:fldChar w:fldCharType="end"/>
            </w:r>
            <w:r w:rsidDel="00275338">
              <w:rPr>
                <w:noProof/>
              </w:rPr>
              <w:fldChar w:fldCharType="end"/>
            </w:r>
          </w:del>
        </w:p>
        <w:p w14:paraId="47898400" w14:textId="14D970DF" w:rsidR="006313A1" w:rsidDel="00275338" w:rsidRDefault="008E6C13">
          <w:pPr>
            <w:pStyle w:val="TOC1"/>
            <w:tabs>
              <w:tab w:val="right" w:leader="dot" w:pos="9350"/>
            </w:tabs>
            <w:rPr>
              <w:del w:id="304" w:author="David Conklin" w:date="2020-06-28T14:10:00Z"/>
              <w:rFonts w:eastAsiaTheme="minorEastAsia"/>
              <w:noProof/>
            </w:rPr>
          </w:pPr>
          <w:del w:id="305"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6" w:author="David Conklin" w:date="2020-07-02T18:47:00Z">
            <w:r w:rsidR="00AF7701">
              <w:rPr>
                <w:b/>
                <w:bCs/>
                <w:noProof/>
              </w:rPr>
              <w:t>Error! Hyperlink reference not valid.</w:t>
            </w:r>
          </w:ins>
          <w:del w:id="307"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08" w:author="David Conklin" w:date="2020-06-28T07:26:00Z">
            <w:r w:rsidR="006313A1" w:rsidDel="008E6C13">
              <w:rPr>
                <w:noProof/>
                <w:webHidden/>
              </w:rPr>
              <w:delText>22</w:delText>
            </w:r>
          </w:del>
          <w:del w:id="309" w:author="David Conklin" w:date="2020-06-28T14:10:00Z">
            <w:r w:rsidR="006313A1" w:rsidDel="00275338">
              <w:rPr>
                <w:noProof/>
                <w:webHidden/>
              </w:rPr>
              <w:fldChar w:fldCharType="end"/>
            </w:r>
            <w:r w:rsidDel="00275338">
              <w:rPr>
                <w:noProof/>
              </w:rPr>
              <w:fldChar w:fldCharType="end"/>
            </w:r>
          </w:del>
        </w:p>
        <w:p w14:paraId="0199CED1" w14:textId="486FF215" w:rsidR="006313A1" w:rsidDel="00275338" w:rsidRDefault="008E6C13">
          <w:pPr>
            <w:pStyle w:val="TOC1"/>
            <w:tabs>
              <w:tab w:val="right" w:leader="dot" w:pos="9350"/>
            </w:tabs>
            <w:rPr>
              <w:del w:id="310" w:author="David Conklin" w:date="2020-06-28T14:10:00Z"/>
              <w:rFonts w:eastAsiaTheme="minorEastAsia"/>
              <w:noProof/>
            </w:rPr>
          </w:pPr>
          <w:del w:id="311"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12" w:author="David Conklin" w:date="2020-07-02T18:47:00Z">
            <w:r w:rsidR="00AF7701">
              <w:rPr>
                <w:b/>
                <w:bCs/>
                <w:noProof/>
              </w:rPr>
              <w:t>Error! Hyperlink reference not valid.</w:t>
            </w:r>
          </w:ins>
          <w:del w:id="313"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4" w:author="David Conklin" w:date="2020-06-28T07:26:00Z">
            <w:r w:rsidR="006313A1" w:rsidDel="008E6C13">
              <w:rPr>
                <w:noProof/>
                <w:webHidden/>
              </w:rPr>
              <w:delText>22</w:delText>
            </w:r>
          </w:del>
          <w:del w:id="315" w:author="David Conklin" w:date="2020-06-28T14:10:00Z">
            <w:r w:rsidR="006313A1" w:rsidDel="00275338">
              <w:rPr>
                <w:noProof/>
                <w:webHidden/>
              </w:rPr>
              <w:fldChar w:fldCharType="end"/>
            </w:r>
            <w:r w:rsidDel="00275338">
              <w:rPr>
                <w:noProof/>
              </w:rPr>
              <w:fldChar w:fldCharType="end"/>
            </w:r>
          </w:del>
        </w:p>
        <w:p w14:paraId="049FE11A" w14:textId="65F25443" w:rsidR="006313A1" w:rsidDel="00275338" w:rsidRDefault="008E6C13">
          <w:pPr>
            <w:pStyle w:val="TOC1"/>
            <w:tabs>
              <w:tab w:val="right" w:leader="dot" w:pos="9350"/>
            </w:tabs>
            <w:rPr>
              <w:del w:id="316" w:author="David Conklin" w:date="2020-06-28T14:10:00Z"/>
              <w:rFonts w:eastAsiaTheme="minorEastAsia"/>
              <w:noProof/>
            </w:rPr>
          </w:pPr>
          <w:del w:id="317"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18" w:author="David Conklin" w:date="2020-07-02T18:47:00Z">
            <w:r w:rsidR="00AF7701">
              <w:rPr>
                <w:b/>
                <w:bCs/>
                <w:noProof/>
              </w:rPr>
              <w:t>Error! Hyperlink reference not valid.</w:t>
            </w:r>
          </w:ins>
          <w:del w:id="319"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20" w:author="David Conklin" w:date="2020-06-28T07:26:00Z">
            <w:r w:rsidR="006313A1" w:rsidDel="008E6C13">
              <w:rPr>
                <w:noProof/>
                <w:webHidden/>
              </w:rPr>
              <w:delText>23</w:delText>
            </w:r>
          </w:del>
          <w:del w:id="321" w:author="David Conklin" w:date="2020-06-28T14:10:00Z">
            <w:r w:rsidR="006313A1" w:rsidDel="00275338">
              <w:rPr>
                <w:noProof/>
                <w:webHidden/>
              </w:rPr>
              <w:fldChar w:fldCharType="end"/>
            </w:r>
            <w:r w:rsidDel="00275338">
              <w:rPr>
                <w:noProof/>
              </w:rPr>
              <w:fldChar w:fldCharType="end"/>
            </w:r>
          </w:del>
        </w:p>
        <w:p w14:paraId="048B4644" w14:textId="77E639FC" w:rsidR="006313A1" w:rsidDel="00275338" w:rsidRDefault="008E6C13">
          <w:pPr>
            <w:pStyle w:val="TOC1"/>
            <w:tabs>
              <w:tab w:val="right" w:leader="dot" w:pos="9350"/>
            </w:tabs>
            <w:rPr>
              <w:del w:id="322" w:author="David Conklin" w:date="2020-06-28T14:10:00Z"/>
              <w:rFonts w:eastAsiaTheme="minorEastAsia"/>
              <w:noProof/>
            </w:rPr>
          </w:pPr>
          <w:del w:id="323"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4" w:author="David Conklin" w:date="2020-07-02T18:47:00Z">
            <w:r w:rsidR="00AF7701">
              <w:rPr>
                <w:b/>
                <w:bCs/>
                <w:noProof/>
              </w:rPr>
              <w:t>Error! Hyperlink reference not valid.</w:t>
            </w:r>
          </w:ins>
          <w:del w:id="325"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6" w:author="David Conklin" w:date="2020-06-28T07:26:00Z">
            <w:r w:rsidR="006313A1" w:rsidDel="008E6C13">
              <w:rPr>
                <w:noProof/>
                <w:webHidden/>
              </w:rPr>
              <w:delText>23</w:delText>
            </w:r>
          </w:del>
          <w:del w:id="327" w:author="David Conklin" w:date="2020-06-28T14:10:00Z">
            <w:r w:rsidR="006313A1" w:rsidDel="00275338">
              <w:rPr>
                <w:noProof/>
                <w:webHidden/>
              </w:rPr>
              <w:fldChar w:fldCharType="end"/>
            </w:r>
            <w:r w:rsidDel="00275338">
              <w:rPr>
                <w:noProof/>
              </w:rPr>
              <w:fldChar w:fldCharType="end"/>
            </w:r>
          </w:del>
        </w:p>
        <w:p w14:paraId="6E1356EE" w14:textId="2492DB78" w:rsidR="006313A1" w:rsidDel="00275338" w:rsidRDefault="008E6C13">
          <w:pPr>
            <w:pStyle w:val="TOC1"/>
            <w:tabs>
              <w:tab w:val="right" w:leader="dot" w:pos="9350"/>
            </w:tabs>
            <w:rPr>
              <w:del w:id="328" w:author="David Conklin" w:date="2020-06-28T14:10:00Z"/>
              <w:rFonts w:eastAsiaTheme="minorEastAsia"/>
              <w:noProof/>
            </w:rPr>
          </w:pPr>
          <w:del w:id="329"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30" w:author="David Conklin" w:date="2020-07-02T18:47:00Z">
            <w:r w:rsidR="00AF7701">
              <w:rPr>
                <w:b/>
                <w:bCs/>
                <w:noProof/>
              </w:rPr>
              <w:t>Error! Hyperlink reference not valid.</w:t>
            </w:r>
          </w:ins>
          <w:del w:id="331"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32" w:author="David Conklin" w:date="2020-06-28T07:26:00Z">
            <w:r w:rsidR="006313A1" w:rsidDel="008E6C13">
              <w:rPr>
                <w:noProof/>
                <w:webHidden/>
              </w:rPr>
              <w:delText>25</w:delText>
            </w:r>
          </w:del>
          <w:del w:id="333" w:author="David Conklin" w:date="2020-06-28T14:10:00Z">
            <w:r w:rsidR="006313A1" w:rsidDel="00275338">
              <w:rPr>
                <w:noProof/>
                <w:webHidden/>
              </w:rPr>
              <w:fldChar w:fldCharType="end"/>
            </w:r>
            <w:r w:rsidDel="00275338">
              <w:rPr>
                <w:noProof/>
              </w:rPr>
              <w:fldChar w:fldCharType="end"/>
            </w:r>
          </w:del>
        </w:p>
        <w:p w14:paraId="76FADA2D" w14:textId="0F287C4E" w:rsidR="006313A1" w:rsidDel="00275338" w:rsidRDefault="008E6C13">
          <w:pPr>
            <w:pStyle w:val="TOC2"/>
            <w:tabs>
              <w:tab w:val="right" w:leader="dot" w:pos="9350"/>
            </w:tabs>
            <w:rPr>
              <w:del w:id="334" w:author="David Conklin" w:date="2020-06-28T14:10:00Z"/>
              <w:rFonts w:eastAsiaTheme="minorEastAsia"/>
              <w:noProof/>
            </w:rPr>
          </w:pPr>
          <w:del w:id="335"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6" w:author="David Conklin" w:date="2020-07-02T18:47:00Z">
            <w:r w:rsidR="00AF7701">
              <w:rPr>
                <w:b/>
                <w:bCs/>
                <w:noProof/>
              </w:rPr>
              <w:t>Error! Hyperlink reference not valid.</w:t>
            </w:r>
          </w:ins>
          <w:del w:id="337"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38" w:author="David Conklin" w:date="2020-06-28T07:26:00Z">
            <w:r w:rsidR="006313A1" w:rsidDel="008E6C13">
              <w:rPr>
                <w:noProof/>
                <w:webHidden/>
              </w:rPr>
              <w:delText>25</w:delText>
            </w:r>
          </w:del>
          <w:del w:id="339" w:author="David Conklin" w:date="2020-06-28T14:10:00Z">
            <w:r w:rsidR="006313A1" w:rsidDel="00275338">
              <w:rPr>
                <w:noProof/>
                <w:webHidden/>
              </w:rPr>
              <w:fldChar w:fldCharType="end"/>
            </w:r>
            <w:r w:rsidDel="00275338">
              <w:rPr>
                <w:noProof/>
              </w:rPr>
              <w:fldChar w:fldCharType="end"/>
            </w:r>
          </w:del>
        </w:p>
        <w:p w14:paraId="1090E683" w14:textId="5F37B9EF" w:rsidR="006313A1" w:rsidDel="00275338" w:rsidRDefault="008E6C13">
          <w:pPr>
            <w:pStyle w:val="TOC2"/>
            <w:tabs>
              <w:tab w:val="right" w:leader="dot" w:pos="9350"/>
            </w:tabs>
            <w:rPr>
              <w:del w:id="340" w:author="David Conklin" w:date="2020-06-28T14:10:00Z"/>
              <w:rFonts w:eastAsiaTheme="minorEastAsia"/>
              <w:noProof/>
            </w:rPr>
          </w:pPr>
          <w:del w:id="341"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42" w:author="David Conklin" w:date="2020-07-02T18:47:00Z">
            <w:r w:rsidR="00AF7701">
              <w:rPr>
                <w:b/>
                <w:bCs/>
                <w:noProof/>
              </w:rPr>
              <w:t>Error! Hyperlink reference not valid.</w:t>
            </w:r>
          </w:ins>
          <w:del w:id="343"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4" w:author="David Conklin" w:date="2020-06-28T07:26:00Z">
            <w:r w:rsidR="006313A1" w:rsidDel="008E6C13">
              <w:rPr>
                <w:noProof/>
                <w:webHidden/>
              </w:rPr>
              <w:delText>27</w:delText>
            </w:r>
          </w:del>
          <w:del w:id="345" w:author="David Conklin" w:date="2020-06-28T14:10:00Z">
            <w:r w:rsidR="006313A1" w:rsidDel="00275338">
              <w:rPr>
                <w:noProof/>
                <w:webHidden/>
              </w:rPr>
              <w:fldChar w:fldCharType="end"/>
            </w:r>
            <w:r w:rsidDel="00275338">
              <w:rPr>
                <w:noProof/>
              </w:rPr>
              <w:fldChar w:fldCharType="end"/>
            </w:r>
          </w:del>
        </w:p>
        <w:p w14:paraId="21E7F44D" w14:textId="22A76B75" w:rsidR="006313A1" w:rsidDel="00275338" w:rsidRDefault="008E6C13">
          <w:pPr>
            <w:pStyle w:val="TOC1"/>
            <w:tabs>
              <w:tab w:val="right" w:leader="dot" w:pos="9350"/>
            </w:tabs>
            <w:rPr>
              <w:del w:id="346" w:author="David Conklin" w:date="2020-06-28T14:10:00Z"/>
              <w:rFonts w:eastAsiaTheme="minorEastAsia"/>
              <w:noProof/>
            </w:rPr>
          </w:pPr>
          <w:del w:id="347"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48" w:author="David Conklin" w:date="2020-07-02T18:47:00Z">
            <w:r w:rsidR="00AF7701">
              <w:rPr>
                <w:b/>
                <w:bCs/>
                <w:noProof/>
              </w:rPr>
              <w:t>Error! Hyperlink reference not valid.</w:t>
            </w:r>
          </w:ins>
          <w:del w:id="349"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50" w:author="David Conklin" w:date="2020-06-28T07:26:00Z">
            <w:r w:rsidR="006313A1" w:rsidDel="008E6C13">
              <w:rPr>
                <w:noProof/>
                <w:webHidden/>
              </w:rPr>
              <w:delText>27</w:delText>
            </w:r>
          </w:del>
          <w:del w:id="351" w:author="David Conklin" w:date="2020-06-28T14:10:00Z">
            <w:r w:rsidR="006313A1" w:rsidDel="00275338">
              <w:rPr>
                <w:noProof/>
                <w:webHidden/>
              </w:rPr>
              <w:fldChar w:fldCharType="end"/>
            </w:r>
            <w:r w:rsidDel="00275338">
              <w:rPr>
                <w:noProof/>
              </w:rPr>
              <w:fldChar w:fldCharType="end"/>
            </w:r>
          </w:del>
        </w:p>
        <w:p w14:paraId="5A93F71A" w14:textId="195E7E75" w:rsidR="006313A1" w:rsidDel="00275338" w:rsidRDefault="008E6C13">
          <w:pPr>
            <w:pStyle w:val="TOC1"/>
            <w:tabs>
              <w:tab w:val="right" w:leader="dot" w:pos="9350"/>
            </w:tabs>
            <w:rPr>
              <w:del w:id="352" w:author="David Conklin" w:date="2020-06-28T14:10:00Z"/>
              <w:rFonts w:eastAsiaTheme="minorEastAsia"/>
              <w:noProof/>
            </w:rPr>
          </w:pPr>
          <w:del w:id="353"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4" w:author="David Conklin" w:date="2020-07-02T18:47:00Z">
            <w:r w:rsidR="00AF7701">
              <w:rPr>
                <w:b/>
                <w:bCs/>
                <w:noProof/>
              </w:rPr>
              <w:t>Error! Hyperlink reference not valid.</w:t>
            </w:r>
          </w:ins>
          <w:del w:id="355"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6" w:author="David Conklin" w:date="2020-06-28T07:26:00Z">
            <w:r w:rsidR="006313A1" w:rsidDel="008E6C13">
              <w:rPr>
                <w:noProof/>
                <w:webHidden/>
              </w:rPr>
              <w:delText>28</w:delText>
            </w:r>
          </w:del>
          <w:del w:id="357" w:author="David Conklin" w:date="2020-06-28T14:10:00Z">
            <w:r w:rsidR="006313A1" w:rsidDel="00275338">
              <w:rPr>
                <w:noProof/>
                <w:webHidden/>
              </w:rPr>
              <w:fldChar w:fldCharType="end"/>
            </w:r>
            <w:r w:rsidDel="00275338">
              <w:rPr>
                <w:noProof/>
              </w:rPr>
              <w:fldChar w:fldCharType="end"/>
            </w:r>
          </w:del>
        </w:p>
        <w:p w14:paraId="797B8512" w14:textId="24883071" w:rsidR="006313A1" w:rsidDel="00275338" w:rsidRDefault="008E6C13">
          <w:pPr>
            <w:pStyle w:val="TOC1"/>
            <w:tabs>
              <w:tab w:val="right" w:leader="dot" w:pos="9350"/>
            </w:tabs>
            <w:rPr>
              <w:del w:id="358" w:author="David Conklin" w:date="2020-06-28T14:10:00Z"/>
              <w:rFonts w:eastAsiaTheme="minorEastAsia"/>
              <w:noProof/>
            </w:rPr>
          </w:pPr>
          <w:del w:id="359"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60" w:author="David Conklin" w:date="2020-07-02T18:47:00Z">
            <w:r w:rsidR="00AF7701">
              <w:rPr>
                <w:b/>
                <w:bCs/>
                <w:noProof/>
              </w:rPr>
              <w:t>Error! Hyperlink reference not valid.</w:t>
            </w:r>
          </w:ins>
          <w:del w:id="361"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62" w:author="David Conklin" w:date="2020-06-28T07:26:00Z">
            <w:r w:rsidR="006313A1" w:rsidDel="008E6C13">
              <w:rPr>
                <w:noProof/>
                <w:webHidden/>
              </w:rPr>
              <w:delText>30</w:delText>
            </w:r>
          </w:del>
          <w:del w:id="363" w:author="David Conklin" w:date="2020-06-28T14:10:00Z">
            <w:r w:rsidR="006313A1" w:rsidDel="00275338">
              <w:rPr>
                <w:noProof/>
                <w:webHidden/>
              </w:rPr>
              <w:fldChar w:fldCharType="end"/>
            </w:r>
            <w:r w:rsidDel="00275338">
              <w:rPr>
                <w:noProof/>
              </w:rPr>
              <w:fldChar w:fldCharType="end"/>
            </w:r>
          </w:del>
        </w:p>
        <w:p w14:paraId="12AD0192" w14:textId="668AC87D" w:rsidR="006313A1" w:rsidDel="00275338" w:rsidRDefault="008E6C13">
          <w:pPr>
            <w:pStyle w:val="TOC1"/>
            <w:tabs>
              <w:tab w:val="right" w:leader="dot" w:pos="9350"/>
            </w:tabs>
            <w:rPr>
              <w:del w:id="364" w:author="David Conklin" w:date="2020-06-28T14:10:00Z"/>
              <w:rFonts w:eastAsiaTheme="minorEastAsia"/>
              <w:noProof/>
            </w:rPr>
          </w:pPr>
          <w:del w:id="365"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6" w:author="David Conklin" w:date="2020-07-02T18:47:00Z">
            <w:r w:rsidR="00AF7701">
              <w:rPr>
                <w:b/>
                <w:bCs/>
                <w:noProof/>
              </w:rPr>
              <w:t>Error! Hyperlink reference not valid.</w:t>
            </w:r>
          </w:ins>
          <w:del w:id="367"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68" w:author="David Conklin" w:date="2020-06-28T07:26:00Z">
            <w:r w:rsidR="006313A1" w:rsidDel="008E6C13">
              <w:rPr>
                <w:noProof/>
                <w:webHidden/>
              </w:rPr>
              <w:delText>30</w:delText>
            </w:r>
          </w:del>
          <w:del w:id="369"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70" w:author="David Conklin" w:date="2020-06-28T07:28:00Z">
        <w:r w:rsidR="008E6C13">
          <w:rPr>
            <w:noProof/>
            <w:webHidden/>
          </w:rPr>
          <w:t>8</w:t>
        </w:r>
      </w:ins>
      <w:del w:id="371"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72" w:author="David Conklin" w:date="2020-06-28T07:28:00Z">
        <w:r>
          <w:rPr>
            <w:noProof/>
            <w:webHidden/>
          </w:rPr>
          <w:t>9</w:t>
        </w:r>
      </w:ins>
      <w:del w:id="373"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4" w:author="David Conklin" w:date="2020-06-28T07:28:00Z">
        <w:r>
          <w:rPr>
            <w:noProof/>
            <w:webHidden/>
          </w:rPr>
          <w:t>10</w:t>
        </w:r>
      </w:ins>
      <w:del w:id="375"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6" w:author="David Conklin" w:date="2020-06-28T07:28:00Z">
        <w:r>
          <w:rPr>
            <w:noProof/>
            <w:webHidden/>
          </w:rPr>
          <w:t>11</w:t>
        </w:r>
      </w:ins>
      <w:del w:id="377"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78" w:author="David Conklin" w:date="2020-06-28T07:28:00Z">
        <w:r>
          <w:rPr>
            <w:noProof/>
            <w:webHidden/>
          </w:rPr>
          <w:t>12</w:t>
        </w:r>
      </w:ins>
      <w:del w:id="379"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80" w:author="David Conklin" w:date="2020-06-28T07:28:00Z">
        <w:r>
          <w:rPr>
            <w:noProof/>
            <w:webHidden/>
          </w:rPr>
          <w:t>26</w:t>
        </w:r>
      </w:ins>
      <w:del w:id="381"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82" w:name="_Toc44608038"/>
      <w:r>
        <w:t>What is a digital handbook?</w:t>
      </w:r>
      <w:bookmarkEnd w:id="38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83" w:name="_Toc44608039"/>
      <w:r>
        <w:t>CW3M c</w:t>
      </w:r>
      <w:r w:rsidR="00C70B81">
        <w:t>oncept</w:t>
      </w:r>
      <w:bookmarkEnd w:id="383"/>
      <w:r>
        <w:t xml:space="preserve"> </w:t>
      </w:r>
    </w:p>
    <w:p w14:paraId="7E41CEB8" w14:textId="77777777" w:rsidR="000D6396" w:rsidRDefault="000D6396" w:rsidP="00A43D30"/>
    <w:p w14:paraId="3DA45CFC" w14:textId="77777777" w:rsidR="000D6396" w:rsidRDefault="00C46F0A" w:rsidP="00C46F0A">
      <w:pPr>
        <w:pStyle w:val="Heading2"/>
      </w:pPr>
      <w:bookmarkStart w:id="384" w:name="_Toc44608040"/>
      <w:r>
        <w:t>A different kind of community model</w:t>
      </w:r>
      <w:bookmarkEnd w:id="384"/>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w:t>
      </w:r>
      <w:r>
        <w:lastRenderedPageBreak/>
        <w:t>“Community”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5" w:author="David Conklin" w:date="2020-06-28T15:39:00Z">
        <w:r w:rsidR="00232CB2">
          <w:t xml:space="preserve">- </w:t>
        </w:r>
      </w:ins>
      <w:del w:id="386" w:author="David Conklin" w:date="2020-06-28T15:39:00Z">
        <w:r w:rsidR="00E11E6C" w:rsidDel="00232CB2">
          <w:delText>(</w:delText>
        </w:r>
      </w:del>
      <w:r w:rsidR="00E11E6C">
        <w:t>the stakeholder community</w:t>
      </w:r>
      <w:del w:id="387"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88" w:name="_Toc44608041"/>
      <w:r>
        <w:t>What CW3M is for</w:t>
      </w:r>
      <w:bookmarkEnd w:id="388"/>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89" w:author="David Conklin" w:date="2020-06-28T15:09:00Z">
        <w:r w:rsidR="00BD0F8C">
          <w:rPr>
            <w:rFonts w:cstheme="minorHAnsi"/>
          </w:rPr>
          <w:t>As of mid 2020, model data files have been set up</w:t>
        </w:r>
      </w:ins>
      <w:ins w:id="390" w:author="David Conklin" w:date="2020-06-28T15:10:00Z">
        <w:r w:rsidR="00BD0F8C">
          <w:rPr>
            <w:rFonts w:cstheme="minorHAnsi"/>
          </w:rPr>
          <w:t xml:space="preserve"> for 13 study areas: the </w:t>
        </w:r>
      </w:ins>
      <w:ins w:id="391" w:author="David Conklin" w:date="2020-06-28T15:13:00Z">
        <w:r w:rsidR="00BD0F8C">
          <w:rPr>
            <w:rFonts w:cstheme="minorHAnsi"/>
          </w:rPr>
          <w:t xml:space="preserve">entire </w:t>
        </w:r>
      </w:ins>
      <w:ins w:id="392" w:author="David Conklin" w:date="2020-06-28T15:10:00Z">
        <w:r w:rsidR="00BD0F8C">
          <w:rPr>
            <w:rFonts w:cstheme="minorHAnsi"/>
          </w:rPr>
          <w:t>Willamette basin</w:t>
        </w:r>
      </w:ins>
      <w:ins w:id="393" w:author="David Conklin" w:date="2020-06-28T15:13:00Z">
        <w:r w:rsidR="00BD0F8C">
          <w:rPr>
            <w:rFonts w:cstheme="minorHAnsi"/>
          </w:rPr>
          <w:t>;</w:t>
        </w:r>
      </w:ins>
      <w:ins w:id="394" w:author="David Conklin" w:date="2020-06-28T15:10:00Z">
        <w:r w:rsidR="00BD0F8C">
          <w:rPr>
            <w:rFonts w:cstheme="minorHAnsi"/>
          </w:rPr>
          <w:t xml:space="preserve"> the smaller b</w:t>
        </w:r>
      </w:ins>
      <w:ins w:id="395" w:author="David Conklin" w:date="2020-06-28T15:11:00Z">
        <w:r w:rsidR="00BD0F8C">
          <w:rPr>
            <w:rFonts w:cstheme="minorHAnsi"/>
          </w:rPr>
          <w:t xml:space="preserve">asins drained by the Clackamas, Long Tom, Luckiamute, Marys, McKenzie, Molalla, North Santiam, </w:t>
        </w:r>
      </w:ins>
      <w:ins w:id="396" w:author="David Conklin" w:date="2020-06-28T15:12:00Z">
        <w:r w:rsidR="00BD0F8C">
          <w:rPr>
            <w:rFonts w:cstheme="minorHAnsi"/>
          </w:rPr>
          <w:t>Pudding, and Tualatin rivers</w:t>
        </w:r>
      </w:ins>
      <w:ins w:id="397" w:author="David Conklin" w:date="2020-06-28T15:13:00Z">
        <w:r w:rsidR="00BD0F8C">
          <w:rPr>
            <w:rFonts w:cstheme="minorHAnsi"/>
          </w:rPr>
          <w:t>; the Chicken Creek watershed in the Tualatin basin; and the</w:t>
        </w:r>
      </w:ins>
      <w:ins w:id="398" w:author="David Conklin" w:date="2020-06-28T15:14:00Z">
        <w:r w:rsidR="00BD0F8C">
          <w:rPr>
            <w:rFonts w:cstheme="minorHAnsi"/>
          </w:rPr>
          <w:t xml:space="preserve"> upper Willamette basin, composed of the areas drained by the Coast Fork, the Middle Fork, and the McKenzie rivers</w:t>
        </w:r>
      </w:ins>
      <w:ins w:id="399" w:author="David Conklin" w:date="2020-06-28T15:15:00Z">
        <w:r w:rsidR="00BD0F8C">
          <w:rPr>
            <w:rFonts w:cstheme="minorHAnsi"/>
          </w:rPr>
          <w:t>.</w:t>
        </w:r>
      </w:ins>
      <w:del w:id="400"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401" w:author="David Conklin" w:date="2020-06-28T15:15:00Z">
        <w:r w:rsidR="00BD0F8C">
          <w:rPr>
            <w:rFonts w:cstheme="minorHAnsi"/>
          </w:rPr>
          <w:t>.</w:t>
        </w:r>
      </w:ins>
      <w:r w:rsidRPr="00EC7B8F">
        <w:rPr>
          <w:rFonts w:cstheme="minorHAnsi"/>
        </w:rPr>
        <w:t xml:space="preserve"> </w:t>
      </w:r>
      <w:ins w:id="402" w:author="David Conklin" w:date="2020-06-28T15:16:00Z">
        <w:r w:rsidR="00BD0F8C">
          <w:rPr>
            <w:rFonts w:cstheme="minorHAnsi"/>
          </w:rPr>
          <w:t xml:space="preserve"> </w:t>
        </w:r>
      </w:ins>
      <w:del w:id="403" w:author="David Conklin" w:date="2020-06-28T15:16:00Z">
        <w:r w:rsidRPr="00EC7B8F" w:rsidDel="00BD0F8C">
          <w:rPr>
            <w:rFonts w:cstheme="minorHAnsi"/>
          </w:rPr>
          <w:delText>this past s</w:delText>
        </w:r>
      </w:del>
      <w:del w:id="404"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5" w:name="_Toc44608042"/>
      <w:r>
        <w:t>Management and maintenance</w:t>
      </w:r>
      <w:bookmarkEnd w:id="405"/>
    </w:p>
    <w:p w14:paraId="3B651A5F" w14:textId="5408C329" w:rsidR="00F20635" w:rsidRDefault="007E3C93" w:rsidP="004F54A5">
      <w:pPr>
        <w:ind w:firstLine="720"/>
        <w:rPr>
          <w:ins w:id="406" w:author="David Conklin" w:date="2020-06-28T15:32:00Z"/>
        </w:rPr>
      </w:pPr>
      <w:r>
        <w:t xml:space="preserve">Unlike for NCAR’s community models, there is no large organization behind CW3M.  </w:t>
      </w:r>
      <w:ins w:id="407" w:author="David Conklin" w:date="2020-06-28T15:16:00Z">
        <w:r w:rsidR="007257C6">
          <w:t>A C</w:t>
        </w:r>
      </w:ins>
      <w:ins w:id="408" w:author="David Conklin" w:date="2020-06-28T15:17:00Z">
        <w:r w:rsidR="007257C6">
          <w:t xml:space="preserve">W3M Steering Committee has been set up and is composed of 8 individuals </w:t>
        </w:r>
      </w:ins>
      <w:ins w:id="409" w:author="David Conklin" w:date="2020-06-28T15:18:00Z">
        <w:r w:rsidR="007257C6">
          <w:t>who have agreed to a memorandum of understanding</w:t>
        </w:r>
      </w:ins>
      <w:ins w:id="410" w:author="David Conklin" w:date="2020-06-28T15:25:00Z">
        <w:r w:rsidR="00F8477A">
          <w:t xml:space="preserve"> (MOU)</w:t>
        </w:r>
      </w:ins>
      <w:ins w:id="411" w:author="David Conklin" w:date="2020-06-28T15:19:00Z">
        <w:r w:rsidR="006076FE">
          <w:t xml:space="preserve">.  The text of </w:t>
        </w:r>
      </w:ins>
      <w:ins w:id="412" w:author="David Conklin" w:date="2020-06-28T15:20:00Z">
        <w:r w:rsidR="006076FE">
          <w:t>the MOU is a separate file in the digital handbook.</w:t>
        </w:r>
      </w:ins>
      <w:ins w:id="413" w:author="David Conklin" w:date="2020-06-28T15:23:00Z">
        <w:r w:rsidR="00F8477A">
          <w:t xml:space="preserve">  The steering committee meets quarterly over the Internet</w:t>
        </w:r>
      </w:ins>
      <w:ins w:id="414" w:author="David Conklin" w:date="2020-06-28T15:24:00Z">
        <w:r w:rsidR="00F8477A">
          <w:t xml:space="preserve">.  </w:t>
        </w:r>
      </w:ins>
      <w:ins w:id="415" w:author="David Conklin" w:date="2020-06-28T15:32:00Z">
        <w:r w:rsidR="00F20635">
          <w:t xml:space="preserve">Rebecca McCoun is the </w:t>
        </w:r>
      </w:ins>
      <w:ins w:id="416" w:author="David Conklin" w:date="2020-06-28T15:33:00Z">
        <w:r w:rsidR="00F20635">
          <w:t>current steering committee chairperson</w:t>
        </w:r>
      </w:ins>
      <w:ins w:id="417" w:author="David Conklin" w:date="2020-06-28T15:34:00Z">
        <w:r w:rsidR="00F20635">
          <w:t xml:space="preserve">.  She can be reached by email at </w:t>
        </w:r>
      </w:ins>
      <w:ins w:id="418" w:author="David Conklin" w:date="2020-06-28T15:35:00Z">
        <w:r w:rsidR="00F20635">
          <w:t>northsantiamwc@gmail.com.</w:t>
        </w:r>
      </w:ins>
      <w:ins w:id="419" w:author="David Conklin" w:date="2020-06-28T15:33:00Z">
        <w:r w:rsidR="00F20635">
          <w:t xml:space="preserve"> </w:t>
        </w:r>
      </w:ins>
    </w:p>
    <w:p w14:paraId="01C6F298" w14:textId="05E3FC83" w:rsidR="007E3C93" w:rsidRDefault="00F8477A">
      <w:pPr>
        <w:ind w:firstLine="720"/>
      </w:pPr>
      <w:ins w:id="420" w:author="David Conklin" w:date="2020-06-28T15:24:00Z">
        <w:r>
          <w:t xml:space="preserve">As of mid-2020, Oregon Freshwater </w:t>
        </w:r>
      </w:ins>
      <w:ins w:id="421" w:author="David Conklin" w:date="2020-06-28T15:28:00Z">
        <w:r w:rsidR="004F54A5">
          <w:t xml:space="preserve">Simulations (Freshwater) </w:t>
        </w:r>
      </w:ins>
      <w:ins w:id="422" w:author="David Conklin" w:date="2020-06-28T15:24:00Z">
        <w:r>
          <w:t xml:space="preserve">is continuing as the </w:t>
        </w:r>
      </w:ins>
      <w:ins w:id="423" w:author="David Conklin" w:date="2020-06-28T15:25:00Z">
        <w:r>
          <w:t>“principal developer” of CW3M, a role described in the MOU.</w:t>
        </w:r>
      </w:ins>
      <w:ins w:id="424" w:author="David Conklin" w:date="2020-06-28T15:28:00Z">
        <w:r w:rsidR="004F54A5">
          <w:t xml:space="preserve">  Freshwater </w:t>
        </w:r>
      </w:ins>
      <w:del w:id="425" w:author="David Conklin" w:date="2020-06-28T15:28:00Z">
        <w:r w:rsidR="007E3C93" w:rsidDel="004F54A5">
          <w:delText xml:space="preserve">Oregon Freshwater Simulations </w:delText>
        </w:r>
      </w:del>
      <w:r w:rsidR="007E3C93">
        <w:t xml:space="preserve">is a tiny consultancy in Portland.  </w:t>
      </w:r>
      <w:del w:id="426" w:author="David Conklin" w:date="2020-06-28T15:29:00Z">
        <w:r w:rsidR="007E3C93" w:rsidDel="004F54A5">
          <w:delText xml:space="preserve">Freshwater has </w:delText>
        </w:r>
      </w:del>
      <w:ins w:id="427" w:author="David Conklin" w:date="2020-06-28T15:29:00Z">
        <w:r w:rsidR="004F54A5">
          <w:t>It was</w:t>
        </w:r>
      </w:ins>
      <w:del w:id="428" w:author="David Conklin" w:date="2020-06-28T15:29:00Z">
        <w:r w:rsidR="007E3C93" w:rsidDel="00F20635">
          <w:delText>been</w:delText>
        </w:r>
      </w:del>
      <w:r w:rsidR="007E3C93">
        <w:t xml:space="preserve"> the keeper of the Envision-based models for </w:t>
      </w:r>
      <w:ins w:id="429" w:author="David Conklin" w:date="2020-06-28T15:29:00Z">
        <w:r w:rsidR="00F20635">
          <w:t xml:space="preserve">the </w:t>
        </w:r>
      </w:ins>
      <w:r w:rsidR="007E3C93">
        <w:t>WW2100</w:t>
      </w:r>
      <w:ins w:id="430" w:author="David Conklin" w:date="2020-06-28T15:29:00Z">
        <w:r w:rsidR="00F20635">
          <w:t xml:space="preserve"> and </w:t>
        </w:r>
      </w:ins>
      <w:del w:id="431" w:author="David Conklin" w:date="2020-06-28T15:29:00Z">
        <w:r w:rsidR="007E3C93" w:rsidDel="00F20635">
          <w:delText xml:space="preserve">, </w:delText>
        </w:r>
      </w:del>
      <w:r w:rsidR="007E3C93">
        <w:t>OUWIN</w:t>
      </w:r>
      <w:ins w:id="432" w:author="David Conklin" w:date="2020-06-28T15:29:00Z">
        <w:r w:rsidR="00F20635">
          <w:t xml:space="preserve"> project</w:t>
        </w:r>
      </w:ins>
      <w:r w:rsidR="007E3C93">
        <w:t xml:space="preserve">, and </w:t>
      </w:r>
      <w:ins w:id="433" w:author="David Conklin" w:date="2020-06-28T15:29:00Z">
        <w:r w:rsidR="00F20635">
          <w:t>for t</w:t>
        </w:r>
      </w:ins>
      <w:ins w:id="434" w:author="David Conklin" w:date="2020-06-28T15:30:00Z">
        <w:r w:rsidR="00F20635">
          <w:t xml:space="preserve">he initial years of the </w:t>
        </w:r>
      </w:ins>
      <w:r w:rsidR="007E3C93">
        <w:t>Willamette INFEWS</w:t>
      </w:r>
      <w:ins w:id="435" w:author="David Conklin" w:date="2020-06-28T15:30:00Z">
        <w:r w:rsidR="00F20635">
          <w:t xml:space="preserve"> project</w:t>
        </w:r>
      </w:ins>
      <w:r w:rsidR="007E3C93">
        <w:t xml:space="preserve">, acting as a vendor to Oregon State University.  </w:t>
      </w:r>
      <w:del w:id="436"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37" w:author="David Conklin" w:date="2020-06-28T15:31:00Z"/>
        </w:rPr>
      </w:pPr>
      <w:del w:id="438"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39" w:author="David Conklin" w:date="2020-06-28T15:31:00Z"/>
        </w:rPr>
      </w:pPr>
      <w:del w:id="440" w:author="David Conklin" w:date="2020-06-28T15:31:00Z">
        <w:r w:rsidDel="00F20635">
          <w:delText>Support from the stakeholder community</w:delText>
        </w:r>
      </w:del>
    </w:p>
    <w:p w14:paraId="25CBA8BD" w14:textId="1085DD8E" w:rsidR="00EC7B8F" w:rsidRPr="00EC7B8F" w:rsidDel="00F20635" w:rsidRDefault="00EC7B8F" w:rsidP="00EC7B8F">
      <w:pPr>
        <w:rPr>
          <w:del w:id="441" w:author="David Conklin" w:date="2020-06-28T15:31:00Z"/>
        </w:rPr>
      </w:pPr>
    </w:p>
    <w:p w14:paraId="11152EA8" w14:textId="77A0A611" w:rsidR="00A43D30" w:rsidDel="00F20635" w:rsidRDefault="00A43D30" w:rsidP="00C70B81">
      <w:pPr>
        <w:rPr>
          <w:del w:id="442" w:author="David Conklin" w:date="2020-06-28T15:31:00Z"/>
        </w:rPr>
      </w:pPr>
      <w:del w:id="443"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4" w:author="David Conklin" w:date="2020-06-28T15:31:00Z"/>
          <w:rFonts w:ascii="Times New Roman" w:hAnsi="Times New Roman" w:cs="Times New Roman"/>
          <w:sz w:val="20"/>
          <w:szCs w:val="20"/>
        </w:rPr>
      </w:pPr>
      <w:del w:id="445"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6" w:author="David Conklin" w:date="2020-06-28T15:31:00Z"/>
          <w:rFonts w:ascii="Times New Roman" w:hAnsi="Times New Roman" w:cs="Times New Roman"/>
          <w:sz w:val="20"/>
          <w:szCs w:val="20"/>
        </w:rPr>
      </w:pPr>
      <w:del w:id="447"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48" w:author="David Conklin" w:date="2020-06-28T15:31:00Z"/>
          <w:rFonts w:ascii="Times New Roman" w:hAnsi="Times New Roman" w:cs="Times New Roman"/>
          <w:sz w:val="20"/>
          <w:szCs w:val="20"/>
        </w:rPr>
      </w:pPr>
      <w:del w:id="449"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50" w:author="David Conklin" w:date="2020-06-28T15:31:00Z"/>
        </w:rPr>
      </w:pPr>
    </w:p>
    <w:p w14:paraId="4EAC7690" w14:textId="71132722" w:rsidR="00EC7B8F" w:rsidDel="00F20635" w:rsidRDefault="00EC7B8F" w:rsidP="00EC7B8F">
      <w:pPr>
        <w:pStyle w:val="Heading2"/>
        <w:rPr>
          <w:del w:id="451" w:author="David Conklin" w:date="2020-06-28T15:31:00Z"/>
        </w:rPr>
      </w:pPr>
      <w:del w:id="452" w:author="David Conklin" w:date="2020-06-28T15:31:00Z">
        <w:r w:rsidDel="00F20635">
          <w:delText>Support from the research community</w:delText>
        </w:r>
      </w:del>
    </w:p>
    <w:p w14:paraId="494D6241" w14:textId="244D5971" w:rsidR="00A43D30" w:rsidDel="00F20635" w:rsidRDefault="00A43D30" w:rsidP="00C34EBD">
      <w:pPr>
        <w:pStyle w:val="Body"/>
        <w:rPr>
          <w:del w:id="453" w:author="David Conklin" w:date="2020-06-28T15:31:00Z"/>
        </w:rPr>
      </w:pPr>
      <w:bookmarkStart w:id="454" w:name="_Hlk530214245"/>
      <w:del w:id="455"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6" w:author="David Conklin" w:date="2020-06-28T15:31:00Z"/>
          <w:rFonts w:cs="Times New Roman"/>
          <w:sz w:val="20"/>
          <w:szCs w:val="20"/>
        </w:rPr>
      </w:pPr>
      <w:del w:id="457"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58" w:author="David Conklin" w:date="2020-06-28T15:31:00Z"/>
          <w:rFonts w:cs="Times New Roman"/>
          <w:sz w:val="20"/>
          <w:szCs w:val="20"/>
        </w:rPr>
      </w:pPr>
      <w:del w:id="459"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60" w:author="David Conklin" w:date="2020-06-28T15:31:00Z"/>
        </w:rPr>
      </w:pPr>
    </w:p>
    <w:p w14:paraId="75CB5963" w14:textId="5D0C95DE" w:rsidR="00E4269C" w:rsidDel="00F20635" w:rsidRDefault="00E4269C" w:rsidP="00C34EBD">
      <w:pPr>
        <w:pStyle w:val="Body"/>
        <w:rPr>
          <w:del w:id="461" w:author="David Conklin" w:date="2020-06-28T15:31:00Z"/>
        </w:rPr>
      </w:pPr>
      <w:del w:id="462"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63" w:author="David Conklin" w:date="2020-06-28T15:31:00Z"/>
          <w:rFonts w:eastAsia="Times New Roman" w:cs="Times New Roman"/>
          <w:sz w:val="20"/>
          <w:szCs w:val="20"/>
        </w:rPr>
      </w:pPr>
      <w:del w:id="464"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5" w:author="David Conklin" w:date="2020-06-28T15:31:00Z"/>
          <w:rFonts w:eastAsia="Times New Roman" w:cs="Times New Roman"/>
          <w:sz w:val="20"/>
          <w:szCs w:val="20"/>
        </w:rPr>
      </w:pPr>
      <w:del w:id="466"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67" w:author="David Conklin" w:date="2020-06-28T15:31:00Z"/>
          <w:rFonts w:eastAsia="Times New Roman" w:cs="Times New Roman"/>
          <w:sz w:val="20"/>
          <w:szCs w:val="20"/>
        </w:rPr>
      </w:pPr>
      <w:del w:id="468"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69" w:author="David Conklin" w:date="2020-06-28T15:31:00Z"/>
          <w:rFonts w:eastAsia="Times New Roman" w:cs="Times New Roman"/>
          <w:sz w:val="20"/>
          <w:szCs w:val="20"/>
        </w:rPr>
      </w:pPr>
      <w:del w:id="470"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71" w:author="David Conklin" w:date="2020-06-28T15:31:00Z"/>
          <w:rFonts w:ascii="Times New Roman" w:eastAsia="Times New Roman" w:hAnsi="Times New Roman" w:cs="Times New Roman"/>
          <w:sz w:val="20"/>
          <w:szCs w:val="20"/>
        </w:rPr>
      </w:pPr>
      <w:del w:id="472"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73" w:author="David Conklin" w:date="2020-06-28T15:31:00Z"/>
          <w:rFonts w:ascii="Times New Roman" w:eastAsia="Times New Roman" w:hAnsi="Times New Roman" w:cs="Times New Roman"/>
          <w:sz w:val="20"/>
          <w:szCs w:val="20"/>
        </w:rPr>
      </w:pPr>
      <w:del w:id="474"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5" w:author="David Conklin" w:date="2020-06-28T15:31:00Z"/>
          <w:rFonts w:ascii="Times New Roman" w:eastAsia="Times New Roman" w:hAnsi="Times New Roman" w:cs="Times New Roman"/>
          <w:sz w:val="20"/>
          <w:szCs w:val="20"/>
        </w:rPr>
      </w:pPr>
      <w:del w:id="476"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77" w:author="David Conklin" w:date="2020-06-28T15:31:00Z"/>
          <w:rFonts w:ascii="Times New Roman" w:eastAsia="Times New Roman" w:hAnsi="Times New Roman" w:cs="Times New Roman"/>
          <w:sz w:val="20"/>
          <w:szCs w:val="20"/>
        </w:rPr>
      </w:pPr>
      <w:del w:id="478"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79" w:author="David Conklin" w:date="2020-06-28T15:31:00Z"/>
          <w:rFonts w:ascii="Times New Roman" w:eastAsia="Times New Roman" w:hAnsi="Times New Roman" w:cs="Times New Roman"/>
          <w:sz w:val="20"/>
          <w:szCs w:val="20"/>
        </w:rPr>
      </w:pPr>
      <w:del w:id="480"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81" w:author="David Conklin" w:date="2020-06-28T15:31:00Z"/>
          <w:rFonts w:ascii="Times New Roman" w:eastAsia="Times New Roman" w:hAnsi="Times New Roman" w:cs="Times New Roman"/>
          <w:sz w:val="20"/>
          <w:szCs w:val="20"/>
        </w:rPr>
      </w:pPr>
      <w:del w:id="482"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83" w:author="David Conklin" w:date="2020-06-28T15:31:00Z"/>
          <w:rFonts w:ascii="Times New Roman" w:eastAsia="Times New Roman" w:hAnsi="Times New Roman" w:cs="Times New Roman"/>
          <w:sz w:val="20"/>
          <w:szCs w:val="20"/>
        </w:rPr>
      </w:pPr>
      <w:del w:id="484"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5" w:author="David Conklin" w:date="2020-06-28T15:31:00Z"/>
          <w:rFonts w:ascii="Times New Roman" w:eastAsia="Times New Roman" w:hAnsi="Times New Roman" w:cs="Times New Roman"/>
          <w:sz w:val="20"/>
          <w:szCs w:val="20"/>
        </w:rPr>
      </w:pPr>
      <w:del w:id="486"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87" w:author="David Conklin" w:date="2020-06-28T15:31:00Z"/>
          <w:rFonts w:ascii="Times New Roman" w:eastAsia="Times New Roman" w:hAnsi="Times New Roman" w:cs="Times New Roman"/>
          <w:sz w:val="20"/>
          <w:szCs w:val="20"/>
        </w:rPr>
      </w:pPr>
      <w:del w:id="488"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89" w:author="David Conklin" w:date="2020-06-28T15:31:00Z"/>
          <w:rFonts w:eastAsia="Times New Roman"/>
        </w:rPr>
      </w:pPr>
    </w:p>
    <w:p w14:paraId="7B941472" w14:textId="66910DB1" w:rsidR="00E4269C" w:rsidRPr="00C34EBD" w:rsidDel="00F20635" w:rsidRDefault="00E4269C" w:rsidP="00C34EBD">
      <w:pPr>
        <w:pStyle w:val="Body"/>
        <w:rPr>
          <w:del w:id="490" w:author="David Conklin" w:date="2020-06-28T15:31:00Z"/>
          <w:sz w:val="20"/>
          <w:szCs w:val="20"/>
        </w:rPr>
      </w:pPr>
      <w:del w:id="491"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92" w:author="David Conklin" w:date="2020-06-28T15:31:00Z"/>
          <w:rFonts w:ascii="Times New Roman" w:eastAsia="Times New Roman" w:hAnsi="Times New Roman" w:cs="Times New Roman"/>
          <w:sz w:val="20"/>
          <w:szCs w:val="20"/>
        </w:rPr>
      </w:pPr>
      <w:del w:id="493"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4" w:author="David Conklin" w:date="2020-06-28T15:31:00Z"/>
          <w:rFonts w:ascii="Times New Roman" w:eastAsia="Times New Roman" w:hAnsi="Times New Roman" w:cs="Times New Roman"/>
          <w:sz w:val="20"/>
          <w:szCs w:val="20"/>
        </w:rPr>
      </w:pPr>
      <w:del w:id="495"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6" w:author="David Conklin" w:date="2020-06-28T15:31:00Z"/>
          <w:rFonts w:ascii="Times New Roman" w:eastAsia="Times New Roman" w:hAnsi="Times New Roman" w:cs="Times New Roman"/>
          <w:sz w:val="20"/>
          <w:szCs w:val="20"/>
        </w:rPr>
      </w:pPr>
      <w:del w:id="497"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498"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499" w:author="David Conklin" w:date="2020-06-28T15:31:00Z"/>
          <w:rFonts w:ascii="Times New Roman" w:eastAsia="Times New Roman" w:hAnsi="Times New Roman" w:cs="Times New Roman"/>
          <w:sz w:val="20"/>
          <w:szCs w:val="20"/>
        </w:rPr>
      </w:pPr>
      <w:del w:id="500"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501" w:author="David Conklin" w:date="2020-06-28T15:31:00Z"/>
          <w:rFonts w:ascii="Times New Roman" w:eastAsia="Times New Roman" w:hAnsi="Times New Roman" w:cs="Times New Roman"/>
          <w:sz w:val="20"/>
          <w:szCs w:val="20"/>
        </w:rPr>
      </w:pPr>
      <w:del w:id="502"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503" w:author="David Conklin" w:date="2020-06-28T15:31:00Z"/>
          <w:rFonts w:ascii="Times New Roman" w:eastAsia="Times New Roman" w:hAnsi="Times New Roman" w:cs="Times New Roman"/>
          <w:sz w:val="20"/>
          <w:szCs w:val="20"/>
        </w:rPr>
      </w:pPr>
      <w:del w:id="504"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5" w:author="David Conklin" w:date="2020-06-28T15:31:00Z"/>
          <w:rFonts w:ascii="Times New Roman" w:hAnsi="Times New Roman" w:cs="Times New Roman"/>
          <w:sz w:val="20"/>
          <w:szCs w:val="20"/>
        </w:rPr>
      </w:pPr>
      <w:del w:id="506"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07" w:author="David Conklin" w:date="2020-06-28T15:31:00Z"/>
          <w:rFonts w:ascii="Times New Roman" w:hAnsi="Times New Roman" w:cs="Times New Roman"/>
          <w:sz w:val="20"/>
          <w:szCs w:val="20"/>
        </w:rPr>
      </w:pPr>
      <w:del w:id="508"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09" w:author="David Conklin" w:date="2020-06-28T15:31:00Z"/>
        </w:rPr>
      </w:pPr>
      <w:del w:id="510" w:author="David Conklin" w:date="2020-06-28T15:31:00Z">
        <w:r w:rsidDel="00F20635">
          <w:rPr>
            <w:rFonts w:eastAsia="Times New Roman"/>
          </w:rPr>
          <w:delText> </w:delText>
        </w:r>
      </w:del>
    </w:p>
    <w:p w14:paraId="3112A3CF" w14:textId="77777777" w:rsidR="00867943" w:rsidRDefault="00D37681" w:rsidP="00D37681">
      <w:pPr>
        <w:pStyle w:val="Heading1"/>
      </w:pPr>
      <w:bookmarkStart w:id="511" w:name="_Toc44608043"/>
      <w:bookmarkEnd w:id="454"/>
      <w:r>
        <w:t>Study areas</w:t>
      </w:r>
      <w:bookmarkEnd w:id="511"/>
    </w:p>
    <w:p w14:paraId="3322FD2A" w14:textId="359DF161" w:rsidR="00D37681" w:rsidRDefault="00D37681" w:rsidP="00D37681">
      <w:r>
        <w:tab/>
        <w:t xml:space="preserve">As of </w:t>
      </w:r>
      <w:del w:id="512" w:author="David Conklin" w:date="2020-06-28T15:38:00Z">
        <w:r w:rsidR="00527425" w:rsidDel="00014226">
          <w:delText>11/17/18</w:delText>
        </w:r>
      </w:del>
      <w:ins w:id="513"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lastRenderedPageBreak/>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4" w:name="_Toc44608044"/>
      <w:r>
        <w:t>Data</w:t>
      </w:r>
      <w:r w:rsidR="00A92F06">
        <w:t>CW3M</w:t>
      </w:r>
      <w:r>
        <w:t xml:space="preserve"> directory structure</w:t>
      </w:r>
      <w:bookmarkEnd w:id="514"/>
    </w:p>
    <w:p w14:paraId="3BB7EB3D" w14:textId="5407CC52" w:rsidR="00403174" w:rsidRDefault="00A57AB6" w:rsidP="00A57AB6">
      <w:r>
        <w:tab/>
        <w:t xml:space="preserve">Installation of CW3M using a turnkey installer package such as </w:t>
      </w:r>
      <w:r w:rsidRPr="00A57AB6">
        <w:t>CW3M_0.1.</w:t>
      </w:r>
      <w:ins w:id="515" w:author="David Conklin" w:date="2020-06-28T15:41:00Z">
        <w:r w:rsidR="001051D3">
          <w:t>4</w:t>
        </w:r>
      </w:ins>
      <w:del w:id="516"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17" w:author="David Conklin" w:date="2020-06-28T15:42:00Z"/>
        </w:rPr>
      </w:pPr>
      <w:r>
        <w:t>Folders</w:t>
      </w:r>
    </w:p>
    <w:p w14:paraId="2227A7A4" w14:textId="51FFE139" w:rsidR="001051D3" w:rsidRDefault="001051D3" w:rsidP="00403174">
      <w:pPr>
        <w:ind w:firstLine="720"/>
        <w:rPr>
          <w:ins w:id="518" w:author="David Conklin" w:date="2020-06-28T15:43:00Z"/>
        </w:rPr>
      </w:pPr>
      <w:ins w:id="519" w:author="David Conklin" w:date="2020-06-28T15:42:00Z">
        <w:r>
          <w:tab/>
          <w:t>Calapooia</w:t>
        </w:r>
      </w:ins>
    </w:p>
    <w:p w14:paraId="60703780" w14:textId="42AB27CC" w:rsidR="001051D3" w:rsidRDefault="001051D3" w:rsidP="00403174">
      <w:pPr>
        <w:ind w:firstLine="720"/>
        <w:rPr>
          <w:ins w:id="520" w:author="David Conklin" w:date="2020-06-28T15:43:00Z"/>
        </w:rPr>
      </w:pPr>
      <w:ins w:id="521" w:author="David Conklin" w:date="2020-06-28T15:43:00Z">
        <w:r>
          <w:tab/>
          <w:t>ChickenCreek</w:t>
        </w:r>
      </w:ins>
    </w:p>
    <w:p w14:paraId="3B2292E7" w14:textId="0391F70C" w:rsidR="001051D3" w:rsidRDefault="001051D3" w:rsidP="00403174">
      <w:pPr>
        <w:ind w:firstLine="720"/>
      </w:pPr>
      <w:ins w:id="522" w:author="David Conklin" w:date="2020-06-28T15:43:00Z">
        <w:r>
          <w:tab/>
          <w:t>Clackamas</w:t>
        </w:r>
      </w:ins>
    </w:p>
    <w:p w14:paraId="10E34F86" w14:textId="77777777" w:rsidR="00906CF9" w:rsidDel="001051D3" w:rsidRDefault="00906CF9" w:rsidP="00403174">
      <w:pPr>
        <w:ind w:firstLine="720"/>
        <w:rPr>
          <w:del w:id="523" w:author="David Conklin" w:date="2020-06-28T15:43:00Z"/>
        </w:rPr>
      </w:pPr>
      <w:r>
        <w:tab/>
        <w:t>CW3MdigitalHandbook</w:t>
      </w:r>
    </w:p>
    <w:p w14:paraId="7B6E7382" w14:textId="0AE18507" w:rsidR="00906CF9" w:rsidDel="001051D3" w:rsidRDefault="00906CF9">
      <w:pPr>
        <w:rPr>
          <w:del w:id="524" w:author="David Conklin" w:date="2020-06-28T15:43:00Z"/>
        </w:rPr>
        <w:pPrChange w:id="525" w:author="David Conklin" w:date="2020-06-28T15:43:00Z">
          <w:pPr>
            <w:ind w:firstLine="720"/>
          </w:pPr>
        </w:pPrChange>
      </w:pPr>
      <w:del w:id="526" w:author="David Conklin" w:date="2020-06-28T15:43:00Z">
        <w:r w:rsidDel="001051D3">
          <w:tab/>
          <w:delText>DataCalapooia</w:delText>
        </w:r>
      </w:del>
    </w:p>
    <w:p w14:paraId="57524C65" w14:textId="411EE3D9" w:rsidR="00906CF9" w:rsidDel="001051D3" w:rsidRDefault="00906CF9">
      <w:pPr>
        <w:rPr>
          <w:del w:id="527" w:author="David Conklin" w:date="2020-06-28T15:43:00Z"/>
        </w:rPr>
        <w:pPrChange w:id="528" w:author="David Conklin" w:date="2020-06-28T15:43:00Z">
          <w:pPr>
            <w:ind w:left="720" w:firstLine="720"/>
          </w:pPr>
        </w:pPrChange>
      </w:pPr>
      <w:del w:id="529" w:author="David Conklin" w:date="2020-06-28T15:43:00Z">
        <w:r w:rsidDel="001051D3">
          <w:delText>DataChickenCreek</w:delText>
        </w:r>
      </w:del>
    </w:p>
    <w:p w14:paraId="0B499670" w14:textId="019E0279" w:rsidR="00906CF9" w:rsidDel="001051D3" w:rsidRDefault="00906CF9">
      <w:pPr>
        <w:rPr>
          <w:del w:id="530" w:author="David Conklin" w:date="2020-06-28T15:43:00Z"/>
        </w:rPr>
        <w:pPrChange w:id="531" w:author="David Conklin" w:date="2020-06-28T15:43:00Z">
          <w:pPr>
            <w:ind w:left="720" w:firstLine="720"/>
          </w:pPr>
        </w:pPrChange>
      </w:pPr>
      <w:del w:id="532" w:author="David Conklin" w:date="2020-06-28T15:43:00Z">
        <w:r w:rsidDel="001051D3">
          <w:delText>DataClackamas</w:delText>
        </w:r>
      </w:del>
    </w:p>
    <w:p w14:paraId="211CEEB4" w14:textId="71E0395C" w:rsidR="00906CF9" w:rsidDel="001051D3" w:rsidRDefault="00906CF9">
      <w:pPr>
        <w:rPr>
          <w:del w:id="533" w:author="David Conklin" w:date="2020-06-28T15:43:00Z"/>
        </w:rPr>
        <w:pPrChange w:id="534" w:author="David Conklin" w:date="2020-06-28T15:43:00Z">
          <w:pPr>
            <w:ind w:left="720" w:firstLine="720"/>
          </w:pPr>
        </w:pPrChange>
      </w:pPr>
      <w:del w:id="535" w:author="David Conklin" w:date="2020-06-28T15:43:00Z">
        <w:r w:rsidDel="001051D3">
          <w:delText>DataLongTom</w:delText>
        </w:r>
      </w:del>
    </w:p>
    <w:p w14:paraId="6DFE22B7" w14:textId="6535803C" w:rsidR="00906CF9" w:rsidDel="001051D3" w:rsidRDefault="00906CF9">
      <w:pPr>
        <w:rPr>
          <w:del w:id="536" w:author="David Conklin" w:date="2020-06-28T15:43:00Z"/>
        </w:rPr>
        <w:pPrChange w:id="537" w:author="David Conklin" w:date="2020-06-28T15:43:00Z">
          <w:pPr>
            <w:ind w:left="720" w:firstLine="720"/>
          </w:pPr>
        </w:pPrChange>
      </w:pPr>
      <w:del w:id="538" w:author="David Conklin" w:date="2020-06-28T15:43:00Z">
        <w:r w:rsidDel="001051D3">
          <w:delText>DataLuckiamute</w:delText>
        </w:r>
      </w:del>
    </w:p>
    <w:p w14:paraId="4986B094" w14:textId="2917DC04" w:rsidR="00906CF9" w:rsidDel="001051D3" w:rsidRDefault="00906CF9">
      <w:pPr>
        <w:rPr>
          <w:del w:id="539" w:author="David Conklin" w:date="2020-06-28T15:43:00Z"/>
        </w:rPr>
        <w:pPrChange w:id="540" w:author="David Conklin" w:date="2020-06-28T15:43:00Z">
          <w:pPr>
            <w:ind w:left="720" w:firstLine="720"/>
          </w:pPr>
        </w:pPrChange>
      </w:pPr>
      <w:del w:id="541" w:author="David Conklin" w:date="2020-06-28T15:43:00Z">
        <w:r w:rsidDel="001051D3">
          <w:delText>DataMarys</w:delText>
        </w:r>
      </w:del>
    </w:p>
    <w:p w14:paraId="4F30FF66" w14:textId="6E74A89F" w:rsidR="00906CF9" w:rsidDel="001051D3" w:rsidRDefault="00906CF9">
      <w:pPr>
        <w:rPr>
          <w:del w:id="542" w:author="David Conklin" w:date="2020-06-28T15:43:00Z"/>
        </w:rPr>
        <w:pPrChange w:id="543" w:author="David Conklin" w:date="2020-06-28T15:43:00Z">
          <w:pPr>
            <w:ind w:left="720" w:firstLine="720"/>
          </w:pPr>
        </w:pPrChange>
      </w:pPr>
      <w:del w:id="544" w:author="David Conklin" w:date="2020-06-28T15:43:00Z">
        <w:r w:rsidDel="001051D3">
          <w:delText>DataMcKenzie</w:delText>
        </w:r>
      </w:del>
    </w:p>
    <w:p w14:paraId="25C2B988" w14:textId="1D3A2A72" w:rsidR="00906CF9" w:rsidDel="001051D3" w:rsidRDefault="00906CF9">
      <w:pPr>
        <w:rPr>
          <w:del w:id="545" w:author="David Conklin" w:date="2020-06-28T15:43:00Z"/>
        </w:rPr>
        <w:pPrChange w:id="546" w:author="David Conklin" w:date="2020-06-28T15:43:00Z">
          <w:pPr>
            <w:ind w:left="720" w:firstLine="720"/>
          </w:pPr>
        </w:pPrChange>
      </w:pPr>
      <w:del w:id="547" w:author="David Conklin" w:date="2020-06-28T15:43:00Z">
        <w:r w:rsidDel="001051D3">
          <w:delText>DataMolalla</w:delText>
        </w:r>
      </w:del>
    </w:p>
    <w:p w14:paraId="3A546934" w14:textId="1F1D87CC" w:rsidR="00906CF9" w:rsidDel="001051D3" w:rsidRDefault="00906CF9">
      <w:pPr>
        <w:rPr>
          <w:del w:id="548" w:author="David Conklin" w:date="2020-06-28T15:43:00Z"/>
        </w:rPr>
        <w:pPrChange w:id="549" w:author="David Conklin" w:date="2020-06-28T15:43:00Z">
          <w:pPr>
            <w:ind w:left="720" w:firstLine="720"/>
          </w:pPr>
        </w:pPrChange>
      </w:pPr>
      <w:del w:id="550" w:author="David Conklin" w:date="2020-06-28T15:43:00Z">
        <w:r w:rsidDel="001051D3">
          <w:delText>DataNSantiam</w:delText>
        </w:r>
      </w:del>
    </w:p>
    <w:p w14:paraId="5354BEB7" w14:textId="5D1B17D2" w:rsidR="00906CF9" w:rsidDel="001051D3" w:rsidRDefault="00906CF9">
      <w:pPr>
        <w:rPr>
          <w:del w:id="551" w:author="David Conklin" w:date="2020-06-28T15:43:00Z"/>
        </w:rPr>
        <w:pPrChange w:id="552" w:author="David Conklin" w:date="2020-06-28T15:43:00Z">
          <w:pPr>
            <w:ind w:left="720" w:firstLine="720"/>
          </w:pPr>
        </w:pPrChange>
      </w:pPr>
      <w:del w:id="553" w:author="David Conklin" w:date="2020-06-28T15:43:00Z">
        <w:r w:rsidDel="001051D3">
          <w:delText>DataPudding</w:delText>
        </w:r>
      </w:del>
    </w:p>
    <w:p w14:paraId="75254F9D" w14:textId="56350782" w:rsidR="00906CF9" w:rsidDel="001051D3" w:rsidRDefault="00906CF9">
      <w:pPr>
        <w:rPr>
          <w:del w:id="554" w:author="David Conklin" w:date="2020-06-28T15:43:00Z"/>
        </w:rPr>
        <w:pPrChange w:id="555" w:author="David Conklin" w:date="2020-06-28T15:43:00Z">
          <w:pPr>
            <w:ind w:left="720" w:firstLine="720"/>
          </w:pPr>
        </w:pPrChange>
      </w:pPr>
      <w:del w:id="556" w:author="David Conklin" w:date="2020-06-28T15:43:00Z">
        <w:r w:rsidDel="001051D3">
          <w:delText>DataTualatin</w:delText>
        </w:r>
      </w:del>
    </w:p>
    <w:p w14:paraId="336C31C6" w14:textId="504E0874" w:rsidR="00906CF9" w:rsidDel="001051D3" w:rsidRDefault="00906CF9">
      <w:pPr>
        <w:rPr>
          <w:del w:id="557" w:author="David Conklin" w:date="2020-06-28T15:43:00Z"/>
        </w:rPr>
        <w:pPrChange w:id="558" w:author="David Conklin" w:date="2020-06-28T15:43:00Z">
          <w:pPr>
            <w:ind w:left="720" w:firstLine="720"/>
          </w:pPr>
        </w:pPrChange>
      </w:pPr>
      <w:del w:id="559" w:author="David Conklin" w:date="2020-06-28T15:43:00Z">
        <w:r w:rsidDel="001051D3">
          <w:delText>DataUpperWRB</w:delText>
        </w:r>
      </w:del>
    </w:p>
    <w:p w14:paraId="58BE3698" w14:textId="5CA71C30" w:rsidR="00906CF9" w:rsidRDefault="00906CF9">
      <w:pPr>
        <w:ind w:firstLine="720"/>
        <w:pPrChange w:id="560" w:author="David Conklin" w:date="2020-06-28T15:43:00Z">
          <w:pPr>
            <w:ind w:left="720" w:firstLine="720"/>
          </w:pPr>
        </w:pPrChange>
      </w:pPr>
      <w:del w:id="561" w:author="David Conklin" w:date="2020-06-28T15:43:00Z">
        <w:r w:rsidDel="001051D3">
          <w:delText>DataWRB</w:delText>
        </w:r>
      </w:del>
    </w:p>
    <w:p w14:paraId="144151DE" w14:textId="39E255FE" w:rsidR="00906CF9" w:rsidRDefault="00906CF9" w:rsidP="00906CF9">
      <w:pPr>
        <w:ind w:left="720" w:firstLine="720"/>
        <w:rPr>
          <w:ins w:id="562" w:author="David Conklin" w:date="2020-06-28T15:43:00Z"/>
        </w:rPr>
      </w:pPr>
      <w:r>
        <w:t>GriddedRecentWeather</w:t>
      </w:r>
    </w:p>
    <w:p w14:paraId="3B09D24E" w14:textId="08616C9D" w:rsidR="001051D3" w:rsidRDefault="001051D3" w:rsidP="00906CF9">
      <w:pPr>
        <w:ind w:left="720" w:firstLine="720"/>
        <w:rPr>
          <w:ins w:id="563" w:author="David Conklin" w:date="2020-06-28T15:44:00Z"/>
        </w:rPr>
      </w:pPr>
      <w:ins w:id="564" w:author="David Conklin" w:date="2020-06-28T15:43:00Z">
        <w:r>
          <w:t>LongTom</w:t>
        </w:r>
      </w:ins>
    </w:p>
    <w:p w14:paraId="1C9083A0" w14:textId="2EB7D675" w:rsidR="001051D3" w:rsidRDefault="001051D3" w:rsidP="00906CF9">
      <w:pPr>
        <w:ind w:left="720" w:firstLine="720"/>
        <w:rPr>
          <w:ins w:id="565" w:author="David Conklin" w:date="2020-06-28T15:44:00Z"/>
        </w:rPr>
      </w:pPr>
      <w:ins w:id="566" w:author="David Conklin" w:date="2020-06-28T15:44:00Z">
        <w:r>
          <w:t>Luckiamute</w:t>
        </w:r>
      </w:ins>
    </w:p>
    <w:p w14:paraId="5DAB02D2" w14:textId="5B98F3FB" w:rsidR="001051D3" w:rsidRDefault="001051D3" w:rsidP="00906CF9">
      <w:pPr>
        <w:ind w:left="720" w:firstLine="720"/>
        <w:rPr>
          <w:ins w:id="567" w:author="David Conklin" w:date="2020-06-28T15:44:00Z"/>
        </w:rPr>
      </w:pPr>
      <w:ins w:id="568" w:author="David Conklin" w:date="2020-06-28T15:44:00Z">
        <w:r>
          <w:t>Marys</w:t>
        </w:r>
      </w:ins>
    </w:p>
    <w:p w14:paraId="15D4D8ED" w14:textId="5276A53C" w:rsidR="001051D3" w:rsidRDefault="001051D3" w:rsidP="00906CF9">
      <w:pPr>
        <w:ind w:left="720" w:firstLine="720"/>
        <w:rPr>
          <w:ins w:id="569" w:author="David Conklin" w:date="2020-06-28T15:44:00Z"/>
        </w:rPr>
      </w:pPr>
      <w:ins w:id="570" w:author="David Conklin" w:date="2020-06-28T15:44:00Z">
        <w:r>
          <w:t>McKenzie</w:t>
        </w:r>
      </w:ins>
    </w:p>
    <w:p w14:paraId="2CADDBE5" w14:textId="1B8D2D0E" w:rsidR="001051D3" w:rsidRDefault="001051D3" w:rsidP="00906CF9">
      <w:pPr>
        <w:ind w:left="720" w:firstLine="720"/>
        <w:rPr>
          <w:ins w:id="571" w:author="David Conklin" w:date="2020-06-28T15:44:00Z"/>
        </w:rPr>
      </w:pPr>
      <w:ins w:id="572" w:author="David Conklin" w:date="2020-06-28T15:44:00Z">
        <w:r>
          <w:t>Molalla</w:t>
        </w:r>
      </w:ins>
    </w:p>
    <w:p w14:paraId="12063A65" w14:textId="678B6FC8" w:rsidR="001051D3" w:rsidRDefault="001051D3" w:rsidP="00906CF9">
      <w:pPr>
        <w:ind w:left="720" w:firstLine="720"/>
      </w:pPr>
      <w:ins w:id="573"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4" w:author="David Conklin" w:date="2020-06-28T15:44:00Z"/>
        </w:rPr>
      </w:pPr>
      <w:ins w:id="575"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6" w:author="David Conklin" w:date="2020-06-28T15:45:00Z"/>
        </w:rPr>
      </w:pPr>
      <w:r>
        <w:t>ScenarioData</w:t>
      </w:r>
    </w:p>
    <w:p w14:paraId="22DC3DEC" w14:textId="5743194D" w:rsidR="001051D3" w:rsidRDefault="001051D3" w:rsidP="00906CF9">
      <w:pPr>
        <w:ind w:left="720" w:firstLine="720"/>
        <w:rPr>
          <w:ins w:id="577" w:author="David Conklin" w:date="2020-06-28T15:45:00Z"/>
        </w:rPr>
      </w:pPr>
      <w:ins w:id="578" w:author="David Conklin" w:date="2020-06-28T15:45:00Z">
        <w:r>
          <w:t>Tualatin</w:t>
        </w:r>
      </w:ins>
    </w:p>
    <w:p w14:paraId="442E8207" w14:textId="6A26A85E" w:rsidR="001051D3" w:rsidRDefault="001051D3" w:rsidP="00906CF9">
      <w:pPr>
        <w:ind w:left="720" w:firstLine="720"/>
      </w:pPr>
      <w:ins w:id="579"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80" w:author="David Conklin" w:date="2020-06-28T15:48:00Z"/>
        </w:rPr>
      </w:pPr>
      <w:del w:id="581"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82" w:author="David Conklin" w:date="2020-06-28T15:48:00Z"/>
        </w:rPr>
      </w:pPr>
      <w:del w:id="583"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4" w:name="_Toc44608045"/>
      <w:r>
        <w:t>DataCW3M\ScenarioData directory structure</w:t>
      </w:r>
      <w:bookmarkEnd w:id="58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5" w:name="_Toc44608046"/>
      <w:r>
        <w:t>DataCW3M\ScenarioData\&lt;scenario&gt; folder contents</w:t>
      </w:r>
      <w:bookmarkEnd w:id="585"/>
    </w:p>
    <w:p w14:paraId="5B6E51A5" w14:textId="77777777" w:rsidR="009C1707" w:rsidRDefault="009C1707">
      <w:pPr>
        <w:pPrChange w:id="586"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87" w:name="_Toc44608047"/>
      <w:r>
        <w:t>DataCW3M\&lt;study area&gt; folder contents</w:t>
      </w:r>
      <w:bookmarkEnd w:id="587"/>
    </w:p>
    <w:p w14:paraId="6902875A" w14:textId="77777777" w:rsidR="009C1707" w:rsidRDefault="009C1707">
      <w:pPr>
        <w:pPrChange w:id="588"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89" w:name="_Ref529607484"/>
      <w:bookmarkStart w:id="590"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89"/>
      <w:r>
        <w:t xml:space="preserve">. Willamette River basin study area; embedded study areas are </w:t>
      </w:r>
      <w:r w:rsidR="0005603B">
        <w:t>colored</w:t>
      </w:r>
      <w:r w:rsidR="0097392C">
        <w:t xml:space="preserve"> other than gray.  The 2 lighter blues together make up the upper Willamette basin study area.</w:t>
      </w:r>
      <w:bookmarkEnd w:id="59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91" w:name="_Ref529607514"/>
      <w:bookmarkStart w:id="592"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91"/>
      <w:r>
        <w:t>. Tualatin basin study area; Chicken Creek watershed is highlighted.</w:t>
      </w:r>
      <w:bookmarkEnd w:id="59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93" w:name="_Ref529607587"/>
      <w:bookmarkStart w:id="594"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93"/>
      <w:r>
        <w:t>. North Santiam watershed study area.</w:t>
      </w:r>
      <w:bookmarkEnd w:id="59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5" w:name="_Ref529607628"/>
      <w:bookmarkStart w:id="596"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5"/>
      <w:r>
        <w:t>. Upper Willamette study area.</w:t>
      </w:r>
      <w:bookmarkEnd w:id="59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597" w:name="_Ref529611388"/>
      <w:bookmarkStart w:id="598"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597"/>
      <w:r>
        <w:t>. Chicken Creek watershed study area.</w:t>
      </w:r>
      <w:bookmarkEnd w:id="59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99" w:name="_Toc44608048"/>
      <w:r>
        <w:t>Calendar conventions</w:t>
      </w:r>
      <w:bookmarkEnd w:id="59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0" w:name="_Toc44608049"/>
      <w:r>
        <w:t>Water years</w:t>
      </w:r>
      <w:bookmarkEnd w:id="60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1" w:name="_Toc44608050"/>
      <w:r>
        <w:t>Climate data</w:t>
      </w:r>
      <w:bookmarkEnd w:id="601"/>
    </w:p>
    <w:p w14:paraId="4E201698" w14:textId="77777777" w:rsidR="00CB152A" w:rsidRPr="00A06758" w:rsidRDefault="00CB152A" w:rsidP="00A06758"/>
    <w:p w14:paraId="400F9551" w14:textId="77777777" w:rsidR="00CB152A" w:rsidRDefault="00CB152A" w:rsidP="00CB152A">
      <w:pPr>
        <w:pStyle w:val="Heading2"/>
      </w:pPr>
      <w:bookmarkStart w:id="602" w:name="_Toc2858729"/>
      <w:bookmarkStart w:id="603" w:name="_Toc44608051"/>
      <w:r>
        <w:t>Numbered climate scenarios in the model</w:t>
      </w:r>
      <w:bookmarkEnd w:id="602"/>
      <w:bookmarkEnd w:id="603"/>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4" w:author="David Conklin" w:date="2020-06-28T07:28:00Z">
        <w:r w:rsidR="008E6C13">
          <w:t xml:space="preserve">Table </w:t>
        </w:r>
      </w:ins>
      <w:del w:id="605"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6" w:author="David Conklin" w:date="2020-06-28T07:28:00Z">
        <w:r w:rsidR="008E6C13">
          <w:rPr>
            <w:b/>
            <w:bCs/>
          </w:rPr>
          <w:t>Error! Reference source not found.</w:t>
        </w:r>
      </w:ins>
      <w:del w:id="607"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08" w:name="_Ref6032062"/>
      <w:bookmarkStart w:id="609" w:name="_Ref6033311"/>
      <w:bookmarkStart w:id="610" w:name="_Toc6121576"/>
      <w:r>
        <w:t xml:space="preserve">Table </w:t>
      </w:r>
      <w:bookmarkEnd w:id="608"/>
      <w:r>
        <w:t>1. Numbered climate scenarios</w:t>
      </w:r>
      <w:bookmarkEnd w:id="609"/>
      <w:bookmarkEnd w:id="61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1" w:name="_Toc7759621"/>
      <w:bookmarkStart w:id="612" w:name="_Toc44608052"/>
      <w:r>
        <w:t>Monthly and seasonal weather data</w:t>
      </w:r>
      <w:bookmarkEnd w:id="611"/>
      <w:bookmarkEnd w:id="61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3" w:name="_Toc44608053"/>
      <w:r>
        <w:t>Climate data grid</w:t>
      </w:r>
      <w:r w:rsidR="009F132A">
        <w:t>s</w:t>
      </w:r>
      <w:bookmarkEnd w:id="61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4" w:name="_Toc44608054"/>
      <w:r>
        <w:t>The WW2100 climate grid</w:t>
      </w:r>
      <w:bookmarkEnd w:id="61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5" w:name="_Toc44608055"/>
      <w:r>
        <w:t>The v2 climate grid</w:t>
      </w:r>
      <w:bookmarkEnd w:id="61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6" w:name="_Toc44608056"/>
      <w:r>
        <w:t>How climate data is looked up</w:t>
      </w:r>
      <w:bookmarkEnd w:id="61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17" w:name="_Toc44608057"/>
      <w:r>
        <w:t>What is in a climate dataset</w:t>
      </w:r>
      <w:bookmarkEnd w:id="61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18" w:name="_Toc44608058"/>
      <w:r>
        <w:t>Water rights</w:t>
      </w:r>
      <w:bookmarkEnd w:id="618"/>
    </w:p>
    <w:p w14:paraId="7ECEE8A5" w14:textId="77777777" w:rsidR="00D35AF7" w:rsidRDefault="00D35AF7" w:rsidP="00D35AF7">
      <w:pPr>
        <w:pStyle w:val="Heading2"/>
      </w:pPr>
      <w:bookmarkStart w:id="619" w:name="_Toc44608059"/>
      <w:r>
        <w:t>Water rights data</w:t>
      </w:r>
      <w:bookmarkEnd w:id="61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0" w:name="_Toc44608060"/>
      <w:r>
        <w:lastRenderedPageBreak/>
        <w:t>The wr_pods.csv file</w:t>
      </w:r>
      <w:bookmarkEnd w:id="62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1" w:name="_Toc44608061"/>
      <w:r>
        <w:t>The wr_pous.csv file</w:t>
      </w:r>
      <w:bookmarkEnd w:id="62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2" w:name="_Toc44608062"/>
      <w:r>
        <w:t>Adding a water right</w:t>
      </w:r>
      <w:bookmarkEnd w:id="62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23" w:name="_Toc44608063"/>
      <w:r>
        <w:lastRenderedPageBreak/>
        <w:t>Water parcels</w:t>
      </w:r>
      <w:bookmarkEnd w:id="62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4" w:name="_Toc44608064"/>
      <w:r>
        <w:t>Daily water mass and energy balance</w:t>
      </w:r>
      <w:bookmarkEnd w:id="624"/>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5" w:name="_Toc44608065"/>
      <w:r>
        <w:t>Water temperature from thermal energy</w:t>
      </w:r>
      <w:bookmarkEnd w:id="625"/>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6" w:name="_Toc44608066"/>
      <w:r>
        <w:t>Estimating the rate of flow in a stream reach</w:t>
      </w:r>
      <w:bookmarkEnd w:id="626"/>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27" w:name="_Toc44608067"/>
      <w:r>
        <w:t>Initial conditions for Flow</w:t>
      </w:r>
      <w:bookmarkEnd w:id="627"/>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28" w:name="_Toc44608068"/>
      <w:r>
        <w:t>Creating a new study area</w:t>
      </w:r>
      <w:r w:rsidR="00A55502">
        <w:t xml:space="preserve"> from a watershed within the WRB</w:t>
      </w:r>
      <w:bookmarkEnd w:id="62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29" w:name="_Toc44608069"/>
      <w:r>
        <w:t>North Santiam study area</w:t>
      </w:r>
      <w:bookmarkEnd w:id="629"/>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30" w:name="_Toc44608070"/>
      <w:r>
        <w:rPr>
          <w:rFonts w:eastAsia="Times New Roman"/>
        </w:rPr>
        <w:t>Instream water rights</w:t>
      </w:r>
      <w:bookmarkEnd w:id="63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31"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31"/>
    </w:p>
    <w:p w14:paraId="0FD5899C" w14:textId="77777777" w:rsidR="0092040E" w:rsidRDefault="0092040E" w:rsidP="0092040E"/>
    <w:p w14:paraId="0E0CDFE5" w14:textId="77777777" w:rsidR="00B91F45" w:rsidRDefault="00B47486" w:rsidP="00B91F45">
      <w:pPr>
        <w:pStyle w:val="Heading2"/>
      </w:pPr>
      <w:bookmarkStart w:id="632" w:name="_Toc44608071"/>
      <w:r>
        <w:t xml:space="preserve">Municipal </w:t>
      </w:r>
      <w:r w:rsidR="00057A5D">
        <w:t>w</w:t>
      </w:r>
      <w:r>
        <w:t xml:space="preserve">ater </w:t>
      </w:r>
      <w:r w:rsidR="00D97755">
        <w:t>r</w:t>
      </w:r>
      <w:r>
        <w:t>ights</w:t>
      </w:r>
      <w:bookmarkEnd w:id="63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33" w:author="David Conklin" w:date="2020-06-28T13:56:00Z"/>
        </w:rPr>
      </w:pPr>
      <w:bookmarkStart w:id="634" w:name="_Toc44608072"/>
      <w:ins w:id="635" w:author="David Conklin" w:date="2020-06-28T13:55:00Z">
        <w:r>
          <w:t>McKenzie</w:t>
        </w:r>
      </w:ins>
      <w:ins w:id="636" w:author="David Conklin" w:date="2020-06-28T13:56:00Z">
        <w:r>
          <w:t xml:space="preserve"> Basin Wetlands Study</w:t>
        </w:r>
        <w:bookmarkEnd w:id="634"/>
      </w:ins>
    </w:p>
    <w:p w14:paraId="2403DDA0" w14:textId="77777777" w:rsidR="00275338" w:rsidRDefault="00275338" w:rsidP="00275338">
      <w:pPr>
        <w:rPr>
          <w:ins w:id="637" w:author="David Conklin" w:date="2020-06-28T14:06:00Z"/>
        </w:rPr>
      </w:pPr>
    </w:p>
    <w:p w14:paraId="6C66CC56" w14:textId="2E174081" w:rsidR="002C303A" w:rsidRDefault="008E6C13" w:rsidP="00275338">
      <w:pPr>
        <w:rPr>
          <w:ins w:id="638" w:author="David Conklin" w:date="2020-07-02T12:42:00Z"/>
        </w:rPr>
      </w:pPr>
      <w:ins w:id="639" w:author="David Conklin" w:date="2020-06-28T13:56:00Z">
        <w:r>
          <w:t>The EPA has funde</w:t>
        </w:r>
      </w:ins>
      <w:ins w:id="640" w:author="David Conklin" w:date="2020-06-28T13:57:00Z">
        <w:r>
          <w:t xml:space="preserve">d the Lane Council of Governments </w:t>
        </w:r>
      </w:ins>
      <w:ins w:id="641" w:author="David Conklin" w:date="2020-06-28T13:59:00Z">
        <w:r>
          <w:t xml:space="preserve">(LCOG) </w:t>
        </w:r>
      </w:ins>
      <w:ins w:id="642" w:author="David Conklin" w:date="2020-06-28T13:57:00Z">
        <w:r>
          <w:t>to carry out a study</w:t>
        </w:r>
      </w:ins>
      <w:ins w:id="643" w:author="David Conklin" w:date="2020-06-28T13:58:00Z">
        <w:r>
          <w:t xml:space="preserve"> which includes use of CW3M to simulate the McKenzie River basin.</w:t>
        </w:r>
      </w:ins>
      <w:ins w:id="644" w:author="David Conklin" w:date="2020-06-28T13:59:00Z">
        <w:r>
          <w:t xml:space="preserve">  </w:t>
        </w:r>
      </w:ins>
      <w:ins w:id="645" w:author="David Conklin" w:date="2020-07-02T12:41:00Z">
        <w:r w:rsidR="002C303A">
          <w:t xml:space="preserve">The purpose of using CW3M in the </w:t>
        </w:r>
        <w:r w:rsidR="002C303A">
          <w:t>this</w:t>
        </w:r>
        <w:r w:rsidR="002C303A">
          <w:t xml:space="preserve"> study is to simulate changes in the extent of McKenzie basin wetlands and changes in their nature, over the next five decades as climate changes.</w:t>
        </w:r>
      </w:ins>
      <w:ins w:id="646" w:author="David Conklin" w:date="2020-07-02T13:31:00Z">
        <w:r w:rsidR="006B6EE1">
          <w:t xml:space="preserve">  </w:t>
        </w:r>
      </w:ins>
      <w:ins w:id="647" w:author="David Conklin" w:date="2020-07-02T13:32:00Z">
        <w:r w:rsidR="006B6EE1">
          <w:t xml:space="preserve">One effect of wetlands which is of particular interest is on the temperature </w:t>
        </w:r>
      </w:ins>
      <w:ins w:id="648" w:author="David Conklin" w:date="2020-07-02T13:33:00Z">
        <w:r w:rsidR="006B6EE1">
          <w:t xml:space="preserve">of </w:t>
        </w:r>
        <w:r w:rsidR="00031F81">
          <w:t>water returning to the st</w:t>
        </w:r>
      </w:ins>
      <w:ins w:id="649" w:author="David Conklin" w:date="2020-07-02T13:34:00Z">
        <w:r w:rsidR="00031F81">
          <w:t xml:space="preserve">ream network from the downstream end of the wetlands.  </w:t>
        </w:r>
      </w:ins>
      <w:ins w:id="650" w:author="David Conklin" w:date="2020-07-02T13:35:00Z">
        <w:r w:rsidR="00031F81">
          <w:t xml:space="preserve">As of the beginning of the project, CW3M does not have a functional stream </w:t>
        </w:r>
      </w:ins>
      <w:ins w:id="651" w:author="David Conklin" w:date="2020-07-02T13:36:00Z">
        <w:r w:rsidR="00031F81">
          <w:t xml:space="preserve">temperature model.  The project scope includes </w:t>
        </w:r>
      </w:ins>
      <w:ins w:id="652" w:author="David Conklin" w:date="2020-07-02T13:38:00Z">
        <w:r w:rsidR="00031F81">
          <w:t>re-</w:t>
        </w:r>
      </w:ins>
      <w:ins w:id="653" w:author="David Conklin" w:date="2020-07-02T13:37:00Z">
        <w:r w:rsidR="00031F81">
          <w:t>implementing</w:t>
        </w:r>
      </w:ins>
      <w:ins w:id="654" w:author="David Conklin" w:date="2020-07-02T13:38:00Z">
        <w:r w:rsidR="00031F81">
          <w:t xml:space="preserve"> </w:t>
        </w:r>
      </w:ins>
      <w:ins w:id="655" w:author="David Conklin" w:date="2020-07-02T13:40:00Z">
        <w:r w:rsidR="00031F81">
          <w:t xml:space="preserve">in CW3M </w:t>
        </w:r>
      </w:ins>
      <w:ins w:id="656" w:author="David Conklin" w:date="2020-07-02T13:38:00Z">
        <w:r w:rsidR="00031F81">
          <w:t>some of the Heat Source</w:t>
        </w:r>
      </w:ins>
      <w:ins w:id="657" w:author="David Conklin" w:date="2020-07-02T15:49:00Z">
        <w:r w:rsidR="004B3A38">
          <w:t>/Shade-a-lator</w:t>
        </w:r>
      </w:ins>
      <w:ins w:id="658" w:author="David Conklin" w:date="2020-07-02T13:39:00Z">
        <w:r w:rsidR="00031F81">
          <w:t xml:space="preserve"> model (</w:t>
        </w:r>
        <w:r w:rsidR="00031F81" w:rsidRPr="005F3D22">
          <w:t>Boyd</w:t>
        </w:r>
        <w:r w:rsidR="00031F81">
          <w:t xml:space="preserve"> &amp; </w:t>
        </w:r>
        <w:r w:rsidR="00031F81" w:rsidRPr="005F3D22">
          <w:t>Kasper 2003</w:t>
        </w:r>
        <w:r w:rsidR="00031F81">
          <w:t>) used by</w:t>
        </w:r>
      </w:ins>
      <w:ins w:id="659" w:author="David Conklin" w:date="2020-07-02T13:40:00Z">
        <w:r w:rsidR="00031F81">
          <w:t xml:space="preserve"> the Oregon Water Resources Department, to</w:t>
        </w:r>
      </w:ins>
      <w:ins w:id="660" w:author="David Conklin" w:date="2020-07-02T13:41:00Z">
        <w:r w:rsidR="00031F81">
          <w:t xml:space="preserve"> provide simulations of daily stream temperatures</w:t>
        </w:r>
      </w:ins>
      <w:ins w:id="661" w:author="David Conklin" w:date="2020-07-02T13:42:00Z">
        <w:r w:rsidR="00031F81">
          <w:t xml:space="preserve"> along with daily flows.</w:t>
        </w:r>
      </w:ins>
    </w:p>
    <w:p w14:paraId="7F39395D" w14:textId="77777777" w:rsidR="002C303A" w:rsidRDefault="002C303A" w:rsidP="00275338">
      <w:pPr>
        <w:rPr>
          <w:ins w:id="662" w:author="David Conklin" w:date="2020-07-02T12:42:00Z"/>
        </w:rPr>
      </w:pPr>
    </w:p>
    <w:p w14:paraId="55E05010" w14:textId="5B0257C9" w:rsidR="004B3A38" w:rsidRDefault="008E6C13" w:rsidP="00275338">
      <w:pPr>
        <w:rPr>
          <w:ins w:id="663" w:author="David Conklin" w:date="2020-07-02T15:50:00Z"/>
        </w:rPr>
      </w:pPr>
      <w:ins w:id="664" w:author="David Conklin" w:date="2020-06-28T13:59:00Z">
        <w:r>
          <w:t>LCOG has subcontracted the work to Land Craft</w:t>
        </w:r>
      </w:ins>
      <w:ins w:id="665" w:author="David Conklin" w:date="2020-06-28T14:00:00Z">
        <w:r>
          <w:t xml:space="preserve">, LLC, which is </w:t>
        </w:r>
      </w:ins>
      <w:ins w:id="666" w:author="David Conklin" w:date="2020-06-28T14:01:00Z">
        <w:r>
          <w:t xml:space="preserve">operated by </w:t>
        </w:r>
      </w:ins>
      <w:ins w:id="667" w:author="David Conklin" w:date="2020-06-28T14:00:00Z">
        <w:r>
          <w:t>David Richey</w:t>
        </w:r>
      </w:ins>
      <w:ins w:id="668" w:author="David Conklin" w:date="2020-06-28T14:01:00Z">
        <w:r>
          <w:t>.</w:t>
        </w:r>
      </w:ins>
      <w:ins w:id="669" w:author="David Conklin" w:date="2020-06-28T14:02:00Z">
        <w:r>
          <w:t xml:space="preserve">  Oregon Freshwater</w:t>
        </w:r>
      </w:ins>
      <w:ins w:id="670" w:author="David Conklin" w:date="2020-06-28T14:03:00Z">
        <w:r>
          <w:t xml:space="preserve"> is a subcontractor to Land Craft.</w:t>
        </w:r>
      </w:ins>
      <w:ins w:id="671" w:author="David Conklin" w:date="2020-07-02T12:42:00Z">
        <w:r w:rsidR="002C303A">
          <w:t xml:space="preserve">  David Conkl</w:t>
        </w:r>
      </w:ins>
      <w:ins w:id="672" w:author="David Conklin" w:date="2020-07-02T12:43:00Z">
        <w:r w:rsidR="002C303A">
          <w:t>in will do most of the work for Fr</w:t>
        </w:r>
      </w:ins>
      <w:ins w:id="673" w:author="David Conklin" w:date="2020-07-02T12:44:00Z">
        <w:r w:rsidR="002C303A">
          <w:t>eshwater.</w:t>
        </w:r>
      </w:ins>
      <w:ins w:id="674" w:author="David Conklin" w:date="2020-06-28T14:03:00Z">
        <w:r>
          <w:t xml:space="preserve">  The Freshwater-Land</w:t>
        </w:r>
      </w:ins>
      <w:ins w:id="675" w:author="David Conklin" w:date="2020-06-28T14:04:00Z">
        <w:r>
          <w:t xml:space="preserve"> Craft contract stipulates that the additions and refinements to CW3M wh</w:t>
        </w:r>
      </w:ins>
      <w:ins w:id="676" w:author="David Conklin" w:date="2020-06-28T14:05:00Z">
        <w:r>
          <w:t>ich Freshwater develops for this study</w:t>
        </w:r>
        <w:r w:rsidR="00275338">
          <w:t xml:space="preserve"> will be placed in the public domain as part of CW3M</w:t>
        </w:r>
      </w:ins>
      <w:ins w:id="677" w:author="David Conklin" w:date="2020-06-28T14:06:00Z">
        <w:r w:rsidR="00275338">
          <w:t>.</w:t>
        </w:r>
      </w:ins>
      <w:ins w:id="678" w:author="David Conklin" w:date="2020-06-28T14:14:00Z">
        <w:r w:rsidR="00275338">
          <w:t xml:space="preserve">  </w:t>
        </w:r>
      </w:ins>
      <w:ins w:id="679" w:author="David Conklin" w:date="2020-07-02T15:47:00Z">
        <w:r w:rsidR="004B3A38">
          <w:t>Kyla</w:t>
        </w:r>
      </w:ins>
      <w:ins w:id="680" w:author="David Conklin" w:date="2020-07-02T15:48:00Z">
        <w:r w:rsidR="004B3A38">
          <w:t xml:space="preserve"> Zaret, a </w:t>
        </w:r>
      </w:ins>
      <w:ins w:id="681" w:author="David Conklin" w:date="2020-07-02T15:51:00Z">
        <w:r w:rsidR="004B3A38">
          <w:t>consultant for the Institute for Natural Resour</w:t>
        </w:r>
      </w:ins>
      <w:ins w:id="682" w:author="David Conklin" w:date="2020-07-02T15:52:00Z">
        <w:r w:rsidR="004B3A38">
          <w:t xml:space="preserve">ces and </w:t>
        </w:r>
      </w:ins>
      <w:ins w:id="683" w:author="David Conklin" w:date="2020-07-02T15:48:00Z">
        <w:r w:rsidR="004B3A38">
          <w:t>PhD student at Portland State University</w:t>
        </w:r>
      </w:ins>
      <w:ins w:id="684" w:author="David Conklin" w:date="2020-07-02T15:52:00Z">
        <w:r w:rsidR="004B3A38">
          <w:t>)</w:t>
        </w:r>
      </w:ins>
      <w:ins w:id="685" w:author="David Conklin" w:date="2020-07-02T15:48:00Z">
        <w:r w:rsidR="004B3A38">
          <w:t xml:space="preserve">, is </w:t>
        </w:r>
        <w:r w:rsidR="004B3A38">
          <w:lastRenderedPageBreak/>
          <w:t>providing expertise about wetlands to the</w:t>
        </w:r>
      </w:ins>
      <w:ins w:id="686" w:author="David Conklin" w:date="2020-07-02T15:49:00Z">
        <w:r w:rsidR="004B3A38">
          <w:t xml:space="preserve"> project.  </w:t>
        </w:r>
      </w:ins>
      <w:ins w:id="687" w:author="David Conklin" w:date="2020-06-28T14:12:00Z">
        <w:r w:rsidR="00275338">
          <w:t>As of late June 2020, the McKenzie wetlands study is just getting underway.</w:t>
        </w:r>
      </w:ins>
    </w:p>
    <w:p w14:paraId="6DCDAD98" w14:textId="77777777" w:rsidR="004B3A38" w:rsidRDefault="004B3A38" w:rsidP="00275338">
      <w:pPr>
        <w:rPr>
          <w:ins w:id="688" w:author="David Conklin" w:date="2020-07-02T15:50:00Z"/>
        </w:rPr>
      </w:pPr>
    </w:p>
    <w:p w14:paraId="1C08767D" w14:textId="063C9737" w:rsidR="00275338" w:rsidRDefault="004B3A38" w:rsidP="00275338">
      <w:pPr>
        <w:rPr>
          <w:ins w:id="689" w:author="David Conklin" w:date="2020-06-28T14:14:00Z"/>
        </w:rPr>
      </w:pPr>
      <w:ins w:id="690" w:author="David Conklin" w:date="2020-07-02T15:50:00Z">
        <w:r>
          <w:t xml:space="preserve">Kyla’s 1/23/20 report </w:t>
        </w:r>
      </w:ins>
      <w:ins w:id="691" w:author="David Conklin" w:date="2020-07-02T15:51:00Z">
        <w:r>
          <w:t>on another project (Zaret 2020)</w:t>
        </w:r>
      </w:ins>
      <w:ins w:id="692" w:author="David Conklin" w:date="2020-06-28T14:12:00Z">
        <w:r w:rsidR="00275338">
          <w:t xml:space="preserve"> </w:t>
        </w:r>
      </w:ins>
      <w:ins w:id="693" w:author="David Conklin" w:date="2020-07-02T15:52:00Z">
        <w:r>
          <w:t>lists si</w:t>
        </w:r>
      </w:ins>
      <w:ins w:id="694" w:author="David Conklin" w:date="2020-07-02T15:53:00Z">
        <w:r>
          <w:t>x types of wetlands benefits: flood attenuation, late season flow provision, habitat for at-risk species, temperat</w:t>
        </w:r>
      </w:ins>
      <w:ins w:id="695" w:author="David Conklin" w:date="2020-07-02T15:54:00Z">
        <w:r>
          <w:t>ure, nitrogen and phosphorus reduction, and groundwater recharge.</w:t>
        </w:r>
      </w:ins>
      <w:ins w:id="696" w:author="David Conklin" w:date="2020-07-02T15:55:00Z">
        <w:r>
          <w:t xml:space="preserve">  The LCOG McKenzie Wetlands project will certainl</w:t>
        </w:r>
      </w:ins>
      <w:ins w:id="697" w:author="David Conklin" w:date="2020-07-02T15:56:00Z">
        <w:r>
          <w:t xml:space="preserve">y </w:t>
        </w:r>
      </w:ins>
      <w:ins w:id="698" w:author="David Conklin" w:date="2020-07-02T15:55:00Z">
        <w:r>
          <w:t>address</w:t>
        </w:r>
      </w:ins>
      <w:ins w:id="699" w:author="David Conklin" w:date="2020-07-02T15:56:00Z">
        <w:r>
          <w:t xml:space="preserve"> temperature, and may perhaps make use of the model of flood attenuation that Kyla </w:t>
        </w:r>
      </w:ins>
      <w:ins w:id="700" w:author="David Conklin" w:date="2020-07-02T15:57:00Z">
        <w:r>
          <w:t>describes in her report.  What other wetlands benefits are a</w:t>
        </w:r>
      </w:ins>
      <w:ins w:id="701" w:author="David Conklin" w:date="2020-07-02T15:58:00Z">
        <w:r>
          <w:t xml:space="preserve">ddressed remains to be </w:t>
        </w:r>
        <w:r w:rsidR="00F01A67">
          <w:t>determined as the project begins.</w:t>
        </w:r>
      </w:ins>
    </w:p>
    <w:p w14:paraId="7A97BCE2" w14:textId="2A36164D" w:rsidR="00275338" w:rsidRDefault="00275338" w:rsidP="00275338">
      <w:pPr>
        <w:rPr>
          <w:ins w:id="702" w:author="David Conklin" w:date="2020-06-28T14:14:00Z"/>
        </w:rPr>
      </w:pPr>
    </w:p>
    <w:p w14:paraId="78024689" w14:textId="04C8EE04" w:rsidR="00275338" w:rsidRDefault="00275338" w:rsidP="00275338">
      <w:pPr>
        <w:rPr>
          <w:ins w:id="703" w:author="David Conklin" w:date="2020-06-28T14:17:00Z"/>
        </w:rPr>
      </w:pPr>
      <w:ins w:id="704" w:author="David Conklin" w:date="2020-06-28T14:14:00Z">
        <w:r>
          <w:t>2010</w:t>
        </w:r>
      </w:ins>
      <w:ins w:id="705" w:author="David Conklin" w:date="2020-06-28T14:15:00Z">
        <w:r>
          <w:t>-18 will be used as a calibration period.</w:t>
        </w:r>
        <w:r w:rsidR="009F16B9">
          <w:t xml:space="preserve">  Future simulations </w:t>
        </w:r>
      </w:ins>
      <w:ins w:id="706" w:author="David Conklin" w:date="2020-06-28T14:16:00Z">
        <w:r w:rsidR="009F16B9">
          <w:t>will be made for 2019-2060.  If actual data for 2019 is available, we may cho</w:t>
        </w:r>
      </w:ins>
      <w:ins w:id="707" w:author="David Conklin" w:date="2020-07-02T12:32:00Z">
        <w:r w:rsidR="00C551F9">
          <w:t>o</w:t>
        </w:r>
      </w:ins>
      <w:ins w:id="708" w:author="David Conklin" w:date="2020-06-28T14:16:00Z">
        <w:r w:rsidR="009F16B9">
          <w:t>se to ex</w:t>
        </w:r>
      </w:ins>
      <w:ins w:id="709" w:author="David Conklin" w:date="2020-06-28T14:17:00Z">
        <w:r w:rsidR="009F16B9">
          <w:t>tend the calibration period through 2019 and begin future simulations in 2020.</w:t>
        </w:r>
      </w:ins>
    </w:p>
    <w:p w14:paraId="264A3AC4" w14:textId="08BD46B3" w:rsidR="009F16B9" w:rsidRDefault="009F16B9" w:rsidP="00275338">
      <w:pPr>
        <w:rPr>
          <w:ins w:id="710" w:author="David Conklin" w:date="2020-06-28T14:17:00Z"/>
        </w:rPr>
      </w:pPr>
    </w:p>
    <w:p w14:paraId="604DFE2B" w14:textId="446F25A6" w:rsidR="009F16B9" w:rsidRDefault="009F16B9" w:rsidP="00275338">
      <w:pPr>
        <w:rPr>
          <w:ins w:id="711" w:author="David Conklin" w:date="2020-06-28T14:37:00Z"/>
        </w:rPr>
      </w:pPr>
      <w:ins w:id="712" w:author="David Conklin" w:date="2020-06-28T14:17:00Z">
        <w:r>
          <w:t>CW3M’s IDU layer for the McKenzie basin</w:t>
        </w:r>
      </w:ins>
      <w:ins w:id="713" w:author="David Conklin" w:date="2020-06-28T14:18:00Z">
        <w:r>
          <w:t xml:space="preserve"> currently has </w:t>
        </w:r>
      </w:ins>
      <w:ins w:id="714" w:author="David Conklin" w:date="2020-06-28T14:21:00Z">
        <w:r>
          <w:t>16,883 polygons</w:t>
        </w:r>
      </w:ins>
      <w:ins w:id="715" w:author="David Conklin" w:date="2020-06-28T14:22:00Z">
        <w:r>
          <w:t xml:space="preserve"> with a total area of 330,7</w:t>
        </w:r>
      </w:ins>
      <w:ins w:id="716" w:author="David Conklin" w:date="2020-06-28T14:23:00Z">
        <w:r>
          <w:t>08</w:t>
        </w:r>
      </w:ins>
      <w:ins w:id="717" w:author="David Conklin" w:date="2020-06-28T14:22:00Z">
        <w:r>
          <w:t xml:space="preserve"> hectares.</w:t>
        </w:r>
      </w:ins>
      <w:ins w:id="718" w:author="David Conklin" w:date="2020-06-28T14:23:00Z">
        <w:r>
          <w:t xml:space="preserve">  Its </w:t>
        </w:r>
      </w:ins>
      <w:ins w:id="719" w:author="David Conklin" w:date="2020-06-28T14:36:00Z">
        <w:r w:rsidR="00885D48">
          <w:t>r</w:t>
        </w:r>
      </w:ins>
      <w:ins w:id="720" w:author="David Conklin" w:date="2020-06-28T14:24:00Z">
        <w:r>
          <w:t>each layer has</w:t>
        </w:r>
      </w:ins>
      <w:ins w:id="721" w:author="David Conklin" w:date="2020-06-28T14:28:00Z">
        <w:r w:rsidR="00672FFF">
          <w:t xml:space="preserve"> 1047 re</w:t>
        </w:r>
      </w:ins>
      <w:ins w:id="722" w:author="David Conklin" w:date="2020-06-28T14:29:00Z">
        <w:r w:rsidR="00672FFF">
          <w:t>aches.</w:t>
        </w:r>
      </w:ins>
      <w:ins w:id="723" w:author="David Conklin" w:date="2020-06-28T14:30:00Z">
        <w:r w:rsidR="00672FFF">
          <w:t xml:space="preserve">  There are 954 HRUs</w:t>
        </w:r>
      </w:ins>
      <w:ins w:id="724" w:author="David Conklin" w:date="2020-06-28T14:31:00Z">
        <w:r w:rsidR="00672FFF">
          <w:t>, representing</w:t>
        </w:r>
      </w:ins>
      <w:ins w:id="725" w:author="David Conklin" w:date="2020-06-28T14:32:00Z">
        <w:r w:rsidR="00672FFF">
          <w:t xml:space="preserve"> contiguous smaller areas which drain to a single reach.  HRUs are </w:t>
        </w:r>
      </w:ins>
      <w:ins w:id="726" w:author="David Conklin" w:date="2020-06-28T14:33:00Z">
        <w:r w:rsidR="00672FFF">
          <w:t>ma</w:t>
        </w:r>
      </w:ins>
      <w:ins w:id="727" w:author="David Conklin" w:date="2020-06-28T14:34:00Z">
        <w:r w:rsidR="00672FFF">
          <w:t>de up</w:t>
        </w:r>
      </w:ins>
      <w:ins w:id="728" w:author="David Conklin" w:date="2020-06-28T14:32:00Z">
        <w:r w:rsidR="00672FFF">
          <w:t xml:space="preserve"> of ID</w:t>
        </w:r>
      </w:ins>
      <w:ins w:id="729" w:author="David Conklin" w:date="2020-06-28T14:33:00Z">
        <w:r w:rsidR="00672FFF">
          <w:t>Us; HRU boundaries are coincident with some of the boundaries of the IDUs of which they are composed.</w:t>
        </w:r>
      </w:ins>
      <w:ins w:id="730" w:author="David Conklin" w:date="2020-06-28T14:34:00Z">
        <w:r w:rsidR="00672FFF">
          <w:t xml:space="preserve">  Zero, one, or se</w:t>
        </w:r>
      </w:ins>
      <w:ins w:id="731" w:author="David Conklin" w:date="2020-06-28T14:35:00Z">
        <w:r w:rsidR="00672FFF">
          <w:t xml:space="preserve">veral HRUs may drain to a single reach.  </w:t>
        </w:r>
      </w:ins>
    </w:p>
    <w:p w14:paraId="11EB93A3" w14:textId="158B9136" w:rsidR="00885D48" w:rsidRDefault="00885D48" w:rsidP="00275338">
      <w:pPr>
        <w:rPr>
          <w:ins w:id="732" w:author="David Conklin" w:date="2020-06-28T14:37:00Z"/>
        </w:rPr>
      </w:pPr>
    </w:p>
    <w:p w14:paraId="264E728D" w14:textId="695CC29C" w:rsidR="00885D48" w:rsidRDefault="00885D48" w:rsidP="00275338">
      <w:pPr>
        <w:rPr>
          <w:ins w:id="733" w:author="David Conklin" w:date="2020-06-28T14:57:00Z"/>
        </w:rPr>
      </w:pPr>
      <w:ins w:id="734" w:author="David Conklin" w:date="2020-06-28T14:37:00Z">
        <w:r>
          <w:t>The amount of wall clock time that it takes to ex</w:t>
        </w:r>
      </w:ins>
      <w:ins w:id="735" w:author="David Conklin" w:date="2020-06-28T14:38:00Z">
        <w:r>
          <w:t>ecute CW3M is roughly proportional to the numbers of IDUs and reaches in the study area</w:t>
        </w:r>
      </w:ins>
      <w:ins w:id="736" w:author="David Conklin" w:date="2020-06-28T14:40:00Z">
        <w:r>
          <w:t>.  At the current size</w:t>
        </w:r>
      </w:ins>
      <w:ins w:id="737" w:author="David Conklin" w:date="2020-06-28T14:41:00Z">
        <w:r>
          <w:t xml:space="preserve">s, simulation of the McKenzie basin for 2010-60 takes about </w:t>
        </w:r>
      </w:ins>
      <w:ins w:id="738" w:author="David Conklin" w:date="2020-06-28T14:42:00Z">
        <w:r>
          <w:t>four and a half hours on a moderately fast desktop PC.</w:t>
        </w:r>
      </w:ins>
      <w:ins w:id="739" w:author="David Conklin" w:date="2020-06-28T14:43:00Z">
        <w:r>
          <w:t xml:space="preserve">  </w:t>
        </w:r>
      </w:ins>
    </w:p>
    <w:p w14:paraId="26A2BA22" w14:textId="4BCB6D90" w:rsidR="00130043" w:rsidRDefault="00130043" w:rsidP="00275338">
      <w:pPr>
        <w:rPr>
          <w:ins w:id="740" w:author="David Conklin" w:date="2020-06-28T14:58:00Z"/>
        </w:rPr>
      </w:pPr>
    </w:p>
    <w:p w14:paraId="56370487" w14:textId="2B5FB691" w:rsidR="00130043" w:rsidRDefault="00130043">
      <w:pPr>
        <w:rPr>
          <w:ins w:id="741" w:author="David Conklin" w:date="2020-07-02T12:33:00Z"/>
        </w:rPr>
      </w:pPr>
      <w:ins w:id="742" w:author="David Conklin" w:date="2020-06-28T14:58:00Z">
        <w:r>
          <w:t>We anticipate that new, more detailed IDU, reach, and HRU layers will be constructed during the course of the project.  If the new reach layer were based on the most det</w:t>
        </w:r>
      </w:ins>
      <w:ins w:id="743" w:author="David Conklin" w:date="2020-06-28T14:59:00Z">
        <w:r>
          <w:t>ailed version of the National Hydro</w:t>
        </w:r>
      </w:ins>
      <w:ins w:id="744" w:author="David Conklin" w:date="2020-06-28T15:00:00Z">
        <w:r>
          <w:t>graphy</w:t>
        </w:r>
      </w:ins>
      <w:ins w:id="745" w:author="David Conklin" w:date="2020-06-28T14:59:00Z">
        <w:r>
          <w:t xml:space="preserve"> Data</w:t>
        </w:r>
      </w:ins>
      <w:ins w:id="746" w:author="David Conklin" w:date="2020-06-28T15:00:00Z">
        <w:r>
          <w:t xml:space="preserve">set (NHD), </w:t>
        </w:r>
      </w:ins>
      <w:ins w:id="747" w:author="David Conklin" w:date="2020-06-28T15:01:00Z">
        <w:r>
          <w:t>it would contain about 13,000 reaches.  We expect to identify hundreds to thou</w:t>
        </w:r>
      </w:ins>
      <w:ins w:id="748" w:author="David Conklin" w:date="2020-06-28T15:02:00Z">
        <w:r>
          <w:t xml:space="preserve">sands of wetlands in the McKenzie basin.  We think the </w:t>
        </w:r>
      </w:ins>
      <w:ins w:id="749" w:author="David Conklin" w:date="2020-06-28T15:03:00Z">
        <w:r>
          <w:t>new IDU layer will have less than 100,000 polygons.  For comparison, the WW2100 IDU layer ha</w:t>
        </w:r>
      </w:ins>
      <w:ins w:id="750" w:author="David Conklin" w:date="2020-06-28T15:04:00Z">
        <w:r>
          <w:t>d 180,000 polygons, and each full length simulation of a single WW2100 scenario took several days to execute.</w:t>
        </w:r>
      </w:ins>
    </w:p>
    <w:p w14:paraId="11EBAB7A" w14:textId="191E0FC9" w:rsidR="00C551F9" w:rsidRDefault="00C551F9">
      <w:pPr>
        <w:rPr>
          <w:ins w:id="751" w:author="David Conklin" w:date="2020-07-02T12:33:00Z"/>
        </w:rPr>
      </w:pPr>
    </w:p>
    <w:p w14:paraId="67078559" w14:textId="77777777" w:rsidR="003B5FA8" w:rsidRDefault="002C303A">
      <w:pPr>
        <w:rPr>
          <w:ins w:id="752" w:author="David Conklin" w:date="2020-07-02T13:11:00Z"/>
        </w:rPr>
      </w:pPr>
      <w:ins w:id="753" w:author="David Conklin" w:date="2020-07-02T12:47:00Z">
        <w:r>
          <w:t>CW3M has a 3-layer land use</w:t>
        </w:r>
      </w:ins>
      <w:ins w:id="754" w:author="David Conklin" w:date="2020-07-02T12:48:00Z">
        <w:r>
          <w:t>/land cover (LULC) hierarchy.</w:t>
        </w:r>
      </w:ins>
      <w:ins w:id="755" w:author="David Conklin" w:date="2020-07-02T12:50:00Z">
        <w:r>
          <w:t xml:space="preserve">  The top level has just 8 categories (</w:t>
        </w:r>
      </w:ins>
      <w:ins w:id="756" w:author="David Conklin" w:date="2020-07-02T12:51:00Z">
        <w:r w:rsidR="00CA564C">
          <w:t>Unknown/Developed/Agriculture/Other veg./Forest/Barren/Wetlands/Water snow</w:t>
        </w:r>
      </w:ins>
      <w:ins w:id="757" w:author="David Conklin" w:date="2020-07-02T12:52:00Z">
        <w:r w:rsidR="00CA564C">
          <w:t xml:space="preserve"> ice).</w:t>
        </w:r>
      </w:ins>
      <w:ins w:id="758" w:author="David Conklin" w:date="2020-07-02T12:57:00Z">
        <w:r w:rsidR="00CA564C">
          <w:t xml:space="preserve">  As of 7/2/20, th</w:t>
        </w:r>
      </w:ins>
      <w:ins w:id="759" w:author="David Conklin" w:date="2020-07-02T12:58:00Z">
        <w:r w:rsidR="00CA564C">
          <w:t>e top and middle levels in the hierarchy each have only a single Wetlands category</w:t>
        </w:r>
      </w:ins>
      <w:ins w:id="760" w:author="David Conklin" w:date="2020-07-02T12:59:00Z">
        <w:r w:rsidR="00CA564C">
          <w:t xml:space="preserve"> (LULC_A = 6 and LULC_B = 6</w:t>
        </w:r>
      </w:ins>
      <w:ins w:id="761" w:author="David Conklin" w:date="2020-07-02T13:00:00Z">
        <w:r w:rsidR="00CA564C">
          <w:t>1</w:t>
        </w:r>
      </w:ins>
      <w:ins w:id="762" w:author="David Conklin" w:date="2020-07-02T12:59:00Z">
        <w:r w:rsidR="00CA564C">
          <w:t xml:space="preserve">), and the bottom level has </w:t>
        </w:r>
      </w:ins>
      <w:ins w:id="763" w:author="David Conklin" w:date="2020-07-02T13:00:00Z">
        <w:r w:rsidR="00CA564C">
          <w:t xml:space="preserve">just two, </w:t>
        </w:r>
      </w:ins>
      <w:ins w:id="764" w:author="David Conklin" w:date="2020-07-02T13:01:00Z">
        <w:r w:rsidR="00954D4B">
          <w:t>Woody Wetlands (VEGCLASS = 190) and Herbaceous Wetlands (VEGCLASS = 195).</w:t>
        </w:r>
      </w:ins>
      <w:ins w:id="765" w:author="David Conklin" w:date="2020-07-02T13:04:00Z">
        <w:r w:rsidR="00954D4B">
          <w:t xml:space="preserve">  Sixty-five IDUs totaling 51</w:t>
        </w:r>
      </w:ins>
      <w:ins w:id="766" w:author="David Conklin" w:date="2020-07-02T13:05:00Z">
        <w:r w:rsidR="00954D4B">
          <w:t>9 hectares are classified as wetlands.</w:t>
        </w:r>
      </w:ins>
      <w:ins w:id="767" w:author="David Conklin" w:date="2020-07-02T13:06:00Z">
        <w:r w:rsidR="00954D4B">
          <w:t xml:space="preserve">  All but four of the </w:t>
        </w:r>
      </w:ins>
      <w:ins w:id="768" w:author="David Conklin" w:date="2020-07-02T13:07:00Z">
        <w:r w:rsidR="00954D4B">
          <w:t xml:space="preserve">wetland </w:t>
        </w:r>
      </w:ins>
      <w:ins w:id="769" w:author="David Conklin" w:date="2020-07-02T13:06:00Z">
        <w:r w:rsidR="00954D4B">
          <w:t>I</w:t>
        </w:r>
      </w:ins>
      <w:ins w:id="770" w:author="David Conklin" w:date="2020-07-02T13:07:00Z">
        <w:r w:rsidR="00954D4B">
          <w:t>DUs are classified as woody wetlands; those total 500 hec</w:t>
        </w:r>
      </w:ins>
      <w:ins w:id="771" w:author="David Conklin" w:date="2020-07-02T13:08:00Z">
        <w:r w:rsidR="00954D4B">
          <w:t>tares.  The</w:t>
        </w:r>
      </w:ins>
      <w:ins w:id="772" w:author="David Conklin" w:date="2020-07-02T13:09:00Z">
        <w:r w:rsidR="00954D4B">
          <w:t xml:space="preserve"> other four IDUs, classified as herbaceous wetlands, are near the point where the M</w:t>
        </w:r>
      </w:ins>
      <w:ins w:id="773" w:author="David Conklin" w:date="2020-07-02T13:10:00Z">
        <w:r w:rsidR="00954D4B">
          <w:t>cKenzie flows into the Willamette.</w:t>
        </w:r>
      </w:ins>
    </w:p>
    <w:p w14:paraId="057E7343" w14:textId="77777777" w:rsidR="003B5FA8" w:rsidRDefault="003B5FA8">
      <w:pPr>
        <w:rPr>
          <w:ins w:id="774" w:author="David Conklin" w:date="2020-07-02T13:11:00Z"/>
        </w:rPr>
      </w:pPr>
    </w:p>
    <w:p w14:paraId="5895FCFC" w14:textId="34929C5F" w:rsidR="00C551F9" w:rsidRDefault="003B5FA8">
      <w:pPr>
        <w:rPr>
          <w:ins w:id="775" w:author="David Conklin" w:date="2020-06-28T14:06:00Z"/>
        </w:rPr>
      </w:pPr>
      <w:ins w:id="776" w:author="David Conklin" w:date="2020-07-02T13:11:00Z">
        <w:r>
          <w:t xml:space="preserve">We expect to add many more </w:t>
        </w:r>
      </w:ins>
      <w:ins w:id="777" w:author="David Conklin" w:date="2020-07-02T13:16:00Z">
        <w:r>
          <w:t xml:space="preserve">(a few dozen?) </w:t>
        </w:r>
      </w:ins>
      <w:ins w:id="778" w:author="David Conklin" w:date="2020-07-02T13:11:00Z">
        <w:r>
          <w:t>wetland categories</w:t>
        </w:r>
      </w:ins>
      <w:ins w:id="779" w:author="David Conklin" w:date="2020-07-02T13:12:00Z">
        <w:r>
          <w:t xml:space="preserve"> to the bottom level of the LULC hierarchy</w:t>
        </w:r>
      </w:ins>
      <w:ins w:id="780" w:author="David Conklin" w:date="2020-07-02T13:14:00Z">
        <w:r>
          <w:t xml:space="preserve"> (</w:t>
        </w:r>
      </w:ins>
      <w:ins w:id="781" w:author="David Conklin" w:date="2020-07-02T13:30:00Z">
        <w:r w:rsidR="006B6EE1">
          <w:t>Cowardin categories</w:t>
        </w:r>
      </w:ins>
      <w:ins w:id="782" w:author="David Conklin" w:date="2020-07-02T13:31:00Z">
        <w:r w:rsidR="006B6EE1">
          <w:t xml:space="preserve">?; </w:t>
        </w:r>
      </w:ins>
      <w:ins w:id="783" w:author="David Conklin" w:date="2020-07-02T13:14:00Z">
        <w:r>
          <w:t xml:space="preserve">Cowardin </w:t>
        </w:r>
      </w:ins>
      <w:ins w:id="784" w:author="David Conklin" w:date="2020-07-02T13:30:00Z">
        <w:r w:rsidR="006B6EE1">
          <w:t>&amp; Golet 1995)</w:t>
        </w:r>
      </w:ins>
      <w:ins w:id="785" w:author="David Conklin" w:date="2020-07-02T13:13:00Z">
        <w:r>
          <w:t xml:space="preserve"> and possibly some to the middle level as well</w:t>
        </w:r>
      </w:ins>
      <w:ins w:id="786" w:author="David Conklin" w:date="2020-07-02T13:07:00Z">
        <w:r w:rsidR="00954D4B">
          <w:t xml:space="preserve"> </w:t>
        </w:r>
      </w:ins>
      <w:ins w:id="787" w:author="David Conklin" w:date="2020-07-02T13:14:00Z">
        <w:r>
          <w:t xml:space="preserve">(flood plain wetlands, </w:t>
        </w:r>
      </w:ins>
      <w:ins w:id="788" w:author="David Conklin" w:date="2020-07-02T13:15:00Z">
        <w:r>
          <w:t>upland rain-fed wetlands?).</w:t>
        </w:r>
      </w:ins>
    </w:p>
    <w:p w14:paraId="763E6E04" w14:textId="6D7B6E56" w:rsidR="00275338" w:rsidRDefault="00275338">
      <w:pPr>
        <w:rPr>
          <w:ins w:id="789" w:author="David Conklin" w:date="2020-07-02T18:28:00Z"/>
        </w:rPr>
      </w:pPr>
    </w:p>
    <w:p w14:paraId="3344D82C" w14:textId="630F4C0D" w:rsidR="00AD412A" w:rsidRDefault="00AD412A" w:rsidP="00AD412A">
      <w:pPr>
        <w:pStyle w:val="Heading2"/>
        <w:rPr>
          <w:ins w:id="790" w:author="David Conklin" w:date="2020-07-02T18:29:00Z"/>
        </w:rPr>
      </w:pPr>
      <w:bookmarkStart w:id="791" w:name="_Toc44608073"/>
      <w:ins w:id="792" w:author="David Conklin" w:date="2020-07-02T18:29:00Z">
        <w:r>
          <w:t>Simulation of changes in wetlands over time</w:t>
        </w:r>
        <w:bookmarkEnd w:id="791"/>
      </w:ins>
    </w:p>
    <w:p w14:paraId="5CE58170" w14:textId="6BA3830C" w:rsidR="00AD412A" w:rsidRDefault="00AD412A" w:rsidP="00AD412A">
      <w:pPr>
        <w:rPr>
          <w:ins w:id="793" w:author="David Conklin" w:date="2020-07-02T18:29:00Z"/>
        </w:rPr>
      </w:pPr>
    </w:p>
    <w:p w14:paraId="7AE749A2" w14:textId="226CBD57" w:rsidR="00AD412A" w:rsidRPr="00AF7701" w:rsidRDefault="00AD412A" w:rsidP="00AF7701">
      <w:ins w:id="794" w:author="David Conklin" w:date="2020-07-02T18:29:00Z">
        <w:r>
          <w:t>CW3M will be used in thi</w:t>
        </w:r>
      </w:ins>
      <w:ins w:id="795" w:author="David Conklin" w:date="2020-07-02T18:30:00Z">
        <w:r>
          <w:t>s study to address the question of how McKenzie basin wetlands might change over the next half-cent</w:t>
        </w:r>
      </w:ins>
      <w:ins w:id="796" w:author="David Conklin" w:date="2020-07-02T18:31:00Z">
        <w:r>
          <w:t xml:space="preserve">ury.  In order to produce results which are relevant, the model must be able to </w:t>
        </w:r>
        <w:r>
          <w:lastRenderedPageBreak/>
          <w:t>produce changes in the</w:t>
        </w:r>
      </w:ins>
      <w:ins w:id="797" w:author="David Conklin" w:date="2020-07-02T18:32:00Z">
        <w:r>
          <w:t xml:space="preserve"> wetlands in response to other changes, both </w:t>
        </w:r>
      </w:ins>
      <w:ins w:id="798" w:author="David Conklin" w:date="2020-07-02T18:33:00Z">
        <w:r>
          <w:t xml:space="preserve">natural and anthropogenic.  Natural changes as used here are such as </w:t>
        </w:r>
      </w:ins>
      <w:ins w:id="799" w:author="David Conklin" w:date="2020-07-02T18:34:00Z">
        <w:r>
          <w:t xml:space="preserve">changes to the precipitation regime, seasonal temperatures, and so on.  Anthropogenic changes would include </w:t>
        </w:r>
      </w:ins>
      <w:ins w:id="800" w:author="David Conklin" w:date="2020-07-02T18:35:00Z">
        <w:r>
          <w:t>development encroaching on wetland, changes in the upstream flow regime due to changes in reservoir operatio</w:t>
        </w:r>
      </w:ins>
      <w:ins w:id="801" w:author="David Conklin" w:date="2020-07-02T18:36:00Z">
        <w:r>
          <w:t>ns or irrigation withdrawals, and so on.  As of the beginning of the study, C</w:t>
        </w:r>
      </w:ins>
      <w:ins w:id="802" w:author="David Conklin" w:date="2020-07-02T18:37:00Z">
        <w:r>
          <w:t xml:space="preserve">W3M treats </w:t>
        </w:r>
      </w:ins>
      <w:ins w:id="803" w:author="David Conklin" w:date="2020-07-02T18:38:00Z">
        <w:r>
          <w:t xml:space="preserve">IDU </w:t>
        </w:r>
      </w:ins>
      <w:ins w:id="804" w:author="David Conklin" w:date="2020-07-02T18:37:00Z">
        <w:r>
          <w:t>wetlands as static: once</w:t>
        </w:r>
      </w:ins>
      <w:ins w:id="805" w:author="David Conklin" w:date="2020-07-02T18:38:00Z">
        <w:r>
          <w:t xml:space="preserve"> </w:t>
        </w:r>
      </w:ins>
      <w:ins w:id="806" w:author="David Conklin" w:date="2020-07-02T18:37:00Z">
        <w:r>
          <w:t xml:space="preserve">a wetland, </w:t>
        </w:r>
      </w:ins>
      <w:ins w:id="807" w:author="David Conklin" w:date="2020-07-02T18:38:00Z">
        <w:r>
          <w:t xml:space="preserve">always a wetland.  </w:t>
        </w:r>
        <w:r w:rsidR="00AF7701">
          <w:t>Development in wetlands is not re</w:t>
        </w:r>
      </w:ins>
      <w:ins w:id="808" w:author="David Conklin" w:date="2020-07-02T18:39:00Z">
        <w:r w:rsidR="00AF7701">
          <w:t>presented in CW3M’s land use model, nor is the loss of wetlands due to drainage, drought</w:t>
        </w:r>
      </w:ins>
      <w:ins w:id="809" w:author="David Conklin" w:date="2020-07-02T18:40:00Z">
        <w:r w:rsidR="00AF7701">
          <w:t xml:space="preserve">, or conversion to agriculture.  </w:t>
        </w:r>
      </w:ins>
      <w:ins w:id="810" w:author="David Conklin" w:date="2020-07-02T18:42:00Z">
        <w:r w:rsidR="00AF7701">
          <w:t xml:space="preserve">At the very least, we will need to implement logic to </w:t>
        </w:r>
      </w:ins>
      <w:ins w:id="811" w:author="David Conklin" w:date="2020-07-02T18:43:00Z">
        <w:r w:rsidR="00AF7701">
          <w:t xml:space="preserve">tie the areal extent of a wetland to the quantity of water available to nourish it, </w:t>
        </w:r>
      </w:ins>
      <w:ins w:id="812" w:author="David Conklin" w:date="2020-07-02T18:44:00Z">
        <w:r w:rsidR="00AF7701">
          <w:t xml:space="preserve">as precipitation and from upstream. </w:t>
        </w:r>
      </w:ins>
      <w:ins w:id="813" w:author="David Conklin" w:date="2020-07-02T18:45:00Z">
        <w:r w:rsidR="00AF7701">
          <w:t xml:space="preserve"> And we will need new logic tie the temperature and volume of the water flowing out to the temperature and volume of the water flow</w:t>
        </w:r>
      </w:ins>
      <w:ins w:id="814" w:author="David Conklin" w:date="2020-07-02T18:46:00Z">
        <w:r w:rsidR="00AF7701">
          <w:t>ing in.</w:t>
        </w:r>
      </w:ins>
    </w:p>
    <w:p w14:paraId="00806AC5" w14:textId="77777777" w:rsidR="008567FC" w:rsidRDefault="008567FC" w:rsidP="003410F4">
      <w:pPr>
        <w:pStyle w:val="Heading1"/>
      </w:pPr>
      <w:bookmarkStart w:id="815" w:name="_Toc44608074"/>
      <w:r>
        <w:t>Directory structure and file names</w:t>
      </w:r>
      <w:bookmarkEnd w:id="81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lastRenderedPageBreak/>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16" w:name="_Toc44608075"/>
      <w:r>
        <w:t xml:space="preserve">Release </w:t>
      </w:r>
      <w:r w:rsidR="00E735F4">
        <w:t>Log</w:t>
      </w:r>
      <w:bookmarkEnd w:id="81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lastRenderedPageBreak/>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lastRenderedPageBreak/>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817" w:name="_Toc44608076"/>
      <w:r>
        <w:t>References</w:t>
      </w:r>
      <w:bookmarkEnd w:id="817"/>
    </w:p>
    <w:p w14:paraId="661F2AEF" w14:textId="77777777" w:rsidR="005F3D22" w:rsidRDefault="005F3D22" w:rsidP="005F3D22"/>
    <w:p w14:paraId="54BF08FC" w14:textId="7F4C2692" w:rsidR="005F3D22" w:rsidRDefault="005F3D22">
      <w:r w:rsidRPr="005F3D22">
        <w:t>Boyd</w:t>
      </w:r>
      <w:del w:id="818" w:author="David Conklin" w:date="2020-07-02T15:59:00Z">
        <w:r w:rsidRPr="005F3D22" w:rsidDel="00F01A67">
          <w:delText>,</w:delText>
        </w:r>
      </w:del>
      <w:r w:rsidRPr="005F3D22">
        <w:t xml:space="preserve"> M</w:t>
      </w:r>
      <w:del w:id="819" w:author="David Conklin" w:date="2020-07-02T15:59:00Z">
        <w:r w:rsidRPr="005F3D22" w:rsidDel="00F01A67">
          <w:delText>.,</w:delText>
        </w:r>
      </w:del>
      <w:r w:rsidRPr="005F3D22">
        <w:t xml:space="preserve"> and Kasper</w:t>
      </w:r>
      <w:del w:id="820" w:author="David Conklin" w:date="2020-07-02T15:59:00Z">
        <w:r w:rsidRPr="005F3D22" w:rsidDel="00F01A67">
          <w:delText>,</w:delText>
        </w:r>
      </w:del>
      <w:r w:rsidRPr="005F3D22">
        <w:t xml:space="preserve"> B</w:t>
      </w:r>
      <w:del w:id="821" w:author="David Conklin" w:date="2020-07-02T15:59:00Z">
        <w:r w:rsidRPr="005F3D22" w:rsidDel="00F01A67">
          <w:delText>.</w:delText>
        </w:r>
      </w:del>
      <w:r w:rsidRPr="005F3D22">
        <w:t xml:space="preserve"> </w:t>
      </w:r>
      <w:ins w:id="822" w:author="David Conklin" w:date="2020-07-02T16:00:00Z">
        <w:r w:rsidR="00F01A67">
          <w:t>(</w:t>
        </w:r>
      </w:ins>
      <w:r w:rsidRPr="005F3D22">
        <w:t>2003</w:t>
      </w:r>
      <w:ins w:id="823" w:author="David Conklin" w:date="2020-07-02T16:00:00Z">
        <w:r w:rsidR="00F01A67">
          <w:t>)</w:t>
        </w:r>
      </w:ins>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ins w:id="824" w:author="David Conklin" w:date="2020-07-02T15:58:00Z"/>
          <w:rFonts w:cstheme="minorHAnsi"/>
          <w:color w:val="000000"/>
        </w:rPr>
      </w:pPr>
      <w:ins w:id="825" w:author="David Conklin" w:date="2020-07-02T13:23:00Z">
        <w:r w:rsidRPr="006B6EE1">
          <w:rPr>
            <w:rFonts w:cstheme="minorHAnsi"/>
            <w:color w:val="000000"/>
            <w:rPrChange w:id="826" w:author="David Conklin" w:date="2020-07-02T13:24:00Z">
              <w:rPr>
                <w:rFonts w:ascii="ArnoPro" w:hAnsi="ArnoPro" w:cs="ArnoPro"/>
                <w:color w:val="000000"/>
                <w:sz w:val="18"/>
                <w:szCs w:val="18"/>
              </w:rPr>
            </w:rPrChange>
          </w:rPr>
          <w:t>Cowardin</w:t>
        </w:r>
      </w:ins>
      <w:ins w:id="827" w:author="David Conklin" w:date="2020-07-02T15:59:00Z">
        <w:r w:rsidR="00F01A67">
          <w:rPr>
            <w:rFonts w:cstheme="minorHAnsi"/>
            <w:color w:val="000000"/>
          </w:rPr>
          <w:t xml:space="preserve"> LM and</w:t>
        </w:r>
      </w:ins>
      <w:ins w:id="828" w:author="David Conklin" w:date="2020-07-02T13:23:00Z">
        <w:r w:rsidRPr="006B6EE1">
          <w:rPr>
            <w:rFonts w:cstheme="minorHAnsi"/>
            <w:color w:val="000000"/>
            <w:rPrChange w:id="829" w:author="David Conklin" w:date="2020-07-02T13:24:00Z">
              <w:rPr>
                <w:rFonts w:ascii="ArnoPro" w:hAnsi="ArnoPro" w:cs="ArnoPro"/>
                <w:color w:val="000000"/>
                <w:sz w:val="18"/>
                <w:szCs w:val="18"/>
              </w:rPr>
            </w:rPrChange>
          </w:rPr>
          <w:t xml:space="preserve"> Golet</w:t>
        </w:r>
      </w:ins>
      <w:ins w:id="830" w:author="David Conklin" w:date="2020-07-02T16:00:00Z">
        <w:r w:rsidR="00F01A67">
          <w:rPr>
            <w:rFonts w:cstheme="minorHAnsi"/>
            <w:color w:val="000000"/>
          </w:rPr>
          <w:t xml:space="preserve"> FC (1995).</w:t>
        </w:r>
      </w:ins>
      <w:ins w:id="831" w:author="David Conklin" w:date="2020-07-02T13:23:00Z">
        <w:r w:rsidRPr="006B6EE1">
          <w:rPr>
            <w:rFonts w:cstheme="minorHAnsi"/>
            <w:color w:val="000000"/>
            <w:rPrChange w:id="832" w:author="David Conklin" w:date="2020-07-02T13:24:00Z">
              <w:rPr>
                <w:rFonts w:ascii="ArnoPro" w:hAnsi="ArnoPro" w:cs="ArnoPro"/>
                <w:color w:val="000000"/>
                <w:sz w:val="18"/>
                <w:szCs w:val="18"/>
              </w:rPr>
            </w:rPrChange>
          </w:rPr>
          <w:t xml:space="preserve"> </w:t>
        </w:r>
      </w:ins>
      <w:ins w:id="833" w:author="David Conklin" w:date="2020-07-02T13:25:00Z">
        <w:r>
          <w:rPr>
            <w:rFonts w:cstheme="minorHAnsi"/>
            <w:color w:val="000000"/>
          </w:rPr>
          <w:t xml:space="preserve">US Fish and Wildlife Service 1979 </w:t>
        </w:r>
      </w:ins>
      <w:ins w:id="834" w:author="David Conklin" w:date="2020-07-02T13:26:00Z">
        <w:r>
          <w:rPr>
            <w:rFonts w:cstheme="minorHAnsi"/>
            <w:color w:val="000000"/>
          </w:rPr>
          <w:t xml:space="preserve">wetland classification: A review. </w:t>
        </w:r>
      </w:ins>
      <w:ins w:id="835" w:author="David Conklin" w:date="2020-07-02T13:23:00Z">
        <w:r w:rsidRPr="006B6EE1">
          <w:rPr>
            <w:rFonts w:cstheme="minorHAnsi"/>
            <w:color w:val="000000"/>
            <w:rPrChange w:id="836" w:author="David Conklin" w:date="2020-07-02T13:24:00Z">
              <w:rPr>
                <w:rFonts w:ascii="ArnoPro" w:hAnsi="ArnoPro" w:cs="ArnoPro"/>
                <w:color w:val="000000"/>
                <w:sz w:val="18"/>
                <w:szCs w:val="18"/>
              </w:rPr>
            </w:rPrChange>
          </w:rPr>
          <w:t xml:space="preserve">Vegetatio 118: 139. </w:t>
        </w:r>
      </w:ins>
      <w:ins w:id="837" w:author="David Conklin" w:date="2020-07-02T13:28:00Z">
        <w:r>
          <w:rPr>
            <w:rFonts w:cstheme="minorHAnsi"/>
            <w:color w:val="000000"/>
          </w:rPr>
          <w:fldChar w:fldCharType="begin"/>
        </w:r>
        <w:r>
          <w:rPr>
            <w:rFonts w:cstheme="minorHAnsi"/>
            <w:color w:val="000000"/>
          </w:rPr>
          <w:instrText xml:space="preserve"> HYPERLINK "</w:instrText>
        </w:r>
      </w:ins>
      <w:ins w:id="838" w:author="David Conklin" w:date="2020-07-02T13:23:00Z">
        <w:r w:rsidRPr="006B6EE1">
          <w:rPr>
            <w:rFonts w:cstheme="minorHAnsi"/>
            <w:color w:val="000000"/>
            <w:rPrChange w:id="839" w:author="David Conklin" w:date="2020-07-02T13:24:00Z">
              <w:rPr>
                <w:rFonts w:ascii="ArnoPro" w:hAnsi="ArnoPro" w:cs="ArnoPro"/>
                <w:color w:val="000000"/>
                <w:sz w:val="18"/>
                <w:szCs w:val="18"/>
              </w:rPr>
            </w:rPrChange>
          </w:rPr>
          <w:instrText>https://doi.org/10.1007/BF00045196</w:instrText>
        </w:r>
      </w:ins>
      <w:ins w:id="840" w:author="David Conklin" w:date="2020-07-02T13:28:00Z">
        <w:r>
          <w:rPr>
            <w:rFonts w:cstheme="minorHAnsi"/>
            <w:color w:val="000000"/>
          </w:rPr>
          <w:instrText xml:space="preserve">" </w:instrText>
        </w:r>
        <w:r>
          <w:rPr>
            <w:rFonts w:cstheme="minorHAnsi"/>
            <w:color w:val="000000"/>
          </w:rPr>
          <w:fldChar w:fldCharType="separate"/>
        </w:r>
      </w:ins>
      <w:ins w:id="841" w:author="David Conklin" w:date="2020-07-02T13:23:00Z">
        <w:r w:rsidRPr="00F444DE">
          <w:rPr>
            <w:rStyle w:val="Hyperlink"/>
            <w:rFonts w:cstheme="minorHAnsi"/>
            <w:rPrChange w:id="842" w:author="David Conklin" w:date="2020-07-02T13:24:00Z">
              <w:rPr>
                <w:rFonts w:ascii="ArnoPro" w:hAnsi="ArnoPro" w:cs="ArnoPro"/>
                <w:color w:val="000000"/>
                <w:sz w:val="18"/>
                <w:szCs w:val="18"/>
              </w:rPr>
            </w:rPrChange>
          </w:rPr>
          <w:t>https://doi.org/10.1007/BF00045196</w:t>
        </w:r>
      </w:ins>
      <w:ins w:id="843" w:author="David Conklin" w:date="2020-07-02T13:28:00Z">
        <w:r>
          <w:rPr>
            <w:rFonts w:cstheme="minorHAnsi"/>
            <w:color w:val="000000"/>
          </w:rPr>
          <w:fldChar w:fldCharType="end"/>
        </w:r>
      </w:ins>
    </w:p>
    <w:p w14:paraId="54BED682" w14:textId="38380D12" w:rsidR="00F01A67" w:rsidRDefault="00F01A67" w:rsidP="006B6EE1">
      <w:pPr>
        <w:autoSpaceDE w:val="0"/>
        <w:autoSpaceDN w:val="0"/>
        <w:adjustRightInd w:val="0"/>
        <w:rPr>
          <w:ins w:id="844" w:author="David Conklin" w:date="2020-07-02T15:58:00Z"/>
          <w:rFonts w:cstheme="minorHAnsi"/>
          <w:color w:val="000000"/>
        </w:rPr>
      </w:pPr>
    </w:p>
    <w:p w14:paraId="595A4F31" w14:textId="4417DCD3" w:rsidR="00F01A67" w:rsidRDefault="00F01A67" w:rsidP="006B6EE1">
      <w:pPr>
        <w:autoSpaceDE w:val="0"/>
        <w:autoSpaceDN w:val="0"/>
        <w:adjustRightInd w:val="0"/>
        <w:rPr>
          <w:ins w:id="845" w:author="David Conklin" w:date="2020-07-02T13:28:00Z"/>
          <w:rFonts w:cstheme="minorHAnsi"/>
          <w:color w:val="000000"/>
        </w:rPr>
      </w:pPr>
      <w:ins w:id="846" w:author="David Conklin" w:date="2020-07-02T15:58:00Z">
        <w:r>
          <w:rPr>
            <w:rFonts w:cstheme="minorHAnsi"/>
            <w:color w:val="000000"/>
          </w:rPr>
          <w:t>Zaret</w:t>
        </w:r>
      </w:ins>
      <w:ins w:id="847" w:author="David Conklin" w:date="2020-07-02T16:00:00Z">
        <w:r>
          <w:rPr>
            <w:rFonts w:cstheme="minorHAnsi"/>
            <w:color w:val="000000"/>
          </w:rPr>
          <w:t xml:space="preserve"> K (2020)</w:t>
        </w:r>
      </w:ins>
      <w:ins w:id="848" w:author="David Conklin" w:date="2020-07-02T16:01:00Z">
        <w:r>
          <w:rPr>
            <w:rFonts w:cstheme="minorHAnsi"/>
            <w:color w:val="000000"/>
          </w:rPr>
          <w:t>. Flood Attenuation Benefits of Wetlands In the Tualatin Basin. MMTWetlands Benefits Proje</w:t>
        </w:r>
      </w:ins>
      <w:ins w:id="849" w:author="David Conklin" w:date="2020-07-02T16:02:00Z">
        <w:r>
          <w:rPr>
            <w:rFonts w:cstheme="minorHAnsi"/>
            <w:color w:val="000000"/>
          </w:rPr>
          <w:t>ct, Institute for Natural Resources, Portland, OR.</w:t>
        </w:r>
      </w:ins>
    </w:p>
    <w:p w14:paraId="241660FA" w14:textId="77777777" w:rsidR="006B6EE1" w:rsidRPr="006B6EE1" w:rsidRDefault="006B6EE1" w:rsidP="006B6EE1">
      <w:pPr>
        <w:autoSpaceDE w:val="0"/>
        <w:autoSpaceDN w:val="0"/>
        <w:adjustRightInd w:val="0"/>
        <w:rPr>
          <w:ins w:id="850" w:author="David Conklin" w:date="2020-07-02T13:23:00Z"/>
          <w:rFonts w:cstheme="minorHAnsi"/>
          <w:color w:val="000000"/>
          <w:rPrChange w:id="851" w:author="David Conklin" w:date="2020-07-02T13:24:00Z">
            <w:rPr>
              <w:ins w:id="852" w:author="David Conklin" w:date="2020-07-02T13:23:00Z"/>
              <w:rFonts w:ascii="ArnoPro" w:hAnsi="ArnoPro" w:cs="ArnoPro"/>
              <w:color w:val="000000"/>
              <w:sz w:val="18"/>
              <w:szCs w:val="18"/>
            </w:rPr>
          </w:rPrChange>
        </w:rPr>
      </w:pPr>
    </w:p>
    <w:p w14:paraId="4D01A118" w14:textId="489E96BF" w:rsidR="006F5915" w:rsidRPr="00DB51E5" w:rsidDel="006B6EE1" w:rsidRDefault="006F5915" w:rsidP="006B6EE1">
      <w:pPr>
        <w:rPr>
          <w:del w:id="853" w:author="David Conklin" w:date="2020-07-02T13:27:00Z"/>
          <w:rFonts w:cstheme="minorHAnsi"/>
        </w:rPr>
      </w:pPr>
    </w:p>
    <w:p w14:paraId="2CF212AE" w14:textId="181D5A87" w:rsidR="006F5915" w:rsidRDefault="006F5915" w:rsidP="006F5915">
      <w:pPr>
        <w:pStyle w:val="Heading1"/>
        <w:rPr>
          <w:rFonts w:eastAsiaTheme="minorHAnsi"/>
        </w:rPr>
      </w:pPr>
      <w:bookmarkStart w:id="854" w:name="_Toc44608077"/>
      <w:r>
        <w:rPr>
          <w:rFonts w:eastAsiaTheme="minorHAnsi"/>
        </w:rPr>
        <w:t>Acronyms</w:t>
      </w:r>
      <w:bookmarkEnd w:id="854"/>
    </w:p>
    <w:p w14:paraId="3926A59D" w14:textId="5BCDF27D" w:rsidR="006F5915" w:rsidRDefault="006F5915" w:rsidP="006F5915">
      <w:pPr>
        <w:rPr>
          <w:ins w:id="855" w:author="David Conklin" w:date="2020-06-28T14:27:00Z"/>
        </w:rPr>
      </w:pPr>
    </w:p>
    <w:p w14:paraId="06DC79A2" w14:textId="6C04426F" w:rsidR="00672FFF" w:rsidRDefault="00672FFF" w:rsidP="006F5915">
      <w:pPr>
        <w:rPr>
          <w:ins w:id="856" w:author="David Conklin" w:date="2020-06-28T14:27:00Z"/>
        </w:rPr>
      </w:pPr>
      <w:ins w:id="857"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858" w:author="David Conklin" w:date="2020-06-28T14:07:00Z"/>
        </w:rPr>
      </w:pPr>
    </w:p>
    <w:p w14:paraId="02435274" w14:textId="68DFD479" w:rsidR="00275338" w:rsidRDefault="00275338" w:rsidP="006F5915">
      <w:pPr>
        <w:rPr>
          <w:ins w:id="859" w:author="David Conklin" w:date="2020-06-28T14:24:00Z"/>
        </w:rPr>
      </w:pPr>
      <w:ins w:id="860" w:author="David Conklin" w:date="2020-06-28T14:07:00Z">
        <w:r>
          <w:rPr>
            <w:b/>
            <w:bCs/>
          </w:rPr>
          <w:t>EPA</w:t>
        </w:r>
      </w:ins>
      <w:ins w:id="861" w:author="David Conklin" w:date="2020-06-28T14:08:00Z">
        <w:r>
          <w:t xml:space="preserve"> – Environmental Protection Agency</w:t>
        </w:r>
      </w:ins>
    </w:p>
    <w:p w14:paraId="6DE72808" w14:textId="57F7A155" w:rsidR="009F16B9" w:rsidRDefault="009F16B9" w:rsidP="006F5915">
      <w:pPr>
        <w:rPr>
          <w:ins w:id="862" w:author="David Conklin" w:date="2020-06-28T14:24:00Z"/>
        </w:rPr>
      </w:pPr>
    </w:p>
    <w:p w14:paraId="51F51F68" w14:textId="528BE49B" w:rsidR="009F16B9" w:rsidRPr="009F16B9" w:rsidRDefault="009F16B9" w:rsidP="006F5915">
      <w:pPr>
        <w:rPr>
          <w:ins w:id="863" w:author="David Conklin" w:date="2020-06-28T14:08:00Z"/>
        </w:rPr>
      </w:pPr>
      <w:ins w:id="864" w:author="David Conklin" w:date="2020-06-28T14:24:00Z">
        <w:r>
          <w:rPr>
            <w:b/>
            <w:bCs/>
          </w:rPr>
          <w:t>IDU</w:t>
        </w:r>
      </w:ins>
      <w:ins w:id="865" w:author="David Conklin" w:date="2020-06-28T14:25:00Z">
        <w:r>
          <w:t xml:space="preserve"> – Integrated Decision Unit, </w:t>
        </w:r>
      </w:ins>
      <w:ins w:id="866" w:author="David Conklin" w:date="2020-06-28T14:26:00Z">
        <w:r w:rsidR="00672FFF">
          <w:t>CW3M’s</w:t>
        </w:r>
      </w:ins>
      <w:ins w:id="867" w:author="David Conklin" w:date="2020-06-28T14:25:00Z">
        <w:r>
          <w:t xml:space="preserve"> smallest </w:t>
        </w:r>
      </w:ins>
      <w:ins w:id="868" w:author="David Conklin" w:date="2020-06-28T14:26:00Z">
        <w:r w:rsidR="00672FFF">
          <w:t xml:space="preserve">2-dimensial </w:t>
        </w:r>
      </w:ins>
      <w:ins w:id="869" w:author="David Conklin" w:date="2020-06-28T14:25:00Z">
        <w:r w:rsidR="00672FFF">
          <w:t>spatial unit</w:t>
        </w:r>
      </w:ins>
      <w:ins w:id="870" w:author="David Conklin" w:date="2020-06-28T14:26:00Z">
        <w:r w:rsidR="00672FFF">
          <w:t xml:space="preserve"> of computation.  IDU pol</w:t>
        </w:r>
      </w:ins>
      <w:ins w:id="871" w:author="David Conklin" w:date="2020-06-28T14:27:00Z">
        <w:r w:rsidR="00672FFF">
          <w:t>ygons tile the study area.</w:t>
        </w:r>
      </w:ins>
    </w:p>
    <w:p w14:paraId="55E5E1CD" w14:textId="77777777" w:rsidR="00275338" w:rsidRPr="00275338" w:rsidRDefault="00275338" w:rsidP="006F5915"/>
    <w:p w14:paraId="6099E6DD" w14:textId="5E809698" w:rsidR="006F5915" w:rsidRDefault="006F5915" w:rsidP="00A06758">
      <w:pPr>
        <w:rPr>
          <w:ins w:id="872" w:author="David Conklin" w:date="2020-06-28T14:07:00Z"/>
        </w:rPr>
      </w:pPr>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873" w:author="David Conklin" w:date="2020-06-28T14:07:00Z">
        <w:r w:rsidR="00275338">
          <w:fldChar w:fldCharType="begin"/>
        </w:r>
        <w:r w:rsidR="00275338">
          <w:instrText xml:space="preserve"> HYPERLINK "</w:instrText>
        </w:r>
      </w:ins>
      <w:r w:rsidR="00275338" w:rsidRPr="006F5915">
        <w:instrText>http://www.climatologylab.org/gridmet.html</w:instrText>
      </w:r>
      <w:ins w:id="874" w:author="David Conklin" w:date="2020-06-28T14:07:00Z">
        <w:r w:rsidR="00275338">
          <w:instrText xml:space="preserve">" </w:instrText>
        </w:r>
        <w:r w:rsidR="00275338">
          <w:fldChar w:fldCharType="separate"/>
        </w:r>
      </w:ins>
      <w:r w:rsidR="00275338" w:rsidRPr="00F444DE">
        <w:rPr>
          <w:rStyle w:val="Hyperlink"/>
        </w:rPr>
        <w:t>http://www.climatologylab.org/gridmet.html</w:t>
      </w:r>
      <w:ins w:id="875" w:author="David Conklin" w:date="2020-06-28T14:07:00Z">
        <w:r w:rsidR="00275338">
          <w:fldChar w:fldCharType="end"/>
        </w:r>
      </w:ins>
    </w:p>
    <w:p w14:paraId="6FDA26A5" w14:textId="79B65A7B" w:rsidR="00275338" w:rsidRDefault="00275338" w:rsidP="00A06758">
      <w:pPr>
        <w:rPr>
          <w:ins w:id="876" w:author="David Conklin" w:date="2020-06-28T14:07:00Z"/>
        </w:rPr>
      </w:pPr>
    </w:p>
    <w:p w14:paraId="3E04093F" w14:textId="5C58EDAF" w:rsidR="00672FFF" w:rsidRDefault="00672FFF" w:rsidP="00A06758">
      <w:pPr>
        <w:rPr>
          <w:ins w:id="877" w:author="David Conklin" w:date="2020-06-28T14:31:00Z"/>
        </w:rPr>
      </w:pPr>
      <w:ins w:id="878" w:author="David Conklin" w:date="2020-06-28T14:31:00Z">
        <w:r>
          <w:rPr>
            <w:b/>
            <w:bCs/>
          </w:rPr>
          <w:t xml:space="preserve">HRU </w:t>
        </w:r>
        <w:r>
          <w:t>– Hydrologic Resource Unit</w:t>
        </w:r>
      </w:ins>
    </w:p>
    <w:p w14:paraId="5AA32B96" w14:textId="77777777" w:rsidR="00672FFF" w:rsidRPr="00672FFF" w:rsidRDefault="00672FFF" w:rsidP="00A06758">
      <w:pPr>
        <w:rPr>
          <w:ins w:id="879" w:author="David Conklin" w:date="2020-06-28T14:31:00Z"/>
          <w:rPrChange w:id="880" w:author="David Conklin" w:date="2020-06-28T14:31:00Z">
            <w:rPr>
              <w:ins w:id="881" w:author="David Conklin" w:date="2020-06-28T14:31:00Z"/>
              <w:b/>
              <w:bCs/>
            </w:rPr>
          </w:rPrChange>
        </w:rPr>
      </w:pPr>
    </w:p>
    <w:p w14:paraId="63BA2694" w14:textId="73D48FBC" w:rsidR="00275338" w:rsidRDefault="00275338" w:rsidP="00A06758">
      <w:pPr>
        <w:rPr>
          <w:ins w:id="882" w:author="David Conklin" w:date="2020-06-28T15:26:00Z"/>
        </w:rPr>
      </w:pPr>
      <w:ins w:id="883" w:author="David Conklin" w:date="2020-06-28T14:07:00Z">
        <w:r>
          <w:rPr>
            <w:b/>
            <w:bCs/>
          </w:rPr>
          <w:t>LCOG</w:t>
        </w:r>
        <w:r>
          <w:t xml:space="preserve"> – Lane Council of Governments</w:t>
        </w:r>
      </w:ins>
    </w:p>
    <w:p w14:paraId="3C9B0E57" w14:textId="4B16C592" w:rsidR="004F54A5" w:rsidRDefault="004F54A5" w:rsidP="00A06758">
      <w:pPr>
        <w:rPr>
          <w:ins w:id="884" w:author="David Conklin" w:date="2020-07-02T12:48:00Z"/>
        </w:rPr>
      </w:pPr>
    </w:p>
    <w:p w14:paraId="43A65206" w14:textId="0846B729" w:rsidR="002C303A" w:rsidRDefault="002C303A" w:rsidP="00A06758">
      <w:pPr>
        <w:rPr>
          <w:ins w:id="885" w:author="David Conklin" w:date="2020-07-02T12:49:00Z"/>
        </w:rPr>
      </w:pPr>
      <w:ins w:id="886" w:author="David Conklin" w:date="2020-07-02T12:49:00Z">
        <w:r>
          <w:rPr>
            <w:b/>
            <w:bCs/>
          </w:rPr>
          <w:t>LULC</w:t>
        </w:r>
        <w:r>
          <w:t xml:space="preserve"> – land use land cover</w:t>
        </w:r>
      </w:ins>
    </w:p>
    <w:p w14:paraId="1BED67FB" w14:textId="77777777" w:rsidR="002C303A" w:rsidRPr="00DB51E5" w:rsidRDefault="002C303A" w:rsidP="00A06758">
      <w:pPr>
        <w:rPr>
          <w:ins w:id="887" w:author="David Conklin" w:date="2020-06-28T15:26:00Z"/>
        </w:rPr>
      </w:pPr>
    </w:p>
    <w:p w14:paraId="4D6ACF27" w14:textId="32799BD5" w:rsidR="004F54A5" w:rsidRPr="004F54A5" w:rsidRDefault="004F54A5" w:rsidP="00A06758">
      <w:ins w:id="888"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1E103" w14:textId="77777777" w:rsidR="0036549D" w:rsidRDefault="0036549D" w:rsidP="00064E77">
      <w:r>
        <w:separator/>
      </w:r>
    </w:p>
  </w:endnote>
  <w:endnote w:type="continuationSeparator" w:id="0">
    <w:p w14:paraId="633043ED" w14:textId="77777777" w:rsidR="0036549D" w:rsidRDefault="0036549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noPro">
    <w:altName w:val="Calibri"/>
    <w:panose1 w:val="00000000000000000000"/>
    <w:charset w:val="00"/>
    <w:family w:val="auto"/>
    <w:notTrueType/>
    <w:pitch w:val="default"/>
    <w:sig w:usb0="00000003" w:usb1="00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C551F9" w:rsidRDefault="00C551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C551F9" w:rsidRDefault="00C55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4FCA5" w14:textId="77777777" w:rsidR="0036549D" w:rsidRDefault="0036549D" w:rsidP="00064E77">
      <w:r>
        <w:separator/>
      </w:r>
    </w:p>
  </w:footnote>
  <w:footnote w:type="continuationSeparator" w:id="0">
    <w:p w14:paraId="36D81EF9" w14:textId="77777777" w:rsidR="0036549D" w:rsidRDefault="0036549D"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6549D"/>
    <w:rsid w:val="00382B0B"/>
    <w:rsid w:val="00390417"/>
    <w:rsid w:val="00393586"/>
    <w:rsid w:val="003A7CFD"/>
    <w:rsid w:val="003B3B98"/>
    <w:rsid w:val="003B5FA8"/>
    <w:rsid w:val="003D56B3"/>
    <w:rsid w:val="003F21D3"/>
    <w:rsid w:val="003F360E"/>
    <w:rsid w:val="00403174"/>
    <w:rsid w:val="004111AF"/>
    <w:rsid w:val="00411AA2"/>
    <w:rsid w:val="00415923"/>
    <w:rsid w:val="004168B8"/>
    <w:rsid w:val="00451A73"/>
    <w:rsid w:val="004604E0"/>
    <w:rsid w:val="004613B3"/>
    <w:rsid w:val="004650FC"/>
    <w:rsid w:val="00485E18"/>
    <w:rsid w:val="004966FD"/>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6EE1"/>
    <w:rsid w:val="006C64CF"/>
    <w:rsid w:val="006D28E9"/>
    <w:rsid w:val="006D4FDF"/>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40248</TotalTime>
  <Pages>29</Pages>
  <Words>10632</Words>
  <Characters>60604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142</cp:revision>
  <cp:lastPrinted>2020-06-28T14:28:00Z</cp:lastPrinted>
  <dcterms:created xsi:type="dcterms:W3CDTF">2018-11-09T13:56:00Z</dcterms:created>
  <dcterms:modified xsi:type="dcterms:W3CDTF">2020-07-03T01:47:00Z</dcterms:modified>
</cp:coreProperties>
</file>