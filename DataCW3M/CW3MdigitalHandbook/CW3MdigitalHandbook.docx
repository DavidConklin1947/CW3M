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6696FEA0" w:rsidR="00064E77" w:rsidRPr="00064E77" w:rsidRDefault="00484223" w:rsidP="00484223">
      <w:pPr>
        <w:pStyle w:val="Subtitle"/>
        <w:tabs>
          <w:tab w:val="left" w:pos="7950"/>
          <w:tab w:val="right" w:pos="9360"/>
        </w:tabs>
      </w:pPr>
      <w:ins w:id="0" w:author="David Conklin" w:date="2021-04-07T06:23:00Z">
        <w:r>
          <w:t>4/7</w:t>
        </w:r>
      </w:ins>
      <w:del w:id="1" w:author="David Conklin" w:date="2021-04-07T06:23:00Z">
        <w:r w:rsidR="00BE5AC5" w:rsidDel="00484223">
          <w:delText>3/</w:delText>
        </w:r>
        <w:r w:rsidR="000E6390" w:rsidDel="00484223">
          <w:delText>25</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28CB0F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2" w:author="David Conklin" w:date="2021-04-07T06:23:00Z">
        <w:r w:rsidR="00484223">
          <w:rPr>
            <w:rStyle w:val="Hyperlink"/>
            <w:color w:val="auto"/>
          </w:rPr>
          <w:t>3/25</w:t>
        </w:r>
      </w:ins>
      <w:del w:id="3" w:author="David Conklin" w:date="2021-04-07T06:23:00Z">
        <w:r w:rsidR="0031526F" w:rsidDel="00484223">
          <w:rPr>
            <w:rStyle w:val="Hyperlink"/>
            <w:color w:val="auto"/>
          </w:rPr>
          <w:delText>1</w:delText>
        </w:r>
        <w:r w:rsidR="00176FFA" w:rsidDel="00484223">
          <w:rPr>
            <w:rStyle w:val="Hyperlink"/>
            <w:color w:val="auto"/>
          </w:rPr>
          <w:delText>/20</w:delText>
        </w:r>
      </w:del>
      <w:r w:rsidR="003F1515">
        <w:rPr>
          <w:rStyle w:val="Hyperlink"/>
          <w:color w:val="auto"/>
        </w:rPr>
        <w:t>/21</w:t>
      </w:r>
      <w:r w:rsidRPr="00DE1B0B">
        <w:rPr>
          <w:rStyle w:val="Hyperlink"/>
          <w:color w:val="auto"/>
        </w:rPr>
        <w:t xml:space="preserve"> version</w:t>
      </w:r>
    </w:p>
    <w:p w14:paraId="5112E5F1" w14:textId="17629903" w:rsidR="003F7628" w:rsidDel="00484223" w:rsidRDefault="00484223" w:rsidP="00484223">
      <w:pPr>
        <w:ind w:left="288" w:hanging="288"/>
        <w:rPr>
          <w:del w:id="4" w:author="David Conklin" w:date="2021-04-07T06:23:00Z"/>
          <w:rStyle w:val="Hyperlink"/>
          <w:color w:val="auto"/>
          <w:u w:val="none"/>
        </w:rPr>
        <w:pPrChange w:id="5" w:author="David Conklin" w:date="2021-04-07T06:26:00Z">
          <w:pPr>
            <w:ind w:left="288" w:hanging="288"/>
          </w:pPr>
        </w:pPrChange>
      </w:pPr>
      <w:ins w:id="6" w:author="David Conklin" w:date="2021-04-07T06:24:00Z">
        <w:r>
          <w:rPr>
            <w:rStyle w:val="Hyperlink"/>
            <w:color w:val="auto"/>
            <w:u w:val="none"/>
          </w:rPr>
          <w:t xml:space="preserve">Add a subsection on autonomous processes and </w:t>
        </w:r>
      </w:ins>
      <w:ins w:id="7" w:author="David Conklin" w:date="2021-04-07T06:25:00Z">
        <w:r>
          <w:rPr>
            <w:rStyle w:val="Hyperlink"/>
            <w:color w:val="auto"/>
            <w:u w:val="none"/>
          </w:rPr>
          <w:t>global methods to the section on the Envision framework</w:t>
        </w:r>
      </w:ins>
      <w:del w:id="8" w:author="David Conklin" w:date="2021-04-07T06:23:00Z">
        <w:r w:rsidR="003F1515" w:rsidDel="00484223">
          <w:rPr>
            <w:rStyle w:val="Hyperlink"/>
            <w:color w:val="auto"/>
            <w:u w:val="none"/>
          </w:rPr>
          <w:delText xml:space="preserve">Added the “McKenzie Basin Wetlands Study/CW3M v. Shade-a-lator” </w:delText>
        </w:r>
        <w:r w:rsidR="00811477" w:rsidDel="00484223">
          <w:rPr>
            <w:rStyle w:val="Hyperlink"/>
            <w:color w:val="auto"/>
            <w:u w:val="none"/>
          </w:rPr>
          <w:delText xml:space="preserve">and “Comparison of CW3M results to Shade-a-lator results”  </w:delText>
        </w:r>
        <w:r w:rsidR="003F1515" w:rsidDel="00484223">
          <w:rPr>
            <w:rStyle w:val="Hyperlink"/>
            <w:color w:val="auto"/>
            <w:u w:val="none"/>
          </w:rPr>
          <w:delText>section</w:delText>
        </w:r>
        <w:r w:rsidR="00811477" w:rsidDel="00484223">
          <w:rPr>
            <w:rStyle w:val="Hyperlink"/>
            <w:color w:val="auto"/>
            <w:u w:val="none"/>
          </w:rPr>
          <w:delText>s</w:delText>
        </w:r>
        <w:r w:rsidR="003F1515" w:rsidDel="00484223">
          <w:rPr>
            <w:rStyle w:val="Hyperlink"/>
            <w:color w:val="auto"/>
            <w:u w:val="none"/>
          </w:rPr>
          <w:delText>.</w:delText>
        </w:r>
      </w:del>
    </w:p>
    <w:p w14:paraId="1C074EBC" w14:textId="21CDFE93" w:rsidR="002E2334" w:rsidDel="00484223" w:rsidRDefault="002E2334" w:rsidP="00484223">
      <w:pPr>
        <w:ind w:left="288" w:hanging="288"/>
        <w:rPr>
          <w:del w:id="9" w:author="David Conklin" w:date="2021-04-07T06:23:00Z"/>
          <w:rStyle w:val="Hyperlink"/>
          <w:color w:val="auto"/>
          <w:u w:val="none"/>
        </w:rPr>
        <w:pPrChange w:id="10" w:author="David Conklin" w:date="2021-04-07T06:26:00Z">
          <w:pPr/>
        </w:pPrChange>
      </w:pPr>
      <w:del w:id="11" w:author="David Conklin" w:date="2021-04-07T06:23:00Z">
        <w:r w:rsidDel="00484223">
          <w:rPr>
            <w:rStyle w:val="Hyperlink"/>
            <w:color w:val="auto"/>
            <w:u w:val="none"/>
          </w:rPr>
          <w:delText>Added release notes for 0.4.7</w:delText>
        </w:r>
        <w:r w:rsidR="00811477" w:rsidDel="00484223">
          <w:rPr>
            <w:rStyle w:val="Hyperlink"/>
            <w:color w:val="auto"/>
            <w:u w:val="none"/>
          </w:rPr>
          <w:delText xml:space="preserve"> </w:delText>
        </w:r>
        <w:r w:rsidR="00BE5AC5" w:rsidDel="00484223">
          <w:rPr>
            <w:rStyle w:val="Hyperlink"/>
            <w:color w:val="auto"/>
            <w:u w:val="none"/>
          </w:rPr>
          <w:delText xml:space="preserve">, 0.4.8, 0.4.9, </w:delText>
        </w:r>
        <w:r w:rsidR="00811477" w:rsidDel="00484223">
          <w:rPr>
            <w:rStyle w:val="Hyperlink"/>
            <w:color w:val="auto"/>
            <w:u w:val="none"/>
          </w:rPr>
          <w:delText>and 0.4.</w:delText>
        </w:r>
        <w:r w:rsidR="00BE5AC5" w:rsidDel="00484223">
          <w:rPr>
            <w:rStyle w:val="Hyperlink"/>
            <w:color w:val="auto"/>
            <w:u w:val="none"/>
          </w:rPr>
          <w:delText>10</w:delText>
        </w:r>
        <w:r w:rsidR="00811477" w:rsidDel="00484223">
          <w:rPr>
            <w:rStyle w:val="Hyperlink"/>
            <w:color w:val="auto"/>
            <w:u w:val="none"/>
          </w:rPr>
          <w:delText>.</w:delText>
        </w:r>
      </w:del>
    </w:p>
    <w:p w14:paraId="04A0A5C6" w14:textId="7EE2803F" w:rsidR="00C83F9F" w:rsidDel="00484223" w:rsidRDefault="00C83F9F" w:rsidP="00484223">
      <w:pPr>
        <w:ind w:left="288" w:hanging="288"/>
        <w:rPr>
          <w:del w:id="12" w:author="David Conklin" w:date="2021-04-07T06:23:00Z"/>
          <w:rStyle w:val="Hyperlink"/>
          <w:color w:val="auto"/>
          <w:u w:val="none"/>
        </w:rPr>
        <w:pPrChange w:id="13" w:author="David Conklin" w:date="2021-04-07T06:26:00Z">
          <w:pPr>
            <w:ind w:left="288" w:hanging="288"/>
          </w:pPr>
        </w:pPrChange>
      </w:pPr>
      <w:del w:id="14" w:author="David Conklin" w:date="2021-04-07T06:23:00Z">
        <w:r w:rsidDel="00484223">
          <w:rPr>
            <w:rStyle w:val="Hyperlink"/>
            <w:color w:val="auto"/>
            <w:u w:val="none"/>
          </w:rPr>
          <w:delText>Added details to the wetlands model</w:delText>
        </w:r>
        <w:r w:rsidR="00172A8D" w:rsidDel="00484223">
          <w:rPr>
            <w:rStyle w:val="Hyperlink"/>
            <w:color w:val="auto"/>
            <w:u w:val="none"/>
          </w:rPr>
          <w:delText>, including a new section “Implementation of the exchange of water between wetlands and reaches”</w:delText>
        </w:r>
      </w:del>
    </w:p>
    <w:p w14:paraId="5C1766DA" w14:textId="67B6B124" w:rsidR="00875B17" w:rsidDel="00484223" w:rsidRDefault="00875B17" w:rsidP="00484223">
      <w:pPr>
        <w:ind w:left="288" w:hanging="288"/>
        <w:rPr>
          <w:del w:id="15" w:author="David Conklin" w:date="2021-04-07T06:23:00Z"/>
          <w:rStyle w:val="Hyperlink"/>
          <w:color w:val="auto"/>
          <w:u w:val="none"/>
        </w:rPr>
        <w:pPrChange w:id="16" w:author="David Conklin" w:date="2021-04-07T06:26:00Z">
          <w:pPr>
            <w:ind w:left="288" w:hanging="288"/>
          </w:pPr>
        </w:pPrChange>
      </w:pPr>
      <w:del w:id="17" w:author="David Conklin" w:date="2021-04-07T06:23:00Z">
        <w:r w:rsidDel="00484223">
          <w:rPr>
            <w:rStyle w:val="Hyperlink"/>
            <w:color w:val="auto"/>
            <w:u w:val="none"/>
          </w:rPr>
          <w:delText>Added another new section, “</w:delText>
        </w:r>
        <w:r w:rsidR="00852CA3" w:rsidDel="00484223">
          <w:rPr>
            <w:rStyle w:val="Hyperlink"/>
            <w:color w:val="auto"/>
            <w:u w:val="none"/>
          </w:rPr>
          <w:delText xml:space="preserve">The Wetland class and </w:delText>
        </w:r>
        <w:r w:rsidDel="00484223">
          <w:rPr>
            <w:rStyle w:val="Hyperlink"/>
            <w:color w:val="auto"/>
            <w:u w:val="none"/>
          </w:rPr>
          <w:delText>Wetland objects in the C++ code”</w:delText>
        </w:r>
      </w:del>
    </w:p>
    <w:p w14:paraId="6AD2199B" w14:textId="3B03C9C6" w:rsidR="000E6390" w:rsidDel="00484223" w:rsidRDefault="000E6390" w:rsidP="00484223">
      <w:pPr>
        <w:ind w:left="288" w:hanging="288"/>
        <w:rPr>
          <w:del w:id="18" w:author="David Conklin" w:date="2021-04-07T06:23:00Z"/>
        </w:rPr>
        <w:pPrChange w:id="19" w:author="David Conklin" w:date="2021-04-07T06:26:00Z">
          <w:pPr>
            <w:ind w:left="288" w:hanging="288"/>
          </w:pPr>
        </w:pPrChange>
      </w:pPr>
      <w:del w:id="20" w:author="David Conklin" w:date="2021-04-07T06:23:00Z">
        <w:r w:rsidDel="00484223">
          <w:rPr>
            <w:rStyle w:val="Hyperlink"/>
            <w:color w:val="auto"/>
            <w:u w:val="none"/>
          </w:rPr>
          <w:delText>Added a table of skill statistics for both the calibration and validation periods in the McKenzie Basin Wetlands Study/Calibration and Simulation Skill section.</w:delText>
        </w:r>
      </w:del>
    </w:p>
    <w:p w14:paraId="65D10C7E" w14:textId="1B608E5E" w:rsidR="003F1515" w:rsidDel="00484223" w:rsidRDefault="003F1515" w:rsidP="00484223">
      <w:pPr>
        <w:ind w:left="288" w:hanging="288"/>
        <w:rPr>
          <w:del w:id="21" w:author="David Conklin" w:date="2021-04-07T06:23:00Z"/>
        </w:rPr>
        <w:pPrChange w:id="22" w:author="David Conklin" w:date="2021-04-07T06:26:00Z">
          <w:pPr/>
        </w:pPrChange>
      </w:pPr>
    </w:p>
    <w:p w14:paraId="3327E607" w14:textId="77777777" w:rsidR="006636CC" w:rsidRPr="00A8214A" w:rsidRDefault="006636CC" w:rsidP="00484223">
      <w:pPr>
        <w:ind w:left="288" w:hanging="288"/>
        <w:rPr>
          <w:rStyle w:val="Hyperlink"/>
          <w:color w:val="auto"/>
          <w:u w:val="none"/>
        </w:rPr>
        <w:pPrChange w:id="23" w:author="David Conklin" w:date="2021-04-07T06:26:00Z">
          <w:pPr/>
        </w:pPrChange>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A5E3073" w14:textId="7AFC3688" w:rsidR="002C300B" w:rsidRDefault="006636CC">
          <w:pPr>
            <w:pStyle w:val="TOC1"/>
            <w:tabs>
              <w:tab w:val="right" w:leader="dot" w:pos="9350"/>
            </w:tabs>
            <w:rPr>
              <w:ins w:id="24" w:author="David Conklin" w:date="2021-04-07T06:46:00Z"/>
              <w:rFonts w:eastAsiaTheme="minorEastAsia"/>
              <w:noProof/>
            </w:rPr>
          </w:pPr>
          <w:r>
            <w:fldChar w:fldCharType="begin"/>
          </w:r>
          <w:r>
            <w:instrText xml:space="preserve"> TOC \o "1-3" \h \z \u </w:instrText>
          </w:r>
          <w:r>
            <w:fldChar w:fldCharType="separate"/>
          </w:r>
          <w:ins w:id="25" w:author="David Conklin" w:date="2021-04-07T06:46:00Z">
            <w:r w:rsidR="002C300B" w:rsidRPr="00702CDC">
              <w:rPr>
                <w:rStyle w:val="Hyperlink"/>
                <w:noProof/>
              </w:rPr>
              <w:fldChar w:fldCharType="begin"/>
            </w:r>
            <w:r w:rsidR="002C300B" w:rsidRPr="00702CDC">
              <w:rPr>
                <w:rStyle w:val="Hyperlink"/>
                <w:noProof/>
              </w:rPr>
              <w:instrText xml:space="preserve"> </w:instrText>
            </w:r>
            <w:r w:rsidR="002C300B">
              <w:rPr>
                <w:noProof/>
              </w:rPr>
              <w:instrText>HYPERLINK \l "_Toc68670387"</w:instrText>
            </w:r>
            <w:r w:rsidR="002C300B" w:rsidRPr="00702CDC">
              <w:rPr>
                <w:rStyle w:val="Hyperlink"/>
                <w:noProof/>
              </w:rPr>
              <w:instrText xml:space="preserve"> </w:instrText>
            </w:r>
            <w:r w:rsidR="002C300B" w:rsidRPr="00702CDC">
              <w:rPr>
                <w:rStyle w:val="Hyperlink"/>
                <w:noProof/>
              </w:rPr>
            </w:r>
            <w:r w:rsidR="002C300B" w:rsidRPr="00702CDC">
              <w:rPr>
                <w:rStyle w:val="Hyperlink"/>
                <w:noProof/>
              </w:rPr>
              <w:fldChar w:fldCharType="separate"/>
            </w:r>
            <w:r w:rsidR="002C300B" w:rsidRPr="00702CDC">
              <w:rPr>
                <w:rStyle w:val="Hyperlink"/>
                <w:noProof/>
              </w:rPr>
              <w:t>What is a digital handbook?</w:t>
            </w:r>
            <w:r w:rsidR="002C300B">
              <w:rPr>
                <w:noProof/>
                <w:webHidden/>
              </w:rPr>
              <w:tab/>
            </w:r>
            <w:r w:rsidR="002C300B">
              <w:rPr>
                <w:noProof/>
                <w:webHidden/>
              </w:rPr>
              <w:fldChar w:fldCharType="begin"/>
            </w:r>
            <w:r w:rsidR="002C300B">
              <w:rPr>
                <w:noProof/>
                <w:webHidden/>
              </w:rPr>
              <w:instrText xml:space="preserve"> PAGEREF _Toc68670387 \h </w:instrText>
            </w:r>
            <w:r w:rsidR="002C300B">
              <w:rPr>
                <w:noProof/>
                <w:webHidden/>
              </w:rPr>
            </w:r>
          </w:ins>
          <w:r w:rsidR="002C300B">
            <w:rPr>
              <w:noProof/>
              <w:webHidden/>
            </w:rPr>
            <w:fldChar w:fldCharType="separate"/>
          </w:r>
          <w:ins w:id="26" w:author="David Conklin" w:date="2021-04-07T06:46:00Z">
            <w:r w:rsidR="002C300B">
              <w:rPr>
                <w:noProof/>
                <w:webHidden/>
              </w:rPr>
              <w:t>4</w:t>
            </w:r>
            <w:r w:rsidR="002C300B">
              <w:rPr>
                <w:noProof/>
                <w:webHidden/>
              </w:rPr>
              <w:fldChar w:fldCharType="end"/>
            </w:r>
            <w:r w:rsidR="002C300B" w:rsidRPr="00702CDC">
              <w:rPr>
                <w:rStyle w:val="Hyperlink"/>
                <w:noProof/>
              </w:rPr>
              <w:fldChar w:fldCharType="end"/>
            </w:r>
          </w:ins>
        </w:p>
        <w:p w14:paraId="7A7569D1" w14:textId="0E8F837C" w:rsidR="002C300B" w:rsidRDefault="002C300B">
          <w:pPr>
            <w:pStyle w:val="TOC1"/>
            <w:tabs>
              <w:tab w:val="right" w:leader="dot" w:pos="9350"/>
            </w:tabs>
            <w:rPr>
              <w:ins w:id="27" w:author="David Conklin" w:date="2021-04-07T06:46:00Z"/>
              <w:rFonts w:eastAsiaTheme="minorEastAsia"/>
              <w:noProof/>
            </w:rPr>
          </w:pPr>
          <w:ins w:id="2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"_Toc68670388"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CW3M concept</w:t>
            </w:r>
            <w:r>
              <w:rPr>
                <w:noProof/>
                <w:webHidden/>
              </w:rPr>
              <w:tab/>
            </w:r>
            <w:r>
              <w:rPr>
                <w:noProof/>
                <w:webHidden/>
              </w:rPr>
              <w:fldChar w:fldCharType="begin"/>
            </w:r>
            <w:r>
              <w:rPr>
                <w:noProof/>
                <w:webHidden/>
              </w:rPr>
              <w:instrText xml:space="preserve"> PAGEREF _Toc68670388 \h </w:instrText>
            </w:r>
            <w:r>
              <w:rPr>
                <w:noProof/>
                <w:webHidden/>
              </w:rPr>
            </w:r>
          </w:ins>
          <w:r>
            <w:rPr>
              <w:noProof/>
              <w:webHidden/>
            </w:rPr>
            <w:fldChar w:fldCharType="separate"/>
          </w:r>
          <w:ins w:id="29" w:author="David Conklin" w:date="2021-04-07T06:46:00Z">
            <w:r>
              <w:rPr>
                <w:noProof/>
                <w:webHidden/>
              </w:rPr>
              <w:t>4</w:t>
            </w:r>
            <w:r>
              <w:rPr>
                <w:noProof/>
                <w:webHidden/>
              </w:rPr>
              <w:fldChar w:fldCharType="end"/>
            </w:r>
            <w:r w:rsidRPr="00702CDC">
              <w:rPr>
                <w:rStyle w:val="Hyperlink"/>
                <w:noProof/>
              </w:rPr>
              <w:fldChar w:fldCharType="end"/>
            </w:r>
          </w:ins>
        </w:p>
        <w:p w14:paraId="0569600E" w14:textId="249E43EC" w:rsidR="002C300B" w:rsidRDefault="002C300B">
          <w:pPr>
            <w:pStyle w:val="TOC2"/>
            <w:tabs>
              <w:tab w:val="right" w:leader="dot" w:pos="9350"/>
            </w:tabs>
            <w:rPr>
              <w:ins w:id="30" w:author="David Conklin" w:date="2021-04-07T06:46:00Z"/>
              <w:rFonts w:eastAsiaTheme="minorEastAsia"/>
              <w:noProof/>
            </w:rPr>
          </w:pPr>
          <w:ins w:id="3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"_Toc68670389"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A different kind of community model</w:t>
            </w:r>
            <w:r>
              <w:rPr>
                <w:noProof/>
                <w:webHidden/>
              </w:rPr>
              <w:tab/>
            </w:r>
            <w:r>
              <w:rPr>
                <w:noProof/>
                <w:webHidden/>
              </w:rPr>
              <w:fldChar w:fldCharType="begin"/>
            </w:r>
            <w:r>
              <w:rPr>
                <w:noProof/>
                <w:webHidden/>
              </w:rPr>
              <w:instrText xml:space="preserve"> PAGEREF _Toc68670389 \h </w:instrText>
            </w:r>
            <w:r>
              <w:rPr>
                <w:noProof/>
                <w:webHidden/>
              </w:rPr>
            </w:r>
          </w:ins>
          <w:r>
            <w:rPr>
              <w:noProof/>
              <w:webHidden/>
            </w:rPr>
            <w:fldChar w:fldCharType="separate"/>
          </w:r>
          <w:ins w:id="32" w:author="David Conklin" w:date="2021-04-07T06:46:00Z">
            <w:r>
              <w:rPr>
                <w:noProof/>
                <w:webHidden/>
              </w:rPr>
              <w:t>4</w:t>
            </w:r>
            <w:r>
              <w:rPr>
                <w:noProof/>
                <w:webHidden/>
              </w:rPr>
              <w:fldChar w:fldCharType="end"/>
            </w:r>
            <w:r w:rsidRPr="00702CDC">
              <w:rPr>
                <w:rStyle w:val="Hyperlink"/>
                <w:noProof/>
              </w:rPr>
              <w:fldChar w:fldCharType="end"/>
            </w:r>
          </w:ins>
        </w:p>
        <w:p w14:paraId="3696A691" w14:textId="64250A51" w:rsidR="002C300B" w:rsidRDefault="002C300B">
          <w:pPr>
            <w:pStyle w:val="TOC2"/>
            <w:tabs>
              <w:tab w:val="right" w:leader="dot" w:pos="9350"/>
            </w:tabs>
            <w:rPr>
              <w:ins w:id="33" w:author="David Conklin" w:date="2021-04-07T06:46:00Z"/>
              <w:rFonts w:eastAsiaTheme="minorEastAsia"/>
              <w:noProof/>
            </w:rPr>
          </w:pPr>
          <w:ins w:id="3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What CW3M is for</w:t>
            </w:r>
            <w:r>
              <w:rPr>
                <w:noProof/>
                <w:webHidden/>
              </w:rPr>
              <w:tab/>
            </w:r>
            <w:r>
              <w:rPr>
                <w:noProof/>
                <w:webHidden/>
              </w:rPr>
              <w:fldChar w:fldCharType="begin"/>
            </w:r>
            <w:r>
              <w:rPr>
                <w:noProof/>
                <w:webHidden/>
              </w:rPr>
              <w:instrText xml:space="preserve"> PAGEREF _Toc68670390 \h </w:instrText>
            </w:r>
            <w:r>
              <w:rPr>
                <w:noProof/>
                <w:webHidden/>
              </w:rPr>
            </w:r>
          </w:ins>
          <w:r>
            <w:rPr>
              <w:noProof/>
              <w:webHidden/>
            </w:rPr>
            <w:fldChar w:fldCharType="separate"/>
          </w:r>
          <w:ins w:id="35" w:author="David Conklin" w:date="2021-04-07T06:46:00Z">
            <w:r>
              <w:rPr>
                <w:noProof/>
                <w:webHidden/>
              </w:rPr>
              <w:t>4</w:t>
            </w:r>
            <w:r>
              <w:rPr>
                <w:noProof/>
                <w:webHidden/>
              </w:rPr>
              <w:fldChar w:fldCharType="end"/>
            </w:r>
            <w:r w:rsidRPr="00702CDC">
              <w:rPr>
                <w:rStyle w:val="Hyperlink"/>
                <w:noProof/>
              </w:rPr>
              <w:fldChar w:fldCharType="end"/>
            </w:r>
          </w:ins>
        </w:p>
        <w:p w14:paraId="4C80EC54" w14:textId="4ECCE7B1" w:rsidR="002C300B" w:rsidRDefault="002C300B">
          <w:pPr>
            <w:pStyle w:val="TOC2"/>
            <w:tabs>
              <w:tab w:val="right" w:leader="dot" w:pos="9350"/>
            </w:tabs>
            <w:rPr>
              <w:ins w:id="36" w:author="David Conklin" w:date="2021-04-07T06:46:00Z"/>
              <w:rFonts w:eastAsiaTheme="minorEastAsia"/>
              <w:noProof/>
            </w:rPr>
          </w:pPr>
          <w:ins w:id="3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Management and maintenance</w:t>
            </w:r>
            <w:r>
              <w:rPr>
                <w:noProof/>
                <w:webHidden/>
              </w:rPr>
              <w:tab/>
            </w:r>
            <w:r>
              <w:rPr>
                <w:noProof/>
                <w:webHidden/>
              </w:rPr>
              <w:fldChar w:fldCharType="begin"/>
            </w:r>
            <w:r>
              <w:rPr>
                <w:noProof/>
                <w:webHidden/>
              </w:rPr>
              <w:instrText xml:space="preserve"> PAGEREF _Toc68670391 \h </w:instrText>
            </w:r>
            <w:r>
              <w:rPr>
                <w:noProof/>
                <w:webHidden/>
              </w:rPr>
            </w:r>
          </w:ins>
          <w:r>
            <w:rPr>
              <w:noProof/>
              <w:webHidden/>
            </w:rPr>
            <w:fldChar w:fldCharType="separate"/>
          </w:r>
          <w:ins w:id="38" w:author="David Conklin" w:date="2021-04-07T06:46:00Z">
            <w:r>
              <w:rPr>
                <w:noProof/>
                <w:webHidden/>
              </w:rPr>
              <w:t>5</w:t>
            </w:r>
            <w:r>
              <w:rPr>
                <w:noProof/>
                <w:webHidden/>
              </w:rPr>
              <w:fldChar w:fldCharType="end"/>
            </w:r>
            <w:r w:rsidRPr="00702CDC">
              <w:rPr>
                <w:rStyle w:val="Hyperlink"/>
                <w:noProof/>
              </w:rPr>
              <w:fldChar w:fldCharType="end"/>
            </w:r>
          </w:ins>
        </w:p>
        <w:p w14:paraId="08F742B0" w14:textId="0000715A" w:rsidR="002C300B" w:rsidRDefault="002C300B">
          <w:pPr>
            <w:pStyle w:val="TOC1"/>
            <w:tabs>
              <w:tab w:val="right" w:leader="dot" w:pos="9350"/>
            </w:tabs>
            <w:rPr>
              <w:ins w:id="39" w:author="David Conklin" w:date="2021-04-07T06:46:00Z"/>
              <w:rFonts w:eastAsiaTheme="minorEastAsia"/>
              <w:noProof/>
            </w:rPr>
          </w:pPr>
          <w:ins w:id="4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CW3M – A “first principles” model with tuning knobs</w:t>
            </w:r>
            <w:r>
              <w:rPr>
                <w:noProof/>
                <w:webHidden/>
              </w:rPr>
              <w:tab/>
            </w:r>
            <w:r>
              <w:rPr>
                <w:noProof/>
                <w:webHidden/>
              </w:rPr>
              <w:fldChar w:fldCharType="begin"/>
            </w:r>
            <w:r>
              <w:rPr>
                <w:noProof/>
                <w:webHidden/>
              </w:rPr>
              <w:instrText xml:space="preserve"> PAGEREF _Toc68670392 \h </w:instrText>
            </w:r>
            <w:r>
              <w:rPr>
                <w:noProof/>
                <w:webHidden/>
              </w:rPr>
            </w:r>
          </w:ins>
          <w:r>
            <w:rPr>
              <w:noProof/>
              <w:webHidden/>
            </w:rPr>
            <w:fldChar w:fldCharType="separate"/>
          </w:r>
          <w:ins w:id="41" w:author="David Conklin" w:date="2021-04-07T06:46:00Z">
            <w:r>
              <w:rPr>
                <w:noProof/>
                <w:webHidden/>
              </w:rPr>
              <w:t>5</w:t>
            </w:r>
            <w:r>
              <w:rPr>
                <w:noProof/>
                <w:webHidden/>
              </w:rPr>
              <w:fldChar w:fldCharType="end"/>
            </w:r>
            <w:r w:rsidRPr="00702CDC">
              <w:rPr>
                <w:rStyle w:val="Hyperlink"/>
                <w:noProof/>
              </w:rPr>
              <w:fldChar w:fldCharType="end"/>
            </w:r>
          </w:ins>
        </w:p>
        <w:p w14:paraId="10C60A32" w14:textId="7BDE3CE4" w:rsidR="002C300B" w:rsidRDefault="002C300B">
          <w:pPr>
            <w:pStyle w:val="TOC1"/>
            <w:tabs>
              <w:tab w:val="right" w:leader="dot" w:pos="9350"/>
            </w:tabs>
            <w:rPr>
              <w:ins w:id="42" w:author="David Conklin" w:date="2021-04-07T06:46:00Z"/>
              <w:rFonts w:eastAsiaTheme="minorEastAsia"/>
              <w:noProof/>
            </w:rPr>
          </w:pPr>
          <w:ins w:id="4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tuning knobs</w:t>
            </w:r>
            <w:r>
              <w:rPr>
                <w:noProof/>
                <w:webHidden/>
              </w:rPr>
              <w:tab/>
            </w:r>
            <w:r>
              <w:rPr>
                <w:noProof/>
                <w:webHidden/>
              </w:rPr>
              <w:fldChar w:fldCharType="begin"/>
            </w:r>
            <w:r>
              <w:rPr>
                <w:noProof/>
                <w:webHidden/>
              </w:rPr>
              <w:instrText xml:space="preserve"> PAGEREF _Toc68670393 \h </w:instrText>
            </w:r>
            <w:r>
              <w:rPr>
                <w:noProof/>
                <w:webHidden/>
              </w:rPr>
            </w:r>
          </w:ins>
          <w:r>
            <w:rPr>
              <w:noProof/>
              <w:webHidden/>
            </w:rPr>
            <w:fldChar w:fldCharType="separate"/>
          </w:r>
          <w:ins w:id="44" w:author="David Conklin" w:date="2021-04-07T06:46:00Z">
            <w:r>
              <w:rPr>
                <w:noProof/>
                <w:webHidden/>
              </w:rPr>
              <w:t>6</w:t>
            </w:r>
            <w:r>
              <w:rPr>
                <w:noProof/>
                <w:webHidden/>
              </w:rPr>
              <w:fldChar w:fldCharType="end"/>
            </w:r>
            <w:r w:rsidRPr="00702CDC">
              <w:rPr>
                <w:rStyle w:val="Hyperlink"/>
                <w:noProof/>
              </w:rPr>
              <w:fldChar w:fldCharType="end"/>
            </w:r>
          </w:ins>
        </w:p>
        <w:p w14:paraId="1881D2BE" w14:textId="1F2C937A" w:rsidR="002C300B" w:rsidRDefault="002C300B">
          <w:pPr>
            <w:pStyle w:val="TOC2"/>
            <w:tabs>
              <w:tab w:val="right" w:leader="dot" w:pos="9350"/>
            </w:tabs>
            <w:rPr>
              <w:ins w:id="45" w:author="David Conklin" w:date="2021-04-07T06:46:00Z"/>
              <w:rFonts w:eastAsiaTheme="minorEastAsia"/>
              <w:noProof/>
            </w:rPr>
          </w:pPr>
          <w:ins w:id="4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ET_MULT – forest evapotranspiration</w:t>
            </w:r>
            <w:r>
              <w:rPr>
                <w:noProof/>
                <w:webHidden/>
              </w:rPr>
              <w:tab/>
            </w:r>
            <w:r>
              <w:rPr>
                <w:noProof/>
                <w:webHidden/>
              </w:rPr>
              <w:fldChar w:fldCharType="begin"/>
            </w:r>
            <w:r>
              <w:rPr>
                <w:noProof/>
                <w:webHidden/>
              </w:rPr>
              <w:instrText xml:space="preserve"> PAGEREF _Toc68670394 \h </w:instrText>
            </w:r>
            <w:r>
              <w:rPr>
                <w:noProof/>
                <w:webHidden/>
              </w:rPr>
            </w:r>
          </w:ins>
          <w:r>
            <w:rPr>
              <w:noProof/>
              <w:webHidden/>
            </w:rPr>
            <w:fldChar w:fldCharType="separate"/>
          </w:r>
          <w:ins w:id="47" w:author="David Conklin" w:date="2021-04-07T06:46:00Z">
            <w:r>
              <w:rPr>
                <w:noProof/>
                <w:webHidden/>
              </w:rPr>
              <w:t>6</w:t>
            </w:r>
            <w:r>
              <w:rPr>
                <w:noProof/>
                <w:webHidden/>
              </w:rPr>
              <w:fldChar w:fldCharType="end"/>
            </w:r>
            <w:r w:rsidRPr="00702CDC">
              <w:rPr>
                <w:rStyle w:val="Hyperlink"/>
                <w:noProof/>
              </w:rPr>
              <w:fldChar w:fldCharType="end"/>
            </w:r>
          </w:ins>
        </w:p>
        <w:p w14:paraId="477E8DCD" w14:textId="2D4AE05A" w:rsidR="002C300B" w:rsidRDefault="002C300B">
          <w:pPr>
            <w:pStyle w:val="TOC2"/>
            <w:tabs>
              <w:tab w:val="right" w:leader="dot" w:pos="9350"/>
            </w:tabs>
            <w:rPr>
              <w:ins w:id="48" w:author="David Conklin" w:date="2021-04-07T06:46:00Z"/>
              <w:rFonts w:eastAsiaTheme="minorEastAsia"/>
              <w:noProof/>
            </w:rPr>
          </w:pPr>
          <w:ins w:id="4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SOLAR_RADIATION_MULTIPLIER – reservoir insolation</w:t>
            </w:r>
            <w:r>
              <w:rPr>
                <w:noProof/>
                <w:webHidden/>
              </w:rPr>
              <w:tab/>
            </w:r>
            <w:r>
              <w:rPr>
                <w:noProof/>
                <w:webHidden/>
              </w:rPr>
              <w:fldChar w:fldCharType="begin"/>
            </w:r>
            <w:r>
              <w:rPr>
                <w:noProof/>
                <w:webHidden/>
              </w:rPr>
              <w:instrText xml:space="preserve"> PAGEREF _Toc68670395 \h </w:instrText>
            </w:r>
            <w:r>
              <w:rPr>
                <w:noProof/>
                <w:webHidden/>
              </w:rPr>
            </w:r>
          </w:ins>
          <w:r>
            <w:rPr>
              <w:noProof/>
              <w:webHidden/>
            </w:rPr>
            <w:fldChar w:fldCharType="separate"/>
          </w:r>
          <w:ins w:id="50" w:author="David Conklin" w:date="2021-04-07T06:46:00Z">
            <w:r>
              <w:rPr>
                <w:noProof/>
                <w:webHidden/>
              </w:rPr>
              <w:t>6</w:t>
            </w:r>
            <w:r>
              <w:rPr>
                <w:noProof/>
                <w:webHidden/>
              </w:rPr>
              <w:fldChar w:fldCharType="end"/>
            </w:r>
            <w:r w:rsidRPr="00702CDC">
              <w:rPr>
                <w:rStyle w:val="Hyperlink"/>
                <w:noProof/>
              </w:rPr>
              <w:fldChar w:fldCharType="end"/>
            </w:r>
          </w:ins>
        </w:p>
        <w:p w14:paraId="5D12D5F3" w14:textId="5C24E973" w:rsidR="002C300B" w:rsidRDefault="002C300B">
          <w:pPr>
            <w:pStyle w:val="TOC2"/>
            <w:tabs>
              <w:tab w:val="right" w:leader="dot" w:pos="9350"/>
            </w:tabs>
            <w:rPr>
              <w:ins w:id="51" w:author="David Conklin" w:date="2021-04-07T06:46:00Z"/>
              <w:rFonts w:eastAsiaTheme="minorEastAsia"/>
              <w:noProof/>
            </w:rPr>
          </w:pPr>
          <w:ins w:id="5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FLOW_CMS – Discharge from High Cascade springs</w:t>
            </w:r>
            <w:r>
              <w:rPr>
                <w:noProof/>
                <w:webHidden/>
              </w:rPr>
              <w:tab/>
            </w:r>
            <w:r>
              <w:rPr>
                <w:noProof/>
                <w:webHidden/>
              </w:rPr>
              <w:fldChar w:fldCharType="begin"/>
            </w:r>
            <w:r>
              <w:rPr>
                <w:noProof/>
                <w:webHidden/>
              </w:rPr>
              <w:instrText xml:space="preserve"> PAGEREF _Toc68670396 \h </w:instrText>
            </w:r>
            <w:r>
              <w:rPr>
                <w:noProof/>
                <w:webHidden/>
              </w:rPr>
            </w:r>
          </w:ins>
          <w:r>
            <w:rPr>
              <w:noProof/>
              <w:webHidden/>
            </w:rPr>
            <w:fldChar w:fldCharType="separate"/>
          </w:r>
          <w:ins w:id="53" w:author="David Conklin" w:date="2021-04-07T06:46:00Z">
            <w:r>
              <w:rPr>
                <w:noProof/>
                <w:webHidden/>
              </w:rPr>
              <w:t>6</w:t>
            </w:r>
            <w:r>
              <w:rPr>
                <w:noProof/>
                <w:webHidden/>
              </w:rPr>
              <w:fldChar w:fldCharType="end"/>
            </w:r>
            <w:r w:rsidRPr="00702CDC">
              <w:rPr>
                <w:rStyle w:val="Hyperlink"/>
                <w:noProof/>
              </w:rPr>
              <w:fldChar w:fldCharType="end"/>
            </w:r>
          </w:ins>
        </w:p>
        <w:p w14:paraId="36A6BB5F" w14:textId="17B26C8C" w:rsidR="002C300B" w:rsidRDefault="002C300B">
          <w:pPr>
            <w:pStyle w:val="TOC1"/>
            <w:tabs>
              <w:tab w:val="right" w:leader="dot" w:pos="9350"/>
            </w:tabs>
            <w:rPr>
              <w:ins w:id="54" w:author="David Conklin" w:date="2021-04-07T06:46:00Z"/>
              <w:rFonts w:eastAsiaTheme="minorEastAsia"/>
              <w:noProof/>
            </w:rPr>
          </w:pPr>
          <w:ins w:id="5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Envision framework and the GIS Layers</w:t>
            </w:r>
            <w:r>
              <w:rPr>
                <w:noProof/>
                <w:webHidden/>
              </w:rPr>
              <w:tab/>
            </w:r>
            <w:r>
              <w:rPr>
                <w:noProof/>
                <w:webHidden/>
              </w:rPr>
              <w:fldChar w:fldCharType="begin"/>
            </w:r>
            <w:r>
              <w:rPr>
                <w:noProof/>
                <w:webHidden/>
              </w:rPr>
              <w:instrText xml:space="preserve"> PAGEREF _Toc68670397 \h </w:instrText>
            </w:r>
            <w:r>
              <w:rPr>
                <w:noProof/>
                <w:webHidden/>
              </w:rPr>
            </w:r>
          </w:ins>
          <w:r>
            <w:rPr>
              <w:noProof/>
              <w:webHidden/>
            </w:rPr>
            <w:fldChar w:fldCharType="separate"/>
          </w:r>
          <w:ins w:id="56" w:author="David Conklin" w:date="2021-04-07T06:46:00Z">
            <w:r>
              <w:rPr>
                <w:noProof/>
                <w:webHidden/>
              </w:rPr>
              <w:t>6</w:t>
            </w:r>
            <w:r>
              <w:rPr>
                <w:noProof/>
                <w:webHidden/>
              </w:rPr>
              <w:fldChar w:fldCharType="end"/>
            </w:r>
            <w:r w:rsidRPr="00702CDC">
              <w:rPr>
                <w:rStyle w:val="Hyperlink"/>
                <w:noProof/>
              </w:rPr>
              <w:fldChar w:fldCharType="end"/>
            </w:r>
          </w:ins>
        </w:p>
        <w:p w14:paraId="356EFB29" w14:textId="23D86F3C" w:rsidR="002C300B" w:rsidRDefault="002C300B">
          <w:pPr>
            <w:pStyle w:val="TOC2"/>
            <w:tabs>
              <w:tab w:val="right" w:leader="dot" w:pos="9350"/>
            </w:tabs>
            <w:rPr>
              <w:ins w:id="57" w:author="David Conklin" w:date="2021-04-07T06:46:00Z"/>
              <w:rFonts w:eastAsiaTheme="minorEastAsia"/>
              <w:noProof/>
            </w:rPr>
          </w:pPr>
          <w:ins w:id="5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Reach Layer</w:t>
            </w:r>
            <w:r>
              <w:rPr>
                <w:noProof/>
                <w:webHidden/>
              </w:rPr>
              <w:tab/>
            </w:r>
            <w:r>
              <w:rPr>
                <w:noProof/>
                <w:webHidden/>
              </w:rPr>
              <w:fldChar w:fldCharType="begin"/>
            </w:r>
            <w:r>
              <w:rPr>
                <w:noProof/>
                <w:webHidden/>
              </w:rPr>
              <w:instrText xml:space="preserve"> PAGEREF _Toc68670398 \h </w:instrText>
            </w:r>
            <w:r>
              <w:rPr>
                <w:noProof/>
                <w:webHidden/>
              </w:rPr>
            </w:r>
          </w:ins>
          <w:r>
            <w:rPr>
              <w:noProof/>
              <w:webHidden/>
            </w:rPr>
            <w:fldChar w:fldCharType="separate"/>
          </w:r>
          <w:ins w:id="59" w:author="David Conklin" w:date="2021-04-07T06:46:00Z">
            <w:r>
              <w:rPr>
                <w:noProof/>
                <w:webHidden/>
              </w:rPr>
              <w:t>7</w:t>
            </w:r>
            <w:r>
              <w:rPr>
                <w:noProof/>
                <w:webHidden/>
              </w:rPr>
              <w:fldChar w:fldCharType="end"/>
            </w:r>
            <w:r w:rsidRPr="00702CDC">
              <w:rPr>
                <w:rStyle w:val="Hyperlink"/>
                <w:noProof/>
              </w:rPr>
              <w:fldChar w:fldCharType="end"/>
            </w:r>
          </w:ins>
        </w:p>
        <w:p w14:paraId="7DA630F4" w14:textId="3913495C" w:rsidR="002C300B" w:rsidRDefault="002C300B">
          <w:pPr>
            <w:pStyle w:val="TOC2"/>
            <w:tabs>
              <w:tab w:val="right" w:leader="dot" w:pos="9350"/>
            </w:tabs>
            <w:rPr>
              <w:ins w:id="60" w:author="David Conklin" w:date="2021-04-07T06:46:00Z"/>
              <w:rFonts w:eastAsiaTheme="minorEastAsia"/>
              <w:noProof/>
            </w:rPr>
          </w:pPr>
          <w:ins w:id="6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"_Toc68670399"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Time steps, autonomous processes, and global methods</w:t>
            </w:r>
            <w:r>
              <w:rPr>
                <w:noProof/>
                <w:webHidden/>
              </w:rPr>
              <w:tab/>
            </w:r>
            <w:r>
              <w:rPr>
                <w:noProof/>
                <w:webHidden/>
              </w:rPr>
              <w:fldChar w:fldCharType="begin"/>
            </w:r>
            <w:r>
              <w:rPr>
                <w:noProof/>
                <w:webHidden/>
              </w:rPr>
              <w:instrText xml:space="preserve"> PAGEREF _Toc68670399 \h </w:instrText>
            </w:r>
            <w:r>
              <w:rPr>
                <w:noProof/>
                <w:webHidden/>
              </w:rPr>
            </w:r>
          </w:ins>
          <w:r>
            <w:rPr>
              <w:noProof/>
              <w:webHidden/>
            </w:rPr>
            <w:fldChar w:fldCharType="separate"/>
          </w:r>
          <w:ins w:id="62" w:author="David Conklin" w:date="2021-04-07T06:46:00Z">
            <w:r>
              <w:rPr>
                <w:noProof/>
                <w:webHidden/>
              </w:rPr>
              <w:t>7</w:t>
            </w:r>
            <w:r>
              <w:rPr>
                <w:noProof/>
                <w:webHidden/>
              </w:rPr>
              <w:fldChar w:fldCharType="end"/>
            </w:r>
            <w:r w:rsidRPr="00702CDC">
              <w:rPr>
                <w:rStyle w:val="Hyperlink"/>
                <w:noProof/>
              </w:rPr>
              <w:fldChar w:fldCharType="end"/>
            </w:r>
          </w:ins>
        </w:p>
        <w:p w14:paraId="6BB0F168" w14:textId="2663CD41" w:rsidR="002C300B" w:rsidRDefault="002C300B">
          <w:pPr>
            <w:pStyle w:val="TOC1"/>
            <w:tabs>
              <w:tab w:val="right" w:leader="dot" w:pos="9350"/>
            </w:tabs>
            <w:rPr>
              <w:ins w:id="63" w:author="David Conklin" w:date="2021-04-07T06:46:00Z"/>
              <w:rFonts w:eastAsiaTheme="minorEastAsia"/>
              <w:noProof/>
            </w:rPr>
          </w:pPr>
          <w:ins w:id="6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Study areas</w:t>
            </w:r>
            <w:r>
              <w:rPr>
                <w:noProof/>
                <w:webHidden/>
              </w:rPr>
              <w:tab/>
            </w:r>
            <w:r>
              <w:rPr>
                <w:noProof/>
                <w:webHidden/>
              </w:rPr>
              <w:fldChar w:fldCharType="begin"/>
            </w:r>
            <w:r>
              <w:rPr>
                <w:noProof/>
                <w:webHidden/>
              </w:rPr>
              <w:instrText xml:space="preserve"> PAGEREF _Toc68670400 \h </w:instrText>
            </w:r>
            <w:r>
              <w:rPr>
                <w:noProof/>
                <w:webHidden/>
              </w:rPr>
            </w:r>
          </w:ins>
          <w:r>
            <w:rPr>
              <w:noProof/>
              <w:webHidden/>
            </w:rPr>
            <w:fldChar w:fldCharType="separate"/>
          </w:r>
          <w:ins w:id="65" w:author="David Conklin" w:date="2021-04-07T06:46:00Z">
            <w:r>
              <w:rPr>
                <w:noProof/>
                <w:webHidden/>
              </w:rPr>
              <w:t>7</w:t>
            </w:r>
            <w:r>
              <w:rPr>
                <w:noProof/>
                <w:webHidden/>
              </w:rPr>
              <w:fldChar w:fldCharType="end"/>
            </w:r>
            <w:r w:rsidRPr="00702CDC">
              <w:rPr>
                <w:rStyle w:val="Hyperlink"/>
                <w:noProof/>
              </w:rPr>
              <w:fldChar w:fldCharType="end"/>
            </w:r>
          </w:ins>
        </w:p>
        <w:p w14:paraId="7E2A0ADA" w14:textId="6F1E4F7D" w:rsidR="002C300B" w:rsidRDefault="002C300B">
          <w:pPr>
            <w:pStyle w:val="TOC2"/>
            <w:tabs>
              <w:tab w:val="right" w:leader="dot" w:pos="9350"/>
            </w:tabs>
            <w:rPr>
              <w:ins w:id="66" w:author="David Conklin" w:date="2021-04-07T06:46:00Z"/>
              <w:rFonts w:eastAsiaTheme="minorEastAsia"/>
              <w:noProof/>
            </w:rPr>
          </w:pPr>
          <w:ins w:id="6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DataCW3M directory structure</w:t>
            </w:r>
            <w:r>
              <w:rPr>
                <w:noProof/>
                <w:webHidden/>
              </w:rPr>
              <w:tab/>
            </w:r>
            <w:r>
              <w:rPr>
                <w:noProof/>
                <w:webHidden/>
              </w:rPr>
              <w:fldChar w:fldCharType="begin"/>
            </w:r>
            <w:r>
              <w:rPr>
                <w:noProof/>
                <w:webHidden/>
              </w:rPr>
              <w:instrText xml:space="preserve"> PAGEREF _Toc68670401 \h </w:instrText>
            </w:r>
            <w:r>
              <w:rPr>
                <w:noProof/>
                <w:webHidden/>
              </w:rPr>
            </w:r>
          </w:ins>
          <w:r>
            <w:rPr>
              <w:noProof/>
              <w:webHidden/>
            </w:rPr>
            <w:fldChar w:fldCharType="separate"/>
          </w:r>
          <w:ins w:id="68" w:author="David Conklin" w:date="2021-04-07T06:46:00Z">
            <w:r>
              <w:rPr>
                <w:noProof/>
                <w:webHidden/>
              </w:rPr>
              <w:t>8</w:t>
            </w:r>
            <w:r>
              <w:rPr>
                <w:noProof/>
                <w:webHidden/>
              </w:rPr>
              <w:fldChar w:fldCharType="end"/>
            </w:r>
            <w:r w:rsidRPr="00702CDC">
              <w:rPr>
                <w:rStyle w:val="Hyperlink"/>
                <w:noProof/>
              </w:rPr>
              <w:fldChar w:fldCharType="end"/>
            </w:r>
          </w:ins>
        </w:p>
        <w:p w14:paraId="2DEF58F0" w14:textId="3F0225CC" w:rsidR="002C300B" w:rsidRDefault="002C300B">
          <w:pPr>
            <w:pStyle w:val="TOC2"/>
            <w:tabs>
              <w:tab w:val="right" w:leader="dot" w:pos="9350"/>
            </w:tabs>
            <w:rPr>
              <w:ins w:id="69" w:author="David Conklin" w:date="2021-04-07T06:46:00Z"/>
              <w:rFonts w:eastAsiaTheme="minorEastAsia"/>
              <w:noProof/>
            </w:rPr>
          </w:pPr>
          <w:ins w:id="7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DataCW3M\ScenarioData directory structure</w:t>
            </w:r>
            <w:r>
              <w:rPr>
                <w:noProof/>
                <w:webHidden/>
              </w:rPr>
              <w:tab/>
            </w:r>
            <w:r>
              <w:rPr>
                <w:noProof/>
                <w:webHidden/>
              </w:rPr>
              <w:fldChar w:fldCharType="begin"/>
            </w:r>
            <w:r>
              <w:rPr>
                <w:noProof/>
                <w:webHidden/>
              </w:rPr>
              <w:instrText xml:space="preserve"> PAGEREF _Toc68670402 \h </w:instrText>
            </w:r>
            <w:r>
              <w:rPr>
                <w:noProof/>
                <w:webHidden/>
              </w:rPr>
            </w:r>
          </w:ins>
          <w:r>
            <w:rPr>
              <w:noProof/>
              <w:webHidden/>
            </w:rPr>
            <w:fldChar w:fldCharType="separate"/>
          </w:r>
          <w:ins w:id="71" w:author="David Conklin" w:date="2021-04-07T06:46:00Z">
            <w:r>
              <w:rPr>
                <w:noProof/>
                <w:webHidden/>
              </w:rPr>
              <w:t>9</w:t>
            </w:r>
            <w:r>
              <w:rPr>
                <w:noProof/>
                <w:webHidden/>
              </w:rPr>
              <w:fldChar w:fldCharType="end"/>
            </w:r>
            <w:r w:rsidRPr="00702CDC">
              <w:rPr>
                <w:rStyle w:val="Hyperlink"/>
                <w:noProof/>
              </w:rPr>
              <w:fldChar w:fldCharType="end"/>
            </w:r>
          </w:ins>
        </w:p>
        <w:p w14:paraId="5233BFE2" w14:textId="05ECC35D" w:rsidR="002C300B" w:rsidRDefault="002C300B">
          <w:pPr>
            <w:pStyle w:val="TOC2"/>
            <w:tabs>
              <w:tab w:val="right" w:leader="dot" w:pos="9350"/>
            </w:tabs>
            <w:rPr>
              <w:ins w:id="72" w:author="David Conklin" w:date="2021-04-07T06:46:00Z"/>
              <w:rFonts w:eastAsiaTheme="minorEastAsia"/>
              <w:noProof/>
            </w:rPr>
          </w:pPr>
          <w:ins w:id="7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DataCW3M\ScenarioData\&lt;scenario&gt; folder contents</w:t>
            </w:r>
            <w:r>
              <w:rPr>
                <w:noProof/>
                <w:webHidden/>
              </w:rPr>
              <w:tab/>
            </w:r>
            <w:r>
              <w:rPr>
                <w:noProof/>
                <w:webHidden/>
              </w:rPr>
              <w:fldChar w:fldCharType="begin"/>
            </w:r>
            <w:r>
              <w:rPr>
                <w:noProof/>
                <w:webHidden/>
              </w:rPr>
              <w:instrText xml:space="preserve"> PAGEREF _Toc68670403 \h </w:instrText>
            </w:r>
            <w:r>
              <w:rPr>
                <w:noProof/>
                <w:webHidden/>
              </w:rPr>
            </w:r>
          </w:ins>
          <w:r>
            <w:rPr>
              <w:noProof/>
              <w:webHidden/>
            </w:rPr>
            <w:fldChar w:fldCharType="separate"/>
          </w:r>
          <w:ins w:id="74" w:author="David Conklin" w:date="2021-04-07T06:46:00Z">
            <w:r>
              <w:rPr>
                <w:noProof/>
                <w:webHidden/>
              </w:rPr>
              <w:t>9</w:t>
            </w:r>
            <w:r>
              <w:rPr>
                <w:noProof/>
                <w:webHidden/>
              </w:rPr>
              <w:fldChar w:fldCharType="end"/>
            </w:r>
            <w:r w:rsidRPr="00702CDC">
              <w:rPr>
                <w:rStyle w:val="Hyperlink"/>
                <w:noProof/>
              </w:rPr>
              <w:fldChar w:fldCharType="end"/>
            </w:r>
          </w:ins>
        </w:p>
        <w:p w14:paraId="265532FF" w14:textId="29B41369" w:rsidR="002C300B" w:rsidRDefault="002C300B">
          <w:pPr>
            <w:pStyle w:val="TOC2"/>
            <w:tabs>
              <w:tab w:val="right" w:leader="dot" w:pos="9350"/>
            </w:tabs>
            <w:rPr>
              <w:ins w:id="75" w:author="David Conklin" w:date="2021-04-07T06:46:00Z"/>
              <w:rFonts w:eastAsiaTheme="minorEastAsia"/>
              <w:noProof/>
            </w:rPr>
          </w:pPr>
          <w:ins w:id="7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DataCW3M\&lt;study area&gt; folder contents</w:t>
            </w:r>
            <w:r>
              <w:rPr>
                <w:noProof/>
                <w:webHidden/>
              </w:rPr>
              <w:tab/>
            </w:r>
            <w:r>
              <w:rPr>
                <w:noProof/>
                <w:webHidden/>
              </w:rPr>
              <w:fldChar w:fldCharType="begin"/>
            </w:r>
            <w:r>
              <w:rPr>
                <w:noProof/>
                <w:webHidden/>
              </w:rPr>
              <w:instrText xml:space="preserve"> PAGEREF _Toc68670404 \h </w:instrText>
            </w:r>
            <w:r>
              <w:rPr>
                <w:noProof/>
                <w:webHidden/>
              </w:rPr>
            </w:r>
          </w:ins>
          <w:r>
            <w:rPr>
              <w:noProof/>
              <w:webHidden/>
            </w:rPr>
            <w:fldChar w:fldCharType="separate"/>
          </w:r>
          <w:ins w:id="77" w:author="David Conklin" w:date="2021-04-07T06:46:00Z">
            <w:r>
              <w:rPr>
                <w:noProof/>
                <w:webHidden/>
              </w:rPr>
              <w:t>9</w:t>
            </w:r>
            <w:r>
              <w:rPr>
                <w:noProof/>
                <w:webHidden/>
              </w:rPr>
              <w:fldChar w:fldCharType="end"/>
            </w:r>
            <w:r w:rsidRPr="00702CDC">
              <w:rPr>
                <w:rStyle w:val="Hyperlink"/>
                <w:noProof/>
              </w:rPr>
              <w:fldChar w:fldCharType="end"/>
            </w:r>
          </w:ins>
        </w:p>
        <w:p w14:paraId="2D9217B6" w14:textId="314EF17B" w:rsidR="002C300B" w:rsidRDefault="002C300B">
          <w:pPr>
            <w:pStyle w:val="TOC1"/>
            <w:tabs>
              <w:tab w:val="right" w:leader="dot" w:pos="9350"/>
            </w:tabs>
            <w:rPr>
              <w:ins w:id="78" w:author="David Conklin" w:date="2021-04-07T06:46:00Z"/>
              <w:rFonts w:eastAsiaTheme="minorEastAsia"/>
              <w:noProof/>
            </w:rPr>
          </w:pPr>
          <w:ins w:id="7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Calendar conventions</w:t>
            </w:r>
            <w:r>
              <w:rPr>
                <w:noProof/>
                <w:webHidden/>
              </w:rPr>
              <w:tab/>
            </w:r>
            <w:r>
              <w:rPr>
                <w:noProof/>
                <w:webHidden/>
              </w:rPr>
              <w:fldChar w:fldCharType="begin"/>
            </w:r>
            <w:r>
              <w:rPr>
                <w:noProof/>
                <w:webHidden/>
              </w:rPr>
              <w:instrText xml:space="preserve"> PAGEREF _Toc68670405 \h </w:instrText>
            </w:r>
            <w:r>
              <w:rPr>
                <w:noProof/>
                <w:webHidden/>
              </w:rPr>
            </w:r>
          </w:ins>
          <w:r>
            <w:rPr>
              <w:noProof/>
              <w:webHidden/>
            </w:rPr>
            <w:fldChar w:fldCharType="separate"/>
          </w:r>
          <w:ins w:id="80" w:author="David Conklin" w:date="2021-04-07T06:46:00Z">
            <w:r>
              <w:rPr>
                <w:noProof/>
                <w:webHidden/>
              </w:rPr>
              <w:t>15</w:t>
            </w:r>
            <w:r>
              <w:rPr>
                <w:noProof/>
                <w:webHidden/>
              </w:rPr>
              <w:fldChar w:fldCharType="end"/>
            </w:r>
            <w:r w:rsidRPr="00702CDC">
              <w:rPr>
                <w:rStyle w:val="Hyperlink"/>
                <w:noProof/>
              </w:rPr>
              <w:fldChar w:fldCharType="end"/>
            </w:r>
          </w:ins>
        </w:p>
        <w:p w14:paraId="58A46800" w14:textId="5E3F81A3" w:rsidR="002C300B" w:rsidRDefault="002C300B">
          <w:pPr>
            <w:pStyle w:val="TOC2"/>
            <w:tabs>
              <w:tab w:val="right" w:leader="dot" w:pos="9350"/>
            </w:tabs>
            <w:rPr>
              <w:ins w:id="81" w:author="David Conklin" w:date="2021-04-07T06:46:00Z"/>
              <w:rFonts w:eastAsiaTheme="minorEastAsia"/>
              <w:noProof/>
            </w:rPr>
          </w:pPr>
          <w:ins w:id="8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Water years</w:t>
            </w:r>
            <w:r>
              <w:rPr>
                <w:noProof/>
                <w:webHidden/>
              </w:rPr>
              <w:tab/>
            </w:r>
            <w:r>
              <w:rPr>
                <w:noProof/>
                <w:webHidden/>
              </w:rPr>
              <w:fldChar w:fldCharType="begin"/>
            </w:r>
            <w:r>
              <w:rPr>
                <w:noProof/>
                <w:webHidden/>
              </w:rPr>
              <w:instrText xml:space="preserve"> PAGEREF _Toc68670406 \h </w:instrText>
            </w:r>
            <w:r>
              <w:rPr>
                <w:noProof/>
                <w:webHidden/>
              </w:rPr>
            </w:r>
          </w:ins>
          <w:r>
            <w:rPr>
              <w:noProof/>
              <w:webHidden/>
            </w:rPr>
            <w:fldChar w:fldCharType="separate"/>
          </w:r>
          <w:ins w:id="83" w:author="David Conklin" w:date="2021-04-07T06:46:00Z">
            <w:r>
              <w:rPr>
                <w:noProof/>
                <w:webHidden/>
              </w:rPr>
              <w:t>15</w:t>
            </w:r>
            <w:r>
              <w:rPr>
                <w:noProof/>
                <w:webHidden/>
              </w:rPr>
              <w:fldChar w:fldCharType="end"/>
            </w:r>
            <w:r w:rsidRPr="00702CDC">
              <w:rPr>
                <w:rStyle w:val="Hyperlink"/>
                <w:noProof/>
              </w:rPr>
              <w:fldChar w:fldCharType="end"/>
            </w:r>
          </w:ins>
        </w:p>
        <w:p w14:paraId="36369B65" w14:textId="77EE9576" w:rsidR="002C300B" w:rsidRDefault="002C300B">
          <w:pPr>
            <w:pStyle w:val="TOC1"/>
            <w:tabs>
              <w:tab w:val="right" w:leader="dot" w:pos="9350"/>
            </w:tabs>
            <w:rPr>
              <w:ins w:id="84" w:author="David Conklin" w:date="2021-04-07T06:46:00Z"/>
              <w:rFonts w:eastAsiaTheme="minorEastAsia"/>
              <w:noProof/>
            </w:rPr>
          </w:pPr>
          <w:ins w:id="8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Climate data</w:t>
            </w:r>
            <w:r>
              <w:rPr>
                <w:noProof/>
                <w:webHidden/>
              </w:rPr>
              <w:tab/>
            </w:r>
            <w:r>
              <w:rPr>
                <w:noProof/>
                <w:webHidden/>
              </w:rPr>
              <w:fldChar w:fldCharType="begin"/>
            </w:r>
            <w:r>
              <w:rPr>
                <w:noProof/>
                <w:webHidden/>
              </w:rPr>
              <w:instrText xml:space="preserve"> PAGEREF _Toc68670407 \h </w:instrText>
            </w:r>
            <w:r>
              <w:rPr>
                <w:noProof/>
                <w:webHidden/>
              </w:rPr>
            </w:r>
          </w:ins>
          <w:r>
            <w:rPr>
              <w:noProof/>
              <w:webHidden/>
            </w:rPr>
            <w:fldChar w:fldCharType="separate"/>
          </w:r>
          <w:ins w:id="86" w:author="David Conklin" w:date="2021-04-07T06:46:00Z">
            <w:r>
              <w:rPr>
                <w:noProof/>
                <w:webHidden/>
              </w:rPr>
              <w:t>15</w:t>
            </w:r>
            <w:r>
              <w:rPr>
                <w:noProof/>
                <w:webHidden/>
              </w:rPr>
              <w:fldChar w:fldCharType="end"/>
            </w:r>
            <w:r w:rsidRPr="00702CDC">
              <w:rPr>
                <w:rStyle w:val="Hyperlink"/>
                <w:noProof/>
              </w:rPr>
              <w:fldChar w:fldCharType="end"/>
            </w:r>
          </w:ins>
        </w:p>
        <w:p w14:paraId="67F451E6" w14:textId="6BE13211" w:rsidR="002C300B" w:rsidRDefault="002C300B">
          <w:pPr>
            <w:pStyle w:val="TOC2"/>
            <w:tabs>
              <w:tab w:val="right" w:leader="dot" w:pos="9350"/>
            </w:tabs>
            <w:rPr>
              <w:ins w:id="87" w:author="David Conklin" w:date="2021-04-07T06:46:00Z"/>
              <w:rFonts w:eastAsiaTheme="minorEastAsia"/>
              <w:noProof/>
            </w:rPr>
          </w:pPr>
          <w:ins w:id="8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Numbered climate scenarios in the model</w:t>
            </w:r>
            <w:r>
              <w:rPr>
                <w:noProof/>
                <w:webHidden/>
              </w:rPr>
              <w:tab/>
            </w:r>
            <w:r>
              <w:rPr>
                <w:noProof/>
                <w:webHidden/>
              </w:rPr>
              <w:fldChar w:fldCharType="begin"/>
            </w:r>
            <w:r>
              <w:rPr>
                <w:noProof/>
                <w:webHidden/>
              </w:rPr>
              <w:instrText xml:space="preserve"> PAGEREF _Toc68670408 \h </w:instrText>
            </w:r>
            <w:r>
              <w:rPr>
                <w:noProof/>
                <w:webHidden/>
              </w:rPr>
            </w:r>
          </w:ins>
          <w:r>
            <w:rPr>
              <w:noProof/>
              <w:webHidden/>
            </w:rPr>
            <w:fldChar w:fldCharType="separate"/>
          </w:r>
          <w:ins w:id="89" w:author="David Conklin" w:date="2021-04-07T06:46:00Z">
            <w:r>
              <w:rPr>
                <w:noProof/>
                <w:webHidden/>
              </w:rPr>
              <w:t>15</w:t>
            </w:r>
            <w:r>
              <w:rPr>
                <w:noProof/>
                <w:webHidden/>
              </w:rPr>
              <w:fldChar w:fldCharType="end"/>
            </w:r>
            <w:r w:rsidRPr="00702CDC">
              <w:rPr>
                <w:rStyle w:val="Hyperlink"/>
                <w:noProof/>
              </w:rPr>
              <w:fldChar w:fldCharType="end"/>
            </w:r>
          </w:ins>
        </w:p>
        <w:p w14:paraId="22F6C716" w14:textId="64E991D3" w:rsidR="002C300B" w:rsidRDefault="002C300B">
          <w:pPr>
            <w:pStyle w:val="TOC2"/>
            <w:tabs>
              <w:tab w:val="right" w:leader="dot" w:pos="9350"/>
            </w:tabs>
            <w:rPr>
              <w:ins w:id="90" w:author="David Conklin" w:date="2021-04-07T06:46:00Z"/>
              <w:rFonts w:eastAsiaTheme="minorEastAsia"/>
              <w:noProof/>
            </w:rPr>
          </w:pPr>
          <w:ins w:id="9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"_Toc68670409"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Monthly and seasonal weather data</w:t>
            </w:r>
            <w:r>
              <w:rPr>
                <w:noProof/>
                <w:webHidden/>
              </w:rPr>
              <w:tab/>
            </w:r>
            <w:r>
              <w:rPr>
                <w:noProof/>
                <w:webHidden/>
              </w:rPr>
              <w:fldChar w:fldCharType="begin"/>
            </w:r>
            <w:r>
              <w:rPr>
                <w:noProof/>
                <w:webHidden/>
              </w:rPr>
              <w:instrText xml:space="preserve"> PAGEREF _Toc68670409 \h </w:instrText>
            </w:r>
            <w:r>
              <w:rPr>
                <w:noProof/>
                <w:webHidden/>
              </w:rPr>
            </w:r>
          </w:ins>
          <w:r>
            <w:rPr>
              <w:noProof/>
              <w:webHidden/>
            </w:rPr>
            <w:fldChar w:fldCharType="separate"/>
          </w:r>
          <w:ins w:id="92" w:author="David Conklin" w:date="2021-04-07T06:46:00Z">
            <w:r>
              <w:rPr>
                <w:noProof/>
                <w:webHidden/>
              </w:rPr>
              <w:t>16</w:t>
            </w:r>
            <w:r>
              <w:rPr>
                <w:noProof/>
                <w:webHidden/>
              </w:rPr>
              <w:fldChar w:fldCharType="end"/>
            </w:r>
            <w:r w:rsidRPr="00702CDC">
              <w:rPr>
                <w:rStyle w:val="Hyperlink"/>
                <w:noProof/>
              </w:rPr>
              <w:fldChar w:fldCharType="end"/>
            </w:r>
          </w:ins>
        </w:p>
        <w:p w14:paraId="70406B5C" w14:textId="7FAE68B7" w:rsidR="002C300B" w:rsidRDefault="002C300B">
          <w:pPr>
            <w:pStyle w:val="TOC2"/>
            <w:tabs>
              <w:tab w:val="right" w:leader="dot" w:pos="9350"/>
            </w:tabs>
            <w:rPr>
              <w:ins w:id="93" w:author="David Conklin" w:date="2021-04-07T06:46:00Z"/>
              <w:rFonts w:eastAsiaTheme="minorEastAsia"/>
              <w:noProof/>
            </w:rPr>
          </w:pPr>
          <w:ins w:id="9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Climate data grids</w:t>
            </w:r>
            <w:r>
              <w:rPr>
                <w:noProof/>
                <w:webHidden/>
              </w:rPr>
              <w:tab/>
            </w:r>
            <w:r>
              <w:rPr>
                <w:noProof/>
                <w:webHidden/>
              </w:rPr>
              <w:fldChar w:fldCharType="begin"/>
            </w:r>
            <w:r>
              <w:rPr>
                <w:noProof/>
                <w:webHidden/>
              </w:rPr>
              <w:instrText xml:space="preserve"> PAGEREF _Toc68670410 \h </w:instrText>
            </w:r>
            <w:r>
              <w:rPr>
                <w:noProof/>
                <w:webHidden/>
              </w:rPr>
            </w:r>
          </w:ins>
          <w:r>
            <w:rPr>
              <w:noProof/>
              <w:webHidden/>
            </w:rPr>
            <w:fldChar w:fldCharType="separate"/>
          </w:r>
          <w:ins w:id="95" w:author="David Conklin" w:date="2021-04-07T06:46:00Z">
            <w:r>
              <w:rPr>
                <w:noProof/>
                <w:webHidden/>
              </w:rPr>
              <w:t>17</w:t>
            </w:r>
            <w:r>
              <w:rPr>
                <w:noProof/>
                <w:webHidden/>
              </w:rPr>
              <w:fldChar w:fldCharType="end"/>
            </w:r>
            <w:r w:rsidRPr="00702CDC">
              <w:rPr>
                <w:rStyle w:val="Hyperlink"/>
                <w:noProof/>
              </w:rPr>
              <w:fldChar w:fldCharType="end"/>
            </w:r>
          </w:ins>
        </w:p>
        <w:p w14:paraId="7263967D" w14:textId="368E8D62" w:rsidR="002C300B" w:rsidRDefault="002C300B">
          <w:pPr>
            <w:pStyle w:val="TOC3"/>
            <w:tabs>
              <w:tab w:val="right" w:leader="dot" w:pos="9350"/>
            </w:tabs>
            <w:rPr>
              <w:ins w:id="96" w:author="David Conklin" w:date="2021-04-07T06:46:00Z"/>
              <w:rFonts w:eastAsiaTheme="minorEastAsia"/>
              <w:noProof/>
            </w:rPr>
          </w:pPr>
          <w:ins w:id="9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WW2100 climate grid</w:t>
            </w:r>
            <w:r>
              <w:rPr>
                <w:noProof/>
                <w:webHidden/>
              </w:rPr>
              <w:tab/>
            </w:r>
            <w:r>
              <w:rPr>
                <w:noProof/>
                <w:webHidden/>
              </w:rPr>
              <w:fldChar w:fldCharType="begin"/>
            </w:r>
            <w:r>
              <w:rPr>
                <w:noProof/>
                <w:webHidden/>
              </w:rPr>
              <w:instrText xml:space="preserve"> PAGEREF _Toc68670411 \h </w:instrText>
            </w:r>
            <w:r>
              <w:rPr>
                <w:noProof/>
                <w:webHidden/>
              </w:rPr>
            </w:r>
          </w:ins>
          <w:r>
            <w:rPr>
              <w:noProof/>
              <w:webHidden/>
            </w:rPr>
            <w:fldChar w:fldCharType="separate"/>
          </w:r>
          <w:ins w:id="98" w:author="David Conklin" w:date="2021-04-07T06:46:00Z">
            <w:r>
              <w:rPr>
                <w:noProof/>
                <w:webHidden/>
              </w:rPr>
              <w:t>17</w:t>
            </w:r>
            <w:r>
              <w:rPr>
                <w:noProof/>
                <w:webHidden/>
              </w:rPr>
              <w:fldChar w:fldCharType="end"/>
            </w:r>
            <w:r w:rsidRPr="00702CDC">
              <w:rPr>
                <w:rStyle w:val="Hyperlink"/>
                <w:noProof/>
              </w:rPr>
              <w:fldChar w:fldCharType="end"/>
            </w:r>
          </w:ins>
        </w:p>
        <w:p w14:paraId="7191332A" w14:textId="15D81249" w:rsidR="002C300B" w:rsidRDefault="002C300B">
          <w:pPr>
            <w:pStyle w:val="TOC3"/>
            <w:tabs>
              <w:tab w:val="right" w:leader="dot" w:pos="9350"/>
            </w:tabs>
            <w:rPr>
              <w:ins w:id="99" w:author="David Conklin" w:date="2021-04-07T06:46:00Z"/>
              <w:rFonts w:eastAsiaTheme="minorEastAsia"/>
              <w:noProof/>
            </w:rPr>
          </w:pPr>
          <w:ins w:id="100" w:author="David Conklin" w:date="2021-04-07T06:46:00Z">
            <w:r w:rsidRPr="00702CDC">
              <w:rPr>
                <w:rStyle w:val="Hyperlink"/>
                <w:noProof/>
              </w:rPr>
              <w:lastRenderedPageBreak/>
              <w:fldChar w:fldCharType="begin"/>
            </w:r>
            <w:r w:rsidRPr="00702CDC">
              <w:rPr>
                <w:rStyle w:val="Hyperlink"/>
                <w:noProof/>
              </w:rPr>
              <w:instrText xml:space="preserve"> </w:instrText>
            </w:r>
            <w:r>
              <w:rPr>
                <w:noProof/>
              </w:rPr>
              <w:instrText>HYPERLINK \l "_Toc68670412"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v2 climate grid</w:t>
            </w:r>
            <w:r>
              <w:rPr>
                <w:noProof/>
                <w:webHidden/>
              </w:rPr>
              <w:tab/>
            </w:r>
            <w:r>
              <w:rPr>
                <w:noProof/>
                <w:webHidden/>
              </w:rPr>
              <w:fldChar w:fldCharType="begin"/>
            </w:r>
            <w:r>
              <w:rPr>
                <w:noProof/>
                <w:webHidden/>
              </w:rPr>
              <w:instrText xml:space="preserve"> PAGEREF _Toc68670412 \h </w:instrText>
            </w:r>
            <w:r>
              <w:rPr>
                <w:noProof/>
                <w:webHidden/>
              </w:rPr>
            </w:r>
          </w:ins>
          <w:r>
            <w:rPr>
              <w:noProof/>
              <w:webHidden/>
            </w:rPr>
            <w:fldChar w:fldCharType="separate"/>
          </w:r>
          <w:ins w:id="101" w:author="David Conklin" w:date="2021-04-07T06:46:00Z">
            <w:r>
              <w:rPr>
                <w:noProof/>
                <w:webHidden/>
              </w:rPr>
              <w:t>18</w:t>
            </w:r>
            <w:r>
              <w:rPr>
                <w:noProof/>
                <w:webHidden/>
              </w:rPr>
              <w:fldChar w:fldCharType="end"/>
            </w:r>
            <w:r w:rsidRPr="00702CDC">
              <w:rPr>
                <w:rStyle w:val="Hyperlink"/>
                <w:noProof/>
              </w:rPr>
              <w:fldChar w:fldCharType="end"/>
            </w:r>
          </w:ins>
        </w:p>
        <w:p w14:paraId="6A64D8E7" w14:textId="3E1FBB2A" w:rsidR="002C300B" w:rsidRDefault="002C300B">
          <w:pPr>
            <w:pStyle w:val="TOC2"/>
            <w:tabs>
              <w:tab w:val="right" w:leader="dot" w:pos="9350"/>
            </w:tabs>
            <w:rPr>
              <w:ins w:id="102" w:author="David Conklin" w:date="2021-04-07T06:46:00Z"/>
              <w:rFonts w:eastAsiaTheme="minorEastAsia"/>
              <w:noProof/>
            </w:rPr>
          </w:pPr>
          <w:ins w:id="10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How climate data is looked up</w:t>
            </w:r>
            <w:r>
              <w:rPr>
                <w:noProof/>
                <w:webHidden/>
              </w:rPr>
              <w:tab/>
            </w:r>
            <w:r>
              <w:rPr>
                <w:noProof/>
                <w:webHidden/>
              </w:rPr>
              <w:fldChar w:fldCharType="begin"/>
            </w:r>
            <w:r>
              <w:rPr>
                <w:noProof/>
                <w:webHidden/>
              </w:rPr>
              <w:instrText xml:space="preserve"> PAGEREF _Toc68670413 \h </w:instrText>
            </w:r>
            <w:r>
              <w:rPr>
                <w:noProof/>
                <w:webHidden/>
              </w:rPr>
            </w:r>
          </w:ins>
          <w:r>
            <w:rPr>
              <w:noProof/>
              <w:webHidden/>
            </w:rPr>
            <w:fldChar w:fldCharType="separate"/>
          </w:r>
          <w:ins w:id="104" w:author="David Conklin" w:date="2021-04-07T06:46:00Z">
            <w:r>
              <w:rPr>
                <w:noProof/>
                <w:webHidden/>
              </w:rPr>
              <w:t>18</w:t>
            </w:r>
            <w:r>
              <w:rPr>
                <w:noProof/>
                <w:webHidden/>
              </w:rPr>
              <w:fldChar w:fldCharType="end"/>
            </w:r>
            <w:r w:rsidRPr="00702CDC">
              <w:rPr>
                <w:rStyle w:val="Hyperlink"/>
                <w:noProof/>
              </w:rPr>
              <w:fldChar w:fldCharType="end"/>
            </w:r>
          </w:ins>
        </w:p>
        <w:p w14:paraId="39E1FF7E" w14:textId="10CB2484" w:rsidR="002C300B" w:rsidRDefault="002C300B">
          <w:pPr>
            <w:pStyle w:val="TOC2"/>
            <w:tabs>
              <w:tab w:val="right" w:leader="dot" w:pos="9350"/>
            </w:tabs>
            <w:rPr>
              <w:ins w:id="105" w:author="David Conklin" w:date="2021-04-07T06:46:00Z"/>
              <w:rFonts w:eastAsiaTheme="minorEastAsia"/>
              <w:noProof/>
            </w:rPr>
          </w:pPr>
          <w:ins w:id="10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What is in a climate dataset</w:t>
            </w:r>
            <w:r>
              <w:rPr>
                <w:noProof/>
                <w:webHidden/>
              </w:rPr>
              <w:tab/>
            </w:r>
            <w:r>
              <w:rPr>
                <w:noProof/>
                <w:webHidden/>
              </w:rPr>
              <w:fldChar w:fldCharType="begin"/>
            </w:r>
            <w:r>
              <w:rPr>
                <w:noProof/>
                <w:webHidden/>
              </w:rPr>
              <w:instrText xml:space="preserve"> PAGEREF _Toc68670414 \h </w:instrText>
            </w:r>
            <w:r>
              <w:rPr>
                <w:noProof/>
                <w:webHidden/>
              </w:rPr>
            </w:r>
          </w:ins>
          <w:r>
            <w:rPr>
              <w:noProof/>
              <w:webHidden/>
            </w:rPr>
            <w:fldChar w:fldCharType="separate"/>
          </w:r>
          <w:ins w:id="107" w:author="David Conklin" w:date="2021-04-07T06:46:00Z">
            <w:r>
              <w:rPr>
                <w:noProof/>
                <w:webHidden/>
              </w:rPr>
              <w:t>19</w:t>
            </w:r>
            <w:r>
              <w:rPr>
                <w:noProof/>
                <w:webHidden/>
              </w:rPr>
              <w:fldChar w:fldCharType="end"/>
            </w:r>
            <w:r w:rsidRPr="00702CDC">
              <w:rPr>
                <w:rStyle w:val="Hyperlink"/>
                <w:noProof/>
              </w:rPr>
              <w:fldChar w:fldCharType="end"/>
            </w:r>
          </w:ins>
        </w:p>
        <w:p w14:paraId="2E135BFE" w14:textId="6CA35100" w:rsidR="002C300B" w:rsidRDefault="002C300B">
          <w:pPr>
            <w:pStyle w:val="TOC1"/>
            <w:tabs>
              <w:tab w:val="right" w:leader="dot" w:pos="9350"/>
            </w:tabs>
            <w:rPr>
              <w:ins w:id="108" w:author="David Conklin" w:date="2021-04-07T06:46:00Z"/>
              <w:rFonts w:eastAsiaTheme="minorEastAsia"/>
              <w:noProof/>
            </w:rPr>
          </w:pPr>
          <w:ins w:id="10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Water rights</w:t>
            </w:r>
            <w:r>
              <w:rPr>
                <w:noProof/>
                <w:webHidden/>
              </w:rPr>
              <w:tab/>
            </w:r>
            <w:r>
              <w:rPr>
                <w:noProof/>
                <w:webHidden/>
              </w:rPr>
              <w:fldChar w:fldCharType="begin"/>
            </w:r>
            <w:r>
              <w:rPr>
                <w:noProof/>
                <w:webHidden/>
              </w:rPr>
              <w:instrText xml:space="preserve"> PAGEREF _Toc68670415 \h </w:instrText>
            </w:r>
            <w:r>
              <w:rPr>
                <w:noProof/>
                <w:webHidden/>
              </w:rPr>
            </w:r>
          </w:ins>
          <w:r>
            <w:rPr>
              <w:noProof/>
              <w:webHidden/>
            </w:rPr>
            <w:fldChar w:fldCharType="separate"/>
          </w:r>
          <w:ins w:id="110" w:author="David Conklin" w:date="2021-04-07T06:46:00Z">
            <w:r>
              <w:rPr>
                <w:noProof/>
                <w:webHidden/>
              </w:rPr>
              <w:t>19</w:t>
            </w:r>
            <w:r>
              <w:rPr>
                <w:noProof/>
                <w:webHidden/>
              </w:rPr>
              <w:fldChar w:fldCharType="end"/>
            </w:r>
            <w:r w:rsidRPr="00702CDC">
              <w:rPr>
                <w:rStyle w:val="Hyperlink"/>
                <w:noProof/>
              </w:rPr>
              <w:fldChar w:fldCharType="end"/>
            </w:r>
          </w:ins>
        </w:p>
        <w:p w14:paraId="37BCE33C" w14:textId="41E5E675" w:rsidR="002C300B" w:rsidRDefault="002C300B">
          <w:pPr>
            <w:pStyle w:val="TOC2"/>
            <w:tabs>
              <w:tab w:val="right" w:leader="dot" w:pos="9350"/>
            </w:tabs>
            <w:rPr>
              <w:ins w:id="111" w:author="David Conklin" w:date="2021-04-07T06:46:00Z"/>
              <w:rFonts w:eastAsiaTheme="minorEastAsia"/>
              <w:noProof/>
            </w:rPr>
          </w:pPr>
          <w:ins w:id="11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Water rights data</w:t>
            </w:r>
            <w:r>
              <w:rPr>
                <w:noProof/>
                <w:webHidden/>
              </w:rPr>
              <w:tab/>
            </w:r>
            <w:r>
              <w:rPr>
                <w:noProof/>
                <w:webHidden/>
              </w:rPr>
              <w:fldChar w:fldCharType="begin"/>
            </w:r>
            <w:r>
              <w:rPr>
                <w:noProof/>
                <w:webHidden/>
              </w:rPr>
              <w:instrText xml:space="preserve"> PAGEREF _Toc68670416 \h </w:instrText>
            </w:r>
            <w:r>
              <w:rPr>
                <w:noProof/>
                <w:webHidden/>
              </w:rPr>
            </w:r>
          </w:ins>
          <w:r>
            <w:rPr>
              <w:noProof/>
              <w:webHidden/>
            </w:rPr>
            <w:fldChar w:fldCharType="separate"/>
          </w:r>
          <w:ins w:id="113" w:author="David Conklin" w:date="2021-04-07T06:46:00Z">
            <w:r>
              <w:rPr>
                <w:noProof/>
                <w:webHidden/>
              </w:rPr>
              <w:t>19</w:t>
            </w:r>
            <w:r>
              <w:rPr>
                <w:noProof/>
                <w:webHidden/>
              </w:rPr>
              <w:fldChar w:fldCharType="end"/>
            </w:r>
            <w:r w:rsidRPr="00702CDC">
              <w:rPr>
                <w:rStyle w:val="Hyperlink"/>
                <w:noProof/>
              </w:rPr>
              <w:fldChar w:fldCharType="end"/>
            </w:r>
          </w:ins>
        </w:p>
        <w:p w14:paraId="646644F8" w14:textId="58137563" w:rsidR="002C300B" w:rsidRDefault="002C300B">
          <w:pPr>
            <w:pStyle w:val="TOC2"/>
            <w:tabs>
              <w:tab w:val="right" w:leader="dot" w:pos="9350"/>
            </w:tabs>
            <w:rPr>
              <w:ins w:id="114" w:author="David Conklin" w:date="2021-04-07T06:46:00Z"/>
              <w:rFonts w:eastAsiaTheme="minorEastAsia"/>
              <w:noProof/>
            </w:rPr>
          </w:pPr>
          <w:ins w:id="11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wr_pods.csv file</w:t>
            </w:r>
            <w:r>
              <w:rPr>
                <w:noProof/>
                <w:webHidden/>
              </w:rPr>
              <w:tab/>
            </w:r>
            <w:r>
              <w:rPr>
                <w:noProof/>
                <w:webHidden/>
              </w:rPr>
              <w:fldChar w:fldCharType="begin"/>
            </w:r>
            <w:r>
              <w:rPr>
                <w:noProof/>
                <w:webHidden/>
              </w:rPr>
              <w:instrText xml:space="preserve"> PAGEREF _Toc68670417 \h </w:instrText>
            </w:r>
            <w:r>
              <w:rPr>
                <w:noProof/>
                <w:webHidden/>
              </w:rPr>
            </w:r>
          </w:ins>
          <w:r>
            <w:rPr>
              <w:noProof/>
              <w:webHidden/>
            </w:rPr>
            <w:fldChar w:fldCharType="separate"/>
          </w:r>
          <w:ins w:id="116" w:author="David Conklin" w:date="2021-04-07T06:46:00Z">
            <w:r>
              <w:rPr>
                <w:noProof/>
                <w:webHidden/>
              </w:rPr>
              <w:t>20</w:t>
            </w:r>
            <w:r>
              <w:rPr>
                <w:noProof/>
                <w:webHidden/>
              </w:rPr>
              <w:fldChar w:fldCharType="end"/>
            </w:r>
            <w:r w:rsidRPr="00702CDC">
              <w:rPr>
                <w:rStyle w:val="Hyperlink"/>
                <w:noProof/>
              </w:rPr>
              <w:fldChar w:fldCharType="end"/>
            </w:r>
          </w:ins>
        </w:p>
        <w:p w14:paraId="4270C592" w14:textId="2DDDB4D1" w:rsidR="002C300B" w:rsidRDefault="002C300B">
          <w:pPr>
            <w:pStyle w:val="TOC2"/>
            <w:tabs>
              <w:tab w:val="right" w:leader="dot" w:pos="9350"/>
            </w:tabs>
            <w:rPr>
              <w:ins w:id="117" w:author="David Conklin" w:date="2021-04-07T06:46:00Z"/>
              <w:rFonts w:eastAsiaTheme="minorEastAsia"/>
              <w:noProof/>
            </w:rPr>
          </w:pPr>
          <w:ins w:id="11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wr_pous.csv file</w:t>
            </w:r>
            <w:r>
              <w:rPr>
                <w:noProof/>
                <w:webHidden/>
              </w:rPr>
              <w:tab/>
            </w:r>
            <w:r>
              <w:rPr>
                <w:noProof/>
                <w:webHidden/>
              </w:rPr>
              <w:fldChar w:fldCharType="begin"/>
            </w:r>
            <w:r>
              <w:rPr>
                <w:noProof/>
                <w:webHidden/>
              </w:rPr>
              <w:instrText xml:space="preserve"> PAGEREF _Toc68670418 \h </w:instrText>
            </w:r>
            <w:r>
              <w:rPr>
                <w:noProof/>
                <w:webHidden/>
              </w:rPr>
            </w:r>
          </w:ins>
          <w:r>
            <w:rPr>
              <w:noProof/>
              <w:webHidden/>
            </w:rPr>
            <w:fldChar w:fldCharType="separate"/>
          </w:r>
          <w:ins w:id="119" w:author="David Conklin" w:date="2021-04-07T06:46:00Z">
            <w:r>
              <w:rPr>
                <w:noProof/>
                <w:webHidden/>
              </w:rPr>
              <w:t>20</w:t>
            </w:r>
            <w:r>
              <w:rPr>
                <w:noProof/>
                <w:webHidden/>
              </w:rPr>
              <w:fldChar w:fldCharType="end"/>
            </w:r>
            <w:r w:rsidRPr="00702CDC">
              <w:rPr>
                <w:rStyle w:val="Hyperlink"/>
                <w:noProof/>
              </w:rPr>
              <w:fldChar w:fldCharType="end"/>
            </w:r>
          </w:ins>
        </w:p>
        <w:p w14:paraId="7B5845F5" w14:textId="53484E38" w:rsidR="002C300B" w:rsidRDefault="002C300B">
          <w:pPr>
            <w:pStyle w:val="TOC2"/>
            <w:tabs>
              <w:tab w:val="right" w:leader="dot" w:pos="9350"/>
            </w:tabs>
            <w:rPr>
              <w:ins w:id="120" w:author="David Conklin" w:date="2021-04-07T06:46:00Z"/>
              <w:rFonts w:eastAsiaTheme="minorEastAsia"/>
              <w:noProof/>
            </w:rPr>
          </w:pPr>
          <w:ins w:id="12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"_Toc68670419"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Adding a water right</w:t>
            </w:r>
            <w:r>
              <w:rPr>
                <w:noProof/>
                <w:webHidden/>
              </w:rPr>
              <w:tab/>
            </w:r>
            <w:r>
              <w:rPr>
                <w:noProof/>
                <w:webHidden/>
              </w:rPr>
              <w:fldChar w:fldCharType="begin"/>
            </w:r>
            <w:r>
              <w:rPr>
                <w:noProof/>
                <w:webHidden/>
              </w:rPr>
              <w:instrText xml:space="preserve"> PAGEREF _Toc68670419 \h </w:instrText>
            </w:r>
            <w:r>
              <w:rPr>
                <w:noProof/>
                <w:webHidden/>
              </w:rPr>
            </w:r>
          </w:ins>
          <w:r>
            <w:rPr>
              <w:noProof/>
              <w:webHidden/>
            </w:rPr>
            <w:fldChar w:fldCharType="separate"/>
          </w:r>
          <w:ins w:id="122" w:author="David Conklin" w:date="2021-04-07T06:46:00Z">
            <w:r>
              <w:rPr>
                <w:noProof/>
                <w:webHidden/>
              </w:rPr>
              <w:t>21</w:t>
            </w:r>
            <w:r>
              <w:rPr>
                <w:noProof/>
                <w:webHidden/>
              </w:rPr>
              <w:fldChar w:fldCharType="end"/>
            </w:r>
            <w:r w:rsidRPr="00702CDC">
              <w:rPr>
                <w:rStyle w:val="Hyperlink"/>
                <w:noProof/>
              </w:rPr>
              <w:fldChar w:fldCharType="end"/>
            </w:r>
          </w:ins>
        </w:p>
        <w:p w14:paraId="0480B2A1" w14:textId="21C822DB" w:rsidR="002C300B" w:rsidRDefault="002C300B">
          <w:pPr>
            <w:pStyle w:val="TOC1"/>
            <w:tabs>
              <w:tab w:val="right" w:leader="dot" w:pos="9350"/>
            </w:tabs>
            <w:rPr>
              <w:ins w:id="123" w:author="David Conklin" w:date="2021-04-07T06:46:00Z"/>
              <w:rFonts w:eastAsiaTheme="minorEastAsia"/>
              <w:noProof/>
            </w:rPr>
          </w:pPr>
          <w:ins w:id="12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Stream flow and stream temperature</w:t>
            </w:r>
            <w:r>
              <w:rPr>
                <w:noProof/>
                <w:webHidden/>
              </w:rPr>
              <w:tab/>
            </w:r>
            <w:r>
              <w:rPr>
                <w:noProof/>
                <w:webHidden/>
              </w:rPr>
              <w:fldChar w:fldCharType="begin"/>
            </w:r>
            <w:r>
              <w:rPr>
                <w:noProof/>
                <w:webHidden/>
              </w:rPr>
              <w:instrText xml:space="preserve"> PAGEREF _Toc68670420 \h </w:instrText>
            </w:r>
            <w:r>
              <w:rPr>
                <w:noProof/>
                <w:webHidden/>
              </w:rPr>
            </w:r>
          </w:ins>
          <w:r>
            <w:rPr>
              <w:noProof/>
              <w:webHidden/>
            </w:rPr>
            <w:fldChar w:fldCharType="separate"/>
          </w:r>
          <w:ins w:id="125" w:author="David Conklin" w:date="2021-04-07T06:46:00Z">
            <w:r>
              <w:rPr>
                <w:noProof/>
                <w:webHidden/>
              </w:rPr>
              <w:t>22</w:t>
            </w:r>
            <w:r>
              <w:rPr>
                <w:noProof/>
                <w:webHidden/>
              </w:rPr>
              <w:fldChar w:fldCharType="end"/>
            </w:r>
            <w:r w:rsidRPr="00702CDC">
              <w:rPr>
                <w:rStyle w:val="Hyperlink"/>
                <w:noProof/>
              </w:rPr>
              <w:fldChar w:fldCharType="end"/>
            </w:r>
          </w:ins>
        </w:p>
        <w:p w14:paraId="5851903F" w14:textId="03E7419D" w:rsidR="002C300B" w:rsidRDefault="002C300B">
          <w:pPr>
            <w:pStyle w:val="TOC2"/>
            <w:tabs>
              <w:tab w:val="right" w:leader="dot" w:pos="9350"/>
            </w:tabs>
            <w:rPr>
              <w:ins w:id="126" w:author="David Conklin" w:date="2021-04-07T06:46:00Z"/>
              <w:rFonts w:eastAsiaTheme="minorEastAsia"/>
              <w:noProof/>
            </w:rPr>
          </w:pPr>
          <w:ins w:id="12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Water parcels</w:t>
            </w:r>
            <w:r>
              <w:rPr>
                <w:noProof/>
                <w:webHidden/>
              </w:rPr>
              <w:tab/>
            </w:r>
            <w:r>
              <w:rPr>
                <w:noProof/>
                <w:webHidden/>
              </w:rPr>
              <w:fldChar w:fldCharType="begin"/>
            </w:r>
            <w:r>
              <w:rPr>
                <w:noProof/>
                <w:webHidden/>
              </w:rPr>
              <w:instrText xml:space="preserve"> PAGEREF _Toc68670421 \h </w:instrText>
            </w:r>
            <w:r>
              <w:rPr>
                <w:noProof/>
                <w:webHidden/>
              </w:rPr>
            </w:r>
          </w:ins>
          <w:r>
            <w:rPr>
              <w:noProof/>
              <w:webHidden/>
            </w:rPr>
            <w:fldChar w:fldCharType="separate"/>
          </w:r>
          <w:ins w:id="128" w:author="David Conklin" w:date="2021-04-07T06:46:00Z">
            <w:r>
              <w:rPr>
                <w:noProof/>
                <w:webHidden/>
              </w:rPr>
              <w:t>22</w:t>
            </w:r>
            <w:r>
              <w:rPr>
                <w:noProof/>
                <w:webHidden/>
              </w:rPr>
              <w:fldChar w:fldCharType="end"/>
            </w:r>
            <w:r w:rsidRPr="00702CDC">
              <w:rPr>
                <w:rStyle w:val="Hyperlink"/>
                <w:noProof/>
              </w:rPr>
              <w:fldChar w:fldCharType="end"/>
            </w:r>
          </w:ins>
        </w:p>
        <w:p w14:paraId="4C179ED9" w14:textId="56C52E3C" w:rsidR="002C300B" w:rsidRDefault="002C300B">
          <w:pPr>
            <w:pStyle w:val="TOC2"/>
            <w:tabs>
              <w:tab w:val="right" w:leader="dot" w:pos="9350"/>
            </w:tabs>
            <w:rPr>
              <w:ins w:id="129" w:author="David Conklin" w:date="2021-04-07T06:46:00Z"/>
              <w:rFonts w:eastAsiaTheme="minorEastAsia"/>
              <w:noProof/>
            </w:rPr>
          </w:pPr>
          <w:ins w:id="13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Daily water mass and energy balance</w:t>
            </w:r>
            <w:r>
              <w:rPr>
                <w:noProof/>
                <w:webHidden/>
              </w:rPr>
              <w:tab/>
            </w:r>
            <w:r>
              <w:rPr>
                <w:noProof/>
                <w:webHidden/>
              </w:rPr>
              <w:fldChar w:fldCharType="begin"/>
            </w:r>
            <w:r>
              <w:rPr>
                <w:noProof/>
                <w:webHidden/>
              </w:rPr>
              <w:instrText xml:space="preserve"> PAGEREF _Toc68670422 \h </w:instrText>
            </w:r>
            <w:r>
              <w:rPr>
                <w:noProof/>
                <w:webHidden/>
              </w:rPr>
            </w:r>
          </w:ins>
          <w:r>
            <w:rPr>
              <w:noProof/>
              <w:webHidden/>
            </w:rPr>
            <w:fldChar w:fldCharType="separate"/>
          </w:r>
          <w:ins w:id="131" w:author="David Conklin" w:date="2021-04-07T06:46:00Z">
            <w:r>
              <w:rPr>
                <w:noProof/>
                <w:webHidden/>
              </w:rPr>
              <w:t>22</w:t>
            </w:r>
            <w:r>
              <w:rPr>
                <w:noProof/>
                <w:webHidden/>
              </w:rPr>
              <w:fldChar w:fldCharType="end"/>
            </w:r>
            <w:r w:rsidRPr="00702CDC">
              <w:rPr>
                <w:rStyle w:val="Hyperlink"/>
                <w:noProof/>
              </w:rPr>
              <w:fldChar w:fldCharType="end"/>
            </w:r>
          </w:ins>
        </w:p>
        <w:p w14:paraId="4135BC21" w14:textId="6DDDD708" w:rsidR="002C300B" w:rsidRDefault="002C300B">
          <w:pPr>
            <w:pStyle w:val="TOC2"/>
            <w:tabs>
              <w:tab w:val="right" w:leader="dot" w:pos="9350"/>
            </w:tabs>
            <w:rPr>
              <w:ins w:id="132" w:author="David Conklin" w:date="2021-04-07T06:46:00Z"/>
              <w:rFonts w:eastAsiaTheme="minorEastAsia"/>
              <w:noProof/>
            </w:rPr>
          </w:pPr>
          <w:ins w:id="13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Estimating the rate of flow in a stream reach</w:t>
            </w:r>
            <w:r>
              <w:rPr>
                <w:noProof/>
                <w:webHidden/>
              </w:rPr>
              <w:tab/>
            </w:r>
            <w:r>
              <w:rPr>
                <w:noProof/>
                <w:webHidden/>
              </w:rPr>
              <w:fldChar w:fldCharType="begin"/>
            </w:r>
            <w:r>
              <w:rPr>
                <w:noProof/>
                <w:webHidden/>
              </w:rPr>
              <w:instrText xml:space="preserve"> PAGEREF _Toc68670423 \h </w:instrText>
            </w:r>
            <w:r>
              <w:rPr>
                <w:noProof/>
                <w:webHidden/>
              </w:rPr>
            </w:r>
          </w:ins>
          <w:r>
            <w:rPr>
              <w:noProof/>
              <w:webHidden/>
            </w:rPr>
            <w:fldChar w:fldCharType="separate"/>
          </w:r>
          <w:ins w:id="134" w:author="David Conklin" w:date="2021-04-07T06:46:00Z">
            <w:r>
              <w:rPr>
                <w:noProof/>
                <w:webHidden/>
              </w:rPr>
              <w:t>23</w:t>
            </w:r>
            <w:r>
              <w:rPr>
                <w:noProof/>
                <w:webHidden/>
              </w:rPr>
              <w:fldChar w:fldCharType="end"/>
            </w:r>
            <w:r w:rsidRPr="00702CDC">
              <w:rPr>
                <w:rStyle w:val="Hyperlink"/>
                <w:noProof/>
              </w:rPr>
              <w:fldChar w:fldCharType="end"/>
            </w:r>
          </w:ins>
        </w:p>
        <w:p w14:paraId="457F1AE6" w14:textId="612DF613" w:rsidR="002C300B" w:rsidRDefault="002C300B">
          <w:pPr>
            <w:pStyle w:val="TOC2"/>
            <w:tabs>
              <w:tab w:val="right" w:leader="dot" w:pos="9350"/>
            </w:tabs>
            <w:rPr>
              <w:ins w:id="135" w:author="David Conklin" w:date="2021-04-07T06:46:00Z"/>
              <w:rFonts w:eastAsiaTheme="minorEastAsia"/>
              <w:noProof/>
            </w:rPr>
          </w:pPr>
          <w:ins w:id="13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_Toc68670424 \h </w:instrText>
            </w:r>
            <w:r>
              <w:rPr>
                <w:noProof/>
                <w:webHidden/>
              </w:rPr>
            </w:r>
          </w:ins>
          <w:r>
            <w:rPr>
              <w:noProof/>
              <w:webHidden/>
            </w:rPr>
            <w:fldChar w:fldCharType="separate"/>
          </w:r>
          <w:ins w:id="137" w:author="David Conklin" w:date="2021-04-07T06:46:00Z">
            <w:r>
              <w:rPr>
                <w:noProof/>
                <w:webHidden/>
              </w:rPr>
              <w:t>26</w:t>
            </w:r>
            <w:r>
              <w:rPr>
                <w:noProof/>
                <w:webHidden/>
              </w:rPr>
              <w:fldChar w:fldCharType="end"/>
            </w:r>
            <w:r w:rsidRPr="00702CDC">
              <w:rPr>
                <w:rStyle w:val="Hyperlink"/>
                <w:noProof/>
              </w:rPr>
              <w:fldChar w:fldCharType="end"/>
            </w:r>
          </w:ins>
        </w:p>
        <w:p w14:paraId="3837CC63" w14:textId="0F9A1B8B" w:rsidR="002C300B" w:rsidRDefault="002C300B">
          <w:pPr>
            <w:pStyle w:val="TOC2"/>
            <w:tabs>
              <w:tab w:val="right" w:leader="dot" w:pos="9350"/>
            </w:tabs>
            <w:rPr>
              <w:ins w:id="138" w:author="David Conklin" w:date="2021-04-07T06:46:00Z"/>
              <w:rFonts w:eastAsiaTheme="minorEastAsia"/>
              <w:noProof/>
            </w:rPr>
          </w:pPr>
          <w:ins w:id="13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Water temperature from thermal energy</w:t>
            </w:r>
            <w:r>
              <w:rPr>
                <w:noProof/>
                <w:webHidden/>
              </w:rPr>
              <w:tab/>
            </w:r>
            <w:r>
              <w:rPr>
                <w:noProof/>
                <w:webHidden/>
              </w:rPr>
              <w:fldChar w:fldCharType="begin"/>
            </w:r>
            <w:r>
              <w:rPr>
                <w:noProof/>
                <w:webHidden/>
              </w:rPr>
              <w:instrText xml:space="preserve"> PAGEREF _Toc68670425 \h </w:instrText>
            </w:r>
            <w:r>
              <w:rPr>
                <w:noProof/>
                <w:webHidden/>
              </w:rPr>
            </w:r>
          </w:ins>
          <w:r>
            <w:rPr>
              <w:noProof/>
              <w:webHidden/>
            </w:rPr>
            <w:fldChar w:fldCharType="separate"/>
          </w:r>
          <w:ins w:id="140" w:author="David Conklin" w:date="2021-04-07T06:46:00Z">
            <w:r>
              <w:rPr>
                <w:noProof/>
                <w:webHidden/>
              </w:rPr>
              <w:t>26</w:t>
            </w:r>
            <w:r>
              <w:rPr>
                <w:noProof/>
                <w:webHidden/>
              </w:rPr>
              <w:fldChar w:fldCharType="end"/>
            </w:r>
            <w:r w:rsidRPr="00702CDC">
              <w:rPr>
                <w:rStyle w:val="Hyperlink"/>
                <w:noProof/>
              </w:rPr>
              <w:fldChar w:fldCharType="end"/>
            </w:r>
          </w:ins>
        </w:p>
        <w:p w14:paraId="4FA8BBD8" w14:textId="62043234" w:rsidR="002C300B" w:rsidRDefault="002C300B">
          <w:pPr>
            <w:pStyle w:val="TOC2"/>
            <w:tabs>
              <w:tab w:val="right" w:leader="dot" w:pos="9350"/>
            </w:tabs>
            <w:rPr>
              <w:ins w:id="141" w:author="David Conklin" w:date="2021-04-07T06:46:00Z"/>
              <w:rFonts w:eastAsiaTheme="minorEastAsia"/>
              <w:noProof/>
            </w:rPr>
          </w:pPr>
          <w:ins w:id="14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Initial conditions for Flow: the IC file</w:t>
            </w:r>
            <w:r>
              <w:rPr>
                <w:noProof/>
                <w:webHidden/>
              </w:rPr>
              <w:tab/>
            </w:r>
            <w:r>
              <w:rPr>
                <w:noProof/>
                <w:webHidden/>
              </w:rPr>
              <w:fldChar w:fldCharType="begin"/>
            </w:r>
            <w:r>
              <w:rPr>
                <w:noProof/>
                <w:webHidden/>
              </w:rPr>
              <w:instrText xml:space="preserve"> PAGEREF _Toc68670426 \h </w:instrText>
            </w:r>
            <w:r>
              <w:rPr>
                <w:noProof/>
                <w:webHidden/>
              </w:rPr>
            </w:r>
          </w:ins>
          <w:r>
            <w:rPr>
              <w:noProof/>
              <w:webHidden/>
            </w:rPr>
            <w:fldChar w:fldCharType="separate"/>
          </w:r>
          <w:ins w:id="143" w:author="David Conklin" w:date="2021-04-07T06:46:00Z">
            <w:r>
              <w:rPr>
                <w:noProof/>
                <w:webHidden/>
              </w:rPr>
              <w:t>27</w:t>
            </w:r>
            <w:r>
              <w:rPr>
                <w:noProof/>
                <w:webHidden/>
              </w:rPr>
              <w:fldChar w:fldCharType="end"/>
            </w:r>
            <w:r w:rsidRPr="00702CDC">
              <w:rPr>
                <w:rStyle w:val="Hyperlink"/>
                <w:noProof/>
              </w:rPr>
              <w:fldChar w:fldCharType="end"/>
            </w:r>
          </w:ins>
        </w:p>
        <w:p w14:paraId="173B2B0F" w14:textId="1418B415" w:rsidR="002C300B" w:rsidRDefault="002C300B">
          <w:pPr>
            <w:pStyle w:val="TOC2"/>
            <w:tabs>
              <w:tab w:val="right" w:leader="dot" w:pos="9350"/>
            </w:tabs>
            <w:rPr>
              <w:ins w:id="144" w:author="David Conklin" w:date="2021-04-07T06:46:00Z"/>
              <w:rFonts w:eastAsiaTheme="minorEastAsia"/>
              <w:noProof/>
            </w:rPr>
          </w:pPr>
          <w:ins w:id="14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Boundary conditions for stream water temperature</w:t>
            </w:r>
            <w:r>
              <w:rPr>
                <w:noProof/>
                <w:webHidden/>
              </w:rPr>
              <w:tab/>
            </w:r>
            <w:r>
              <w:rPr>
                <w:noProof/>
                <w:webHidden/>
              </w:rPr>
              <w:fldChar w:fldCharType="begin"/>
            </w:r>
            <w:r>
              <w:rPr>
                <w:noProof/>
                <w:webHidden/>
              </w:rPr>
              <w:instrText xml:space="preserve"> PAGEREF _Toc68670427 \h </w:instrText>
            </w:r>
            <w:r>
              <w:rPr>
                <w:noProof/>
                <w:webHidden/>
              </w:rPr>
            </w:r>
          </w:ins>
          <w:r>
            <w:rPr>
              <w:noProof/>
              <w:webHidden/>
            </w:rPr>
            <w:fldChar w:fldCharType="separate"/>
          </w:r>
          <w:ins w:id="146" w:author="David Conklin" w:date="2021-04-07T06:46:00Z">
            <w:r>
              <w:rPr>
                <w:noProof/>
                <w:webHidden/>
              </w:rPr>
              <w:t>27</w:t>
            </w:r>
            <w:r>
              <w:rPr>
                <w:noProof/>
                <w:webHidden/>
              </w:rPr>
              <w:fldChar w:fldCharType="end"/>
            </w:r>
            <w:r w:rsidRPr="00702CDC">
              <w:rPr>
                <w:rStyle w:val="Hyperlink"/>
                <w:noProof/>
              </w:rPr>
              <w:fldChar w:fldCharType="end"/>
            </w:r>
          </w:ins>
        </w:p>
        <w:p w14:paraId="53EF8CE7" w14:textId="04AFA4CF" w:rsidR="002C300B" w:rsidRDefault="002C300B">
          <w:pPr>
            <w:pStyle w:val="TOC2"/>
            <w:tabs>
              <w:tab w:val="right" w:leader="dot" w:pos="9350"/>
            </w:tabs>
            <w:rPr>
              <w:ins w:id="147" w:author="David Conklin" w:date="2021-04-07T06:46:00Z"/>
              <w:rFonts w:eastAsiaTheme="minorEastAsia"/>
              <w:noProof/>
            </w:rPr>
          </w:pPr>
          <w:ins w:id="14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Thermal stratification in reservoirs</w:t>
            </w:r>
            <w:r>
              <w:rPr>
                <w:noProof/>
                <w:webHidden/>
              </w:rPr>
              <w:tab/>
            </w:r>
            <w:r>
              <w:rPr>
                <w:noProof/>
                <w:webHidden/>
              </w:rPr>
              <w:fldChar w:fldCharType="begin"/>
            </w:r>
            <w:r>
              <w:rPr>
                <w:noProof/>
                <w:webHidden/>
              </w:rPr>
              <w:instrText xml:space="preserve"> PAGEREF _Toc68670428 \h </w:instrText>
            </w:r>
            <w:r>
              <w:rPr>
                <w:noProof/>
                <w:webHidden/>
              </w:rPr>
            </w:r>
          </w:ins>
          <w:r>
            <w:rPr>
              <w:noProof/>
              <w:webHidden/>
            </w:rPr>
            <w:fldChar w:fldCharType="separate"/>
          </w:r>
          <w:ins w:id="149" w:author="David Conklin" w:date="2021-04-07T06:46:00Z">
            <w:r>
              <w:rPr>
                <w:noProof/>
                <w:webHidden/>
              </w:rPr>
              <w:t>28</w:t>
            </w:r>
            <w:r>
              <w:rPr>
                <w:noProof/>
                <w:webHidden/>
              </w:rPr>
              <w:fldChar w:fldCharType="end"/>
            </w:r>
            <w:r w:rsidRPr="00702CDC">
              <w:rPr>
                <w:rStyle w:val="Hyperlink"/>
                <w:noProof/>
              </w:rPr>
              <w:fldChar w:fldCharType="end"/>
            </w:r>
          </w:ins>
        </w:p>
        <w:p w14:paraId="27FD6B70" w14:textId="507CE44E" w:rsidR="002C300B" w:rsidRDefault="002C300B">
          <w:pPr>
            <w:pStyle w:val="TOC2"/>
            <w:tabs>
              <w:tab w:val="right" w:leader="dot" w:pos="9350"/>
            </w:tabs>
            <w:rPr>
              <w:ins w:id="150" w:author="David Conklin" w:date="2021-04-07T06:46:00Z"/>
              <w:rFonts w:eastAsiaTheme="minorEastAsia"/>
              <w:noProof/>
            </w:rPr>
          </w:pPr>
          <w:ins w:id="15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"_Toc68670429"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Thermal loading</w:t>
            </w:r>
            <w:r>
              <w:rPr>
                <w:noProof/>
                <w:webHidden/>
              </w:rPr>
              <w:tab/>
            </w:r>
            <w:r>
              <w:rPr>
                <w:noProof/>
                <w:webHidden/>
              </w:rPr>
              <w:fldChar w:fldCharType="begin"/>
            </w:r>
            <w:r>
              <w:rPr>
                <w:noProof/>
                <w:webHidden/>
              </w:rPr>
              <w:instrText xml:space="preserve"> PAGEREF _Toc68670429 \h </w:instrText>
            </w:r>
            <w:r>
              <w:rPr>
                <w:noProof/>
                <w:webHidden/>
              </w:rPr>
            </w:r>
          </w:ins>
          <w:r>
            <w:rPr>
              <w:noProof/>
              <w:webHidden/>
            </w:rPr>
            <w:fldChar w:fldCharType="separate"/>
          </w:r>
          <w:ins w:id="152" w:author="David Conklin" w:date="2021-04-07T06:46:00Z">
            <w:r>
              <w:rPr>
                <w:noProof/>
                <w:webHidden/>
              </w:rPr>
              <w:t>28</w:t>
            </w:r>
            <w:r>
              <w:rPr>
                <w:noProof/>
                <w:webHidden/>
              </w:rPr>
              <w:fldChar w:fldCharType="end"/>
            </w:r>
            <w:r w:rsidRPr="00702CDC">
              <w:rPr>
                <w:rStyle w:val="Hyperlink"/>
                <w:noProof/>
              </w:rPr>
              <w:fldChar w:fldCharType="end"/>
            </w:r>
          </w:ins>
        </w:p>
        <w:p w14:paraId="400F6248" w14:textId="06D7B5F5" w:rsidR="002C300B" w:rsidRDefault="002C300B">
          <w:pPr>
            <w:pStyle w:val="TOC1"/>
            <w:tabs>
              <w:tab w:val="right" w:leader="dot" w:pos="9350"/>
            </w:tabs>
            <w:rPr>
              <w:ins w:id="153" w:author="David Conklin" w:date="2021-04-07T06:46:00Z"/>
              <w:rFonts w:eastAsiaTheme="minorEastAsia"/>
              <w:noProof/>
            </w:rPr>
          </w:pPr>
          <w:ins w:id="15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Reservoirs</w:t>
            </w:r>
            <w:r>
              <w:rPr>
                <w:noProof/>
                <w:webHidden/>
              </w:rPr>
              <w:tab/>
            </w:r>
            <w:r>
              <w:rPr>
                <w:noProof/>
                <w:webHidden/>
              </w:rPr>
              <w:fldChar w:fldCharType="begin"/>
            </w:r>
            <w:r>
              <w:rPr>
                <w:noProof/>
                <w:webHidden/>
              </w:rPr>
              <w:instrText xml:space="preserve"> PAGEREF _Toc68670430 \h </w:instrText>
            </w:r>
            <w:r>
              <w:rPr>
                <w:noProof/>
                <w:webHidden/>
              </w:rPr>
            </w:r>
          </w:ins>
          <w:r>
            <w:rPr>
              <w:noProof/>
              <w:webHidden/>
            </w:rPr>
            <w:fldChar w:fldCharType="separate"/>
          </w:r>
          <w:ins w:id="155" w:author="David Conklin" w:date="2021-04-07T06:46:00Z">
            <w:r>
              <w:rPr>
                <w:noProof/>
                <w:webHidden/>
              </w:rPr>
              <w:t>29</w:t>
            </w:r>
            <w:r>
              <w:rPr>
                <w:noProof/>
                <w:webHidden/>
              </w:rPr>
              <w:fldChar w:fldCharType="end"/>
            </w:r>
            <w:r w:rsidRPr="00702CDC">
              <w:rPr>
                <w:rStyle w:val="Hyperlink"/>
                <w:noProof/>
              </w:rPr>
              <w:fldChar w:fldCharType="end"/>
            </w:r>
          </w:ins>
        </w:p>
        <w:p w14:paraId="293A3FA5" w14:textId="5D5DF65B" w:rsidR="002C300B" w:rsidRDefault="002C300B">
          <w:pPr>
            <w:pStyle w:val="TOC2"/>
            <w:tabs>
              <w:tab w:val="right" w:leader="dot" w:pos="9350"/>
            </w:tabs>
            <w:rPr>
              <w:ins w:id="156" w:author="David Conklin" w:date="2021-04-07T06:46:00Z"/>
              <w:rFonts w:eastAsiaTheme="minorEastAsia"/>
              <w:noProof/>
            </w:rPr>
          </w:pPr>
          <w:ins w:id="15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Reservoir data</w:t>
            </w:r>
            <w:r>
              <w:rPr>
                <w:noProof/>
                <w:webHidden/>
              </w:rPr>
              <w:tab/>
            </w:r>
            <w:r>
              <w:rPr>
                <w:noProof/>
                <w:webHidden/>
              </w:rPr>
              <w:fldChar w:fldCharType="begin"/>
            </w:r>
            <w:r>
              <w:rPr>
                <w:noProof/>
                <w:webHidden/>
              </w:rPr>
              <w:instrText xml:space="preserve"> PAGEREF _Toc68670431 \h </w:instrText>
            </w:r>
            <w:r>
              <w:rPr>
                <w:noProof/>
                <w:webHidden/>
              </w:rPr>
            </w:r>
          </w:ins>
          <w:r>
            <w:rPr>
              <w:noProof/>
              <w:webHidden/>
            </w:rPr>
            <w:fldChar w:fldCharType="separate"/>
          </w:r>
          <w:ins w:id="158" w:author="David Conklin" w:date="2021-04-07T06:46:00Z">
            <w:r>
              <w:rPr>
                <w:noProof/>
                <w:webHidden/>
              </w:rPr>
              <w:t>30</w:t>
            </w:r>
            <w:r>
              <w:rPr>
                <w:noProof/>
                <w:webHidden/>
              </w:rPr>
              <w:fldChar w:fldCharType="end"/>
            </w:r>
            <w:r w:rsidRPr="00702CDC">
              <w:rPr>
                <w:rStyle w:val="Hyperlink"/>
                <w:noProof/>
              </w:rPr>
              <w:fldChar w:fldCharType="end"/>
            </w:r>
          </w:ins>
        </w:p>
        <w:p w14:paraId="3AA86E77" w14:textId="3D80019F" w:rsidR="002C300B" w:rsidRDefault="002C300B">
          <w:pPr>
            <w:pStyle w:val="TOC2"/>
            <w:tabs>
              <w:tab w:val="right" w:leader="dot" w:pos="9350"/>
            </w:tabs>
            <w:rPr>
              <w:ins w:id="159" w:author="David Conklin" w:date="2021-04-07T06:46:00Z"/>
              <w:rFonts w:eastAsiaTheme="minorEastAsia"/>
              <w:noProof/>
            </w:rPr>
          </w:pPr>
          <w:ins w:id="16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Reservoir data sources</w:t>
            </w:r>
            <w:r>
              <w:rPr>
                <w:noProof/>
                <w:webHidden/>
              </w:rPr>
              <w:tab/>
            </w:r>
            <w:r>
              <w:rPr>
                <w:noProof/>
                <w:webHidden/>
              </w:rPr>
              <w:fldChar w:fldCharType="begin"/>
            </w:r>
            <w:r>
              <w:rPr>
                <w:noProof/>
                <w:webHidden/>
              </w:rPr>
              <w:instrText xml:space="preserve"> PAGEREF _Toc68670432 \h </w:instrText>
            </w:r>
            <w:r>
              <w:rPr>
                <w:noProof/>
                <w:webHidden/>
              </w:rPr>
            </w:r>
          </w:ins>
          <w:r>
            <w:rPr>
              <w:noProof/>
              <w:webHidden/>
            </w:rPr>
            <w:fldChar w:fldCharType="separate"/>
          </w:r>
          <w:ins w:id="161" w:author="David Conklin" w:date="2021-04-07T06:46:00Z">
            <w:r>
              <w:rPr>
                <w:noProof/>
                <w:webHidden/>
              </w:rPr>
              <w:t>32</w:t>
            </w:r>
            <w:r>
              <w:rPr>
                <w:noProof/>
                <w:webHidden/>
              </w:rPr>
              <w:fldChar w:fldCharType="end"/>
            </w:r>
            <w:r w:rsidRPr="00702CDC">
              <w:rPr>
                <w:rStyle w:val="Hyperlink"/>
                <w:noProof/>
              </w:rPr>
              <w:fldChar w:fldCharType="end"/>
            </w:r>
          </w:ins>
        </w:p>
        <w:p w14:paraId="6AA296AE" w14:textId="656E9F22" w:rsidR="002C300B" w:rsidRDefault="002C300B">
          <w:pPr>
            <w:pStyle w:val="TOC1"/>
            <w:tabs>
              <w:tab w:val="right" w:leader="dot" w:pos="9350"/>
            </w:tabs>
            <w:rPr>
              <w:ins w:id="162" w:author="David Conklin" w:date="2021-04-07T06:46:00Z"/>
              <w:rFonts w:eastAsiaTheme="minorEastAsia"/>
              <w:noProof/>
            </w:rPr>
          </w:pPr>
          <w:ins w:id="16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_Toc68670433 \h </w:instrText>
            </w:r>
            <w:r>
              <w:rPr>
                <w:noProof/>
                <w:webHidden/>
              </w:rPr>
            </w:r>
          </w:ins>
          <w:r>
            <w:rPr>
              <w:noProof/>
              <w:webHidden/>
            </w:rPr>
            <w:fldChar w:fldCharType="separate"/>
          </w:r>
          <w:ins w:id="164" w:author="David Conklin" w:date="2021-04-07T06:46:00Z">
            <w:r>
              <w:rPr>
                <w:noProof/>
                <w:webHidden/>
              </w:rPr>
              <w:t>32</w:t>
            </w:r>
            <w:r>
              <w:rPr>
                <w:noProof/>
                <w:webHidden/>
              </w:rPr>
              <w:fldChar w:fldCharType="end"/>
            </w:r>
            <w:r w:rsidRPr="00702CDC">
              <w:rPr>
                <w:rStyle w:val="Hyperlink"/>
                <w:noProof/>
              </w:rPr>
              <w:fldChar w:fldCharType="end"/>
            </w:r>
          </w:ins>
        </w:p>
        <w:p w14:paraId="7A7B8E0A" w14:textId="2F2065DA" w:rsidR="002C300B" w:rsidRDefault="002C300B">
          <w:pPr>
            <w:pStyle w:val="TOC2"/>
            <w:tabs>
              <w:tab w:val="right" w:leader="dot" w:pos="9350"/>
            </w:tabs>
            <w:rPr>
              <w:ins w:id="165" w:author="David Conklin" w:date="2021-04-07T06:46:00Z"/>
              <w:rFonts w:eastAsiaTheme="minorEastAsia"/>
              <w:noProof/>
            </w:rPr>
          </w:pPr>
          <w:ins w:id="16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Limitations of subbasin simulations</w:t>
            </w:r>
            <w:r>
              <w:rPr>
                <w:noProof/>
                <w:webHidden/>
              </w:rPr>
              <w:tab/>
            </w:r>
            <w:r>
              <w:rPr>
                <w:noProof/>
                <w:webHidden/>
              </w:rPr>
              <w:fldChar w:fldCharType="begin"/>
            </w:r>
            <w:r>
              <w:rPr>
                <w:noProof/>
                <w:webHidden/>
              </w:rPr>
              <w:instrText xml:space="preserve"> PAGEREF _Toc68670434 \h </w:instrText>
            </w:r>
            <w:r>
              <w:rPr>
                <w:noProof/>
                <w:webHidden/>
              </w:rPr>
            </w:r>
          </w:ins>
          <w:r>
            <w:rPr>
              <w:noProof/>
              <w:webHidden/>
            </w:rPr>
            <w:fldChar w:fldCharType="separate"/>
          </w:r>
          <w:ins w:id="167" w:author="David Conklin" w:date="2021-04-07T06:46:00Z">
            <w:r>
              <w:rPr>
                <w:noProof/>
                <w:webHidden/>
              </w:rPr>
              <w:t>34</w:t>
            </w:r>
            <w:r>
              <w:rPr>
                <w:noProof/>
                <w:webHidden/>
              </w:rPr>
              <w:fldChar w:fldCharType="end"/>
            </w:r>
            <w:r w:rsidRPr="00702CDC">
              <w:rPr>
                <w:rStyle w:val="Hyperlink"/>
                <w:noProof/>
              </w:rPr>
              <w:fldChar w:fldCharType="end"/>
            </w:r>
          </w:ins>
        </w:p>
        <w:p w14:paraId="710506FF" w14:textId="4799997D" w:rsidR="002C300B" w:rsidRDefault="002C300B">
          <w:pPr>
            <w:pStyle w:val="TOC1"/>
            <w:tabs>
              <w:tab w:val="right" w:leader="dot" w:pos="9350"/>
            </w:tabs>
            <w:rPr>
              <w:ins w:id="168" w:author="David Conklin" w:date="2021-04-07T06:46:00Z"/>
              <w:rFonts w:eastAsiaTheme="minorEastAsia"/>
              <w:noProof/>
            </w:rPr>
          </w:pPr>
          <w:ins w:id="16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Calibration procedure</w:t>
            </w:r>
            <w:r>
              <w:rPr>
                <w:noProof/>
                <w:webHidden/>
              </w:rPr>
              <w:tab/>
            </w:r>
            <w:r>
              <w:rPr>
                <w:noProof/>
                <w:webHidden/>
              </w:rPr>
              <w:fldChar w:fldCharType="begin"/>
            </w:r>
            <w:r>
              <w:rPr>
                <w:noProof/>
                <w:webHidden/>
              </w:rPr>
              <w:instrText xml:space="preserve"> PAGEREF _Toc68670435 \h </w:instrText>
            </w:r>
            <w:r>
              <w:rPr>
                <w:noProof/>
                <w:webHidden/>
              </w:rPr>
            </w:r>
          </w:ins>
          <w:r>
            <w:rPr>
              <w:noProof/>
              <w:webHidden/>
            </w:rPr>
            <w:fldChar w:fldCharType="separate"/>
          </w:r>
          <w:ins w:id="170" w:author="David Conklin" w:date="2021-04-07T06:46:00Z">
            <w:r>
              <w:rPr>
                <w:noProof/>
                <w:webHidden/>
              </w:rPr>
              <w:t>34</w:t>
            </w:r>
            <w:r>
              <w:rPr>
                <w:noProof/>
                <w:webHidden/>
              </w:rPr>
              <w:fldChar w:fldCharType="end"/>
            </w:r>
            <w:r w:rsidRPr="00702CDC">
              <w:rPr>
                <w:rStyle w:val="Hyperlink"/>
                <w:noProof/>
              </w:rPr>
              <w:fldChar w:fldCharType="end"/>
            </w:r>
          </w:ins>
        </w:p>
        <w:p w14:paraId="68EA5E18" w14:textId="54D6F625" w:rsidR="002C300B" w:rsidRDefault="002C300B">
          <w:pPr>
            <w:pStyle w:val="TOC2"/>
            <w:tabs>
              <w:tab w:val="right" w:leader="dot" w:pos="9350"/>
            </w:tabs>
            <w:rPr>
              <w:ins w:id="171" w:author="David Conklin" w:date="2021-04-07T06:46:00Z"/>
              <w:rFonts w:eastAsiaTheme="minorEastAsia"/>
              <w:noProof/>
            </w:rPr>
          </w:pPr>
          <w:ins w:id="17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Using PEST to determine HBV parameter values</w:t>
            </w:r>
            <w:r>
              <w:rPr>
                <w:noProof/>
                <w:webHidden/>
              </w:rPr>
              <w:tab/>
            </w:r>
            <w:r>
              <w:rPr>
                <w:noProof/>
                <w:webHidden/>
              </w:rPr>
              <w:fldChar w:fldCharType="begin"/>
            </w:r>
            <w:r>
              <w:rPr>
                <w:noProof/>
                <w:webHidden/>
              </w:rPr>
              <w:instrText xml:space="preserve"> PAGEREF _Toc68670436 \h </w:instrText>
            </w:r>
            <w:r>
              <w:rPr>
                <w:noProof/>
                <w:webHidden/>
              </w:rPr>
            </w:r>
          </w:ins>
          <w:r>
            <w:rPr>
              <w:noProof/>
              <w:webHidden/>
            </w:rPr>
            <w:fldChar w:fldCharType="separate"/>
          </w:r>
          <w:ins w:id="173" w:author="David Conklin" w:date="2021-04-07T06:46:00Z">
            <w:r>
              <w:rPr>
                <w:noProof/>
                <w:webHidden/>
              </w:rPr>
              <w:t>35</w:t>
            </w:r>
            <w:r>
              <w:rPr>
                <w:noProof/>
                <w:webHidden/>
              </w:rPr>
              <w:fldChar w:fldCharType="end"/>
            </w:r>
            <w:r w:rsidRPr="00702CDC">
              <w:rPr>
                <w:rStyle w:val="Hyperlink"/>
                <w:noProof/>
              </w:rPr>
              <w:fldChar w:fldCharType="end"/>
            </w:r>
          </w:ins>
        </w:p>
        <w:p w14:paraId="0228A97F" w14:textId="102B2627" w:rsidR="002C300B" w:rsidRDefault="002C300B">
          <w:pPr>
            <w:pStyle w:val="TOC2"/>
            <w:tabs>
              <w:tab w:val="right" w:leader="dot" w:pos="9350"/>
            </w:tabs>
            <w:rPr>
              <w:ins w:id="174" w:author="David Conklin" w:date="2021-04-07T06:46:00Z"/>
              <w:rFonts w:eastAsiaTheme="minorEastAsia"/>
              <w:noProof/>
            </w:rPr>
          </w:pPr>
          <w:ins w:id="17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_Toc68670437 \h </w:instrText>
            </w:r>
            <w:r>
              <w:rPr>
                <w:noProof/>
                <w:webHidden/>
              </w:rPr>
            </w:r>
          </w:ins>
          <w:r>
            <w:rPr>
              <w:noProof/>
              <w:webHidden/>
            </w:rPr>
            <w:fldChar w:fldCharType="separate"/>
          </w:r>
          <w:ins w:id="176" w:author="David Conklin" w:date="2021-04-07T06:46:00Z">
            <w:r>
              <w:rPr>
                <w:noProof/>
                <w:webHidden/>
              </w:rPr>
              <w:t>35</w:t>
            </w:r>
            <w:r>
              <w:rPr>
                <w:noProof/>
                <w:webHidden/>
              </w:rPr>
              <w:fldChar w:fldCharType="end"/>
            </w:r>
            <w:r w:rsidRPr="00702CDC">
              <w:rPr>
                <w:rStyle w:val="Hyperlink"/>
                <w:noProof/>
              </w:rPr>
              <w:fldChar w:fldCharType="end"/>
            </w:r>
          </w:ins>
        </w:p>
        <w:p w14:paraId="6CFB1A64" w14:textId="25F71199" w:rsidR="002C300B" w:rsidRDefault="002C300B">
          <w:pPr>
            <w:pStyle w:val="TOC2"/>
            <w:tabs>
              <w:tab w:val="right" w:leader="dot" w:pos="9350"/>
            </w:tabs>
            <w:rPr>
              <w:ins w:id="177" w:author="David Conklin" w:date="2021-04-07T06:46:00Z"/>
              <w:rFonts w:eastAsiaTheme="minorEastAsia"/>
              <w:noProof/>
            </w:rPr>
          </w:pPr>
          <w:ins w:id="17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Calibrating stream temperatures</w:t>
            </w:r>
            <w:r>
              <w:rPr>
                <w:noProof/>
                <w:webHidden/>
              </w:rPr>
              <w:tab/>
            </w:r>
            <w:r>
              <w:rPr>
                <w:noProof/>
                <w:webHidden/>
              </w:rPr>
              <w:fldChar w:fldCharType="begin"/>
            </w:r>
            <w:r>
              <w:rPr>
                <w:noProof/>
                <w:webHidden/>
              </w:rPr>
              <w:instrText xml:space="preserve"> PAGEREF _Toc68670438 \h </w:instrText>
            </w:r>
            <w:r>
              <w:rPr>
                <w:noProof/>
                <w:webHidden/>
              </w:rPr>
            </w:r>
          </w:ins>
          <w:r>
            <w:rPr>
              <w:noProof/>
              <w:webHidden/>
            </w:rPr>
            <w:fldChar w:fldCharType="separate"/>
          </w:r>
          <w:ins w:id="179" w:author="David Conklin" w:date="2021-04-07T06:46:00Z">
            <w:r>
              <w:rPr>
                <w:noProof/>
                <w:webHidden/>
              </w:rPr>
              <w:t>36</w:t>
            </w:r>
            <w:r>
              <w:rPr>
                <w:noProof/>
                <w:webHidden/>
              </w:rPr>
              <w:fldChar w:fldCharType="end"/>
            </w:r>
            <w:r w:rsidRPr="00702CDC">
              <w:rPr>
                <w:rStyle w:val="Hyperlink"/>
                <w:noProof/>
              </w:rPr>
              <w:fldChar w:fldCharType="end"/>
            </w:r>
          </w:ins>
        </w:p>
        <w:p w14:paraId="78306371" w14:textId="346D8AC8" w:rsidR="002C300B" w:rsidRDefault="002C300B">
          <w:pPr>
            <w:pStyle w:val="TOC1"/>
            <w:tabs>
              <w:tab w:val="right" w:leader="dot" w:pos="9350"/>
            </w:tabs>
            <w:rPr>
              <w:ins w:id="180" w:author="David Conklin" w:date="2021-04-07T06:46:00Z"/>
              <w:rFonts w:eastAsiaTheme="minorEastAsia"/>
              <w:noProof/>
            </w:rPr>
          </w:pPr>
          <w:ins w:id="18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"_Toc68670439"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North Santiam study area</w:t>
            </w:r>
            <w:r>
              <w:rPr>
                <w:noProof/>
                <w:webHidden/>
              </w:rPr>
              <w:tab/>
            </w:r>
            <w:r>
              <w:rPr>
                <w:noProof/>
                <w:webHidden/>
              </w:rPr>
              <w:fldChar w:fldCharType="begin"/>
            </w:r>
            <w:r>
              <w:rPr>
                <w:noProof/>
                <w:webHidden/>
              </w:rPr>
              <w:instrText xml:space="preserve"> PAGEREF _Toc68670439 \h </w:instrText>
            </w:r>
            <w:r>
              <w:rPr>
                <w:noProof/>
                <w:webHidden/>
              </w:rPr>
            </w:r>
          </w:ins>
          <w:r>
            <w:rPr>
              <w:noProof/>
              <w:webHidden/>
            </w:rPr>
            <w:fldChar w:fldCharType="separate"/>
          </w:r>
          <w:ins w:id="182" w:author="David Conklin" w:date="2021-04-07T06:46:00Z">
            <w:r>
              <w:rPr>
                <w:noProof/>
                <w:webHidden/>
              </w:rPr>
              <w:t>36</w:t>
            </w:r>
            <w:r>
              <w:rPr>
                <w:noProof/>
                <w:webHidden/>
              </w:rPr>
              <w:fldChar w:fldCharType="end"/>
            </w:r>
            <w:r w:rsidRPr="00702CDC">
              <w:rPr>
                <w:rStyle w:val="Hyperlink"/>
                <w:noProof/>
              </w:rPr>
              <w:fldChar w:fldCharType="end"/>
            </w:r>
          </w:ins>
        </w:p>
        <w:p w14:paraId="7363D338" w14:textId="67CF6CD3" w:rsidR="002C300B" w:rsidRDefault="002C300B">
          <w:pPr>
            <w:pStyle w:val="TOC2"/>
            <w:tabs>
              <w:tab w:val="right" w:leader="dot" w:pos="9350"/>
            </w:tabs>
            <w:rPr>
              <w:ins w:id="183" w:author="David Conklin" w:date="2021-04-07T06:46:00Z"/>
              <w:rFonts w:eastAsiaTheme="minorEastAsia"/>
              <w:noProof/>
            </w:rPr>
          </w:pPr>
          <w:ins w:id="18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_Toc68670440 \h </w:instrText>
            </w:r>
            <w:r>
              <w:rPr>
                <w:noProof/>
                <w:webHidden/>
              </w:rPr>
            </w:r>
          </w:ins>
          <w:r>
            <w:rPr>
              <w:noProof/>
              <w:webHidden/>
            </w:rPr>
            <w:fldChar w:fldCharType="separate"/>
          </w:r>
          <w:ins w:id="185" w:author="David Conklin" w:date="2021-04-07T06:46:00Z">
            <w:r>
              <w:rPr>
                <w:noProof/>
                <w:webHidden/>
              </w:rPr>
              <w:t>37</w:t>
            </w:r>
            <w:r>
              <w:rPr>
                <w:noProof/>
                <w:webHidden/>
              </w:rPr>
              <w:fldChar w:fldCharType="end"/>
            </w:r>
            <w:r w:rsidRPr="00702CDC">
              <w:rPr>
                <w:rStyle w:val="Hyperlink"/>
                <w:noProof/>
              </w:rPr>
              <w:fldChar w:fldCharType="end"/>
            </w:r>
          </w:ins>
        </w:p>
        <w:p w14:paraId="57AAFE35" w14:textId="0F21C97E" w:rsidR="002C300B" w:rsidRDefault="002C300B">
          <w:pPr>
            <w:pStyle w:val="TOC2"/>
            <w:tabs>
              <w:tab w:val="right" w:leader="dot" w:pos="9350"/>
            </w:tabs>
            <w:rPr>
              <w:ins w:id="186" w:author="David Conklin" w:date="2021-04-07T06:46:00Z"/>
              <w:rFonts w:eastAsiaTheme="minorEastAsia"/>
              <w:noProof/>
            </w:rPr>
          </w:pPr>
          <w:ins w:id="18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Municipal water rights</w:t>
            </w:r>
            <w:r>
              <w:rPr>
                <w:noProof/>
                <w:webHidden/>
              </w:rPr>
              <w:tab/>
            </w:r>
            <w:r>
              <w:rPr>
                <w:noProof/>
                <w:webHidden/>
              </w:rPr>
              <w:fldChar w:fldCharType="begin"/>
            </w:r>
            <w:r>
              <w:rPr>
                <w:noProof/>
                <w:webHidden/>
              </w:rPr>
              <w:instrText xml:space="preserve"> PAGEREF _Toc68670441 \h </w:instrText>
            </w:r>
            <w:r>
              <w:rPr>
                <w:noProof/>
                <w:webHidden/>
              </w:rPr>
            </w:r>
          </w:ins>
          <w:r>
            <w:rPr>
              <w:noProof/>
              <w:webHidden/>
            </w:rPr>
            <w:fldChar w:fldCharType="separate"/>
          </w:r>
          <w:ins w:id="188" w:author="David Conklin" w:date="2021-04-07T06:46:00Z">
            <w:r>
              <w:rPr>
                <w:noProof/>
                <w:webHidden/>
              </w:rPr>
              <w:t>38</w:t>
            </w:r>
            <w:r>
              <w:rPr>
                <w:noProof/>
                <w:webHidden/>
              </w:rPr>
              <w:fldChar w:fldCharType="end"/>
            </w:r>
            <w:r w:rsidRPr="00702CDC">
              <w:rPr>
                <w:rStyle w:val="Hyperlink"/>
                <w:noProof/>
              </w:rPr>
              <w:fldChar w:fldCharType="end"/>
            </w:r>
          </w:ins>
        </w:p>
        <w:p w14:paraId="55E722A0" w14:textId="1C44279E" w:rsidR="002C300B" w:rsidRDefault="002C300B">
          <w:pPr>
            <w:pStyle w:val="TOC1"/>
            <w:tabs>
              <w:tab w:val="right" w:leader="dot" w:pos="9350"/>
            </w:tabs>
            <w:rPr>
              <w:ins w:id="189" w:author="David Conklin" w:date="2021-04-07T06:46:00Z"/>
              <w:rFonts w:eastAsiaTheme="minorEastAsia"/>
              <w:noProof/>
            </w:rPr>
          </w:pPr>
          <w:ins w:id="19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McKenzie Basin Wetlands Study</w:t>
            </w:r>
            <w:r>
              <w:rPr>
                <w:noProof/>
                <w:webHidden/>
              </w:rPr>
              <w:tab/>
            </w:r>
            <w:r>
              <w:rPr>
                <w:noProof/>
                <w:webHidden/>
              </w:rPr>
              <w:fldChar w:fldCharType="begin"/>
            </w:r>
            <w:r>
              <w:rPr>
                <w:noProof/>
                <w:webHidden/>
              </w:rPr>
              <w:instrText xml:space="preserve"> PAGEREF _Toc68670442 \h </w:instrText>
            </w:r>
            <w:r>
              <w:rPr>
                <w:noProof/>
                <w:webHidden/>
              </w:rPr>
            </w:r>
          </w:ins>
          <w:r>
            <w:rPr>
              <w:noProof/>
              <w:webHidden/>
            </w:rPr>
            <w:fldChar w:fldCharType="separate"/>
          </w:r>
          <w:ins w:id="191" w:author="David Conklin" w:date="2021-04-07T06:46:00Z">
            <w:r>
              <w:rPr>
                <w:noProof/>
                <w:webHidden/>
              </w:rPr>
              <w:t>38</w:t>
            </w:r>
            <w:r>
              <w:rPr>
                <w:noProof/>
                <w:webHidden/>
              </w:rPr>
              <w:fldChar w:fldCharType="end"/>
            </w:r>
            <w:r w:rsidRPr="00702CDC">
              <w:rPr>
                <w:rStyle w:val="Hyperlink"/>
                <w:noProof/>
              </w:rPr>
              <w:fldChar w:fldCharType="end"/>
            </w:r>
          </w:ins>
        </w:p>
        <w:p w14:paraId="1F283921" w14:textId="61C59CB0" w:rsidR="002C300B" w:rsidRDefault="002C300B">
          <w:pPr>
            <w:pStyle w:val="TOC2"/>
            <w:tabs>
              <w:tab w:val="right" w:leader="dot" w:pos="9350"/>
            </w:tabs>
            <w:rPr>
              <w:ins w:id="192" w:author="David Conklin" w:date="2021-04-07T06:46:00Z"/>
              <w:rFonts w:eastAsiaTheme="minorEastAsia"/>
              <w:noProof/>
            </w:rPr>
          </w:pPr>
          <w:ins w:id="19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Project Overview</w:t>
            </w:r>
            <w:r>
              <w:rPr>
                <w:noProof/>
                <w:webHidden/>
              </w:rPr>
              <w:tab/>
            </w:r>
            <w:r>
              <w:rPr>
                <w:noProof/>
                <w:webHidden/>
              </w:rPr>
              <w:fldChar w:fldCharType="begin"/>
            </w:r>
            <w:r>
              <w:rPr>
                <w:noProof/>
                <w:webHidden/>
              </w:rPr>
              <w:instrText xml:space="preserve"> PAGEREF _Toc68670443 \h </w:instrText>
            </w:r>
            <w:r>
              <w:rPr>
                <w:noProof/>
                <w:webHidden/>
              </w:rPr>
            </w:r>
          </w:ins>
          <w:r>
            <w:rPr>
              <w:noProof/>
              <w:webHidden/>
            </w:rPr>
            <w:fldChar w:fldCharType="separate"/>
          </w:r>
          <w:ins w:id="194" w:author="David Conklin" w:date="2021-04-07T06:46:00Z">
            <w:r>
              <w:rPr>
                <w:noProof/>
                <w:webHidden/>
              </w:rPr>
              <w:t>38</w:t>
            </w:r>
            <w:r>
              <w:rPr>
                <w:noProof/>
                <w:webHidden/>
              </w:rPr>
              <w:fldChar w:fldCharType="end"/>
            </w:r>
            <w:r w:rsidRPr="00702CDC">
              <w:rPr>
                <w:rStyle w:val="Hyperlink"/>
                <w:noProof/>
              </w:rPr>
              <w:fldChar w:fldCharType="end"/>
            </w:r>
          </w:ins>
        </w:p>
        <w:p w14:paraId="65247B21" w14:textId="0EA724BA" w:rsidR="002C300B" w:rsidRDefault="002C300B">
          <w:pPr>
            <w:pStyle w:val="TOC2"/>
            <w:tabs>
              <w:tab w:val="right" w:leader="dot" w:pos="9350"/>
            </w:tabs>
            <w:rPr>
              <w:ins w:id="195" w:author="David Conklin" w:date="2021-04-07T06:46:00Z"/>
              <w:rFonts w:eastAsiaTheme="minorEastAsia"/>
              <w:noProof/>
            </w:rPr>
          </w:pPr>
          <w:ins w:id="19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Model and Simulation Overview</w:t>
            </w:r>
            <w:r>
              <w:rPr>
                <w:noProof/>
                <w:webHidden/>
              </w:rPr>
              <w:tab/>
            </w:r>
            <w:r>
              <w:rPr>
                <w:noProof/>
                <w:webHidden/>
              </w:rPr>
              <w:fldChar w:fldCharType="begin"/>
            </w:r>
            <w:r>
              <w:rPr>
                <w:noProof/>
                <w:webHidden/>
              </w:rPr>
              <w:instrText xml:space="preserve"> PAGEREF _Toc68670444 \h </w:instrText>
            </w:r>
            <w:r>
              <w:rPr>
                <w:noProof/>
                <w:webHidden/>
              </w:rPr>
            </w:r>
          </w:ins>
          <w:r>
            <w:rPr>
              <w:noProof/>
              <w:webHidden/>
            </w:rPr>
            <w:fldChar w:fldCharType="separate"/>
          </w:r>
          <w:ins w:id="197" w:author="David Conklin" w:date="2021-04-07T06:46:00Z">
            <w:r>
              <w:rPr>
                <w:noProof/>
                <w:webHidden/>
              </w:rPr>
              <w:t>41</w:t>
            </w:r>
            <w:r>
              <w:rPr>
                <w:noProof/>
                <w:webHidden/>
              </w:rPr>
              <w:fldChar w:fldCharType="end"/>
            </w:r>
            <w:r w:rsidRPr="00702CDC">
              <w:rPr>
                <w:rStyle w:val="Hyperlink"/>
                <w:noProof/>
              </w:rPr>
              <w:fldChar w:fldCharType="end"/>
            </w:r>
          </w:ins>
        </w:p>
        <w:p w14:paraId="4394A084" w14:textId="38155B5C" w:rsidR="002C300B" w:rsidRDefault="002C300B">
          <w:pPr>
            <w:pStyle w:val="TOC2"/>
            <w:tabs>
              <w:tab w:val="right" w:leader="dot" w:pos="9350"/>
            </w:tabs>
            <w:rPr>
              <w:ins w:id="198" w:author="David Conklin" w:date="2021-04-07T06:46:00Z"/>
              <w:rFonts w:eastAsiaTheme="minorEastAsia"/>
              <w:noProof/>
            </w:rPr>
          </w:pPr>
          <w:ins w:id="19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_Toc68670445 \h </w:instrText>
            </w:r>
            <w:r>
              <w:rPr>
                <w:noProof/>
                <w:webHidden/>
              </w:rPr>
            </w:r>
          </w:ins>
          <w:r>
            <w:rPr>
              <w:noProof/>
              <w:webHidden/>
            </w:rPr>
            <w:fldChar w:fldCharType="separate"/>
          </w:r>
          <w:ins w:id="200" w:author="David Conklin" w:date="2021-04-07T06:46:00Z">
            <w:r>
              <w:rPr>
                <w:noProof/>
                <w:webHidden/>
              </w:rPr>
              <w:t>42</w:t>
            </w:r>
            <w:r>
              <w:rPr>
                <w:noProof/>
                <w:webHidden/>
              </w:rPr>
              <w:fldChar w:fldCharType="end"/>
            </w:r>
            <w:r w:rsidRPr="00702CDC">
              <w:rPr>
                <w:rStyle w:val="Hyperlink"/>
                <w:noProof/>
              </w:rPr>
              <w:fldChar w:fldCharType="end"/>
            </w:r>
          </w:ins>
        </w:p>
        <w:p w14:paraId="37DEC7A3" w14:textId="228575EA" w:rsidR="002C300B" w:rsidRDefault="002C300B">
          <w:pPr>
            <w:pStyle w:val="TOC2"/>
            <w:tabs>
              <w:tab w:val="right" w:leader="dot" w:pos="9350"/>
            </w:tabs>
            <w:rPr>
              <w:ins w:id="201" w:author="David Conklin" w:date="2021-04-07T06:46:00Z"/>
              <w:rFonts w:eastAsiaTheme="minorEastAsia"/>
              <w:noProof/>
            </w:rPr>
          </w:pPr>
          <w:ins w:id="20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Data changes for better representation of wetlands</w:t>
            </w:r>
            <w:r>
              <w:rPr>
                <w:noProof/>
                <w:webHidden/>
              </w:rPr>
              <w:tab/>
            </w:r>
            <w:r>
              <w:rPr>
                <w:noProof/>
                <w:webHidden/>
              </w:rPr>
              <w:fldChar w:fldCharType="begin"/>
            </w:r>
            <w:r>
              <w:rPr>
                <w:noProof/>
                <w:webHidden/>
              </w:rPr>
              <w:instrText xml:space="preserve"> PAGEREF _Toc68670446 \h </w:instrText>
            </w:r>
            <w:r>
              <w:rPr>
                <w:noProof/>
                <w:webHidden/>
              </w:rPr>
            </w:r>
          </w:ins>
          <w:r>
            <w:rPr>
              <w:noProof/>
              <w:webHidden/>
            </w:rPr>
            <w:fldChar w:fldCharType="separate"/>
          </w:r>
          <w:ins w:id="203" w:author="David Conklin" w:date="2021-04-07T06:46:00Z">
            <w:r>
              <w:rPr>
                <w:noProof/>
                <w:webHidden/>
              </w:rPr>
              <w:t>42</w:t>
            </w:r>
            <w:r>
              <w:rPr>
                <w:noProof/>
                <w:webHidden/>
              </w:rPr>
              <w:fldChar w:fldCharType="end"/>
            </w:r>
            <w:r w:rsidRPr="00702CDC">
              <w:rPr>
                <w:rStyle w:val="Hyperlink"/>
                <w:noProof/>
              </w:rPr>
              <w:fldChar w:fldCharType="end"/>
            </w:r>
          </w:ins>
        </w:p>
        <w:p w14:paraId="789D9054" w14:textId="2A2DD484" w:rsidR="002C300B" w:rsidRDefault="002C300B">
          <w:pPr>
            <w:pStyle w:val="TOC2"/>
            <w:tabs>
              <w:tab w:val="right" w:leader="dot" w:pos="9350"/>
            </w:tabs>
            <w:rPr>
              <w:ins w:id="204" w:author="David Conklin" w:date="2021-04-07T06:46:00Z"/>
              <w:rFonts w:eastAsiaTheme="minorEastAsia"/>
              <w:noProof/>
            </w:rPr>
          </w:pPr>
          <w:ins w:id="205" w:author="David Conklin" w:date="2021-04-07T06:46:00Z">
            <w:r w:rsidRPr="00702CDC">
              <w:rPr>
                <w:rStyle w:val="Hyperlink"/>
                <w:noProof/>
              </w:rPr>
              <w:lastRenderedPageBreak/>
              <w:fldChar w:fldCharType="begin"/>
            </w:r>
            <w:r w:rsidRPr="00702CDC">
              <w:rPr>
                <w:rStyle w:val="Hyperlink"/>
                <w:noProof/>
              </w:rPr>
              <w:instrText xml:space="preserve"> </w:instrText>
            </w:r>
            <w:r>
              <w:rPr>
                <w:noProof/>
              </w:rPr>
              <w:instrText>HYPERLINK \l "_Toc68670447"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Projection, Calendar, and Units</w:t>
            </w:r>
            <w:r>
              <w:rPr>
                <w:noProof/>
                <w:webHidden/>
              </w:rPr>
              <w:tab/>
            </w:r>
            <w:r>
              <w:rPr>
                <w:noProof/>
                <w:webHidden/>
              </w:rPr>
              <w:fldChar w:fldCharType="begin"/>
            </w:r>
            <w:r>
              <w:rPr>
                <w:noProof/>
                <w:webHidden/>
              </w:rPr>
              <w:instrText xml:space="preserve"> PAGEREF _Toc68670447 \h </w:instrText>
            </w:r>
            <w:r>
              <w:rPr>
                <w:noProof/>
                <w:webHidden/>
              </w:rPr>
            </w:r>
          </w:ins>
          <w:r>
            <w:rPr>
              <w:noProof/>
              <w:webHidden/>
            </w:rPr>
            <w:fldChar w:fldCharType="separate"/>
          </w:r>
          <w:ins w:id="206" w:author="David Conklin" w:date="2021-04-07T06:46:00Z">
            <w:r>
              <w:rPr>
                <w:noProof/>
                <w:webHidden/>
              </w:rPr>
              <w:t>43</w:t>
            </w:r>
            <w:r>
              <w:rPr>
                <w:noProof/>
                <w:webHidden/>
              </w:rPr>
              <w:fldChar w:fldCharType="end"/>
            </w:r>
            <w:r w:rsidRPr="00702CDC">
              <w:rPr>
                <w:rStyle w:val="Hyperlink"/>
                <w:noProof/>
              </w:rPr>
              <w:fldChar w:fldCharType="end"/>
            </w:r>
          </w:ins>
        </w:p>
        <w:p w14:paraId="4FB6D7BB" w14:textId="04303D04" w:rsidR="002C300B" w:rsidRDefault="002C300B">
          <w:pPr>
            <w:pStyle w:val="TOC2"/>
            <w:tabs>
              <w:tab w:val="right" w:leader="dot" w:pos="9350"/>
            </w:tabs>
            <w:rPr>
              <w:ins w:id="207" w:author="David Conklin" w:date="2021-04-07T06:46:00Z"/>
              <w:rFonts w:eastAsiaTheme="minorEastAsia"/>
              <w:noProof/>
            </w:rPr>
          </w:pPr>
          <w:ins w:id="20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Simulation of changes in wetlands over time</w:t>
            </w:r>
            <w:r>
              <w:rPr>
                <w:noProof/>
                <w:webHidden/>
              </w:rPr>
              <w:tab/>
            </w:r>
            <w:r>
              <w:rPr>
                <w:noProof/>
                <w:webHidden/>
              </w:rPr>
              <w:fldChar w:fldCharType="begin"/>
            </w:r>
            <w:r>
              <w:rPr>
                <w:noProof/>
                <w:webHidden/>
              </w:rPr>
              <w:instrText xml:space="preserve"> PAGEREF _Toc68670448 \h </w:instrText>
            </w:r>
            <w:r>
              <w:rPr>
                <w:noProof/>
                <w:webHidden/>
              </w:rPr>
            </w:r>
          </w:ins>
          <w:r>
            <w:rPr>
              <w:noProof/>
              <w:webHidden/>
            </w:rPr>
            <w:fldChar w:fldCharType="separate"/>
          </w:r>
          <w:ins w:id="209" w:author="David Conklin" w:date="2021-04-07T06:46:00Z">
            <w:r>
              <w:rPr>
                <w:noProof/>
                <w:webHidden/>
              </w:rPr>
              <w:t>43</w:t>
            </w:r>
            <w:r>
              <w:rPr>
                <w:noProof/>
                <w:webHidden/>
              </w:rPr>
              <w:fldChar w:fldCharType="end"/>
            </w:r>
            <w:r w:rsidRPr="00702CDC">
              <w:rPr>
                <w:rStyle w:val="Hyperlink"/>
                <w:noProof/>
              </w:rPr>
              <w:fldChar w:fldCharType="end"/>
            </w:r>
          </w:ins>
        </w:p>
        <w:p w14:paraId="347F0C75" w14:textId="7E73F349" w:rsidR="002C300B" w:rsidRDefault="002C300B">
          <w:pPr>
            <w:pStyle w:val="TOC2"/>
            <w:tabs>
              <w:tab w:val="right" w:leader="dot" w:pos="9350"/>
            </w:tabs>
            <w:rPr>
              <w:ins w:id="210" w:author="David Conklin" w:date="2021-04-07T06:46:00Z"/>
              <w:rFonts w:eastAsiaTheme="minorEastAsia"/>
              <w:noProof/>
            </w:rPr>
          </w:pPr>
          <w:ins w:id="21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"_Toc68670449"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How wetlands are represented in the model</w:t>
            </w:r>
            <w:r>
              <w:rPr>
                <w:noProof/>
                <w:webHidden/>
              </w:rPr>
              <w:tab/>
            </w:r>
            <w:r>
              <w:rPr>
                <w:noProof/>
                <w:webHidden/>
              </w:rPr>
              <w:fldChar w:fldCharType="begin"/>
            </w:r>
            <w:r>
              <w:rPr>
                <w:noProof/>
                <w:webHidden/>
              </w:rPr>
              <w:instrText xml:space="preserve"> PAGEREF _Toc68670449 \h </w:instrText>
            </w:r>
            <w:r>
              <w:rPr>
                <w:noProof/>
                <w:webHidden/>
              </w:rPr>
            </w:r>
          </w:ins>
          <w:r>
            <w:rPr>
              <w:noProof/>
              <w:webHidden/>
            </w:rPr>
            <w:fldChar w:fldCharType="separate"/>
          </w:r>
          <w:ins w:id="212" w:author="David Conklin" w:date="2021-04-07T06:46:00Z">
            <w:r>
              <w:rPr>
                <w:noProof/>
                <w:webHidden/>
              </w:rPr>
              <w:t>43</w:t>
            </w:r>
            <w:r>
              <w:rPr>
                <w:noProof/>
                <w:webHidden/>
              </w:rPr>
              <w:fldChar w:fldCharType="end"/>
            </w:r>
            <w:r w:rsidRPr="00702CDC">
              <w:rPr>
                <w:rStyle w:val="Hyperlink"/>
                <w:noProof/>
              </w:rPr>
              <w:fldChar w:fldCharType="end"/>
            </w:r>
          </w:ins>
        </w:p>
        <w:p w14:paraId="090DB116" w14:textId="4177A81B" w:rsidR="002C300B" w:rsidRDefault="002C300B">
          <w:pPr>
            <w:pStyle w:val="TOC2"/>
            <w:tabs>
              <w:tab w:val="right" w:leader="dot" w:pos="9350"/>
            </w:tabs>
            <w:rPr>
              <w:ins w:id="213" w:author="David Conklin" w:date="2021-04-07T06:46:00Z"/>
              <w:rFonts w:eastAsiaTheme="minorEastAsia"/>
              <w:noProof/>
            </w:rPr>
          </w:pPr>
          <w:ins w:id="21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Wetland class and Wetland objects in the C++ code</w:t>
            </w:r>
            <w:r>
              <w:rPr>
                <w:noProof/>
                <w:webHidden/>
              </w:rPr>
              <w:tab/>
            </w:r>
            <w:r>
              <w:rPr>
                <w:noProof/>
                <w:webHidden/>
              </w:rPr>
              <w:fldChar w:fldCharType="begin"/>
            </w:r>
            <w:r>
              <w:rPr>
                <w:noProof/>
                <w:webHidden/>
              </w:rPr>
              <w:instrText xml:space="preserve"> PAGEREF _Toc68670450 \h </w:instrText>
            </w:r>
            <w:r>
              <w:rPr>
                <w:noProof/>
                <w:webHidden/>
              </w:rPr>
            </w:r>
          </w:ins>
          <w:r>
            <w:rPr>
              <w:noProof/>
              <w:webHidden/>
            </w:rPr>
            <w:fldChar w:fldCharType="separate"/>
          </w:r>
          <w:ins w:id="215" w:author="David Conklin" w:date="2021-04-07T06:46:00Z">
            <w:r>
              <w:rPr>
                <w:noProof/>
                <w:webHidden/>
              </w:rPr>
              <w:t>45</w:t>
            </w:r>
            <w:r>
              <w:rPr>
                <w:noProof/>
                <w:webHidden/>
              </w:rPr>
              <w:fldChar w:fldCharType="end"/>
            </w:r>
            <w:r w:rsidRPr="00702CDC">
              <w:rPr>
                <w:rStyle w:val="Hyperlink"/>
                <w:noProof/>
              </w:rPr>
              <w:fldChar w:fldCharType="end"/>
            </w:r>
          </w:ins>
        </w:p>
        <w:p w14:paraId="6D4F3E87" w14:textId="402C0D44" w:rsidR="002C300B" w:rsidRDefault="002C300B">
          <w:pPr>
            <w:pStyle w:val="TOC2"/>
            <w:tabs>
              <w:tab w:val="right" w:leader="dot" w:pos="9350"/>
            </w:tabs>
            <w:rPr>
              <w:ins w:id="216" w:author="David Conklin" w:date="2021-04-07T06:46:00Z"/>
              <w:rFonts w:eastAsiaTheme="minorEastAsia"/>
              <w:noProof/>
            </w:rPr>
          </w:pPr>
          <w:ins w:id="21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Attributes of interest in the wetlands study</w:t>
            </w:r>
            <w:r>
              <w:rPr>
                <w:noProof/>
                <w:webHidden/>
              </w:rPr>
              <w:tab/>
            </w:r>
            <w:r>
              <w:rPr>
                <w:noProof/>
                <w:webHidden/>
              </w:rPr>
              <w:fldChar w:fldCharType="begin"/>
            </w:r>
            <w:r>
              <w:rPr>
                <w:noProof/>
                <w:webHidden/>
              </w:rPr>
              <w:instrText xml:space="preserve"> PAGEREF _Toc68670451 \h </w:instrText>
            </w:r>
            <w:r>
              <w:rPr>
                <w:noProof/>
                <w:webHidden/>
              </w:rPr>
            </w:r>
          </w:ins>
          <w:r>
            <w:rPr>
              <w:noProof/>
              <w:webHidden/>
            </w:rPr>
            <w:fldChar w:fldCharType="separate"/>
          </w:r>
          <w:ins w:id="218" w:author="David Conklin" w:date="2021-04-07T06:46:00Z">
            <w:r>
              <w:rPr>
                <w:noProof/>
                <w:webHidden/>
              </w:rPr>
              <w:t>45</w:t>
            </w:r>
            <w:r>
              <w:rPr>
                <w:noProof/>
                <w:webHidden/>
              </w:rPr>
              <w:fldChar w:fldCharType="end"/>
            </w:r>
            <w:r w:rsidRPr="00702CDC">
              <w:rPr>
                <w:rStyle w:val="Hyperlink"/>
                <w:noProof/>
              </w:rPr>
              <w:fldChar w:fldCharType="end"/>
            </w:r>
          </w:ins>
        </w:p>
        <w:p w14:paraId="141EC153" w14:textId="4070ECA0" w:rsidR="002C300B" w:rsidRDefault="002C300B">
          <w:pPr>
            <w:pStyle w:val="TOC2"/>
            <w:tabs>
              <w:tab w:val="right" w:leader="dot" w:pos="9350"/>
            </w:tabs>
            <w:rPr>
              <w:ins w:id="219" w:author="David Conklin" w:date="2021-04-07T06:46:00Z"/>
              <w:rFonts w:eastAsiaTheme="minorEastAsia"/>
              <w:noProof/>
            </w:rPr>
          </w:pPr>
          <w:ins w:id="22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A WETNESS attribute</w:t>
            </w:r>
            <w:r>
              <w:rPr>
                <w:noProof/>
                <w:webHidden/>
              </w:rPr>
              <w:tab/>
            </w:r>
            <w:r>
              <w:rPr>
                <w:noProof/>
                <w:webHidden/>
              </w:rPr>
              <w:fldChar w:fldCharType="begin"/>
            </w:r>
            <w:r>
              <w:rPr>
                <w:noProof/>
                <w:webHidden/>
              </w:rPr>
              <w:instrText xml:space="preserve"> PAGEREF _Toc68670452 \h </w:instrText>
            </w:r>
            <w:r>
              <w:rPr>
                <w:noProof/>
                <w:webHidden/>
              </w:rPr>
            </w:r>
          </w:ins>
          <w:r>
            <w:rPr>
              <w:noProof/>
              <w:webHidden/>
            </w:rPr>
            <w:fldChar w:fldCharType="separate"/>
          </w:r>
          <w:ins w:id="221" w:author="David Conklin" w:date="2021-04-07T06:46:00Z">
            <w:r>
              <w:rPr>
                <w:noProof/>
                <w:webHidden/>
              </w:rPr>
              <w:t>45</w:t>
            </w:r>
            <w:r>
              <w:rPr>
                <w:noProof/>
                <w:webHidden/>
              </w:rPr>
              <w:fldChar w:fldCharType="end"/>
            </w:r>
            <w:r w:rsidRPr="00702CDC">
              <w:rPr>
                <w:rStyle w:val="Hyperlink"/>
                <w:noProof/>
              </w:rPr>
              <w:fldChar w:fldCharType="end"/>
            </w:r>
          </w:ins>
        </w:p>
        <w:p w14:paraId="7AEB3F6D" w14:textId="7F905C47" w:rsidR="002C300B" w:rsidRDefault="002C300B">
          <w:pPr>
            <w:pStyle w:val="TOC2"/>
            <w:tabs>
              <w:tab w:val="right" w:leader="dot" w:pos="9350"/>
            </w:tabs>
            <w:rPr>
              <w:ins w:id="222" w:author="David Conklin" w:date="2021-04-07T06:46:00Z"/>
              <w:rFonts w:eastAsiaTheme="minorEastAsia"/>
              <w:noProof/>
            </w:rPr>
          </w:pPr>
          <w:ins w:id="22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_Toc68670453 \h </w:instrText>
            </w:r>
            <w:r>
              <w:rPr>
                <w:noProof/>
                <w:webHidden/>
              </w:rPr>
            </w:r>
          </w:ins>
          <w:r>
            <w:rPr>
              <w:noProof/>
              <w:webHidden/>
            </w:rPr>
            <w:fldChar w:fldCharType="separate"/>
          </w:r>
          <w:ins w:id="224" w:author="David Conklin" w:date="2021-04-07T06:46:00Z">
            <w:r>
              <w:rPr>
                <w:noProof/>
                <w:webHidden/>
              </w:rPr>
              <w:t>46</w:t>
            </w:r>
            <w:r>
              <w:rPr>
                <w:noProof/>
                <w:webHidden/>
              </w:rPr>
              <w:fldChar w:fldCharType="end"/>
            </w:r>
            <w:r w:rsidRPr="00702CDC">
              <w:rPr>
                <w:rStyle w:val="Hyperlink"/>
                <w:noProof/>
              </w:rPr>
              <w:fldChar w:fldCharType="end"/>
            </w:r>
          </w:ins>
        </w:p>
        <w:p w14:paraId="2DED343B" w14:textId="324BAD08" w:rsidR="002C300B" w:rsidRDefault="002C300B">
          <w:pPr>
            <w:pStyle w:val="TOC3"/>
            <w:tabs>
              <w:tab w:val="right" w:leader="dot" w:pos="9350"/>
            </w:tabs>
            <w:rPr>
              <w:ins w:id="225" w:author="David Conklin" w:date="2021-04-07T06:46:00Z"/>
              <w:rFonts w:eastAsiaTheme="minorEastAsia"/>
              <w:noProof/>
            </w:rPr>
          </w:pPr>
          <w:ins w:id="22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Wetland IDU parameters</w:t>
            </w:r>
            <w:r>
              <w:rPr>
                <w:noProof/>
                <w:webHidden/>
              </w:rPr>
              <w:tab/>
            </w:r>
            <w:r>
              <w:rPr>
                <w:noProof/>
                <w:webHidden/>
              </w:rPr>
              <w:fldChar w:fldCharType="begin"/>
            </w:r>
            <w:r>
              <w:rPr>
                <w:noProof/>
                <w:webHidden/>
              </w:rPr>
              <w:instrText xml:space="preserve"> PAGEREF _Toc68670454 \h </w:instrText>
            </w:r>
            <w:r>
              <w:rPr>
                <w:noProof/>
                <w:webHidden/>
              </w:rPr>
            </w:r>
          </w:ins>
          <w:r>
            <w:rPr>
              <w:noProof/>
              <w:webHidden/>
            </w:rPr>
            <w:fldChar w:fldCharType="separate"/>
          </w:r>
          <w:ins w:id="227" w:author="David Conklin" w:date="2021-04-07T06:46:00Z">
            <w:r>
              <w:rPr>
                <w:noProof/>
                <w:webHidden/>
              </w:rPr>
              <w:t>46</w:t>
            </w:r>
            <w:r>
              <w:rPr>
                <w:noProof/>
                <w:webHidden/>
              </w:rPr>
              <w:fldChar w:fldCharType="end"/>
            </w:r>
            <w:r w:rsidRPr="00702CDC">
              <w:rPr>
                <w:rStyle w:val="Hyperlink"/>
                <w:noProof/>
              </w:rPr>
              <w:fldChar w:fldCharType="end"/>
            </w:r>
          </w:ins>
        </w:p>
        <w:p w14:paraId="7FF98A2E" w14:textId="3924CD98" w:rsidR="002C300B" w:rsidRDefault="002C300B">
          <w:pPr>
            <w:pStyle w:val="TOC3"/>
            <w:tabs>
              <w:tab w:val="right" w:leader="dot" w:pos="9350"/>
            </w:tabs>
            <w:rPr>
              <w:ins w:id="228" w:author="David Conklin" w:date="2021-04-07T06:46:00Z"/>
              <w:rFonts w:eastAsiaTheme="minorEastAsia"/>
              <w:noProof/>
            </w:rPr>
          </w:pPr>
          <w:ins w:id="22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Reach parameters</w:t>
            </w:r>
            <w:r>
              <w:rPr>
                <w:noProof/>
                <w:webHidden/>
              </w:rPr>
              <w:tab/>
            </w:r>
            <w:r>
              <w:rPr>
                <w:noProof/>
                <w:webHidden/>
              </w:rPr>
              <w:fldChar w:fldCharType="begin"/>
            </w:r>
            <w:r>
              <w:rPr>
                <w:noProof/>
                <w:webHidden/>
              </w:rPr>
              <w:instrText xml:space="preserve"> PAGEREF _Toc68670455 \h </w:instrText>
            </w:r>
            <w:r>
              <w:rPr>
                <w:noProof/>
                <w:webHidden/>
              </w:rPr>
            </w:r>
          </w:ins>
          <w:r>
            <w:rPr>
              <w:noProof/>
              <w:webHidden/>
            </w:rPr>
            <w:fldChar w:fldCharType="separate"/>
          </w:r>
          <w:ins w:id="230" w:author="David Conklin" w:date="2021-04-07T06:46:00Z">
            <w:r>
              <w:rPr>
                <w:noProof/>
                <w:webHidden/>
              </w:rPr>
              <w:t>46</w:t>
            </w:r>
            <w:r>
              <w:rPr>
                <w:noProof/>
                <w:webHidden/>
              </w:rPr>
              <w:fldChar w:fldCharType="end"/>
            </w:r>
            <w:r w:rsidRPr="00702CDC">
              <w:rPr>
                <w:rStyle w:val="Hyperlink"/>
                <w:noProof/>
              </w:rPr>
              <w:fldChar w:fldCharType="end"/>
            </w:r>
          </w:ins>
        </w:p>
        <w:p w14:paraId="2337033E" w14:textId="0DB8FB6C" w:rsidR="002C300B" w:rsidRDefault="002C300B">
          <w:pPr>
            <w:pStyle w:val="TOC2"/>
            <w:tabs>
              <w:tab w:val="right" w:leader="dot" w:pos="9350"/>
            </w:tabs>
            <w:rPr>
              <w:ins w:id="231" w:author="David Conklin" w:date="2021-04-07T06:46:00Z"/>
              <w:rFonts w:eastAsiaTheme="minorEastAsia"/>
              <w:noProof/>
            </w:rPr>
          </w:pPr>
          <w:ins w:id="23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_Toc68670456 \h </w:instrText>
            </w:r>
            <w:r>
              <w:rPr>
                <w:noProof/>
                <w:webHidden/>
              </w:rPr>
            </w:r>
          </w:ins>
          <w:r>
            <w:rPr>
              <w:noProof/>
              <w:webHidden/>
            </w:rPr>
            <w:fldChar w:fldCharType="separate"/>
          </w:r>
          <w:ins w:id="233" w:author="David Conklin" w:date="2021-04-07T06:46:00Z">
            <w:r>
              <w:rPr>
                <w:noProof/>
                <w:webHidden/>
              </w:rPr>
              <w:t>47</w:t>
            </w:r>
            <w:r>
              <w:rPr>
                <w:noProof/>
                <w:webHidden/>
              </w:rPr>
              <w:fldChar w:fldCharType="end"/>
            </w:r>
            <w:r w:rsidRPr="00702CDC">
              <w:rPr>
                <w:rStyle w:val="Hyperlink"/>
                <w:noProof/>
              </w:rPr>
              <w:fldChar w:fldCharType="end"/>
            </w:r>
          </w:ins>
        </w:p>
        <w:p w14:paraId="1084372B" w14:textId="4A2827FA" w:rsidR="002C300B" w:rsidRDefault="002C300B">
          <w:pPr>
            <w:pStyle w:val="TOC2"/>
            <w:tabs>
              <w:tab w:val="right" w:leader="dot" w:pos="9350"/>
            </w:tabs>
            <w:rPr>
              <w:ins w:id="234" w:author="David Conklin" w:date="2021-04-07T06:46:00Z"/>
              <w:rFonts w:eastAsiaTheme="minorEastAsia"/>
              <w:noProof/>
            </w:rPr>
          </w:pPr>
          <w:ins w:id="23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Standing water temperature</w:t>
            </w:r>
            <w:r>
              <w:rPr>
                <w:noProof/>
                <w:webHidden/>
              </w:rPr>
              <w:tab/>
            </w:r>
            <w:r>
              <w:rPr>
                <w:noProof/>
                <w:webHidden/>
              </w:rPr>
              <w:fldChar w:fldCharType="begin"/>
            </w:r>
            <w:r>
              <w:rPr>
                <w:noProof/>
                <w:webHidden/>
              </w:rPr>
              <w:instrText xml:space="preserve"> PAGEREF _Toc68670457 \h </w:instrText>
            </w:r>
            <w:r>
              <w:rPr>
                <w:noProof/>
                <w:webHidden/>
              </w:rPr>
            </w:r>
          </w:ins>
          <w:r>
            <w:rPr>
              <w:noProof/>
              <w:webHidden/>
            </w:rPr>
            <w:fldChar w:fldCharType="separate"/>
          </w:r>
          <w:ins w:id="236" w:author="David Conklin" w:date="2021-04-07T06:46:00Z">
            <w:r>
              <w:rPr>
                <w:noProof/>
                <w:webHidden/>
              </w:rPr>
              <w:t>48</w:t>
            </w:r>
            <w:r>
              <w:rPr>
                <w:noProof/>
                <w:webHidden/>
              </w:rPr>
              <w:fldChar w:fldCharType="end"/>
            </w:r>
            <w:r w:rsidRPr="00702CDC">
              <w:rPr>
                <w:rStyle w:val="Hyperlink"/>
                <w:noProof/>
              </w:rPr>
              <w:fldChar w:fldCharType="end"/>
            </w:r>
          </w:ins>
        </w:p>
        <w:p w14:paraId="3B4537B3" w14:textId="0FE974DD" w:rsidR="002C300B" w:rsidRDefault="002C300B">
          <w:pPr>
            <w:pStyle w:val="TOC2"/>
            <w:tabs>
              <w:tab w:val="right" w:leader="dot" w:pos="9350"/>
            </w:tabs>
            <w:rPr>
              <w:ins w:id="237" w:author="David Conklin" w:date="2021-04-07T06:46:00Z"/>
              <w:rFonts w:eastAsiaTheme="minorEastAsia"/>
              <w:noProof/>
            </w:rPr>
          </w:pPr>
          <w:ins w:id="23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Evapotranspiration from wetlands</w:t>
            </w:r>
            <w:r>
              <w:rPr>
                <w:noProof/>
                <w:webHidden/>
              </w:rPr>
              <w:tab/>
            </w:r>
            <w:r>
              <w:rPr>
                <w:noProof/>
                <w:webHidden/>
              </w:rPr>
              <w:fldChar w:fldCharType="begin"/>
            </w:r>
            <w:r>
              <w:rPr>
                <w:noProof/>
                <w:webHidden/>
              </w:rPr>
              <w:instrText xml:space="preserve"> PAGEREF _Toc68670458 \h </w:instrText>
            </w:r>
            <w:r>
              <w:rPr>
                <w:noProof/>
                <w:webHidden/>
              </w:rPr>
            </w:r>
          </w:ins>
          <w:r>
            <w:rPr>
              <w:noProof/>
              <w:webHidden/>
            </w:rPr>
            <w:fldChar w:fldCharType="separate"/>
          </w:r>
          <w:ins w:id="239" w:author="David Conklin" w:date="2021-04-07T06:46:00Z">
            <w:r>
              <w:rPr>
                <w:noProof/>
                <w:webHidden/>
              </w:rPr>
              <w:t>48</w:t>
            </w:r>
            <w:r>
              <w:rPr>
                <w:noProof/>
                <w:webHidden/>
              </w:rPr>
              <w:fldChar w:fldCharType="end"/>
            </w:r>
            <w:r w:rsidRPr="00702CDC">
              <w:rPr>
                <w:rStyle w:val="Hyperlink"/>
                <w:noProof/>
              </w:rPr>
              <w:fldChar w:fldCharType="end"/>
            </w:r>
          </w:ins>
        </w:p>
        <w:p w14:paraId="6976A804" w14:textId="12230B69" w:rsidR="002C300B" w:rsidRDefault="002C300B">
          <w:pPr>
            <w:pStyle w:val="TOC2"/>
            <w:tabs>
              <w:tab w:val="right" w:leader="dot" w:pos="9350"/>
            </w:tabs>
            <w:rPr>
              <w:ins w:id="240" w:author="David Conklin" w:date="2021-04-07T06:46:00Z"/>
              <w:rFonts w:eastAsiaTheme="minorEastAsia"/>
              <w:noProof/>
            </w:rPr>
          </w:pPr>
          <w:ins w:id="24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"_Toc68670459"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Loss (or gain) of wetlands</w:t>
            </w:r>
            <w:r>
              <w:rPr>
                <w:noProof/>
                <w:webHidden/>
              </w:rPr>
              <w:tab/>
            </w:r>
            <w:r>
              <w:rPr>
                <w:noProof/>
                <w:webHidden/>
              </w:rPr>
              <w:fldChar w:fldCharType="begin"/>
            </w:r>
            <w:r>
              <w:rPr>
                <w:noProof/>
                <w:webHidden/>
              </w:rPr>
              <w:instrText xml:space="preserve"> PAGEREF _Toc68670459 \h </w:instrText>
            </w:r>
            <w:r>
              <w:rPr>
                <w:noProof/>
                <w:webHidden/>
              </w:rPr>
            </w:r>
          </w:ins>
          <w:r>
            <w:rPr>
              <w:noProof/>
              <w:webHidden/>
            </w:rPr>
            <w:fldChar w:fldCharType="separate"/>
          </w:r>
          <w:ins w:id="242" w:author="David Conklin" w:date="2021-04-07T06:46:00Z">
            <w:r>
              <w:rPr>
                <w:noProof/>
                <w:webHidden/>
              </w:rPr>
              <w:t>48</w:t>
            </w:r>
            <w:r>
              <w:rPr>
                <w:noProof/>
                <w:webHidden/>
              </w:rPr>
              <w:fldChar w:fldCharType="end"/>
            </w:r>
            <w:r w:rsidRPr="00702CDC">
              <w:rPr>
                <w:rStyle w:val="Hyperlink"/>
                <w:noProof/>
              </w:rPr>
              <w:fldChar w:fldCharType="end"/>
            </w:r>
          </w:ins>
        </w:p>
        <w:p w14:paraId="08188111" w14:textId="25753E42" w:rsidR="002C300B" w:rsidRDefault="002C300B">
          <w:pPr>
            <w:pStyle w:val="TOC2"/>
            <w:tabs>
              <w:tab w:val="right" w:leader="dot" w:pos="9350"/>
            </w:tabs>
            <w:rPr>
              <w:ins w:id="243" w:author="David Conklin" w:date="2021-04-07T06:46:00Z"/>
              <w:rFonts w:eastAsiaTheme="minorEastAsia"/>
              <w:noProof/>
            </w:rPr>
          </w:pPr>
          <w:ins w:id="24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Reality check</w:t>
            </w:r>
            <w:r>
              <w:rPr>
                <w:noProof/>
                <w:webHidden/>
              </w:rPr>
              <w:tab/>
            </w:r>
            <w:r>
              <w:rPr>
                <w:noProof/>
                <w:webHidden/>
              </w:rPr>
              <w:fldChar w:fldCharType="begin"/>
            </w:r>
            <w:r>
              <w:rPr>
                <w:noProof/>
                <w:webHidden/>
              </w:rPr>
              <w:instrText xml:space="preserve"> PAGEREF _Toc68670460 \h </w:instrText>
            </w:r>
            <w:r>
              <w:rPr>
                <w:noProof/>
                <w:webHidden/>
              </w:rPr>
            </w:r>
          </w:ins>
          <w:r>
            <w:rPr>
              <w:noProof/>
              <w:webHidden/>
            </w:rPr>
            <w:fldChar w:fldCharType="separate"/>
          </w:r>
          <w:ins w:id="245" w:author="David Conklin" w:date="2021-04-07T06:46:00Z">
            <w:r>
              <w:rPr>
                <w:noProof/>
                <w:webHidden/>
              </w:rPr>
              <w:t>49</w:t>
            </w:r>
            <w:r>
              <w:rPr>
                <w:noProof/>
                <w:webHidden/>
              </w:rPr>
              <w:fldChar w:fldCharType="end"/>
            </w:r>
            <w:r w:rsidRPr="00702CDC">
              <w:rPr>
                <w:rStyle w:val="Hyperlink"/>
                <w:noProof/>
              </w:rPr>
              <w:fldChar w:fldCharType="end"/>
            </w:r>
          </w:ins>
        </w:p>
        <w:p w14:paraId="2F1C13F6" w14:textId="74C1DB03" w:rsidR="002C300B" w:rsidRDefault="002C300B">
          <w:pPr>
            <w:pStyle w:val="TOC2"/>
            <w:tabs>
              <w:tab w:val="right" w:leader="dot" w:pos="9350"/>
            </w:tabs>
            <w:rPr>
              <w:ins w:id="246" w:author="David Conklin" w:date="2021-04-07T06:46:00Z"/>
              <w:rFonts w:eastAsiaTheme="minorEastAsia"/>
              <w:noProof/>
            </w:rPr>
          </w:pPr>
          <w:ins w:id="24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High Cascades Springs</w:t>
            </w:r>
            <w:r>
              <w:rPr>
                <w:noProof/>
                <w:webHidden/>
              </w:rPr>
              <w:tab/>
            </w:r>
            <w:r>
              <w:rPr>
                <w:noProof/>
                <w:webHidden/>
              </w:rPr>
              <w:fldChar w:fldCharType="begin"/>
            </w:r>
            <w:r>
              <w:rPr>
                <w:noProof/>
                <w:webHidden/>
              </w:rPr>
              <w:instrText xml:space="preserve"> PAGEREF _Toc68670461 \h </w:instrText>
            </w:r>
            <w:r>
              <w:rPr>
                <w:noProof/>
                <w:webHidden/>
              </w:rPr>
            </w:r>
          </w:ins>
          <w:r>
            <w:rPr>
              <w:noProof/>
              <w:webHidden/>
            </w:rPr>
            <w:fldChar w:fldCharType="separate"/>
          </w:r>
          <w:ins w:id="248" w:author="David Conklin" w:date="2021-04-07T06:46:00Z">
            <w:r>
              <w:rPr>
                <w:noProof/>
                <w:webHidden/>
              </w:rPr>
              <w:t>50</w:t>
            </w:r>
            <w:r>
              <w:rPr>
                <w:noProof/>
                <w:webHidden/>
              </w:rPr>
              <w:fldChar w:fldCharType="end"/>
            </w:r>
            <w:r w:rsidRPr="00702CDC">
              <w:rPr>
                <w:rStyle w:val="Hyperlink"/>
                <w:noProof/>
              </w:rPr>
              <w:fldChar w:fldCharType="end"/>
            </w:r>
          </w:ins>
        </w:p>
        <w:p w14:paraId="63369357" w14:textId="25EC79C9" w:rsidR="002C300B" w:rsidRDefault="002C300B">
          <w:pPr>
            <w:pStyle w:val="TOC2"/>
            <w:tabs>
              <w:tab w:val="right" w:leader="dot" w:pos="9350"/>
            </w:tabs>
            <w:rPr>
              <w:ins w:id="249" w:author="David Conklin" w:date="2021-04-07T06:46:00Z"/>
              <w:rFonts w:eastAsiaTheme="minorEastAsia"/>
              <w:noProof/>
            </w:rPr>
          </w:pPr>
          <w:ins w:id="250"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"_Toc68670462"</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Calibration and simulation skill</w:t>
            </w:r>
            <w:r>
              <w:rPr>
                <w:noProof/>
                <w:webHidden/>
              </w:rPr>
              <w:tab/>
            </w:r>
            <w:r>
              <w:rPr>
                <w:noProof/>
                <w:webHidden/>
              </w:rPr>
              <w:fldChar w:fldCharType="begin"/>
            </w:r>
            <w:r>
              <w:rPr>
                <w:noProof/>
                <w:webHidden/>
              </w:rPr>
              <w:instrText xml:space="preserve"> PAGEREF _Toc68670462 \h </w:instrText>
            </w:r>
            <w:r>
              <w:rPr>
                <w:noProof/>
                <w:webHidden/>
              </w:rPr>
            </w:r>
          </w:ins>
          <w:r>
            <w:rPr>
              <w:noProof/>
              <w:webHidden/>
            </w:rPr>
            <w:fldChar w:fldCharType="separate"/>
          </w:r>
          <w:ins w:id="251" w:author="David Conklin" w:date="2021-04-07T06:46:00Z">
            <w:r>
              <w:rPr>
                <w:noProof/>
                <w:webHidden/>
              </w:rPr>
              <w:t>52</w:t>
            </w:r>
            <w:r>
              <w:rPr>
                <w:noProof/>
                <w:webHidden/>
              </w:rPr>
              <w:fldChar w:fldCharType="end"/>
            </w:r>
            <w:r w:rsidRPr="00702CDC">
              <w:rPr>
                <w:rStyle w:val="Hyperlink"/>
                <w:noProof/>
              </w:rPr>
              <w:fldChar w:fldCharType="end"/>
            </w:r>
          </w:ins>
        </w:p>
        <w:p w14:paraId="3FBF5BAE" w14:textId="0396F1A9" w:rsidR="002C300B" w:rsidRDefault="002C300B">
          <w:pPr>
            <w:pStyle w:val="TOC2"/>
            <w:tabs>
              <w:tab w:val="right" w:leader="dot" w:pos="9350"/>
            </w:tabs>
            <w:rPr>
              <w:ins w:id="252" w:author="David Conklin" w:date="2021-04-07T06:46:00Z"/>
              <w:rFonts w:eastAsiaTheme="minorEastAsia"/>
              <w:noProof/>
            </w:rPr>
          </w:pPr>
          <w:ins w:id="253"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"_Toc68670463"</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Analysis of locations where the model has low skill</w:t>
            </w:r>
            <w:r>
              <w:rPr>
                <w:noProof/>
                <w:webHidden/>
              </w:rPr>
              <w:tab/>
            </w:r>
            <w:r>
              <w:rPr>
                <w:noProof/>
                <w:webHidden/>
              </w:rPr>
              <w:fldChar w:fldCharType="begin"/>
            </w:r>
            <w:r>
              <w:rPr>
                <w:noProof/>
                <w:webHidden/>
              </w:rPr>
              <w:instrText xml:space="preserve"> PAGEREF _Toc68670463 \h </w:instrText>
            </w:r>
            <w:r>
              <w:rPr>
                <w:noProof/>
                <w:webHidden/>
              </w:rPr>
            </w:r>
          </w:ins>
          <w:r>
            <w:rPr>
              <w:noProof/>
              <w:webHidden/>
            </w:rPr>
            <w:fldChar w:fldCharType="separate"/>
          </w:r>
          <w:ins w:id="254" w:author="David Conklin" w:date="2021-04-07T06:46:00Z">
            <w:r>
              <w:rPr>
                <w:noProof/>
                <w:webHidden/>
              </w:rPr>
              <w:t>55</w:t>
            </w:r>
            <w:r>
              <w:rPr>
                <w:noProof/>
                <w:webHidden/>
              </w:rPr>
              <w:fldChar w:fldCharType="end"/>
            </w:r>
            <w:r w:rsidRPr="00702CDC">
              <w:rPr>
                <w:rStyle w:val="Hyperlink"/>
                <w:noProof/>
              </w:rPr>
              <w:fldChar w:fldCharType="end"/>
            </w:r>
          </w:ins>
        </w:p>
        <w:p w14:paraId="2B2CEB58" w14:textId="7B537FB2" w:rsidR="002C300B" w:rsidRDefault="002C300B">
          <w:pPr>
            <w:pStyle w:val="TOC2"/>
            <w:tabs>
              <w:tab w:val="right" w:leader="dot" w:pos="9350"/>
            </w:tabs>
            <w:rPr>
              <w:ins w:id="255" w:author="David Conklin" w:date="2021-04-07T06:46:00Z"/>
              <w:rFonts w:eastAsiaTheme="minorEastAsia"/>
              <w:noProof/>
            </w:rPr>
          </w:pPr>
          <w:ins w:id="256"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"_Toc68670464"</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_Toc68670464 \h </w:instrText>
            </w:r>
            <w:r>
              <w:rPr>
                <w:noProof/>
                <w:webHidden/>
              </w:rPr>
            </w:r>
          </w:ins>
          <w:r>
            <w:rPr>
              <w:noProof/>
              <w:webHidden/>
            </w:rPr>
            <w:fldChar w:fldCharType="separate"/>
          </w:r>
          <w:ins w:id="257" w:author="David Conklin" w:date="2021-04-07T06:46:00Z">
            <w:r>
              <w:rPr>
                <w:noProof/>
                <w:webHidden/>
              </w:rPr>
              <w:t>57</w:t>
            </w:r>
            <w:r>
              <w:rPr>
                <w:noProof/>
                <w:webHidden/>
              </w:rPr>
              <w:fldChar w:fldCharType="end"/>
            </w:r>
            <w:r w:rsidRPr="00702CDC">
              <w:rPr>
                <w:rStyle w:val="Hyperlink"/>
                <w:noProof/>
              </w:rPr>
              <w:fldChar w:fldCharType="end"/>
            </w:r>
          </w:ins>
        </w:p>
        <w:p w14:paraId="754D4D3B" w14:textId="6E1F7789" w:rsidR="002C300B" w:rsidRDefault="002C300B">
          <w:pPr>
            <w:pStyle w:val="TOC2"/>
            <w:tabs>
              <w:tab w:val="right" w:leader="dot" w:pos="9350"/>
            </w:tabs>
            <w:rPr>
              <w:ins w:id="258" w:author="David Conklin" w:date="2021-04-07T06:46:00Z"/>
              <w:rFonts w:eastAsiaTheme="minorEastAsia"/>
              <w:noProof/>
            </w:rPr>
          </w:pPr>
          <w:ins w:id="259"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"_Toc68670465"</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CW3M v. Shade-a-lator</w:t>
            </w:r>
            <w:r>
              <w:rPr>
                <w:noProof/>
                <w:webHidden/>
              </w:rPr>
              <w:tab/>
            </w:r>
            <w:r>
              <w:rPr>
                <w:noProof/>
                <w:webHidden/>
              </w:rPr>
              <w:fldChar w:fldCharType="begin"/>
            </w:r>
            <w:r>
              <w:rPr>
                <w:noProof/>
                <w:webHidden/>
              </w:rPr>
              <w:instrText xml:space="preserve"> PAGEREF _Toc68670465 \h </w:instrText>
            </w:r>
            <w:r>
              <w:rPr>
                <w:noProof/>
                <w:webHidden/>
              </w:rPr>
            </w:r>
          </w:ins>
          <w:r>
            <w:rPr>
              <w:noProof/>
              <w:webHidden/>
            </w:rPr>
            <w:fldChar w:fldCharType="separate"/>
          </w:r>
          <w:ins w:id="260" w:author="David Conklin" w:date="2021-04-07T06:46:00Z">
            <w:r>
              <w:rPr>
                <w:noProof/>
                <w:webHidden/>
              </w:rPr>
              <w:t>58</w:t>
            </w:r>
            <w:r>
              <w:rPr>
                <w:noProof/>
                <w:webHidden/>
              </w:rPr>
              <w:fldChar w:fldCharType="end"/>
            </w:r>
            <w:r w:rsidRPr="00702CDC">
              <w:rPr>
                <w:rStyle w:val="Hyperlink"/>
                <w:noProof/>
              </w:rPr>
              <w:fldChar w:fldCharType="end"/>
            </w:r>
          </w:ins>
        </w:p>
        <w:p w14:paraId="3198CE77" w14:textId="5C6F8BDA" w:rsidR="002C300B" w:rsidRDefault="002C300B">
          <w:pPr>
            <w:pStyle w:val="TOC2"/>
            <w:tabs>
              <w:tab w:val="right" w:leader="dot" w:pos="9350"/>
            </w:tabs>
            <w:rPr>
              <w:ins w:id="261" w:author="David Conklin" w:date="2021-04-07T06:46:00Z"/>
              <w:rFonts w:eastAsiaTheme="minorEastAsia"/>
              <w:noProof/>
            </w:rPr>
          </w:pPr>
          <w:ins w:id="262"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"_Toc68670466"</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Comparison of CW3M results to Shade-a-lator results</w:t>
            </w:r>
            <w:r>
              <w:rPr>
                <w:noProof/>
                <w:webHidden/>
              </w:rPr>
              <w:tab/>
            </w:r>
            <w:r>
              <w:rPr>
                <w:noProof/>
                <w:webHidden/>
              </w:rPr>
              <w:fldChar w:fldCharType="begin"/>
            </w:r>
            <w:r>
              <w:rPr>
                <w:noProof/>
                <w:webHidden/>
              </w:rPr>
              <w:instrText xml:space="preserve"> PAGEREF _Toc68670466 \h </w:instrText>
            </w:r>
            <w:r>
              <w:rPr>
                <w:noProof/>
                <w:webHidden/>
              </w:rPr>
            </w:r>
          </w:ins>
          <w:r>
            <w:rPr>
              <w:noProof/>
              <w:webHidden/>
            </w:rPr>
            <w:fldChar w:fldCharType="separate"/>
          </w:r>
          <w:ins w:id="263" w:author="David Conklin" w:date="2021-04-07T06:46:00Z">
            <w:r>
              <w:rPr>
                <w:noProof/>
                <w:webHidden/>
              </w:rPr>
              <w:t>60</w:t>
            </w:r>
            <w:r>
              <w:rPr>
                <w:noProof/>
                <w:webHidden/>
              </w:rPr>
              <w:fldChar w:fldCharType="end"/>
            </w:r>
            <w:r w:rsidRPr="00702CDC">
              <w:rPr>
                <w:rStyle w:val="Hyperlink"/>
                <w:noProof/>
              </w:rPr>
              <w:fldChar w:fldCharType="end"/>
            </w:r>
          </w:ins>
        </w:p>
        <w:p w14:paraId="4E3572C9" w14:textId="28637B96" w:rsidR="002C300B" w:rsidRDefault="002C300B">
          <w:pPr>
            <w:pStyle w:val="TOC1"/>
            <w:tabs>
              <w:tab w:val="right" w:leader="dot" w:pos="9350"/>
            </w:tabs>
            <w:rPr>
              <w:ins w:id="264" w:author="David Conklin" w:date="2021-04-07T06:46:00Z"/>
              <w:rFonts w:eastAsiaTheme="minorEastAsia"/>
              <w:noProof/>
            </w:rPr>
          </w:pPr>
          <w:ins w:id="265"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"_Toc68670467"</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The Clackamas Basin</w:t>
            </w:r>
            <w:r>
              <w:rPr>
                <w:noProof/>
                <w:webHidden/>
              </w:rPr>
              <w:tab/>
            </w:r>
            <w:r>
              <w:rPr>
                <w:noProof/>
                <w:webHidden/>
              </w:rPr>
              <w:fldChar w:fldCharType="begin"/>
            </w:r>
            <w:r>
              <w:rPr>
                <w:noProof/>
                <w:webHidden/>
              </w:rPr>
              <w:instrText xml:space="preserve"> PAGEREF _Toc68670467 \h </w:instrText>
            </w:r>
            <w:r>
              <w:rPr>
                <w:noProof/>
                <w:webHidden/>
              </w:rPr>
            </w:r>
          </w:ins>
          <w:r>
            <w:rPr>
              <w:noProof/>
              <w:webHidden/>
            </w:rPr>
            <w:fldChar w:fldCharType="separate"/>
          </w:r>
          <w:ins w:id="266" w:author="David Conklin" w:date="2021-04-07T06:46:00Z">
            <w:r>
              <w:rPr>
                <w:noProof/>
                <w:webHidden/>
              </w:rPr>
              <w:t>62</w:t>
            </w:r>
            <w:r>
              <w:rPr>
                <w:noProof/>
                <w:webHidden/>
              </w:rPr>
              <w:fldChar w:fldCharType="end"/>
            </w:r>
            <w:r w:rsidRPr="00702CDC">
              <w:rPr>
                <w:rStyle w:val="Hyperlink"/>
                <w:noProof/>
              </w:rPr>
              <w:fldChar w:fldCharType="end"/>
            </w:r>
          </w:ins>
        </w:p>
        <w:p w14:paraId="738174C3" w14:textId="49275A01" w:rsidR="002C300B" w:rsidRDefault="002C300B">
          <w:pPr>
            <w:pStyle w:val="TOC1"/>
            <w:tabs>
              <w:tab w:val="right" w:leader="dot" w:pos="9350"/>
            </w:tabs>
            <w:rPr>
              <w:ins w:id="267" w:author="David Conklin" w:date="2021-04-07T06:46:00Z"/>
              <w:rFonts w:eastAsiaTheme="minorEastAsia"/>
              <w:noProof/>
            </w:rPr>
          </w:pPr>
          <w:ins w:id="268"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"_Toc68670468"</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Directory structure and file names</w:t>
            </w:r>
            <w:r>
              <w:rPr>
                <w:noProof/>
                <w:webHidden/>
              </w:rPr>
              <w:tab/>
            </w:r>
            <w:r>
              <w:rPr>
                <w:noProof/>
                <w:webHidden/>
              </w:rPr>
              <w:fldChar w:fldCharType="begin"/>
            </w:r>
            <w:r>
              <w:rPr>
                <w:noProof/>
                <w:webHidden/>
              </w:rPr>
              <w:instrText xml:space="preserve"> PAGEREF _Toc68670468 \h </w:instrText>
            </w:r>
            <w:r>
              <w:rPr>
                <w:noProof/>
                <w:webHidden/>
              </w:rPr>
            </w:r>
          </w:ins>
          <w:r>
            <w:rPr>
              <w:noProof/>
              <w:webHidden/>
            </w:rPr>
            <w:fldChar w:fldCharType="separate"/>
          </w:r>
          <w:ins w:id="269" w:author="David Conklin" w:date="2021-04-07T06:46:00Z">
            <w:r>
              <w:rPr>
                <w:noProof/>
                <w:webHidden/>
              </w:rPr>
              <w:t>63</w:t>
            </w:r>
            <w:r>
              <w:rPr>
                <w:noProof/>
                <w:webHidden/>
              </w:rPr>
              <w:fldChar w:fldCharType="end"/>
            </w:r>
            <w:r w:rsidRPr="00702CDC">
              <w:rPr>
                <w:rStyle w:val="Hyperlink"/>
                <w:noProof/>
              </w:rPr>
              <w:fldChar w:fldCharType="end"/>
            </w:r>
          </w:ins>
        </w:p>
        <w:p w14:paraId="486964AF" w14:textId="70E51BEB" w:rsidR="002C300B" w:rsidRDefault="002C300B">
          <w:pPr>
            <w:pStyle w:val="TOC1"/>
            <w:tabs>
              <w:tab w:val="right" w:leader="dot" w:pos="9350"/>
            </w:tabs>
            <w:rPr>
              <w:ins w:id="270" w:author="David Conklin" w:date="2021-04-07T06:46:00Z"/>
              <w:rFonts w:eastAsiaTheme="minorEastAsia"/>
              <w:noProof/>
            </w:rPr>
          </w:pPr>
          <w:ins w:id="271"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"_Toc68670469"</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Release Log</w:t>
            </w:r>
            <w:r>
              <w:rPr>
                <w:noProof/>
                <w:webHidden/>
              </w:rPr>
              <w:tab/>
            </w:r>
            <w:r>
              <w:rPr>
                <w:noProof/>
                <w:webHidden/>
              </w:rPr>
              <w:fldChar w:fldCharType="begin"/>
            </w:r>
            <w:r>
              <w:rPr>
                <w:noProof/>
                <w:webHidden/>
              </w:rPr>
              <w:instrText xml:space="preserve"> PAGEREF _Toc68670469 \h </w:instrText>
            </w:r>
            <w:r>
              <w:rPr>
                <w:noProof/>
                <w:webHidden/>
              </w:rPr>
            </w:r>
          </w:ins>
          <w:r>
            <w:rPr>
              <w:noProof/>
              <w:webHidden/>
            </w:rPr>
            <w:fldChar w:fldCharType="separate"/>
          </w:r>
          <w:ins w:id="272" w:author="David Conklin" w:date="2021-04-07T06:46:00Z">
            <w:r>
              <w:rPr>
                <w:noProof/>
                <w:webHidden/>
              </w:rPr>
              <w:t>64</w:t>
            </w:r>
            <w:r>
              <w:rPr>
                <w:noProof/>
                <w:webHidden/>
              </w:rPr>
              <w:fldChar w:fldCharType="end"/>
            </w:r>
            <w:r w:rsidRPr="00702CDC">
              <w:rPr>
                <w:rStyle w:val="Hyperlink"/>
                <w:noProof/>
              </w:rPr>
              <w:fldChar w:fldCharType="end"/>
            </w:r>
          </w:ins>
        </w:p>
        <w:p w14:paraId="0E48738E" w14:textId="7ECDAC53" w:rsidR="002C300B" w:rsidRDefault="002C300B">
          <w:pPr>
            <w:pStyle w:val="TOC1"/>
            <w:tabs>
              <w:tab w:val="right" w:leader="dot" w:pos="9350"/>
            </w:tabs>
            <w:rPr>
              <w:ins w:id="273" w:author="David Conklin" w:date="2021-04-07T06:46:00Z"/>
              <w:rFonts w:eastAsiaTheme="minorEastAsia"/>
              <w:noProof/>
            </w:rPr>
          </w:pPr>
          <w:ins w:id="274"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"_Toc68670470"</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References</w:t>
            </w:r>
            <w:r>
              <w:rPr>
                <w:noProof/>
                <w:webHidden/>
              </w:rPr>
              <w:tab/>
            </w:r>
            <w:r>
              <w:rPr>
                <w:noProof/>
                <w:webHidden/>
              </w:rPr>
              <w:fldChar w:fldCharType="begin"/>
            </w:r>
            <w:r>
              <w:rPr>
                <w:noProof/>
                <w:webHidden/>
              </w:rPr>
              <w:instrText xml:space="preserve"> PAGEREF _Toc68670470 \h </w:instrText>
            </w:r>
            <w:r>
              <w:rPr>
                <w:noProof/>
                <w:webHidden/>
              </w:rPr>
            </w:r>
          </w:ins>
          <w:r>
            <w:rPr>
              <w:noProof/>
              <w:webHidden/>
            </w:rPr>
            <w:fldChar w:fldCharType="separate"/>
          </w:r>
          <w:ins w:id="275" w:author="David Conklin" w:date="2021-04-07T06:46:00Z">
            <w:r>
              <w:rPr>
                <w:noProof/>
                <w:webHidden/>
              </w:rPr>
              <w:t>67</w:t>
            </w:r>
            <w:r>
              <w:rPr>
                <w:noProof/>
                <w:webHidden/>
              </w:rPr>
              <w:fldChar w:fldCharType="end"/>
            </w:r>
            <w:r w:rsidRPr="00702CDC">
              <w:rPr>
                <w:rStyle w:val="Hyperlink"/>
                <w:noProof/>
              </w:rPr>
              <w:fldChar w:fldCharType="end"/>
            </w:r>
          </w:ins>
        </w:p>
        <w:p w14:paraId="0C85CA3B" w14:textId="356A8BFD" w:rsidR="002C300B" w:rsidRDefault="002C300B">
          <w:pPr>
            <w:pStyle w:val="TOC1"/>
            <w:tabs>
              <w:tab w:val="right" w:leader="dot" w:pos="9350"/>
            </w:tabs>
            <w:rPr>
              <w:ins w:id="276" w:author="David Conklin" w:date="2021-04-07T06:46:00Z"/>
              <w:rFonts w:eastAsiaTheme="minorEastAsia"/>
              <w:noProof/>
            </w:rPr>
          </w:pPr>
          <w:ins w:id="277" w:author="David Conklin" w:date="2021-04-07T06:46:00Z">
            <w:r w:rsidRPr="00702CDC">
              <w:rPr>
                <w:rStyle w:val="Hyperlink"/>
                <w:noProof/>
              </w:rPr>
              <w:fldChar w:fldCharType="begin"/>
            </w:r>
            <w:r w:rsidRPr="00702CDC">
              <w:rPr>
                <w:rStyle w:val="Hyperlink"/>
                <w:noProof/>
              </w:rPr>
              <w:instrText xml:space="preserve"> </w:instrText>
            </w:r>
            <w:r>
              <w:rPr>
                <w:noProof/>
              </w:rPr>
              <w:instrText>HYPERLINK \l "_Toc68670471"</w:instrText>
            </w:r>
            <w:r w:rsidRPr="00702CDC">
              <w:rPr>
                <w:rStyle w:val="Hyperlink"/>
                <w:noProof/>
              </w:rPr>
              <w:instrText xml:space="preserve"> </w:instrText>
            </w:r>
            <w:r w:rsidRPr="00702CDC">
              <w:rPr>
                <w:rStyle w:val="Hyperlink"/>
                <w:noProof/>
              </w:rPr>
            </w:r>
            <w:r w:rsidRPr="00702CDC">
              <w:rPr>
                <w:rStyle w:val="Hyperlink"/>
                <w:noProof/>
              </w:rPr>
              <w:fldChar w:fldCharType="separate"/>
            </w:r>
            <w:r w:rsidRPr="00702CDC">
              <w:rPr>
                <w:rStyle w:val="Hyperlink"/>
                <w:noProof/>
              </w:rPr>
              <w:t>Acronyms and Abbreviations</w:t>
            </w:r>
            <w:r>
              <w:rPr>
                <w:noProof/>
                <w:webHidden/>
              </w:rPr>
              <w:tab/>
            </w:r>
            <w:r>
              <w:rPr>
                <w:noProof/>
                <w:webHidden/>
              </w:rPr>
              <w:fldChar w:fldCharType="begin"/>
            </w:r>
            <w:r>
              <w:rPr>
                <w:noProof/>
                <w:webHidden/>
              </w:rPr>
              <w:instrText xml:space="preserve"> PAGEREF _Toc68670471 \h </w:instrText>
            </w:r>
            <w:r>
              <w:rPr>
                <w:noProof/>
                <w:webHidden/>
              </w:rPr>
            </w:r>
          </w:ins>
          <w:r>
            <w:rPr>
              <w:noProof/>
              <w:webHidden/>
            </w:rPr>
            <w:fldChar w:fldCharType="separate"/>
          </w:r>
          <w:ins w:id="278" w:author="David Conklin" w:date="2021-04-07T06:46:00Z">
            <w:r>
              <w:rPr>
                <w:noProof/>
                <w:webHidden/>
              </w:rPr>
              <w:t>69</w:t>
            </w:r>
            <w:r>
              <w:rPr>
                <w:noProof/>
                <w:webHidden/>
              </w:rPr>
              <w:fldChar w:fldCharType="end"/>
            </w:r>
            <w:r w:rsidRPr="00702CDC">
              <w:rPr>
                <w:rStyle w:val="Hyperlink"/>
                <w:noProof/>
              </w:rPr>
              <w:fldChar w:fldCharType="end"/>
            </w:r>
          </w:ins>
        </w:p>
        <w:p w14:paraId="0C4581E5" w14:textId="525CE23C" w:rsidR="000E6390" w:rsidDel="002C300B" w:rsidRDefault="000E6390">
          <w:pPr>
            <w:pStyle w:val="TOC1"/>
            <w:tabs>
              <w:tab w:val="right" w:leader="dot" w:pos="9350"/>
            </w:tabs>
            <w:rPr>
              <w:del w:id="279" w:author="David Conklin" w:date="2021-04-07T06:46:00Z"/>
              <w:rFonts w:eastAsiaTheme="minorEastAsia"/>
              <w:noProof/>
            </w:rPr>
          </w:pPr>
          <w:del w:id="2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"_Toc67556501"</w:delInstrText>
            </w:r>
            <w:r w:rsidRPr="00D40569" w:rsidDel="002C300B">
              <w:rPr>
                <w:rStyle w:val="Hyperlink"/>
                <w:noProof/>
              </w:rPr>
              <w:delInstrText xml:space="preserve"> </w:delInstrText>
            </w:r>
            <w:r w:rsidRPr="00D40569" w:rsidDel="002C300B">
              <w:rPr>
                <w:rStyle w:val="Hyperlink"/>
                <w:noProof/>
              </w:rPr>
              <w:fldChar w:fldCharType="separate"/>
            </w:r>
          </w:del>
          <w:ins w:id="281" w:author="David Conklin" w:date="2021-04-07T06:46:00Z">
            <w:r w:rsidR="002C300B">
              <w:rPr>
                <w:rStyle w:val="Hyperlink"/>
                <w:b/>
                <w:bCs/>
                <w:noProof/>
              </w:rPr>
              <w:t>Error! Hyperlink reference not valid.</w:t>
            </w:r>
          </w:ins>
          <w:del w:id="282" w:author="David Conklin" w:date="2021-04-07T06:46:00Z">
            <w:r w:rsidRPr="00D40569" w:rsidDel="002C300B">
              <w:rPr>
                <w:rStyle w:val="Hyperlink"/>
                <w:noProof/>
              </w:rPr>
              <w:delText>What is a digital handbook?</w:delText>
            </w:r>
            <w:r w:rsidDel="002C300B">
              <w:rPr>
                <w:noProof/>
                <w:webHidden/>
              </w:rPr>
              <w:tab/>
            </w:r>
            <w:r w:rsidDel="002C300B">
              <w:rPr>
                <w:noProof/>
                <w:webHidden/>
              </w:rPr>
              <w:fldChar w:fldCharType="begin"/>
            </w:r>
            <w:r w:rsidDel="002C300B">
              <w:rPr>
                <w:noProof/>
                <w:webHidden/>
              </w:rPr>
              <w:delInstrText xml:space="preserve"> PAGEREF _Toc67556501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6194E75C" w14:textId="0B80CEFE" w:rsidR="000E6390" w:rsidDel="002C300B" w:rsidRDefault="000E6390">
          <w:pPr>
            <w:pStyle w:val="TOC1"/>
            <w:tabs>
              <w:tab w:val="right" w:leader="dot" w:pos="9350"/>
            </w:tabs>
            <w:rPr>
              <w:del w:id="283" w:author="David Conklin" w:date="2021-04-07T06:46:00Z"/>
              <w:rFonts w:eastAsiaTheme="minorEastAsia"/>
              <w:noProof/>
            </w:rPr>
          </w:pPr>
          <w:del w:id="2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"_Toc67556502"</w:delInstrText>
            </w:r>
            <w:r w:rsidRPr="00D40569" w:rsidDel="002C300B">
              <w:rPr>
                <w:rStyle w:val="Hyperlink"/>
                <w:noProof/>
              </w:rPr>
              <w:delInstrText xml:space="preserve"> </w:delInstrText>
            </w:r>
            <w:r w:rsidRPr="00D40569" w:rsidDel="002C300B">
              <w:rPr>
                <w:rStyle w:val="Hyperlink"/>
                <w:noProof/>
              </w:rPr>
              <w:fldChar w:fldCharType="separate"/>
            </w:r>
          </w:del>
          <w:ins w:id="285" w:author="David Conklin" w:date="2021-04-07T06:46:00Z">
            <w:r w:rsidR="002C300B">
              <w:rPr>
                <w:rStyle w:val="Hyperlink"/>
                <w:b/>
                <w:bCs/>
                <w:noProof/>
              </w:rPr>
              <w:t>Error! Hyperlink reference not valid.</w:t>
            </w:r>
          </w:ins>
          <w:del w:id="286" w:author="David Conklin" w:date="2021-04-07T06:46:00Z">
            <w:r w:rsidRPr="00D40569" w:rsidDel="002C300B">
              <w:rPr>
                <w:rStyle w:val="Hyperlink"/>
                <w:noProof/>
              </w:rPr>
              <w:delText>CW3M concept</w:delText>
            </w:r>
            <w:r w:rsidDel="002C300B">
              <w:rPr>
                <w:noProof/>
                <w:webHidden/>
              </w:rPr>
              <w:tab/>
            </w:r>
            <w:r w:rsidDel="002C300B">
              <w:rPr>
                <w:noProof/>
                <w:webHidden/>
              </w:rPr>
              <w:fldChar w:fldCharType="begin"/>
            </w:r>
            <w:r w:rsidDel="002C300B">
              <w:rPr>
                <w:noProof/>
                <w:webHidden/>
              </w:rPr>
              <w:delInstrText xml:space="preserve"> PAGEREF _Toc67556502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287CA4F7" w14:textId="5B05C6EA" w:rsidR="000E6390" w:rsidDel="002C300B" w:rsidRDefault="000E6390">
          <w:pPr>
            <w:pStyle w:val="TOC2"/>
            <w:tabs>
              <w:tab w:val="right" w:leader="dot" w:pos="9350"/>
            </w:tabs>
            <w:rPr>
              <w:del w:id="287" w:author="David Conklin" w:date="2021-04-07T06:46:00Z"/>
              <w:rFonts w:eastAsiaTheme="minorEastAsia"/>
              <w:noProof/>
            </w:rPr>
          </w:pPr>
          <w:del w:id="2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"_Toc67556503"</w:delInstrText>
            </w:r>
            <w:r w:rsidRPr="00D40569" w:rsidDel="002C300B">
              <w:rPr>
                <w:rStyle w:val="Hyperlink"/>
                <w:noProof/>
              </w:rPr>
              <w:delInstrText xml:space="preserve"> </w:delInstrText>
            </w:r>
            <w:r w:rsidRPr="00D40569" w:rsidDel="002C300B">
              <w:rPr>
                <w:rStyle w:val="Hyperlink"/>
                <w:noProof/>
              </w:rPr>
              <w:fldChar w:fldCharType="separate"/>
            </w:r>
          </w:del>
          <w:ins w:id="289" w:author="David Conklin" w:date="2021-04-07T06:46:00Z">
            <w:r w:rsidR="002C300B">
              <w:rPr>
                <w:rStyle w:val="Hyperlink"/>
                <w:b/>
                <w:bCs/>
                <w:noProof/>
              </w:rPr>
              <w:t>Error! Hyperlink reference not valid.</w:t>
            </w:r>
          </w:ins>
          <w:del w:id="290" w:author="David Conklin" w:date="2021-04-07T06:46:00Z">
            <w:r w:rsidRPr="00D40569" w:rsidDel="002C300B">
              <w:rPr>
                <w:rStyle w:val="Hyperlink"/>
                <w:noProof/>
              </w:rPr>
              <w:delText>A different kind of community model</w:delText>
            </w:r>
            <w:r w:rsidDel="002C300B">
              <w:rPr>
                <w:noProof/>
                <w:webHidden/>
              </w:rPr>
              <w:tab/>
            </w:r>
            <w:r w:rsidDel="002C300B">
              <w:rPr>
                <w:noProof/>
                <w:webHidden/>
              </w:rPr>
              <w:fldChar w:fldCharType="begin"/>
            </w:r>
            <w:r w:rsidDel="002C300B">
              <w:rPr>
                <w:noProof/>
                <w:webHidden/>
              </w:rPr>
              <w:delInstrText xml:space="preserve"> PAGEREF _Toc67556503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50D16AD3" w14:textId="11D61728" w:rsidR="000E6390" w:rsidDel="002C300B" w:rsidRDefault="000E6390">
          <w:pPr>
            <w:pStyle w:val="TOC2"/>
            <w:tabs>
              <w:tab w:val="right" w:leader="dot" w:pos="9350"/>
            </w:tabs>
            <w:rPr>
              <w:del w:id="291" w:author="David Conklin" w:date="2021-04-07T06:46:00Z"/>
              <w:rFonts w:eastAsiaTheme="minorEastAsia"/>
              <w:noProof/>
            </w:rPr>
          </w:pPr>
          <w:del w:id="2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"_Toc67556504"</w:delInstrText>
            </w:r>
            <w:r w:rsidRPr="00D40569" w:rsidDel="002C300B">
              <w:rPr>
                <w:rStyle w:val="Hyperlink"/>
                <w:noProof/>
              </w:rPr>
              <w:delInstrText xml:space="preserve"> </w:delInstrText>
            </w:r>
            <w:r w:rsidRPr="00D40569" w:rsidDel="002C300B">
              <w:rPr>
                <w:rStyle w:val="Hyperlink"/>
                <w:noProof/>
              </w:rPr>
              <w:fldChar w:fldCharType="separate"/>
            </w:r>
          </w:del>
          <w:ins w:id="293" w:author="David Conklin" w:date="2021-04-07T06:46:00Z">
            <w:r w:rsidR="002C300B">
              <w:rPr>
                <w:rStyle w:val="Hyperlink"/>
                <w:b/>
                <w:bCs/>
                <w:noProof/>
              </w:rPr>
              <w:t>Error! Hyperlink reference not valid.</w:t>
            </w:r>
          </w:ins>
          <w:del w:id="294" w:author="David Conklin" w:date="2021-04-07T06:46:00Z">
            <w:r w:rsidRPr="00D40569" w:rsidDel="002C300B">
              <w:rPr>
                <w:rStyle w:val="Hyperlink"/>
                <w:noProof/>
              </w:rPr>
              <w:delText>What CW3M is for</w:delText>
            </w:r>
            <w:r w:rsidDel="002C300B">
              <w:rPr>
                <w:noProof/>
                <w:webHidden/>
              </w:rPr>
              <w:tab/>
            </w:r>
            <w:r w:rsidDel="002C300B">
              <w:rPr>
                <w:noProof/>
                <w:webHidden/>
              </w:rPr>
              <w:fldChar w:fldCharType="begin"/>
            </w:r>
            <w:r w:rsidDel="002C300B">
              <w:rPr>
                <w:noProof/>
                <w:webHidden/>
              </w:rPr>
              <w:delInstrText xml:space="preserve"> PAGEREF _Toc67556504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0CFC0B5B" w14:textId="7068169F" w:rsidR="000E6390" w:rsidDel="002C300B" w:rsidRDefault="000E6390">
          <w:pPr>
            <w:pStyle w:val="TOC2"/>
            <w:tabs>
              <w:tab w:val="right" w:leader="dot" w:pos="9350"/>
            </w:tabs>
            <w:rPr>
              <w:del w:id="295" w:author="David Conklin" w:date="2021-04-07T06:46:00Z"/>
              <w:rFonts w:eastAsiaTheme="minorEastAsia"/>
              <w:noProof/>
            </w:rPr>
          </w:pPr>
          <w:del w:id="2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"_Toc67556505"</w:delInstrText>
            </w:r>
            <w:r w:rsidRPr="00D40569" w:rsidDel="002C300B">
              <w:rPr>
                <w:rStyle w:val="Hyperlink"/>
                <w:noProof/>
              </w:rPr>
              <w:delInstrText xml:space="preserve"> </w:delInstrText>
            </w:r>
            <w:r w:rsidRPr="00D40569" w:rsidDel="002C300B">
              <w:rPr>
                <w:rStyle w:val="Hyperlink"/>
                <w:noProof/>
              </w:rPr>
              <w:fldChar w:fldCharType="separate"/>
            </w:r>
          </w:del>
          <w:ins w:id="297" w:author="David Conklin" w:date="2021-04-07T06:46:00Z">
            <w:r w:rsidR="002C300B">
              <w:rPr>
                <w:rStyle w:val="Hyperlink"/>
                <w:b/>
                <w:bCs/>
                <w:noProof/>
              </w:rPr>
              <w:t>Error! Hyperlink reference not valid.</w:t>
            </w:r>
          </w:ins>
          <w:del w:id="298" w:author="David Conklin" w:date="2021-04-07T06:46:00Z">
            <w:r w:rsidRPr="00D40569" w:rsidDel="002C300B">
              <w:rPr>
                <w:rStyle w:val="Hyperlink"/>
                <w:noProof/>
              </w:rPr>
              <w:delText>Management and maintenance</w:delText>
            </w:r>
            <w:r w:rsidDel="002C300B">
              <w:rPr>
                <w:noProof/>
                <w:webHidden/>
              </w:rPr>
              <w:tab/>
            </w:r>
            <w:r w:rsidDel="002C300B">
              <w:rPr>
                <w:noProof/>
                <w:webHidden/>
              </w:rPr>
              <w:fldChar w:fldCharType="begin"/>
            </w:r>
            <w:r w:rsidDel="002C300B">
              <w:rPr>
                <w:noProof/>
                <w:webHidden/>
              </w:rPr>
              <w:delInstrText xml:space="preserve"> PAGEREF _Toc67556505 \h </w:delInstrText>
            </w:r>
            <w:r w:rsidDel="002C300B">
              <w:rPr>
                <w:noProof/>
                <w:webHidden/>
              </w:rPr>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3C4C4859" w14:textId="6F15EDEE" w:rsidR="000E6390" w:rsidDel="002C300B" w:rsidRDefault="000E6390">
          <w:pPr>
            <w:pStyle w:val="TOC1"/>
            <w:tabs>
              <w:tab w:val="right" w:leader="dot" w:pos="9350"/>
            </w:tabs>
            <w:rPr>
              <w:del w:id="299" w:author="David Conklin" w:date="2021-04-07T06:46:00Z"/>
              <w:rFonts w:eastAsiaTheme="minorEastAsia"/>
              <w:noProof/>
            </w:rPr>
          </w:pPr>
          <w:del w:id="3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"_Toc67556506"</w:delInstrText>
            </w:r>
            <w:r w:rsidRPr="00D40569" w:rsidDel="002C300B">
              <w:rPr>
                <w:rStyle w:val="Hyperlink"/>
                <w:noProof/>
              </w:rPr>
              <w:delInstrText xml:space="preserve"> </w:delInstrText>
            </w:r>
            <w:r w:rsidRPr="00D40569" w:rsidDel="002C300B">
              <w:rPr>
                <w:rStyle w:val="Hyperlink"/>
                <w:noProof/>
              </w:rPr>
              <w:fldChar w:fldCharType="separate"/>
            </w:r>
          </w:del>
          <w:ins w:id="301" w:author="David Conklin" w:date="2021-04-07T06:46:00Z">
            <w:r w:rsidR="002C300B">
              <w:rPr>
                <w:rStyle w:val="Hyperlink"/>
                <w:b/>
                <w:bCs/>
                <w:noProof/>
              </w:rPr>
              <w:t>Error! Hyperlink reference not valid.</w:t>
            </w:r>
          </w:ins>
          <w:del w:id="302" w:author="David Conklin" w:date="2021-04-07T06:46:00Z">
            <w:r w:rsidRPr="00D40569" w:rsidDel="002C300B">
              <w:rPr>
                <w:rStyle w:val="Hyperlink"/>
                <w:noProof/>
              </w:rPr>
              <w:delText>CW3M – A “first principles” model with tuning knobs</w:delText>
            </w:r>
            <w:r w:rsidDel="002C300B">
              <w:rPr>
                <w:noProof/>
                <w:webHidden/>
              </w:rPr>
              <w:tab/>
            </w:r>
            <w:r w:rsidDel="002C300B">
              <w:rPr>
                <w:noProof/>
                <w:webHidden/>
              </w:rPr>
              <w:fldChar w:fldCharType="begin"/>
            </w:r>
            <w:r w:rsidDel="002C300B">
              <w:rPr>
                <w:noProof/>
                <w:webHidden/>
              </w:rPr>
              <w:delInstrText xml:space="preserve"> PAGEREF _Toc67556506 \h </w:delInstrText>
            </w:r>
            <w:r w:rsidDel="002C300B">
              <w:rPr>
                <w:noProof/>
                <w:webHidden/>
              </w:rPr>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55805134" w14:textId="6C047355" w:rsidR="000E6390" w:rsidDel="002C300B" w:rsidRDefault="000E6390">
          <w:pPr>
            <w:pStyle w:val="TOC1"/>
            <w:tabs>
              <w:tab w:val="right" w:leader="dot" w:pos="9350"/>
            </w:tabs>
            <w:rPr>
              <w:del w:id="303" w:author="David Conklin" w:date="2021-04-07T06:46:00Z"/>
              <w:rFonts w:eastAsiaTheme="minorEastAsia"/>
              <w:noProof/>
            </w:rPr>
          </w:pPr>
          <w:del w:id="3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"_Toc67556507"</w:delInstrText>
            </w:r>
            <w:r w:rsidRPr="00D40569" w:rsidDel="002C300B">
              <w:rPr>
                <w:rStyle w:val="Hyperlink"/>
                <w:noProof/>
              </w:rPr>
              <w:delInstrText xml:space="preserve"> </w:delInstrText>
            </w:r>
            <w:r w:rsidRPr="00D40569" w:rsidDel="002C300B">
              <w:rPr>
                <w:rStyle w:val="Hyperlink"/>
                <w:noProof/>
              </w:rPr>
              <w:fldChar w:fldCharType="separate"/>
            </w:r>
          </w:del>
          <w:ins w:id="305" w:author="David Conklin" w:date="2021-04-07T06:46:00Z">
            <w:r w:rsidR="002C300B">
              <w:rPr>
                <w:rStyle w:val="Hyperlink"/>
                <w:b/>
                <w:bCs/>
                <w:noProof/>
              </w:rPr>
              <w:t>Error! Hyperlink reference not valid.</w:t>
            </w:r>
          </w:ins>
          <w:del w:id="306" w:author="David Conklin" w:date="2021-04-07T06:46:00Z">
            <w:r w:rsidRPr="00D40569" w:rsidDel="002C300B">
              <w:rPr>
                <w:rStyle w:val="Hyperlink"/>
                <w:noProof/>
              </w:rPr>
              <w:delText>The tuning knobs</w:delText>
            </w:r>
            <w:r w:rsidDel="002C300B">
              <w:rPr>
                <w:noProof/>
                <w:webHidden/>
              </w:rPr>
              <w:tab/>
            </w:r>
            <w:r w:rsidDel="002C300B">
              <w:rPr>
                <w:noProof/>
                <w:webHidden/>
              </w:rPr>
              <w:fldChar w:fldCharType="begin"/>
            </w:r>
            <w:r w:rsidDel="002C300B">
              <w:rPr>
                <w:noProof/>
                <w:webHidden/>
              </w:rPr>
              <w:delInstrText xml:space="preserve"> PAGEREF _Toc67556507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36B80DAF" w14:textId="29FF9569" w:rsidR="000E6390" w:rsidDel="002C300B" w:rsidRDefault="000E6390">
          <w:pPr>
            <w:pStyle w:val="TOC2"/>
            <w:tabs>
              <w:tab w:val="right" w:leader="dot" w:pos="9350"/>
            </w:tabs>
            <w:rPr>
              <w:del w:id="307" w:author="David Conklin" w:date="2021-04-07T06:46:00Z"/>
              <w:rFonts w:eastAsiaTheme="minorEastAsia"/>
              <w:noProof/>
            </w:rPr>
          </w:pPr>
          <w:del w:id="3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"_Toc67556508"</w:delInstrText>
            </w:r>
            <w:r w:rsidRPr="00D40569" w:rsidDel="002C300B">
              <w:rPr>
                <w:rStyle w:val="Hyperlink"/>
                <w:noProof/>
              </w:rPr>
              <w:delInstrText xml:space="preserve"> </w:delInstrText>
            </w:r>
            <w:r w:rsidRPr="00D40569" w:rsidDel="002C300B">
              <w:rPr>
                <w:rStyle w:val="Hyperlink"/>
                <w:noProof/>
              </w:rPr>
              <w:fldChar w:fldCharType="separate"/>
            </w:r>
          </w:del>
          <w:ins w:id="309" w:author="David Conklin" w:date="2021-04-07T06:46:00Z">
            <w:r w:rsidR="002C300B">
              <w:rPr>
                <w:rStyle w:val="Hyperlink"/>
                <w:b/>
                <w:bCs/>
                <w:noProof/>
              </w:rPr>
              <w:t>Error! Hyperlink reference not valid.</w:t>
            </w:r>
          </w:ins>
          <w:del w:id="310" w:author="David Conklin" w:date="2021-04-07T06:46:00Z">
            <w:r w:rsidRPr="00D40569" w:rsidDel="002C300B">
              <w:rPr>
                <w:rStyle w:val="Hyperlink"/>
                <w:noProof/>
              </w:rPr>
              <w:delText>ET_MULT – forest evapotranspiration</w:delText>
            </w:r>
            <w:r w:rsidDel="002C300B">
              <w:rPr>
                <w:noProof/>
                <w:webHidden/>
              </w:rPr>
              <w:tab/>
            </w:r>
            <w:r w:rsidDel="002C300B">
              <w:rPr>
                <w:noProof/>
                <w:webHidden/>
              </w:rPr>
              <w:fldChar w:fldCharType="begin"/>
            </w:r>
            <w:r w:rsidDel="002C300B">
              <w:rPr>
                <w:noProof/>
                <w:webHidden/>
              </w:rPr>
              <w:delInstrText xml:space="preserve"> PAGEREF _Toc67556508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4DF1CB97" w14:textId="0635032F" w:rsidR="000E6390" w:rsidDel="002C300B" w:rsidRDefault="000E6390">
          <w:pPr>
            <w:pStyle w:val="TOC2"/>
            <w:tabs>
              <w:tab w:val="right" w:leader="dot" w:pos="9350"/>
            </w:tabs>
            <w:rPr>
              <w:del w:id="311" w:author="David Conklin" w:date="2021-04-07T06:46:00Z"/>
              <w:rFonts w:eastAsiaTheme="minorEastAsia"/>
              <w:noProof/>
            </w:rPr>
          </w:pPr>
          <w:del w:id="3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"_Toc67556509"</w:delInstrText>
            </w:r>
            <w:r w:rsidRPr="00D40569" w:rsidDel="002C300B">
              <w:rPr>
                <w:rStyle w:val="Hyperlink"/>
                <w:noProof/>
              </w:rPr>
              <w:delInstrText xml:space="preserve"> </w:delInstrText>
            </w:r>
            <w:r w:rsidRPr="00D40569" w:rsidDel="002C300B">
              <w:rPr>
                <w:rStyle w:val="Hyperlink"/>
                <w:noProof/>
              </w:rPr>
              <w:fldChar w:fldCharType="separate"/>
            </w:r>
          </w:del>
          <w:ins w:id="313" w:author="David Conklin" w:date="2021-04-07T06:46:00Z">
            <w:r w:rsidR="002C300B">
              <w:rPr>
                <w:rStyle w:val="Hyperlink"/>
                <w:b/>
                <w:bCs/>
                <w:noProof/>
              </w:rPr>
              <w:t>Error! Hyperlink reference not valid.</w:t>
            </w:r>
          </w:ins>
          <w:del w:id="314" w:author="David Conklin" w:date="2021-04-07T06:46:00Z">
            <w:r w:rsidRPr="00D40569" w:rsidDel="002C300B">
              <w:rPr>
                <w:rStyle w:val="Hyperlink"/>
                <w:noProof/>
              </w:rPr>
              <w:delText>SOLAR_RADIATION_MULTIPLIER – reservoir insolation</w:delText>
            </w:r>
            <w:r w:rsidDel="002C300B">
              <w:rPr>
                <w:noProof/>
                <w:webHidden/>
              </w:rPr>
              <w:tab/>
            </w:r>
            <w:r w:rsidDel="002C300B">
              <w:rPr>
                <w:noProof/>
                <w:webHidden/>
              </w:rPr>
              <w:fldChar w:fldCharType="begin"/>
            </w:r>
            <w:r w:rsidDel="002C300B">
              <w:rPr>
                <w:noProof/>
                <w:webHidden/>
              </w:rPr>
              <w:delInstrText xml:space="preserve"> PAGEREF _Toc67556509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501C319A" w14:textId="222133D3" w:rsidR="000E6390" w:rsidDel="002C300B" w:rsidRDefault="000E6390">
          <w:pPr>
            <w:pStyle w:val="TOC2"/>
            <w:tabs>
              <w:tab w:val="right" w:leader="dot" w:pos="9350"/>
            </w:tabs>
            <w:rPr>
              <w:del w:id="315" w:author="David Conklin" w:date="2021-04-07T06:46:00Z"/>
              <w:rFonts w:eastAsiaTheme="minorEastAsia"/>
              <w:noProof/>
            </w:rPr>
          </w:pPr>
          <w:del w:id="3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"_Toc67556510"</w:delInstrText>
            </w:r>
            <w:r w:rsidRPr="00D40569" w:rsidDel="002C300B">
              <w:rPr>
                <w:rStyle w:val="Hyperlink"/>
                <w:noProof/>
              </w:rPr>
              <w:delInstrText xml:space="preserve"> </w:delInstrText>
            </w:r>
            <w:r w:rsidRPr="00D40569" w:rsidDel="002C300B">
              <w:rPr>
                <w:rStyle w:val="Hyperlink"/>
                <w:noProof/>
              </w:rPr>
              <w:fldChar w:fldCharType="separate"/>
            </w:r>
          </w:del>
          <w:ins w:id="317" w:author="David Conklin" w:date="2021-04-07T06:46:00Z">
            <w:r w:rsidR="002C300B">
              <w:rPr>
                <w:rStyle w:val="Hyperlink"/>
                <w:b/>
                <w:bCs/>
                <w:noProof/>
              </w:rPr>
              <w:t>Error! Hyperlink reference not valid.</w:t>
            </w:r>
          </w:ins>
          <w:del w:id="318" w:author="David Conklin" w:date="2021-04-07T06:46:00Z">
            <w:r w:rsidRPr="00D40569" w:rsidDel="002C300B">
              <w:rPr>
                <w:rStyle w:val="Hyperlink"/>
                <w:noProof/>
              </w:rPr>
              <w:delText>FLOW_CMS – Discharge from High Cascade springs</w:delText>
            </w:r>
            <w:r w:rsidDel="002C300B">
              <w:rPr>
                <w:noProof/>
                <w:webHidden/>
              </w:rPr>
              <w:tab/>
            </w:r>
            <w:r w:rsidDel="002C300B">
              <w:rPr>
                <w:noProof/>
                <w:webHidden/>
              </w:rPr>
              <w:fldChar w:fldCharType="begin"/>
            </w:r>
            <w:r w:rsidDel="002C300B">
              <w:rPr>
                <w:noProof/>
                <w:webHidden/>
              </w:rPr>
              <w:delInstrText xml:space="preserve"> PAGEREF _Toc67556510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64A7C14D" w14:textId="6C0F41A3" w:rsidR="000E6390" w:rsidDel="002C300B" w:rsidRDefault="000E6390">
          <w:pPr>
            <w:pStyle w:val="TOC1"/>
            <w:tabs>
              <w:tab w:val="right" w:leader="dot" w:pos="9350"/>
            </w:tabs>
            <w:rPr>
              <w:del w:id="319" w:author="David Conklin" w:date="2021-04-07T06:46:00Z"/>
              <w:rFonts w:eastAsiaTheme="minorEastAsia"/>
              <w:noProof/>
            </w:rPr>
          </w:pPr>
          <w:del w:id="3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"_Toc67556511"</w:delInstrText>
            </w:r>
            <w:r w:rsidRPr="00D40569" w:rsidDel="002C300B">
              <w:rPr>
                <w:rStyle w:val="Hyperlink"/>
                <w:noProof/>
              </w:rPr>
              <w:delInstrText xml:space="preserve"> </w:delInstrText>
            </w:r>
            <w:r w:rsidRPr="00D40569" w:rsidDel="002C300B">
              <w:rPr>
                <w:rStyle w:val="Hyperlink"/>
                <w:noProof/>
              </w:rPr>
              <w:fldChar w:fldCharType="separate"/>
            </w:r>
          </w:del>
          <w:ins w:id="321" w:author="David Conklin" w:date="2021-04-07T06:46:00Z">
            <w:r w:rsidR="002C300B">
              <w:rPr>
                <w:rStyle w:val="Hyperlink"/>
                <w:b/>
                <w:bCs/>
                <w:noProof/>
              </w:rPr>
              <w:t>Error! Hyperlink reference not valid.</w:t>
            </w:r>
          </w:ins>
          <w:del w:id="322" w:author="David Conklin" w:date="2021-04-07T06:46:00Z">
            <w:r w:rsidRPr="00D40569" w:rsidDel="002C300B">
              <w:rPr>
                <w:rStyle w:val="Hyperlink"/>
                <w:noProof/>
              </w:rPr>
              <w:delText>The Envision framework and the GIS Layers</w:delText>
            </w:r>
            <w:r w:rsidDel="002C300B">
              <w:rPr>
                <w:noProof/>
                <w:webHidden/>
              </w:rPr>
              <w:tab/>
            </w:r>
            <w:r w:rsidDel="002C300B">
              <w:rPr>
                <w:noProof/>
                <w:webHidden/>
              </w:rPr>
              <w:fldChar w:fldCharType="begin"/>
            </w:r>
            <w:r w:rsidDel="002C300B">
              <w:rPr>
                <w:noProof/>
                <w:webHidden/>
              </w:rPr>
              <w:delInstrText xml:space="preserve"> PAGEREF _Toc67556511 \h </w:delInstrText>
            </w:r>
            <w:r w:rsidDel="002C300B">
              <w:rPr>
                <w:noProof/>
                <w:webHidden/>
              </w:rPr>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12AF9771" w14:textId="1F17056A" w:rsidR="000E6390" w:rsidDel="002C300B" w:rsidRDefault="000E6390">
          <w:pPr>
            <w:pStyle w:val="TOC2"/>
            <w:tabs>
              <w:tab w:val="right" w:leader="dot" w:pos="9350"/>
            </w:tabs>
            <w:rPr>
              <w:del w:id="323" w:author="David Conklin" w:date="2021-04-07T06:46:00Z"/>
              <w:rFonts w:eastAsiaTheme="minorEastAsia"/>
              <w:noProof/>
            </w:rPr>
          </w:pPr>
          <w:del w:id="3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"_Toc67556512"</w:delInstrText>
            </w:r>
            <w:r w:rsidRPr="00D40569" w:rsidDel="002C300B">
              <w:rPr>
                <w:rStyle w:val="Hyperlink"/>
                <w:noProof/>
              </w:rPr>
              <w:delInstrText xml:space="preserve"> </w:delInstrText>
            </w:r>
            <w:r w:rsidRPr="00D40569" w:rsidDel="002C300B">
              <w:rPr>
                <w:rStyle w:val="Hyperlink"/>
                <w:noProof/>
              </w:rPr>
              <w:fldChar w:fldCharType="separate"/>
            </w:r>
          </w:del>
          <w:ins w:id="325" w:author="David Conklin" w:date="2021-04-07T06:46:00Z">
            <w:r w:rsidR="002C300B">
              <w:rPr>
                <w:rStyle w:val="Hyperlink"/>
                <w:b/>
                <w:bCs/>
                <w:noProof/>
              </w:rPr>
              <w:t>Error! Hyperlink reference not valid.</w:t>
            </w:r>
          </w:ins>
          <w:del w:id="326" w:author="David Conklin" w:date="2021-04-07T06:46:00Z">
            <w:r w:rsidRPr="00D40569" w:rsidDel="002C300B">
              <w:rPr>
                <w:rStyle w:val="Hyperlink"/>
                <w:noProof/>
              </w:rPr>
              <w:delText>The Reach Layer</w:delText>
            </w:r>
            <w:r w:rsidDel="002C300B">
              <w:rPr>
                <w:noProof/>
                <w:webHidden/>
              </w:rPr>
              <w:tab/>
            </w:r>
            <w:r w:rsidDel="002C300B">
              <w:rPr>
                <w:noProof/>
                <w:webHidden/>
              </w:rPr>
              <w:fldChar w:fldCharType="begin"/>
            </w:r>
            <w:r w:rsidDel="002C300B">
              <w:rPr>
                <w:noProof/>
                <w:webHidden/>
              </w:rPr>
              <w:delInstrText xml:space="preserve"> PAGEREF _Toc67556512 \h </w:delInstrText>
            </w:r>
            <w:r w:rsidDel="002C300B">
              <w:rPr>
                <w:noProof/>
                <w:webHidden/>
              </w:rPr>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7551962D" w14:textId="583123CB" w:rsidR="000E6390" w:rsidDel="002C300B" w:rsidRDefault="000E6390">
          <w:pPr>
            <w:pStyle w:val="TOC1"/>
            <w:tabs>
              <w:tab w:val="right" w:leader="dot" w:pos="9350"/>
            </w:tabs>
            <w:rPr>
              <w:del w:id="327" w:author="David Conklin" w:date="2021-04-07T06:46:00Z"/>
              <w:rFonts w:eastAsiaTheme="minorEastAsia"/>
              <w:noProof/>
            </w:rPr>
          </w:pPr>
          <w:del w:id="3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"_Toc67556513"</w:delInstrText>
            </w:r>
            <w:r w:rsidRPr="00D40569" w:rsidDel="002C300B">
              <w:rPr>
                <w:rStyle w:val="Hyperlink"/>
                <w:noProof/>
              </w:rPr>
              <w:delInstrText xml:space="preserve"> </w:delInstrText>
            </w:r>
            <w:r w:rsidRPr="00D40569" w:rsidDel="002C300B">
              <w:rPr>
                <w:rStyle w:val="Hyperlink"/>
                <w:noProof/>
              </w:rPr>
              <w:fldChar w:fldCharType="separate"/>
            </w:r>
          </w:del>
          <w:ins w:id="329" w:author="David Conklin" w:date="2021-04-07T06:46:00Z">
            <w:r w:rsidR="002C300B">
              <w:rPr>
                <w:rStyle w:val="Hyperlink"/>
                <w:b/>
                <w:bCs/>
                <w:noProof/>
              </w:rPr>
              <w:t>Error! Hyperlink reference not valid.</w:t>
            </w:r>
          </w:ins>
          <w:del w:id="330" w:author="David Conklin" w:date="2021-04-07T06:46:00Z">
            <w:r w:rsidRPr="00D40569" w:rsidDel="002C300B">
              <w:rPr>
                <w:rStyle w:val="Hyperlink"/>
                <w:noProof/>
              </w:rPr>
              <w:delText>Study areas</w:delText>
            </w:r>
            <w:r w:rsidDel="002C300B">
              <w:rPr>
                <w:noProof/>
                <w:webHidden/>
              </w:rPr>
              <w:tab/>
            </w:r>
            <w:r w:rsidDel="002C300B">
              <w:rPr>
                <w:noProof/>
                <w:webHidden/>
              </w:rPr>
              <w:fldChar w:fldCharType="begin"/>
            </w:r>
            <w:r w:rsidDel="002C300B">
              <w:rPr>
                <w:noProof/>
                <w:webHidden/>
              </w:rPr>
              <w:delInstrText xml:space="preserve"> PAGEREF _Toc67556513 \h </w:delInstrText>
            </w:r>
            <w:r w:rsidDel="002C300B">
              <w:rPr>
                <w:noProof/>
                <w:webHidden/>
              </w:rPr>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55FB2B2A" w14:textId="07DB3FCC" w:rsidR="000E6390" w:rsidDel="002C300B" w:rsidRDefault="000E6390">
          <w:pPr>
            <w:pStyle w:val="TOC2"/>
            <w:tabs>
              <w:tab w:val="right" w:leader="dot" w:pos="9350"/>
            </w:tabs>
            <w:rPr>
              <w:del w:id="331" w:author="David Conklin" w:date="2021-04-07T06:46:00Z"/>
              <w:rFonts w:eastAsiaTheme="minorEastAsia"/>
              <w:noProof/>
            </w:rPr>
          </w:pPr>
          <w:del w:id="3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"_Toc67556514"</w:delInstrText>
            </w:r>
            <w:r w:rsidRPr="00D40569" w:rsidDel="002C300B">
              <w:rPr>
                <w:rStyle w:val="Hyperlink"/>
                <w:noProof/>
              </w:rPr>
              <w:delInstrText xml:space="preserve"> </w:delInstrText>
            </w:r>
            <w:r w:rsidRPr="00D40569" w:rsidDel="002C300B">
              <w:rPr>
                <w:rStyle w:val="Hyperlink"/>
                <w:noProof/>
              </w:rPr>
              <w:fldChar w:fldCharType="separate"/>
            </w:r>
          </w:del>
          <w:ins w:id="333" w:author="David Conklin" w:date="2021-04-07T06:46:00Z">
            <w:r w:rsidR="002C300B">
              <w:rPr>
                <w:rStyle w:val="Hyperlink"/>
                <w:b/>
                <w:bCs/>
                <w:noProof/>
              </w:rPr>
              <w:t>Error! Hyperlink reference not valid.</w:t>
            </w:r>
          </w:ins>
          <w:del w:id="334" w:author="David Conklin" w:date="2021-04-07T06:46:00Z">
            <w:r w:rsidRPr="00D40569" w:rsidDel="002C300B">
              <w:rPr>
                <w:rStyle w:val="Hyperlink"/>
                <w:noProof/>
              </w:rPr>
              <w:delText>DataCW3M directory structure</w:delText>
            </w:r>
            <w:r w:rsidDel="002C300B">
              <w:rPr>
                <w:noProof/>
                <w:webHidden/>
              </w:rPr>
              <w:tab/>
            </w:r>
            <w:r w:rsidDel="002C300B">
              <w:rPr>
                <w:noProof/>
                <w:webHidden/>
              </w:rPr>
              <w:fldChar w:fldCharType="begin"/>
            </w:r>
            <w:r w:rsidDel="002C300B">
              <w:rPr>
                <w:noProof/>
                <w:webHidden/>
              </w:rPr>
              <w:delInstrText xml:space="preserve"> PAGEREF _Toc67556514 \h </w:delInstrText>
            </w:r>
            <w:r w:rsidDel="002C300B">
              <w:rPr>
                <w:noProof/>
                <w:webHidden/>
              </w:rPr>
            </w:r>
            <w:r w:rsidDel="002C300B">
              <w:rPr>
                <w:noProof/>
                <w:webHidden/>
              </w:rPr>
              <w:fldChar w:fldCharType="separate"/>
            </w:r>
            <w:r w:rsidDel="002C300B">
              <w:rPr>
                <w:noProof/>
                <w:webHidden/>
              </w:rPr>
              <w:delText>8</w:delText>
            </w:r>
            <w:r w:rsidDel="002C300B">
              <w:rPr>
                <w:noProof/>
                <w:webHidden/>
              </w:rPr>
              <w:fldChar w:fldCharType="end"/>
            </w:r>
            <w:r w:rsidRPr="00D40569" w:rsidDel="002C300B">
              <w:rPr>
                <w:rStyle w:val="Hyperlink"/>
                <w:noProof/>
              </w:rPr>
              <w:fldChar w:fldCharType="end"/>
            </w:r>
          </w:del>
        </w:p>
        <w:p w14:paraId="1FB3DCFA" w14:textId="71A3BE6F" w:rsidR="000E6390" w:rsidDel="002C300B" w:rsidRDefault="000E6390">
          <w:pPr>
            <w:pStyle w:val="TOC2"/>
            <w:tabs>
              <w:tab w:val="right" w:leader="dot" w:pos="9350"/>
            </w:tabs>
            <w:rPr>
              <w:del w:id="335" w:author="David Conklin" w:date="2021-04-07T06:46:00Z"/>
              <w:rFonts w:eastAsiaTheme="minorEastAsia"/>
              <w:noProof/>
            </w:rPr>
          </w:pPr>
          <w:del w:id="3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"_Toc67556515"</w:delInstrText>
            </w:r>
            <w:r w:rsidRPr="00D40569" w:rsidDel="002C300B">
              <w:rPr>
                <w:rStyle w:val="Hyperlink"/>
                <w:noProof/>
              </w:rPr>
              <w:delInstrText xml:space="preserve"> </w:delInstrText>
            </w:r>
            <w:r w:rsidRPr="00D40569" w:rsidDel="002C300B">
              <w:rPr>
                <w:rStyle w:val="Hyperlink"/>
                <w:noProof/>
              </w:rPr>
              <w:fldChar w:fldCharType="separate"/>
            </w:r>
          </w:del>
          <w:ins w:id="337" w:author="David Conklin" w:date="2021-04-07T06:46:00Z">
            <w:r w:rsidR="002C300B">
              <w:rPr>
                <w:rStyle w:val="Hyperlink"/>
                <w:b/>
                <w:bCs/>
                <w:noProof/>
              </w:rPr>
              <w:t>Error! Hyperlink reference not valid.</w:t>
            </w:r>
          </w:ins>
          <w:del w:id="338" w:author="David Conklin" w:date="2021-04-07T06:46:00Z">
            <w:r w:rsidRPr="00D40569" w:rsidDel="002C300B">
              <w:rPr>
                <w:rStyle w:val="Hyperlink"/>
                <w:noProof/>
              </w:rPr>
              <w:delText>DataCW3M\ScenarioData directory structure</w:delText>
            </w:r>
            <w:r w:rsidDel="002C300B">
              <w:rPr>
                <w:noProof/>
                <w:webHidden/>
              </w:rPr>
              <w:tab/>
            </w:r>
            <w:r w:rsidDel="002C300B">
              <w:rPr>
                <w:noProof/>
                <w:webHidden/>
              </w:rPr>
              <w:fldChar w:fldCharType="begin"/>
            </w:r>
            <w:r w:rsidDel="002C300B">
              <w:rPr>
                <w:noProof/>
                <w:webHidden/>
              </w:rPr>
              <w:delInstrText xml:space="preserve"> PAGEREF _Toc67556515 \h </w:delInstrText>
            </w:r>
            <w:r w:rsidDel="002C300B">
              <w:rPr>
                <w:noProof/>
                <w:webHidden/>
              </w:rPr>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523119D1" w14:textId="3970E436" w:rsidR="000E6390" w:rsidDel="002C300B" w:rsidRDefault="000E6390">
          <w:pPr>
            <w:pStyle w:val="TOC2"/>
            <w:tabs>
              <w:tab w:val="right" w:leader="dot" w:pos="9350"/>
            </w:tabs>
            <w:rPr>
              <w:del w:id="339" w:author="David Conklin" w:date="2021-04-07T06:46:00Z"/>
              <w:rFonts w:eastAsiaTheme="minorEastAsia"/>
              <w:noProof/>
            </w:rPr>
          </w:pPr>
          <w:del w:id="3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"_Toc67556516"</w:delInstrText>
            </w:r>
            <w:r w:rsidRPr="00D40569" w:rsidDel="002C300B">
              <w:rPr>
                <w:rStyle w:val="Hyperlink"/>
                <w:noProof/>
              </w:rPr>
              <w:delInstrText xml:space="preserve"> </w:delInstrText>
            </w:r>
            <w:r w:rsidRPr="00D40569" w:rsidDel="002C300B">
              <w:rPr>
                <w:rStyle w:val="Hyperlink"/>
                <w:noProof/>
              </w:rPr>
              <w:fldChar w:fldCharType="separate"/>
            </w:r>
          </w:del>
          <w:ins w:id="341" w:author="David Conklin" w:date="2021-04-07T06:46:00Z">
            <w:r w:rsidR="002C300B">
              <w:rPr>
                <w:rStyle w:val="Hyperlink"/>
                <w:b/>
                <w:bCs/>
                <w:noProof/>
              </w:rPr>
              <w:t>Error! Hyperlink reference not valid.</w:t>
            </w:r>
          </w:ins>
          <w:del w:id="342" w:author="David Conklin" w:date="2021-04-07T06:46:00Z">
            <w:r w:rsidRPr="00D40569" w:rsidDel="002C300B">
              <w:rPr>
                <w:rStyle w:val="Hyperlink"/>
                <w:noProof/>
              </w:rPr>
              <w:delText>DataCW3M\ScenarioData\&lt;scenario&gt; folder contents</w:delText>
            </w:r>
            <w:r w:rsidDel="002C300B">
              <w:rPr>
                <w:noProof/>
                <w:webHidden/>
              </w:rPr>
              <w:tab/>
            </w:r>
            <w:r w:rsidDel="002C300B">
              <w:rPr>
                <w:noProof/>
                <w:webHidden/>
              </w:rPr>
              <w:fldChar w:fldCharType="begin"/>
            </w:r>
            <w:r w:rsidDel="002C300B">
              <w:rPr>
                <w:noProof/>
                <w:webHidden/>
              </w:rPr>
              <w:delInstrText xml:space="preserve"> PAGEREF _Toc67556516 \h </w:delInstrText>
            </w:r>
            <w:r w:rsidDel="002C300B">
              <w:rPr>
                <w:noProof/>
                <w:webHidden/>
              </w:rPr>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40B84D34" w14:textId="17D0B536" w:rsidR="000E6390" w:rsidDel="002C300B" w:rsidRDefault="000E6390">
          <w:pPr>
            <w:pStyle w:val="TOC2"/>
            <w:tabs>
              <w:tab w:val="right" w:leader="dot" w:pos="9350"/>
            </w:tabs>
            <w:rPr>
              <w:del w:id="343" w:author="David Conklin" w:date="2021-04-07T06:46:00Z"/>
              <w:rFonts w:eastAsiaTheme="minorEastAsia"/>
              <w:noProof/>
            </w:rPr>
          </w:pPr>
          <w:del w:id="3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"_Toc67556517"</w:delInstrText>
            </w:r>
            <w:r w:rsidRPr="00D40569" w:rsidDel="002C300B">
              <w:rPr>
                <w:rStyle w:val="Hyperlink"/>
                <w:noProof/>
              </w:rPr>
              <w:delInstrText xml:space="preserve"> </w:delInstrText>
            </w:r>
            <w:r w:rsidRPr="00D40569" w:rsidDel="002C300B">
              <w:rPr>
                <w:rStyle w:val="Hyperlink"/>
                <w:noProof/>
              </w:rPr>
              <w:fldChar w:fldCharType="separate"/>
            </w:r>
          </w:del>
          <w:ins w:id="345" w:author="David Conklin" w:date="2021-04-07T06:46:00Z">
            <w:r w:rsidR="002C300B">
              <w:rPr>
                <w:rStyle w:val="Hyperlink"/>
                <w:b/>
                <w:bCs/>
                <w:noProof/>
              </w:rPr>
              <w:t>Error! Hyperlink reference not valid.</w:t>
            </w:r>
          </w:ins>
          <w:del w:id="346" w:author="David Conklin" w:date="2021-04-07T06:46:00Z">
            <w:r w:rsidRPr="00D40569" w:rsidDel="002C300B">
              <w:rPr>
                <w:rStyle w:val="Hyperlink"/>
                <w:noProof/>
              </w:rPr>
              <w:delText>DataCW3M\&lt;study area&gt; folder contents</w:delText>
            </w:r>
            <w:r w:rsidDel="002C300B">
              <w:rPr>
                <w:noProof/>
                <w:webHidden/>
              </w:rPr>
              <w:tab/>
            </w:r>
            <w:r w:rsidDel="002C300B">
              <w:rPr>
                <w:noProof/>
                <w:webHidden/>
              </w:rPr>
              <w:fldChar w:fldCharType="begin"/>
            </w:r>
            <w:r w:rsidDel="002C300B">
              <w:rPr>
                <w:noProof/>
                <w:webHidden/>
              </w:rPr>
              <w:delInstrText xml:space="preserve"> PAGEREF _Toc67556517 \h </w:delInstrText>
            </w:r>
            <w:r w:rsidDel="002C300B">
              <w:rPr>
                <w:noProof/>
                <w:webHidden/>
              </w:rPr>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79769B67" w14:textId="5AACACFC" w:rsidR="000E6390" w:rsidDel="002C300B" w:rsidRDefault="000E6390">
          <w:pPr>
            <w:pStyle w:val="TOC1"/>
            <w:tabs>
              <w:tab w:val="right" w:leader="dot" w:pos="9350"/>
            </w:tabs>
            <w:rPr>
              <w:del w:id="347" w:author="David Conklin" w:date="2021-04-07T06:46:00Z"/>
              <w:rFonts w:eastAsiaTheme="minorEastAsia"/>
              <w:noProof/>
            </w:rPr>
          </w:pPr>
          <w:del w:id="3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"_Toc67556518"</w:delInstrText>
            </w:r>
            <w:r w:rsidRPr="00D40569" w:rsidDel="002C300B">
              <w:rPr>
                <w:rStyle w:val="Hyperlink"/>
                <w:noProof/>
              </w:rPr>
              <w:delInstrText xml:space="preserve"> </w:delInstrText>
            </w:r>
            <w:r w:rsidRPr="00D40569" w:rsidDel="002C300B">
              <w:rPr>
                <w:rStyle w:val="Hyperlink"/>
                <w:noProof/>
              </w:rPr>
              <w:fldChar w:fldCharType="separate"/>
            </w:r>
          </w:del>
          <w:ins w:id="349" w:author="David Conklin" w:date="2021-04-07T06:46:00Z">
            <w:r w:rsidR="002C300B">
              <w:rPr>
                <w:rStyle w:val="Hyperlink"/>
                <w:b/>
                <w:bCs/>
                <w:noProof/>
              </w:rPr>
              <w:t>Error! Hyperlink reference not valid.</w:t>
            </w:r>
          </w:ins>
          <w:del w:id="350" w:author="David Conklin" w:date="2021-04-07T06:46:00Z">
            <w:r w:rsidRPr="00D40569" w:rsidDel="002C300B">
              <w:rPr>
                <w:rStyle w:val="Hyperlink"/>
                <w:noProof/>
              </w:rPr>
              <w:delText>Calendar conventions</w:delText>
            </w:r>
            <w:r w:rsidDel="002C300B">
              <w:rPr>
                <w:noProof/>
                <w:webHidden/>
              </w:rPr>
              <w:tab/>
            </w:r>
            <w:r w:rsidDel="002C300B">
              <w:rPr>
                <w:noProof/>
                <w:webHidden/>
              </w:rPr>
              <w:fldChar w:fldCharType="begin"/>
            </w:r>
            <w:r w:rsidDel="002C300B">
              <w:rPr>
                <w:noProof/>
                <w:webHidden/>
              </w:rPr>
              <w:delInstrText xml:space="preserve"> PAGEREF _Toc67556518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5634C49D" w14:textId="030ABDBB" w:rsidR="000E6390" w:rsidDel="002C300B" w:rsidRDefault="000E6390">
          <w:pPr>
            <w:pStyle w:val="TOC2"/>
            <w:tabs>
              <w:tab w:val="right" w:leader="dot" w:pos="9350"/>
            </w:tabs>
            <w:rPr>
              <w:del w:id="351" w:author="David Conklin" w:date="2021-04-07T06:46:00Z"/>
              <w:rFonts w:eastAsiaTheme="minorEastAsia"/>
              <w:noProof/>
            </w:rPr>
          </w:pPr>
          <w:del w:id="3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"_Toc67556519"</w:delInstrText>
            </w:r>
            <w:r w:rsidRPr="00D40569" w:rsidDel="002C300B">
              <w:rPr>
                <w:rStyle w:val="Hyperlink"/>
                <w:noProof/>
              </w:rPr>
              <w:delInstrText xml:space="preserve"> </w:delInstrText>
            </w:r>
            <w:r w:rsidRPr="00D40569" w:rsidDel="002C300B">
              <w:rPr>
                <w:rStyle w:val="Hyperlink"/>
                <w:noProof/>
              </w:rPr>
              <w:fldChar w:fldCharType="separate"/>
            </w:r>
          </w:del>
          <w:ins w:id="353" w:author="David Conklin" w:date="2021-04-07T06:46:00Z">
            <w:r w:rsidR="002C300B">
              <w:rPr>
                <w:rStyle w:val="Hyperlink"/>
                <w:b/>
                <w:bCs/>
                <w:noProof/>
              </w:rPr>
              <w:t>Error! Hyperlink reference not valid.</w:t>
            </w:r>
          </w:ins>
          <w:del w:id="354" w:author="David Conklin" w:date="2021-04-07T06:46:00Z">
            <w:r w:rsidRPr="00D40569" w:rsidDel="002C300B">
              <w:rPr>
                <w:rStyle w:val="Hyperlink"/>
                <w:noProof/>
              </w:rPr>
              <w:delText>Water years</w:delText>
            </w:r>
            <w:r w:rsidDel="002C300B">
              <w:rPr>
                <w:noProof/>
                <w:webHidden/>
              </w:rPr>
              <w:tab/>
            </w:r>
            <w:r w:rsidDel="002C300B">
              <w:rPr>
                <w:noProof/>
                <w:webHidden/>
              </w:rPr>
              <w:fldChar w:fldCharType="begin"/>
            </w:r>
            <w:r w:rsidDel="002C300B">
              <w:rPr>
                <w:noProof/>
                <w:webHidden/>
              </w:rPr>
              <w:delInstrText xml:space="preserve"> PAGEREF _Toc67556519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67A12A" w14:textId="5A23F2FF" w:rsidR="000E6390" w:rsidDel="002C300B" w:rsidRDefault="000E6390">
          <w:pPr>
            <w:pStyle w:val="TOC1"/>
            <w:tabs>
              <w:tab w:val="right" w:leader="dot" w:pos="9350"/>
            </w:tabs>
            <w:rPr>
              <w:del w:id="355" w:author="David Conklin" w:date="2021-04-07T06:46:00Z"/>
              <w:rFonts w:eastAsiaTheme="minorEastAsia"/>
              <w:noProof/>
            </w:rPr>
          </w:pPr>
          <w:del w:id="3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"_Toc67556520"</w:delInstrText>
            </w:r>
            <w:r w:rsidRPr="00D40569" w:rsidDel="002C300B">
              <w:rPr>
                <w:rStyle w:val="Hyperlink"/>
                <w:noProof/>
              </w:rPr>
              <w:delInstrText xml:space="preserve"> </w:delInstrText>
            </w:r>
            <w:r w:rsidRPr="00D40569" w:rsidDel="002C300B">
              <w:rPr>
                <w:rStyle w:val="Hyperlink"/>
                <w:noProof/>
              </w:rPr>
              <w:fldChar w:fldCharType="separate"/>
            </w:r>
          </w:del>
          <w:ins w:id="357" w:author="David Conklin" w:date="2021-04-07T06:46:00Z">
            <w:r w:rsidR="002C300B">
              <w:rPr>
                <w:rStyle w:val="Hyperlink"/>
                <w:b/>
                <w:bCs/>
                <w:noProof/>
              </w:rPr>
              <w:t>Error! Hyperlink reference not valid.</w:t>
            </w:r>
          </w:ins>
          <w:del w:id="358" w:author="David Conklin" w:date="2021-04-07T06:46:00Z">
            <w:r w:rsidRPr="00D40569" w:rsidDel="002C300B">
              <w:rPr>
                <w:rStyle w:val="Hyperlink"/>
                <w:noProof/>
              </w:rPr>
              <w:delText>Climate data</w:delText>
            </w:r>
            <w:r w:rsidDel="002C300B">
              <w:rPr>
                <w:noProof/>
                <w:webHidden/>
              </w:rPr>
              <w:tab/>
            </w:r>
            <w:r w:rsidDel="002C300B">
              <w:rPr>
                <w:noProof/>
                <w:webHidden/>
              </w:rPr>
              <w:fldChar w:fldCharType="begin"/>
            </w:r>
            <w:r w:rsidDel="002C300B">
              <w:rPr>
                <w:noProof/>
                <w:webHidden/>
              </w:rPr>
              <w:delInstrText xml:space="preserve"> PAGEREF _Toc67556520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3F9E91D6" w14:textId="709E1897" w:rsidR="000E6390" w:rsidDel="002C300B" w:rsidRDefault="000E6390">
          <w:pPr>
            <w:pStyle w:val="TOC2"/>
            <w:tabs>
              <w:tab w:val="right" w:leader="dot" w:pos="9350"/>
            </w:tabs>
            <w:rPr>
              <w:del w:id="359" w:author="David Conklin" w:date="2021-04-07T06:46:00Z"/>
              <w:rFonts w:eastAsiaTheme="minorEastAsia"/>
              <w:noProof/>
            </w:rPr>
          </w:pPr>
          <w:del w:id="3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"_Toc67556521"</w:delInstrText>
            </w:r>
            <w:r w:rsidRPr="00D40569" w:rsidDel="002C300B">
              <w:rPr>
                <w:rStyle w:val="Hyperlink"/>
                <w:noProof/>
              </w:rPr>
              <w:delInstrText xml:space="preserve"> </w:delInstrText>
            </w:r>
            <w:r w:rsidRPr="00D40569" w:rsidDel="002C300B">
              <w:rPr>
                <w:rStyle w:val="Hyperlink"/>
                <w:noProof/>
              </w:rPr>
              <w:fldChar w:fldCharType="separate"/>
            </w:r>
          </w:del>
          <w:ins w:id="361" w:author="David Conklin" w:date="2021-04-07T06:46:00Z">
            <w:r w:rsidR="002C300B">
              <w:rPr>
                <w:rStyle w:val="Hyperlink"/>
                <w:b/>
                <w:bCs/>
                <w:noProof/>
              </w:rPr>
              <w:t>Error! Hyperlink reference not valid.</w:t>
            </w:r>
          </w:ins>
          <w:del w:id="362" w:author="David Conklin" w:date="2021-04-07T06:46:00Z">
            <w:r w:rsidRPr="00D40569" w:rsidDel="002C300B">
              <w:rPr>
                <w:rStyle w:val="Hyperlink"/>
                <w:noProof/>
              </w:rPr>
              <w:delText>Numbered climate scenarios in the model</w:delText>
            </w:r>
            <w:r w:rsidDel="002C300B">
              <w:rPr>
                <w:noProof/>
                <w:webHidden/>
              </w:rPr>
              <w:tab/>
            </w:r>
            <w:r w:rsidDel="002C300B">
              <w:rPr>
                <w:noProof/>
                <w:webHidden/>
              </w:rPr>
              <w:fldChar w:fldCharType="begin"/>
            </w:r>
            <w:r w:rsidDel="002C300B">
              <w:rPr>
                <w:noProof/>
                <w:webHidden/>
              </w:rPr>
              <w:delInstrText xml:space="preserve"> PAGEREF _Toc67556521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4DA6D1" w14:textId="4C076E79" w:rsidR="000E6390" w:rsidDel="002C300B" w:rsidRDefault="000E6390">
          <w:pPr>
            <w:pStyle w:val="TOC2"/>
            <w:tabs>
              <w:tab w:val="right" w:leader="dot" w:pos="9350"/>
            </w:tabs>
            <w:rPr>
              <w:del w:id="363" w:author="David Conklin" w:date="2021-04-07T06:46:00Z"/>
              <w:rFonts w:eastAsiaTheme="minorEastAsia"/>
              <w:noProof/>
            </w:rPr>
          </w:pPr>
          <w:del w:id="3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"_Toc67556522"</w:delInstrText>
            </w:r>
            <w:r w:rsidRPr="00D40569" w:rsidDel="002C300B">
              <w:rPr>
                <w:rStyle w:val="Hyperlink"/>
                <w:noProof/>
              </w:rPr>
              <w:delInstrText xml:space="preserve"> </w:delInstrText>
            </w:r>
            <w:r w:rsidRPr="00D40569" w:rsidDel="002C300B">
              <w:rPr>
                <w:rStyle w:val="Hyperlink"/>
                <w:noProof/>
              </w:rPr>
              <w:fldChar w:fldCharType="separate"/>
            </w:r>
          </w:del>
          <w:ins w:id="365" w:author="David Conklin" w:date="2021-04-07T06:46:00Z">
            <w:r w:rsidR="002C300B">
              <w:rPr>
                <w:rStyle w:val="Hyperlink"/>
                <w:b/>
                <w:bCs/>
                <w:noProof/>
              </w:rPr>
              <w:t>Error! Hyperlink reference not valid.</w:t>
            </w:r>
          </w:ins>
          <w:del w:id="366" w:author="David Conklin" w:date="2021-04-07T06:46:00Z">
            <w:r w:rsidRPr="00D40569" w:rsidDel="002C300B">
              <w:rPr>
                <w:rStyle w:val="Hyperlink"/>
                <w:noProof/>
              </w:rPr>
              <w:delText>Monthly and seasonal weather data</w:delText>
            </w:r>
            <w:r w:rsidDel="002C300B">
              <w:rPr>
                <w:noProof/>
                <w:webHidden/>
              </w:rPr>
              <w:tab/>
            </w:r>
            <w:r w:rsidDel="002C300B">
              <w:rPr>
                <w:noProof/>
                <w:webHidden/>
              </w:rPr>
              <w:fldChar w:fldCharType="begin"/>
            </w:r>
            <w:r w:rsidDel="002C300B">
              <w:rPr>
                <w:noProof/>
                <w:webHidden/>
              </w:rPr>
              <w:delInstrText xml:space="preserve"> PAGEREF _Toc67556522 \h </w:delInstrText>
            </w:r>
            <w:r w:rsidDel="002C300B">
              <w:rPr>
                <w:noProof/>
                <w:webHidden/>
              </w:rPr>
            </w:r>
            <w:r w:rsidDel="002C300B">
              <w:rPr>
                <w:noProof/>
                <w:webHidden/>
              </w:rPr>
              <w:fldChar w:fldCharType="separate"/>
            </w:r>
            <w:r w:rsidDel="002C300B">
              <w:rPr>
                <w:noProof/>
                <w:webHidden/>
              </w:rPr>
              <w:delText>16</w:delText>
            </w:r>
            <w:r w:rsidDel="002C300B">
              <w:rPr>
                <w:noProof/>
                <w:webHidden/>
              </w:rPr>
              <w:fldChar w:fldCharType="end"/>
            </w:r>
            <w:r w:rsidRPr="00D40569" w:rsidDel="002C300B">
              <w:rPr>
                <w:rStyle w:val="Hyperlink"/>
                <w:noProof/>
              </w:rPr>
              <w:fldChar w:fldCharType="end"/>
            </w:r>
          </w:del>
        </w:p>
        <w:p w14:paraId="5B05853A" w14:textId="4EFEEDAD" w:rsidR="000E6390" w:rsidDel="002C300B" w:rsidRDefault="000E6390">
          <w:pPr>
            <w:pStyle w:val="TOC2"/>
            <w:tabs>
              <w:tab w:val="right" w:leader="dot" w:pos="9350"/>
            </w:tabs>
            <w:rPr>
              <w:del w:id="367" w:author="David Conklin" w:date="2021-04-07T06:46:00Z"/>
              <w:rFonts w:eastAsiaTheme="minorEastAsia"/>
              <w:noProof/>
            </w:rPr>
          </w:pPr>
          <w:del w:id="3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"_Toc67556523"</w:delInstrText>
            </w:r>
            <w:r w:rsidRPr="00D40569" w:rsidDel="002C300B">
              <w:rPr>
                <w:rStyle w:val="Hyperlink"/>
                <w:noProof/>
              </w:rPr>
              <w:delInstrText xml:space="preserve"> </w:delInstrText>
            </w:r>
            <w:r w:rsidRPr="00D40569" w:rsidDel="002C300B">
              <w:rPr>
                <w:rStyle w:val="Hyperlink"/>
                <w:noProof/>
              </w:rPr>
              <w:fldChar w:fldCharType="separate"/>
            </w:r>
          </w:del>
          <w:ins w:id="369" w:author="David Conklin" w:date="2021-04-07T06:46:00Z">
            <w:r w:rsidR="002C300B">
              <w:rPr>
                <w:rStyle w:val="Hyperlink"/>
                <w:b/>
                <w:bCs/>
                <w:noProof/>
              </w:rPr>
              <w:t>Error! Hyperlink reference not valid.</w:t>
            </w:r>
          </w:ins>
          <w:del w:id="370" w:author="David Conklin" w:date="2021-04-07T06:46:00Z">
            <w:r w:rsidRPr="00D40569" w:rsidDel="002C300B">
              <w:rPr>
                <w:rStyle w:val="Hyperlink"/>
                <w:noProof/>
              </w:rPr>
              <w:delText>Climate data grids</w:delText>
            </w:r>
            <w:r w:rsidDel="002C300B">
              <w:rPr>
                <w:noProof/>
                <w:webHidden/>
              </w:rPr>
              <w:tab/>
            </w:r>
            <w:r w:rsidDel="002C300B">
              <w:rPr>
                <w:noProof/>
                <w:webHidden/>
              </w:rPr>
              <w:fldChar w:fldCharType="begin"/>
            </w:r>
            <w:r w:rsidDel="002C300B">
              <w:rPr>
                <w:noProof/>
                <w:webHidden/>
              </w:rPr>
              <w:delInstrText xml:space="preserve"> PAGEREF _Toc67556523 \h </w:delInstrText>
            </w:r>
            <w:r w:rsidDel="002C300B">
              <w:rPr>
                <w:noProof/>
                <w:webHidden/>
              </w:rPr>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7DD4F216" w14:textId="4A1DD973" w:rsidR="000E6390" w:rsidDel="002C300B" w:rsidRDefault="000E6390">
          <w:pPr>
            <w:pStyle w:val="TOC3"/>
            <w:tabs>
              <w:tab w:val="right" w:leader="dot" w:pos="9350"/>
            </w:tabs>
            <w:rPr>
              <w:del w:id="371" w:author="David Conklin" w:date="2021-04-07T06:46:00Z"/>
              <w:rFonts w:eastAsiaTheme="minorEastAsia"/>
              <w:noProof/>
            </w:rPr>
          </w:pPr>
          <w:del w:id="3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"_Toc67556524"</w:delInstrText>
            </w:r>
            <w:r w:rsidRPr="00D40569" w:rsidDel="002C300B">
              <w:rPr>
                <w:rStyle w:val="Hyperlink"/>
                <w:noProof/>
              </w:rPr>
              <w:delInstrText xml:space="preserve"> </w:delInstrText>
            </w:r>
            <w:r w:rsidRPr="00D40569" w:rsidDel="002C300B">
              <w:rPr>
                <w:rStyle w:val="Hyperlink"/>
                <w:noProof/>
              </w:rPr>
              <w:fldChar w:fldCharType="separate"/>
            </w:r>
          </w:del>
          <w:ins w:id="373" w:author="David Conklin" w:date="2021-04-07T06:46:00Z">
            <w:r w:rsidR="002C300B">
              <w:rPr>
                <w:rStyle w:val="Hyperlink"/>
                <w:b/>
                <w:bCs/>
                <w:noProof/>
              </w:rPr>
              <w:t>Error! Hyperlink reference not valid.</w:t>
            </w:r>
          </w:ins>
          <w:del w:id="374" w:author="David Conklin" w:date="2021-04-07T06:46:00Z">
            <w:r w:rsidRPr="00D40569" w:rsidDel="002C300B">
              <w:rPr>
                <w:rStyle w:val="Hyperlink"/>
                <w:noProof/>
              </w:rPr>
              <w:delText>The WW2100 climate grid</w:delText>
            </w:r>
            <w:r w:rsidDel="002C300B">
              <w:rPr>
                <w:noProof/>
                <w:webHidden/>
              </w:rPr>
              <w:tab/>
            </w:r>
            <w:r w:rsidDel="002C300B">
              <w:rPr>
                <w:noProof/>
                <w:webHidden/>
              </w:rPr>
              <w:fldChar w:fldCharType="begin"/>
            </w:r>
            <w:r w:rsidDel="002C300B">
              <w:rPr>
                <w:noProof/>
                <w:webHidden/>
              </w:rPr>
              <w:delInstrText xml:space="preserve"> PAGEREF _Toc67556524 \h </w:delInstrText>
            </w:r>
            <w:r w:rsidDel="002C300B">
              <w:rPr>
                <w:noProof/>
                <w:webHidden/>
              </w:rPr>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6D582509" w14:textId="104CE49F" w:rsidR="000E6390" w:rsidDel="002C300B" w:rsidRDefault="000E6390">
          <w:pPr>
            <w:pStyle w:val="TOC3"/>
            <w:tabs>
              <w:tab w:val="right" w:leader="dot" w:pos="9350"/>
            </w:tabs>
            <w:rPr>
              <w:del w:id="375" w:author="David Conklin" w:date="2021-04-07T06:46:00Z"/>
              <w:rFonts w:eastAsiaTheme="minorEastAsia"/>
              <w:noProof/>
            </w:rPr>
          </w:pPr>
          <w:del w:id="3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"_Toc67556525"</w:delInstrText>
            </w:r>
            <w:r w:rsidRPr="00D40569" w:rsidDel="002C300B">
              <w:rPr>
                <w:rStyle w:val="Hyperlink"/>
                <w:noProof/>
              </w:rPr>
              <w:delInstrText xml:space="preserve"> </w:delInstrText>
            </w:r>
            <w:r w:rsidRPr="00D40569" w:rsidDel="002C300B">
              <w:rPr>
                <w:rStyle w:val="Hyperlink"/>
                <w:noProof/>
              </w:rPr>
              <w:fldChar w:fldCharType="separate"/>
            </w:r>
          </w:del>
          <w:ins w:id="377" w:author="David Conklin" w:date="2021-04-07T06:46:00Z">
            <w:r w:rsidR="002C300B">
              <w:rPr>
                <w:rStyle w:val="Hyperlink"/>
                <w:b/>
                <w:bCs/>
                <w:noProof/>
              </w:rPr>
              <w:t>Error! Hyperlink reference not valid.</w:t>
            </w:r>
          </w:ins>
          <w:del w:id="378" w:author="David Conklin" w:date="2021-04-07T06:46:00Z">
            <w:r w:rsidRPr="00D40569" w:rsidDel="002C300B">
              <w:rPr>
                <w:rStyle w:val="Hyperlink"/>
                <w:noProof/>
              </w:rPr>
              <w:delText>The v2 climate grid</w:delText>
            </w:r>
            <w:r w:rsidDel="002C300B">
              <w:rPr>
                <w:noProof/>
                <w:webHidden/>
              </w:rPr>
              <w:tab/>
            </w:r>
            <w:r w:rsidDel="002C300B">
              <w:rPr>
                <w:noProof/>
                <w:webHidden/>
              </w:rPr>
              <w:fldChar w:fldCharType="begin"/>
            </w:r>
            <w:r w:rsidDel="002C300B">
              <w:rPr>
                <w:noProof/>
                <w:webHidden/>
              </w:rPr>
              <w:delInstrText xml:space="preserve"> PAGEREF _Toc67556525 \h </w:delInstrText>
            </w:r>
            <w:r w:rsidDel="002C300B">
              <w:rPr>
                <w:noProof/>
                <w:webHidden/>
              </w:rPr>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6991AB99" w14:textId="1228ED0A" w:rsidR="000E6390" w:rsidDel="002C300B" w:rsidRDefault="000E6390">
          <w:pPr>
            <w:pStyle w:val="TOC2"/>
            <w:tabs>
              <w:tab w:val="right" w:leader="dot" w:pos="9350"/>
            </w:tabs>
            <w:rPr>
              <w:del w:id="379" w:author="David Conklin" w:date="2021-04-07T06:46:00Z"/>
              <w:rFonts w:eastAsiaTheme="minorEastAsia"/>
              <w:noProof/>
            </w:rPr>
          </w:pPr>
          <w:del w:id="3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"_Toc67556526"</w:delInstrText>
            </w:r>
            <w:r w:rsidRPr="00D40569" w:rsidDel="002C300B">
              <w:rPr>
                <w:rStyle w:val="Hyperlink"/>
                <w:noProof/>
              </w:rPr>
              <w:delInstrText xml:space="preserve"> </w:delInstrText>
            </w:r>
            <w:r w:rsidRPr="00D40569" w:rsidDel="002C300B">
              <w:rPr>
                <w:rStyle w:val="Hyperlink"/>
                <w:noProof/>
              </w:rPr>
              <w:fldChar w:fldCharType="separate"/>
            </w:r>
          </w:del>
          <w:ins w:id="381" w:author="David Conklin" w:date="2021-04-07T06:46:00Z">
            <w:r w:rsidR="002C300B">
              <w:rPr>
                <w:rStyle w:val="Hyperlink"/>
                <w:b/>
                <w:bCs/>
                <w:noProof/>
              </w:rPr>
              <w:t>Error! Hyperlink reference not valid.</w:t>
            </w:r>
          </w:ins>
          <w:del w:id="382" w:author="David Conklin" w:date="2021-04-07T06:46:00Z">
            <w:r w:rsidRPr="00D40569" w:rsidDel="002C300B">
              <w:rPr>
                <w:rStyle w:val="Hyperlink"/>
                <w:noProof/>
              </w:rPr>
              <w:delText>How climate data is looked up</w:delText>
            </w:r>
            <w:r w:rsidDel="002C300B">
              <w:rPr>
                <w:noProof/>
                <w:webHidden/>
              </w:rPr>
              <w:tab/>
            </w:r>
            <w:r w:rsidDel="002C300B">
              <w:rPr>
                <w:noProof/>
                <w:webHidden/>
              </w:rPr>
              <w:fldChar w:fldCharType="begin"/>
            </w:r>
            <w:r w:rsidDel="002C300B">
              <w:rPr>
                <w:noProof/>
                <w:webHidden/>
              </w:rPr>
              <w:delInstrText xml:space="preserve"> PAGEREF _Toc67556526 \h </w:delInstrText>
            </w:r>
            <w:r w:rsidDel="002C300B">
              <w:rPr>
                <w:noProof/>
                <w:webHidden/>
              </w:rPr>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14710AFD" w14:textId="583410D7" w:rsidR="000E6390" w:rsidDel="002C300B" w:rsidRDefault="000E6390">
          <w:pPr>
            <w:pStyle w:val="TOC2"/>
            <w:tabs>
              <w:tab w:val="right" w:leader="dot" w:pos="9350"/>
            </w:tabs>
            <w:rPr>
              <w:del w:id="383" w:author="David Conklin" w:date="2021-04-07T06:46:00Z"/>
              <w:rFonts w:eastAsiaTheme="minorEastAsia"/>
              <w:noProof/>
            </w:rPr>
          </w:pPr>
          <w:del w:id="3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"_Toc67556527"</w:delInstrText>
            </w:r>
            <w:r w:rsidRPr="00D40569" w:rsidDel="002C300B">
              <w:rPr>
                <w:rStyle w:val="Hyperlink"/>
                <w:noProof/>
              </w:rPr>
              <w:delInstrText xml:space="preserve"> </w:delInstrText>
            </w:r>
            <w:r w:rsidRPr="00D40569" w:rsidDel="002C300B">
              <w:rPr>
                <w:rStyle w:val="Hyperlink"/>
                <w:noProof/>
              </w:rPr>
              <w:fldChar w:fldCharType="separate"/>
            </w:r>
          </w:del>
          <w:ins w:id="385" w:author="David Conklin" w:date="2021-04-07T06:46:00Z">
            <w:r w:rsidR="002C300B">
              <w:rPr>
                <w:rStyle w:val="Hyperlink"/>
                <w:b/>
                <w:bCs/>
                <w:noProof/>
              </w:rPr>
              <w:t>Error! Hyperlink reference not valid.</w:t>
            </w:r>
          </w:ins>
          <w:del w:id="386" w:author="David Conklin" w:date="2021-04-07T06:46:00Z">
            <w:r w:rsidRPr="00D40569" w:rsidDel="002C300B">
              <w:rPr>
                <w:rStyle w:val="Hyperlink"/>
                <w:noProof/>
              </w:rPr>
              <w:delText>What is in a climate dataset</w:delText>
            </w:r>
            <w:r w:rsidDel="002C300B">
              <w:rPr>
                <w:noProof/>
                <w:webHidden/>
              </w:rPr>
              <w:tab/>
            </w:r>
            <w:r w:rsidDel="002C300B">
              <w:rPr>
                <w:noProof/>
                <w:webHidden/>
              </w:rPr>
              <w:fldChar w:fldCharType="begin"/>
            </w:r>
            <w:r w:rsidDel="002C300B">
              <w:rPr>
                <w:noProof/>
                <w:webHidden/>
              </w:rPr>
              <w:delInstrText xml:space="preserve"> PAGEREF _Toc67556527 \h </w:delInstrText>
            </w:r>
            <w:r w:rsidDel="002C300B">
              <w:rPr>
                <w:noProof/>
                <w:webHidden/>
              </w:rPr>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4FBF4FCB" w14:textId="4ECEEFAB" w:rsidR="000E6390" w:rsidDel="002C300B" w:rsidRDefault="000E6390">
          <w:pPr>
            <w:pStyle w:val="TOC1"/>
            <w:tabs>
              <w:tab w:val="right" w:leader="dot" w:pos="9350"/>
            </w:tabs>
            <w:rPr>
              <w:del w:id="387" w:author="David Conklin" w:date="2021-04-07T06:46:00Z"/>
              <w:rFonts w:eastAsiaTheme="minorEastAsia"/>
              <w:noProof/>
            </w:rPr>
          </w:pPr>
          <w:del w:id="3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"_Toc67556528"</w:delInstrText>
            </w:r>
            <w:r w:rsidRPr="00D40569" w:rsidDel="002C300B">
              <w:rPr>
                <w:rStyle w:val="Hyperlink"/>
                <w:noProof/>
              </w:rPr>
              <w:delInstrText xml:space="preserve"> </w:delInstrText>
            </w:r>
            <w:r w:rsidRPr="00D40569" w:rsidDel="002C300B">
              <w:rPr>
                <w:rStyle w:val="Hyperlink"/>
                <w:noProof/>
              </w:rPr>
              <w:fldChar w:fldCharType="separate"/>
            </w:r>
          </w:del>
          <w:ins w:id="389" w:author="David Conklin" w:date="2021-04-07T06:46:00Z">
            <w:r w:rsidR="002C300B">
              <w:rPr>
                <w:rStyle w:val="Hyperlink"/>
                <w:b/>
                <w:bCs/>
                <w:noProof/>
              </w:rPr>
              <w:t>Error! Hyperlink reference not valid.</w:t>
            </w:r>
          </w:ins>
          <w:del w:id="390" w:author="David Conklin" w:date="2021-04-07T06:46:00Z">
            <w:r w:rsidRPr="00D40569" w:rsidDel="002C300B">
              <w:rPr>
                <w:rStyle w:val="Hyperlink"/>
                <w:noProof/>
              </w:rPr>
              <w:delText>Water rights</w:delText>
            </w:r>
            <w:r w:rsidDel="002C300B">
              <w:rPr>
                <w:noProof/>
                <w:webHidden/>
              </w:rPr>
              <w:tab/>
            </w:r>
            <w:r w:rsidDel="002C300B">
              <w:rPr>
                <w:noProof/>
                <w:webHidden/>
              </w:rPr>
              <w:fldChar w:fldCharType="begin"/>
            </w:r>
            <w:r w:rsidDel="002C300B">
              <w:rPr>
                <w:noProof/>
                <w:webHidden/>
              </w:rPr>
              <w:delInstrText xml:space="preserve"> PAGEREF _Toc67556528 \h </w:delInstrText>
            </w:r>
            <w:r w:rsidDel="002C300B">
              <w:rPr>
                <w:noProof/>
                <w:webHidden/>
              </w:rPr>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79650E50" w14:textId="25F74C13" w:rsidR="000E6390" w:rsidDel="002C300B" w:rsidRDefault="000E6390">
          <w:pPr>
            <w:pStyle w:val="TOC2"/>
            <w:tabs>
              <w:tab w:val="right" w:leader="dot" w:pos="9350"/>
            </w:tabs>
            <w:rPr>
              <w:del w:id="391" w:author="David Conklin" w:date="2021-04-07T06:46:00Z"/>
              <w:rFonts w:eastAsiaTheme="minorEastAsia"/>
              <w:noProof/>
            </w:rPr>
          </w:pPr>
          <w:del w:id="3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"_Toc67556529"</w:delInstrText>
            </w:r>
            <w:r w:rsidRPr="00D40569" w:rsidDel="002C300B">
              <w:rPr>
                <w:rStyle w:val="Hyperlink"/>
                <w:noProof/>
              </w:rPr>
              <w:delInstrText xml:space="preserve"> </w:delInstrText>
            </w:r>
            <w:r w:rsidRPr="00D40569" w:rsidDel="002C300B">
              <w:rPr>
                <w:rStyle w:val="Hyperlink"/>
                <w:noProof/>
              </w:rPr>
              <w:fldChar w:fldCharType="separate"/>
            </w:r>
          </w:del>
          <w:ins w:id="393" w:author="David Conklin" w:date="2021-04-07T06:46:00Z">
            <w:r w:rsidR="002C300B">
              <w:rPr>
                <w:rStyle w:val="Hyperlink"/>
                <w:b/>
                <w:bCs/>
                <w:noProof/>
              </w:rPr>
              <w:t>Error! Hyperlink reference not valid.</w:t>
            </w:r>
          </w:ins>
          <w:del w:id="394" w:author="David Conklin" w:date="2021-04-07T06:46:00Z">
            <w:r w:rsidRPr="00D40569" w:rsidDel="002C300B">
              <w:rPr>
                <w:rStyle w:val="Hyperlink"/>
                <w:noProof/>
              </w:rPr>
              <w:delText>Water rights data</w:delText>
            </w:r>
            <w:r w:rsidDel="002C300B">
              <w:rPr>
                <w:noProof/>
                <w:webHidden/>
              </w:rPr>
              <w:tab/>
            </w:r>
            <w:r w:rsidDel="002C300B">
              <w:rPr>
                <w:noProof/>
                <w:webHidden/>
              </w:rPr>
              <w:fldChar w:fldCharType="begin"/>
            </w:r>
            <w:r w:rsidDel="002C300B">
              <w:rPr>
                <w:noProof/>
                <w:webHidden/>
              </w:rPr>
              <w:delInstrText xml:space="preserve"> PAGEREF _Toc67556529 \h </w:delInstrText>
            </w:r>
            <w:r w:rsidDel="002C300B">
              <w:rPr>
                <w:noProof/>
                <w:webHidden/>
              </w:rPr>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34E2FEA9" w14:textId="59B52A86" w:rsidR="000E6390" w:rsidDel="002C300B" w:rsidRDefault="000E6390">
          <w:pPr>
            <w:pStyle w:val="TOC2"/>
            <w:tabs>
              <w:tab w:val="right" w:leader="dot" w:pos="9350"/>
            </w:tabs>
            <w:rPr>
              <w:del w:id="395" w:author="David Conklin" w:date="2021-04-07T06:46:00Z"/>
              <w:rFonts w:eastAsiaTheme="minorEastAsia"/>
              <w:noProof/>
            </w:rPr>
          </w:pPr>
          <w:del w:id="3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"_Toc67556530"</w:delInstrText>
            </w:r>
            <w:r w:rsidRPr="00D40569" w:rsidDel="002C300B">
              <w:rPr>
                <w:rStyle w:val="Hyperlink"/>
                <w:noProof/>
              </w:rPr>
              <w:delInstrText xml:space="preserve"> </w:delInstrText>
            </w:r>
            <w:r w:rsidRPr="00D40569" w:rsidDel="002C300B">
              <w:rPr>
                <w:rStyle w:val="Hyperlink"/>
                <w:noProof/>
              </w:rPr>
              <w:fldChar w:fldCharType="separate"/>
            </w:r>
          </w:del>
          <w:ins w:id="397" w:author="David Conklin" w:date="2021-04-07T06:46:00Z">
            <w:r w:rsidR="002C300B">
              <w:rPr>
                <w:rStyle w:val="Hyperlink"/>
                <w:b/>
                <w:bCs/>
                <w:noProof/>
              </w:rPr>
              <w:t>Error! Hyperlink reference not valid.</w:t>
            </w:r>
          </w:ins>
          <w:del w:id="398" w:author="David Conklin" w:date="2021-04-07T06:46:00Z">
            <w:r w:rsidRPr="00D40569" w:rsidDel="002C300B">
              <w:rPr>
                <w:rStyle w:val="Hyperlink"/>
                <w:noProof/>
              </w:rPr>
              <w:delText>The wr_pods.csv file</w:delText>
            </w:r>
            <w:r w:rsidDel="002C300B">
              <w:rPr>
                <w:noProof/>
                <w:webHidden/>
              </w:rPr>
              <w:tab/>
            </w:r>
            <w:r w:rsidDel="002C300B">
              <w:rPr>
                <w:noProof/>
                <w:webHidden/>
              </w:rPr>
              <w:fldChar w:fldCharType="begin"/>
            </w:r>
            <w:r w:rsidDel="002C300B">
              <w:rPr>
                <w:noProof/>
                <w:webHidden/>
              </w:rPr>
              <w:delInstrText xml:space="preserve"> PAGEREF _Toc67556530 \h </w:delInstrText>
            </w:r>
            <w:r w:rsidDel="002C300B">
              <w:rPr>
                <w:noProof/>
                <w:webHidden/>
              </w:rPr>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03506CF2" w14:textId="5F8B65E6" w:rsidR="000E6390" w:rsidDel="002C300B" w:rsidRDefault="000E6390">
          <w:pPr>
            <w:pStyle w:val="TOC2"/>
            <w:tabs>
              <w:tab w:val="right" w:leader="dot" w:pos="9350"/>
            </w:tabs>
            <w:rPr>
              <w:del w:id="399" w:author="David Conklin" w:date="2021-04-07T06:46:00Z"/>
              <w:rFonts w:eastAsiaTheme="minorEastAsia"/>
              <w:noProof/>
            </w:rPr>
          </w:pPr>
          <w:del w:id="4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"_Toc67556531"</w:delInstrText>
            </w:r>
            <w:r w:rsidRPr="00D40569" w:rsidDel="002C300B">
              <w:rPr>
                <w:rStyle w:val="Hyperlink"/>
                <w:noProof/>
              </w:rPr>
              <w:delInstrText xml:space="preserve"> </w:delInstrText>
            </w:r>
            <w:r w:rsidRPr="00D40569" w:rsidDel="002C300B">
              <w:rPr>
                <w:rStyle w:val="Hyperlink"/>
                <w:noProof/>
              </w:rPr>
              <w:fldChar w:fldCharType="separate"/>
            </w:r>
          </w:del>
          <w:ins w:id="401" w:author="David Conklin" w:date="2021-04-07T06:46:00Z">
            <w:r w:rsidR="002C300B">
              <w:rPr>
                <w:rStyle w:val="Hyperlink"/>
                <w:b/>
                <w:bCs/>
                <w:noProof/>
              </w:rPr>
              <w:t>Error! Hyperlink reference not valid.</w:t>
            </w:r>
          </w:ins>
          <w:del w:id="402" w:author="David Conklin" w:date="2021-04-07T06:46:00Z">
            <w:r w:rsidRPr="00D40569" w:rsidDel="002C300B">
              <w:rPr>
                <w:rStyle w:val="Hyperlink"/>
                <w:noProof/>
              </w:rPr>
              <w:delText>The wr_pous.csv file</w:delText>
            </w:r>
            <w:r w:rsidDel="002C300B">
              <w:rPr>
                <w:noProof/>
                <w:webHidden/>
              </w:rPr>
              <w:tab/>
            </w:r>
            <w:r w:rsidDel="002C300B">
              <w:rPr>
                <w:noProof/>
                <w:webHidden/>
              </w:rPr>
              <w:fldChar w:fldCharType="begin"/>
            </w:r>
            <w:r w:rsidDel="002C300B">
              <w:rPr>
                <w:noProof/>
                <w:webHidden/>
              </w:rPr>
              <w:delInstrText xml:space="preserve"> PAGEREF _Toc67556531 \h </w:delInstrText>
            </w:r>
            <w:r w:rsidDel="002C300B">
              <w:rPr>
                <w:noProof/>
                <w:webHidden/>
              </w:rPr>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3F702155" w14:textId="4DD68603" w:rsidR="000E6390" w:rsidDel="002C300B" w:rsidRDefault="000E6390">
          <w:pPr>
            <w:pStyle w:val="TOC2"/>
            <w:tabs>
              <w:tab w:val="right" w:leader="dot" w:pos="9350"/>
            </w:tabs>
            <w:rPr>
              <w:del w:id="403" w:author="David Conklin" w:date="2021-04-07T06:46:00Z"/>
              <w:rFonts w:eastAsiaTheme="minorEastAsia"/>
              <w:noProof/>
            </w:rPr>
          </w:pPr>
          <w:del w:id="4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"_Toc67556532"</w:delInstrText>
            </w:r>
            <w:r w:rsidRPr="00D40569" w:rsidDel="002C300B">
              <w:rPr>
                <w:rStyle w:val="Hyperlink"/>
                <w:noProof/>
              </w:rPr>
              <w:delInstrText xml:space="preserve"> </w:delInstrText>
            </w:r>
            <w:r w:rsidRPr="00D40569" w:rsidDel="002C300B">
              <w:rPr>
                <w:rStyle w:val="Hyperlink"/>
                <w:noProof/>
              </w:rPr>
              <w:fldChar w:fldCharType="separate"/>
            </w:r>
          </w:del>
          <w:ins w:id="405" w:author="David Conklin" w:date="2021-04-07T06:46:00Z">
            <w:r w:rsidR="002C300B">
              <w:rPr>
                <w:rStyle w:val="Hyperlink"/>
                <w:b/>
                <w:bCs/>
                <w:noProof/>
              </w:rPr>
              <w:t>Error! Hyperlink reference not valid.</w:t>
            </w:r>
          </w:ins>
          <w:del w:id="406" w:author="David Conklin" w:date="2021-04-07T06:46:00Z">
            <w:r w:rsidRPr="00D40569" w:rsidDel="002C300B">
              <w:rPr>
                <w:rStyle w:val="Hyperlink"/>
                <w:noProof/>
              </w:rPr>
              <w:delText>Adding a water right</w:delText>
            </w:r>
            <w:r w:rsidDel="002C300B">
              <w:rPr>
                <w:noProof/>
                <w:webHidden/>
              </w:rPr>
              <w:tab/>
            </w:r>
            <w:r w:rsidDel="002C300B">
              <w:rPr>
                <w:noProof/>
                <w:webHidden/>
              </w:rPr>
              <w:fldChar w:fldCharType="begin"/>
            </w:r>
            <w:r w:rsidDel="002C300B">
              <w:rPr>
                <w:noProof/>
                <w:webHidden/>
              </w:rPr>
              <w:delInstrText xml:space="preserve"> PAGEREF _Toc67556532 \h </w:delInstrText>
            </w:r>
            <w:r w:rsidDel="002C300B">
              <w:rPr>
                <w:noProof/>
                <w:webHidden/>
              </w:rPr>
            </w:r>
            <w:r w:rsidDel="002C300B">
              <w:rPr>
                <w:noProof/>
                <w:webHidden/>
              </w:rPr>
              <w:fldChar w:fldCharType="separate"/>
            </w:r>
            <w:r w:rsidDel="002C300B">
              <w:rPr>
                <w:noProof/>
                <w:webHidden/>
              </w:rPr>
              <w:delText>21</w:delText>
            </w:r>
            <w:r w:rsidDel="002C300B">
              <w:rPr>
                <w:noProof/>
                <w:webHidden/>
              </w:rPr>
              <w:fldChar w:fldCharType="end"/>
            </w:r>
            <w:r w:rsidRPr="00D40569" w:rsidDel="002C300B">
              <w:rPr>
                <w:rStyle w:val="Hyperlink"/>
                <w:noProof/>
              </w:rPr>
              <w:fldChar w:fldCharType="end"/>
            </w:r>
          </w:del>
        </w:p>
        <w:p w14:paraId="4BBB942B" w14:textId="636205D6" w:rsidR="000E6390" w:rsidDel="002C300B" w:rsidRDefault="000E6390">
          <w:pPr>
            <w:pStyle w:val="TOC1"/>
            <w:tabs>
              <w:tab w:val="right" w:leader="dot" w:pos="9350"/>
            </w:tabs>
            <w:rPr>
              <w:del w:id="407" w:author="David Conklin" w:date="2021-04-07T06:46:00Z"/>
              <w:rFonts w:eastAsiaTheme="minorEastAsia"/>
              <w:noProof/>
            </w:rPr>
          </w:pPr>
          <w:del w:id="4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"_Toc67556533"</w:delInstrText>
            </w:r>
            <w:r w:rsidRPr="00D40569" w:rsidDel="002C300B">
              <w:rPr>
                <w:rStyle w:val="Hyperlink"/>
                <w:noProof/>
              </w:rPr>
              <w:delInstrText xml:space="preserve"> </w:delInstrText>
            </w:r>
            <w:r w:rsidRPr="00D40569" w:rsidDel="002C300B">
              <w:rPr>
                <w:rStyle w:val="Hyperlink"/>
                <w:noProof/>
              </w:rPr>
              <w:fldChar w:fldCharType="separate"/>
            </w:r>
          </w:del>
          <w:ins w:id="409" w:author="David Conklin" w:date="2021-04-07T06:46:00Z">
            <w:r w:rsidR="002C300B">
              <w:rPr>
                <w:rStyle w:val="Hyperlink"/>
                <w:b/>
                <w:bCs/>
                <w:noProof/>
              </w:rPr>
              <w:t>Error! Hyperlink reference not valid.</w:t>
            </w:r>
          </w:ins>
          <w:del w:id="410" w:author="David Conklin" w:date="2021-04-07T06:46:00Z">
            <w:r w:rsidRPr="00D40569" w:rsidDel="002C300B">
              <w:rPr>
                <w:rStyle w:val="Hyperlink"/>
                <w:noProof/>
              </w:rPr>
              <w:delText>Stream flow and stream temperature</w:delText>
            </w:r>
            <w:r w:rsidDel="002C300B">
              <w:rPr>
                <w:noProof/>
                <w:webHidden/>
              </w:rPr>
              <w:tab/>
            </w:r>
            <w:r w:rsidDel="002C300B">
              <w:rPr>
                <w:noProof/>
                <w:webHidden/>
              </w:rPr>
              <w:fldChar w:fldCharType="begin"/>
            </w:r>
            <w:r w:rsidDel="002C300B">
              <w:rPr>
                <w:noProof/>
                <w:webHidden/>
              </w:rPr>
              <w:delInstrText xml:space="preserve"> PAGEREF _Toc67556533 \h </w:delInstrText>
            </w:r>
            <w:r w:rsidDel="002C300B">
              <w:rPr>
                <w:noProof/>
                <w:webHidden/>
              </w:rPr>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763021BD" w14:textId="4A55DFC0" w:rsidR="000E6390" w:rsidDel="002C300B" w:rsidRDefault="000E6390">
          <w:pPr>
            <w:pStyle w:val="TOC2"/>
            <w:tabs>
              <w:tab w:val="right" w:leader="dot" w:pos="9350"/>
            </w:tabs>
            <w:rPr>
              <w:del w:id="411" w:author="David Conklin" w:date="2021-04-07T06:46:00Z"/>
              <w:rFonts w:eastAsiaTheme="minorEastAsia"/>
              <w:noProof/>
            </w:rPr>
          </w:pPr>
          <w:del w:id="4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"_Toc67556534"</w:delInstrText>
            </w:r>
            <w:r w:rsidRPr="00D40569" w:rsidDel="002C300B">
              <w:rPr>
                <w:rStyle w:val="Hyperlink"/>
                <w:noProof/>
              </w:rPr>
              <w:delInstrText xml:space="preserve"> </w:delInstrText>
            </w:r>
            <w:r w:rsidRPr="00D40569" w:rsidDel="002C300B">
              <w:rPr>
                <w:rStyle w:val="Hyperlink"/>
                <w:noProof/>
              </w:rPr>
              <w:fldChar w:fldCharType="separate"/>
            </w:r>
          </w:del>
          <w:ins w:id="413" w:author="David Conklin" w:date="2021-04-07T06:46:00Z">
            <w:r w:rsidR="002C300B">
              <w:rPr>
                <w:rStyle w:val="Hyperlink"/>
                <w:b/>
                <w:bCs/>
                <w:noProof/>
              </w:rPr>
              <w:t>Error! Hyperlink reference not valid.</w:t>
            </w:r>
          </w:ins>
          <w:del w:id="414" w:author="David Conklin" w:date="2021-04-07T06:46:00Z">
            <w:r w:rsidRPr="00D40569" w:rsidDel="002C300B">
              <w:rPr>
                <w:rStyle w:val="Hyperlink"/>
                <w:noProof/>
              </w:rPr>
              <w:delText>Water parcels</w:delText>
            </w:r>
            <w:r w:rsidDel="002C300B">
              <w:rPr>
                <w:noProof/>
                <w:webHidden/>
              </w:rPr>
              <w:tab/>
            </w:r>
            <w:r w:rsidDel="002C300B">
              <w:rPr>
                <w:noProof/>
                <w:webHidden/>
              </w:rPr>
              <w:fldChar w:fldCharType="begin"/>
            </w:r>
            <w:r w:rsidDel="002C300B">
              <w:rPr>
                <w:noProof/>
                <w:webHidden/>
              </w:rPr>
              <w:delInstrText xml:space="preserve"> PAGEREF _Toc67556534 \h </w:delInstrText>
            </w:r>
            <w:r w:rsidDel="002C300B">
              <w:rPr>
                <w:noProof/>
                <w:webHidden/>
              </w:rPr>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2F8B53FC" w14:textId="4D4F90FB" w:rsidR="000E6390" w:rsidDel="002C300B" w:rsidRDefault="000E6390">
          <w:pPr>
            <w:pStyle w:val="TOC2"/>
            <w:tabs>
              <w:tab w:val="right" w:leader="dot" w:pos="9350"/>
            </w:tabs>
            <w:rPr>
              <w:del w:id="415" w:author="David Conklin" w:date="2021-04-07T06:46:00Z"/>
              <w:rFonts w:eastAsiaTheme="minorEastAsia"/>
              <w:noProof/>
            </w:rPr>
          </w:pPr>
          <w:del w:id="4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"_Toc67556535"</w:delInstrText>
            </w:r>
            <w:r w:rsidRPr="00D40569" w:rsidDel="002C300B">
              <w:rPr>
                <w:rStyle w:val="Hyperlink"/>
                <w:noProof/>
              </w:rPr>
              <w:delInstrText xml:space="preserve"> </w:delInstrText>
            </w:r>
            <w:r w:rsidRPr="00D40569" w:rsidDel="002C300B">
              <w:rPr>
                <w:rStyle w:val="Hyperlink"/>
                <w:noProof/>
              </w:rPr>
              <w:fldChar w:fldCharType="separate"/>
            </w:r>
          </w:del>
          <w:ins w:id="417" w:author="David Conklin" w:date="2021-04-07T06:46:00Z">
            <w:r w:rsidR="002C300B">
              <w:rPr>
                <w:rStyle w:val="Hyperlink"/>
                <w:b/>
                <w:bCs/>
                <w:noProof/>
              </w:rPr>
              <w:t>Error! Hyperlink reference not valid.</w:t>
            </w:r>
          </w:ins>
          <w:del w:id="418" w:author="David Conklin" w:date="2021-04-07T06:46:00Z">
            <w:r w:rsidRPr="00D40569" w:rsidDel="002C300B">
              <w:rPr>
                <w:rStyle w:val="Hyperlink"/>
                <w:noProof/>
              </w:rPr>
              <w:delText>Daily water mass and energy balance</w:delText>
            </w:r>
            <w:r w:rsidDel="002C300B">
              <w:rPr>
                <w:noProof/>
                <w:webHidden/>
              </w:rPr>
              <w:tab/>
            </w:r>
            <w:r w:rsidDel="002C300B">
              <w:rPr>
                <w:noProof/>
                <w:webHidden/>
              </w:rPr>
              <w:fldChar w:fldCharType="begin"/>
            </w:r>
            <w:r w:rsidDel="002C300B">
              <w:rPr>
                <w:noProof/>
                <w:webHidden/>
              </w:rPr>
              <w:delInstrText xml:space="preserve"> PAGEREF _Toc67556535 \h </w:delInstrText>
            </w:r>
            <w:r w:rsidDel="002C300B">
              <w:rPr>
                <w:noProof/>
                <w:webHidden/>
              </w:rPr>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0F21BBFF" w14:textId="5B731BBD" w:rsidR="000E6390" w:rsidDel="002C300B" w:rsidRDefault="000E6390">
          <w:pPr>
            <w:pStyle w:val="TOC2"/>
            <w:tabs>
              <w:tab w:val="right" w:leader="dot" w:pos="9350"/>
            </w:tabs>
            <w:rPr>
              <w:del w:id="419" w:author="David Conklin" w:date="2021-04-07T06:46:00Z"/>
              <w:rFonts w:eastAsiaTheme="minorEastAsia"/>
              <w:noProof/>
            </w:rPr>
          </w:pPr>
          <w:del w:id="4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"_Toc67556536"</w:delInstrText>
            </w:r>
            <w:r w:rsidRPr="00D40569" w:rsidDel="002C300B">
              <w:rPr>
                <w:rStyle w:val="Hyperlink"/>
                <w:noProof/>
              </w:rPr>
              <w:delInstrText xml:space="preserve"> </w:delInstrText>
            </w:r>
            <w:r w:rsidRPr="00D40569" w:rsidDel="002C300B">
              <w:rPr>
                <w:rStyle w:val="Hyperlink"/>
                <w:noProof/>
              </w:rPr>
              <w:fldChar w:fldCharType="separate"/>
            </w:r>
          </w:del>
          <w:ins w:id="421" w:author="David Conklin" w:date="2021-04-07T06:46:00Z">
            <w:r w:rsidR="002C300B">
              <w:rPr>
                <w:rStyle w:val="Hyperlink"/>
                <w:b/>
                <w:bCs/>
                <w:noProof/>
              </w:rPr>
              <w:t>Error! Hyperlink reference not valid.</w:t>
            </w:r>
          </w:ins>
          <w:del w:id="422" w:author="David Conklin" w:date="2021-04-07T06:46:00Z">
            <w:r w:rsidRPr="00D40569" w:rsidDel="002C300B">
              <w:rPr>
                <w:rStyle w:val="Hyperlink"/>
                <w:noProof/>
              </w:rPr>
              <w:delText>Estimating the rate of flow in a stream reach</w:delText>
            </w:r>
            <w:r w:rsidDel="002C300B">
              <w:rPr>
                <w:noProof/>
                <w:webHidden/>
              </w:rPr>
              <w:tab/>
            </w:r>
            <w:r w:rsidDel="002C300B">
              <w:rPr>
                <w:noProof/>
                <w:webHidden/>
              </w:rPr>
              <w:fldChar w:fldCharType="begin"/>
            </w:r>
            <w:r w:rsidDel="002C300B">
              <w:rPr>
                <w:noProof/>
                <w:webHidden/>
              </w:rPr>
              <w:delInstrText xml:space="preserve"> PAGEREF _Toc67556536 \h </w:delInstrText>
            </w:r>
            <w:r w:rsidDel="002C300B">
              <w:rPr>
                <w:noProof/>
                <w:webHidden/>
              </w:rPr>
            </w:r>
            <w:r w:rsidDel="002C300B">
              <w:rPr>
                <w:noProof/>
                <w:webHidden/>
              </w:rPr>
              <w:fldChar w:fldCharType="separate"/>
            </w:r>
            <w:r w:rsidDel="002C300B">
              <w:rPr>
                <w:noProof/>
                <w:webHidden/>
              </w:rPr>
              <w:delText>23</w:delText>
            </w:r>
            <w:r w:rsidDel="002C300B">
              <w:rPr>
                <w:noProof/>
                <w:webHidden/>
              </w:rPr>
              <w:fldChar w:fldCharType="end"/>
            </w:r>
            <w:r w:rsidRPr="00D40569" w:rsidDel="002C300B">
              <w:rPr>
                <w:rStyle w:val="Hyperlink"/>
                <w:noProof/>
              </w:rPr>
              <w:fldChar w:fldCharType="end"/>
            </w:r>
          </w:del>
        </w:p>
        <w:p w14:paraId="1C35EA20" w14:textId="03621556" w:rsidR="000E6390" w:rsidDel="002C300B" w:rsidRDefault="000E6390">
          <w:pPr>
            <w:pStyle w:val="TOC2"/>
            <w:tabs>
              <w:tab w:val="right" w:leader="dot" w:pos="9350"/>
            </w:tabs>
            <w:rPr>
              <w:del w:id="423" w:author="David Conklin" w:date="2021-04-07T06:46:00Z"/>
              <w:rFonts w:eastAsiaTheme="minorEastAsia"/>
              <w:noProof/>
            </w:rPr>
          </w:pPr>
          <w:del w:id="4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"_Toc67556537"</w:delInstrText>
            </w:r>
            <w:r w:rsidRPr="00D40569" w:rsidDel="002C300B">
              <w:rPr>
                <w:rStyle w:val="Hyperlink"/>
                <w:noProof/>
              </w:rPr>
              <w:delInstrText xml:space="preserve"> </w:delInstrText>
            </w:r>
            <w:r w:rsidRPr="00D40569" w:rsidDel="002C300B">
              <w:rPr>
                <w:rStyle w:val="Hyperlink"/>
                <w:noProof/>
              </w:rPr>
              <w:fldChar w:fldCharType="separate"/>
            </w:r>
          </w:del>
          <w:ins w:id="425" w:author="David Conklin" w:date="2021-04-07T06:46:00Z">
            <w:r w:rsidR="002C300B">
              <w:rPr>
                <w:rStyle w:val="Hyperlink"/>
                <w:b/>
                <w:bCs/>
                <w:noProof/>
              </w:rPr>
              <w:t>Error! Hyperlink reference not valid.</w:t>
            </w:r>
          </w:ins>
          <w:del w:id="426" w:author="David Conklin" w:date="2021-04-07T06:46:00Z">
            <w:r w:rsidRPr="00D40569" w:rsidDel="002C300B">
              <w:rPr>
                <w:rStyle w:val="Hyperlink"/>
                <w:noProof/>
              </w:rPr>
              <w:delText>Estimating the surface area of the water in a subreach</w:delText>
            </w:r>
            <w:r w:rsidDel="002C300B">
              <w:rPr>
                <w:noProof/>
                <w:webHidden/>
              </w:rPr>
              <w:tab/>
            </w:r>
            <w:r w:rsidDel="002C300B">
              <w:rPr>
                <w:noProof/>
                <w:webHidden/>
              </w:rPr>
              <w:fldChar w:fldCharType="begin"/>
            </w:r>
            <w:r w:rsidDel="002C300B">
              <w:rPr>
                <w:noProof/>
                <w:webHidden/>
              </w:rPr>
              <w:delInstrText xml:space="preserve"> PAGEREF _Toc67556537 \h </w:delInstrText>
            </w:r>
            <w:r w:rsidDel="002C300B">
              <w:rPr>
                <w:noProof/>
                <w:webHidden/>
              </w:rPr>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5B6381D9" w14:textId="7E6346AE" w:rsidR="000E6390" w:rsidDel="002C300B" w:rsidRDefault="000E6390">
          <w:pPr>
            <w:pStyle w:val="TOC2"/>
            <w:tabs>
              <w:tab w:val="right" w:leader="dot" w:pos="9350"/>
            </w:tabs>
            <w:rPr>
              <w:del w:id="427" w:author="David Conklin" w:date="2021-04-07T06:46:00Z"/>
              <w:rFonts w:eastAsiaTheme="minorEastAsia"/>
              <w:noProof/>
            </w:rPr>
          </w:pPr>
          <w:del w:id="4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"_Toc67556538"</w:delInstrText>
            </w:r>
            <w:r w:rsidRPr="00D40569" w:rsidDel="002C300B">
              <w:rPr>
                <w:rStyle w:val="Hyperlink"/>
                <w:noProof/>
              </w:rPr>
              <w:delInstrText xml:space="preserve"> </w:delInstrText>
            </w:r>
            <w:r w:rsidRPr="00D40569" w:rsidDel="002C300B">
              <w:rPr>
                <w:rStyle w:val="Hyperlink"/>
                <w:noProof/>
              </w:rPr>
              <w:fldChar w:fldCharType="separate"/>
            </w:r>
          </w:del>
          <w:ins w:id="429" w:author="David Conklin" w:date="2021-04-07T06:46:00Z">
            <w:r w:rsidR="002C300B">
              <w:rPr>
                <w:rStyle w:val="Hyperlink"/>
                <w:b/>
                <w:bCs/>
                <w:noProof/>
              </w:rPr>
              <w:t>Error! Hyperlink reference not valid.</w:t>
            </w:r>
          </w:ins>
          <w:del w:id="430" w:author="David Conklin" w:date="2021-04-07T06:46:00Z">
            <w:r w:rsidRPr="00D40569" w:rsidDel="002C300B">
              <w:rPr>
                <w:rStyle w:val="Hyperlink"/>
                <w:noProof/>
              </w:rPr>
              <w:delText>Water temperature from thermal energy</w:delText>
            </w:r>
            <w:r w:rsidDel="002C300B">
              <w:rPr>
                <w:noProof/>
                <w:webHidden/>
              </w:rPr>
              <w:tab/>
            </w:r>
            <w:r w:rsidDel="002C300B">
              <w:rPr>
                <w:noProof/>
                <w:webHidden/>
              </w:rPr>
              <w:fldChar w:fldCharType="begin"/>
            </w:r>
            <w:r w:rsidDel="002C300B">
              <w:rPr>
                <w:noProof/>
                <w:webHidden/>
              </w:rPr>
              <w:delInstrText xml:space="preserve"> PAGEREF _Toc67556538 \h </w:delInstrText>
            </w:r>
            <w:r w:rsidDel="002C300B">
              <w:rPr>
                <w:noProof/>
                <w:webHidden/>
              </w:rPr>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137952D4" w14:textId="07D73934" w:rsidR="000E6390" w:rsidDel="002C300B" w:rsidRDefault="000E6390">
          <w:pPr>
            <w:pStyle w:val="TOC2"/>
            <w:tabs>
              <w:tab w:val="right" w:leader="dot" w:pos="9350"/>
            </w:tabs>
            <w:rPr>
              <w:del w:id="431" w:author="David Conklin" w:date="2021-04-07T06:46:00Z"/>
              <w:rFonts w:eastAsiaTheme="minorEastAsia"/>
              <w:noProof/>
            </w:rPr>
          </w:pPr>
          <w:del w:id="4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"_Toc67556539"</w:delInstrText>
            </w:r>
            <w:r w:rsidRPr="00D40569" w:rsidDel="002C300B">
              <w:rPr>
                <w:rStyle w:val="Hyperlink"/>
                <w:noProof/>
              </w:rPr>
              <w:delInstrText xml:space="preserve"> </w:delInstrText>
            </w:r>
            <w:r w:rsidRPr="00D40569" w:rsidDel="002C300B">
              <w:rPr>
                <w:rStyle w:val="Hyperlink"/>
                <w:noProof/>
              </w:rPr>
              <w:fldChar w:fldCharType="separate"/>
            </w:r>
          </w:del>
          <w:ins w:id="433" w:author="David Conklin" w:date="2021-04-07T06:46:00Z">
            <w:r w:rsidR="002C300B">
              <w:rPr>
                <w:rStyle w:val="Hyperlink"/>
                <w:b/>
                <w:bCs/>
                <w:noProof/>
              </w:rPr>
              <w:t>Error! Hyperlink reference not valid.</w:t>
            </w:r>
          </w:ins>
          <w:del w:id="434" w:author="David Conklin" w:date="2021-04-07T06:46:00Z">
            <w:r w:rsidRPr="00D40569" w:rsidDel="002C300B">
              <w:rPr>
                <w:rStyle w:val="Hyperlink"/>
                <w:noProof/>
              </w:rPr>
              <w:delText>Initial conditions for Flow: the IC file</w:delText>
            </w:r>
            <w:r w:rsidDel="002C300B">
              <w:rPr>
                <w:noProof/>
                <w:webHidden/>
              </w:rPr>
              <w:tab/>
            </w:r>
            <w:r w:rsidDel="002C300B">
              <w:rPr>
                <w:noProof/>
                <w:webHidden/>
              </w:rPr>
              <w:fldChar w:fldCharType="begin"/>
            </w:r>
            <w:r w:rsidDel="002C300B">
              <w:rPr>
                <w:noProof/>
                <w:webHidden/>
              </w:rPr>
              <w:delInstrText xml:space="preserve"> PAGEREF _Toc67556539 \h </w:delInstrText>
            </w:r>
            <w:r w:rsidDel="002C300B">
              <w:rPr>
                <w:noProof/>
                <w:webHidden/>
              </w:rPr>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306B3F32" w14:textId="11684247" w:rsidR="000E6390" w:rsidDel="002C300B" w:rsidRDefault="000E6390">
          <w:pPr>
            <w:pStyle w:val="TOC2"/>
            <w:tabs>
              <w:tab w:val="right" w:leader="dot" w:pos="9350"/>
            </w:tabs>
            <w:rPr>
              <w:del w:id="435" w:author="David Conklin" w:date="2021-04-07T06:46:00Z"/>
              <w:rFonts w:eastAsiaTheme="minorEastAsia"/>
              <w:noProof/>
            </w:rPr>
          </w:pPr>
          <w:del w:id="4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"_Toc67556540"</w:delInstrText>
            </w:r>
            <w:r w:rsidRPr="00D40569" w:rsidDel="002C300B">
              <w:rPr>
                <w:rStyle w:val="Hyperlink"/>
                <w:noProof/>
              </w:rPr>
              <w:delInstrText xml:space="preserve"> </w:delInstrText>
            </w:r>
            <w:r w:rsidRPr="00D40569" w:rsidDel="002C300B">
              <w:rPr>
                <w:rStyle w:val="Hyperlink"/>
                <w:noProof/>
              </w:rPr>
              <w:fldChar w:fldCharType="separate"/>
            </w:r>
          </w:del>
          <w:ins w:id="437" w:author="David Conklin" w:date="2021-04-07T06:46:00Z">
            <w:r w:rsidR="002C300B">
              <w:rPr>
                <w:rStyle w:val="Hyperlink"/>
                <w:b/>
                <w:bCs/>
                <w:noProof/>
              </w:rPr>
              <w:t>Error! Hyperlink reference not valid.</w:t>
            </w:r>
          </w:ins>
          <w:del w:id="438" w:author="David Conklin" w:date="2021-04-07T06:46:00Z">
            <w:r w:rsidRPr="00D40569" w:rsidDel="002C300B">
              <w:rPr>
                <w:rStyle w:val="Hyperlink"/>
                <w:noProof/>
              </w:rPr>
              <w:delText>Boundary conditions for stream water temperature</w:delText>
            </w:r>
            <w:r w:rsidDel="002C300B">
              <w:rPr>
                <w:noProof/>
                <w:webHidden/>
              </w:rPr>
              <w:tab/>
            </w:r>
            <w:r w:rsidDel="002C300B">
              <w:rPr>
                <w:noProof/>
                <w:webHidden/>
              </w:rPr>
              <w:fldChar w:fldCharType="begin"/>
            </w:r>
            <w:r w:rsidDel="002C300B">
              <w:rPr>
                <w:noProof/>
                <w:webHidden/>
              </w:rPr>
              <w:delInstrText xml:space="preserve"> PAGEREF _Toc67556540 \h </w:delInstrText>
            </w:r>
            <w:r w:rsidDel="002C300B">
              <w:rPr>
                <w:noProof/>
                <w:webHidden/>
              </w:rPr>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1D643323" w14:textId="4E56101B" w:rsidR="000E6390" w:rsidDel="002C300B" w:rsidRDefault="000E6390">
          <w:pPr>
            <w:pStyle w:val="TOC2"/>
            <w:tabs>
              <w:tab w:val="right" w:leader="dot" w:pos="9350"/>
            </w:tabs>
            <w:rPr>
              <w:del w:id="439" w:author="David Conklin" w:date="2021-04-07T06:46:00Z"/>
              <w:rFonts w:eastAsiaTheme="minorEastAsia"/>
              <w:noProof/>
            </w:rPr>
          </w:pPr>
          <w:del w:id="4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"_Toc67556541"</w:delInstrText>
            </w:r>
            <w:r w:rsidRPr="00D40569" w:rsidDel="002C300B">
              <w:rPr>
                <w:rStyle w:val="Hyperlink"/>
                <w:noProof/>
              </w:rPr>
              <w:delInstrText xml:space="preserve"> </w:delInstrText>
            </w:r>
            <w:r w:rsidRPr="00D40569" w:rsidDel="002C300B">
              <w:rPr>
                <w:rStyle w:val="Hyperlink"/>
                <w:noProof/>
              </w:rPr>
              <w:fldChar w:fldCharType="separate"/>
            </w:r>
          </w:del>
          <w:ins w:id="441" w:author="David Conklin" w:date="2021-04-07T06:46:00Z">
            <w:r w:rsidR="002C300B">
              <w:rPr>
                <w:rStyle w:val="Hyperlink"/>
                <w:b/>
                <w:bCs/>
                <w:noProof/>
              </w:rPr>
              <w:t>Error! Hyperlink reference not valid.</w:t>
            </w:r>
          </w:ins>
          <w:del w:id="442" w:author="David Conklin" w:date="2021-04-07T06:46:00Z">
            <w:r w:rsidRPr="00D40569" w:rsidDel="002C300B">
              <w:rPr>
                <w:rStyle w:val="Hyperlink"/>
                <w:noProof/>
              </w:rPr>
              <w:delText>Thermal stratification in reservoirs</w:delText>
            </w:r>
            <w:r w:rsidDel="002C300B">
              <w:rPr>
                <w:noProof/>
                <w:webHidden/>
              </w:rPr>
              <w:tab/>
            </w:r>
            <w:r w:rsidDel="002C300B">
              <w:rPr>
                <w:noProof/>
                <w:webHidden/>
              </w:rPr>
              <w:fldChar w:fldCharType="begin"/>
            </w:r>
            <w:r w:rsidDel="002C300B">
              <w:rPr>
                <w:noProof/>
                <w:webHidden/>
              </w:rPr>
              <w:delInstrText xml:space="preserve"> PAGEREF _Toc67556541 \h </w:delInstrText>
            </w:r>
            <w:r w:rsidDel="002C300B">
              <w:rPr>
                <w:noProof/>
                <w:webHidden/>
              </w:rPr>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280A949E" w14:textId="6C19E4F3" w:rsidR="000E6390" w:rsidDel="002C300B" w:rsidRDefault="000E6390">
          <w:pPr>
            <w:pStyle w:val="TOC2"/>
            <w:tabs>
              <w:tab w:val="right" w:leader="dot" w:pos="9350"/>
            </w:tabs>
            <w:rPr>
              <w:del w:id="443" w:author="David Conklin" w:date="2021-04-07T06:46:00Z"/>
              <w:rFonts w:eastAsiaTheme="minorEastAsia"/>
              <w:noProof/>
            </w:rPr>
          </w:pPr>
          <w:del w:id="4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"_Toc67556542"</w:delInstrText>
            </w:r>
            <w:r w:rsidRPr="00D40569" w:rsidDel="002C300B">
              <w:rPr>
                <w:rStyle w:val="Hyperlink"/>
                <w:noProof/>
              </w:rPr>
              <w:delInstrText xml:space="preserve"> </w:delInstrText>
            </w:r>
            <w:r w:rsidRPr="00D40569" w:rsidDel="002C300B">
              <w:rPr>
                <w:rStyle w:val="Hyperlink"/>
                <w:noProof/>
              </w:rPr>
              <w:fldChar w:fldCharType="separate"/>
            </w:r>
          </w:del>
          <w:ins w:id="445" w:author="David Conklin" w:date="2021-04-07T06:46:00Z">
            <w:r w:rsidR="002C300B">
              <w:rPr>
                <w:rStyle w:val="Hyperlink"/>
                <w:b/>
                <w:bCs/>
                <w:noProof/>
              </w:rPr>
              <w:t>Error! Hyperlink reference not valid.</w:t>
            </w:r>
          </w:ins>
          <w:del w:id="446" w:author="David Conklin" w:date="2021-04-07T06:46:00Z">
            <w:r w:rsidRPr="00D40569" w:rsidDel="002C300B">
              <w:rPr>
                <w:rStyle w:val="Hyperlink"/>
                <w:noProof/>
              </w:rPr>
              <w:delText>Thermal loading</w:delText>
            </w:r>
            <w:r w:rsidDel="002C300B">
              <w:rPr>
                <w:noProof/>
                <w:webHidden/>
              </w:rPr>
              <w:tab/>
            </w:r>
            <w:r w:rsidDel="002C300B">
              <w:rPr>
                <w:noProof/>
                <w:webHidden/>
              </w:rPr>
              <w:fldChar w:fldCharType="begin"/>
            </w:r>
            <w:r w:rsidDel="002C300B">
              <w:rPr>
                <w:noProof/>
                <w:webHidden/>
              </w:rPr>
              <w:delInstrText xml:space="preserve"> PAGEREF _Toc67556542 \h </w:delInstrText>
            </w:r>
            <w:r w:rsidDel="002C300B">
              <w:rPr>
                <w:noProof/>
                <w:webHidden/>
              </w:rPr>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38F42F24" w14:textId="6B00EBCE" w:rsidR="000E6390" w:rsidDel="002C300B" w:rsidRDefault="000E6390">
          <w:pPr>
            <w:pStyle w:val="TOC1"/>
            <w:tabs>
              <w:tab w:val="right" w:leader="dot" w:pos="9350"/>
            </w:tabs>
            <w:rPr>
              <w:del w:id="447" w:author="David Conklin" w:date="2021-04-07T06:46:00Z"/>
              <w:rFonts w:eastAsiaTheme="minorEastAsia"/>
              <w:noProof/>
            </w:rPr>
          </w:pPr>
          <w:del w:id="4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"_Toc67556543"</w:delInstrText>
            </w:r>
            <w:r w:rsidRPr="00D40569" w:rsidDel="002C300B">
              <w:rPr>
                <w:rStyle w:val="Hyperlink"/>
                <w:noProof/>
              </w:rPr>
              <w:delInstrText xml:space="preserve"> </w:delInstrText>
            </w:r>
            <w:r w:rsidRPr="00D40569" w:rsidDel="002C300B">
              <w:rPr>
                <w:rStyle w:val="Hyperlink"/>
                <w:noProof/>
              </w:rPr>
              <w:fldChar w:fldCharType="separate"/>
            </w:r>
          </w:del>
          <w:ins w:id="449" w:author="David Conklin" w:date="2021-04-07T06:46:00Z">
            <w:r w:rsidR="002C300B">
              <w:rPr>
                <w:rStyle w:val="Hyperlink"/>
                <w:b/>
                <w:bCs/>
                <w:noProof/>
              </w:rPr>
              <w:t>Error! Hyperlink reference not valid.</w:t>
            </w:r>
          </w:ins>
          <w:del w:id="450" w:author="David Conklin" w:date="2021-04-07T06:46:00Z">
            <w:r w:rsidRPr="00D40569" w:rsidDel="002C300B">
              <w:rPr>
                <w:rStyle w:val="Hyperlink"/>
                <w:noProof/>
              </w:rPr>
              <w:delText>Reservoirs</w:delText>
            </w:r>
            <w:r w:rsidDel="002C300B">
              <w:rPr>
                <w:noProof/>
                <w:webHidden/>
              </w:rPr>
              <w:tab/>
            </w:r>
            <w:r w:rsidDel="002C300B">
              <w:rPr>
                <w:noProof/>
                <w:webHidden/>
              </w:rPr>
              <w:fldChar w:fldCharType="begin"/>
            </w:r>
            <w:r w:rsidDel="002C300B">
              <w:rPr>
                <w:noProof/>
                <w:webHidden/>
              </w:rPr>
              <w:delInstrText xml:space="preserve"> PAGEREF _Toc67556543 \h </w:delInstrText>
            </w:r>
            <w:r w:rsidDel="002C300B">
              <w:rPr>
                <w:noProof/>
                <w:webHidden/>
              </w:rPr>
            </w:r>
            <w:r w:rsidDel="002C300B">
              <w:rPr>
                <w:noProof/>
                <w:webHidden/>
              </w:rPr>
              <w:fldChar w:fldCharType="separate"/>
            </w:r>
            <w:r w:rsidDel="002C300B">
              <w:rPr>
                <w:noProof/>
                <w:webHidden/>
              </w:rPr>
              <w:delText>29</w:delText>
            </w:r>
            <w:r w:rsidDel="002C300B">
              <w:rPr>
                <w:noProof/>
                <w:webHidden/>
              </w:rPr>
              <w:fldChar w:fldCharType="end"/>
            </w:r>
            <w:r w:rsidRPr="00D40569" w:rsidDel="002C300B">
              <w:rPr>
                <w:rStyle w:val="Hyperlink"/>
                <w:noProof/>
              </w:rPr>
              <w:fldChar w:fldCharType="end"/>
            </w:r>
          </w:del>
        </w:p>
        <w:p w14:paraId="0AC14555" w14:textId="01E887A0" w:rsidR="000E6390" w:rsidDel="002C300B" w:rsidRDefault="000E6390">
          <w:pPr>
            <w:pStyle w:val="TOC2"/>
            <w:tabs>
              <w:tab w:val="right" w:leader="dot" w:pos="9350"/>
            </w:tabs>
            <w:rPr>
              <w:del w:id="451" w:author="David Conklin" w:date="2021-04-07T06:46:00Z"/>
              <w:rFonts w:eastAsiaTheme="minorEastAsia"/>
              <w:noProof/>
            </w:rPr>
          </w:pPr>
          <w:del w:id="4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"_Toc67556544"</w:delInstrText>
            </w:r>
            <w:r w:rsidRPr="00D40569" w:rsidDel="002C300B">
              <w:rPr>
                <w:rStyle w:val="Hyperlink"/>
                <w:noProof/>
              </w:rPr>
              <w:delInstrText xml:space="preserve"> </w:delInstrText>
            </w:r>
            <w:r w:rsidRPr="00D40569" w:rsidDel="002C300B">
              <w:rPr>
                <w:rStyle w:val="Hyperlink"/>
                <w:noProof/>
              </w:rPr>
              <w:fldChar w:fldCharType="separate"/>
            </w:r>
          </w:del>
          <w:ins w:id="453" w:author="David Conklin" w:date="2021-04-07T06:46:00Z">
            <w:r w:rsidR="002C300B">
              <w:rPr>
                <w:rStyle w:val="Hyperlink"/>
                <w:b/>
                <w:bCs/>
                <w:noProof/>
              </w:rPr>
              <w:t>Error! Hyperlink reference not valid.</w:t>
            </w:r>
          </w:ins>
          <w:del w:id="454" w:author="David Conklin" w:date="2021-04-07T06:46:00Z">
            <w:r w:rsidRPr="00D40569" w:rsidDel="002C300B">
              <w:rPr>
                <w:rStyle w:val="Hyperlink"/>
                <w:noProof/>
              </w:rPr>
              <w:delText>Reservoir data</w:delText>
            </w:r>
            <w:r w:rsidDel="002C300B">
              <w:rPr>
                <w:noProof/>
                <w:webHidden/>
              </w:rPr>
              <w:tab/>
            </w:r>
            <w:r w:rsidDel="002C300B">
              <w:rPr>
                <w:noProof/>
                <w:webHidden/>
              </w:rPr>
              <w:fldChar w:fldCharType="begin"/>
            </w:r>
            <w:r w:rsidDel="002C300B">
              <w:rPr>
                <w:noProof/>
                <w:webHidden/>
              </w:rPr>
              <w:delInstrText xml:space="preserve"> PAGEREF _Toc67556544 \h </w:delInstrText>
            </w:r>
            <w:r w:rsidDel="002C300B">
              <w:rPr>
                <w:noProof/>
                <w:webHidden/>
              </w:rPr>
            </w:r>
            <w:r w:rsidDel="002C300B">
              <w:rPr>
                <w:noProof/>
                <w:webHidden/>
              </w:rPr>
              <w:fldChar w:fldCharType="separate"/>
            </w:r>
            <w:r w:rsidDel="002C300B">
              <w:rPr>
                <w:noProof/>
                <w:webHidden/>
              </w:rPr>
              <w:delText>30</w:delText>
            </w:r>
            <w:r w:rsidDel="002C300B">
              <w:rPr>
                <w:noProof/>
                <w:webHidden/>
              </w:rPr>
              <w:fldChar w:fldCharType="end"/>
            </w:r>
            <w:r w:rsidRPr="00D40569" w:rsidDel="002C300B">
              <w:rPr>
                <w:rStyle w:val="Hyperlink"/>
                <w:noProof/>
              </w:rPr>
              <w:fldChar w:fldCharType="end"/>
            </w:r>
          </w:del>
        </w:p>
        <w:p w14:paraId="338D8BC5" w14:textId="4C1CEC3C" w:rsidR="000E6390" w:rsidDel="002C300B" w:rsidRDefault="000E6390">
          <w:pPr>
            <w:pStyle w:val="TOC2"/>
            <w:tabs>
              <w:tab w:val="right" w:leader="dot" w:pos="9350"/>
            </w:tabs>
            <w:rPr>
              <w:del w:id="455" w:author="David Conklin" w:date="2021-04-07T06:46:00Z"/>
              <w:rFonts w:eastAsiaTheme="minorEastAsia"/>
              <w:noProof/>
            </w:rPr>
          </w:pPr>
          <w:del w:id="4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"_Toc67556545"</w:delInstrText>
            </w:r>
            <w:r w:rsidRPr="00D40569" w:rsidDel="002C300B">
              <w:rPr>
                <w:rStyle w:val="Hyperlink"/>
                <w:noProof/>
              </w:rPr>
              <w:delInstrText xml:space="preserve"> </w:delInstrText>
            </w:r>
            <w:r w:rsidRPr="00D40569" w:rsidDel="002C300B">
              <w:rPr>
                <w:rStyle w:val="Hyperlink"/>
                <w:noProof/>
              </w:rPr>
              <w:fldChar w:fldCharType="separate"/>
            </w:r>
          </w:del>
          <w:ins w:id="457" w:author="David Conklin" w:date="2021-04-07T06:46:00Z">
            <w:r w:rsidR="002C300B">
              <w:rPr>
                <w:rStyle w:val="Hyperlink"/>
                <w:b/>
                <w:bCs/>
                <w:noProof/>
              </w:rPr>
              <w:t>Error! Hyperlink reference not valid.</w:t>
            </w:r>
          </w:ins>
          <w:del w:id="458" w:author="David Conklin" w:date="2021-04-07T06:46:00Z">
            <w:r w:rsidRPr="00D40569" w:rsidDel="002C300B">
              <w:rPr>
                <w:rStyle w:val="Hyperlink"/>
                <w:noProof/>
              </w:rPr>
              <w:delText>Reservoir data sources</w:delText>
            </w:r>
            <w:r w:rsidDel="002C300B">
              <w:rPr>
                <w:noProof/>
                <w:webHidden/>
              </w:rPr>
              <w:tab/>
            </w:r>
            <w:r w:rsidDel="002C300B">
              <w:rPr>
                <w:noProof/>
                <w:webHidden/>
              </w:rPr>
              <w:fldChar w:fldCharType="begin"/>
            </w:r>
            <w:r w:rsidDel="002C300B">
              <w:rPr>
                <w:noProof/>
                <w:webHidden/>
              </w:rPr>
              <w:delInstrText xml:space="preserve"> PAGEREF _Toc67556545 \h </w:delInstrText>
            </w:r>
            <w:r w:rsidDel="002C300B">
              <w:rPr>
                <w:noProof/>
                <w:webHidden/>
              </w:rPr>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5837DFC1" w14:textId="5F5D37FE" w:rsidR="000E6390" w:rsidDel="002C300B" w:rsidRDefault="000E6390">
          <w:pPr>
            <w:pStyle w:val="TOC1"/>
            <w:tabs>
              <w:tab w:val="right" w:leader="dot" w:pos="9350"/>
            </w:tabs>
            <w:rPr>
              <w:del w:id="459" w:author="David Conklin" w:date="2021-04-07T06:46:00Z"/>
              <w:rFonts w:eastAsiaTheme="minorEastAsia"/>
              <w:noProof/>
            </w:rPr>
          </w:pPr>
          <w:del w:id="4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"_Toc67556546"</w:delInstrText>
            </w:r>
            <w:r w:rsidRPr="00D40569" w:rsidDel="002C300B">
              <w:rPr>
                <w:rStyle w:val="Hyperlink"/>
                <w:noProof/>
              </w:rPr>
              <w:delInstrText xml:space="preserve"> </w:delInstrText>
            </w:r>
            <w:r w:rsidRPr="00D40569" w:rsidDel="002C300B">
              <w:rPr>
                <w:rStyle w:val="Hyperlink"/>
                <w:noProof/>
              </w:rPr>
              <w:fldChar w:fldCharType="separate"/>
            </w:r>
          </w:del>
          <w:ins w:id="461" w:author="David Conklin" w:date="2021-04-07T06:46:00Z">
            <w:r w:rsidR="002C300B">
              <w:rPr>
                <w:rStyle w:val="Hyperlink"/>
                <w:b/>
                <w:bCs/>
                <w:noProof/>
              </w:rPr>
              <w:t>Error! Hyperlink reference not valid.</w:t>
            </w:r>
          </w:ins>
          <w:del w:id="462" w:author="David Conklin" w:date="2021-04-07T06:46:00Z">
            <w:r w:rsidRPr="00D40569" w:rsidDel="002C300B">
              <w:rPr>
                <w:rStyle w:val="Hyperlink"/>
                <w:noProof/>
              </w:rPr>
              <w:delText>Creating a new study area from a watershed within the WRB</w:delText>
            </w:r>
            <w:r w:rsidDel="002C300B">
              <w:rPr>
                <w:noProof/>
                <w:webHidden/>
              </w:rPr>
              <w:tab/>
            </w:r>
            <w:r w:rsidDel="002C300B">
              <w:rPr>
                <w:noProof/>
                <w:webHidden/>
              </w:rPr>
              <w:fldChar w:fldCharType="begin"/>
            </w:r>
            <w:r w:rsidDel="002C300B">
              <w:rPr>
                <w:noProof/>
                <w:webHidden/>
              </w:rPr>
              <w:delInstrText xml:space="preserve"> PAGEREF _Toc67556546 \h </w:delInstrText>
            </w:r>
            <w:r w:rsidDel="002C300B">
              <w:rPr>
                <w:noProof/>
                <w:webHidden/>
              </w:rPr>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728FCB1F" w14:textId="463F9965" w:rsidR="000E6390" w:rsidDel="002C300B" w:rsidRDefault="000E6390">
          <w:pPr>
            <w:pStyle w:val="TOC2"/>
            <w:tabs>
              <w:tab w:val="right" w:leader="dot" w:pos="9350"/>
            </w:tabs>
            <w:rPr>
              <w:del w:id="463" w:author="David Conklin" w:date="2021-04-07T06:46:00Z"/>
              <w:rFonts w:eastAsiaTheme="minorEastAsia"/>
              <w:noProof/>
            </w:rPr>
          </w:pPr>
          <w:del w:id="4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"_Toc67556547"</w:delInstrText>
            </w:r>
            <w:r w:rsidRPr="00D40569" w:rsidDel="002C300B">
              <w:rPr>
                <w:rStyle w:val="Hyperlink"/>
                <w:noProof/>
              </w:rPr>
              <w:delInstrText xml:space="preserve"> </w:delInstrText>
            </w:r>
            <w:r w:rsidRPr="00D40569" w:rsidDel="002C300B">
              <w:rPr>
                <w:rStyle w:val="Hyperlink"/>
                <w:noProof/>
              </w:rPr>
              <w:fldChar w:fldCharType="separate"/>
            </w:r>
          </w:del>
          <w:ins w:id="465" w:author="David Conklin" w:date="2021-04-07T06:46:00Z">
            <w:r w:rsidR="002C300B">
              <w:rPr>
                <w:rStyle w:val="Hyperlink"/>
                <w:b/>
                <w:bCs/>
                <w:noProof/>
              </w:rPr>
              <w:t>Error! Hyperlink reference not valid.</w:t>
            </w:r>
          </w:ins>
          <w:del w:id="466" w:author="David Conklin" w:date="2021-04-07T06:46:00Z">
            <w:r w:rsidRPr="00D40569" w:rsidDel="002C300B">
              <w:rPr>
                <w:rStyle w:val="Hyperlink"/>
                <w:noProof/>
              </w:rPr>
              <w:delText>Limitations of subbasin simulations</w:delText>
            </w:r>
            <w:r w:rsidDel="002C300B">
              <w:rPr>
                <w:noProof/>
                <w:webHidden/>
              </w:rPr>
              <w:tab/>
            </w:r>
            <w:r w:rsidDel="002C300B">
              <w:rPr>
                <w:noProof/>
                <w:webHidden/>
              </w:rPr>
              <w:fldChar w:fldCharType="begin"/>
            </w:r>
            <w:r w:rsidDel="002C300B">
              <w:rPr>
                <w:noProof/>
                <w:webHidden/>
              </w:rPr>
              <w:delInstrText xml:space="preserve"> PAGEREF _Toc67556547 \h </w:delInstrText>
            </w:r>
            <w:r w:rsidDel="002C300B">
              <w:rPr>
                <w:noProof/>
                <w:webHidden/>
              </w:rPr>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11706691" w14:textId="6160C001" w:rsidR="000E6390" w:rsidDel="002C300B" w:rsidRDefault="000E6390">
          <w:pPr>
            <w:pStyle w:val="TOC1"/>
            <w:tabs>
              <w:tab w:val="right" w:leader="dot" w:pos="9350"/>
            </w:tabs>
            <w:rPr>
              <w:del w:id="467" w:author="David Conklin" w:date="2021-04-07T06:46:00Z"/>
              <w:rFonts w:eastAsiaTheme="minorEastAsia"/>
              <w:noProof/>
            </w:rPr>
          </w:pPr>
          <w:del w:id="4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"_Toc67556548"</w:delInstrText>
            </w:r>
            <w:r w:rsidRPr="00D40569" w:rsidDel="002C300B">
              <w:rPr>
                <w:rStyle w:val="Hyperlink"/>
                <w:noProof/>
              </w:rPr>
              <w:delInstrText xml:space="preserve"> </w:delInstrText>
            </w:r>
            <w:r w:rsidRPr="00D40569" w:rsidDel="002C300B">
              <w:rPr>
                <w:rStyle w:val="Hyperlink"/>
                <w:noProof/>
              </w:rPr>
              <w:fldChar w:fldCharType="separate"/>
            </w:r>
          </w:del>
          <w:ins w:id="469" w:author="David Conklin" w:date="2021-04-07T06:46:00Z">
            <w:r w:rsidR="002C300B">
              <w:rPr>
                <w:rStyle w:val="Hyperlink"/>
                <w:b/>
                <w:bCs/>
                <w:noProof/>
              </w:rPr>
              <w:t>Error! Hyperlink reference not valid.</w:t>
            </w:r>
          </w:ins>
          <w:del w:id="470" w:author="David Conklin" w:date="2021-04-07T06:46:00Z">
            <w:r w:rsidRPr="00D40569" w:rsidDel="002C300B">
              <w:rPr>
                <w:rStyle w:val="Hyperlink"/>
                <w:noProof/>
              </w:rPr>
              <w:delText>Calibration procedure</w:delText>
            </w:r>
            <w:r w:rsidDel="002C300B">
              <w:rPr>
                <w:noProof/>
                <w:webHidden/>
              </w:rPr>
              <w:tab/>
            </w:r>
            <w:r w:rsidDel="002C300B">
              <w:rPr>
                <w:noProof/>
                <w:webHidden/>
              </w:rPr>
              <w:fldChar w:fldCharType="begin"/>
            </w:r>
            <w:r w:rsidDel="002C300B">
              <w:rPr>
                <w:noProof/>
                <w:webHidden/>
              </w:rPr>
              <w:delInstrText xml:space="preserve"> PAGEREF _Toc67556548 \h </w:delInstrText>
            </w:r>
            <w:r w:rsidDel="002C300B">
              <w:rPr>
                <w:noProof/>
                <w:webHidden/>
              </w:rPr>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201B775C" w14:textId="0184058C" w:rsidR="000E6390" w:rsidDel="002C300B" w:rsidRDefault="000E6390">
          <w:pPr>
            <w:pStyle w:val="TOC2"/>
            <w:tabs>
              <w:tab w:val="right" w:leader="dot" w:pos="9350"/>
            </w:tabs>
            <w:rPr>
              <w:del w:id="471" w:author="David Conklin" w:date="2021-04-07T06:46:00Z"/>
              <w:rFonts w:eastAsiaTheme="minorEastAsia"/>
              <w:noProof/>
            </w:rPr>
          </w:pPr>
          <w:del w:id="4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"_Toc67556549"</w:delInstrText>
            </w:r>
            <w:r w:rsidRPr="00D40569" w:rsidDel="002C300B">
              <w:rPr>
                <w:rStyle w:val="Hyperlink"/>
                <w:noProof/>
              </w:rPr>
              <w:delInstrText xml:space="preserve"> </w:delInstrText>
            </w:r>
            <w:r w:rsidRPr="00D40569" w:rsidDel="002C300B">
              <w:rPr>
                <w:rStyle w:val="Hyperlink"/>
                <w:noProof/>
              </w:rPr>
              <w:fldChar w:fldCharType="separate"/>
            </w:r>
          </w:del>
          <w:ins w:id="473" w:author="David Conklin" w:date="2021-04-07T06:46:00Z">
            <w:r w:rsidR="002C300B">
              <w:rPr>
                <w:rStyle w:val="Hyperlink"/>
                <w:b/>
                <w:bCs/>
                <w:noProof/>
              </w:rPr>
              <w:t>Error! Hyperlink reference not valid.</w:t>
            </w:r>
          </w:ins>
          <w:del w:id="474" w:author="David Conklin" w:date="2021-04-07T06:46:00Z">
            <w:r w:rsidRPr="00D40569" w:rsidDel="002C300B">
              <w:rPr>
                <w:rStyle w:val="Hyperlink"/>
                <w:noProof/>
              </w:rPr>
              <w:delText>Using PEST to determine HBV parameter values</w:delText>
            </w:r>
            <w:r w:rsidDel="002C300B">
              <w:rPr>
                <w:noProof/>
                <w:webHidden/>
              </w:rPr>
              <w:tab/>
            </w:r>
            <w:r w:rsidDel="002C300B">
              <w:rPr>
                <w:noProof/>
                <w:webHidden/>
              </w:rPr>
              <w:fldChar w:fldCharType="begin"/>
            </w:r>
            <w:r w:rsidDel="002C300B">
              <w:rPr>
                <w:noProof/>
                <w:webHidden/>
              </w:rPr>
              <w:delInstrText xml:space="preserve"> PAGEREF _Toc67556549 \h </w:delInstrText>
            </w:r>
            <w:r w:rsidDel="002C300B">
              <w:rPr>
                <w:noProof/>
                <w:webHidden/>
              </w:rPr>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58BEBE1E" w14:textId="58BF60B5" w:rsidR="000E6390" w:rsidDel="002C300B" w:rsidRDefault="000E6390">
          <w:pPr>
            <w:pStyle w:val="TOC2"/>
            <w:tabs>
              <w:tab w:val="right" w:leader="dot" w:pos="9350"/>
            </w:tabs>
            <w:rPr>
              <w:del w:id="475" w:author="David Conklin" w:date="2021-04-07T06:46:00Z"/>
              <w:rFonts w:eastAsiaTheme="minorEastAsia"/>
              <w:noProof/>
            </w:rPr>
          </w:pPr>
          <w:del w:id="4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"_Toc67556550"</w:delInstrText>
            </w:r>
            <w:r w:rsidRPr="00D40569" w:rsidDel="002C300B">
              <w:rPr>
                <w:rStyle w:val="Hyperlink"/>
                <w:noProof/>
              </w:rPr>
              <w:delInstrText xml:space="preserve"> </w:delInstrText>
            </w:r>
            <w:r w:rsidRPr="00D40569" w:rsidDel="002C300B">
              <w:rPr>
                <w:rStyle w:val="Hyperlink"/>
                <w:noProof/>
              </w:rPr>
              <w:fldChar w:fldCharType="separate"/>
            </w:r>
          </w:del>
          <w:ins w:id="477" w:author="David Conklin" w:date="2021-04-07T06:46:00Z">
            <w:r w:rsidR="002C300B">
              <w:rPr>
                <w:rStyle w:val="Hyperlink"/>
                <w:b/>
                <w:bCs/>
                <w:noProof/>
              </w:rPr>
              <w:t>Error! Hyperlink reference not valid.</w:t>
            </w:r>
          </w:ins>
          <w:del w:id="478" w:author="David Conklin" w:date="2021-04-07T06:46:00Z">
            <w:r w:rsidRPr="00D40569" w:rsidDel="002C300B">
              <w:rPr>
                <w:rStyle w:val="Hyperlink"/>
                <w:noProof/>
              </w:rPr>
              <w:delText>Calibrating streamflows using stream gage measurements</w:delText>
            </w:r>
            <w:r w:rsidDel="002C300B">
              <w:rPr>
                <w:noProof/>
                <w:webHidden/>
              </w:rPr>
              <w:tab/>
            </w:r>
            <w:r w:rsidDel="002C300B">
              <w:rPr>
                <w:noProof/>
                <w:webHidden/>
              </w:rPr>
              <w:fldChar w:fldCharType="begin"/>
            </w:r>
            <w:r w:rsidDel="002C300B">
              <w:rPr>
                <w:noProof/>
                <w:webHidden/>
              </w:rPr>
              <w:delInstrText xml:space="preserve"> PAGEREF _Toc67556550 \h </w:delInstrText>
            </w:r>
            <w:r w:rsidDel="002C300B">
              <w:rPr>
                <w:noProof/>
                <w:webHidden/>
              </w:rPr>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2890597F" w14:textId="032866B5" w:rsidR="000E6390" w:rsidDel="002C300B" w:rsidRDefault="000E6390">
          <w:pPr>
            <w:pStyle w:val="TOC2"/>
            <w:tabs>
              <w:tab w:val="right" w:leader="dot" w:pos="9350"/>
            </w:tabs>
            <w:rPr>
              <w:del w:id="479" w:author="David Conklin" w:date="2021-04-07T06:46:00Z"/>
              <w:rFonts w:eastAsiaTheme="minorEastAsia"/>
              <w:noProof/>
            </w:rPr>
          </w:pPr>
          <w:del w:id="4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"_Toc67556551"</w:delInstrText>
            </w:r>
            <w:r w:rsidRPr="00D40569" w:rsidDel="002C300B">
              <w:rPr>
                <w:rStyle w:val="Hyperlink"/>
                <w:noProof/>
              </w:rPr>
              <w:delInstrText xml:space="preserve"> </w:delInstrText>
            </w:r>
            <w:r w:rsidRPr="00D40569" w:rsidDel="002C300B">
              <w:rPr>
                <w:rStyle w:val="Hyperlink"/>
                <w:noProof/>
              </w:rPr>
              <w:fldChar w:fldCharType="separate"/>
            </w:r>
          </w:del>
          <w:ins w:id="481" w:author="David Conklin" w:date="2021-04-07T06:46:00Z">
            <w:r w:rsidR="002C300B">
              <w:rPr>
                <w:rStyle w:val="Hyperlink"/>
                <w:b/>
                <w:bCs/>
                <w:noProof/>
              </w:rPr>
              <w:t>Error! Hyperlink reference not valid.</w:t>
            </w:r>
          </w:ins>
          <w:del w:id="482" w:author="David Conklin" w:date="2021-04-07T06:46:00Z">
            <w:r w:rsidRPr="00D40569" w:rsidDel="002C300B">
              <w:rPr>
                <w:rStyle w:val="Hyperlink"/>
                <w:noProof/>
              </w:rPr>
              <w:delText>Calibrating stream temperatures</w:delText>
            </w:r>
            <w:r w:rsidDel="002C300B">
              <w:rPr>
                <w:noProof/>
                <w:webHidden/>
              </w:rPr>
              <w:tab/>
            </w:r>
            <w:r w:rsidDel="002C300B">
              <w:rPr>
                <w:noProof/>
                <w:webHidden/>
              </w:rPr>
              <w:fldChar w:fldCharType="begin"/>
            </w:r>
            <w:r w:rsidDel="002C300B">
              <w:rPr>
                <w:noProof/>
                <w:webHidden/>
              </w:rPr>
              <w:delInstrText xml:space="preserve"> PAGEREF _Toc67556551 \h </w:delInstrText>
            </w:r>
            <w:r w:rsidDel="002C300B">
              <w:rPr>
                <w:noProof/>
                <w:webHidden/>
              </w:rPr>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44C61363" w14:textId="4C6C2902" w:rsidR="000E6390" w:rsidDel="002C300B" w:rsidRDefault="000E6390">
          <w:pPr>
            <w:pStyle w:val="TOC1"/>
            <w:tabs>
              <w:tab w:val="right" w:leader="dot" w:pos="9350"/>
            </w:tabs>
            <w:rPr>
              <w:del w:id="483" w:author="David Conklin" w:date="2021-04-07T06:46:00Z"/>
              <w:rFonts w:eastAsiaTheme="minorEastAsia"/>
              <w:noProof/>
            </w:rPr>
          </w:pPr>
          <w:del w:id="4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"_Toc67556552"</w:delInstrText>
            </w:r>
            <w:r w:rsidRPr="00D40569" w:rsidDel="002C300B">
              <w:rPr>
                <w:rStyle w:val="Hyperlink"/>
                <w:noProof/>
              </w:rPr>
              <w:delInstrText xml:space="preserve"> </w:delInstrText>
            </w:r>
            <w:r w:rsidRPr="00D40569" w:rsidDel="002C300B">
              <w:rPr>
                <w:rStyle w:val="Hyperlink"/>
                <w:noProof/>
              </w:rPr>
              <w:fldChar w:fldCharType="separate"/>
            </w:r>
          </w:del>
          <w:ins w:id="485" w:author="David Conklin" w:date="2021-04-07T06:46:00Z">
            <w:r w:rsidR="002C300B">
              <w:rPr>
                <w:rStyle w:val="Hyperlink"/>
                <w:b/>
                <w:bCs/>
                <w:noProof/>
              </w:rPr>
              <w:t>Error! Hyperlink reference not valid.</w:t>
            </w:r>
          </w:ins>
          <w:del w:id="486" w:author="David Conklin" w:date="2021-04-07T06:46:00Z">
            <w:r w:rsidRPr="00D40569" w:rsidDel="002C300B">
              <w:rPr>
                <w:rStyle w:val="Hyperlink"/>
                <w:noProof/>
              </w:rPr>
              <w:delText>North Santiam study area</w:delText>
            </w:r>
            <w:r w:rsidDel="002C300B">
              <w:rPr>
                <w:noProof/>
                <w:webHidden/>
              </w:rPr>
              <w:tab/>
            </w:r>
            <w:r w:rsidDel="002C300B">
              <w:rPr>
                <w:noProof/>
                <w:webHidden/>
              </w:rPr>
              <w:fldChar w:fldCharType="begin"/>
            </w:r>
            <w:r w:rsidDel="002C300B">
              <w:rPr>
                <w:noProof/>
                <w:webHidden/>
              </w:rPr>
              <w:delInstrText xml:space="preserve"> PAGEREF _Toc67556552 \h </w:delInstrText>
            </w:r>
            <w:r w:rsidDel="002C300B">
              <w:rPr>
                <w:noProof/>
                <w:webHidden/>
              </w:rPr>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7DE283EB" w14:textId="5725AFAC" w:rsidR="000E6390" w:rsidDel="002C300B" w:rsidRDefault="000E6390">
          <w:pPr>
            <w:pStyle w:val="TOC2"/>
            <w:tabs>
              <w:tab w:val="right" w:leader="dot" w:pos="9350"/>
            </w:tabs>
            <w:rPr>
              <w:del w:id="487" w:author="David Conklin" w:date="2021-04-07T06:46:00Z"/>
              <w:rFonts w:eastAsiaTheme="minorEastAsia"/>
              <w:noProof/>
            </w:rPr>
          </w:pPr>
          <w:del w:id="4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"_Toc67556553"</w:delInstrText>
            </w:r>
            <w:r w:rsidRPr="00D40569" w:rsidDel="002C300B">
              <w:rPr>
                <w:rStyle w:val="Hyperlink"/>
                <w:noProof/>
              </w:rPr>
              <w:delInstrText xml:space="preserve"> </w:delInstrText>
            </w:r>
            <w:r w:rsidRPr="00D40569" w:rsidDel="002C300B">
              <w:rPr>
                <w:rStyle w:val="Hyperlink"/>
                <w:noProof/>
              </w:rPr>
              <w:fldChar w:fldCharType="separate"/>
            </w:r>
          </w:del>
          <w:ins w:id="489" w:author="David Conklin" w:date="2021-04-07T06:46:00Z">
            <w:r w:rsidR="002C300B">
              <w:rPr>
                <w:rStyle w:val="Hyperlink"/>
                <w:b/>
                <w:bCs/>
                <w:noProof/>
              </w:rPr>
              <w:t>Error! Hyperlink reference not valid.</w:t>
            </w:r>
          </w:ins>
          <w:del w:id="490" w:author="David Conklin" w:date="2021-04-07T06:46:00Z">
            <w:r w:rsidRPr="00D40569" w:rsidDel="002C300B">
              <w:rPr>
                <w:rStyle w:val="Hyperlink"/>
                <w:rFonts w:eastAsia="Times New Roman"/>
                <w:noProof/>
              </w:rPr>
              <w:delText>Instream water rights</w:delText>
            </w:r>
            <w:r w:rsidDel="002C300B">
              <w:rPr>
                <w:noProof/>
                <w:webHidden/>
              </w:rPr>
              <w:tab/>
            </w:r>
            <w:r w:rsidDel="002C300B">
              <w:rPr>
                <w:noProof/>
                <w:webHidden/>
              </w:rPr>
              <w:fldChar w:fldCharType="begin"/>
            </w:r>
            <w:r w:rsidDel="002C300B">
              <w:rPr>
                <w:noProof/>
                <w:webHidden/>
              </w:rPr>
              <w:delInstrText xml:space="preserve"> PAGEREF _Toc67556553 \h </w:delInstrText>
            </w:r>
            <w:r w:rsidDel="002C300B">
              <w:rPr>
                <w:noProof/>
                <w:webHidden/>
              </w:rPr>
            </w:r>
            <w:r w:rsidDel="002C300B">
              <w:rPr>
                <w:noProof/>
                <w:webHidden/>
              </w:rPr>
              <w:fldChar w:fldCharType="separate"/>
            </w:r>
            <w:r w:rsidDel="002C300B">
              <w:rPr>
                <w:noProof/>
                <w:webHidden/>
              </w:rPr>
              <w:delText>37</w:delText>
            </w:r>
            <w:r w:rsidDel="002C300B">
              <w:rPr>
                <w:noProof/>
                <w:webHidden/>
              </w:rPr>
              <w:fldChar w:fldCharType="end"/>
            </w:r>
            <w:r w:rsidRPr="00D40569" w:rsidDel="002C300B">
              <w:rPr>
                <w:rStyle w:val="Hyperlink"/>
                <w:noProof/>
              </w:rPr>
              <w:fldChar w:fldCharType="end"/>
            </w:r>
          </w:del>
        </w:p>
        <w:p w14:paraId="75EBCF18" w14:textId="03AAC8D4" w:rsidR="000E6390" w:rsidDel="002C300B" w:rsidRDefault="000E6390">
          <w:pPr>
            <w:pStyle w:val="TOC2"/>
            <w:tabs>
              <w:tab w:val="right" w:leader="dot" w:pos="9350"/>
            </w:tabs>
            <w:rPr>
              <w:del w:id="491" w:author="David Conklin" w:date="2021-04-07T06:46:00Z"/>
              <w:rFonts w:eastAsiaTheme="minorEastAsia"/>
              <w:noProof/>
            </w:rPr>
          </w:pPr>
          <w:del w:id="4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"_Toc67556554"</w:delInstrText>
            </w:r>
            <w:r w:rsidRPr="00D40569" w:rsidDel="002C300B">
              <w:rPr>
                <w:rStyle w:val="Hyperlink"/>
                <w:noProof/>
              </w:rPr>
              <w:delInstrText xml:space="preserve"> </w:delInstrText>
            </w:r>
            <w:r w:rsidRPr="00D40569" w:rsidDel="002C300B">
              <w:rPr>
                <w:rStyle w:val="Hyperlink"/>
                <w:noProof/>
              </w:rPr>
              <w:fldChar w:fldCharType="separate"/>
            </w:r>
          </w:del>
          <w:ins w:id="493" w:author="David Conklin" w:date="2021-04-07T06:46:00Z">
            <w:r w:rsidR="002C300B">
              <w:rPr>
                <w:rStyle w:val="Hyperlink"/>
                <w:b/>
                <w:bCs/>
                <w:noProof/>
              </w:rPr>
              <w:t>Error! Hyperlink reference not valid.</w:t>
            </w:r>
          </w:ins>
          <w:del w:id="494" w:author="David Conklin" w:date="2021-04-07T06:46:00Z">
            <w:r w:rsidRPr="00D40569" w:rsidDel="002C300B">
              <w:rPr>
                <w:rStyle w:val="Hyperlink"/>
                <w:noProof/>
              </w:rPr>
              <w:delText>Municipal water rights</w:delText>
            </w:r>
            <w:r w:rsidDel="002C300B">
              <w:rPr>
                <w:noProof/>
                <w:webHidden/>
              </w:rPr>
              <w:tab/>
            </w:r>
            <w:r w:rsidDel="002C300B">
              <w:rPr>
                <w:noProof/>
                <w:webHidden/>
              </w:rPr>
              <w:fldChar w:fldCharType="begin"/>
            </w:r>
            <w:r w:rsidDel="002C300B">
              <w:rPr>
                <w:noProof/>
                <w:webHidden/>
              </w:rPr>
              <w:delInstrText xml:space="preserve"> PAGEREF _Toc67556554 \h </w:delInstrText>
            </w:r>
            <w:r w:rsidDel="002C300B">
              <w:rPr>
                <w:noProof/>
                <w:webHidden/>
              </w:rPr>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274CE51" w14:textId="42C51439" w:rsidR="000E6390" w:rsidDel="002C300B" w:rsidRDefault="000E6390">
          <w:pPr>
            <w:pStyle w:val="TOC1"/>
            <w:tabs>
              <w:tab w:val="right" w:leader="dot" w:pos="9350"/>
            </w:tabs>
            <w:rPr>
              <w:del w:id="495" w:author="David Conklin" w:date="2021-04-07T06:46:00Z"/>
              <w:rFonts w:eastAsiaTheme="minorEastAsia"/>
              <w:noProof/>
            </w:rPr>
          </w:pPr>
          <w:del w:id="4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"_Toc67556555"</w:delInstrText>
            </w:r>
            <w:r w:rsidRPr="00D40569" w:rsidDel="002C300B">
              <w:rPr>
                <w:rStyle w:val="Hyperlink"/>
                <w:noProof/>
              </w:rPr>
              <w:delInstrText xml:space="preserve"> </w:delInstrText>
            </w:r>
            <w:r w:rsidRPr="00D40569" w:rsidDel="002C300B">
              <w:rPr>
                <w:rStyle w:val="Hyperlink"/>
                <w:noProof/>
              </w:rPr>
              <w:fldChar w:fldCharType="separate"/>
            </w:r>
          </w:del>
          <w:ins w:id="497" w:author="David Conklin" w:date="2021-04-07T06:46:00Z">
            <w:r w:rsidR="002C300B">
              <w:rPr>
                <w:rStyle w:val="Hyperlink"/>
                <w:b/>
                <w:bCs/>
                <w:noProof/>
              </w:rPr>
              <w:t>Error! Hyperlink reference not valid.</w:t>
            </w:r>
          </w:ins>
          <w:del w:id="498" w:author="David Conklin" w:date="2021-04-07T06:46:00Z">
            <w:r w:rsidRPr="00D40569" w:rsidDel="002C300B">
              <w:rPr>
                <w:rStyle w:val="Hyperlink"/>
                <w:noProof/>
              </w:rPr>
              <w:delText>McKenzie Basin Wetlands Study</w:delText>
            </w:r>
            <w:r w:rsidDel="002C300B">
              <w:rPr>
                <w:noProof/>
                <w:webHidden/>
              </w:rPr>
              <w:tab/>
            </w:r>
            <w:r w:rsidDel="002C300B">
              <w:rPr>
                <w:noProof/>
                <w:webHidden/>
              </w:rPr>
              <w:fldChar w:fldCharType="begin"/>
            </w:r>
            <w:r w:rsidDel="002C300B">
              <w:rPr>
                <w:noProof/>
                <w:webHidden/>
              </w:rPr>
              <w:delInstrText xml:space="preserve"> PAGEREF _Toc67556555 \h </w:delInstrText>
            </w:r>
            <w:r w:rsidDel="002C300B">
              <w:rPr>
                <w:noProof/>
                <w:webHidden/>
              </w:rPr>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061BEA59" w14:textId="75236CD7" w:rsidR="000E6390" w:rsidDel="002C300B" w:rsidRDefault="000E6390">
          <w:pPr>
            <w:pStyle w:val="TOC2"/>
            <w:tabs>
              <w:tab w:val="right" w:leader="dot" w:pos="9350"/>
            </w:tabs>
            <w:rPr>
              <w:del w:id="499" w:author="David Conklin" w:date="2021-04-07T06:46:00Z"/>
              <w:rFonts w:eastAsiaTheme="minorEastAsia"/>
              <w:noProof/>
            </w:rPr>
          </w:pPr>
          <w:del w:id="5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"_Toc67556556"</w:delInstrText>
            </w:r>
            <w:r w:rsidRPr="00D40569" w:rsidDel="002C300B">
              <w:rPr>
                <w:rStyle w:val="Hyperlink"/>
                <w:noProof/>
              </w:rPr>
              <w:delInstrText xml:space="preserve"> </w:delInstrText>
            </w:r>
            <w:r w:rsidRPr="00D40569" w:rsidDel="002C300B">
              <w:rPr>
                <w:rStyle w:val="Hyperlink"/>
                <w:noProof/>
              </w:rPr>
              <w:fldChar w:fldCharType="separate"/>
            </w:r>
          </w:del>
          <w:ins w:id="501" w:author="David Conklin" w:date="2021-04-07T06:46:00Z">
            <w:r w:rsidR="002C300B">
              <w:rPr>
                <w:rStyle w:val="Hyperlink"/>
                <w:b/>
                <w:bCs/>
                <w:noProof/>
              </w:rPr>
              <w:t>Error! Hyperlink reference not valid.</w:t>
            </w:r>
          </w:ins>
          <w:del w:id="502" w:author="David Conklin" w:date="2021-04-07T06:46:00Z">
            <w:r w:rsidRPr="00D40569" w:rsidDel="002C300B">
              <w:rPr>
                <w:rStyle w:val="Hyperlink"/>
                <w:noProof/>
              </w:rPr>
              <w:delText>Project Overview</w:delText>
            </w:r>
            <w:r w:rsidDel="002C300B">
              <w:rPr>
                <w:noProof/>
                <w:webHidden/>
              </w:rPr>
              <w:tab/>
            </w:r>
            <w:r w:rsidDel="002C300B">
              <w:rPr>
                <w:noProof/>
                <w:webHidden/>
              </w:rPr>
              <w:fldChar w:fldCharType="begin"/>
            </w:r>
            <w:r w:rsidDel="002C300B">
              <w:rPr>
                <w:noProof/>
                <w:webHidden/>
              </w:rPr>
              <w:delInstrText xml:space="preserve"> PAGEREF _Toc67556556 \h </w:delInstrText>
            </w:r>
            <w:r w:rsidDel="002C300B">
              <w:rPr>
                <w:noProof/>
                <w:webHidden/>
              </w:rPr>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7FA019D" w14:textId="6570004A" w:rsidR="000E6390" w:rsidDel="002C300B" w:rsidRDefault="000E6390">
          <w:pPr>
            <w:pStyle w:val="TOC2"/>
            <w:tabs>
              <w:tab w:val="right" w:leader="dot" w:pos="9350"/>
            </w:tabs>
            <w:rPr>
              <w:del w:id="503" w:author="David Conklin" w:date="2021-04-07T06:46:00Z"/>
              <w:rFonts w:eastAsiaTheme="minorEastAsia"/>
              <w:noProof/>
            </w:rPr>
          </w:pPr>
          <w:del w:id="5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"_Toc67556557"</w:delInstrText>
            </w:r>
            <w:r w:rsidRPr="00D40569" w:rsidDel="002C300B">
              <w:rPr>
                <w:rStyle w:val="Hyperlink"/>
                <w:noProof/>
              </w:rPr>
              <w:delInstrText xml:space="preserve"> </w:delInstrText>
            </w:r>
            <w:r w:rsidRPr="00D40569" w:rsidDel="002C300B">
              <w:rPr>
                <w:rStyle w:val="Hyperlink"/>
                <w:noProof/>
              </w:rPr>
              <w:fldChar w:fldCharType="separate"/>
            </w:r>
          </w:del>
          <w:ins w:id="505" w:author="David Conklin" w:date="2021-04-07T06:46:00Z">
            <w:r w:rsidR="002C300B">
              <w:rPr>
                <w:rStyle w:val="Hyperlink"/>
                <w:b/>
                <w:bCs/>
                <w:noProof/>
              </w:rPr>
              <w:t>Error! Hyperlink reference not valid.</w:t>
            </w:r>
          </w:ins>
          <w:del w:id="506" w:author="David Conklin" w:date="2021-04-07T06:46:00Z">
            <w:r w:rsidRPr="00D40569" w:rsidDel="002C300B">
              <w:rPr>
                <w:rStyle w:val="Hyperlink"/>
                <w:noProof/>
              </w:rPr>
              <w:delText>Model and Simulation Overview</w:delText>
            </w:r>
            <w:r w:rsidDel="002C300B">
              <w:rPr>
                <w:noProof/>
                <w:webHidden/>
              </w:rPr>
              <w:tab/>
            </w:r>
            <w:r w:rsidDel="002C300B">
              <w:rPr>
                <w:noProof/>
                <w:webHidden/>
              </w:rPr>
              <w:fldChar w:fldCharType="begin"/>
            </w:r>
            <w:r w:rsidDel="002C300B">
              <w:rPr>
                <w:noProof/>
                <w:webHidden/>
              </w:rPr>
              <w:delInstrText xml:space="preserve"> PAGEREF _Toc67556557 \h </w:delInstrText>
            </w:r>
            <w:r w:rsidDel="002C300B">
              <w:rPr>
                <w:noProof/>
                <w:webHidden/>
              </w:rPr>
            </w:r>
            <w:r w:rsidDel="002C300B">
              <w:rPr>
                <w:noProof/>
                <w:webHidden/>
              </w:rPr>
              <w:fldChar w:fldCharType="separate"/>
            </w:r>
            <w:r w:rsidDel="002C300B">
              <w:rPr>
                <w:noProof/>
                <w:webHidden/>
              </w:rPr>
              <w:delText>41</w:delText>
            </w:r>
            <w:r w:rsidDel="002C300B">
              <w:rPr>
                <w:noProof/>
                <w:webHidden/>
              </w:rPr>
              <w:fldChar w:fldCharType="end"/>
            </w:r>
            <w:r w:rsidRPr="00D40569" w:rsidDel="002C300B">
              <w:rPr>
                <w:rStyle w:val="Hyperlink"/>
                <w:noProof/>
              </w:rPr>
              <w:fldChar w:fldCharType="end"/>
            </w:r>
          </w:del>
        </w:p>
        <w:p w14:paraId="4D1CE775" w14:textId="55D7F5F7" w:rsidR="000E6390" w:rsidDel="002C300B" w:rsidRDefault="000E6390">
          <w:pPr>
            <w:pStyle w:val="TOC2"/>
            <w:tabs>
              <w:tab w:val="right" w:leader="dot" w:pos="9350"/>
            </w:tabs>
            <w:rPr>
              <w:del w:id="507" w:author="David Conklin" w:date="2021-04-07T06:46:00Z"/>
              <w:rFonts w:eastAsiaTheme="minorEastAsia"/>
              <w:noProof/>
            </w:rPr>
          </w:pPr>
          <w:del w:id="5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"_Toc67556558"</w:delInstrText>
            </w:r>
            <w:r w:rsidRPr="00D40569" w:rsidDel="002C300B">
              <w:rPr>
                <w:rStyle w:val="Hyperlink"/>
                <w:noProof/>
              </w:rPr>
              <w:delInstrText xml:space="preserve"> </w:delInstrText>
            </w:r>
            <w:r w:rsidRPr="00D40569" w:rsidDel="002C300B">
              <w:rPr>
                <w:rStyle w:val="Hyperlink"/>
                <w:noProof/>
              </w:rPr>
              <w:fldChar w:fldCharType="separate"/>
            </w:r>
          </w:del>
          <w:ins w:id="509" w:author="David Conklin" w:date="2021-04-07T06:46:00Z">
            <w:r w:rsidR="002C300B">
              <w:rPr>
                <w:rStyle w:val="Hyperlink"/>
                <w:b/>
                <w:bCs/>
                <w:noProof/>
              </w:rPr>
              <w:t>Error! Hyperlink reference not valid.</w:t>
            </w:r>
          </w:ins>
          <w:del w:id="510" w:author="David Conklin" w:date="2021-04-07T06:46:00Z">
            <w:r w:rsidRPr="00D40569" w:rsidDel="002C300B">
              <w:rPr>
                <w:rStyle w:val="Hyperlink"/>
                <w:noProof/>
              </w:rPr>
              <w:delText>McKenzie wetlands in the initial versions of the IDU, HRU, and Reach data layers</w:delText>
            </w:r>
            <w:r w:rsidDel="002C300B">
              <w:rPr>
                <w:noProof/>
                <w:webHidden/>
              </w:rPr>
              <w:tab/>
            </w:r>
            <w:r w:rsidDel="002C300B">
              <w:rPr>
                <w:noProof/>
                <w:webHidden/>
              </w:rPr>
              <w:fldChar w:fldCharType="begin"/>
            </w:r>
            <w:r w:rsidDel="002C300B">
              <w:rPr>
                <w:noProof/>
                <w:webHidden/>
              </w:rPr>
              <w:delInstrText xml:space="preserve"> PAGEREF _Toc67556558 \h </w:delInstrText>
            </w:r>
            <w:r w:rsidDel="002C300B">
              <w:rPr>
                <w:noProof/>
                <w:webHidden/>
              </w:rPr>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68E8646B" w14:textId="03F45EEC" w:rsidR="000E6390" w:rsidDel="002C300B" w:rsidRDefault="000E6390">
          <w:pPr>
            <w:pStyle w:val="TOC2"/>
            <w:tabs>
              <w:tab w:val="right" w:leader="dot" w:pos="9350"/>
            </w:tabs>
            <w:rPr>
              <w:del w:id="511" w:author="David Conklin" w:date="2021-04-07T06:46:00Z"/>
              <w:rFonts w:eastAsiaTheme="minorEastAsia"/>
              <w:noProof/>
            </w:rPr>
          </w:pPr>
          <w:del w:id="5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"_Toc67556559"</w:delInstrText>
            </w:r>
            <w:r w:rsidRPr="00D40569" w:rsidDel="002C300B">
              <w:rPr>
                <w:rStyle w:val="Hyperlink"/>
                <w:noProof/>
              </w:rPr>
              <w:delInstrText xml:space="preserve"> </w:delInstrText>
            </w:r>
            <w:r w:rsidRPr="00D40569" w:rsidDel="002C300B">
              <w:rPr>
                <w:rStyle w:val="Hyperlink"/>
                <w:noProof/>
              </w:rPr>
              <w:fldChar w:fldCharType="separate"/>
            </w:r>
          </w:del>
          <w:ins w:id="513" w:author="David Conklin" w:date="2021-04-07T06:46:00Z">
            <w:r w:rsidR="002C300B">
              <w:rPr>
                <w:rStyle w:val="Hyperlink"/>
                <w:b/>
                <w:bCs/>
                <w:noProof/>
              </w:rPr>
              <w:t>Error! Hyperlink reference not valid.</w:t>
            </w:r>
          </w:ins>
          <w:del w:id="514" w:author="David Conklin" w:date="2021-04-07T06:46:00Z">
            <w:r w:rsidRPr="00D40569" w:rsidDel="002C300B">
              <w:rPr>
                <w:rStyle w:val="Hyperlink"/>
                <w:noProof/>
              </w:rPr>
              <w:delText>Data changes for better representation of wetlands</w:delText>
            </w:r>
            <w:r w:rsidDel="002C300B">
              <w:rPr>
                <w:noProof/>
                <w:webHidden/>
              </w:rPr>
              <w:tab/>
            </w:r>
            <w:r w:rsidDel="002C300B">
              <w:rPr>
                <w:noProof/>
                <w:webHidden/>
              </w:rPr>
              <w:fldChar w:fldCharType="begin"/>
            </w:r>
            <w:r w:rsidDel="002C300B">
              <w:rPr>
                <w:noProof/>
                <w:webHidden/>
              </w:rPr>
              <w:delInstrText xml:space="preserve"> PAGEREF _Toc67556559 \h </w:delInstrText>
            </w:r>
            <w:r w:rsidDel="002C300B">
              <w:rPr>
                <w:noProof/>
                <w:webHidden/>
              </w:rPr>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366152CF" w14:textId="45299AB8" w:rsidR="000E6390" w:rsidDel="002C300B" w:rsidRDefault="000E6390">
          <w:pPr>
            <w:pStyle w:val="TOC2"/>
            <w:tabs>
              <w:tab w:val="right" w:leader="dot" w:pos="9350"/>
            </w:tabs>
            <w:rPr>
              <w:del w:id="515" w:author="David Conklin" w:date="2021-04-07T06:46:00Z"/>
              <w:rFonts w:eastAsiaTheme="minorEastAsia"/>
              <w:noProof/>
            </w:rPr>
          </w:pPr>
          <w:del w:id="5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"_Toc67556560"</w:delInstrText>
            </w:r>
            <w:r w:rsidRPr="00D40569" w:rsidDel="002C300B">
              <w:rPr>
                <w:rStyle w:val="Hyperlink"/>
                <w:noProof/>
              </w:rPr>
              <w:delInstrText xml:space="preserve"> </w:delInstrText>
            </w:r>
            <w:r w:rsidRPr="00D40569" w:rsidDel="002C300B">
              <w:rPr>
                <w:rStyle w:val="Hyperlink"/>
                <w:noProof/>
              </w:rPr>
              <w:fldChar w:fldCharType="separate"/>
            </w:r>
          </w:del>
          <w:ins w:id="517" w:author="David Conklin" w:date="2021-04-07T06:46:00Z">
            <w:r w:rsidR="002C300B">
              <w:rPr>
                <w:rStyle w:val="Hyperlink"/>
                <w:b/>
                <w:bCs/>
                <w:noProof/>
              </w:rPr>
              <w:t>Error! Hyperlink reference not valid.</w:t>
            </w:r>
          </w:ins>
          <w:del w:id="518" w:author="David Conklin" w:date="2021-04-07T06:46:00Z">
            <w:r w:rsidRPr="00D40569" w:rsidDel="002C300B">
              <w:rPr>
                <w:rStyle w:val="Hyperlink"/>
                <w:noProof/>
              </w:rPr>
              <w:delText>Projection, Calendar, and Units</w:delText>
            </w:r>
            <w:r w:rsidDel="002C300B">
              <w:rPr>
                <w:noProof/>
                <w:webHidden/>
              </w:rPr>
              <w:tab/>
            </w:r>
            <w:r w:rsidDel="002C300B">
              <w:rPr>
                <w:noProof/>
                <w:webHidden/>
              </w:rPr>
              <w:fldChar w:fldCharType="begin"/>
            </w:r>
            <w:r w:rsidDel="002C300B">
              <w:rPr>
                <w:noProof/>
                <w:webHidden/>
              </w:rPr>
              <w:delInstrText xml:space="preserve"> PAGEREF _Toc67556560 \h </w:delInstrText>
            </w:r>
            <w:r w:rsidDel="002C300B">
              <w:rPr>
                <w:noProof/>
                <w:webHidden/>
              </w:rPr>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EB2A54B" w14:textId="6373AEA8" w:rsidR="000E6390" w:rsidDel="002C300B" w:rsidRDefault="000E6390">
          <w:pPr>
            <w:pStyle w:val="TOC2"/>
            <w:tabs>
              <w:tab w:val="right" w:leader="dot" w:pos="9350"/>
            </w:tabs>
            <w:rPr>
              <w:del w:id="519" w:author="David Conklin" w:date="2021-04-07T06:46:00Z"/>
              <w:rFonts w:eastAsiaTheme="minorEastAsia"/>
              <w:noProof/>
            </w:rPr>
          </w:pPr>
          <w:del w:id="5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"_Toc67556561"</w:delInstrText>
            </w:r>
            <w:r w:rsidRPr="00D40569" w:rsidDel="002C300B">
              <w:rPr>
                <w:rStyle w:val="Hyperlink"/>
                <w:noProof/>
              </w:rPr>
              <w:delInstrText xml:space="preserve"> </w:delInstrText>
            </w:r>
            <w:r w:rsidRPr="00D40569" w:rsidDel="002C300B">
              <w:rPr>
                <w:rStyle w:val="Hyperlink"/>
                <w:noProof/>
              </w:rPr>
              <w:fldChar w:fldCharType="separate"/>
            </w:r>
          </w:del>
          <w:ins w:id="521" w:author="David Conklin" w:date="2021-04-07T06:46:00Z">
            <w:r w:rsidR="002C300B">
              <w:rPr>
                <w:rStyle w:val="Hyperlink"/>
                <w:b/>
                <w:bCs/>
                <w:noProof/>
              </w:rPr>
              <w:t>Error! Hyperlink reference not valid.</w:t>
            </w:r>
          </w:ins>
          <w:del w:id="522" w:author="David Conklin" w:date="2021-04-07T06:46:00Z">
            <w:r w:rsidRPr="00D40569" w:rsidDel="002C300B">
              <w:rPr>
                <w:rStyle w:val="Hyperlink"/>
                <w:noProof/>
              </w:rPr>
              <w:delText>Simulation of changes in wetlands over time</w:delText>
            </w:r>
            <w:r w:rsidDel="002C300B">
              <w:rPr>
                <w:noProof/>
                <w:webHidden/>
              </w:rPr>
              <w:tab/>
            </w:r>
            <w:r w:rsidDel="002C300B">
              <w:rPr>
                <w:noProof/>
                <w:webHidden/>
              </w:rPr>
              <w:fldChar w:fldCharType="begin"/>
            </w:r>
            <w:r w:rsidDel="002C300B">
              <w:rPr>
                <w:noProof/>
                <w:webHidden/>
              </w:rPr>
              <w:delInstrText xml:space="preserve"> PAGEREF _Toc67556561 \h </w:delInstrText>
            </w:r>
            <w:r w:rsidDel="002C300B">
              <w:rPr>
                <w:noProof/>
                <w:webHidden/>
              </w:rPr>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367BFCC6" w14:textId="71001112" w:rsidR="000E6390" w:rsidDel="002C300B" w:rsidRDefault="000E6390">
          <w:pPr>
            <w:pStyle w:val="TOC2"/>
            <w:tabs>
              <w:tab w:val="right" w:leader="dot" w:pos="9350"/>
            </w:tabs>
            <w:rPr>
              <w:del w:id="523" w:author="David Conklin" w:date="2021-04-07T06:46:00Z"/>
              <w:rFonts w:eastAsiaTheme="minorEastAsia"/>
              <w:noProof/>
            </w:rPr>
          </w:pPr>
          <w:del w:id="5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"_Toc67556562"</w:delInstrText>
            </w:r>
            <w:r w:rsidRPr="00D40569" w:rsidDel="002C300B">
              <w:rPr>
                <w:rStyle w:val="Hyperlink"/>
                <w:noProof/>
              </w:rPr>
              <w:delInstrText xml:space="preserve"> </w:delInstrText>
            </w:r>
            <w:r w:rsidRPr="00D40569" w:rsidDel="002C300B">
              <w:rPr>
                <w:rStyle w:val="Hyperlink"/>
                <w:noProof/>
              </w:rPr>
              <w:fldChar w:fldCharType="separate"/>
            </w:r>
          </w:del>
          <w:ins w:id="525" w:author="David Conklin" w:date="2021-04-07T06:46:00Z">
            <w:r w:rsidR="002C300B">
              <w:rPr>
                <w:rStyle w:val="Hyperlink"/>
                <w:b/>
                <w:bCs/>
                <w:noProof/>
              </w:rPr>
              <w:t>Error! Hyperlink reference not valid.</w:t>
            </w:r>
          </w:ins>
          <w:del w:id="526" w:author="David Conklin" w:date="2021-04-07T06:46:00Z">
            <w:r w:rsidRPr="00D40569" w:rsidDel="002C300B">
              <w:rPr>
                <w:rStyle w:val="Hyperlink"/>
                <w:noProof/>
              </w:rPr>
              <w:delText>How wetlands are represented in the model</w:delText>
            </w:r>
            <w:r w:rsidDel="002C300B">
              <w:rPr>
                <w:noProof/>
                <w:webHidden/>
              </w:rPr>
              <w:tab/>
            </w:r>
            <w:r w:rsidDel="002C300B">
              <w:rPr>
                <w:noProof/>
                <w:webHidden/>
              </w:rPr>
              <w:fldChar w:fldCharType="begin"/>
            </w:r>
            <w:r w:rsidDel="002C300B">
              <w:rPr>
                <w:noProof/>
                <w:webHidden/>
              </w:rPr>
              <w:delInstrText xml:space="preserve"> PAGEREF _Toc67556562 \h </w:delInstrText>
            </w:r>
            <w:r w:rsidDel="002C300B">
              <w:rPr>
                <w:noProof/>
                <w:webHidden/>
              </w:rPr>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D9CF931" w14:textId="37B85B39" w:rsidR="000E6390" w:rsidDel="002C300B" w:rsidRDefault="000E6390">
          <w:pPr>
            <w:pStyle w:val="TOC2"/>
            <w:tabs>
              <w:tab w:val="right" w:leader="dot" w:pos="9350"/>
            </w:tabs>
            <w:rPr>
              <w:del w:id="527" w:author="David Conklin" w:date="2021-04-07T06:46:00Z"/>
              <w:rFonts w:eastAsiaTheme="minorEastAsia"/>
              <w:noProof/>
            </w:rPr>
          </w:pPr>
          <w:del w:id="5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"_Toc67556563"</w:delInstrText>
            </w:r>
            <w:r w:rsidRPr="00D40569" w:rsidDel="002C300B">
              <w:rPr>
                <w:rStyle w:val="Hyperlink"/>
                <w:noProof/>
              </w:rPr>
              <w:delInstrText xml:space="preserve"> </w:delInstrText>
            </w:r>
            <w:r w:rsidRPr="00D40569" w:rsidDel="002C300B">
              <w:rPr>
                <w:rStyle w:val="Hyperlink"/>
                <w:noProof/>
              </w:rPr>
              <w:fldChar w:fldCharType="separate"/>
            </w:r>
          </w:del>
          <w:ins w:id="529" w:author="David Conklin" w:date="2021-04-07T06:46:00Z">
            <w:r w:rsidR="002C300B">
              <w:rPr>
                <w:rStyle w:val="Hyperlink"/>
                <w:b/>
                <w:bCs/>
                <w:noProof/>
              </w:rPr>
              <w:t>Error! Hyperlink reference not valid.</w:t>
            </w:r>
          </w:ins>
          <w:del w:id="530" w:author="David Conklin" w:date="2021-04-07T06:46:00Z">
            <w:r w:rsidRPr="00D40569" w:rsidDel="002C300B">
              <w:rPr>
                <w:rStyle w:val="Hyperlink"/>
                <w:noProof/>
              </w:rPr>
              <w:delText>The Wetland class and Wetland objects in the C++ code</w:delText>
            </w:r>
            <w:r w:rsidDel="002C300B">
              <w:rPr>
                <w:noProof/>
                <w:webHidden/>
              </w:rPr>
              <w:tab/>
            </w:r>
            <w:r w:rsidDel="002C300B">
              <w:rPr>
                <w:noProof/>
                <w:webHidden/>
              </w:rPr>
              <w:fldChar w:fldCharType="begin"/>
            </w:r>
            <w:r w:rsidDel="002C300B">
              <w:rPr>
                <w:noProof/>
                <w:webHidden/>
              </w:rPr>
              <w:delInstrText xml:space="preserve"> PAGEREF _Toc67556563 \h </w:delInstrText>
            </w:r>
            <w:r w:rsidDel="002C300B">
              <w:rPr>
                <w:noProof/>
                <w:webHidden/>
              </w:rPr>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1A10AEA9" w14:textId="5AE4DF1D" w:rsidR="000E6390" w:rsidDel="002C300B" w:rsidRDefault="000E6390">
          <w:pPr>
            <w:pStyle w:val="TOC2"/>
            <w:tabs>
              <w:tab w:val="right" w:leader="dot" w:pos="9350"/>
            </w:tabs>
            <w:rPr>
              <w:del w:id="531" w:author="David Conklin" w:date="2021-04-07T06:46:00Z"/>
              <w:rFonts w:eastAsiaTheme="minorEastAsia"/>
              <w:noProof/>
            </w:rPr>
          </w:pPr>
          <w:del w:id="5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"_Toc67556564"</w:delInstrText>
            </w:r>
            <w:r w:rsidRPr="00D40569" w:rsidDel="002C300B">
              <w:rPr>
                <w:rStyle w:val="Hyperlink"/>
                <w:noProof/>
              </w:rPr>
              <w:delInstrText xml:space="preserve"> </w:delInstrText>
            </w:r>
            <w:r w:rsidRPr="00D40569" w:rsidDel="002C300B">
              <w:rPr>
                <w:rStyle w:val="Hyperlink"/>
                <w:noProof/>
              </w:rPr>
              <w:fldChar w:fldCharType="separate"/>
            </w:r>
          </w:del>
          <w:ins w:id="533" w:author="David Conklin" w:date="2021-04-07T06:46:00Z">
            <w:r w:rsidR="002C300B">
              <w:rPr>
                <w:rStyle w:val="Hyperlink"/>
                <w:b/>
                <w:bCs/>
                <w:noProof/>
              </w:rPr>
              <w:t>Error! Hyperlink reference not valid.</w:t>
            </w:r>
          </w:ins>
          <w:del w:id="534" w:author="David Conklin" w:date="2021-04-07T06:46:00Z">
            <w:r w:rsidRPr="00D40569" w:rsidDel="002C300B">
              <w:rPr>
                <w:rStyle w:val="Hyperlink"/>
                <w:noProof/>
              </w:rPr>
              <w:delText>Attributes of interest in the wetlands study</w:delText>
            </w:r>
            <w:r w:rsidDel="002C300B">
              <w:rPr>
                <w:noProof/>
                <w:webHidden/>
              </w:rPr>
              <w:tab/>
            </w:r>
            <w:r w:rsidDel="002C300B">
              <w:rPr>
                <w:noProof/>
                <w:webHidden/>
              </w:rPr>
              <w:fldChar w:fldCharType="begin"/>
            </w:r>
            <w:r w:rsidDel="002C300B">
              <w:rPr>
                <w:noProof/>
                <w:webHidden/>
              </w:rPr>
              <w:delInstrText xml:space="preserve"> PAGEREF _Toc67556564 \h </w:delInstrText>
            </w:r>
            <w:r w:rsidDel="002C300B">
              <w:rPr>
                <w:noProof/>
                <w:webHidden/>
              </w:rPr>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0D09456A" w14:textId="36334901" w:rsidR="000E6390" w:rsidDel="002C300B" w:rsidRDefault="000E6390">
          <w:pPr>
            <w:pStyle w:val="TOC2"/>
            <w:tabs>
              <w:tab w:val="right" w:leader="dot" w:pos="9350"/>
            </w:tabs>
            <w:rPr>
              <w:del w:id="535" w:author="David Conklin" w:date="2021-04-07T06:46:00Z"/>
              <w:rFonts w:eastAsiaTheme="minorEastAsia"/>
              <w:noProof/>
            </w:rPr>
          </w:pPr>
          <w:del w:id="5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"_Toc67556565"</w:delInstrText>
            </w:r>
            <w:r w:rsidRPr="00D40569" w:rsidDel="002C300B">
              <w:rPr>
                <w:rStyle w:val="Hyperlink"/>
                <w:noProof/>
              </w:rPr>
              <w:delInstrText xml:space="preserve"> </w:delInstrText>
            </w:r>
            <w:r w:rsidRPr="00D40569" w:rsidDel="002C300B">
              <w:rPr>
                <w:rStyle w:val="Hyperlink"/>
                <w:noProof/>
              </w:rPr>
              <w:fldChar w:fldCharType="separate"/>
            </w:r>
          </w:del>
          <w:ins w:id="537" w:author="David Conklin" w:date="2021-04-07T06:46:00Z">
            <w:r w:rsidR="002C300B">
              <w:rPr>
                <w:rStyle w:val="Hyperlink"/>
                <w:b/>
                <w:bCs/>
                <w:noProof/>
              </w:rPr>
              <w:t>Error! Hyperlink reference not valid.</w:t>
            </w:r>
          </w:ins>
          <w:del w:id="538" w:author="David Conklin" w:date="2021-04-07T06:46:00Z">
            <w:r w:rsidRPr="00D40569" w:rsidDel="002C300B">
              <w:rPr>
                <w:rStyle w:val="Hyperlink"/>
                <w:noProof/>
              </w:rPr>
              <w:delText>A WETNESS attribute</w:delText>
            </w:r>
            <w:r w:rsidDel="002C300B">
              <w:rPr>
                <w:noProof/>
                <w:webHidden/>
              </w:rPr>
              <w:tab/>
            </w:r>
            <w:r w:rsidDel="002C300B">
              <w:rPr>
                <w:noProof/>
                <w:webHidden/>
              </w:rPr>
              <w:fldChar w:fldCharType="begin"/>
            </w:r>
            <w:r w:rsidDel="002C300B">
              <w:rPr>
                <w:noProof/>
                <w:webHidden/>
              </w:rPr>
              <w:delInstrText xml:space="preserve"> PAGEREF _Toc67556565 \h </w:delInstrText>
            </w:r>
            <w:r w:rsidDel="002C300B">
              <w:rPr>
                <w:noProof/>
                <w:webHidden/>
              </w:rPr>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37B8B9F1" w14:textId="3C7BAA25" w:rsidR="000E6390" w:rsidDel="002C300B" w:rsidRDefault="000E6390">
          <w:pPr>
            <w:pStyle w:val="TOC2"/>
            <w:tabs>
              <w:tab w:val="right" w:leader="dot" w:pos="9350"/>
            </w:tabs>
            <w:rPr>
              <w:del w:id="539" w:author="David Conklin" w:date="2021-04-07T06:46:00Z"/>
              <w:rFonts w:eastAsiaTheme="minorEastAsia"/>
              <w:noProof/>
            </w:rPr>
          </w:pPr>
          <w:del w:id="5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"_Toc67556566"</w:delInstrText>
            </w:r>
            <w:r w:rsidRPr="00D40569" w:rsidDel="002C300B">
              <w:rPr>
                <w:rStyle w:val="Hyperlink"/>
                <w:noProof/>
              </w:rPr>
              <w:delInstrText xml:space="preserve"> </w:delInstrText>
            </w:r>
            <w:r w:rsidRPr="00D40569" w:rsidDel="002C300B">
              <w:rPr>
                <w:rStyle w:val="Hyperlink"/>
                <w:noProof/>
              </w:rPr>
              <w:fldChar w:fldCharType="separate"/>
            </w:r>
          </w:del>
          <w:ins w:id="541" w:author="David Conklin" w:date="2021-04-07T06:46:00Z">
            <w:r w:rsidR="002C300B">
              <w:rPr>
                <w:rStyle w:val="Hyperlink"/>
                <w:b/>
                <w:bCs/>
                <w:noProof/>
              </w:rPr>
              <w:t>Error! Hyperlink reference not valid.</w:t>
            </w:r>
          </w:ins>
          <w:del w:id="542" w:author="David Conklin" w:date="2021-04-07T06:46:00Z">
            <w:r w:rsidRPr="00D40569" w:rsidDel="002C300B">
              <w:rPr>
                <w:rStyle w:val="Hyperlink"/>
                <w:noProof/>
              </w:rPr>
              <w:delText>Calculating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_Toc67556566 \h </w:delInstrText>
            </w:r>
            <w:r w:rsidDel="002C300B">
              <w:rPr>
                <w:noProof/>
                <w:webHidden/>
              </w:rPr>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44C22280" w14:textId="49CF38CE" w:rsidR="000E6390" w:rsidDel="002C300B" w:rsidRDefault="000E6390">
          <w:pPr>
            <w:pStyle w:val="TOC3"/>
            <w:tabs>
              <w:tab w:val="right" w:leader="dot" w:pos="9350"/>
            </w:tabs>
            <w:rPr>
              <w:del w:id="543" w:author="David Conklin" w:date="2021-04-07T06:46:00Z"/>
              <w:rFonts w:eastAsiaTheme="minorEastAsia"/>
              <w:noProof/>
            </w:rPr>
          </w:pPr>
          <w:del w:id="5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"_Toc67556567"</w:delInstrText>
            </w:r>
            <w:r w:rsidRPr="00D40569" w:rsidDel="002C300B">
              <w:rPr>
                <w:rStyle w:val="Hyperlink"/>
                <w:noProof/>
              </w:rPr>
              <w:delInstrText xml:space="preserve"> </w:delInstrText>
            </w:r>
            <w:r w:rsidRPr="00D40569" w:rsidDel="002C300B">
              <w:rPr>
                <w:rStyle w:val="Hyperlink"/>
                <w:noProof/>
              </w:rPr>
              <w:fldChar w:fldCharType="separate"/>
            </w:r>
          </w:del>
          <w:ins w:id="545" w:author="David Conklin" w:date="2021-04-07T06:46:00Z">
            <w:r w:rsidR="002C300B">
              <w:rPr>
                <w:rStyle w:val="Hyperlink"/>
                <w:b/>
                <w:bCs/>
                <w:noProof/>
              </w:rPr>
              <w:t>Error! Hyperlink reference not valid.</w:t>
            </w:r>
          </w:ins>
          <w:del w:id="546" w:author="David Conklin" w:date="2021-04-07T06:46:00Z">
            <w:r w:rsidRPr="00D40569" w:rsidDel="002C300B">
              <w:rPr>
                <w:rStyle w:val="Hyperlink"/>
                <w:noProof/>
              </w:rPr>
              <w:delText>Wetland IDU parameters</w:delText>
            </w:r>
            <w:r w:rsidDel="002C300B">
              <w:rPr>
                <w:noProof/>
                <w:webHidden/>
              </w:rPr>
              <w:tab/>
            </w:r>
            <w:r w:rsidDel="002C300B">
              <w:rPr>
                <w:noProof/>
                <w:webHidden/>
              </w:rPr>
              <w:fldChar w:fldCharType="begin"/>
            </w:r>
            <w:r w:rsidDel="002C300B">
              <w:rPr>
                <w:noProof/>
                <w:webHidden/>
              </w:rPr>
              <w:delInstrText xml:space="preserve"> PAGEREF _Toc67556567 \h </w:delInstrText>
            </w:r>
            <w:r w:rsidDel="002C300B">
              <w:rPr>
                <w:noProof/>
                <w:webHidden/>
              </w:rPr>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6B25B12" w14:textId="2EF093B2" w:rsidR="000E6390" w:rsidDel="002C300B" w:rsidRDefault="000E6390">
          <w:pPr>
            <w:pStyle w:val="TOC3"/>
            <w:tabs>
              <w:tab w:val="right" w:leader="dot" w:pos="9350"/>
            </w:tabs>
            <w:rPr>
              <w:del w:id="547" w:author="David Conklin" w:date="2021-04-07T06:46:00Z"/>
              <w:rFonts w:eastAsiaTheme="minorEastAsia"/>
              <w:noProof/>
            </w:rPr>
          </w:pPr>
          <w:del w:id="5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"_Toc67556568"</w:delInstrText>
            </w:r>
            <w:r w:rsidRPr="00D40569" w:rsidDel="002C300B">
              <w:rPr>
                <w:rStyle w:val="Hyperlink"/>
                <w:noProof/>
              </w:rPr>
              <w:delInstrText xml:space="preserve"> </w:delInstrText>
            </w:r>
            <w:r w:rsidRPr="00D40569" w:rsidDel="002C300B">
              <w:rPr>
                <w:rStyle w:val="Hyperlink"/>
                <w:noProof/>
              </w:rPr>
              <w:fldChar w:fldCharType="separate"/>
            </w:r>
          </w:del>
          <w:ins w:id="549" w:author="David Conklin" w:date="2021-04-07T06:46:00Z">
            <w:r w:rsidR="002C300B">
              <w:rPr>
                <w:rStyle w:val="Hyperlink"/>
                <w:b/>
                <w:bCs/>
                <w:noProof/>
              </w:rPr>
              <w:t>Error! Hyperlink reference not valid.</w:t>
            </w:r>
          </w:ins>
          <w:del w:id="550" w:author="David Conklin" w:date="2021-04-07T06:46:00Z">
            <w:r w:rsidRPr="00D40569" w:rsidDel="002C300B">
              <w:rPr>
                <w:rStyle w:val="Hyperlink"/>
                <w:noProof/>
              </w:rPr>
              <w:delText>Reach parameters</w:delText>
            </w:r>
            <w:r w:rsidDel="002C300B">
              <w:rPr>
                <w:noProof/>
                <w:webHidden/>
              </w:rPr>
              <w:tab/>
            </w:r>
            <w:r w:rsidDel="002C300B">
              <w:rPr>
                <w:noProof/>
                <w:webHidden/>
              </w:rPr>
              <w:fldChar w:fldCharType="begin"/>
            </w:r>
            <w:r w:rsidDel="002C300B">
              <w:rPr>
                <w:noProof/>
                <w:webHidden/>
              </w:rPr>
              <w:delInstrText xml:space="preserve"> PAGEREF _Toc67556568 \h </w:delInstrText>
            </w:r>
            <w:r w:rsidDel="002C300B">
              <w:rPr>
                <w:noProof/>
                <w:webHidden/>
              </w:rPr>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35CA1D2" w14:textId="76AE2EDE" w:rsidR="000E6390" w:rsidDel="002C300B" w:rsidRDefault="000E6390">
          <w:pPr>
            <w:pStyle w:val="TOC2"/>
            <w:tabs>
              <w:tab w:val="right" w:leader="dot" w:pos="9350"/>
            </w:tabs>
            <w:rPr>
              <w:del w:id="551" w:author="David Conklin" w:date="2021-04-07T06:46:00Z"/>
              <w:rFonts w:eastAsiaTheme="minorEastAsia"/>
              <w:noProof/>
            </w:rPr>
          </w:pPr>
          <w:del w:id="5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"_Toc67556569"</w:delInstrText>
            </w:r>
            <w:r w:rsidRPr="00D40569" w:rsidDel="002C300B">
              <w:rPr>
                <w:rStyle w:val="Hyperlink"/>
                <w:noProof/>
              </w:rPr>
              <w:delInstrText xml:space="preserve"> </w:delInstrText>
            </w:r>
            <w:r w:rsidRPr="00D40569" w:rsidDel="002C300B">
              <w:rPr>
                <w:rStyle w:val="Hyperlink"/>
                <w:noProof/>
              </w:rPr>
              <w:fldChar w:fldCharType="separate"/>
            </w:r>
          </w:del>
          <w:ins w:id="553" w:author="David Conklin" w:date="2021-04-07T06:46:00Z">
            <w:r w:rsidR="002C300B">
              <w:rPr>
                <w:rStyle w:val="Hyperlink"/>
                <w:b/>
                <w:bCs/>
                <w:noProof/>
              </w:rPr>
              <w:t>Error! Hyperlink reference not valid.</w:t>
            </w:r>
          </w:ins>
          <w:del w:id="554" w:author="David Conklin" w:date="2021-04-07T06:46:00Z">
            <w:r w:rsidRPr="00D40569" w:rsidDel="002C300B">
              <w:rPr>
                <w:rStyle w:val="Hyperlink"/>
                <w:noProof/>
              </w:rPr>
              <w:delText>Implementation of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_Toc67556569 \h </w:delInstrText>
            </w:r>
            <w:r w:rsidDel="002C300B">
              <w:rPr>
                <w:noProof/>
                <w:webHidden/>
              </w:rPr>
            </w:r>
            <w:r w:rsidDel="002C300B">
              <w:rPr>
                <w:noProof/>
                <w:webHidden/>
              </w:rPr>
              <w:fldChar w:fldCharType="separate"/>
            </w:r>
            <w:r w:rsidDel="002C300B">
              <w:rPr>
                <w:noProof/>
                <w:webHidden/>
              </w:rPr>
              <w:delText>47</w:delText>
            </w:r>
            <w:r w:rsidDel="002C300B">
              <w:rPr>
                <w:noProof/>
                <w:webHidden/>
              </w:rPr>
              <w:fldChar w:fldCharType="end"/>
            </w:r>
            <w:r w:rsidRPr="00D40569" w:rsidDel="002C300B">
              <w:rPr>
                <w:rStyle w:val="Hyperlink"/>
                <w:noProof/>
              </w:rPr>
              <w:fldChar w:fldCharType="end"/>
            </w:r>
          </w:del>
        </w:p>
        <w:p w14:paraId="73B8DEC9" w14:textId="6DCCFCFB" w:rsidR="000E6390" w:rsidDel="002C300B" w:rsidRDefault="000E6390">
          <w:pPr>
            <w:pStyle w:val="TOC2"/>
            <w:tabs>
              <w:tab w:val="right" w:leader="dot" w:pos="9350"/>
            </w:tabs>
            <w:rPr>
              <w:del w:id="555" w:author="David Conklin" w:date="2021-04-07T06:46:00Z"/>
              <w:rFonts w:eastAsiaTheme="minorEastAsia"/>
              <w:noProof/>
            </w:rPr>
          </w:pPr>
          <w:del w:id="5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"_Toc67556570"</w:delInstrText>
            </w:r>
            <w:r w:rsidRPr="00D40569" w:rsidDel="002C300B">
              <w:rPr>
                <w:rStyle w:val="Hyperlink"/>
                <w:noProof/>
              </w:rPr>
              <w:delInstrText xml:space="preserve"> </w:delInstrText>
            </w:r>
            <w:r w:rsidRPr="00D40569" w:rsidDel="002C300B">
              <w:rPr>
                <w:rStyle w:val="Hyperlink"/>
                <w:noProof/>
              </w:rPr>
              <w:fldChar w:fldCharType="separate"/>
            </w:r>
          </w:del>
          <w:ins w:id="557" w:author="David Conklin" w:date="2021-04-07T06:46:00Z">
            <w:r w:rsidR="002C300B">
              <w:rPr>
                <w:rStyle w:val="Hyperlink"/>
                <w:b/>
                <w:bCs/>
                <w:noProof/>
              </w:rPr>
              <w:t>Error! Hyperlink reference not valid.</w:t>
            </w:r>
          </w:ins>
          <w:del w:id="558" w:author="David Conklin" w:date="2021-04-07T06:46:00Z">
            <w:r w:rsidRPr="00D40569" w:rsidDel="002C300B">
              <w:rPr>
                <w:rStyle w:val="Hyperlink"/>
                <w:noProof/>
              </w:rPr>
              <w:delText>Standing water temperature</w:delText>
            </w:r>
            <w:r w:rsidDel="002C300B">
              <w:rPr>
                <w:noProof/>
                <w:webHidden/>
              </w:rPr>
              <w:tab/>
            </w:r>
            <w:r w:rsidDel="002C300B">
              <w:rPr>
                <w:noProof/>
                <w:webHidden/>
              </w:rPr>
              <w:fldChar w:fldCharType="begin"/>
            </w:r>
            <w:r w:rsidDel="002C300B">
              <w:rPr>
                <w:noProof/>
                <w:webHidden/>
              </w:rPr>
              <w:delInstrText xml:space="preserve"> PAGEREF _Toc67556570 \h </w:delInstrText>
            </w:r>
            <w:r w:rsidDel="002C300B">
              <w:rPr>
                <w:noProof/>
                <w:webHidden/>
              </w:rPr>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1647BBA2" w14:textId="0C6953B8" w:rsidR="000E6390" w:rsidDel="002C300B" w:rsidRDefault="000E6390">
          <w:pPr>
            <w:pStyle w:val="TOC2"/>
            <w:tabs>
              <w:tab w:val="right" w:leader="dot" w:pos="9350"/>
            </w:tabs>
            <w:rPr>
              <w:del w:id="559" w:author="David Conklin" w:date="2021-04-07T06:46:00Z"/>
              <w:rFonts w:eastAsiaTheme="minorEastAsia"/>
              <w:noProof/>
            </w:rPr>
          </w:pPr>
          <w:del w:id="5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"_Toc67556571"</w:delInstrText>
            </w:r>
            <w:r w:rsidRPr="00D40569" w:rsidDel="002C300B">
              <w:rPr>
                <w:rStyle w:val="Hyperlink"/>
                <w:noProof/>
              </w:rPr>
              <w:delInstrText xml:space="preserve"> </w:delInstrText>
            </w:r>
            <w:r w:rsidRPr="00D40569" w:rsidDel="002C300B">
              <w:rPr>
                <w:rStyle w:val="Hyperlink"/>
                <w:noProof/>
              </w:rPr>
              <w:fldChar w:fldCharType="separate"/>
            </w:r>
          </w:del>
          <w:ins w:id="561" w:author="David Conklin" w:date="2021-04-07T06:46:00Z">
            <w:r w:rsidR="002C300B">
              <w:rPr>
                <w:rStyle w:val="Hyperlink"/>
                <w:b/>
                <w:bCs/>
                <w:noProof/>
              </w:rPr>
              <w:t>Error! Hyperlink reference not valid.</w:t>
            </w:r>
          </w:ins>
          <w:del w:id="562" w:author="David Conklin" w:date="2021-04-07T06:46:00Z">
            <w:r w:rsidRPr="00D40569" w:rsidDel="002C300B">
              <w:rPr>
                <w:rStyle w:val="Hyperlink"/>
                <w:noProof/>
              </w:rPr>
              <w:delText>Evapotranspiration from wetlands</w:delText>
            </w:r>
            <w:r w:rsidDel="002C300B">
              <w:rPr>
                <w:noProof/>
                <w:webHidden/>
              </w:rPr>
              <w:tab/>
            </w:r>
            <w:r w:rsidDel="002C300B">
              <w:rPr>
                <w:noProof/>
                <w:webHidden/>
              </w:rPr>
              <w:fldChar w:fldCharType="begin"/>
            </w:r>
            <w:r w:rsidDel="002C300B">
              <w:rPr>
                <w:noProof/>
                <w:webHidden/>
              </w:rPr>
              <w:delInstrText xml:space="preserve"> PAGEREF _Toc67556571 \h </w:delInstrText>
            </w:r>
            <w:r w:rsidDel="002C300B">
              <w:rPr>
                <w:noProof/>
                <w:webHidden/>
              </w:rPr>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58F5FE02" w14:textId="5F4BC927" w:rsidR="000E6390" w:rsidDel="002C300B" w:rsidRDefault="000E6390">
          <w:pPr>
            <w:pStyle w:val="TOC2"/>
            <w:tabs>
              <w:tab w:val="right" w:leader="dot" w:pos="9350"/>
            </w:tabs>
            <w:rPr>
              <w:del w:id="563" w:author="David Conklin" w:date="2021-04-07T06:46:00Z"/>
              <w:rFonts w:eastAsiaTheme="minorEastAsia"/>
              <w:noProof/>
            </w:rPr>
          </w:pPr>
          <w:del w:id="5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"_Toc67556572"</w:delInstrText>
            </w:r>
            <w:r w:rsidRPr="00D40569" w:rsidDel="002C300B">
              <w:rPr>
                <w:rStyle w:val="Hyperlink"/>
                <w:noProof/>
              </w:rPr>
              <w:delInstrText xml:space="preserve"> </w:delInstrText>
            </w:r>
            <w:r w:rsidRPr="00D40569" w:rsidDel="002C300B">
              <w:rPr>
                <w:rStyle w:val="Hyperlink"/>
                <w:noProof/>
              </w:rPr>
              <w:fldChar w:fldCharType="separate"/>
            </w:r>
          </w:del>
          <w:ins w:id="565" w:author="David Conklin" w:date="2021-04-07T06:46:00Z">
            <w:r w:rsidR="002C300B">
              <w:rPr>
                <w:rStyle w:val="Hyperlink"/>
                <w:b/>
                <w:bCs/>
                <w:noProof/>
              </w:rPr>
              <w:t>Error! Hyperlink reference not valid.</w:t>
            </w:r>
          </w:ins>
          <w:del w:id="566" w:author="David Conklin" w:date="2021-04-07T06:46:00Z">
            <w:r w:rsidRPr="00D40569" w:rsidDel="002C300B">
              <w:rPr>
                <w:rStyle w:val="Hyperlink"/>
                <w:noProof/>
              </w:rPr>
              <w:delText>Loss (or gain) of wetlands</w:delText>
            </w:r>
            <w:r w:rsidDel="002C300B">
              <w:rPr>
                <w:noProof/>
                <w:webHidden/>
              </w:rPr>
              <w:tab/>
            </w:r>
            <w:r w:rsidDel="002C300B">
              <w:rPr>
                <w:noProof/>
                <w:webHidden/>
              </w:rPr>
              <w:fldChar w:fldCharType="begin"/>
            </w:r>
            <w:r w:rsidDel="002C300B">
              <w:rPr>
                <w:noProof/>
                <w:webHidden/>
              </w:rPr>
              <w:delInstrText xml:space="preserve"> PAGEREF _Toc67556572 \h </w:delInstrText>
            </w:r>
            <w:r w:rsidDel="002C300B">
              <w:rPr>
                <w:noProof/>
                <w:webHidden/>
              </w:rPr>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701E697E" w14:textId="752C4DC2" w:rsidR="000E6390" w:rsidDel="002C300B" w:rsidRDefault="000E6390">
          <w:pPr>
            <w:pStyle w:val="TOC2"/>
            <w:tabs>
              <w:tab w:val="right" w:leader="dot" w:pos="9350"/>
            </w:tabs>
            <w:rPr>
              <w:del w:id="567" w:author="David Conklin" w:date="2021-04-07T06:46:00Z"/>
              <w:rFonts w:eastAsiaTheme="minorEastAsia"/>
              <w:noProof/>
            </w:rPr>
          </w:pPr>
          <w:del w:id="5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"_Toc67556573"</w:delInstrText>
            </w:r>
            <w:r w:rsidRPr="00D40569" w:rsidDel="002C300B">
              <w:rPr>
                <w:rStyle w:val="Hyperlink"/>
                <w:noProof/>
              </w:rPr>
              <w:delInstrText xml:space="preserve"> </w:delInstrText>
            </w:r>
            <w:r w:rsidRPr="00D40569" w:rsidDel="002C300B">
              <w:rPr>
                <w:rStyle w:val="Hyperlink"/>
                <w:noProof/>
              </w:rPr>
              <w:fldChar w:fldCharType="separate"/>
            </w:r>
          </w:del>
          <w:ins w:id="569" w:author="David Conklin" w:date="2021-04-07T06:46:00Z">
            <w:r w:rsidR="002C300B">
              <w:rPr>
                <w:rStyle w:val="Hyperlink"/>
                <w:b/>
                <w:bCs/>
                <w:noProof/>
              </w:rPr>
              <w:t>Error! Hyperlink reference not valid.</w:t>
            </w:r>
          </w:ins>
          <w:del w:id="570" w:author="David Conklin" w:date="2021-04-07T06:46:00Z">
            <w:r w:rsidRPr="00D40569" w:rsidDel="002C300B">
              <w:rPr>
                <w:rStyle w:val="Hyperlink"/>
                <w:noProof/>
              </w:rPr>
              <w:delText>Reality check</w:delText>
            </w:r>
            <w:r w:rsidDel="002C300B">
              <w:rPr>
                <w:noProof/>
                <w:webHidden/>
              </w:rPr>
              <w:tab/>
            </w:r>
            <w:r w:rsidDel="002C300B">
              <w:rPr>
                <w:noProof/>
                <w:webHidden/>
              </w:rPr>
              <w:fldChar w:fldCharType="begin"/>
            </w:r>
            <w:r w:rsidDel="002C300B">
              <w:rPr>
                <w:noProof/>
                <w:webHidden/>
              </w:rPr>
              <w:delInstrText xml:space="preserve"> PAGEREF _Toc67556573 \h </w:delInstrText>
            </w:r>
            <w:r w:rsidDel="002C300B">
              <w:rPr>
                <w:noProof/>
                <w:webHidden/>
              </w:rPr>
            </w:r>
            <w:r w:rsidDel="002C300B">
              <w:rPr>
                <w:noProof/>
                <w:webHidden/>
              </w:rPr>
              <w:fldChar w:fldCharType="separate"/>
            </w:r>
            <w:r w:rsidDel="002C300B">
              <w:rPr>
                <w:noProof/>
                <w:webHidden/>
              </w:rPr>
              <w:delText>49</w:delText>
            </w:r>
            <w:r w:rsidDel="002C300B">
              <w:rPr>
                <w:noProof/>
                <w:webHidden/>
              </w:rPr>
              <w:fldChar w:fldCharType="end"/>
            </w:r>
            <w:r w:rsidRPr="00D40569" w:rsidDel="002C300B">
              <w:rPr>
                <w:rStyle w:val="Hyperlink"/>
                <w:noProof/>
              </w:rPr>
              <w:fldChar w:fldCharType="end"/>
            </w:r>
          </w:del>
        </w:p>
        <w:p w14:paraId="59C1EDA6" w14:textId="5BD490F6" w:rsidR="000E6390" w:rsidDel="002C300B" w:rsidRDefault="000E6390">
          <w:pPr>
            <w:pStyle w:val="TOC2"/>
            <w:tabs>
              <w:tab w:val="right" w:leader="dot" w:pos="9350"/>
            </w:tabs>
            <w:rPr>
              <w:del w:id="571" w:author="David Conklin" w:date="2021-04-07T06:46:00Z"/>
              <w:rFonts w:eastAsiaTheme="minorEastAsia"/>
              <w:noProof/>
            </w:rPr>
          </w:pPr>
          <w:del w:id="5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"_Toc67556574"</w:delInstrText>
            </w:r>
            <w:r w:rsidRPr="00D40569" w:rsidDel="002C300B">
              <w:rPr>
                <w:rStyle w:val="Hyperlink"/>
                <w:noProof/>
              </w:rPr>
              <w:delInstrText xml:space="preserve"> </w:delInstrText>
            </w:r>
            <w:r w:rsidRPr="00D40569" w:rsidDel="002C300B">
              <w:rPr>
                <w:rStyle w:val="Hyperlink"/>
                <w:noProof/>
              </w:rPr>
              <w:fldChar w:fldCharType="separate"/>
            </w:r>
          </w:del>
          <w:ins w:id="573" w:author="David Conklin" w:date="2021-04-07T06:46:00Z">
            <w:r w:rsidR="002C300B">
              <w:rPr>
                <w:rStyle w:val="Hyperlink"/>
                <w:b/>
                <w:bCs/>
                <w:noProof/>
              </w:rPr>
              <w:t>Error! Hyperlink reference not valid.</w:t>
            </w:r>
          </w:ins>
          <w:del w:id="574" w:author="David Conklin" w:date="2021-04-07T06:46:00Z">
            <w:r w:rsidRPr="00D40569" w:rsidDel="002C300B">
              <w:rPr>
                <w:rStyle w:val="Hyperlink"/>
                <w:noProof/>
              </w:rPr>
              <w:delText>High Cascades Springs</w:delText>
            </w:r>
            <w:r w:rsidDel="002C300B">
              <w:rPr>
                <w:noProof/>
                <w:webHidden/>
              </w:rPr>
              <w:tab/>
            </w:r>
            <w:r w:rsidDel="002C300B">
              <w:rPr>
                <w:noProof/>
                <w:webHidden/>
              </w:rPr>
              <w:fldChar w:fldCharType="begin"/>
            </w:r>
            <w:r w:rsidDel="002C300B">
              <w:rPr>
                <w:noProof/>
                <w:webHidden/>
              </w:rPr>
              <w:delInstrText xml:space="preserve"> PAGEREF _Toc67556574 \h </w:delInstrText>
            </w:r>
            <w:r w:rsidDel="002C300B">
              <w:rPr>
                <w:noProof/>
                <w:webHidden/>
              </w:rPr>
            </w:r>
            <w:r w:rsidDel="002C300B">
              <w:rPr>
                <w:noProof/>
                <w:webHidden/>
              </w:rPr>
              <w:fldChar w:fldCharType="separate"/>
            </w:r>
            <w:r w:rsidDel="002C300B">
              <w:rPr>
                <w:noProof/>
                <w:webHidden/>
              </w:rPr>
              <w:delText>50</w:delText>
            </w:r>
            <w:r w:rsidDel="002C300B">
              <w:rPr>
                <w:noProof/>
                <w:webHidden/>
              </w:rPr>
              <w:fldChar w:fldCharType="end"/>
            </w:r>
            <w:r w:rsidRPr="00D40569" w:rsidDel="002C300B">
              <w:rPr>
                <w:rStyle w:val="Hyperlink"/>
                <w:noProof/>
              </w:rPr>
              <w:fldChar w:fldCharType="end"/>
            </w:r>
          </w:del>
        </w:p>
        <w:p w14:paraId="7FC6E247" w14:textId="58B0C953" w:rsidR="000E6390" w:rsidDel="002C300B" w:rsidRDefault="000E6390">
          <w:pPr>
            <w:pStyle w:val="TOC2"/>
            <w:tabs>
              <w:tab w:val="right" w:leader="dot" w:pos="9350"/>
            </w:tabs>
            <w:rPr>
              <w:del w:id="575" w:author="David Conklin" w:date="2021-04-07T06:46:00Z"/>
              <w:rFonts w:eastAsiaTheme="minorEastAsia"/>
              <w:noProof/>
            </w:rPr>
          </w:pPr>
          <w:del w:id="5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"_Toc67556575"</w:delInstrText>
            </w:r>
            <w:r w:rsidRPr="00D40569" w:rsidDel="002C300B">
              <w:rPr>
                <w:rStyle w:val="Hyperlink"/>
                <w:noProof/>
              </w:rPr>
              <w:delInstrText xml:space="preserve"> </w:delInstrText>
            </w:r>
            <w:r w:rsidRPr="00D40569" w:rsidDel="002C300B">
              <w:rPr>
                <w:rStyle w:val="Hyperlink"/>
                <w:noProof/>
              </w:rPr>
              <w:fldChar w:fldCharType="separate"/>
            </w:r>
          </w:del>
          <w:ins w:id="577" w:author="David Conklin" w:date="2021-04-07T06:46:00Z">
            <w:r w:rsidR="002C300B">
              <w:rPr>
                <w:rStyle w:val="Hyperlink"/>
                <w:b/>
                <w:bCs/>
                <w:noProof/>
              </w:rPr>
              <w:t>Error! Hyperlink reference not valid.</w:t>
            </w:r>
          </w:ins>
          <w:del w:id="578" w:author="David Conklin" w:date="2021-04-07T06:46:00Z">
            <w:r w:rsidRPr="00D40569" w:rsidDel="002C300B">
              <w:rPr>
                <w:rStyle w:val="Hyperlink"/>
                <w:noProof/>
              </w:rPr>
              <w:delText>Calibration and simulation skill</w:delText>
            </w:r>
            <w:r w:rsidDel="002C300B">
              <w:rPr>
                <w:noProof/>
                <w:webHidden/>
              </w:rPr>
              <w:tab/>
            </w:r>
            <w:r w:rsidDel="002C300B">
              <w:rPr>
                <w:noProof/>
                <w:webHidden/>
              </w:rPr>
              <w:fldChar w:fldCharType="begin"/>
            </w:r>
            <w:r w:rsidDel="002C300B">
              <w:rPr>
                <w:noProof/>
                <w:webHidden/>
              </w:rPr>
              <w:delInstrText xml:space="preserve"> PAGEREF _Toc67556575 \h </w:delInstrText>
            </w:r>
            <w:r w:rsidDel="002C300B">
              <w:rPr>
                <w:noProof/>
                <w:webHidden/>
              </w:rPr>
            </w:r>
            <w:r w:rsidDel="002C300B">
              <w:rPr>
                <w:noProof/>
                <w:webHidden/>
              </w:rPr>
              <w:fldChar w:fldCharType="separate"/>
            </w:r>
            <w:r w:rsidDel="002C300B">
              <w:rPr>
                <w:noProof/>
                <w:webHidden/>
              </w:rPr>
              <w:delText>52</w:delText>
            </w:r>
            <w:r w:rsidDel="002C300B">
              <w:rPr>
                <w:noProof/>
                <w:webHidden/>
              </w:rPr>
              <w:fldChar w:fldCharType="end"/>
            </w:r>
            <w:r w:rsidRPr="00D40569" w:rsidDel="002C300B">
              <w:rPr>
                <w:rStyle w:val="Hyperlink"/>
                <w:noProof/>
              </w:rPr>
              <w:fldChar w:fldCharType="end"/>
            </w:r>
          </w:del>
        </w:p>
        <w:p w14:paraId="0BE3A9FE" w14:textId="55CC7104" w:rsidR="000E6390" w:rsidDel="002C300B" w:rsidRDefault="000E6390">
          <w:pPr>
            <w:pStyle w:val="TOC2"/>
            <w:tabs>
              <w:tab w:val="right" w:leader="dot" w:pos="9350"/>
            </w:tabs>
            <w:rPr>
              <w:del w:id="579" w:author="David Conklin" w:date="2021-04-07T06:46:00Z"/>
              <w:rFonts w:eastAsiaTheme="minorEastAsia"/>
              <w:noProof/>
            </w:rPr>
          </w:pPr>
          <w:del w:id="5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"_Toc67556576"</w:delInstrText>
            </w:r>
            <w:r w:rsidRPr="00D40569" w:rsidDel="002C300B">
              <w:rPr>
                <w:rStyle w:val="Hyperlink"/>
                <w:noProof/>
              </w:rPr>
              <w:delInstrText xml:space="preserve"> </w:delInstrText>
            </w:r>
            <w:r w:rsidRPr="00D40569" w:rsidDel="002C300B">
              <w:rPr>
                <w:rStyle w:val="Hyperlink"/>
                <w:noProof/>
              </w:rPr>
              <w:fldChar w:fldCharType="separate"/>
            </w:r>
          </w:del>
          <w:ins w:id="581" w:author="David Conklin" w:date="2021-04-07T06:46:00Z">
            <w:r w:rsidR="002C300B">
              <w:rPr>
                <w:rStyle w:val="Hyperlink"/>
                <w:b/>
                <w:bCs/>
                <w:noProof/>
              </w:rPr>
              <w:t>Error! Hyperlink reference not valid.</w:t>
            </w:r>
          </w:ins>
          <w:del w:id="582" w:author="David Conklin" w:date="2021-04-07T06:46:00Z">
            <w:r w:rsidRPr="00D40569" w:rsidDel="002C300B">
              <w:rPr>
                <w:rStyle w:val="Hyperlink"/>
                <w:noProof/>
              </w:rPr>
              <w:delText>Analysis of locations where the model has low skill</w:delText>
            </w:r>
            <w:r w:rsidDel="002C300B">
              <w:rPr>
                <w:noProof/>
                <w:webHidden/>
              </w:rPr>
              <w:tab/>
            </w:r>
            <w:r w:rsidDel="002C300B">
              <w:rPr>
                <w:noProof/>
                <w:webHidden/>
              </w:rPr>
              <w:fldChar w:fldCharType="begin"/>
            </w:r>
            <w:r w:rsidDel="002C300B">
              <w:rPr>
                <w:noProof/>
                <w:webHidden/>
              </w:rPr>
              <w:delInstrText xml:space="preserve"> PAGEREF _Toc67556576 \h </w:delInstrText>
            </w:r>
            <w:r w:rsidDel="002C300B">
              <w:rPr>
                <w:noProof/>
                <w:webHidden/>
              </w:rPr>
            </w:r>
            <w:r w:rsidDel="002C300B">
              <w:rPr>
                <w:noProof/>
                <w:webHidden/>
              </w:rPr>
              <w:fldChar w:fldCharType="separate"/>
            </w:r>
            <w:r w:rsidDel="002C300B">
              <w:rPr>
                <w:noProof/>
                <w:webHidden/>
              </w:rPr>
              <w:delText>55</w:delText>
            </w:r>
            <w:r w:rsidDel="002C300B">
              <w:rPr>
                <w:noProof/>
                <w:webHidden/>
              </w:rPr>
              <w:fldChar w:fldCharType="end"/>
            </w:r>
            <w:r w:rsidRPr="00D40569" w:rsidDel="002C300B">
              <w:rPr>
                <w:rStyle w:val="Hyperlink"/>
                <w:noProof/>
              </w:rPr>
              <w:fldChar w:fldCharType="end"/>
            </w:r>
          </w:del>
        </w:p>
        <w:p w14:paraId="37FD33D7" w14:textId="0DC18399" w:rsidR="000E6390" w:rsidDel="002C300B" w:rsidRDefault="000E6390">
          <w:pPr>
            <w:pStyle w:val="TOC2"/>
            <w:tabs>
              <w:tab w:val="right" w:leader="dot" w:pos="9350"/>
            </w:tabs>
            <w:rPr>
              <w:del w:id="583" w:author="David Conklin" w:date="2021-04-07T06:46:00Z"/>
              <w:rFonts w:eastAsiaTheme="minorEastAsia"/>
              <w:noProof/>
            </w:rPr>
          </w:pPr>
          <w:del w:id="5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"_Toc67556577"</w:delInstrText>
            </w:r>
            <w:r w:rsidRPr="00D40569" w:rsidDel="002C300B">
              <w:rPr>
                <w:rStyle w:val="Hyperlink"/>
                <w:noProof/>
              </w:rPr>
              <w:delInstrText xml:space="preserve"> </w:delInstrText>
            </w:r>
            <w:r w:rsidRPr="00D40569" w:rsidDel="002C300B">
              <w:rPr>
                <w:rStyle w:val="Hyperlink"/>
                <w:noProof/>
              </w:rPr>
              <w:fldChar w:fldCharType="separate"/>
            </w:r>
          </w:del>
          <w:ins w:id="585" w:author="David Conklin" w:date="2021-04-07T06:46:00Z">
            <w:r w:rsidR="002C300B">
              <w:rPr>
                <w:rStyle w:val="Hyperlink"/>
                <w:b/>
                <w:bCs/>
                <w:noProof/>
              </w:rPr>
              <w:t>Error! Hyperlink reference not valid.</w:t>
            </w:r>
          </w:ins>
          <w:del w:id="586" w:author="David Conklin" w:date="2021-04-07T06:46:00Z">
            <w:r w:rsidRPr="00D40569" w:rsidDel="002C300B">
              <w:rPr>
                <w:rStyle w:val="Hyperlink"/>
                <w:noProof/>
              </w:rPr>
              <w:delText>Simulated McKenzie basin water budget and thermal energy budget</w:delText>
            </w:r>
            <w:r w:rsidDel="002C300B">
              <w:rPr>
                <w:noProof/>
                <w:webHidden/>
              </w:rPr>
              <w:tab/>
            </w:r>
            <w:r w:rsidDel="002C300B">
              <w:rPr>
                <w:noProof/>
                <w:webHidden/>
              </w:rPr>
              <w:fldChar w:fldCharType="begin"/>
            </w:r>
            <w:r w:rsidDel="002C300B">
              <w:rPr>
                <w:noProof/>
                <w:webHidden/>
              </w:rPr>
              <w:delInstrText xml:space="preserve"> PAGEREF _Toc67556577 \h </w:delInstrText>
            </w:r>
            <w:r w:rsidDel="002C300B">
              <w:rPr>
                <w:noProof/>
                <w:webHidden/>
              </w:rPr>
            </w:r>
            <w:r w:rsidDel="002C300B">
              <w:rPr>
                <w:noProof/>
                <w:webHidden/>
              </w:rPr>
              <w:fldChar w:fldCharType="separate"/>
            </w:r>
            <w:r w:rsidDel="002C300B">
              <w:rPr>
                <w:noProof/>
                <w:webHidden/>
              </w:rPr>
              <w:delText>57</w:delText>
            </w:r>
            <w:r w:rsidDel="002C300B">
              <w:rPr>
                <w:noProof/>
                <w:webHidden/>
              </w:rPr>
              <w:fldChar w:fldCharType="end"/>
            </w:r>
            <w:r w:rsidRPr="00D40569" w:rsidDel="002C300B">
              <w:rPr>
                <w:rStyle w:val="Hyperlink"/>
                <w:noProof/>
              </w:rPr>
              <w:fldChar w:fldCharType="end"/>
            </w:r>
          </w:del>
        </w:p>
        <w:p w14:paraId="07BA8C49" w14:textId="289048FE" w:rsidR="000E6390" w:rsidDel="002C300B" w:rsidRDefault="000E6390">
          <w:pPr>
            <w:pStyle w:val="TOC2"/>
            <w:tabs>
              <w:tab w:val="right" w:leader="dot" w:pos="9350"/>
            </w:tabs>
            <w:rPr>
              <w:del w:id="587" w:author="David Conklin" w:date="2021-04-07T06:46:00Z"/>
              <w:rFonts w:eastAsiaTheme="minorEastAsia"/>
              <w:noProof/>
            </w:rPr>
          </w:pPr>
          <w:del w:id="5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"_Toc67556578"</w:delInstrText>
            </w:r>
            <w:r w:rsidRPr="00D40569" w:rsidDel="002C300B">
              <w:rPr>
                <w:rStyle w:val="Hyperlink"/>
                <w:noProof/>
              </w:rPr>
              <w:delInstrText xml:space="preserve"> </w:delInstrText>
            </w:r>
            <w:r w:rsidRPr="00D40569" w:rsidDel="002C300B">
              <w:rPr>
                <w:rStyle w:val="Hyperlink"/>
                <w:noProof/>
              </w:rPr>
              <w:fldChar w:fldCharType="separate"/>
            </w:r>
          </w:del>
          <w:ins w:id="589" w:author="David Conklin" w:date="2021-04-07T06:46:00Z">
            <w:r w:rsidR="002C300B">
              <w:rPr>
                <w:rStyle w:val="Hyperlink"/>
                <w:b/>
                <w:bCs/>
                <w:noProof/>
              </w:rPr>
              <w:t>Error! Hyperlink reference not valid.</w:t>
            </w:r>
          </w:ins>
          <w:del w:id="590" w:author="David Conklin" w:date="2021-04-07T06:46:00Z">
            <w:r w:rsidRPr="00D40569" w:rsidDel="002C300B">
              <w:rPr>
                <w:rStyle w:val="Hyperlink"/>
                <w:noProof/>
              </w:rPr>
              <w:delText>CW3M v. Shade-a-lator</w:delText>
            </w:r>
            <w:r w:rsidDel="002C300B">
              <w:rPr>
                <w:noProof/>
                <w:webHidden/>
              </w:rPr>
              <w:tab/>
            </w:r>
            <w:r w:rsidDel="002C300B">
              <w:rPr>
                <w:noProof/>
                <w:webHidden/>
              </w:rPr>
              <w:fldChar w:fldCharType="begin"/>
            </w:r>
            <w:r w:rsidDel="002C300B">
              <w:rPr>
                <w:noProof/>
                <w:webHidden/>
              </w:rPr>
              <w:delInstrText xml:space="preserve"> PAGEREF _Toc67556578 \h </w:delInstrText>
            </w:r>
            <w:r w:rsidDel="002C300B">
              <w:rPr>
                <w:noProof/>
                <w:webHidden/>
              </w:rPr>
            </w:r>
            <w:r w:rsidDel="002C300B">
              <w:rPr>
                <w:noProof/>
                <w:webHidden/>
              </w:rPr>
              <w:fldChar w:fldCharType="separate"/>
            </w:r>
            <w:r w:rsidDel="002C300B">
              <w:rPr>
                <w:noProof/>
                <w:webHidden/>
              </w:rPr>
              <w:delText>58</w:delText>
            </w:r>
            <w:r w:rsidDel="002C300B">
              <w:rPr>
                <w:noProof/>
                <w:webHidden/>
              </w:rPr>
              <w:fldChar w:fldCharType="end"/>
            </w:r>
            <w:r w:rsidRPr="00D40569" w:rsidDel="002C300B">
              <w:rPr>
                <w:rStyle w:val="Hyperlink"/>
                <w:noProof/>
              </w:rPr>
              <w:fldChar w:fldCharType="end"/>
            </w:r>
          </w:del>
        </w:p>
        <w:p w14:paraId="1AA48372" w14:textId="210D5C19" w:rsidR="000E6390" w:rsidDel="002C300B" w:rsidRDefault="000E6390">
          <w:pPr>
            <w:pStyle w:val="TOC2"/>
            <w:tabs>
              <w:tab w:val="right" w:leader="dot" w:pos="9350"/>
            </w:tabs>
            <w:rPr>
              <w:del w:id="591" w:author="David Conklin" w:date="2021-04-07T06:46:00Z"/>
              <w:rFonts w:eastAsiaTheme="minorEastAsia"/>
              <w:noProof/>
            </w:rPr>
          </w:pPr>
          <w:del w:id="5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"_Toc67556579"</w:delInstrText>
            </w:r>
            <w:r w:rsidRPr="00D40569" w:rsidDel="002C300B">
              <w:rPr>
                <w:rStyle w:val="Hyperlink"/>
                <w:noProof/>
              </w:rPr>
              <w:delInstrText xml:space="preserve"> </w:delInstrText>
            </w:r>
            <w:r w:rsidRPr="00D40569" w:rsidDel="002C300B">
              <w:rPr>
                <w:rStyle w:val="Hyperlink"/>
                <w:noProof/>
              </w:rPr>
              <w:fldChar w:fldCharType="separate"/>
            </w:r>
          </w:del>
          <w:ins w:id="593" w:author="David Conklin" w:date="2021-04-07T06:46:00Z">
            <w:r w:rsidR="002C300B">
              <w:rPr>
                <w:rStyle w:val="Hyperlink"/>
                <w:b/>
                <w:bCs/>
                <w:noProof/>
              </w:rPr>
              <w:t>Error! Hyperlink reference not valid.</w:t>
            </w:r>
          </w:ins>
          <w:del w:id="594" w:author="David Conklin" w:date="2021-04-07T06:46:00Z">
            <w:r w:rsidRPr="00D40569" w:rsidDel="002C300B">
              <w:rPr>
                <w:rStyle w:val="Hyperlink"/>
                <w:noProof/>
              </w:rPr>
              <w:delText>Comparison of CW3M results to Shade-a-lator results</w:delText>
            </w:r>
            <w:r w:rsidDel="002C300B">
              <w:rPr>
                <w:noProof/>
                <w:webHidden/>
              </w:rPr>
              <w:tab/>
            </w:r>
            <w:r w:rsidDel="002C300B">
              <w:rPr>
                <w:noProof/>
                <w:webHidden/>
              </w:rPr>
              <w:fldChar w:fldCharType="begin"/>
            </w:r>
            <w:r w:rsidDel="002C300B">
              <w:rPr>
                <w:noProof/>
                <w:webHidden/>
              </w:rPr>
              <w:delInstrText xml:space="preserve"> PAGEREF _Toc67556579 \h </w:delInstrText>
            </w:r>
            <w:r w:rsidDel="002C300B">
              <w:rPr>
                <w:noProof/>
                <w:webHidden/>
              </w:rPr>
            </w:r>
            <w:r w:rsidDel="002C300B">
              <w:rPr>
                <w:noProof/>
                <w:webHidden/>
              </w:rPr>
              <w:fldChar w:fldCharType="separate"/>
            </w:r>
            <w:r w:rsidDel="002C300B">
              <w:rPr>
                <w:noProof/>
                <w:webHidden/>
              </w:rPr>
              <w:delText>60</w:delText>
            </w:r>
            <w:r w:rsidDel="002C300B">
              <w:rPr>
                <w:noProof/>
                <w:webHidden/>
              </w:rPr>
              <w:fldChar w:fldCharType="end"/>
            </w:r>
            <w:r w:rsidRPr="00D40569" w:rsidDel="002C300B">
              <w:rPr>
                <w:rStyle w:val="Hyperlink"/>
                <w:noProof/>
              </w:rPr>
              <w:fldChar w:fldCharType="end"/>
            </w:r>
          </w:del>
        </w:p>
        <w:p w14:paraId="3453655C" w14:textId="588D21CC" w:rsidR="000E6390" w:rsidDel="002C300B" w:rsidRDefault="000E6390">
          <w:pPr>
            <w:pStyle w:val="TOC1"/>
            <w:tabs>
              <w:tab w:val="right" w:leader="dot" w:pos="9350"/>
            </w:tabs>
            <w:rPr>
              <w:del w:id="595" w:author="David Conklin" w:date="2021-04-07T06:46:00Z"/>
              <w:rFonts w:eastAsiaTheme="minorEastAsia"/>
              <w:noProof/>
            </w:rPr>
          </w:pPr>
          <w:del w:id="5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"_Toc67556580"</w:delInstrText>
            </w:r>
            <w:r w:rsidRPr="00D40569" w:rsidDel="002C300B">
              <w:rPr>
                <w:rStyle w:val="Hyperlink"/>
                <w:noProof/>
              </w:rPr>
              <w:delInstrText xml:space="preserve"> </w:delInstrText>
            </w:r>
            <w:r w:rsidRPr="00D40569" w:rsidDel="002C300B">
              <w:rPr>
                <w:rStyle w:val="Hyperlink"/>
                <w:noProof/>
              </w:rPr>
              <w:fldChar w:fldCharType="separate"/>
            </w:r>
          </w:del>
          <w:ins w:id="597" w:author="David Conklin" w:date="2021-04-07T06:46:00Z">
            <w:r w:rsidR="002C300B">
              <w:rPr>
                <w:rStyle w:val="Hyperlink"/>
                <w:b/>
                <w:bCs/>
                <w:noProof/>
              </w:rPr>
              <w:t>Error! Hyperlink reference not valid.</w:t>
            </w:r>
          </w:ins>
          <w:del w:id="598" w:author="David Conklin" w:date="2021-04-07T06:46:00Z">
            <w:r w:rsidRPr="00D40569" w:rsidDel="002C300B">
              <w:rPr>
                <w:rStyle w:val="Hyperlink"/>
                <w:noProof/>
              </w:rPr>
              <w:delText>The Clackamas Basin</w:delText>
            </w:r>
            <w:r w:rsidDel="002C300B">
              <w:rPr>
                <w:noProof/>
                <w:webHidden/>
              </w:rPr>
              <w:tab/>
            </w:r>
            <w:r w:rsidDel="002C300B">
              <w:rPr>
                <w:noProof/>
                <w:webHidden/>
              </w:rPr>
              <w:fldChar w:fldCharType="begin"/>
            </w:r>
            <w:r w:rsidDel="002C300B">
              <w:rPr>
                <w:noProof/>
                <w:webHidden/>
              </w:rPr>
              <w:delInstrText xml:space="preserve"> PAGEREF _Toc67556580 \h </w:delInstrText>
            </w:r>
            <w:r w:rsidDel="002C300B">
              <w:rPr>
                <w:noProof/>
                <w:webHidden/>
              </w:rPr>
            </w:r>
            <w:r w:rsidDel="002C300B">
              <w:rPr>
                <w:noProof/>
                <w:webHidden/>
              </w:rPr>
              <w:fldChar w:fldCharType="separate"/>
            </w:r>
            <w:r w:rsidDel="002C300B">
              <w:rPr>
                <w:noProof/>
                <w:webHidden/>
              </w:rPr>
              <w:delText>62</w:delText>
            </w:r>
            <w:r w:rsidDel="002C300B">
              <w:rPr>
                <w:noProof/>
                <w:webHidden/>
              </w:rPr>
              <w:fldChar w:fldCharType="end"/>
            </w:r>
            <w:r w:rsidRPr="00D40569" w:rsidDel="002C300B">
              <w:rPr>
                <w:rStyle w:val="Hyperlink"/>
                <w:noProof/>
              </w:rPr>
              <w:fldChar w:fldCharType="end"/>
            </w:r>
          </w:del>
        </w:p>
        <w:p w14:paraId="7E64560E" w14:textId="445B148F" w:rsidR="000E6390" w:rsidDel="002C300B" w:rsidRDefault="000E6390">
          <w:pPr>
            <w:pStyle w:val="TOC1"/>
            <w:tabs>
              <w:tab w:val="right" w:leader="dot" w:pos="9350"/>
            </w:tabs>
            <w:rPr>
              <w:del w:id="599" w:author="David Conklin" w:date="2021-04-07T06:46:00Z"/>
              <w:rFonts w:eastAsiaTheme="minorEastAsia"/>
              <w:noProof/>
            </w:rPr>
          </w:pPr>
          <w:del w:id="6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"_Toc67556581"</w:delInstrText>
            </w:r>
            <w:r w:rsidRPr="00D40569" w:rsidDel="002C300B">
              <w:rPr>
                <w:rStyle w:val="Hyperlink"/>
                <w:noProof/>
              </w:rPr>
              <w:delInstrText xml:space="preserve"> </w:delInstrText>
            </w:r>
            <w:r w:rsidRPr="00D40569" w:rsidDel="002C300B">
              <w:rPr>
                <w:rStyle w:val="Hyperlink"/>
                <w:noProof/>
              </w:rPr>
              <w:fldChar w:fldCharType="separate"/>
            </w:r>
          </w:del>
          <w:ins w:id="601" w:author="David Conklin" w:date="2021-04-07T06:46:00Z">
            <w:r w:rsidR="002C300B">
              <w:rPr>
                <w:rStyle w:val="Hyperlink"/>
                <w:b/>
                <w:bCs/>
                <w:noProof/>
              </w:rPr>
              <w:t>Error! Hyperlink reference not valid.</w:t>
            </w:r>
          </w:ins>
          <w:del w:id="602" w:author="David Conklin" w:date="2021-04-07T06:46:00Z">
            <w:r w:rsidRPr="00D40569" w:rsidDel="002C300B">
              <w:rPr>
                <w:rStyle w:val="Hyperlink"/>
                <w:noProof/>
              </w:rPr>
              <w:delText>Directory structure and file names</w:delText>
            </w:r>
            <w:r w:rsidDel="002C300B">
              <w:rPr>
                <w:noProof/>
                <w:webHidden/>
              </w:rPr>
              <w:tab/>
            </w:r>
            <w:r w:rsidDel="002C300B">
              <w:rPr>
                <w:noProof/>
                <w:webHidden/>
              </w:rPr>
              <w:fldChar w:fldCharType="begin"/>
            </w:r>
            <w:r w:rsidDel="002C300B">
              <w:rPr>
                <w:noProof/>
                <w:webHidden/>
              </w:rPr>
              <w:delInstrText xml:space="preserve"> PAGEREF _Toc67556581 \h </w:delInstrText>
            </w:r>
            <w:r w:rsidDel="002C300B">
              <w:rPr>
                <w:noProof/>
                <w:webHidden/>
              </w:rPr>
            </w:r>
            <w:r w:rsidDel="002C300B">
              <w:rPr>
                <w:noProof/>
                <w:webHidden/>
              </w:rPr>
              <w:fldChar w:fldCharType="separate"/>
            </w:r>
            <w:r w:rsidDel="002C300B">
              <w:rPr>
                <w:noProof/>
                <w:webHidden/>
              </w:rPr>
              <w:delText>63</w:delText>
            </w:r>
            <w:r w:rsidDel="002C300B">
              <w:rPr>
                <w:noProof/>
                <w:webHidden/>
              </w:rPr>
              <w:fldChar w:fldCharType="end"/>
            </w:r>
            <w:r w:rsidRPr="00D40569" w:rsidDel="002C300B">
              <w:rPr>
                <w:rStyle w:val="Hyperlink"/>
                <w:noProof/>
              </w:rPr>
              <w:fldChar w:fldCharType="end"/>
            </w:r>
          </w:del>
        </w:p>
        <w:p w14:paraId="6A465CE8" w14:textId="639D6879" w:rsidR="000E6390" w:rsidDel="002C300B" w:rsidRDefault="000E6390">
          <w:pPr>
            <w:pStyle w:val="TOC1"/>
            <w:tabs>
              <w:tab w:val="right" w:leader="dot" w:pos="9350"/>
            </w:tabs>
            <w:rPr>
              <w:del w:id="603" w:author="David Conklin" w:date="2021-04-07T06:46:00Z"/>
              <w:rFonts w:eastAsiaTheme="minorEastAsia"/>
              <w:noProof/>
            </w:rPr>
          </w:pPr>
          <w:del w:id="6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"_Toc67556582"</w:delInstrText>
            </w:r>
            <w:r w:rsidRPr="00D40569" w:rsidDel="002C300B">
              <w:rPr>
                <w:rStyle w:val="Hyperlink"/>
                <w:noProof/>
              </w:rPr>
              <w:delInstrText xml:space="preserve"> </w:delInstrText>
            </w:r>
            <w:r w:rsidRPr="00D40569" w:rsidDel="002C300B">
              <w:rPr>
                <w:rStyle w:val="Hyperlink"/>
                <w:noProof/>
              </w:rPr>
              <w:fldChar w:fldCharType="separate"/>
            </w:r>
          </w:del>
          <w:ins w:id="605" w:author="David Conklin" w:date="2021-04-07T06:46:00Z">
            <w:r w:rsidR="002C300B">
              <w:rPr>
                <w:rStyle w:val="Hyperlink"/>
                <w:b/>
                <w:bCs/>
                <w:noProof/>
              </w:rPr>
              <w:t>Error! Hyperlink reference not valid.</w:t>
            </w:r>
          </w:ins>
          <w:del w:id="606" w:author="David Conklin" w:date="2021-04-07T06:46:00Z">
            <w:r w:rsidRPr="00D40569" w:rsidDel="002C300B">
              <w:rPr>
                <w:rStyle w:val="Hyperlink"/>
                <w:noProof/>
              </w:rPr>
              <w:delText>Release Log</w:delText>
            </w:r>
            <w:r w:rsidDel="002C300B">
              <w:rPr>
                <w:noProof/>
                <w:webHidden/>
              </w:rPr>
              <w:tab/>
            </w:r>
            <w:r w:rsidDel="002C300B">
              <w:rPr>
                <w:noProof/>
                <w:webHidden/>
              </w:rPr>
              <w:fldChar w:fldCharType="begin"/>
            </w:r>
            <w:r w:rsidDel="002C300B">
              <w:rPr>
                <w:noProof/>
                <w:webHidden/>
              </w:rPr>
              <w:delInstrText xml:space="preserve"> PAGEREF _Toc67556582 \h </w:delInstrText>
            </w:r>
            <w:r w:rsidDel="002C300B">
              <w:rPr>
                <w:noProof/>
                <w:webHidden/>
              </w:rPr>
            </w:r>
            <w:r w:rsidDel="002C300B">
              <w:rPr>
                <w:noProof/>
                <w:webHidden/>
              </w:rPr>
              <w:fldChar w:fldCharType="separate"/>
            </w:r>
            <w:r w:rsidDel="002C300B">
              <w:rPr>
                <w:noProof/>
                <w:webHidden/>
              </w:rPr>
              <w:delText>64</w:delText>
            </w:r>
            <w:r w:rsidDel="002C300B">
              <w:rPr>
                <w:noProof/>
                <w:webHidden/>
              </w:rPr>
              <w:fldChar w:fldCharType="end"/>
            </w:r>
            <w:r w:rsidRPr="00D40569" w:rsidDel="002C300B">
              <w:rPr>
                <w:rStyle w:val="Hyperlink"/>
                <w:noProof/>
              </w:rPr>
              <w:fldChar w:fldCharType="end"/>
            </w:r>
          </w:del>
        </w:p>
        <w:p w14:paraId="28671A02" w14:textId="17238BB6" w:rsidR="000E6390" w:rsidDel="002C300B" w:rsidRDefault="000E6390">
          <w:pPr>
            <w:pStyle w:val="TOC1"/>
            <w:tabs>
              <w:tab w:val="right" w:leader="dot" w:pos="9350"/>
            </w:tabs>
            <w:rPr>
              <w:del w:id="607" w:author="David Conklin" w:date="2021-04-07T06:46:00Z"/>
              <w:rFonts w:eastAsiaTheme="minorEastAsia"/>
              <w:noProof/>
            </w:rPr>
          </w:pPr>
          <w:del w:id="6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"_Toc67556583"</w:delInstrText>
            </w:r>
            <w:r w:rsidRPr="00D40569" w:rsidDel="002C300B">
              <w:rPr>
                <w:rStyle w:val="Hyperlink"/>
                <w:noProof/>
              </w:rPr>
              <w:delInstrText xml:space="preserve"> </w:delInstrText>
            </w:r>
            <w:r w:rsidRPr="00D40569" w:rsidDel="002C300B">
              <w:rPr>
                <w:rStyle w:val="Hyperlink"/>
                <w:noProof/>
              </w:rPr>
              <w:fldChar w:fldCharType="separate"/>
            </w:r>
          </w:del>
          <w:ins w:id="609" w:author="David Conklin" w:date="2021-04-07T06:46:00Z">
            <w:r w:rsidR="002C300B">
              <w:rPr>
                <w:rStyle w:val="Hyperlink"/>
                <w:b/>
                <w:bCs/>
                <w:noProof/>
              </w:rPr>
              <w:t>Error! Hyperlink reference not valid.</w:t>
            </w:r>
          </w:ins>
          <w:del w:id="610" w:author="David Conklin" w:date="2021-04-07T06:46:00Z">
            <w:r w:rsidRPr="00D40569" w:rsidDel="002C300B">
              <w:rPr>
                <w:rStyle w:val="Hyperlink"/>
                <w:noProof/>
              </w:rPr>
              <w:delText>References</w:delText>
            </w:r>
            <w:r w:rsidDel="002C300B">
              <w:rPr>
                <w:noProof/>
                <w:webHidden/>
              </w:rPr>
              <w:tab/>
            </w:r>
            <w:r w:rsidDel="002C300B">
              <w:rPr>
                <w:noProof/>
                <w:webHidden/>
              </w:rPr>
              <w:fldChar w:fldCharType="begin"/>
            </w:r>
            <w:r w:rsidDel="002C300B">
              <w:rPr>
                <w:noProof/>
                <w:webHidden/>
              </w:rPr>
              <w:delInstrText xml:space="preserve"> PAGEREF _Toc67556583 \h </w:delInstrText>
            </w:r>
            <w:r w:rsidDel="002C300B">
              <w:rPr>
                <w:noProof/>
                <w:webHidden/>
              </w:rPr>
            </w:r>
            <w:r w:rsidDel="002C300B">
              <w:rPr>
                <w:noProof/>
                <w:webHidden/>
              </w:rPr>
              <w:fldChar w:fldCharType="separate"/>
            </w:r>
            <w:r w:rsidDel="002C300B">
              <w:rPr>
                <w:noProof/>
                <w:webHidden/>
              </w:rPr>
              <w:delText>67</w:delText>
            </w:r>
            <w:r w:rsidDel="002C300B">
              <w:rPr>
                <w:noProof/>
                <w:webHidden/>
              </w:rPr>
              <w:fldChar w:fldCharType="end"/>
            </w:r>
            <w:r w:rsidRPr="00D40569" w:rsidDel="002C300B">
              <w:rPr>
                <w:rStyle w:val="Hyperlink"/>
                <w:noProof/>
              </w:rPr>
              <w:fldChar w:fldCharType="end"/>
            </w:r>
          </w:del>
        </w:p>
        <w:p w14:paraId="165D7D85" w14:textId="047F7865" w:rsidR="000E6390" w:rsidDel="002C300B" w:rsidRDefault="000E6390">
          <w:pPr>
            <w:pStyle w:val="TOC1"/>
            <w:tabs>
              <w:tab w:val="right" w:leader="dot" w:pos="9350"/>
            </w:tabs>
            <w:rPr>
              <w:del w:id="611" w:author="David Conklin" w:date="2021-04-07T06:46:00Z"/>
              <w:rFonts w:eastAsiaTheme="minorEastAsia"/>
              <w:noProof/>
            </w:rPr>
          </w:pPr>
          <w:del w:id="6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"_Toc67556584"</w:delInstrText>
            </w:r>
            <w:r w:rsidRPr="00D40569" w:rsidDel="002C300B">
              <w:rPr>
                <w:rStyle w:val="Hyperlink"/>
                <w:noProof/>
              </w:rPr>
              <w:delInstrText xml:space="preserve"> </w:delInstrText>
            </w:r>
            <w:r w:rsidRPr="00D40569" w:rsidDel="002C300B">
              <w:rPr>
                <w:rStyle w:val="Hyperlink"/>
                <w:noProof/>
              </w:rPr>
              <w:fldChar w:fldCharType="separate"/>
            </w:r>
          </w:del>
          <w:ins w:id="613" w:author="David Conklin" w:date="2021-04-07T06:46:00Z">
            <w:r w:rsidR="002C300B">
              <w:rPr>
                <w:rStyle w:val="Hyperlink"/>
                <w:b/>
                <w:bCs/>
                <w:noProof/>
              </w:rPr>
              <w:t>Error! Hyperlink reference not valid.</w:t>
            </w:r>
          </w:ins>
          <w:del w:id="614" w:author="David Conklin" w:date="2021-04-07T06:46:00Z">
            <w:r w:rsidRPr="00D40569" w:rsidDel="002C300B">
              <w:rPr>
                <w:rStyle w:val="Hyperlink"/>
                <w:noProof/>
              </w:rPr>
              <w:delText>Acronyms and Abbreviations</w:delText>
            </w:r>
            <w:r w:rsidDel="002C300B">
              <w:rPr>
                <w:noProof/>
                <w:webHidden/>
              </w:rPr>
              <w:tab/>
            </w:r>
            <w:r w:rsidDel="002C300B">
              <w:rPr>
                <w:noProof/>
                <w:webHidden/>
              </w:rPr>
              <w:fldChar w:fldCharType="begin"/>
            </w:r>
            <w:r w:rsidDel="002C300B">
              <w:rPr>
                <w:noProof/>
                <w:webHidden/>
              </w:rPr>
              <w:delInstrText xml:space="preserve"> PAGEREF _Toc67556584 \h </w:delInstrText>
            </w:r>
            <w:r w:rsidDel="002C300B">
              <w:rPr>
                <w:noProof/>
                <w:webHidden/>
              </w:rPr>
            </w:r>
            <w:r w:rsidDel="002C300B">
              <w:rPr>
                <w:noProof/>
                <w:webHidden/>
              </w:rPr>
              <w:fldChar w:fldCharType="separate"/>
            </w:r>
            <w:r w:rsidDel="002C300B">
              <w:rPr>
                <w:noProof/>
                <w:webHidden/>
              </w:rPr>
              <w:delText>68</w:delText>
            </w:r>
            <w:r w:rsidDel="002C300B">
              <w:rPr>
                <w:noProof/>
                <w:webHidden/>
              </w:rPr>
              <w:fldChar w:fldCharType="end"/>
            </w:r>
            <w:r w:rsidRPr="00D40569" w:rsidDel="002C300B">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F2AFB1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151332">
          <w:rPr>
            <w:noProof/>
            <w:webHidden/>
          </w:rPr>
          <w:t>10</w:t>
        </w:r>
        <w:r w:rsidR="006A13B7">
          <w:rPr>
            <w:noProof/>
            <w:webHidden/>
          </w:rPr>
          <w:fldChar w:fldCharType="end"/>
        </w:r>
      </w:hyperlink>
    </w:p>
    <w:p w14:paraId="4268C92E" w14:textId="0EEFD004" w:rsidR="006A13B7" w:rsidRDefault="006C0136">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151332">
          <w:rPr>
            <w:noProof/>
            <w:webHidden/>
          </w:rPr>
          <w:t>11</w:t>
        </w:r>
        <w:r w:rsidR="006A13B7">
          <w:rPr>
            <w:noProof/>
            <w:webHidden/>
          </w:rPr>
          <w:fldChar w:fldCharType="end"/>
        </w:r>
      </w:hyperlink>
    </w:p>
    <w:p w14:paraId="48FAB7CA" w14:textId="210BEC71" w:rsidR="006A13B7" w:rsidRDefault="006C0136">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151332">
          <w:rPr>
            <w:noProof/>
            <w:webHidden/>
          </w:rPr>
          <w:t>12</w:t>
        </w:r>
        <w:r w:rsidR="006A13B7">
          <w:rPr>
            <w:noProof/>
            <w:webHidden/>
          </w:rPr>
          <w:fldChar w:fldCharType="end"/>
        </w:r>
      </w:hyperlink>
    </w:p>
    <w:p w14:paraId="556989A9" w14:textId="617A6D5C" w:rsidR="006A13B7" w:rsidRDefault="006C0136">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151332">
          <w:rPr>
            <w:noProof/>
            <w:webHidden/>
          </w:rPr>
          <w:t>13</w:t>
        </w:r>
        <w:r w:rsidR="006A13B7">
          <w:rPr>
            <w:noProof/>
            <w:webHidden/>
          </w:rPr>
          <w:fldChar w:fldCharType="end"/>
        </w:r>
      </w:hyperlink>
    </w:p>
    <w:p w14:paraId="4CD30AF6" w14:textId="2AE15639" w:rsidR="006A13B7" w:rsidRDefault="006C0136">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151332">
          <w:rPr>
            <w:noProof/>
            <w:webHidden/>
          </w:rPr>
          <w:t>14</w:t>
        </w:r>
        <w:r w:rsidR="006A13B7">
          <w:rPr>
            <w:noProof/>
            <w:webHidden/>
          </w:rPr>
          <w:fldChar w:fldCharType="end"/>
        </w:r>
      </w:hyperlink>
    </w:p>
    <w:p w14:paraId="57584ECA" w14:textId="21B59463" w:rsidR="006A13B7" w:rsidRDefault="006C0136">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151332">
          <w:rPr>
            <w:noProof/>
            <w:webHidden/>
          </w:rPr>
          <w:t>38</w:t>
        </w:r>
        <w:r w:rsidR="006A13B7">
          <w:rPr>
            <w:noProof/>
            <w:webHidden/>
          </w:rPr>
          <w:fldChar w:fldCharType="end"/>
        </w:r>
      </w:hyperlink>
    </w:p>
    <w:p w14:paraId="71D389E6" w14:textId="4E0A5EF9" w:rsidR="006A13B7" w:rsidRDefault="006C0136">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151332">
          <w:rPr>
            <w:noProof/>
            <w:webHidden/>
          </w:rPr>
          <w:t>40</w:t>
        </w:r>
        <w:r w:rsidR="006A13B7">
          <w:rPr>
            <w:noProof/>
            <w:webHidden/>
          </w:rPr>
          <w:fldChar w:fldCharType="end"/>
        </w:r>
      </w:hyperlink>
    </w:p>
    <w:p w14:paraId="5B5E39AF" w14:textId="7EEA5B75" w:rsidR="006A13B7" w:rsidRDefault="006C0136">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151332">
          <w:rPr>
            <w:noProof/>
            <w:webHidden/>
          </w:rPr>
          <w:t>41</w:t>
        </w:r>
        <w:r w:rsidR="006A13B7">
          <w:rPr>
            <w:noProof/>
            <w:webHidden/>
          </w:rPr>
          <w:fldChar w:fldCharType="end"/>
        </w:r>
      </w:hyperlink>
    </w:p>
    <w:p w14:paraId="48D7D59A" w14:textId="7FC39202" w:rsidR="006A13B7" w:rsidRDefault="006C0136">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151332">
          <w:rPr>
            <w:noProof/>
            <w:webHidden/>
          </w:rPr>
          <w:t>62</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15" w:name="_Toc68670387"/>
      <w:r>
        <w:t>What is a digital handbook?</w:t>
      </w:r>
      <w:bookmarkEnd w:id="61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16" w:name="_Toc68670388"/>
      <w:r>
        <w:t>CW3M c</w:t>
      </w:r>
      <w:r w:rsidR="00C70B81">
        <w:t>oncept</w:t>
      </w:r>
      <w:bookmarkEnd w:id="616"/>
      <w:r>
        <w:t xml:space="preserve"> </w:t>
      </w:r>
    </w:p>
    <w:p w14:paraId="7E41CEB8" w14:textId="77777777" w:rsidR="000D6396" w:rsidRDefault="000D6396" w:rsidP="00A43D30"/>
    <w:p w14:paraId="3DA45CFC" w14:textId="77777777" w:rsidR="000D6396" w:rsidRDefault="00C46F0A" w:rsidP="00C46F0A">
      <w:pPr>
        <w:pStyle w:val="Heading2"/>
      </w:pPr>
      <w:bookmarkStart w:id="617" w:name="_Toc68670389"/>
      <w:r>
        <w:t>A different kind of community model</w:t>
      </w:r>
      <w:bookmarkEnd w:id="61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18" w:name="_Toc68670390"/>
      <w:r>
        <w:t>What CW3M is for</w:t>
      </w:r>
      <w:bookmarkEnd w:id="61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 xml:space="preserve">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w:t>
      </w:r>
      <w:r w:rsidRPr="00EC7B8F">
        <w:rPr>
          <w:rFonts w:cstheme="minorHAnsi"/>
        </w:rPr>
        <w:lastRenderedPageBreak/>
        <w:t>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19" w:name="_Toc68670391"/>
      <w:r>
        <w:t>Management and maintenance</w:t>
      </w:r>
      <w:bookmarkEnd w:id="61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20" w:name="_Toc68670392"/>
      <w:r>
        <w:t xml:space="preserve">CW3M – A </w:t>
      </w:r>
      <w:r w:rsidR="007E0920">
        <w:t>“</w:t>
      </w:r>
      <w:r>
        <w:t>first principles</w:t>
      </w:r>
      <w:r w:rsidR="007E0920">
        <w:t>”</w:t>
      </w:r>
      <w:r>
        <w:t xml:space="preserve"> model with tuning knobs</w:t>
      </w:r>
      <w:bookmarkEnd w:id="620"/>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xml:space="preserve">.  If </w:t>
      </w:r>
      <w:r w:rsidR="00AC13ED">
        <w:lastRenderedPageBreak/>
        <w:t>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21" w:name="_Toc68670393"/>
      <w:r>
        <w:t>The tuning knobs</w:t>
      </w:r>
      <w:bookmarkEnd w:id="621"/>
    </w:p>
    <w:p w14:paraId="357A9712" w14:textId="3B026DD3" w:rsidR="00CF4F65" w:rsidRDefault="00CF4F65" w:rsidP="00CF4F65"/>
    <w:p w14:paraId="386F14D4" w14:textId="7E6DF33D" w:rsidR="00227342" w:rsidRDefault="00CF4F65" w:rsidP="00872B5B">
      <w:pPr>
        <w:pStyle w:val="Heading2"/>
      </w:pPr>
      <w:bookmarkStart w:id="622" w:name="_Toc68670394"/>
      <w:r>
        <w:t xml:space="preserve">ET_MULT </w:t>
      </w:r>
      <w:r w:rsidR="00227342">
        <w:t>– forest evapotranspiration</w:t>
      </w:r>
      <w:bookmarkEnd w:id="622"/>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23" w:name="_Toc68670395"/>
      <w:r>
        <w:t>SOLAR_RADIATION_MULTIPLIER – reservoir insolation</w:t>
      </w:r>
      <w:bookmarkEnd w:id="623"/>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24" w:name="_Toc68670396"/>
      <w:r>
        <w:t>FLOW_CMS – Discharge from High Cascade springs</w:t>
      </w:r>
      <w:bookmarkEnd w:id="624"/>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25" w:name="_Toc68670397"/>
      <w:r>
        <w:t>The Envision framework and the GIS Layers</w:t>
      </w:r>
      <w:bookmarkEnd w:id="625"/>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 xml:space="preserve">Central to the Envision framework as used in CW3M are three ArcGIS shapefiles: the IDU, HRU, and Reach layers.  IDU stands for “independent decision unit” and is the spatial unit of computation.  IDUs </w:t>
      </w:r>
      <w:r>
        <w:lastRenderedPageBreak/>
        <w:t>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26" w:name="_Toc68670398"/>
      <w:r>
        <w:t>The Reach Layer</w:t>
      </w:r>
      <w:bookmarkEnd w:id="626"/>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pPr>
        <w:rPr>
          <w:ins w:id="627" w:author="David Conklin" w:date="2021-04-07T06:29:00Z"/>
        </w:rPr>
      </w:pPr>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Pr>
        <w:rPr>
          <w:ins w:id="628" w:author="David Conklin" w:date="2021-04-07T06:29:00Z"/>
        </w:rPr>
      </w:pPr>
    </w:p>
    <w:p w14:paraId="39904C61" w14:textId="49626078" w:rsidR="00484223" w:rsidRDefault="00484223" w:rsidP="00484223">
      <w:pPr>
        <w:pStyle w:val="Heading2"/>
        <w:rPr>
          <w:ins w:id="629" w:author="David Conklin" w:date="2021-04-07T06:30:00Z"/>
        </w:rPr>
      </w:pPr>
      <w:bookmarkStart w:id="630" w:name="_Toc68670399"/>
      <w:ins w:id="631" w:author="David Conklin" w:date="2021-04-07T06:29:00Z">
        <w:r>
          <w:t>Time ste</w:t>
        </w:r>
      </w:ins>
      <w:ins w:id="632" w:author="David Conklin" w:date="2021-04-07T06:30:00Z">
        <w:r>
          <w:t>ps, autonomous processes, and global methods</w:t>
        </w:r>
        <w:bookmarkEnd w:id="630"/>
      </w:ins>
    </w:p>
    <w:p w14:paraId="5E1BABB1" w14:textId="2045EA84" w:rsidR="00484223" w:rsidRPr="00484223" w:rsidRDefault="00484223" w:rsidP="00484223">
      <w:pPr>
        <w:rPr>
          <w:ins w:id="633" w:author="David Conklin" w:date="2021-04-07T06:30:00Z"/>
          <w:rPrChange w:id="634" w:author="David Conklin" w:date="2021-04-07T06:30:00Z">
            <w:rPr>
              <w:ins w:id="635" w:author="David Conklin" w:date="2021-04-07T06:30:00Z"/>
            </w:rPr>
          </w:rPrChange>
        </w:rPr>
        <w:pPrChange w:id="636" w:author="David Conklin" w:date="2021-04-07T06:30:00Z">
          <w:pPr>
            <w:pStyle w:val="Heading2"/>
          </w:pPr>
        </w:pPrChange>
      </w:pPr>
      <w:ins w:id="637" w:author="David Conklin" w:date="2021-04-07T06:30:00Z">
        <w:r>
          <w:t>Envision wa</w:t>
        </w:r>
      </w:ins>
      <w:ins w:id="638" w:author="David Conklin" w:date="2021-04-07T06:31:00Z">
        <w:r>
          <w:t xml:space="preserve">s originally designed to run at a yearly timestep.  </w:t>
        </w:r>
      </w:ins>
      <w:ins w:id="639" w:author="David Conklin" w:date="2021-04-07T06:33:00Z">
        <w:r w:rsidR="002F4860">
          <w:t xml:space="preserve">Autonomous processes </w:t>
        </w:r>
      </w:ins>
      <w:ins w:id="640" w:author="David Conklin" w:date="2021-04-07T06:35:00Z">
        <w:r w:rsidR="002F4860">
          <w:t xml:space="preserve">(APs) </w:t>
        </w:r>
      </w:ins>
      <w:ins w:id="641" w:author="David Conklin" w:date="2021-04-07T06:33:00Z">
        <w:r w:rsidR="002F4860">
          <w:t xml:space="preserve">are executed </w:t>
        </w:r>
      </w:ins>
      <w:ins w:id="642" w:author="David Conklin" w:date="2021-04-07T06:40:00Z">
        <w:r w:rsidR="002F4860">
          <w:t>at the</w:t>
        </w:r>
      </w:ins>
      <w:ins w:id="643" w:author="David Conklin" w:date="2021-04-07T06:33:00Z">
        <w:r w:rsidR="002F4860">
          <w:t xml:space="preserve"> yearly timestep</w:t>
        </w:r>
      </w:ins>
      <w:ins w:id="644" w:author="David Conklin" w:date="2021-04-07T06:34:00Z">
        <w:r w:rsidR="002F4860">
          <w:t>; the order in which the APs execute is important, and is specified in the ENVX file.</w:t>
        </w:r>
      </w:ins>
    </w:p>
    <w:p w14:paraId="6858596C" w14:textId="0B1A8381" w:rsidR="00484223" w:rsidRDefault="00484223" w:rsidP="00484223">
      <w:pPr>
        <w:rPr>
          <w:ins w:id="645" w:author="David Conklin" w:date="2021-04-07T06:35:00Z"/>
        </w:rPr>
      </w:pPr>
    </w:p>
    <w:p w14:paraId="1333AE67" w14:textId="17CC5C60" w:rsidR="002F4860" w:rsidRDefault="002F4860" w:rsidP="00484223">
      <w:pPr>
        <w:rPr>
          <w:ins w:id="646" w:author="David Conklin" w:date="2021-04-07T06:41:00Z"/>
        </w:rPr>
      </w:pPr>
      <w:ins w:id="647" w:author="David Conklin" w:date="2021-04-07T06:35:00Z">
        <w:r>
          <w:t>The Flow model is an autonomous process and executes once</w:t>
        </w:r>
      </w:ins>
      <w:ins w:id="648" w:author="David Conklin" w:date="2021-04-07T06:36:00Z">
        <w:r>
          <w:t xml:space="preserve"> per yearly timestep.  Within the Flow model there is a daily timestep</w:t>
        </w:r>
      </w:ins>
      <w:ins w:id="649" w:author="David Conklin" w:date="2021-04-07T06:37:00Z">
        <w:r>
          <w:t xml:space="preserve">.  The Flow XML file </w:t>
        </w:r>
      </w:ins>
      <w:ins w:id="650" w:author="David Conklin" w:date="2021-04-07T06:38:00Z">
        <w:r>
          <w:t>determines</w:t>
        </w:r>
      </w:ins>
      <w:ins w:id="651" w:author="David Conklin" w:date="2021-04-07T06:37:00Z">
        <w:r>
          <w:t xml:space="preserve"> what happens in the daily timestep, among</w:t>
        </w:r>
      </w:ins>
      <w:ins w:id="652" w:author="David Conklin" w:date="2021-04-07T06:38:00Z">
        <w:r>
          <w:t xml:space="preserve"> other things, by specifying “global methods” w</w:t>
        </w:r>
      </w:ins>
      <w:ins w:id="653" w:author="David Conklin" w:date="2021-04-07T06:39:00Z">
        <w:r>
          <w:t xml:space="preserve">hich execute </w:t>
        </w:r>
      </w:ins>
      <w:ins w:id="654" w:author="David Conklin" w:date="2021-04-07T06:40:00Z">
        <w:r>
          <w:t>at the daily timestep.</w:t>
        </w:r>
      </w:ins>
    </w:p>
    <w:p w14:paraId="16009742" w14:textId="2FB78449" w:rsidR="002F4860" w:rsidRDefault="002F4860" w:rsidP="00484223">
      <w:pPr>
        <w:rPr>
          <w:ins w:id="655" w:author="David Conklin" w:date="2021-04-07T06:41:00Z"/>
        </w:rPr>
      </w:pPr>
    </w:p>
    <w:p w14:paraId="3D59A40B" w14:textId="422977AF" w:rsidR="00DF3307" w:rsidRDefault="002F4860" w:rsidP="00484223">
      <w:pPr>
        <w:rPr>
          <w:ins w:id="656" w:author="David Conklin" w:date="2021-04-07T06:57:00Z"/>
        </w:rPr>
      </w:pPr>
      <w:ins w:id="657" w:author="David Conklin" w:date="2021-04-07T06:41:00Z">
        <w:r>
          <w:t xml:space="preserve">It is helpful to </w:t>
        </w:r>
      </w:ins>
      <w:ins w:id="658" w:author="David Conklin" w:date="2021-04-07T06:42:00Z">
        <w:r w:rsidR="002C300B">
          <w:t>remember</w:t>
        </w:r>
      </w:ins>
      <w:ins w:id="659" w:author="David Conklin" w:date="2021-04-07T06:41:00Z">
        <w:r>
          <w:t xml:space="preserve"> the </w:t>
        </w:r>
      </w:ins>
      <w:ins w:id="660" w:author="David Conklin" w:date="2021-04-07T06:42:00Z">
        <w:r w:rsidR="002C300B">
          <w:t xml:space="preserve">APs as yearly processes and the </w:t>
        </w:r>
      </w:ins>
      <w:ins w:id="661" w:author="David Conklin" w:date="2021-04-07T06:43:00Z">
        <w:r w:rsidR="002C300B">
          <w:t>global methods as daily processes.</w:t>
        </w:r>
      </w:ins>
      <w:ins w:id="662" w:author="David Conklin" w:date="2021-04-07T06:48:00Z">
        <w:r w:rsidR="002C300B">
          <w:t xml:space="preserve">  </w:t>
        </w:r>
      </w:ins>
      <w:ins w:id="663" w:author="David Conklin" w:date="2021-04-07T07:07:00Z">
        <w:r w:rsidR="002A728C">
          <w:t>T</w:t>
        </w:r>
      </w:ins>
      <w:ins w:id="664" w:author="David Conklin" w:date="2021-04-07T06:55:00Z">
        <w:r w:rsidR="00DF3307">
          <w:t>he yearly and daily proce</w:t>
        </w:r>
      </w:ins>
      <w:ins w:id="665" w:author="David Conklin" w:date="2021-04-07T06:56:00Z">
        <w:r w:rsidR="00DF3307">
          <w:t>sses used in CW3M version 333 (April</w:t>
        </w:r>
      </w:ins>
      <w:ins w:id="666" w:author="David Conklin" w:date="2021-04-07T06:57:00Z">
        <w:r w:rsidR="00DF3307">
          <w:t xml:space="preserve"> 2021) in the McKenzie Wetlands project</w:t>
        </w:r>
      </w:ins>
      <w:ins w:id="667" w:author="David Conklin" w:date="2021-04-07T07:08:00Z">
        <w:r w:rsidR="002A728C">
          <w:t xml:space="preserve"> are listed below. </w:t>
        </w:r>
      </w:ins>
      <w:ins w:id="668" w:author="David Conklin" w:date="2021-04-07T07:05:00Z">
        <w:r w:rsidR="002A728C">
          <w:t xml:space="preserve"> The processes are grouped in the executable code e</w:t>
        </w:r>
      </w:ins>
      <w:ins w:id="669" w:author="David Conklin" w:date="2021-04-07T07:06:00Z">
        <w:r w:rsidR="002A728C">
          <w:t>lements which implement them.</w:t>
        </w:r>
      </w:ins>
    </w:p>
    <w:p w14:paraId="4C84589F" w14:textId="77777777" w:rsidR="00DF3307" w:rsidRDefault="00DF3307" w:rsidP="00484223">
      <w:pPr>
        <w:rPr>
          <w:ins w:id="670" w:author="David Conklin" w:date="2021-04-07T06:57:00Z"/>
        </w:rPr>
      </w:pPr>
    </w:p>
    <w:p w14:paraId="515D998C" w14:textId="4BE14EDD" w:rsidR="00DF3307" w:rsidRPr="002A728C" w:rsidRDefault="00DF3307" w:rsidP="00484223">
      <w:pPr>
        <w:rPr>
          <w:ins w:id="671" w:author="David Conklin" w:date="2021-04-07T07:08:00Z"/>
          <w:u w:val="single"/>
          <w:rPrChange w:id="672" w:author="David Conklin" w:date="2021-04-07T07:10:00Z">
            <w:rPr>
              <w:ins w:id="673" w:author="David Conklin" w:date="2021-04-07T07:08:00Z"/>
            </w:rPr>
          </w:rPrChange>
        </w:rPr>
      </w:pPr>
      <w:ins w:id="674" w:author="David Conklin" w:date="2021-04-07T06:57:00Z">
        <w:r w:rsidRPr="002A728C">
          <w:rPr>
            <w:u w:val="single"/>
            <w:rPrChange w:id="675" w:author="David Conklin" w:date="2021-04-07T07:10:00Z">
              <w:rPr/>
            </w:rPrChange>
          </w:rPr>
          <w:t>Yearly processes</w:t>
        </w:r>
      </w:ins>
      <w:ins w:id="676" w:author="David Conklin" w:date="2021-04-07T07:00:00Z">
        <w:r w:rsidRPr="002A728C">
          <w:rPr>
            <w:u w:val="single"/>
            <w:rPrChange w:id="677" w:author="David Conklin" w:date="2021-04-07T07:10:00Z">
              <w:rPr/>
            </w:rPrChange>
          </w:rPr>
          <w:t xml:space="preserve">, as in </w:t>
        </w:r>
      </w:ins>
      <w:ins w:id="678" w:author="David Conklin" w:date="2021-04-07T07:01:00Z">
        <w:r w:rsidRPr="002A728C">
          <w:rPr>
            <w:u w:val="single"/>
            <w:rPrChange w:id="679" w:author="David Conklin" w:date="2021-04-07T07:10:00Z">
              <w:rPr/>
            </w:rPrChange>
          </w:rPr>
          <w:t>CW3M_McKenzie.envx ver. 333</w:t>
        </w:r>
      </w:ins>
    </w:p>
    <w:p w14:paraId="5C141CEC" w14:textId="567D0A95" w:rsidR="002C300B" w:rsidRDefault="002A728C" w:rsidP="002A728C">
      <w:pPr>
        <w:ind w:left="288" w:hanging="288"/>
        <w:rPr>
          <w:ins w:id="680" w:author="David Conklin" w:date="2021-04-07T06:43:00Z"/>
        </w:rPr>
        <w:pPrChange w:id="681" w:author="David Conklin" w:date="2021-04-07T07:12:00Z">
          <w:pPr/>
        </w:pPrChange>
      </w:pPr>
      <w:ins w:id="682" w:author="David Conklin" w:date="2021-04-07T07:09:00Z">
        <w:r>
          <w:t xml:space="preserve">Modeler.dll – ResetIRRIGATION, ResetFireDISTURB, </w:t>
        </w:r>
      </w:ins>
      <w:ins w:id="683" w:author="David Conklin" w:date="2021-04-07T07:10:00Z">
        <w:r>
          <w:t>ResetCCdisturb, ResetHarvestDISTURB</w:t>
        </w:r>
      </w:ins>
      <w:ins w:id="684" w:author="David Conklin" w:date="2021-04-07T07:11:00Z">
        <w:r>
          <w:t>, ResetVEGTRNTYPE, ResetCropChoice</w:t>
        </w:r>
      </w:ins>
      <w:ins w:id="685" w:author="David Conklin" w:date="2021-04-07T07:14:00Z">
        <w:r w:rsidR="006510D4">
          <w:t>, PVTdisturb</w:t>
        </w:r>
      </w:ins>
    </w:p>
    <w:p w14:paraId="2B7219A5" w14:textId="62716336" w:rsidR="002C300B" w:rsidRDefault="002A728C" w:rsidP="002A728C">
      <w:pPr>
        <w:ind w:left="288" w:hanging="288"/>
        <w:rPr>
          <w:ins w:id="686" w:author="David Conklin" w:date="2021-04-07T07:14:00Z"/>
        </w:rPr>
      </w:pPr>
      <w:ins w:id="687" w:author="David Conklin" w:date="2021-04-07T07:12:00Z">
        <w:r>
          <w:t>APs.dll – GetWeather,</w:t>
        </w:r>
      </w:ins>
      <w:ins w:id="688" w:author="David Conklin" w:date="2021-04-07T07:13:00Z">
        <w:r>
          <w:t xml:space="preserve"> PopGrowth, IrrigationDecision, CropChoice, UrbanWater</w:t>
        </w:r>
      </w:ins>
      <w:ins w:id="689" w:author="David Conklin" w:date="2021-04-07T07:16:00Z">
        <w:r w:rsidR="006510D4">
          <w:t>, FarmlandRent, LandUseTransitions,</w:t>
        </w:r>
      </w:ins>
      <w:ins w:id="690" w:author="David Conklin" w:date="2021-04-07T07:17:00Z">
        <w:r w:rsidR="006510D4">
          <w:t xml:space="preserve"> UGAexpansion, FishModel</w:t>
        </w:r>
      </w:ins>
    </w:p>
    <w:p w14:paraId="7FBF27BF" w14:textId="58EA2B33" w:rsidR="002A728C" w:rsidRDefault="006510D4" w:rsidP="002A728C">
      <w:pPr>
        <w:ind w:left="288" w:hanging="288"/>
        <w:rPr>
          <w:ins w:id="691" w:author="David Conklin" w:date="2021-04-07T07:14:00Z"/>
        </w:rPr>
      </w:pPr>
      <w:ins w:id="692" w:author="David Conklin" w:date="2021-04-07T07:14:00Z">
        <w:r>
          <w:t>Flow.</w:t>
        </w:r>
      </w:ins>
      <w:ins w:id="693" w:author="David Conklin" w:date="2021-04-07T07:15:00Z">
        <w:r>
          <w:t>dl</w:t>
        </w:r>
      </w:ins>
      <w:ins w:id="694" w:author="David Conklin" w:date="2021-04-07T07:14:00Z">
        <w:r>
          <w:t>l – Flow</w:t>
        </w:r>
      </w:ins>
    </w:p>
    <w:p w14:paraId="60ABB271" w14:textId="268F4DE7" w:rsidR="006510D4" w:rsidRDefault="006510D4" w:rsidP="002A728C">
      <w:pPr>
        <w:ind w:left="288" w:hanging="288"/>
        <w:rPr>
          <w:ins w:id="695" w:author="David Conklin" w:date="2021-04-07T07:15:00Z"/>
        </w:rPr>
      </w:pPr>
      <w:ins w:id="696" w:author="David Conklin" w:date="2021-04-07T07:14:00Z">
        <w:r>
          <w:t>SpatialAllocat</w:t>
        </w:r>
      </w:ins>
      <w:ins w:id="697" w:author="David Conklin" w:date="2021-04-07T07:15:00Z">
        <w:r>
          <w:t>or.dll – StandDisturbance</w:t>
        </w:r>
      </w:ins>
    </w:p>
    <w:p w14:paraId="465F2857" w14:textId="3F43283A" w:rsidR="006510D4" w:rsidRDefault="006510D4" w:rsidP="002A728C">
      <w:pPr>
        <w:ind w:left="288" w:hanging="288"/>
        <w:rPr>
          <w:ins w:id="698" w:author="David Conklin" w:date="2021-04-07T07:17:00Z"/>
        </w:rPr>
      </w:pPr>
      <w:ins w:id="699" w:author="David Conklin" w:date="2021-04-07T07:15:00Z">
        <w:r>
          <w:t>VegSTM.dll</w:t>
        </w:r>
      </w:ins>
      <w:ins w:id="700" w:author="David Conklin" w:date="2021-04-07T07:16:00Z">
        <w:r>
          <w:t xml:space="preserve"> </w:t>
        </w:r>
      </w:ins>
      <w:ins w:id="701" w:author="David Conklin" w:date="2021-04-07T07:17:00Z">
        <w:r>
          <w:t>–</w:t>
        </w:r>
      </w:ins>
      <w:ins w:id="702" w:author="David Conklin" w:date="2021-04-07T07:16:00Z">
        <w:r>
          <w:t xml:space="preserve"> VegSTMengine</w:t>
        </w:r>
      </w:ins>
    </w:p>
    <w:p w14:paraId="6C303B94" w14:textId="0EF7492C" w:rsidR="006510D4" w:rsidRDefault="006510D4" w:rsidP="002A728C">
      <w:pPr>
        <w:ind w:left="288" w:hanging="288"/>
        <w:rPr>
          <w:ins w:id="703" w:author="David Conklin" w:date="2021-04-07T07:17:00Z"/>
        </w:rPr>
      </w:pPr>
      <w:ins w:id="704" w:author="David Conklin" w:date="2021-04-07T07:17:00Z">
        <w:r>
          <w:t>Reporter.dll – YearlyReports</w:t>
        </w:r>
      </w:ins>
    </w:p>
    <w:p w14:paraId="06C879B8" w14:textId="3CAEAF70" w:rsidR="006510D4" w:rsidRPr="002E696A" w:rsidRDefault="006510D4" w:rsidP="002A728C">
      <w:pPr>
        <w:ind w:left="288" w:hanging="288"/>
        <w:rPr>
          <w:ins w:id="705" w:author="David Conklin" w:date="2021-04-07T07:19:00Z"/>
          <w:u w:val="single"/>
          <w:rPrChange w:id="706" w:author="David Conklin" w:date="2021-04-07T12:10:00Z">
            <w:rPr>
              <w:ins w:id="707" w:author="David Conklin" w:date="2021-04-07T07:19:00Z"/>
            </w:rPr>
          </w:rPrChange>
        </w:rPr>
      </w:pPr>
      <w:ins w:id="708" w:author="David Conklin" w:date="2021-04-07T07:18:00Z">
        <w:r w:rsidRPr="002E696A">
          <w:rPr>
            <w:u w:val="single"/>
            <w:rPrChange w:id="709" w:author="David Conklin" w:date="2021-04-07T12:10:00Z">
              <w:rPr/>
            </w:rPrChange>
          </w:rPr>
          <w:lastRenderedPageBreak/>
          <w:t xml:space="preserve">Daily processes, as in McKenzie/Flow.xml </w:t>
        </w:r>
      </w:ins>
      <w:ins w:id="710" w:author="David Conklin" w:date="2021-04-07T07:19:00Z">
        <w:r w:rsidRPr="002E696A">
          <w:rPr>
            <w:u w:val="single"/>
            <w:rPrChange w:id="711" w:author="David Conklin" w:date="2021-04-07T12:10:00Z">
              <w:rPr/>
            </w:rPrChange>
          </w:rPr>
          <w:t>ver. 333</w:t>
        </w:r>
      </w:ins>
    </w:p>
    <w:p w14:paraId="148D3741" w14:textId="110189C4" w:rsidR="006510D4" w:rsidRDefault="006510D4" w:rsidP="002A728C">
      <w:pPr>
        <w:ind w:left="288" w:hanging="288"/>
        <w:rPr>
          <w:ins w:id="712" w:author="David Conklin" w:date="2021-04-07T07:20:00Z"/>
        </w:rPr>
      </w:pPr>
      <w:ins w:id="713" w:author="David Conklin" w:date="2021-04-07T07:19:00Z">
        <w:r>
          <w:t xml:space="preserve">Flow.dll </w:t>
        </w:r>
      </w:ins>
      <w:ins w:id="714" w:author="David Conklin" w:date="2021-04-07T07:20:00Z">
        <w:r>
          <w:t xml:space="preserve">– </w:t>
        </w:r>
      </w:ins>
      <w:ins w:id="715" w:author="David Conklin" w:date="2021-04-07T07:22:00Z">
        <w:r>
          <w:t>reach routing</w:t>
        </w:r>
      </w:ins>
      <w:ins w:id="716" w:author="David Conklin" w:date="2021-04-07T07:21:00Z">
        <w:r>
          <w:t>, evap_trans</w:t>
        </w:r>
      </w:ins>
      <w:ins w:id="717" w:author="David Conklin" w:date="2021-04-07T07:23:00Z">
        <w:r>
          <w:t xml:space="preserve"> (</w:t>
        </w:r>
      </w:ins>
      <w:ins w:id="718" w:author="David Conklin" w:date="2021-04-07T07:22:00Z">
        <w:r>
          <w:t xml:space="preserve">ForestET, </w:t>
        </w:r>
      </w:ins>
      <w:ins w:id="719" w:author="David Conklin" w:date="2021-04-07T07:23:00Z">
        <w:r>
          <w:t>AgET,</w:t>
        </w:r>
      </w:ins>
      <w:ins w:id="720" w:author="David Conklin" w:date="2021-04-07T07:24:00Z">
        <w:r w:rsidR="006B1B03">
          <w:t xml:space="preserve"> </w:t>
        </w:r>
      </w:ins>
      <w:ins w:id="721" w:author="David Conklin" w:date="2021-04-07T07:25:00Z">
        <w:r w:rsidR="006B1B03">
          <w:t>W</w:t>
        </w:r>
      </w:ins>
      <w:ins w:id="722" w:author="David Conklin" w:date="2021-04-07T07:24:00Z">
        <w:r w:rsidR="006B1B03">
          <w:t>etlandET</w:t>
        </w:r>
      </w:ins>
      <w:ins w:id="723" w:author="David Conklin" w:date="2021-04-07T07:25:00Z">
        <w:r w:rsidR="006B1B03">
          <w:t>), urban_wate</w:t>
        </w:r>
      </w:ins>
      <w:ins w:id="724" w:author="David Conklin" w:date="2021-04-07T07:26:00Z">
        <w:r w:rsidR="006B1B03">
          <w:t>r_demand, allocation, Spring (</w:t>
        </w:r>
      </w:ins>
      <w:ins w:id="725" w:author="David Conklin" w:date="2021-04-07T07:27:00Z">
        <w:r w:rsidR="006B1B03">
          <w:t>8 springs)</w:t>
        </w:r>
      </w:ins>
    </w:p>
    <w:p w14:paraId="043D8B71" w14:textId="5D2DB70D" w:rsidR="006510D4" w:rsidRDefault="006510D4" w:rsidP="002A728C">
      <w:pPr>
        <w:ind w:left="288" w:hanging="288"/>
        <w:rPr>
          <w:ins w:id="726" w:author="David Conklin" w:date="2021-04-07T07:28:00Z"/>
        </w:rPr>
      </w:pPr>
      <w:ins w:id="727" w:author="David Conklin" w:date="2021-04-07T07:20:00Z">
        <w:r>
          <w:t>HBV.dll – HBV_IrrigatedSoil</w:t>
        </w:r>
      </w:ins>
    </w:p>
    <w:p w14:paraId="3DD45ABE" w14:textId="49DF27AA" w:rsidR="006B1B03" w:rsidRDefault="006B1B03" w:rsidP="002A728C">
      <w:pPr>
        <w:ind w:left="288" w:hanging="288"/>
        <w:rPr>
          <w:ins w:id="728" w:author="David Conklin" w:date="2021-04-07T07:20:00Z"/>
        </w:rPr>
      </w:pPr>
      <w:ins w:id="729" w:author="David Conklin" w:date="2021-04-07T07:28:00Z">
        <w:r>
          <w:t>MCfire.dll – CW3Mfire_DailyProcess</w:t>
        </w:r>
      </w:ins>
    </w:p>
    <w:p w14:paraId="3C266303" w14:textId="77777777" w:rsidR="006510D4" w:rsidRDefault="006510D4" w:rsidP="002A728C">
      <w:pPr>
        <w:ind w:left="288" w:hanging="288"/>
        <w:rPr>
          <w:ins w:id="730" w:author="David Conklin" w:date="2021-04-07T07:14:00Z"/>
        </w:rPr>
      </w:pPr>
    </w:p>
    <w:p w14:paraId="44EDBABC" w14:textId="77777777" w:rsidR="006510D4" w:rsidRDefault="006510D4" w:rsidP="002A728C">
      <w:pPr>
        <w:ind w:left="288" w:hanging="288"/>
        <w:rPr>
          <w:ins w:id="731" w:author="David Conklin" w:date="2021-04-07T06:43:00Z"/>
        </w:rPr>
        <w:pPrChange w:id="732" w:author="David Conklin" w:date="2021-04-07T07:12:00Z">
          <w:pPr/>
        </w:pPrChange>
      </w:pPr>
    </w:p>
    <w:p w14:paraId="2E5ABF09" w14:textId="0AA65E08" w:rsidR="002F4860" w:rsidRPr="00484223" w:rsidRDefault="002C300B" w:rsidP="00484223">
      <w:pPr>
        <w:rPr>
          <w:rPrChange w:id="733" w:author="David Conklin" w:date="2021-04-07T06:30:00Z">
            <w:rPr/>
          </w:rPrChange>
        </w:rPr>
        <w:pPrChange w:id="734" w:author="David Conklin" w:date="2021-04-07T06:30:00Z">
          <w:pPr/>
        </w:pPrChange>
      </w:pPr>
      <w:ins w:id="735" w:author="David Conklin" w:date="2021-04-07T06:42:00Z">
        <w:r>
          <w:t xml:space="preserve"> </w:t>
        </w:r>
      </w:ins>
    </w:p>
    <w:p w14:paraId="49961FC3" w14:textId="77777777" w:rsidR="00FD7767" w:rsidRPr="00151332" w:rsidRDefault="00FD7767" w:rsidP="00484223"/>
    <w:p w14:paraId="3112A3CF" w14:textId="3250FB5C" w:rsidR="00867943" w:rsidRDefault="00D37681" w:rsidP="00D37681">
      <w:pPr>
        <w:pStyle w:val="Heading1"/>
      </w:pPr>
      <w:bookmarkStart w:id="736" w:name="_Toc68670400"/>
      <w:r>
        <w:t>Study areas</w:t>
      </w:r>
      <w:bookmarkEnd w:id="73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DD29AA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51332">
        <w:t xml:space="preserve">Figure </w:t>
      </w:r>
      <w:r w:rsidR="00151332">
        <w:rPr>
          <w:noProof/>
        </w:rPr>
        <w:t>1</w:t>
      </w:r>
      <w:r w:rsidR="00064E77">
        <w:fldChar w:fldCharType="end"/>
      </w:r>
      <w:r w:rsidR="00064E77">
        <w:t>)</w:t>
      </w:r>
    </w:p>
    <w:p w14:paraId="03CAE907" w14:textId="1B61A9D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51332">
        <w:t xml:space="preserve">Figure </w:t>
      </w:r>
      <w:r w:rsidR="00151332">
        <w:rPr>
          <w:noProof/>
        </w:rPr>
        <w:t>2</w:t>
      </w:r>
      <w:r w:rsidR="00064E77">
        <w:fldChar w:fldCharType="end"/>
      </w:r>
      <w:r w:rsidR="00064E77">
        <w:t>)</w:t>
      </w:r>
    </w:p>
    <w:p w14:paraId="1A5A767B" w14:textId="30B50B3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51332">
        <w:t xml:space="preserve">Figure </w:t>
      </w:r>
      <w:r w:rsidR="00151332">
        <w:rPr>
          <w:noProof/>
        </w:rPr>
        <w:t>5</w:t>
      </w:r>
      <w:r w:rsidR="00893F4B">
        <w:fldChar w:fldCharType="end"/>
      </w:r>
      <w:r>
        <w:t>)</w:t>
      </w:r>
    </w:p>
    <w:p w14:paraId="1B80045C" w14:textId="3C224C5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51332">
        <w:t xml:space="preserve">Figure </w:t>
      </w:r>
      <w:r w:rsidR="00151332">
        <w:rPr>
          <w:noProof/>
        </w:rPr>
        <w:t>3</w:t>
      </w:r>
      <w:r w:rsidR="00064E77">
        <w:fldChar w:fldCharType="end"/>
      </w:r>
      <w:r w:rsidR="00064E77">
        <w:t>)</w:t>
      </w:r>
    </w:p>
    <w:p w14:paraId="1933EF54" w14:textId="1E64746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51332">
        <w:t xml:space="preserve">Figure </w:t>
      </w:r>
      <w:r w:rsidR="0015133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37" w:name="_Toc68670401"/>
      <w:r>
        <w:t>Data</w:t>
      </w:r>
      <w:r w:rsidR="00A92F06">
        <w:t>CW3M</w:t>
      </w:r>
      <w:r>
        <w:t xml:space="preserve"> directory structure</w:t>
      </w:r>
      <w:bookmarkEnd w:id="73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lastRenderedPageBreak/>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38" w:name="_Toc68670402"/>
      <w:r>
        <w:t>DataCW3M\ScenarioData directory structure</w:t>
      </w:r>
      <w:bookmarkEnd w:id="73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39" w:name="_Toc68670403"/>
      <w:r>
        <w:t>DataCW3M\ScenarioData\&lt;scenario&gt; folder contents</w:t>
      </w:r>
      <w:bookmarkEnd w:id="73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40" w:name="_Toc68670404"/>
      <w:r>
        <w:t>DataCW3M\&lt;study area&gt; folder contents</w:t>
      </w:r>
      <w:bookmarkEnd w:id="74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9815B0E" w:rsidR="00D37681" w:rsidRDefault="00D37681" w:rsidP="00D37681">
      <w:pPr>
        <w:pStyle w:val="Caption"/>
      </w:pPr>
      <w:bookmarkStart w:id="741" w:name="_Ref529607484"/>
      <w:bookmarkStart w:id="74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1</w:t>
      </w:r>
      <w:r w:rsidR="006C64CF">
        <w:rPr>
          <w:noProof/>
        </w:rPr>
        <w:fldChar w:fldCharType="end"/>
      </w:r>
      <w:bookmarkEnd w:id="741"/>
      <w:r>
        <w:t xml:space="preserve">. Willamette River basin study area; embedded study areas are </w:t>
      </w:r>
      <w:r w:rsidR="0005603B">
        <w:t>colored</w:t>
      </w:r>
      <w:r w:rsidR="0097392C">
        <w:t xml:space="preserve"> other than gray.  The 2 lighter blues together make up the upper Willamette basin study area.</w:t>
      </w:r>
      <w:bookmarkEnd w:id="74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9F94D66" w:rsidR="00D37681" w:rsidRDefault="00D37681" w:rsidP="00D37681">
      <w:pPr>
        <w:pStyle w:val="Caption"/>
      </w:pPr>
      <w:bookmarkStart w:id="743" w:name="_Ref529607514"/>
      <w:bookmarkStart w:id="74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2</w:t>
      </w:r>
      <w:r w:rsidR="006C64CF">
        <w:rPr>
          <w:noProof/>
        </w:rPr>
        <w:fldChar w:fldCharType="end"/>
      </w:r>
      <w:bookmarkEnd w:id="743"/>
      <w:r>
        <w:t>. Tualatin basin study area; Chicken Creek watershed is highlighted.</w:t>
      </w:r>
      <w:bookmarkEnd w:id="74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8BF7A17" w:rsidR="00D37681" w:rsidRDefault="00064E77" w:rsidP="00064E77">
      <w:pPr>
        <w:pStyle w:val="Caption"/>
      </w:pPr>
      <w:bookmarkStart w:id="745" w:name="_Ref529607587"/>
      <w:bookmarkStart w:id="74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3</w:t>
      </w:r>
      <w:r w:rsidR="006C64CF">
        <w:rPr>
          <w:noProof/>
        </w:rPr>
        <w:fldChar w:fldCharType="end"/>
      </w:r>
      <w:bookmarkEnd w:id="745"/>
      <w:r>
        <w:t>. North Santiam watershed study area.</w:t>
      </w:r>
      <w:bookmarkEnd w:id="74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985F28E" w:rsidR="00C70B81" w:rsidRDefault="00064E77" w:rsidP="00064E77">
      <w:pPr>
        <w:pStyle w:val="Caption"/>
      </w:pPr>
      <w:bookmarkStart w:id="747" w:name="_Ref529607628"/>
      <w:bookmarkStart w:id="74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4</w:t>
      </w:r>
      <w:r w:rsidR="006C64CF">
        <w:rPr>
          <w:noProof/>
        </w:rPr>
        <w:fldChar w:fldCharType="end"/>
      </w:r>
      <w:bookmarkEnd w:id="747"/>
      <w:r>
        <w:t>. Upper Willamette study area.</w:t>
      </w:r>
      <w:bookmarkEnd w:id="74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1302B15" w:rsidR="00E66BC2" w:rsidRDefault="006F30D2" w:rsidP="006F30D2">
      <w:pPr>
        <w:pStyle w:val="Caption"/>
      </w:pPr>
      <w:bookmarkStart w:id="749" w:name="_Ref529611388"/>
      <w:bookmarkStart w:id="75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5</w:t>
      </w:r>
      <w:r w:rsidR="006C64CF">
        <w:rPr>
          <w:noProof/>
        </w:rPr>
        <w:fldChar w:fldCharType="end"/>
      </w:r>
      <w:bookmarkEnd w:id="749"/>
      <w:r>
        <w:t>. Chicken Creek watershed study area.</w:t>
      </w:r>
      <w:bookmarkEnd w:id="75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51" w:name="_Toc68670405"/>
      <w:r>
        <w:t>Calendar conventions</w:t>
      </w:r>
      <w:bookmarkEnd w:id="75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52" w:name="_Toc68670406"/>
      <w:r>
        <w:t>Water years</w:t>
      </w:r>
      <w:bookmarkEnd w:id="75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53" w:name="_Toc68670407"/>
      <w:r>
        <w:t>Climate data</w:t>
      </w:r>
      <w:bookmarkEnd w:id="753"/>
    </w:p>
    <w:p w14:paraId="4E201698" w14:textId="77777777" w:rsidR="00CB152A" w:rsidRPr="00A06758" w:rsidRDefault="00CB152A" w:rsidP="00A06758"/>
    <w:p w14:paraId="400F9551" w14:textId="77777777" w:rsidR="00CB152A" w:rsidRDefault="00CB152A" w:rsidP="00CB152A">
      <w:pPr>
        <w:pStyle w:val="Heading2"/>
      </w:pPr>
      <w:bookmarkStart w:id="754" w:name="_Toc2858729"/>
      <w:bookmarkStart w:id="755" w:name="_Toc68670408"/>
      <w:r>
        <w:t>Numbered climate scenarios in the model</w:t>
      </w:r>
      <w:bookmarkEnd w:id="754"/>
      <w:bookmarkEnd w:id="755"/>
    </w:p>
    <w:p w14:paraId="30E024EF" w14:textId="77777777" w:rsidR="00823D41" w:rsidRDefault="00823D41" w:rsidP="00823D41">
      <w:pPr>
        <w:pStyle w:val="Body"/>
      </w:pPr>
    </w:p>
    <w:p w14:paraId="21F5BCDE" w14:textId="0804380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15133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56" w:name="_Ref6032062"/>
      <w:bookmarkStart w:id="757" w:name="_Ref6033311"/>
      <w:bookmarkStart w:id="758" w:name="_Toc6121576"/>
      <w:r>
        <w:t xml:space="preserve">Table </w:t>
      </w:r>
      <w:bookmarkEnd w:id="756"/>
      <w:r>
        <w:t>1. Numbered climate scenarios</w:t>
      </w:r>
      <w:bookmarkEnd w:id="757"/>
      <w:bookmarkEnd w:id="75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59" w:name="_Toc7759621"/>
      <w:bookmarkStart w:id="760" w:name="_Toc68670409"/>
      <w:r>
        <w:t>Monthly and seasonal weather data</w:t>
      </w:r>
      <w:bookmarkEnd w:id="759"/>
      <w:bookmarkEnd w:id="76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61" w:name="_Toc68670410"/>
      <w:r>
        <w:t>Climate data grid</w:t>
      </w:r>
      <w:r w:rsidR="009F132A">
        <w:t>s</w:t>
      </w:r>
      <w:bookmarkEnd w:id="76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62" w:name="_Toc68670411"/>
      <w:r>
        <w:t>The WW2100 climate grid</w:t>
      </w:r>
      <w:bookmarkEnd w:id="76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63" w:name="_Toc68670412"/>
      <w:r>
        <w:t>The v2 climate grid</w:t>
      </w:r>
      <w:bookmarkEnd w:id="76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64" w:name="_Toc68670413"/>
      <w:r>
        <w:t>How climate data is looked up</w:t>
      </w:r>
      <w:bookmarkEnd w:id="76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65" w:name="_Toc68670414"/>
      <w:r>
        <w:t>What is in a climate dataset</w:t>
      </w:r>
      <w:bookmarkEnd w:id="76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66" w:name="_Toc68670415"/>
      <w:r>
        <w:t>Water rights</w:t>
      </w:r>
      <w:bookmarkEnd w:id="766"/>
    </w:p>
    <w:p w14:paraId="7ECEE8A5" w14:textId="77777777" w:rsidR="00D35AF7" w:rsidRDefault="00D35AF7" w:rsidP="00D35AF7">
      <w:pPr>
        <w:pStyle w:val="Heading2"/>
      </w:pPr>
      <w:bookmarkStart w:id="767" w:name="_Toc68670416"/>
      <w:r>
        <w:t>Water rights data</w:t>
      </w:r>
      <w:bookmarkEnd w:id="767"/>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68" w:name="_Toc68670417"/>
      <w:r>
        <w:t>The wr_pods.csv file</w:t>
      </w:r>
      <w:bookmarkEnd w:id="76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69" w:name="_Toc68670418"/>
      <w:r>
        <w:t>The wr_pous.csv file</w:t>
      </w:r>
      <w:bookmarkEnd w:id="76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70" w:name="_Toc68670419"/>
      <w:r>
        <w:t>Adding a water right</w:t>
      </w:r>
      <w:bookmarkEnd w:id="77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71" w:name="_Toc68670420"/>
      <w:r>
        <w:t>Stream flow and stream temperature</w:t>
      </w:r>
      <w:bookmarkEnd w:id="771"/>
    </w:p>
    <w:p w14:paraId="224B0981" w14:textId="77777777" w:rsidR="008C7362" w:rsidRDefault="008C7362" w:rsidP="008C7362">
      <w:pPr>
        <w:pStyle w:val="Heading2"/>
      </w:pPr>
      <w:bookmarkStart w:id="772" w:name="_Toc50800503"/>
      <w:bookmarkStart w:id="773" w:name="_Toc54090937"/>
      <w:bookmarkStart w:id="774" w:name="_Toc68670421"/>
      <w:r>
        <w:t>Water parcels</w:t>
      </w:r>
      <w:bookmarkEnd w:id="772"/>
      <w:bookmarkEnd w:id="773"/>
      <w:bookmarkEnd w:id="77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75" w:name="_Toc68670422"/>
      <w:r>
        <w:t>Daily water mass and energy balance</w:t>
      </w:r>
      <w:bookmarkEnd w:id="77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76" w:name="_Toc68670423"/>
      <w:r>
        <w:t>Estimating the rate of flow</w:t>
      </w:r>
      <w:r w:rsidR="006A13B7">
        <w:t xml:space="preserve"> </w:t>
      </w:r>
      <w:r>
        <w:t>in a stream reach</w:t>
      </w:r>
      <w:bookmarkEnd w:id="77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77" w:name="_Toc68670424"/>
      <w:r>
        <w:t>Estimating the surface area of the water in a subreach</w:t>
      </w:r>
      <w:bookmarkEnd w:id="777"/>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778" w:name="_Toc68670425"/>
      <w:r>
        <w:t>Water temperature from thermal energy</w:t>
      </w:r>
      <w:bookmarkEnd w:id="77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79" w:name="_Toc68670426"/>
      <w:r>
        <w:t>Initial conditions for Flow: the IC file</w:t>
      </w:r>
      <w:bookmarkEnd w:id="779"/>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80" w:name="_Toc68670427"/>
      <w:r>
        <w:t>Boundary conditions for stream water temperature</w:t>
      </w:r>
      <w:bookmarkEnd w:id="780"/>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81" w:name="_Toc68670428"/>
      <w:r>
        <w:t>Thermal stratification in reservoirs</w:t>
      </w:r>
      <w:bookmarkEnd w:id="78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82" w:name="_Toc68670429"/>
      <w:r>
        <w:t>Thermal loading</w:t>
      </w:r>
      <w:bookmarkEnd w:id="78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83" w:name="_Toc68670430"/>
      <w:r>
        <w:t>Reservoirs</w:t>
      </w:r>
      <w:bookmarkEnd w:id="78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84" w:name="_Toc68670431"/>
      <w:r>
        <w:t>Reservoir data</w:t>
      </w:r>
      <w:bookmarkEnd w:id="78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85" w:name="_Toc68670432"/>
      <w:r>
        <w:t>Reservoir data sources</w:t>
      </w:r>
      <w:bookmarkEnd w:id="78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86" w:name="_Toc68670433"/>
      <w:r>
        <w:t>Creating a new study area</w:t>
      </w:r>
      <w:r w:rsidR="00A55502">
        <w:t xml:space="preserve"> from a watershed within the WRB</w:t>
      </w:r>
      <w:bookmarkEnd w:id="78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D82A4E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51332">
        <w:t xml:space="preserve">Figure </w:t>
      </w:r>
      <w:r w:rsidR="0015133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87" w:name="_Toc68670434"/>
      <w:r>
        <w:t>Limitations of subbasin simulations</w:t>
      </w:r>
      <w:bookmarkEnd w:id="78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88" w:name="_Toc68670435"/>
      <w:r>
        <w:t>Calibration procedure</w:t>
      </w:r>
      <w:bookmarkEnd w:id="788"/>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89" w:name="_Toc68670436"/>
      <w:r>
        <w:lastRenderedPageBreak/>
        <w:t>Using PEST to determine HBV parameter values</w:t>
      </w:r>
      <w:bookmarkEnd w:id="789"/>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90" w:name="_Toc68670437"/>
      <w:r>
        <w:t>Calibrating streamflows using stream gage measurements</w:t>
      </w:r>
      <w:bookmarkEnd w:id="790"/>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91" w:name="_Toc68670438"/>
      <w:r>
        <w:t>Calibrating stream temperatures</w:t>
      </w:r>
      <w:bookmarkEnd w:id="791"/>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92" w:name="_Toc68670439"/>
      <w:r>
        <w:t>North Santiam study area</w:t>
      </w:r>
      <w:bookmarkEnd w:id="792"/>
    </w:p>
    <w:p w14:paraId="24DE991F" w14:textId="77777777" w:rsidR="000C5A18" w:rsidRDefault="000C5A18" w:rsidP="000C5A18"/>
    <w:p w14:paraId="0AA4F828" w14:textId="6E33493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51332">
        <w:t xml:space="preserve">Figure </w:t>
      </w:r>
      <w:r w:rsidR="00151332">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93" w:name="_Toc68670440"/>
      <w:r>
        <w:rPr>
          <w:rFonts w:eastAsia="Times New Roman"/>
        </w:rPr>
        <w:t>Instream water rights</w:t>
      </w:r>
      <w:bookmarkEnd w:id="79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FF0CBEF" w:rsidR="00AE364B" w:rsidRDefault="005C1A69" w:rsidP="005C1A69">
      <w:pPr>
        <w:pStyle w:val="Caption"/>
      </w:pPr>
      <w:bookmarkStart w:id="79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51332">
        <w:rPr>
          <w:noProof/>
        </w:rPr>
        <w:t>6</w:t>
      </w:r>
      <w:r w:rsidR="000B183E">
        <w:rPr>
          <w:noProof/>
        </w:rPr>
        <w:fldChar w:fldCharType="end"/>
      </w:r>
      <w:r>
        <w:t xml:space="preserve">. Instream water rights in </w:t>
      </w:r>
      <w:r w:rsidR="00077987">
        <w:t>the North Santiam watershed</w:t>
      </w:r>
      <w:bookmarkEnd w:id="794"/>
    </w:p>
    <w:p w14:paraId="0FD5899C" w14:textId="77777777" w:rsidR="0092040E" w:rsidRDefault="0092040E" w:rsidP="0092040E"/>
    <w:p w14:paraId="0E0CDFE5" w14:textId="77777777" w:rsidR="00B91F45" w:rsidRDefault="00B47486" w:rsidP="00B91F45">
      <w:pPr>
        <w:pStyle w:val="Heading2"/>
      </w:pPr>
      <w:bookmarkStart w:id="795" w:name="_Toc68670441"/>
      <w:r>
        <w:t xml:space="preserve">Municipal </w:t>
      </w:r>
      <w:r w:rsidR="00057A5D">
        <w:t>w</w:t>
      </w:r>
      <w:r>
        <w:t xml:space="preserve">ater </w:t>
      </w:r>
      <w:r w:rsidR="00D97755">
        <w:t>r</w:t>
      </w:r>
      <w:r>
        <w:t>ights</w:t>
      </w:r>
      <w:bookmarkEnd w:id="795"/>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796" w:name="_Toc68670442"/>
      <w:r>
        <w:t>McKenzie Basin Wetlands Study</w:t>
      </w:r>
      <w:bookmarkEnd w:id="796"/>
    </w:p>
    <w:p w14:paraId="79498AD8" w14:textId="77777777" w:rsidR="00736461" w:rsidRPr="00D97CDA" w:rsidRDefault="00736461" w:rsidP="00A8214A"/>
    <w:p w14:paraId="2403DDA0" w14:textId="063D759E" w:rsidR="00275338" w:rsidRDefault="003613A1" w:rsidP="00A8214A">
      <w:pPr>
        <w:pStyle w:val="Heading2"/>
      </w:pPr>
      <w:bookmarkStart w:id="797" w:name="_Toc68670443"/>
      <w:r>
        <w:t xml:space="preserve">Project </w:t>
      </w:r>
      <w:r w:rsidR="00DC262D">
        <w:t>Overview</w:t>
      </w:r>
      <w:bookmarkEnd w:id="797"/>
    </w:p>
    <w:p w14:paraId="6C66CC56" w14:textId="517D3326"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151332">
        <w:t xml:space="preserve">Figure </w:t>
      </w:r>
      <w:r w:rsidR="00151332">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w:t>
      </w:r>
      <w:r w:rsidR="00031F81">
        <w:lastRenderedPageBreak/>
        <w:t>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83E8091" w:rsidR="00275338" w:rsidRDefault="009767A5" w:rsidP="00A8214A">
      <w:pPr>
        <w:pStyle w:val="Caption"/>
      </w:pPr>
      <w:bookmarkStart w:id="798" w:name="_Ref48282850"/>
      <w:bookmarkStart w:id="799" w:name="_Toc53219839"/>
      <w:r>
        <w:t xml:space="preserve">Figure </w:t>
      </w:r>
      <w:fldSimple w:instr=" SEQ Figure \* ARABIC ">
        <w:r w:rsidR="00151332">
          <w:rPr>
            <w:noProof/>
          </w:rPr>
          <w:t>7</w:t>
        </w:r>
      </w:fldSimple>
      <w:bookmarkEnd w:id="798"/>
      <w:r>
        <w:t>. McKenzie basin in CW3M screen capture</w:t>
      </w:r>
      <w:bookmarkEnd w:id="79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CF54AFB" w:rsidR="004D33B7" w:rsidRDefault="009767A5" w:rsidP="00A8214A">
      <w:pPr>
        <w:pStyle w:val="Caption"/>
      </w:pPr>
      <w:bookmarkStart w:id="800" w:name="_Ref48282776"/>
      <w:bookmarkStart w:id="801" w:name="_Ref48282732"/>
      <w:bookmarkStart w:id="802" w:name="_Toc53219840"/>
      <w:r>
        <w:t xml:space="preserve">Figure </w:t>
      </w:r>
      <w:fldSimple w:instr=" SEQ Figure \* ARABIC ">
        <w:r w:rsidR="00151332">
          <w:rPr>
            <w:noProof/>
          </w:rPr>
          <w:t>8</w:t>
        </w:r>
      </w:fldSimple>
      <w:bookmarkEnd w:id="800"/>
      <w:r>
        <w:t>. Wetlands in the lower McKenzie basin, with their WETL_ID attribute values</w:t>
      </w:r>
      <w:bookmarkEnd w:id="801"/>
      <w:bookmarkEnd w:id="802"/>
    </w:p>
    <w:p w14:paraId="364BDC9E" w14:textId="77777777" w:rsidR="004D33B7" w:rsidRDefault="004D33B7" w:rsidP="00275338"/>
    <w:p w14:paraId="6EF95807" w14:textId="5E566C26" w:rsidR="003613A1" w:rsidRDefault="003613A1" w:rsidP="00A8214A">
      <w:pPr>
        <w:pStyle w:val="Heading2"/>
      </w:pPr>
      <w:bookmarkStart w:id="803" w:name="_Toc68670444"/>
      <w:r>
        <w:t>Model and Simulation Overview</w:t>
      </w:r>
      <w:bookmarkEnd w:id="80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04" w:name="_Toc68670445"/>
      <w:r>
        <w:t>McKenzie wetlands in the initial versions of the IDU, HRU, and Reach data layers</w:t>
      </w:r>
      <w:bookmarkEnd w:id="804"/>
    </w:p>
    <w:p w14:paraId="79661602" w14:textId="5312D34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151332">
        <w:t xml:space="preserve">Figure </w:t>
      </w:r>
      <w:r w:rsidR="0015133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05" w:name="_Toc49175988"/>
      <w:bookmarkStart w:id="806" w:name="_Toc68670446"/>
      <w:r>
        <w:t>Data changes for better representation of wetlands</w:t>
      </w:r>
      <w:bookmarkEnd w:id="805"/>
      <w:bookmarkEnd w:id="80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07" w:name="_Toc68670447"/>
      <w:r>
        <w:t xml:space="preserve">Projection, </w:t>
      </w:r>
      <w:r w:rsidR="006F174A">
        <w:t>Calendar</w:t>
      </w:r>
      <w:r>
        <w:t>,</w:t>
      </w:r>
      <w:r w:rsidR="006F174A">
        <w:t xml:space="preserve"> and </w:t>
      </w:r>
      <w:r w:rsidR="009D540F">
        <w:t>Units</w:t>
      </w:r>
      <w:bookmarkEnd w:id="80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808" w:name="_Toc68670448"/>
      <w:r>
        <w:t>Simulation of changes in wetlands over time</w:t>
      </w:r>
      <w:bookmarkEnd w:id="80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09" w:name="_Toc68670449"/>
      <w:r>
        <w:t xml:space="preserve">How wetlands </w:t>
      </w:r>
      <w:r w:rsidR="000806A1">
        <w:t>are</w:t>
      </w:r>
      <w:r>
        <w:t xml:space="preserve"> represented</w:t>
      </w:r>
      <w:r w:rsidR="006D6388">
        <w:t xml:space="preserve"> in the model</w:t>
      </w:r>
      <w:bookmarkEnd w:id="80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810" w:name="_Toc68670450"/>
      <w:r>
        <w:t xml:space="preserve">The Wetland class and </w:t>
      </w:r>
      <w:r w:rsidR="00875B17">
        <w:t>Wetland objects in the C++ code</w:t>
      </w:r>
      <w:bookmarkEnd w:id="810"/>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811" w:name="_Toc68670451"/>
      <w:r>
        <w:t>Attributes of interest in the wetlands study</w:t>
      </w:r>
      <w:bookmarkEnd w:id="81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12" w:name="_Toc68670452"/>
      <w:r>
        <w:t>A WETNESS attribute</w:t>
      </w:r>
      <w:bookmarkEnd w:id="81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813" w:name="_Toc68670453"/>
      <w:r>
        <w:t>Calculating the exchange of water between the wetland and the reach</w:t>
      </w:r>
      <w:bookmarkEnd w:id="813"/>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814" w:name="_Toc68670454"/>
      <w:r>
        <w:t xml:space="preserve">Wetland </w:t>
      </w:r>
      <w:r w:rsidR="007A55EC">
        <w:t xml:space="preserve">IDU </w:t>
      </w:r>
      <w:r>
        <w:t>parameters</w:t>
      </w:r>
      <w:bookmarkEnd w:id="81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815" w:name="_Toc68670455"/>
      <w:r>
        <w:t>Reach parameters</w:t>
      </w:r>
      <w:bookmarkEnd w:id="815"/>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816" w:name="_Toc68670456"/>
      <w:r>
        <w:t>Implementation of the exchange of water between the wetland and the reach</w:t>
      </w:r>
      <w:bookmarkEnd w:id="816"/>
    </w:p>
    <w:p w14:paraId="2F0BE6BA" w14:textId="1D2EEA7C" w:rsidR="00405568"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This is a compromise, and carries with it the consequence that on any given day an HRU may contain either snow on the ground or standing water in wetland IDUs, but not both.  That limitation is similar to other limitations already present in CW3M – the assumptions that reaches never freeze and never stop flowing.  </w:t>
      </w:r>
    </w:p>
    <w:p w14:paraId="35143BDC" w14:textId="637D0F1F" w:rsidR="00E5652B" w:rsidRDefault="00E5652B" w:rsidP="00E5652B">
      <w:r>
        <w:tab/>
      </w:r>
      <w:r w:rsidR="00310B10">
        <w:t xml:space="preserve">A boolean variable </w:t>
      </w:r>
      <w:r w:rsidR="00310B10" w:rsidRPr="00484223">
        <w:rPr>
          <w:i/>
          <w:iCs/>
        </w:rPr>
        <w:t>m_standingH2Oflag</w:t>
      </w:r>
      <w:r w:rsidR="00310B10">
        <w:t xml:space="preserve"> has been added to the HRU class to indicate when BOX_MELT is being used to track standing water in wetland IDUs instead of melt water in a snowpack.</w:t>
      </w:r>
      <w:r w:rsidR="00E24ADB">
        <w:t xml:space="preserve">  </w:t>
      </w:r>
      <w:r>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250AECA5" w14:textId="7734C9D8" w:rsidR="000867E6" w:rsidRDefault="000867E6" w:rsidP="00E5652B"/>
    <w:p w14:paraId="3F304D91" w14:textId="4FE6DEE8" w:rsidR="00B14B08" w:rsidRPr="00484223" w:rsidRDefault="00B14B08" w:rsidP="00E5652B">
      <w:pPr>
        <w:rPr>
          <w:u w:val="single"/>
        </w:rPr>
      </w:pPr>
      <w:r>
        <w:tab/>
      </w:r>
      <w:r w:rsidRPr="00484223">
        <w:rPr>
          <w:u w:val="single"/>
        </w:rPr>
        <w:t>Wetland logic in HBV</w:t>
      </w:r>
      <w:r w:rsidR="0056594C">
        <w:rPr>
          <w:u w:val="single"/>
        </w:rPr>
        <w:t xml:space="preserve"> for HRUs and IDUs</w:t>
      </w:r>
      <w:r w:rsidR="008F5F08">
        <w:rPr>
          <w:u w:val="single"/>
        </w:rPr>
        <w:t xml:space="preserve"> (GMT_CATCHMENT time)</w:t>
      </w:r>
    </w:p>
    <w:p w14:paraId="15EDB18F" w14:textId="73D4F3E7" w:rsidR="00B14B08" w:rsidRDefault="00E24ADB" w:rsidP="00B14B08">
      <w:pPr>
        <w:pStyle w:val="ListParagraph"/>
        <w:numPr>
          <w:ilvl w:val="0"/>
          <w:numId w:val="11"/>
        </w:numPr>
      </w:pPr>
      <w:r>
        <w:t xml:space="preserve">for each HRU, </w:t>
      </w:r>
      <w:r w:rsidR="00B14B08">
        <w:t>infiltrate water</w:t>
      </w:r>
      <w:r w:rsidR="00752704">
        <w:t xml:space="preserve"> from the surface water compartment as if soil water is at field capacity</w:t>
      </w:r>
    </w:p>
    <w:p w14:paraId="44A049F6" w14:textId="78EF972B" w:rsidR="00752704" w:rsidRDefault="00E24ADB" w:rsidP="00852CA3">
      <w:pPr>
        <w:pStyle w:val="ListParagraph"/>
        <w:numPr>
          <w:ilvl w:val="0"/>
          <w:numId w:val="11"/>
        </w:numPr>
      </w:pPr>
      <w:r>
        <w:t xml:space="preserve">for each wetland IDU </w:t>
      </w:r>
      <w:r w:rsidR="00B14B08">
        <w:t>calculate WETL2Q and call AddFluxFromGlobalHandler()</w:t>
      </w:r>
      <w:r w:rsidR="00752704">
        <w:t xml:space="preserve"> to move surface water to the</w:t>
      </w:r>
      <w:r>
        <w:t xml:space="preserve"> </w:t>
      </w:r>
      <w:r w:rsidR="00752704">
        <w:t>associated reach</w:t>
      </w:r>
    </w:p>
    <w:p w14:paraId="481EDA39" w14:textId="17878D92" w:rsidR="00752704" w:rsidRDefault="00E24ADB" w:rsidP="00B14B08">
      <w:pPr>
        <w:pStyle w:val="ListParagraph"/>
        <w:numPr>
          <w:ilvl w:val="0"/>
          <w:numId w:val="11"/>
        </w:numPr>
      </w:pPr>
      <w:r>
        <w:t xml:space="preserve">for each wetland IDU, </w:t>
      </w:r>
      <w:r w:rsidR="00752704">
        <w:t>update WETNESS</w:t>
      </w:r>
    </w:p>
    <w:p w14:paraId="57839F8D" w14:textId="733DDA34" w:rsidR="00B14B08" w:rsidRDefault="00B14B08" w:rsidP="00B14B08">
      <w:pPr>
        <w:pStyle w:val="ListParagraph"/>
      </w:pPr>
    </w:p>
    <w:p w14:paraId="26E8FF58" w14:textId="3C99CA76" w:rsidR="00B14B08" w:rsidRDefault="00B14B08" w:rsidP="00B14B08">
      <w:pPr>
        <w:pStyle w:val="ListParagraph"/>
      </w:pPr>
      <w:r>
        <w:rPr>
          <w:u w:val="single"/>
        </w:rPr>
        <w:t>Wetland logic in EvapTrans</w:t>
      </w:r>
      <w:r w:rsidR="00752704">
        <w:rPr>
          <w:u w:val="single"/>
        </w:rPr>
        <w:t xml:space="preserve"> for each wetland IDU</w:t>
      </w:r>
      <w:r w:rsidR="008F5F08">
        <w:rPr>
          <w:u w:val="single"/>
        </w:rPr>
        <w:t xml:space="preserve"> (GMT_CATCHMENT time)</w:t>
      </w:r>
    </w:p>
    <w:p w14:paraId="74CE647B" w14:textId="776D1ECC" w:rsidR="00B14B08" w:rsidRDefault="00B14B08" w:rsidP="00B14B08">
      <w:pPr>
        <w:pStyle w:val="ListParagraph"/>
        <w:numPr>
          <w:ilvl w:val="0"/>
          <w:numId w:val="11"/>
        </w:numPr>
      </w:pPr>
      <w:r>
        <w:t>calculate ET from standing water</w:t>
      </w:r>
    </w:p>
    <w:p w14:paraId="30437132" w14:textId="6921CC07" w:rsidR="00752704" w:rsidRDefault="00752704" w:rsidP="00752704">
      <w:pPr>
        <w:pStyle w:val="ListParagraph"/>
      </w:pPr>
    </w:p>
    <w:p w14:paraId="509D22D3" w14:textId="386F78A8" w:rsidR="00752704" w:rsidRDefault="00752704" w:rsidP="00752704">
      <w:pPr>
        <w:pStyle w:val="ListParagraph"/>
      </w:pPr>
      <w:r>
        <w:rPr>
          <w:u w:val="single"/>
        </w:rPr>
        <w:t>Wetland logic in ReachRouting for each reach</w:t>
      </w:r>
      <w:r w:rsidR="008F5F08">
        <w:rPr>
          <w:u w:val="single"/>
        </w:rPr>
        <w:t xml:space="preserve"> (GMT_REACH time)</w:t>
      </w:r>
    </w:p>
    <w:p w14:paraId="79C20065" w14:textId="0893A1BB" w:rsidR="00752704" w:rsidRDefault="00752704" w:rsidP="00752704">
      <w:pPr>
        <w:pStyle w:val="ListParagraph"/>
        <w:numPr>
          <w:ilvl w:val="0"/>
          <w:numId w:val="11"/>
        </w:numPr>
      </w:pPr>
      <w:r>
        <w:t>incorporate WETL2Q</w:t>
      </w:r>
      <w:r w:rsidR="00F07906">
        <w:t xml:space="preserve"> via</w:t>
      </w:r>
      <w:r w:rsidR="00A84A18">
        <w:t xml:space="preserve"> the global flux handler </w:t>
      </w:r>
    </w:p>
    <w:p w14:paraId="3E5B81FA" w14:textId="41C7D6A5" w:rsidR="00752704" w:rsidRDefault="00752704" w:rsidP="00752704">
      <w:pPr>
        <w:pStyle w:val="ListParagraph"/>
        <w:numPr>
          <w:ilvl w:val="0"/>
          <w:numId w:val="11"/>
        </w:numPr>
      </w:pPr>
      <w:r>
        <w:t>calculate Q2WETL</w:t>
      </w:r>
    </w:p>
    <w:p w14:paraId="2AE6F4F5" w14:textId="7CFFFB27" w:rsidR="00752704" w:rsidRDefault="00752704" w:rsidP="00484223"/>
    <w:p w14:paraId="0352F94A" w14:textId="5AD8F818" w:rsidR="00752704" w:rsidRDefault="00752704" w:rsidP="00752704">
      <w:pPr>
        <w:pStyle w:val="ListParagraph"/>
      </w:pPr>
      <w:r>
        <w:rPr>
          <w:u w:val="single"/>
        </w:rPr>
        <w:t xml:space="preserve">Wetland </w:t>
      </w:r>
      <w:r w:rsidR="008F5F08">
        <w:rPr>
          <w:u w:val="single"/>
        </w:rPr>
        <w:t>in ApplyQ2WETL</w:t>
      </w:r>
      <w:r>
        <w:rPr>
          <w:u w:val="single"/>
        </w:rPr>
        <w:t xml:space="preserve"> </w:t>
      </w:r>
      <w:r w:rsidR="008F5F08">
        <w:rPr>
          <w:u w:val="single"/>
        </w:rPr>
        <w:t>(GMT_REACH time)</w:t>
      </w:r>
    </w:p>
    <w:p w14:paraId="5C32F920" w14:textId="57090592" w:rsidR="00E24ADB" w:rsidRDefault="00E24ADB" w:rsidP="00E24ADB">
      <w:pPr>
        <w:pStyle w:val="ListParagraph"/>
        <w:numPr>
          <w:ilvl w:val="0"/>
          <w:numId w:val="11"/>
        </w:numPr>
      </w:pPr>
      <w:r>
        <w:t>update the surface water compartment</w:t>
      </w:r>
      <w:r w:rsidR="0056594C">
        <w:t>s of the HRUs</w:t>
      </w:r>
    </w:p>
    <w:p w14:paraId="002B39DF" w14:textId="5335912C" w:rsidR="0056594C" w:rsidRPr="00852CA3" w:rsidRDefault="0056594C" w:rsidP="00484223">
      <w:pPr>
        <w:pStyle w:val="ListParagraph"/>
        <w:numPr>
          <w:ilvl w:val="0"/>
          <w:numId w:val="11"/>
        </w:numPr>
      </w:pPr>
      <w:r>
        <w:t>update the WETNESS attribute of wetland IDUs</w:t>
      </w:r>
    </w:p>
    <w:p w14:paraId="277A65DF" w14:textId="1DA2D842" w:rsidR="001F60FF" w:rsidRDefault="001F60FF" w:rsidP="006B199A"/>
    <w:p w14:paraId="6BF84F52" w14:textId="01549ED0" w:rsidR="001F60FF" w:rsidRDefault="001F60FF" w:rsidP="001F60FF">
      <w:pPr>
        <w:pStyle w:val="Heading2"/>
      </w:pPr>
      <w:bookmarkStart w:id="817" w:name="_Toc68670457"/>
      <w:r>
        <w:t>Standing water temperature</w:t>
      </w:r>
      <w:bookmarkEnd w:id="817"/>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818" w:name="_Toc68670458"/>
      <w:r>
        <w:t>Evapotranspiration from wetlands</w:t>
      </w:r>
      <w:bookmarkEnd w:id="818"/>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19" w:name="_Toc68670459"/>
      <w:r>
        <w:t>Loss (or gain) of wetlands</w:t>
      </w:r>
      <w:bookmarkEnd w:id="819"/>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20" w:name="_Toc68670460"/>
      <w:r>
        <w:lastRenderedPageBreak/>
        <w:t>Reality check</w:t>
      </w:r>
      <w:bookmarkEnd w:id="82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lastRenderedPageBreak/>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821" w:name="_Toc68670461"/>
      <w:r>
        <w:t>High Cascades Springs</w:t>
      </w:r>
      <w:bookmarkEnd w:id="821"/>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w:t>
      </w:r>
      <w:r w:rsidR="00B17BF2">
        <w:lastRenderedPageBreak/>
        <w:t>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22" w:name="_Toc68670462"/>
      <w:r>
        <w:t>Calibration</w:t>
      </w:r>
      <w:r w:rsidR="00B06ED6">
        <w:t xml:space="preserve"> and simulation skill</w:t>
      </w:r>
      <w:bookmarkEnd w:id="822"/>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823" w:name="_Toc68670463"/>
      <w:r>
        <w:t>Analysis of</w:t>
      </w:r>
      <w:r w:rsidR="003024C9">
        <w:t xml:space="preserve"> locations where the model has low skill</w:t>
      </w:r>
      <w:bookmarkEnd w:id="82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824" w:name="_Toc68670464"/>
      <w:r>
        <w:t>Simulated McKenzie basin water budget</w:t>
      </w:r>
      <w:r w:rsidR="00334ED8">
        <w:t xml:space="preserve"> and thermal energy budget</w:t>
      </w:r>
      <w:bookmarkEnd w:id="824"/>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25" w:name="_Toc68670465"/>
      <w:r>
        <w:t>CW3M v. Shade-a-lator</w:t>
      </w:r>
      <w:bookmarkEnd w:id="825"/>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826" w:name="_Toc68670466"/>
      <w:r>
        <w:t>Comparison of CW3M results to Shade-a-lator results</w:t>
      </w:r>
      <w:bookmarkEnd w:id="826"/>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B4BDAE4" w:rsidR="005C537E" w:rsidRDefault="005C537E" w:rsidP="005C537E">
      <w:pPr>
        <w:pStyle w:val="Caption"/>
      </w:pPr>
      <w:bookmarkStart w:id="827" w:name="_Ref48286765"/>
      <w:bookmarkStart w:id="828" w:name="_Toc53219841"/>
      <w:r>
        <w:t xml:space="preserve">Figure </w:t>
      </w:r>
      <w:fldSimple w:instr=" SEQ Figure \* ARABIC ">
        <w:r w:rsidR="00151332">
          <w:rPr>
            <w:noProof/>
          </w:rPr>
          <w:t>9</w:t>
        </w:r>
      </w:fldSimple>
      <w:bookmarkEnd w:id="827"/>
      <w:r>
        <w:t>. Clackamas basin in CW3M screen capture</w:t>
      </w:r>
      <w:bookmarkEnd w:id="82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29" w:name="_Toc68670467"/>
      <w:r>
        <w:t>The Clackamas Basin</w:t>
      </w:r>
      <w:bookmarkEnd w:id="829"/>
    </w:p>
    <w:p w14:paraId="4A96B042" w14:textId="77777777" w:rsidR="005C537E" w:rsidRPr="000E6A65" w:rsidRDefault="005C537E" w:rsidP="005C537E"/>
    <w:p w14:paraId="11F4A966" w14:textId="20B06720"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151332">
        <w:t xml:space="preserve">Figure </w:t>
      </w:r>
      <w:r w:rsidR="0015133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830" w:name="_Toc68670468"/>
      <w:r>
        <w:t>Directory structure and file names</w:t>
      </w:r>
      <w:bookmarkEnd w:id="83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31" w:name="_Toc68670469"/>
      <w:r>
        <w:lastRenderedPageBreak/>
        <w:t xml:space="preserve">Release </w:t>
      </w:r>
      <w:r w:rsidR="00E735F4">
        <w:t>Log</w:t>
      </w:r>
      <w:bookmarkEnd w:id="83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7C9049A5" w14:textId="40D2BA03" w:rsidR="001B1970" w:rsidRPr="008B6340" w:rsidRDefault="001B1970" w:rsidP="001B1970">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w:t>
      </w:r>
      <w:r w:rsidR="00BE5AC5">
        <w:rPr>
          <w:rFonts w:cs="Times New Roman"/>
          <w:szCs w:val="24"/>
        </w:rPr>
        <w:t xml:space="preserve"> For David Holman, turn on Land Use Transitions in PEST_Smith47.</w:t>
      </w:r>
    </w:p>
    <w:p w14:paraId="46664A02" w14:textId="77777777" w:rsidR="001B1970" w:rsidRDefault="001B1970" w:rsidP="001B1970">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832" w:name="_Toc68670470"/>
      <w:r>
        <w:t>References</w:t>
      </w:r>
      <w:bookmarkEnd w:id="83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7777777" w:rsidR="002C300B" w:rsidRDefault="002C300B">
      <w:pPr>
        <w:rPr>
          <w:ins w:id="833" w:author="David Conklin" w:date="2021-04-07T06:45:00Z"/>
          <w:rFonts w:asciiTheme="majorHAnsi" w:hAnsiTheme="majorHAnsi" w:cstheme="majorBidi"/>
          <w:color w:val="2F5496" w:themeColor="accent1" w:themeShade="BF"/>
          <w:sz w:val="32"/>
          <w:szCs w:val="32"/>
        </w:rPr>
      </w:pPr>
      <w:ins w:id="834" w:author="David Conklin" w:date="2021-04-07T06:45:00Z">
        <w:r>
          <w:br w:type="page"/>
        </w:r>
      </w:ins>
    </w:p>
    <w:p w14:paraId="2CF212AE" w14:textId="4248A3FD" w:rsidR="006F5915" w:rsidRDefault="006F5915" w:rsidP="006F5915">
      <w:pPr>
        <w:pStyle w:val="Heading1"/>
        <w:rPr>
          <w:rFonts w:eastAsiaTheme="minorHAnsi"/>
        </w:rPr>
      </w:pPr>
      <w:bookmarkStart w:id="835" w:name="_Toc68670471"/>
      <w:r>
        <w:rPr>
          <w:rFonts w:eastAsiaTheme="minorHAnsi"/>
        </w:rPr>
        <w:lastRenderedPageBreak/>
        <w:t>Acronyms</w:t>
      </w:r>
      <w:r w:rsidR="009D540F">
        <w:rPr>
          <w:rFonts w:eastAsiaTheme="minorHAnsi"/>
        </w:rPr>
        <w:t xml:space="preserve"> and Abbreviations</w:t>
      </w:r>
      <w:bookmarkEnd w:id="835"/>
    </w:p>
    <w:p w14:paraId="3926A59D" w14:textId="5BCDF27D" w:rsidR="006F5915" w:rsidRDefault="006F5915" w:rsidP="006F5915"/>
    <w:p w14:paraId="0B51D678" w14:textId="68AE079C" w:rsidR="002C300B" w:rsidRDefault="002C300B" w:rsidP="006F5915">
      <w:pPr>
        <w:rPr>
          <w:ins w:id="836" w:author="David Conklin" w:date="2021-04-07T06:45:00Z"/>
        </w:rPr>
      </w:pPr>
      <w:ins w:id="837" w:author="David Conklin" w:date="2021-04-07T06:45:00Z">
        <w:r>
          <w:rPr>
            <w:b/>
            <w:bCs/>
          </w:rPr>
          <w:t>AP</w:t>
        </w:r>
        <w:r>
          <w:t xml:space="preserve"> – autonomous process</w:t>
        </w:r>
      </w:ins>
    </w:p>
    <w:p w14:paraId="7766EABF" w14:textId="77777777" w:rsidR="002C300B" w:rsidRPr="002C300B" w:rsidRDefault="002C300B" w:rsidP="006F5915">
      <w:pPr>
        <w:rPr>
          <w:ins w:id="838" w:author="David Conklin" w:date="2021-04-07T06:45:00Z"/>
          <w:rPrChange w:id="839" w:author="David Conklin" w:date="2021-04-07T06:45:00Z">
            <w:rPr>
              <w:ins w:id="840" w:author="David Conklin" w:date="2021-04-07T06:45:00Z"/>
              <w:b/>
              <w:bCs/>
            </w:rPr>
          </w:rPrChange>
        </w:rPr>
      </w:pPr>
    </w:p>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lastRenderedPageBreak/>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FA6D7" w14:textId="77777777" w:rsidR="006F5E92" w:rsidRDefault="006F5E92" w:rsidP="00064E77">
      <w:r>
        <w:separator/>
      </w:r>
    </w:p>
  </w:endnote>
  <w:endnote w:type="continuationSeparator" w:id="0">
    <w:p w14:paraId="48EA2161" w14:textId="77777777" w:rsidR="006F5E92" w:rsidRDefault="006F5E9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2C300B" w:rsidRDefault="002C30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C300B" w:rsidRDefault="002C3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60349" w14:textId="77777777" w:rsidR="006F5E92" w:rsidRDefault="006F5E92" w:rsidP="00064E77">
      <w:r>
        <w:separator/>
      </w:r>
    </w:p>
  </w:footnote>
  <w:footnote w:type="continuationSeparator" w:id="0">
    <w:p w14:paraId="36267F77" w14:textId="77777777" w:rsidR="006F5E92" w:rsidRDefault="006F5E9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5476E"/>
    <w:rsid w:val="00554CA6"/>
    <w:rsid w:val="0056152A"/>
    <w:rsid w:val="0056594C"/>
    <w:rsid w:val="005677BF"/>
    <w:rsid w:val="00570B57"/>
    <w:rsid w:val="005729DB"/>
    <w:rsid w:val="00572FA4"/>
    <w:rsid w:val="005744BD"/>
    <w:rsid w:val="00581794"/>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10D4"/>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6F5E92"/>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1710"/>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115339</TotalTime>
  <Pages>71</Pages>
  <Words>26237</Words>
  <Characters>149554</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490</cp:revision>
  <cp:lastPrinted>2021-03-19T23:46:00Z</cp:lastPrinted>
  <dcterms:created xsi:type="dcterms:W3CDTF">2018-11-09T13:56:00Z</dcterms:created>
  <dcterms:modified xsi:type="dcterms:W3CDTF">2021-04-07T19:10:00Z</dcterms:modified>
</cp:coreProperties>
</file>