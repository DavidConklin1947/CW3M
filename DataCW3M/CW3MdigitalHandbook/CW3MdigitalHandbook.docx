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459577D6" w:rsidR="00064E77" w:rsidRPr="00064E77" w:rsidRDefault="00A6686D" w:rsidP="00484223">
      <w:pPr>
        <w:pStyle w:val="Subtitle"/>
        <w:tabs>
          <w:tab w:val="left" w:pos="7950"/>
          <w:tab w:val="right" w:pos="9360"/>
        </w:tabs>
      </w:pPr>
      <w:r>
        <w:t>1</w:t>
      </w:r>
      <w:r w:rsidR="004945C5">
        <w:t>1/</w:t>
      </w:r>
      <w:r w:rsidR="00D84BED">
        <w:t>6</w:t>
      </w:r>
      <w:r w:rsidR="00364BDC">
        <w:t>/2</w:t>
      </w:r>
      <w:r w:rsidR="00B40657">
        <w:t>1</w:t>
      </w:r>
      <w:r w:rsidR="0067663A">
        <w:t xml:space="preserve"> </w:t>
      </w:r>
    </w:p>
    <w:p w14:paraId="24E34AEC" w14:textId="77777777" w:rsidR="00581BEB" w:rsidRDefault="00581BEB" w:rsidP="00581BEB">
      <w:r>
        <w:t>CW3M is maintained by Oregon Freshwater Simulations Inc.</w:t>
      </w:r>
    </w:p>
    <w:p w14:paraId="3EBE1501" w14:textId="46512EA5" w:rsidR="00581BEB" w:rsidRDefault="00581BEB" w:rsidP="00581BEB">
      <w:pPr>
        <w:rPr>
          <w:rStyle w:val="Hyperlink"/>
        </w:rPr>
      </w:pPr>
      <w:r>
        <w:t xml:space="preserve">contact: </w:t>
      </w:r>
      <w:ins w:id="0" w:author="David Conklin" w:date="2021-11-26T08:14:00Z">
        <w:r w:rsidR="00B51311">
          <w:fldChar w:fldCharType="begin"/>
        </w:r>
        <w:r w:rsidR="00B51311">
          <w:instrText xml:space="preserve"> HYPERLINK "mailto:</w:instrText>
        </w:r>
        <w:r w:rsidR="00B51311" w:rsidRPr="00B51311">
          <w:rPr>
            <w:rPrChange w:id="1" w:author="David Conklin" w:date="2021-11-26T08:14:00Z">
              <w:rPr>
                <w:rStyle w:val="Hyperlink"/>
              </w:rPr>
            </w:rPrChange>
          </w:rPr>
          <w:instrText>david.conklin</w:instrText>
        </w:r>
      </w:ins>
      <w:r w:rsidR="00B51311" w:rsidRPr="00B51311">
        <w:rPr>
          <w:rPrChange w:id="2" w:author="David Conklin" w:date="2021-11-26T08:14:00Z">
            <w:rPr>
              <w:rStyle w:val="Hyperlink"/>
            </w:rPr>
          </w:rPrChange>
        </w:rPr>
        <w:instrText>@freshwatersim.com</w:instrText>
      </w:r>
      <w:ins w:id="3" w:author="David Conklin" w:date="2021-11-26T08:14:00Z">
        <w:r w:rsidR="00B51311">
          <w:instrText xml:space="preserve">" </w:instrText>
        </w:r>
        <w:r w:rsidR="00B51311">
          <w:fldChar w:fldCharType="separate"/>
        </w:r>
        <w:r w:rsidR="00B51311" w:rsidRPr="00B363DA">
          <w:rPr>
            <w:rStyle w:val="Hyperlink"/>
            <w:rPrChange w:id="4" w:author="David Conklin" w:date="2021-11-26T08:14:00Z">
              <w:rPr>
                <w:rStyle w:val="Hyperlink"/>
              </w:rPr>
            </w:rPrChange>
          </w:rPr>
          <w:t>david.conklin</w:t>
        </w:r>
      </w:ins>
      <w:del w:id="5" w:author="David Conklin" w:date="2021-11-26T08:14:00Z">
        <w:r w:rsidR="00B51311" w:rsidRPr="00B363DA" w:rsidDel="00B51311">
          <w:rPr>
            <w:rStyle w:val="Hyperlink"/>
            <w:rPrChange w:id="6" w:author="David Conklin" w:date="2021-11-26T08:14:00Z">
              <w:rPr>
                <w:rStyle w:val="Hyperlink"/>
              </w:rPr>
            </w:rPrChange>
          </w:rPr>
          <w:delText>cw3m</w:delText>
        </w:r>
      </w:del>
      <w:r w:rsidR="00B51311" w:rsidRPr="00B363DA">
        <w:rPr>
          <w:rStyle w:val="Hyperlink"/>
          <w:rPrChange w:id="7" w:author="David Conklin" w:date="2021-11-26T08:14:00Z">
            <w:rPr>
              <w:rStyle w:val="Hyperlink"/>
            </w:rPr>
          </w:rPrChange>
        </w:rPr>
        <w:t>@freshwatersim.com</w:t>
      </w:r>
      <w:ins w:id="8" w:author="David Conklin" w:date="2021-11-26T08:14:00Z">
        <w:r w:rsidR="00B51311">
          <w:fldChar w:fldCharType="end"/>
        </w:r>
      </w:ins>
    </w:p>
    <w:p w14:paraId="79DFED0B" w14:textId="1E95B383" w:rsidR="00E735F4" w:rsidRDefault="00E735F4" w:rsidP="00581BEB">
      <w:pPr>
        <w:rPr>
          <w:rStyle w:val="Hyperlink"/>
        </w:rPr>
      </w:pPr>
    </w:p>
    <w:p w14:paraId="70146D72" w14:textId="5E4FCC0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.0 (</w:t>
      </w:r>
      <w:r w:rsidR="008527F9">
        <w:rPr>
          <w:rStyle w:val="Hyperlink"/>
          <w:color w:val="auto"/>
        </w:rPr>
        <w:t>10</w:t>
      </w:r>
      <w:r w:rsidR="00601224">
        <w:rPr>
          <w:rStyle w:val="Hyperlink"/>
          <w:color w:val="auto"/>
        </w:rPr>
        <w:t>/</w:t>
      </w:r>
      <w:r w:rsidR="008527F9">
        <w:rPr>
          <w:rStyle w:val="Hyperlink"/>
          <w:color w:val="auto"/>
        </w:rPr>
        <w:t>21</w:t>
      </w:r>
      <w:r w:rsidR="00601224">
        <w:rPr>
          <w:rStyle w:val="Hyperlink"/>
          <w:color w:val="auto"/>
        </w:rPr>
        <w:t>/21)</w:t>
      </w:r>
      <w:r w:rsidRPr="00DE1B0B">
        <w:rPr>
          <w:rStyle w:val="Hyperlink"/>
          <w:color w:val="auto"/>
        </w:rPr>
        <w:t xml:space="preserve"> version</w:t>
      </w:r>
    </w:p>
    <w:p w14:paraId="45984AEF" w14:textId="7CD1D96D" w:rsidR="008527F9" w:rsidRDefault="0067663A">
      <w:pPr>
        <w:pStyle w:val="ListParagraph"/>
        <w:numPr>
          <w:ilvl w:val="0"/>
          <w:numId w:val="13"/>
        </w:numPr>
        <w:rPr>
          <w:rStyle w:val="Hyperlink"/>
          <w:color w:val="auto"/>
          <w:u w:val="none"/>
        </w:rPr>
      </w:pPr>
      <w:r>
        <w:rPr>
          <w:rStyle w:val="Hyperlink"/>
          <w:color w:val="auto"/>
          <w:u w:val="none"/>
        </w:rPr>
        <w:t>Add release notes for CW3M 1.2.0 release.</w:t>
      </w:r>
    </w:p>
    <w:p w14:paraId="198F1C0B" w14:textId="3F38ED89" w:rsidR="00EB2D6C" w:rsidRDefault="00EB2D6C">
      <w:pPr>
        <w:pStyle w:val="ListParagraph"/>
        <w:numPr>
          <w:ilvl w:val="0"/>
          <w:numId w:val="13"/>
        </w:numPr>
        <w:rPr>
          <w:rStyle w:val="Hyperlink"/>
          <w:color w:val="auto"/>
          <w:u w:val="none"/>
        </w:rPr>
      </w:pPr>
      <w:r>
        <w:rPr>
          <w:rStyle w:val="Hyperlink"/>
          <w:color w:val="auto"/>
          <w:u w:val="none"/>
        </w:rPr>
        <w:t>Describe leading comment lines</w:t>
      </w:r>
      <w:r w:rsidR="003F1C1E">
        <w:rPr>
          <w:rStyle w:val="Hyperlink"/>
          <w:color w:val="auto"/>
          <w:u w:val="none"/>
        </w:rPr>
        <w:t xml:space="preserve"> and sort order for</w:t>
      </w:r>
      <w:r>
        <w:rPr>
          <w:rStyle w:val="Hyperlink"/>
          <w:color w:val="auto"/>
          <w:u w:val="none"/>
        </w:rPr>
        <w:t xml:space="preserve"> the LULCtrans CSV file, in the section on Prescribed LULCs.</w:t>
      </w:r>
    </w:p>
    <w:p w14:paraId="43A655C9" w14:textId="594B6F10" w:rsidR="003F1C1E" w:rsidRPr="00412A1F" w:rsidRDefault="003F1C1E">
      <w:pPr>
        <w:pStyle w:val="ListParagraph"/>
        <w:numPr>
          <w:ilvl w:val="0"/>
          <w:numId w:val="13"/>
        </w:numPr>
        <w:rPr>
          <w:rStyle w:val="Hyperlink"/>
          <w:color w:val="auto"/>
          <w:u w:val="none"/>
        </w:rPr>
        <w:pPrChange w:id="9" w:author="David Conklin" w:date="2021-10-21T11:33:00Z">
          <w:pPr/>
        </w:pPrChange>
      </w:pPr>
      <w:r>
        <w:rPr>
          <w:rStyle w:val="Hyperlink"/>
          <w:color w:val="auto"/>
          <w:u w:val="none"/>
        </w:rPr>
        <w:t>Add release notes for CW3M 1.2.1 release.</w:t>
      </w: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197E8C5" w14:textId="51ABEEF9" w:rsidR="004945C5"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006445" w:history="1">
            <w:r w:rsidR="004945C5" w:rsidRPr="00355E7D">
              <w:rPr>
                <w:rStyle w:val="Hyperlink"/>
                <w:noProof/>
              </w:rPr>
              <w:t>What is a digital handbook?</w:t>
            </w:r>
            <w:r w:rsidR="004945C5">
              <w:rPr>
                <w:noProof/>
                <w:webHidden/>
              </w:rPr>
              <w:tab/>
            </w:r>
            <w:r w:rsidR="004945C5">
              <w:rPr>
                <w:noProof/>
                <w:webHidden/>
              </w:rPr>
              <w:fldChar w:fldCharType="begin"/>
            </w:r>
            <w:r w:rsidR="004945C5">
              <w:rPr>
                <w:noProof/>
                <w:webHidden/>
              </w:rPr>
              <w:instrText xml:space="preserve"> PAGEREF _Toc87006445 \h </w:instrText>
            </w:r>
            <w:r w:rsidR="004945C5">
              <w:rPr>
                <w:noProof/>
                <w:webHidden/>
              </w:rPr>
            </w:r>
            <w:r w:rsidR="004945C5">
              <w:rPr>
                <w:noProof/>
                <w:webHidden/>
              </w:rPr>
              <w:fldChar w:fldCharType="separate"/>
            </w:r>
            <w:r w:rsidR="00B239D4">
              <w:rPr>
                <w:noProof/>
                <w:webHidden/>
              </w:rPr>
              <w:t>4</w:t>
            </w:r>
            <w:r w:rsidR="004945C5">
              <w:rPr>
                <w:noProof/>
                <w:webHidden/>
              </w:rPr>
              <w:fldChar w:fldCharType="end"/>
            </w:r>
          </w:hyperlink>
        </w:p>
        <w:p w14:paraId="5BC99233" w14:textId="0DA927A6" w:rsidR="004945C5" w:rsidRDefault="00A476D4">
          <w:pPr>
            <w:pStyle w:val="TOC1"/>
            <w:tabs>
              <w:tab w:val="right" w:leader="dot" w:pos="9350"/>
            </w:tabs>
            <w:rPr>
              <w:rFonts w:eastAsiaTheme="minorEastAsia"/>
              <w:noProof/>
            </w:rPr>
          </w:pPr>
          <w:hyperlink w:anchor="_Toc87006446" w:history="1">
            <w:r w:rsidR="004945C5" w:rsidRPr="00355E7D">
              <w:rPr>
                <w:rStyle w:val="Hyperlink"/>
                <w:noProof/>
              </w:rPr>
              <w:t>CW3M concept</w:t>
            </w:r>
            <w:r w:rsidR="004945C5">
              <w:rPr>
                <w:noProof/>
                <w:webHidden/>
              </w:rPr>
              <w:tab/>
            </w:r>
            <w:r w:rsidR="004945C5">
              <w:rPr>
                <w:noProof/>
                <w:webHidden/>
              </w:rPr>
              <w:fldChar w:fldCharType="begin"/>
            </w:r>
            <w:r w:rsidR="004945C5">
              <w:rPr>
                <w:noProof/>
                <w:webHidden/>
              </w:rPr>
              <w:instrText xml:space="preserve"> PAGEREF _Toc87006446 \h </w:instrText>
            </w:r>
            <w:r w:rsidR="004945C5">
              <w:rPr>
                <w:noProof/>
                <w:webHidden/>
              </w:rPr>
            </w:r>
            <w:r w:rsidR="004945C5">
              <w:rPr>
                <w:noProof/>
                <w:webHidden/>
              </w:rPr>
              <w:fldChar w:fldCharType="separate"/>
            </w:r>
            <w:r w:rsidR="00B239D4">
              <w:rPr>
                <w:noProof/>
                <w:webHidden/>
              </w:rPr>
              <w:t>5</w:t>
            </w:r>
            <w:r w:rsidR="004945C5">
              <w:rPr>
                <w:noProof/>
                <w:webHidden/>
              </w:rPr>
              <w:fldChar w:fldCharType="end"/>
            </w:r>
          </w:hyperlink>
        </w:p>
        <w:p w14:paraId="5EFA970D" w14:textId="41A2404B" w:rsidR="004945C5" w:rsidRDefault="00A476D4">
          <w:pPr>
            <w:pStyle w:val="TOC2"/>
            <w:tabs>
              <w:tab w:val="right" w:leader="dot" w:pos="9350"/>
            </w:tabs>
            <w:rPr>
              <w:rFonts w:eastAsiaTheme="minorEastAsia"/>
              <w:noProof/>
            </w:rPr>
          </w:pPr>
          <w:hyperlink w:anchor="_Toc87006447" w:history="1">
            <w:r w:rsidR="004945C5" w:rsidRPr="00355E7D">
              <w:rPr>
                <w:rStyle w:val="Hyperlink"/>
                <w:noProof/>
              </w:rPr>
              <w:t>A different kind of community model</w:t>
            </w:r>
            <w:r w:rsidR="004945C5">
              <w:rPr>
                <w:noProof/>
                <w:webHidden/>
              </w:rPr>
              <w:tab/>
            </w:r>
            <w:r w:rsidR="004945C5">
              <w:rPr>
                <w:noProof/>
                <w:webHidden/>
              </w:rPr>
              <w:fldChar w:fldCharType="begin"/>
            </w:r>
            <w:r w:rsidR="004945C5">
              <w:rPr>
                <w:noProof/>
                <w:webHidden/>
              </w:rPr>
              <w:instrText xml:space="preserve"> PAGEREF _Toc87006447 \h </w:instrText>
            </w:r>
            <w:r w:rsidR="004945C5">
              <w:rPr>
                <w:noProof/>
                <w:webHidden/>
              </w:rPr>
            </w:r>
            <w:r w:rsidR="004945C5">
              <w:rPr>
                <w:noProof/>
                <w:webHidden/>
              </w:rPr>
              <w:fldChar w:fldCharType="separate"/>
            </w:r>
            <w:r w:rsidR="00B239D4">
              <w:rPr>
                <w:noProof/>
                <w:webHidden/>
              </w:rPr>
              <w:t>5</w:t>
            </w:r>
            <w:r w:rsidR="004945C5">
              <w:rPr>
                <w:noProof/>
                <w:webHidden/>
              </w:rPr>
              <w:fldChar w:fldCharType="end"/>
            </w:r>
          </w:hyperlink>
        </w:p>
        <w:p w14:paraId="4E81B679" w14:textId="15F60EA7" w:rsidR="004945C5" w:rsidRDefault="00A476D4">
          <w:pPr>
            <w:pStyle w:val="TOC2"/>
            <w:tabs>
              <w:tab w:val="right" w:leader="dot" w:pos="9350"/>
            </w:tabs>
            <w:rPr>
              <w:rFonts w:eastAsiaTheme="minorEastAsia"/>
              <w:noProof/>
            </w:rPr>
          </w:pPr>
          <w:hyperlink w:anchor="_Toc87006448" w:history="1">
            <w:r w:rsidR="004945C5" w:rsidRPr="00355E7D">
              <w:rPr>
                <w:rStyle w:val="Hyperlink"/>
                <w:noProof/>
              </w:rPr>
              <w:t>What CW3M is for</w:t>
            </w:r>
            <w:r w:rsidR="004945C5">
              <w:rPr>
                <w:noProof/>
                <w:webHidden/>
              </w:rPr>
              <w:tab/>
            </w:r>
            <w:r w:rsidR="004945C5">
              <w:rPr>
                <w:noProof/>
                <w:webHidden/>
              </w:rPr>
              <w:fldChar w:fldCharType="begin"/>
            </w:r>
            <w:r w:rsidR="004945C5">
              <w:rPr>
                <w:noProof/>
                <w:webHidden/>
              </w:rPr>
              <w:instrText xml:space="preserve"> PAGEREF _Toc87006448 \h </w:instrText>
            </w:r>
            <w:r w:rsidR="004945C5">
              <w:rPr>
                <w:noProof/>
                <w:webHidden/>
              </w:rPr>
            </w:r>
            <w:r w:rsidR="004945C5">
              <w:rPr>
                <w:noProof/>
                <w:webHidden/>
              </w:rPr>
              <w:fldChar w:fldCharType="separate"/>
            </w:r>
            <w:r w:rsidR="00B239D4">
              <w:rPr>
                <w:noProof/>
                <w:webHidden/>
              </w:rPr>
              <w:t>5</w:t>
            </w:r>
            <w:r w:rsidR="004945C5">
              <w:rPr>
                <w:noProof/>
                <w:webHidden/>
              </w:rPr>
              <w:fldChar w:fldCharType="end"/>
            </w:r>
          </w:hyperlink>
        </w:p>
        <w:p w14:paraId="6142173F" w14:textId="6B59DC8F" w:rsidR="004945C5" w:rsidRDefault="00A476D4">
          <w:pPr>
            <w:pStyle w:val="TOC2"/>
            <w:tabs>
              <w:tab w:val="right" w:leader="dot" w:pos="9350"/>
            </w:tabs>
            <w:rPr>
              <w:rFonts w:eastAsiaTheme="minorEastAsia"/>
              <w:noProof/>
            </w:rPr>
          </w:pPr>
          <w:hyperlink w:anchor="_Toc87006449" w:history="1">
            <w:r w:rsidR="004945C5" w:rsidRPr="00355E7D">
              <w:rPr>
                <w:rStyle w:val="Hyperlink"/>
                <w:noProof/>
              </w:rPr>
              <w:t>Management and maintenance</w:t>
            </w:r>
            <w:r w:rsidR="004945C5">
              <w:rPr>
                <w:noProof/>
                <w:webHidden/>
              </w:rPr>
              <w:tab/>
            </w:r>
            <w:r w:rsidR="004945C5">
              <w:rPr>
                <w:noProof/>
                <w:webHidden/>
              </w:rPr>
              <w:fldChar w:fldCharType="begin"/>
            </w:r>
            <w:r w:rsidR="004945C5">
              <w:rPr>
                <w:noProof/>
                <w:webHidden/>
              </w:rPr>
              <w:instrText xml:space="preserve"> PAGEREF _Toc87006449 \h </w:instrText>
            </w:r>
            <w:r w:rsidR="004945C5">
              <w:rPr>
                <w:noProof/>
                <w:webHidden/>
              </w:rPr>
            </w:r>
            <w:r w:rsidR="004945C5">
              <w:rPr>
                <w:noProof/>
                <w:webHidden/>
              </w:rPr>
              <w:fldChar w:fldCharType="separate"/>
            </w:r>
            <w:r w:rsidR="00B239D4">
              <w:rPr>
                <w:noProof/>
                <w:webHidden/>
              </w:rPr>
              <w:t>5</w:t>
            </w:r>
            <w:r w:rsidR="004945C5">
              <w:rPr>
                <w:noProof/>
                <w:webHidden/>
              </w:rPr>
              <w:fldChar w:fldCharType="end"/>
            </w:r>
          </w:hyperlink>
        </w:p>
        <w:p w14:paraId="3F82BD2E" w14:textId="53814E5A" w:rsidR="004945C5" w:rsidRDefault="00A476D4">
          <w:pPr>
            <w:pStyle w:val="TOC1"/>
            <w:tabs>
              <w:tab w:val="right" w:leader="dot" w:pos="9350"/>
            </w:tabs>
            <w:rPr>
              <w:rFonts w:eastAsiaTheme="minorEastAsia"/>
              <w:noProof/>
            </w:rPr>
          </w:pPr>
          <w:hyperlink w:anchor="_Toc87006450" w:history="1">
            <w:r w:rsidR="004945C5" w:rsidRPr="00355E7D">
              <w:rPr>
                <w:rStyle w:val="Hyperlink"/>
                <w:noProof/>
              </w:rPr>
              <w:t>CW3M – A “first principles” model with tuning knobs</w:t>
            </w:r>
            <w:r w:rsidR="004945C5">
              <w:rPr>
                <w:noProof/>
                <w:webHidden/>
              </w:rPr>
              <w:tab/>
            </w:r>
            <w:r w:rsidR="004945C5">
              <w:rPr>
                <w:noProof/>
                <w:webHidden/>
              </w:rPr>
              <w:fldChar w:fldCharType="begin"/>
            </w:r>
            <w:r w:rsidR="004945C5">
              <w:rPr>
                <w:noProof/>
                <w:webHidden/>
              </w:rPr>
              <w:instrText xml:space="preserve"> PAGEREF _Toc87006450 \h </w:instrText>
            </w:r>
            <w:r w:rsidR="004945C5">
              <w:rPr>
                <w:noProof/>
                <w:webHidden/>
              </w:rPr>
            </w:r>
            <w:r w:rsidR="004945C5">
              <w:rPr>
                <w:noProof/>
                <w:webHidden/>
              </w:rPr>
              <w:fldChar w:fldCharType="separate"/>
            </w:r>
            <w:r w:rsidR="00B239D4">
              <w:rPr>
                <w:noProof/>
                <w:webHidden/>
              </w:rPr>
              <w:t>6</w:t>
            </w:r>
            <w:r w:rsidR="004945C5">
              <w:rPr>
                <w:noProof/>
                <w:webHidden/>
              </w:rPr>
              <w:fldChar w:fldCharType="end"/>
            </w:r>
          </w:hyperlink>
        </w:p>
        <w:p w14:paraId="15A059C4" w14:textId="15F4910C" w:rsidR="004945C5" w:rsidRDefault="00A476D4">
          <w:pPr>
            <w:pStyle w:val="TOC1"/>
            <w:tabs>
              <w:tab w:val="right" w:leader="dot" w:pos="9350"/>
            </w:tabs>
            <w:rPr>
              <w:rFonts w:eastAsiaTheme="minorEastAsia"/>
              <w:noProof/>
            </w:rPr>
          </w:pPr>
          <w:hyperlink w:anchor="_Toc87006451" w:history="1">
            <w:r w:rsidR="004945C5" w:rsidRPr="00355E7D">
              <w:rPr>
                <w:rStyle w:val="Hyperlink"/>
                <w:noProof/>
              </w:rPr>
              <w:t>The tuning knobs</w:t>
            </w:r>
            <w:r w:rsidR="004945C5">
              <w:rPr>
                <w:noProof/>
                <w:webHidden/>
              </w:rPr>
              <w:tab/>
            </w:r>
            <w:r w:rsidR="004945C5">
              <w:rPr>
                <w:noProof/>
                <w:webHidden/>
              </w:rPr>
              <w:fldChar w:fldCharType="begin"/>
            </w:r>
            <w:r w:rsidR="004945C5">
              <w:rPr>
                <w:noProof/>
                <w:webHidden/>
              </w:rPr>
              <w:instrText xml:space="preserve"> PAGEREF _Toc87006451 \h </w:instrText>
            </w:r>
            <w:r w:rsidR="004945C5">
              <w:rPr>
                <w:noProof/>
                <w:webHidden/>
              </w:rPr>
            </w:r>
            <w:r w:rsidR="004945C5">
              <w:rPr>
                <w:noProof/>
                <w:webHidden/>
              </w:rPr>
              <w:fldChar w:fldCharType="separate"/>
            </w:r>
            <w:r w:rsidR="00B239D4">
              <w:rPr>
                <w:noProof/>
                <w:webHidden/>
              </w:rPr>
              <w:t>6</w:t>
            </w:r>
            <w:r w:rsidR="004945C5">
              <w:rPr>
                <w:noProof/>
                <w:webHidden/>
              </w:rPr>
              <w:fldChar w:fldCharType="end"/>
            </w:r>
          </w:hyperlink>
        </w:p>
        <w:p w14:paraId="43A075B1" w14:textId="134C492C" w:rsidR="004945C5" w:rsidRDefault="00A476D4">
          <w:pPr>
            <w:pStyle w:val="TOC2"/>
            <w:tabs>
              <w:tab w:val="right" w:leader="dot" w:pos="9350"/>
            </w:tabs>
            <w:rPr>
              <w:rFonts w:eastAsiaTheme="minorEastAsia"/>
              <w:noProof/>
            </w:rPr>
          </w:pPr>
          <w:hyperlink w:anchor="_Toc87006452" w:history="1">
            <w:r w:rsidR="004945C5" w:rsidRPr="00355E7D">
              <w:rPr>
                <w:rStyle w:val="Hyperlink"/>
                <w:noProof/>
              </w:rPr>
              <w:t>ET_MULT – forest evapotranspiration</w:t>
            </w:r>
            <w:r w:rsidR="004945C5">
              <w:rPr>
                <w:noProof/>
                <w:webHidden/>
              </w:rPr>
              <w:tab/>
            </w:r>
            <w:r w:rsidR="004945C5">
              <w:rPr>
                <w:noProof/>
                <w:webHidden/>
              </w:rPr>
              <w:fldChar w:fldCharType="begin"/>
            </w:r>
            <w:r w:rsidR="004945C5">
              <w:rPr>
                <w:noProof/>
                <w:webHidden/>
              </w:rPr>
              <w:instrText xml:space="preserve"> PAGEREF _Toc87006452 \h </w:instrText>
            </w:r>
            <w:r w:rsidR="004945C5">
              <w:rPr>
                <w:noProof/>
                <w:webHidden/>
              </w:rPr>
            </w:r>
            <w:r w:rsidR="004945C5">
              <w:rPr>
                <w:noProof/>
                <w:webHidden/>
              </w:rPr>
              <w:fldChar w:fldCharType="separate"/>
            </w:r>
            <w:r w:rsidR="00B239D4">
              <w:rPr>
                <w:noProof/>
                <w:webHidden/>
              </w:rPr>
              <w:t>6</w:t>
            </w:r>
            <w:r w:rsidR="004945C5">
              <w:rPr>
                <w:noProof/>
                <w:webHidden/>
              </w:rPr>
              <w:fldChar w:fldCharType="end"/>
            </w:r>
          </w:hyperlink>
        </w:p>
        <w:p w14:paraId="7DCFD7B2" w14:textId="40FE2EA8" w:rsidR="004945C5" w:rsidRDefault="00A476D4">
          <w:pPr>
            <w:pStyle w:val="TOC2"/>
            <w:tabs>
              <w:tab w:val="right" w:leader="dot" w:pos="9350"/>
            </w:tabs>
            <w:rPr>
              <w:rFonts w:eastAsiaTheme="minorEastAsia"/>
              <w:noProof/>
            </w:rPr>
          </w:pPr>
          <w:hyperlink w:anchor="_Toc87006453" w:history="1">
            <w:r w:rsidR="004945C5" w:rsidRPr="00355E7D">
              <w:rPr>
                <w:rStyle w:val="Hyperlink"/>
                <w:noProof/>
              </w:rPr>
              <w:t>SOLAR_RADIATION_MULTIPLIER – reservoir insolation</w:t>
            </w:r>
            <w:r w:rsidR="004945C5">
              <w:rPr>
                <w:noProof/>
                <w:webHidden/>
              </w:rPr>
              <w:tab/>
            </w:r>
            <w:r w:rsidR="004945C5">
              <w:rPr>
                <w:noProof/>
                <w:webHidden/>
              </w:rPr>
              <w:fldChar w:fldCharType="begin"/>
            </w:r>
            <w:r w:rsidR="004945C5">
              <w:rPr>
                <w:noProof/>
                <w:webHidden/>
              </w:rPr>
              <w:instrText xml:space="preserve"> PAGEREF _Toc87006453 \h </w:instrText>
            </w:r>
            <w:r w:rsidR="004945C5">
              <w:rPr>
                <w:noProof/>
                <w:webHidden/>
              </w:rPr>
            </w:r>
            <w:r w:rsidR="004945C5">
              <w:rPr>
                <w:noProof/>
                <w:webHidden/>
              </w:rPr>
              <w:fldChar w:fldCharType="separate"/>
            </w:r>
            <w:r w:rsidR="00B239D4">
              <w:rPr>
                <w:noProof/>
                <w:webHidden/>
              </w:rPr>
              <w:t>7</w:t>
            </w:r>
            <w:r w:rsidR="004945C5">
              <w:rPr>
                <w:noProof/>
                <w:webHidden/>
              </w:rPr>
              <w:fldChar w:fldCharType="end"/>
            </w:r>
          </w:hyperlink>
        </w:p>
        <w:p w14:paraId="2992C40C" w14:textId="1D849308" w:rsidR="004945C5" w:rsidRDefault="00A476D4">
          <w:pPr>
            <w:pStyle w:val="TOC2"/>
            <w:tabs>
              <w:tab w:val="right" w:leader="dot" w:pos="9350"/>
            </w:tabs>
            <w:rPr>
              <w:rFonts w:eastAsiaTheme="minorEastAsia"/>
              <w:noProof/>
            </w:rPr>
          </w:pPr>
          <w:hyperlink w:anchor="_Toc87006454" w:history="1">
            <w:r w:rsidR="004945C5" w:rsidRPr="00355E7D">
              <w:rPr>
                <w:rStyle w:val="Hyperlink"/>
                <w:noProof/>
              </w:rPr>
              <w:t>FLOW_CMS – Discharge from High Cascade springs</w:t>
            </w:r>
            <w:r w:rsidR="004945C5">
              <w:rPr>
                <w:noProof/>
                <w:webHidden/>
              </w:rPr>
              <w:tab/>
            </w:r>
            <w:r w:rsidR="004945C5">
              <w:rPr>
                <w:noProof/>
                <w:webHidden/>
              </w:rPr>
              <w:fldChar w:fldCharType="begin"/>
            </w:r>
            <w:r w:rsidR="004945C5">
              <w:rPr>
                <w:noProof/>
                <w:webHidden/>
              </w:rPr>
              <w:instrText xml:space="preserve"> PAGEREF _Toc87006454 \h </w:instrText>
            </w:r>
            <w:r w:rsidR="004945C5">
              <w:rPr>
                <w:noProof/>
                <w:webHidden/>
              </w:rPr>
            </w:r>
            <w:r w:rsidR="004945C5">
              <w:rPr>
                <w:noProof/>
                <w:webHidden/>
              </w:rPr>
              <w:fldChar w:fldCharType="separate"/>
            </w:r>
            <w:r w:rsidR="00B239D4">
              <w:rPr>
                <w:noProof/>
                <w:webHidden/>
              </w:rPr>
              <w:t>7</w:t>
            </w:r>
            <w:r w:rsidR="004945C5">
              <w:rPr>
                <w:noProof/>
                <w:webHidden/>
              </w:rPr>
              <w:fldChar w:fldCharType="end"/>
            </w:r>
          </w:hyperlink>
        </w:p>
        <w:p w14:paraId="7E77C7EA" w14:textId="3D48D37A" w:rsidR="004945C5" w:rsidRDefault="00A476D4">
          <w:pPr>
            <w:pStyle w:val="TOC1"/>
            <w:tabs>
              <w:tab w:val="right" w:leader="dot" w:pos="9350"/>
            </w:tabs>
            <w:rPr>
              <w:rFonts w:eastAsiaTheme="minorEastAsia"/>
              <w:noProof/>
            </w:rPr>
          </w:pPr>
          <w:hyperlink w:anchor="_Toc87006455" w:history="1">
            <w:r w:rsidR="004945C5" w:rsidRPr="00355E7D">
              <w:rPr>
                <w:rStyle w:val="Hyperlink"/>
                <w:noProof/>
              </w:rPr>
              <w:t>The Envision framework and the GIS Layers</w:t>
            </w:r>
            <w:r w:rsidR="004945C5">
              <w:rPr>
                <w:noProof/>
                <w:webHidden/>
              </w:rPr>
              <w:tab/>
            </w:r>
            <w:r w:rsidR="004945C5">
              <w:rPr>
                <w:noProof/>
                <w:webHidden/>
              </w:rPr>
              <w:fldChar w:fldCharType="begin"/>
            </w:r>
            <w:r w:rsidR="004945C5">
              <w:rPr>
                <w:noProof/>
                <w:webHidden/>
              </w:rPr>
              <w:instrText xml:space="preserve"> PAGEREF _Toc87006455 \h </w:instrText>
            </w:r>
            <w:r w:rsidR="004945C5">
              <w:rPr>
                <w:noProof/>
                <w:webHidden/>
              </w:rPr>
            </w:r>
            <w:r w:rsidR="004945C5">
              <w:rPr>
                <w:noProof/>
                <w:webHidden/>
              </w:rPr>
              <w:fldChar w:fldCharType="separate"/>
            </w:r>
            <w:r w:rsidR="00B239D4">
              <w:rPr>
                <w:noProof/>
                <w:webHidden/>
              </w:rPr>
              <w:t>7</w:t>
            </w:r>
            <w:r w:rsidR="004945C5">
              <w:rPr>
                <w:noProof/>
                <w:webHidden/>
              </w:rPr>
              <w:fldChar w:fldCharType="end"/>
            </w:r>
          </w:hyperlink>
        </w:p>
        <w:p w14:paraId="543D47C1" w14:textId="62046258" w:rsidR="004945C5" w:rsidRDefault="00A476D4">
          <w:pPr>
            <w:pStyle w:val="TOC2"/>
            <w:tabs>
              <w:tab w:val="right" w:leader="dot" w:pos="9350"/>
            </w:tabs>
            <w:rPr>
              <w:rFonts w:eastAsiaTheme="minorEastAsia"/>
              <w:noProof/>
            </w:rPr>
          </w:pPr>
          <w:hyperlink w:anchor="_Toc87006456" w:history="1">
            <w:r w:rsidR="004945C5" w:rsidRPr="00355E7D">
              <w:rPr>
                <w:rStyle w:val="Hyperlink"/>
                <w:noProof/>
              </w:rPr>
              <w:t>The Reach Layer</w:t>
            </w:r>
            <w:r w:rsidR="004945C5">
              <w:rPr>
                <w:noProof/>
                <w:webHidden/>
              </w:rPr>
              <w:tab/>
            </w:r>
            <w:r w:rsidR="004945C5">
              <w:rPr>
                <w:noProof/>
                <w:webHidden/>
              </w:rPr>
              <w:fldChar w:fldCharType="begin"/>
            </w:r>
            <w:r w:rsidR="004945C5">
              <w:rPr>
                <w:noProof/>
                <w:webHidden/>
              </w:rPr>
              <w:instrText xml:space="preserve"> PAGEREF _Toc87006456 \h </w:instrText>
            </w:r>
            <w:r w:rsidR="004945C5">
              <w:rPr>
                <w:noProof/>
                <w:webHidden/>
              </w:rPr>
            </w:r>
            <w:r w:rsidR="004945C5">
              <w:rPr>
                <w:noProof/>
                <w:webHidden/>
              </w:rPr>
              <w:fldChar w:fldCharType="separate"/>
            </w:r>
            <w:r w:rsidR="00B239D4">
              <w:rPr>
                <w:noProof/>
                <w:webHidden/>
              </w:rPr>
              <w:t>7</w:t>
            </w:r>
            <w:r w:rsidR="004945C5">
              <w:rPr>
                <w:noProof/>
                <w:webHidden/>
              </w:rPr>
              <w:fldChar w:fldCharType="end"/>
            </w:r>
          </w:hyperlink>
        </w:p>
        <w:p w14:paraId="4DF698BF" w14:textId="25AFF519" w:rsidR="004945C5" w:rsidRDefault="00A476D4">
          <w:pPr>
            <w:pStyle w:val="TOC2"/>
            <w:tabs>
              <w:tab w:val="right" w:leader="dot" w:pos="9350"/>
            </w:tabs>
            <w:rPr>
              <w:rFonts w:eastAsiaTheme="minorEastAsia"/>
              <w:noProof/>
            </w:rPr>
          </w:pPr>
          <w:hyperlink w:anchor="_Toc87006457" w:history="1">
            <w:r w:rsidR="004945C5" w:rsidRPr="00355E7D">
              <w:rPr>
                <w:rStyle w:val="Hyperlink"/>
                <w:noProof/>
              </w:rPr>
              <w:t>Time steps, autonomous processes, and global methods</w:t>
            </w:r>
            <w:r w:rsidR="004945C5">
              <w:rPr>
                <w:noProof/>
                <w:webHidden/>
              </w:rPr>
              <w:tab/>
            </w:r>
            <w:r w:rsidR="004945C5">
              <w:rPr>
                <w:noProof/>
                <w:webHidden/>
              </w:rPr>
              <w:fldChar w:fldCharType="begin"/>
            </w:r>
            <w:r w:rsidR="004945C5">
              <w:rPr>
                <w:noProof/>
                <w:webHidden/>
              </w:rPr>
              <w:instrText xml:space="preserve"> PAGEREF _Toc87006457 \h </w:instrText>
            </w:r>
            <w:r w:rsidR="004945C5">
              <w:rPr>
                <w:noProof/>
                <w:webHidden/>
              </w:rPr>
            </w:r>
            <w:r w:rsidR="004945C5">
              <w:rPr>
                <w:noProof/>
                <w:webHidden/>
              </w:rPr>
              <w:fldChar w:fldCharType="separate"/>
            </w:r>
            <w:r w:rsidR="00B239D4">
              <w:rPr>
                <w:noProof/>
                <w:webHidden/>
              </w:rPr>
              <w:t>8</w:t>
            </w:r>
            <w:r w:rsidR="004945C5">
              <w:rPr>
                <w:noProof/>
                <w:webHidden/>
              </w:rPr>
              <w:fldChar w:fldCharType="end"/>
            </w:r>
          </w:hyperlink>
        </w:p>
        <w:p w14:paraId="084EA4DE" w14:textId="2FD5AFA9" w:rsidR="004945C5" w:rsidRDefault="00A476D4">
          <w:pPr>
            <w:pStyle w:val="TOC2"/>
            <w:tabs>
              <w:tab w:val="right" w:leader="dot" w:pos="9350"/>
            </w:tabs>
            <w:rPr>
              <w:rFonts w:eastAsiaTheme="minorEastAsia"/>
              <w:noProof/>
            </w:rPr>
          </w:pPr>
          <w:hyperlink w:anchor="_Toc87006458" w:history="1">
            <w:r w:rsidR="004945C5" w:rsidRPr="00355E7D">
              <w:rPr>
                <w:rStyle w:val="Hyperlink"/>
                <w:noProof/>
              </w:rPr>
              <w:t>Some global method details</w:t>
            </w:r>
            <w:r w:rsidR="004945C5">
              <w:rPr>
                <w:noProof/>
                <w:webHidden/>
              </w:rPr>
              <w:tab/>
            </w:r>
            <w:r w:rsidR="004945C5">
              <w:rPr>
                <w:noProof/>
                <w:webHidden/>
              </w:rPr>
              <w:fldChar w:fldCharType="begin"/>
            </w:r>
            <w:r w:rsidR="004945C5">
              <w:rPr>
                <w:noProof/>
                <w:webHidden/>
              </w:rPr>
              <w:instrText xml:space="preserve"> PAGEREF _Toc87006458 \h </w:instrText>
            </w:r>
            <w:r w:rsidR="004945C5">
              <w:rPr>
                <w:noProof/>
                <w:webHidden/>
              </w:rPr>
            </w:r>
            <w:r w:rsidR="004945C5">
              <w:rPr>
                <w:noProof/>
                <w:webHidden/>
              </w:rPr>
              <w:fldChar w:fldCharType="separate"/>
            </w:r>
            <w:r w:rsidR="00B239D4">
              <w:rPr>
                <w:noProof/>
                <w:webHidden/>
              </w:rPr>
              <w:t>9</w:t>
            </w:r>
            <w:r w:rsidR="004945C5">
              <w:rPr>
                <w:noProof/>
                <w:webHidden/>
              </w:rPr>
              <w:fldChar w:fldCharType="end"/>
            </w:r>
          </w:hyperlink>
        </w:p>
        <w:p w14:paraId="4C178515" w14:textId="00C75B93" w:rsidR="004945C5" w:rsidRDefault="00A476D4">
          <w:pPr>
            <w:pStyle w:val="TOC1"/>
            <w:tabs>
              <w:tab w:val="right" w:leader="dot" w:pos="9350"/>
            </w:tabs>
            <w:rPr>
              <w:rFonts w:eastAsiaTheme="minorEastAsia"/>
              <w:noProof/>
            </w:rPr>
          </w:pPr>
          <w:hyperlink w:anchor="_Toc87006459" w:history="1">
            <w:r w:rsidR="004945C5" w:rsidRPr="00355E7D">
              <w:rPr>
                <w:rStyle w:val="Hyperlink"/>
                <w:noProof/>
              </w:rPr>
              <w:t>Study areas</w:t>
            </w:r>
            <w:r w:rsidR="004945C5">
              <w:rPr>
                <w:noProof/>
                <w:webHidden/>
              </w:rPr>
              <w:tab/>
            </w:r>
            <w:r w:rsidR="004945C5">
              <w:rPr>
                <w:noProof/>
                <w:webHidden/>
              </w:rPr>
              <w:fldChar w:fldCharType="begin"/>
            </w:r>
            <w:r w:rsidR="004945C5">
              <w:rPr>
                <w:noProof/>
                <w:webHidden/>
              </w:rPr>
              <w:instrText xml:space="preserve"> PAGEREF _Toc87006459 \h </w:instrText>
            </w:r>
            <w:r w:rsidR="004945C5">
              <w:rPr>
                <w:noProof/>
                <w:webHidden/>
              </w:rPr>
            </w:r>
            <w:r w:rsidR="004945C5">
              <w:rPr>
                <w:noProof/>
                <w:webHidden/>
              </w:rPr>
              <w:fldChar w:fldCharType="separate"/>
            </w:r>
            <w:r w:rsidR="00B239D4">
              <w:rPr>
                <w:noProof/>
                <w:webHidden/>
              </w:rPr>
              <w:t>9</w:t>
            </w:r>
            <w:r w:rsidR="004945C5">
              <w:rPr>
                <w:noProof/>
                <w:webHidden/>
              </w:rPr>
              <w:fldChar w:fldCharType="end"/>
            </w:r>
          </w:hyperlink>
        </w:p>
        <w:p w14:paraId="3D594574" w14:textId="4BED07A1" w:rsidR="004945C5" w:rsidRDefault="00A476D4">
          <w:pPr>
            <w:pStyle w:val="TOC2"/>
            <w:tabs>
              <w:tab w:val="right" w:leader="dot" w:pos="9350"/>
            </w:tabs>
            <w:rPr>
              <w:rFonts w:eastAsiaTheme="minorEastAsia"/>
              <w:noProof/>
            </w:rPr>
          </w:pPr>
          <w:hyperlink w:anchor="_Toc87006460" w:history="1">
            <w:r w:rsidR="004945C5" w:rsidRPr="00355E7D">
              <w:rPr>
                <w:rStyle w:val="Hyperlink"/>
                <w:noProof/>
              </w:rPr>
              <w:t>DataCW3M directory structure</w:t>
            </w:r>
            <w:r w:rsidR="004945C5">
              <w:rPr>
                <w:noProof/>
                <w:webHidden/>
              </w:rPr>
              <w:tab/>
            </w:r>
            <w:r w:rsidR="004945C5">
              <w:rPr>
                <w:noProof/>
                <w:webHidden/>
              </w:rPr>
              <w:fldChar w:fldCharType="begin"/>
            </w:r>
            <w:r w:rsidR="004945C5">
              <w:rPr>
                <w:noProof/>
                <w:webHidden/>
              </w:rPr>
              <w:instrText xml:space="preserve"> PAGEREF _Toc87006460 \h </w:instrText>
            </w:r>
            <w:r w:rsidR="004945C5">
              <w:rPr>
                <w:noProof/>
                <w:webHidden/>
              </w:rPr>
            </w:r>
            <w:r w:rsidR="004945C5">
              <w:rPr>
                <w:noProof/>
                <w:webHidden/>
              </w:rPr>
              <w:fldChar w:fldCharType="separate"/>
            </w:r>
            <w:r w:rsidR="00B239D4">
              <w:rPr>
                <w:noProof/>
                <w:webHidden/>
              </w:rPr>
              <w:t>10</w:t>
            </w:r>
            <w:r w:rsidR="004945C5">
              <w:rPr>
                <w:noProof/>
                <w:webHidden/>
              </w:rPr>
              <w:fldChar w:fldCharType="end"/>
            </w:r>
          </w:hyperlink>
        </w:p>
        <w:p w14:paraId="24CA5047" w14:textId="4A486969" w:rsidR="004945C5" w:rsidRDefault="00A476D4">
          <w:pPr>
            <w:pStyle w:val="TOC2"/>
            <w:tabs>
              <w:tab w:val="right" w:leader="dot" w:pos="9350"/>
            </w:tabs>
            <w:rPr>
              <w:rFonts w:eastAsiaTheme="minorEastAsia"/>
              <w:noProof/>
            </w:rPr>
          </w:pPr>
          <w:hyperlink w:anchor="_Toc87006461" w:history="1">
            <w:r w:rsidR="004945C5" w:rsidRPr="00355E7D">
              <w:rPr>
                <w:rStyle w:val="Hyperlink"/>
                <w:noProof/>
              </w:rPr>
              <w:t>DataCW3M\ScenarioData directory structure</w:t>
            </w:r>
            <w:r w:rsidR="004945C5">
              <w:rPr>
                <w:noProof/>
                <w:webHidden/>
              </w:rPr>
              <w:tab/>
            </w:r>
            <w:r w:rsidR="004945C5">
              <w:rPr>
                <w:noProof/>
                <w:webHidden/>
              </w:rPr>
              <w:fldChar w:fldCharType="begin"/>
            </w:r>
            <w:r w:rsidR="004945C5">
              <w:rPr>
                <w:noProof/>
                <w:webHidden/>
              </w:rPr>
              <w:instrText xml:space="preserve"> PAGEREF _Toc87006461 \h </w:instrText>
            </w:r>
            <w:r w:rsidR="004945C5">
              <w:rPr>
                <w:noProof/>
                <w:webHidden/>
              </w:rPr>
            </w:r>
            <w:r w:rsidR="004945C5">
              <w:rPr>
                <w:noProof/>
                <w:webHidden/>
              </w:rPr>
              <w:fldChar w:fldCharType="separate"/>
            </w:r>
            <w:r w:rsidR="00B239D4">
              <w:rPr>
                <w:noProof/>
                <w:webHidden/>
              </w:rPr>
              <w:t>10</w:t>
            </w:r>
            <w:r w:rsidR="004945C5">
              <w:rPr>
                <w:noProof/>
                <w:webHidden/>
              </w:rPr>
              <w:fldChar w:fldCharType="end"/>
            </w:r>
          </w:hyperlink>
        </w:p>
        <w:p w14:paraId="0076852B" w14:textId="5165AEFA" w:rsidR="004945C5" w:rsidRDefault="00A476D4">
          <w:pPr>
            <w:pStyle w:val="TOC2"/>
            <w:tabs>
              <w:tab w:val="right" w:leader="dot" w:pos="9350"/>
            </w:tabs>
            <w:rPr>
              <w:rFonts w:eastAsiaTheme="minorEastAsia"/>
              <w:noProof/>
            </w:rPr>
          </w:pPr>
          <w:hyperlink w:anchor="_Toc87006462" w:history="1">
            <w:r w:rsidR="004945C5" w:rsidRPr="00355E7D">
              <w:rPr>
                <w:rStyle w:val="Hyperlink"/>
                <w:noProof/>
              </w:rPr>
              <w:t>DataCW3M\ScenarioData\&lt;scenario&gt; folder contents</w:t>
            </w:r>
            <w:r w:rsidR="004945C5">
              <w:rPr>
                <w:noProof/>
                <w:webHidden/>
              </w:rPr>
              <w:tab/>
            </w:r>
            <w:r w:rsidR="004945C5">
              <w:rPr>
                <w:noProof/>
                <w:webHidden/>
              </w:rPr>
              <w:fldChar w:fldCharType="begin"/>
            </w:r>
            <w:r w:rsidR="004945C5">
              <w:rPr>
                <w:noProof/>
                <w:webHidden/>
              </w:rPr>
              <w:instrText xml:space="preserve"> PAGEREF _Toc87006462 \h </w:instrText>
            </w:r>
            <w:r w:rsidR="004945C5">
              <w:rPr>
                <w:noProof/>
                <w:webHidden/>
              </w:rPr>
            </w:r>
            <w:r w:rsidR="004945C5">
              <w:rPr>
                <w:noProof/>
                <w:webHidden/>
              </w:rPr>
              <w:fldChar w:fldCharType="separate"/>
            </w:r>
            <w:r w:rsidR="00B239D4">
              <w:rPr>
                <w:noProof/>
                <w:webHidden/>
              </w:rPr>
              <w:t>11</w:t>
            </w:r>
            <w:r w:rsidR="004945C5">
              <w:rPr>
                <w:noProof/>
                <w:webHidden/>
              </w:rPr>
              <w:fldChar w:fldCharType="end"/>
            </w:r>
          </w:hyperlink>
        </w:p>
        <w:p w14:paraId="5DDF8023" w14:textId="4316F65B" w:rsidR="004945C5" w:rsidRDefault="00A476D4">
          <w:pPr>
            <w:pStyle w:val="TOC2"/>
            <w:tabs>
              <w:tab w:val="right" w:leader="dot" w:pos="9350"/>
            </w:tabs>
            <w:rPr>
              <w:rFonts w:eastAsiaTheme="minorEastAsia"/>
              <w:noProof/>
            </w:rPr>
          </w:pPr>
          <w:hyperlink w:anchor="_Toc87006463" w:history="1">
            <w:r w:rsidR="004945C5" w:rsidRPr="00355E7D">
              <w:rPr>
                <w:rStyle w:val="Hyperlink"/>
                <w:noProof/>
              </w:rPr>
              <w:t>DataCW3M\&lt;study area&gt; folder contents</w:t>
            </w:r>
            <w:r w:rsidR="004945C5">
              <w:rPr>
                <w:noProof/>
                <w:webHidden/>
              </w:rPr>
              <w:tab/>
            </w:r>
            <w:r w:rsidR="004945C5">
              <w:rPr>
                <w:noProof/>
                <w:webHidden/>
              </w:rPr>
              <w:fldChar w:fldCharType="begin"/>
            </w:r>
            <w:r w:rsidR="004945C5">
              <w:rPr>
                <w:noProof/>
                <w:webHidden/>
              </w:rPr>
              <w:instrText xml:space="preserve"> PAGEREF _Toc87006463 \h </w:instrText>
            </w:r>
            <w:r w:rsidR="004945C5">
              <w:rPr>
                <w:noProof/>
                <w:webHidden/>
              </w:rPr>
            </w:r>
            <w:r w:rsidR="004945C5">
              <w:rPr>
                <w:noProof/>
                <w:webHidden/>
              </w:rPr>
              <w:fldChar w:fldCharType="separate"/>
            </w:r>
            <w:r w:rsidR="00B239D4">
              <w:rPr>
                <w:noProof/>
                <w:webHidden/>
              </w:rPr>
              <w:t>11</w:t>
            </w:r>
            <w:r w:rsidR="004945C5">
              <w:rPr>
                <w:noProof/>
                <w:webHidden/>
              </w:rPr>
              <w:fldChar w:fldCharType="end"/>
            </w:r>
          </w:hyperlink>
        </w:p>
        <w:p w14:paraId="62439D6C" w14:textId="0DAA71EB" w:rsidR="004945C5" w:rsidRDefault="00A476D4">
          <w:pPr>
            <w:pStyle w:val="TOC1"/>
            <w:tabs>
              <w:tab w:val="right" w:leader="dot" w:pos="9350"/>
            </w:tabs>
            <w:rPr>
              <w:rFonts w:eastAsiaTheme="minorEastAsia"/>
              <w:noProof/>
            </w:rPr>
          </w:pPr>
          <w:hyperlink w:anchor="_Toc87006464" w:history="1">
            <w:r w:rsidR="004945C5" w:rsidRPr="00355E7D">
              <w:rPr>
                <w:rStyle w:val="Hyperlink"/>
                <w:noProof/>
              </w:rPr>
              <w:t>Calendar conventions</w:t>
            </w:r>
            <w:r w:rsidR="004945C5">
              <w:rPr>
                <w:noProof/>
                <w:webHidden/>
              </w:rPr>
              <w:tab/>
            </w:r>
            <w:r w:rsidR="004945C5">
              <w:rPr>
                <w:noProof/>
                <w:webHidden/>
              </w:rPr>
              <w:fldChar w:fldCharType="begin"/>
            </w:r>
            <w:r w:rsidR="004945C5">
              <w:rPr>
                <w:noProof/>
                <w:webHidden/>
              </w:rPr>
              <w:instrText xml:space="preserve"> PAGEREF _Toc87006464 \h </w:instrText>
            </w:r>
            <w:r w:rsidR="004945C5">
              <w:rPr>
                <w:noProof/>
                <w:webHidden/>
              </w:rPr>
            </w:r>
            <w:r w:rsidR="004945C5">
              <w:rPr>
                <w:noProof/>
                <w:webHidden/>
              </w:rPr>
              <w:fldChar w:fldCharType="separate"/>
            </w:r>
            <w:r w:rsidR="00B239D4">
              <w:rPr>
                <w:noProof/>
                <w:webHidden/>
              </w:rPr>
              <w:t>17</w:t>
            </w:r>
            <w:r w:rsidR="004945C5">
              <w:rPr>
                <w:noProof/>
                <w:webHidden/>
              </w:rPr>
              <w:fldChar w:fldCharType="end"/>
            </w:r>
          </w:hyperlink>
        </w:p>
        <w:p w14:paraId="56FB3451" w14:textId="7906C0B0" w:rsidR="004945C5" w:rsidRDefault="00A476D4">
          <w:pPr>
            <w:pStyle w:val="TOC2"/>
            <w:tabs>
              <w:tab w:val="right" w:leader="dot" w:pos="9350"/>
            </w:tabs>
            <w:rPr>
              <w:rFonts w:eastAsiaTheme="minorEastAsia"/>
              <w:noProof/>
            </w:rPr>
          </w:pPr>
          <w:hyperlink w:anchor="_Toc87006465" w:history="1">
            <w:r w:rsidR="004945C5" w:rsidRPr="00355E7D">
              <w:rPr>
                <w:rStyle w:val="Hyperlink"/>
                <w:noProof/>
              </w:rPr>
              <w:t>Water years</w:t>
            </w:r>
            <w:r w:rsidR="004945C5">
              <w:rPr>
                <w:noProof/>
                <w:webHidden/>
              </w:rPr>
              <w:tab/>
            </w:r>
            <w:r w:rsidR="004945C5">
              <w:rPr>
                <w:noProof/>
                <w:webHidden/>
              </w:rPr>
              <w:fldChar w:fldCharType="begin"/>
            </w:r>
            <w:r w:rsidR="004945C5">
              <w:rPr>
                <w:noProof/>
                <w:webHidden/>
              </w:rPr>
              <w:instrText xml:space="preserve"> PAGEREF _Toc87006465 \h </w:instrText>
            </w:r>
            <w:r w:rsidR="004945C5">
              <w:rPr>
                <w:noProof/>
                <w:webHidden/>
              </w:rPr>
            </w:r>
            <w:r w:rsidR="004945C5">
              <w:rPr>
                <w:noProof/>
                <w:webHidden/>
              </w:rPr>
              <w:fldChar w:fldCharType="separate"/>
            </w:r>
            <w:r w:rsidR="00B239D4">
              <w:rPr>
                <w:noProof/>
                <w:webHidden/>
              </w:rPr>
              <w:t>17</w:t>
            </w:r>
            <w:r w:rsidR="004945C5">
              <w:rPr>
                <w:noProof/>
                <w:webHidden/>
              </w:rPr>
              <w:fldChar w:fldCharType="end"/>
            </w:r>
          </w:hyperlink>
        </w:p>
        <w:p w14:paraId="7E12D978" w14:textId="12CF5547" w:rsidR="004945C5" w:rsidRDefault="00A476D4">
          <w:pPr>
            <w:pStyle w:val="TOC1"/>
            <w:tabs>
              <w:tab w:val="right" w:leader="dot" w:pos="9350"/>
            </w:tabs>
            <w:rPr>
              <w:rFonts w:eastAsiaTheme="minorEastAsia"/>
              <w:noProof/>
            </w:rPr>
          </w:pPr>
          <w:hyperlink w:anchor="_Toc87006466" w:history="1">
            <w:r w:rsidR="004945C5" w:rsidRPr="00355E7D">
              <w:rPr>
                <w:rStyle w:val="Hyperlink"/>
                <w:noProof/>
              </w:rPr>
              <w:t>Climate data</w:t>
            </w:r>
            <w:r w:rsidR="004945C5">
              <w:rPr>
                <w:noProof/>
                <w:webHidden/>
              </w:rPr>
              <w:tab/>
            </w:r>
            <w:r w:rsidR="004945C5">
              <w:rPr>
                <w:noProof/>
                <w:webHidden/>
              </w:rPr>
              <w:fldChar w:fldCharType="begin"/>
            </w:r>
            <w:r w:rsidR="004945C5">
              <w:rPr>
                <w:noProof/>
                <w:webHidden/>
              </w:rPr>
              <w:instrText xml:space="preserve"> PAGEREF _Toc87006466 \h </w:instrText>
            </w:r>
            <w:r w:rsidR="004945C5">
              <w:rPr>
                <w:noProof/>
                <w:webHidden/>
              </w:rPr>
            </w:r>
            <w:r w:rsidR="004945C5">
              <w:rPr>
                <w:noProof/>
                <w:webHidden/>
              </w:rPr>
              <w:fldChar w:fldCharType="separate"/>
            </w:r>
            <w:r w:rsidR="00B239D4">
              <w:rPr>
                <w:noProof/>
                <w:webHidden/>
              </w:rPr>
              <w:t>17</w:t>
            </w:r>
            <w:r w:rsidR="004945C5">
              <w:rPr>
                <w:noProof/>
                <w:webHidden/>
              </w:rPr>
              <w:fldChar w:fldCharType="end"/>
            </w:r>
          </w:hyperlink>
        </w:p>
        <w:p w14:paraId="342DCCD3" w14:textId="2A5728A1" w:rsidR="004945C5" w:rsidRDefault="00A476D4">
          <w:pPr>
            <w:pStyle w:val="TOC2"/>
            <w:tabs>
              <w:tab w:val="right" w:leader="dot" w:pos="9350"/>
            </w:tabs>
            <w:rPr>
              <w:rFonts w:eastAsiaTheme="minorEastAsia"/>
              <w:noProof/>
            </w:rPr>
          </w:pPr>
          <w:hyperlink w:anchor="_Toc87006467" w:history="1">
            <w:r w:rsidR="004945C5" w:rsidRPr="00355E7D">
              <w:rPr>
                <w:rStyle w:val="Hyperlink"/>
                <w:noProof/>
              </w:rPr>
              <w:t>Numbered climate scenarios in the model</w:t>
            </w:r>
            <w:r w:rsidR="004945C5">
              <w:rPr>
                <w:noProof/>
                <w:webHidden/>
              </w:rPr>
              <w:tab/>
            </w:r>
            <w:r w:rsidR="004945C5">
              <w:rPr>
                <w:noProof/>
                <w:webHidden/>
              </w:rPr>
              <w:fldChar w:fldCharType="begin"/>
            </w:r>
            <w:r w:rsidR="004945C5">
              <w:rPr>
                <w:noProof/>
                <w:webHidden/>
              </w:rPr>
              <w:instrText xml:space="preserve"> PAGEREF _Toc87006467 \h </w:instrText>
            </w:r>
            <w:r w:rsidR="004945C5">
              <w:rPr>
                <w:noProof/>
                <w:webHidden/>
              </w:rPr>
            </w:r>
            <w:r w:rsidR="004945C5">
              <w:rPr>
                <w:noProof/>
                <w:webHidden/>
              </w:rPr>
              <w:fldChar w:fldCharType="separate"/>
            </w:r>
            <w:r w:rsidR="00B239D4">
              <w:rPr>
                <w:noProof/>
                <w:webHidden/>
              </w:rPr>
              <w:t>17</w:t>
            </w:r>
            <w:r w:rsidR="004945C5">
              <w:rPr>
                <w:noProof/>
                <w:webHidden/>
              </w:rPr>
              <w:fldChar w:fldCharType="end"/>
            </w:r>
          </w:hyperlink>
        </w:p>
        <w:p w14:paraId="5C179AC9" w14:textId="60F72094" w:rsidR="004945C5" w:rsidRDefault="00A476D4">
          <w:pPr>
            <w:pStyle w:val="TOC2"/>
            <w:tabs>
              <w:tab w:val="right" w:leader="dot" w:pos="9350"/>
            </w:tabs>
            <w:rPr>
              <w:rFonts w:eastAsiaTheme="minorEastAsia"/>
              <w:noProof/>
            </w:rPr>
          </w:pPr>
          <w:hyperlink w:anchor="_Toc87006468" w:history="1">
            <w:r w:rsidR="004945C5" w:rsidRPr="00355E7D">
              <w:rPr>
                <w:rStyle w:val="Hyperlink"/>
                <w:noProof/>
              </w:rPr>
              <w:t>Monthly and seasonal weather data</w:t>
            </w:r>
            <w:r w:rsidR="004945C5">
              <w:rPr>
                <w:noProof/>
                <w:webHidden/>
              </w:rPr>
              <w:tab/>
            </w:r>
            <w:r w:rsidR="004945C5">
              <w:rPr>
                <w:noProof/>
                <w:webHidden/>
              </w:rPr>
              <w:fldChar w:fldCharType="begin"/>
            </w:r>
            <w:r w:rsidR="004945C5">
              <w:rPr>
                <w:noProof/>
                <w:webHidden/>
              </w:rPr>
              <w:instrText xml:space="preserve"> PAGEREF _Toc87006468 \h </w:instrText>
            </w:r>
            <w:r w:rsidR="004945C5">
              <w:rPr>
                <w:noProof/>
                <w:webHidden/>
              </w:rPr>
            </w:r>
            <w:r w:rsidR="004945C5">
              <w:rPr>
                <w:noProof/>
                <w:webHidden/>
              </w:rPr>
              <w:fldChar w:fldCharType="separate"/>
            </w:r>
            <w:r w:rsidR="00B239D4">
              <w:rPr>
                <w:noProof/>
                <w:webHidden/>
              </w:rPr>
              <w:t>18</w:t>
            </w:r>
            <w:r w:rsidR="004945C5">
              <w:rPr>
                <w:noProof/>
                <w:webHidden/>
              </w:rPr>
              <w:fldChar w:fldCharType="end"/>
            </w:r>
          </w:hyperlink>
        </w:p>
        <w:p w14:paraId="1099EC96" w14:textId="1FE8A777" w:rsidR="004945C5" w:rsidRDefault="00A476D4">
          <w:pPr>
            <w:pStyle w:val="TOC2"/>
            <w:tabs>
              <w:tab w:val="right" w:leader="dot" w:pos="9350"/>
            </w:tabs>
            <w:rPr>
              <w:rFonts w:eastAsiaTheme="minorEastAsia"/>
              <w:noProof/>
            </w:rPr>
          </w:pPr>
          <w:hyperlink w:anchor="_Toc87006469" w:history="1">
            <w:r w:rsidR="004945C5" w:rsidRPr="00355E7D">
              <w:rPr>
                <w:rStyle w:val="Hyperlink"/>
                <w:noProof/>
              </w:rPr>
              <w:t>Climate data grids</w:t>
            </w:r>
            <w:r w:rsidR="004945C5">
              <w:rPr>
                <w:noProof/>
                <w:webHidden/>
              </w:rPr>
              <w:tab/>
            </w:r>
            <w:r w:rsidR="004945C5">
              <w:rPr>
                <w:noProof/>
                <w:webHidden/>
              </w:rPr>
              <w:fldChar w:fldCharType="begin"/>
            </w:r>
            <w:r w:rsidR="004945C5">
              <w:rPr>
                <w:noProof/>
                <w:webHidden/>
              </w:rPr>
              <w:instrText xml:space="preserve"> PAGEREF _Toc87006469 \h </w:instrText>
            </w:r>
            <w:r w:rsidR="004945C5">
              <w:rPr>
                <w:noProof/>
                <w:webHidden/>
              </w:rPr>
            </w:r>
            <w:r w:rsidR="004945C5">
              <w:rPr>
                <w:noProof/>
                <w:webHidden/>
              </w:rPr>
              <w:fldChar w:fldCharType="separate"/>
            </w:r>
            <w:r w:rsidR="00B239D4">
              <w:rPr>
                <w:noProof/>
                <w:webHidden/>
              </w:rPr>
              <w:t>19</w:t>
            </w:r>
            <w:r w:rsidR="004945C5">
              <w:rPr>
                <w:noProof/>
                <w:webHidden/>
              </w:rPr>
              <w:fldChar w:fldCharType="end"/>
            </w:r>
          </w:hyperlink>
        </w:p>
        <w:p w14:paraId="7C15E89E" w14:textId="67F531F5" w:rsidR="004945C5" w:rsidRDefault="00A476D4">
          <w:pPr>
            <w:pStyle w:val="TOC3"/>
            <w:tabs>
              <w:tab w:val="right" w:leader="dot" w:pos="9350"/>
            </w:tabs>
            <w:rPr>
              <w:rFonts w:eastAsiaTheme="minorEastAsia"/>
              <w:noProof/>
            </w:rPr>
          </w:pPr>
          <w:hyperlink w:anchor="_Toc87006470" w:history="1">
            <w:r w:rsidR="004945C5" w:rsidRPr="00355E7D">
              <w:rPr>
                <w:rStyle w:val="Hyperlink"/>
                <w:noProof/>
              </w:rPr>
              <w:t>The WW2100 climate grid</w:t>
            </w:r>
            <w:r w:rsidR="004945C5">
              <w:rPr>
                <w:noProof/>
                <w:webHidden/>
              </w:rPr>
              <w:tab/>
            </w:r>
            <w:r w:rsidR="004945C5">
              <w:rPr>
                <w:noProof/>
                <w:webHidden/>
              </w:rPr>
              <w:fldChar w:fldCharType="begin"/>
            </w:r>
            <w:r w:rsidR="004945C5">
              <w:rPr>
                <w:noProof/>
                <w:webHidden/>
              </w:rPr>
              <w:instrText xml:space="preserve"> PAGEREF _Toc87006470 \h </w:instrText>
            </w:r>
            <w:r w:rsidR="004945C5">
              <w:rPr>
                <w:noProof/>
                <w:webHidden/>
              </w:rPr>
            </w:r>
            <w:r w:rsidR="004945C5">
              <w:rPr>
                <w:noProof/>
                <w:webHidden/>
              </w:rPr>
              <w:fldChar w:fldCharType="separate"/>
            </w:r>
            <w:r w:rsidR="00B239D4">
              <w:rPr>
                <w:noProof/>
                <w:webHidden/>
              </w:rPr>
              <w:t>19</w:t>
            </w:r>
            <w:r w:rsidR="004945C5">
              <w:rPr>
                <w:noProof/>
                <w:webHidden/>
              </w:rPr>
              <w:fldChar w:fldCharType="end"/>
            </w:r>
          </w:hyperlink>
        </w:p>
        <w:p w14:paraId="6F89E317" w14:textId="0ECB5047" w:rsidR="004945C5" w:rsidRDefault="00A476D4">
          <w:pPr>
            <w:pStyle w:val="TOC3"/>
            <w:tabs>
              <w:tab w:val="right" w:leader="dot" w:pos="9350"/>
            </w:tabs>
            <w:rPr>
              <w:rFonts w:eastAsiaTheme="minorEastAsia"/>
              <w:noProof/>
            </w:rPr>
          </w:pPr>
          <w:hyperlink w:anchor="_Toc87006471" w:history="1">
            <w:r w:rsidR="004945C5" w:rsidRPr="00355E7D">
              <w:rPr>
                <w:rStyle w:val="Hyperlink"/>
                <w:noProof/>
              </w:rPr>
              <w:t>The v2 climate grid</w:t>
            </w:r>
            <w:r w:rsidR="004945C5">
              <w:rPr>
                <w:noProof/>
                <w:webHidden/>
              </w:rPr>
              <w:tab/>
            </w:r>
            <w:r w:rsidR="004945C5">
              <w:rPr>
                <w:noProof/>
                <w:webHidden/>
              </w:rPr>
              <w:fldChar w:fldCharType="begin"/>
            </w:r>
            <w:r w:rsidR="004945C5">
              <w:rPr>
                <w:noProof/>
                <w:webHidden/>
              </w:rPr>
              <w:instrText xml:space="preserve"> PAGEREF _Toc87006471 \h </w:instrText>
            </w:r>
            <w:r w:rsidR="004945C5">
              <w:rPr>
                <w:noProof/>
                <w:webHidden/>
              </w:rPr>
            </w:r>
            <w:r w:rsidR="004945C5">
              <w:rPr>
                <w:noProof/>
                <w:webHidden/>
              </w:rPr>
              <w:fldChar w:fldCharType="separate"/>
            </w:r>
            <w:r w:rsidR="00B239D4">
              <w:rPr>
                <w:noProof/>
                <w:webHidden/>
              </w:rPr>
              <w:t>20</w:t>
            </w:r>
            <w:r w:rsidR="004945C5">
              <w:rPr>
                <w:noProof/>
                <w:webHidden/>
              </w:rPr>
              <w:fldChar w:fldCharType="end"/>
            </w:r>
          </w:hyperlink>
        </w:p>
        <w:p w14:paraId="17D9E690" w14:textId="516CD0E4" w:rsidR="004945C5" w:rsidRDefault="00A476D4">
          <w:pPr>
            <w:pStyle w:val="TOC2"/>
            <w:tabs>
              <w:tab w:val="right" w:leader="dot" w:pos="9350"/>
            </w:tabs>
            <w:rPr>
              <w:rFonts w:eastAsiaTheme="minorEastAsia"/>
              <w:noProof/>
            </w:rPr>
          </w:pPr>
          <w:hyperlink w:anchor="_Toc87006472" w:history="1">
            <w:r w:rsidR="004945C5" w:rsidRPr="00355E7D">
              <w:rPr>
                <w:rStyle w:val="Hyperlink"/>
                <w:noProof/>
              </w:rPr>
              <w:t>How climate data is looked up</w:t>
            </w:r>
            <w:r w:rsidR="004945C5">
              <w:rPr>
                <w:noProof/>
                <w:webHidden/>
              </w:rPr>
              <w:tab/>
            </w:r>
            <w:r w:rsidR="004945C5">
              <w:rPr>
                <w:noProof/>
                <w:webHidden/>
              </w:rPr>
              <w:fldChar w:fldCharType="begin"/>
            </w:r>
            <w:r w:rsidR="004945C5">
              <w:rPr>
                <w:noProof/>
                <w:webHidden/>
              </w:rPr>
              <w:instrText xml:space="preserve"> PAGEREF _Toc87006472 \h </w:instrText>
            </w:r>
            <w:r w:rsidR="004945C5">
              <w:rPr>
                <w:noProof/>
                <w:webHidden/>
              </w:rPr>
            </w:r>
            <w:r w:rsidR="004945C5">
              <w:rPr>
                <w:noProof/>
                <w:webHidden/>
              </w:rPr>
              <w:fldChar w:fldCharType="separate"/>
            </w:r>
            <w:r w:rsidR="00B239D4">
              <w:rPr>
                <w:noProof/>
                <w:webHidden/>
              </w:rPr>
              <w:t>20</w:t>
            </w:r>
            <w:r w:rsidR="004945C5">
              <w:rPr>
                <w:noProof/>
                <w:webHidden/>
              </w:rPr>
              <w:fldChar w:fldCharType="end"/>
            </w:r>
          </w:hyperlink>
        </w:p>
        <w:p w14:paraId="1D6EE9DF" w14:textId="6D6A0C68" w:rsidR="004945C5" w:rsidRDefault="00A476D4">
          <w:pPr>
            <w:pStyle w:val="TOC2"/>
            <w:tabs>
              <w:tab w:val="right" w:leader="dot" w:pos="9350"/>
            </w:tabs>
            <w:rPr>
              <w:rFonts w:eastAsiaTheme="minorEastAsia"/>
              <w:noProof/>
            </w:rPr>
          </w:pPr>
          <w:hyperlink w:anchor="_Toc87006473" w:history="1">
            <w:r w:rsidR="004945C5" w:rsidRPr="00355E7D">
              <w:rPr>
                <w:rStyle w:val="Hyperlink"/>
                <w:noProof/>
              </w:rPr>
              <w:t>What is in a climate dataset</w:t>
            </w:r>
            <w:r w:rsidR="004945C5">
              <w:rPr>
                <w:noProof/>
                <w:webHidden/>
              </w:rPr>
              <w:tab/>
            </w:r>
            <w:r w:rsidR="004945C5">
              <w:rPr>
                <w:noProof/>
                <w:webHidden/>
              </w:rPr>
              <w:fldChar w:fldCharType="begin"/>
            </w:r>
            <w:r w:rsidR="004945C5">
              <w:rPr>
                <w:noProof/>
                <w:webHidden/>
              </w:rPr>
              <w:instrText xml:space="preserve"> PAGEREF _Toc87006473 \h </w:instrText>
            </w:r>
            <w:r w:rsidR="004945C5">
              <w:rPr>
                <w:noProof/>
                <w:webHidden/>
              </w:rPr>
            </w:r>
            <w:r w:rsidR="004945C5">
              <w:rPr>
                <w:noProof/>
                <w:webHidden/>
              </w:rPr>
              <w:fldChar w:fldCharType="separate"/>
            </w:r>
            <w:r w:rsidR="00B239D4">
              <w:rPr>
                <w:noProof/>
                <w:webHidden/>
              </w:rPr>
              <w:t>21</w:t>
            </w:r>
            <w:r w:rsidR="004945C5">
              <w:rPr>
                <w:noProof/>
                <w:webHidden/>
              </w:rPr>
              <w:fldChar w:fldCharType="end"/>
            </w:r>
          </w:hyperlink>
        </w:p>
        <w:p w14:paraId="430ED565" w14:textId="5798FBE6" w:rsidR="004945C5" w:rsidRDefault="00A476D4">
          <w:pPr>
            <w:pStyle w:val="TOC1"/>
            <w:tabs>
              <w:tab w:val="right" w:leader="dot" w:pos="9350"/>
            </w:tabs>
            <w:rPr>
              <w:rFonts w:eastAsiaTheme="minorEastAsia"/>
              <w:noProof/>
            </w:rPr>
          </w:pPr>
          <w:hyperlink w:anchor="_Toc87006474" w:history="1">
            <w:r w:rsidR="004945C5" w:rsidRPr="00355E7D">
              <w:rPr>
                <w:rStyle w:val="Hyperlink"/>
                <w:noProof/>
              </w:rPr>
              <w:t>Water rights</w:t>
            </w:r>
            <w:r w:rsidR="004945C5">
              <w:rPr>
                <w:noProof/>
                <w:webHidden/>
              </w:rPr>
              <w:tab/>
            </w:r>
            <w:r w:rsidR="004945C5">
              <w:rPr>
                <w:noProof/>
                <w:webHidden/>
              </w:rPr>
              <w:fldChar w:fldCharType="begin"/>
            </w:r>
            <w:r w:rsidR="004945C5">
              <w:rPr>
                <w:noProof/>
                <w:webHidden/>
              </w:rPr>
              <w:instrText xml:space="preserve"> PAGEREF _Toc87006474 \h </w:instrText>
            </w:r>
            <w:r w:rsidR="004945C5">
              <w:rPr>
                <w:noProof/>
                <w:webHidden/>
              </w:rPr>
            </w:r>
            <w:r w:rsidR="004945C5">
              <w:rPr>
                <w:noProof/>
                <w:webHidden/>
              </w:rPr>
              <w:fldChar w:fldCharType="separate"/>
            </w:r>
            <w:r w:rsidR="00B239D4">
              <w:rPr>
                <w:noProof/>
                <w:webHidden/>
              </w:rPr>
              <w:t>22</w:t>
            </w:r>
            <w:r w:rsidR="004945C5">
              <w:rPr>
                <w:noProof/>
                <w:webHidden/>
              </w:rPr>
              <w:fldChar w:fldCharType="end"/>
            </w:r>
          </w:hyperlink>
        </w:p>
        <w:p w14:paraId="2B1D652D" w14:textId="01453745" w:rsidR="004945C5" w:rsidRDefault="00A476D4">
          <w:pPr>
            <w:pStyle w:val="TOC2"/>
            <w:tabs>
              <w:tab w:val="right" w:leader="dot" w:pos="9350"/>
            </w:tabs>
            <w:rPr>
              <w:rFonts w:eastAsiaTheme="minorEastAsia"/>
              <w:noProof/>
            </w:rPr>
          </w:pPr>
          <w:hyperlink w:anchor="_Toc87006475" w:history="1">
            <w:r w:rsidR="004945C5" w:rsidRPr="00355E7D">
              <w:rPr>
                <w:rStyle w:val="Hyperlink"/>
                <w:noProof/>
              </w:rPr>
              <w:t>Water rights data</w:t>
            </w:r>
            <w:r w:rsidR="004945C5">
              <w:rPr>
                <w:noProof/>
                <w:webHidden/>
              </w:rPr>
              <w:tab/>
            </w:r>
            <w:r w:rsidR="004945C5">
              <w:rPr>
                <w:noProof/>
                <w:webHidden/>
              </w:rPr>
              <w:fldChar w:fldCharType="begin"/>
            </w:r>
            <w:r w:rsidR="004945C5">
              <w:rPr>
                <w:noProof/>
                <w:webHidden/>
              </w:rPr>
              <w:instrText xml:space="preserve"> PAGEREF _Toc87006475 \h </w:instrText>
            </w:r>
            <w:r w:rsidR="004945C5">
              <w:rPr>
                <w:noProof/>
                <w:webHidden/>
              </w:rPr>
            </w:r>
            <w:r w:rsidR="004945C5">
              <w:rPr>
                <w:noProof/>
                <w:webHidden/>
              </w:rPr>
              <w:fldChar w:fldCharType="separate"/>
            </w:r>
            <w:r w:rsidR="00B239D4">
              <w:rPr>
                <w:noProof/>
                <w:webHidden/>
              </w:rPr>
              <w:t>22</w:t>
            </w:r>
            <w:r w:rsidR="004945C5">
              <w:rPr>
                <w:noProof/>
                <w:webHidden/>
              </w:rPr>
              <w:fldChar w:fldCharType="end"/>
            </w:r>
          </w:hyperlink>
        </w:p>
        <w:p w14:paraId="21BF2EE4" w14:textId="7EE42331" w:rsidR="004945C5" w:rsidRDefault="00A476D4">
          <w:pPr>
            <w:pStyle w:val="TOC2"/>
            <w:tabs>
              <w:tab w:val="right" w:leader="dot" w:pos="9350"/>
            </w:tabs>
            <w:rPr>
              <w:rFonts w:eastAsiaTheme="minorEastAsia"/>
              <w:noProof/>
            </w:rPr>
          </w:pPr>
          <w:hyperlink w:anchor="_Toc87006476" w:history="1">
            <w:r w:rsidR="004945C5" w:rsidRPr="00355E7D">
              <w:rPr>
                <w:rStyle w:val="Hyperlink"/>
                <w:noProof/>
              </w:rPr>
              <w:t>The wr_pods.csv file</w:t>
            </w:r>
            <w:r w:rsidR="004945C5">
              <w:rPr>
                <w:noProof/>
                <w:webHidden/>
              </w:rPr>
              <w:tab/>
            </w:r>
            <w:r w:rsidR="004945C5">
              <w:rPr>
                <w:noProof/>
                <w:webHidden/>
              </w:rPr>
              <w:fldChar w:fldCharType="begin"/>
            </w:r>
            <w:r w:rsidR="004945C5">
              <w:rPr>
                <w:noProof/>
                <w:webHidden/>
              </w:rPr>
              <w:instrText xml:space="preserve"> PAGEREF _Toc87006476 \h </w:instrText>
            </w:r>
            <w:r w:rsidR="004945C5">
              <w:rPr>
                <w:noProof/>
                <w:webHidden/>
              </w:rPr>
            </w:r>
            <w:r w:rsidR="004945C5">
              <w:rPr>
                <w:noProof/>
                <w:webHidden/>
              </w:rPr>
              <w:fldChar w:fldCharType="separate"/>
            </w:r>
            <w:r w:rsidR="00B239D4">
              <w:rPr>
                <w:noProof/>
                <w:webHidden/>
              </w:rPr>
              <w:t>22</w:t>
            </w:r>
            <w:r w:rsidR="004945C5">
              <w:rPr>
                <w:noProof/>
                <w:webHidden/>
              </w:rPr>
              <w:fldChar w:fldCharType="end"/>
            </w:r>
          </w:hyperlink>
        </w:p>
        <w:p w14:paraId="3E769581" w14:textId="240F98BF" w:rsidR="004945C5" w:rsidRDefault="00A476D4">
          <w:pPr>
            <w:pStyle w:val="TOC2"/>
            <w:tabs>
              <w:tab w:val="right" w:leader="dot" w:pos="9350"/>
            </w:tabs>
            <w:rPr>
              <w:rFonts w:eastAsiaTheme="minorEastAsia"/>
              <w:noProof/>
            </w:rPr>
          </w:pPr>
          <w:hyperlink w:anchor="_Toc87006477" w:history="1">
            <w:r w:rsidR="004945C5" w:rsidRPr="00355E7D">
              <w:rPr>
                <w:rStyle w:val="Hyperlink"/>
                <w:noProof/>
              </w:rPr>
              <w:t>The wr_pous.csv file</w:t>
            </w:r>
            <w:r w:rsidR="004945C5">
              <w:rPr>
                <w:noProof/>
                <w:webHidden/>
              </w:rPr>
              <w:tab/>
            </w:r>
            <w:r w:rsidR="004945C5">
              <w:rPr>
                <w:noProof/>
                <w:webHidden/>
              </w:rPr>
              <w:fldChar w:fldCharType="begin"/>
            </w:r>
            <w:r w:rsidR="004945C5">
              <w:rPr>
                <w:noProof/>
                <w:webHidden/>
              </w:rPr>
              <w:instrText xml:space="preserve"> PAGEREF _Toc87006477 \h </w:instrText>
            </w:r>
            <w:r w:rsidR="004945C5">
              <w:rPr>
                <w:noProof/>
                <w:webHidden/>
              </w:rPr>
            </w:r>
            <w:r w:rsidR="004945C5">
              <w:rPr>
                <w:noProof/>
                <w:webHidden/>
              </w:rPr>
              <w:fldChar w:fldCharType="separate"/>
            </w:r>
            <w:r w:rsidR="00B239D4">
              <w:rPr>
                <w:noProof/>
                <w:webHidden/>
              </w:rPr>
              <w:t>23</w:t>
            </w:r>
            <w:r w:rsidR="004945C5">
              <w:rPr>
                <w:noProof/>
                <w:webHidden/>
              </w:rPr>
              <w:fldChar w:fldCharType="end"/>
            </w:r>
          </w:hyperlink>
        </w:p>
        <w:p w14:paraId="665243F0" w14:textId="5C17354D" w:rsidR="004945C5" w:rsidRDefault="00A476D4">
          <w:pPr>
            <w:pStyle w:val="TOC2"/>
            <w:tabs>
              <w:tab w:val="right" w:leader="dot" w:pos="9350"/>
            </w:tabs>
            <w:rPr>
              <w:rFonts w:eastAsiaTheme="minorEastAsia"/>
              <w:noProof/>
            </w:rPr>
          </w:pPr>
          <w:hyperlink w:anchor="_Toc87006478" w:history="1">
            <w:r w:rsidR="004945C5" w:rsidRPr="00355E7D">
              <w:rPr>
                <w:rStyle w:val="Hyperlink"/>
                <w:noProof/>
              </w:rPr>
              <w:t>Allocating surface water rights to irrigation</w:t>
            </w:r>
            <w:r w:rsidR="004945C5">
              <w:rPr>
                <w:noProof/>
                <w:webHidden/>
              </w:rPr>
              <w:tab/>
            </w:r>
            <w:r w:rsidR="004945C5">
              <w:rPr>
                <w:noProof/>
                <w:webHidden/>
              </w:rPr>
              <w:fldChar w:fldCharType="begin"/>
            </w:r>
            <w:r w:rsidR="004945C5">
              <w:rPr>
                <w:noProof/>
                <w:webHidden/>
              </w:rPr>
              <w:instrText xml:space="preserve"> PAGEREF _Toc87006478 \h </w:instrText>
            </w:r>
            <w:r w:rsidR="004945C5">
              <w:rPr>
                <w:noProof/>
                <w:webHidden/>
              </w:rPr>
            </w:r>
            <w:r w:rsidR="004945C5">
              <w:rPr>
                <w:noProof/>
                <w:webHidden/>
              </w:rPr>
              <w:fldChar w:fldCharType="separate"/>
            </w:r>
            <w:r w:rsidR="00B239D4">
              <w:rPr>
                <w:noProof/>
                <w:webHidden/>
              </w:rPr>
              <w:t>24</w:t>
            </w:r>
            <w:r w:rsidR="004945C5">
              <w:rPr>
                <w:noProof/>
                <w:webHidden/>
              </w:rPr>
              <w:fldChar w:fldCharType="end"/>
            </w:r>
          </w:hyperlink>
        </w:p>
        <w:p w14:paraId="7D05325D" w14:textId="10918904" w:rsidR="004945C5" w:rsidRDefault="00A476D4">
          <w:pPr>
            <w:pStyle w:val="TOC2"/>
            <w:tabs>
              <w:tab w:val="right" w:leader="dot" w:pos="9350"/>
            </w:tabs>
            <w:rPr>
              <w:rFonts w:eastAsiaTheme="minorEastAsia"/>
              <w:noProof/>
            </w:rPr>
          </w:pPr>
          <w:hyperlink w:anchor="_Toc87006479" w:history="1">
            <w:r w:rsidR="004945C5" w:rsidRPr="00355E7D">
              <w:rPr>
                <w:rStyle w:val="Hyperlink"/>
                <w:noProof/>
              </w:rPr>
              <w:t>Adding a water right</w:t>
            </w:r>
            <w:r w:rsidR="004945C5">
              <w:rPr>
                <w:noProof/>
                <w:webHidden/>
              </w:rPr>
              <w:tab/>
            </w:r>
            <w:r w:rsidR="004945C5">
              <w:rPr>
                <w:noProof/>
                <w:webHidden/>
              </w:rPr>
              <w:fldChar w:fldCharType="begin"/>
            </w:r>
            <w:r w:rsidR="004945C5">
              <w:rPr>
                <w:noProof/>
                <w:webHidden/>
              </w:rPr>
              <w:instrText xml:space="preserve"> PAGEREF _Toc87006479 \h </w:instrText>
            </w:r>
            <w:r w:rsidR="004945C5">
              <w:rPr>
                <w:noProof/>
                <w:webHidden/>
              </w:rPr>
            </w:r>
            <w:r w:rsidR="004945C5">
              <w:rPr>
                <w:noProof/>
                <w:webHidden/>
              </w:rPr>
              <w:fldChar w:fldCharType="separate"/>
            </w:r>
            <w:r w:rsidR="00B239D4">
              <w:rPr>
                <w:noProof/>
                <w:webHidden/>
              </w:rPr>
              <w:t>24</w:t>
            </w:r>
            <w:r w:rsidR="004945C5">
              <w:rPr>
                <w:noProof/>
                <w:webHidden/>
              </w:rPr>
              <w:fldChar w:fldCharType="end"/>
            </w:r>
          </w:hyperlink>
        </w:p>
        <w:p w14:paraId="4B6A145E" w14:textId="170C6E3A" w:rsidR="004945C5" w:rsidRDefault="00A476D4">
          <w:pPr>
            <w:pStyle w:val="TOC1"/>
            <w:tabs>
              <w:tab w:val="right" w:leader="dot" w:pos="9350"/>
            </w:tabs>
            <w:rPr>
              <w:rFonts w:eastAsiaTheme="minorEastAsia"/>
              <w:noProof/>
            </w:rPr>
          </w:pPr>
          <w:hyperlink w:anchor="_Toc87006480" w:history="1">
            <w:r w:rsidR="004945C5" w:rsidRPr="00355E7D">
              <w:rPr>
                <w:rStyle w:val="Hyperlink"/>
                <w:noProof/>
              </w:rPr>
              <w:t>Initial conditions</w:t>
            </w:r>
            <w:r w:rsidR="004945C5">
              <w:rPr>
                <w:noProof/>
                <w:webHidden/>
              </w:rPr>
              <w:tab/>
            </w:r>
            <w:r w:rsidR="004945C5">
              <w:rPr>
                <w:noProof/>
                <w:webHidden/>
              </w:rPr>
              <w:fldChar w:fldCharType="begin"/>
            </w:r>
            <w:r w:rsidR="004945C5">
              <w:rPr>
                <w:noProof/>
                <w:webHidden/>
              </w:rPr>
              <w:instrText xml:space="preserve"> PAGEREF _Toc87006480 \h </w:instrText>
            </w:r>
            <w:r w:rsidR="004945C5">
              <w:rPr>
                <w:noProof/>
                <w:webHidden/>
              </w:rPr>
            </w:r>
            <w:r w:rsidR="004945C5">
              <w:rPr>
                <w:noProof/>
                <w:webHidden/>
              </w:rPr>
              <w:fldChar w:fldCharType="separate"/>
            </w:r>
            <w:r w:rsidR="00B239D4">
              <w:rPr>
                <w:noProof/>
                <w:webHidden/>
              </w:rPr>
              <w:t>25</w:t>
            </w:r>
            <w:r w:rsidR="004945C5">
              <w:rPr>
                <w:noProof/>
                <w:webHidden/>
              </w:rPr>
              <w:fldChar w:fldCharType="end"/>
            </w:r>
          </w:hyperlink>
        </w:p>
        <w:p w14:paraId="3F9C3A48" w14:textId="79667F9F" w:rsidR="004945C5" w:rsidRDefault="00A476D4">
          <w:pPr>
            <w:pStyle w:val="TOC2"/>
            <w:tabs>
              <w:tab w:val="right" w:leader="dot" w:pos="9350"/>
            </w:tabs>
            <w:rPr>
              <w:rFonts w:eastAsiaTheme="minorEastAsia"/>
              <w:noProof/>
            </w:rPr>
          </w:pPr>
          <w:hyperlink w:anchor="_Toc87006481" w:history="1">
            <w:r w:rsidR="004945C5" w:rsidRPr="00355E7D">
              <w:rPr>
                <w:rStyle w:val="Hyperlink"/>
                <w:noProof/>
              </w:rPr>
              <w:t>State variables</w:t>
            </w:r>
            <w:r w:rsidR="004945C5">
              <w:rPr>
                <w:noProof/>
                <w:webHidden/>
              </w:rPr>
              <w:tab/>
            </w:r>
            <w:r w:rsidR="004945C5">
              <w:rPr>
                <w:noProof/>
                <w:webHidden/>
              </w:rPr>
              <w:fldChar w:fldCharType="begin"/>
            </w:r>
            <w:r w:rsidR="004945C5">
              <w:rPr>
                <w:noProof/>
                <w:webHidden/>
              </w:rPr>
              <w:instrText xml:space="preserve"> PAGEREF _Toc87006481 \h </w:instrText>
            </w:r>
            <w:r w:rsidR="004945C5">
              <w:rPr>
                <w:noProof/>
                <w:webHidden/>
              </w:rPr>
            </w:r>
            <w:r w:rsidR="004945C5">
              <w:rPr>
                <w:noProof/>
                <w:webHidden/>
              </w:rPr>
              <w:fldChar w:fldCharType="separate"/>
            </w:r>
            <w:r w:rsidR="00B239D4">
              <w:rPr>
                <w:noProof/>
                <w:webHidden/>
              </w:rPr>
              <w:t>25</w:t>
            </w:r>
            <w:r w:rsidR="004945C5">
              <w:rPr>
                <w:noProof/>
                <w:webHidden/>
              </w:rPr>
              <w:fldChar w:fldCharType="end"/>
            </w:r>
          </w:hyperlink>
        </w:p>
        <w:p w14:paraId="6774B7B7" w14:textId="293040CC" w:rsidR="004945C5" w:rsidRDefault="00A476D4">
          <w:pPr>
            <w:pStyle w:val="TOC2"/>
            <w:tabs>
              <w:tab w:val="right" w:leader="dot" w:pos="9350"/>
            </w:tabs>
            <w:rPr>
              <w:rFonts w:eastAsiaTheme="minorEastAsia"/>
              <w:noProof/>
            </w:rPr>
          </w:pPr>
          <w:hyperlink w:anchor="_Toc87006482" w:history="1">
            <w:r w:rsidR="004945C5" w:rsidRPr="00355E7D">
              <w:rPr>
                <w:rStyle w:val="Hyperlink"/>
                <w:noProof/>
              </w:rPr>
              <w:t>Reproducibility and the use of random number generators</w:t>
            </w:r>
            <w:r w:rsidR="004945C5">
              <w:rPr>
                <w:noProof/>
                <w:webHidden/>
              </w:rPr>
              <w:tab/>
            </w:r>
            <w:r w:rsidR="004945C5">
              <w:rPr>
                <w:noProof/>
                <w:webHidden/>
              </w:rPr>
              <w:fldChar w:fldCharType="begin"/>
            </w:r>
            <w:r w:rsidR="004945C5">
              <w:rPr>
                <w:noProof/>
                <w:webHidden/>
              </w:rPr>
              <w:instrText xml:space="preserve"> PAGEREF _Toc87006482 \h </w:instrText>
            </w:r>
            <w:r w:rsidR="004945C5">
              <w:rPr>
                <w:noProof/>
                <w:webHidden/>
              </w:rPr>
            </w:r>
            <w:r w:rsidR="004945C5">
              <w:rPr>
                <w:noProof/>
                <w:webHidden/>
              </w:rPr>
              <w:fldChar w:fldCharType="separate"/>
            </w:r>
            <w:r w:rsidR="00B239D4">
              <w:rPr>
                <w:noProof/>
                <w:webHidden/>
              </w:rPr>
              <w:t>25</w:t>
            </w:r>
            <w:r w:rsidR="004945C5">
              <w:rPr>
                <w:noProof/>
                <w:webHidden/>
              </w:rPr>
              <w:fldChar w:fldCharType="end"/>
            </w:r>
          </w:hyperlink>
        </w:p>
        <w:p w14:paraId="03B8E657" w14:textId="203AEF20" w:rsidR="004945C5" w:rsidRDefault="00A476D4">
          <w:pPr>
            <w:pStyle w:val="TOC2"/>
            <w:tabs>
              <w:tab w:val="right" w:leader="dot" w:pos="9350"/>
            </w:tabs>
            <w:rPr>
              <w:rFonts w:eastAsiaTheme="minorEastAsia"/>
              <w:noProof/>
            </w:rPr>
          </w:pPr>
          <w:hyperlink w:anchor="_Toc87006483" w:history="1">
            <w:r w:rsidR="004945C5" w:rsidRPr="00355E7D">
              <w:rPr>
                <w:rStyle w:val="Hyperlink"/>
                <w:noProof/>
              </w:rPr>
              <w:t>Initializing ID numbers: coldstart</w:t>
            </w:r>
            <w:r w:rsidR="004945C5">
              <w:rPr>
                <w:noProof/>
                <w:webHidden/>
              </w:rPr>
              <w:tab/>
            </w:r>
            <w:r w:rsidR="004945C5">
              <w:rPr>
                <w:noProof/>
                <w:webHidden/>
              </w:rPr>
              <w:fldChar w:fldCharType="begin"/>
            </w:r>
            <w:r w:rsidR="004945C5">
              <w:rPr>
                <w:noProof/>
                <w:webHidden/>
              </w:rPr>
              <w:instrText xml:space="preserve"> PAGEREF _Toc87006483 \h </w:instrText>
            </w:r>
            <w:r w:rsidR="004945C5">
              <w:rPr>
                <w:noProof/>
                <w:webHidden/>
              </w:rPr>
            </w:r>
            <w:r w:rsidR="004945C5">
              <w:rPr>
                <w:noProof/>
                <w:webHidden/>
              </w:rPr>
              <w:fldChar w:fldCharType="separate"/>
            </w:r>
            <w:r w:rsidR="00B239D4">
              <w:rPr>
                <w:noProof/>
                <w:webHidden/>
              </w:rPr>
              <w:t>26</w:t>
            </w:r>
            <w:r w:rsidR="004945C5">
              <w:rPr>
                <w:noProof/>
                <w:webHidden/>
              </w:rPr>
              <w:fldChar w:fldCharType="end"/>
            </w:r>
          </w:hyperlink>
        </w:p>
        <w:p w14:paraId="67693892" w14:textId="2F488FB7" w:rsidR="004945C5" w:rsidRDefault="00A476D4">
          <w:pPr>
            <w:pStyle w:val="TOC2"/>
            <w:tabs>
              <w:tab w:val="right" w:leader="dot" w:pos="9350"/>
            </w:tabs>
            <w:rPr>
              <w:rFonts w:eastAsiaTheme="minorEastAsia"/>
              <w:noProof/>
            </w:rPr>
          </w:pPr>
          <w:hyperlink w:anchor="_Toc87006484" w:history="1">
            <w:r w:rsidR="004945C5" w:rsidRPr="00355E7D">
              <w:rPr>
                <w:rStyle w:val="Hyperlink"/>
                <w:noProof/>
              </w:rPr>
              <w:t>Initializing Flow and HBV model state variables: spinup</w:t>
            </w:r>
            <w:r w:rsidR="004945C5">
              <w:rPr>
                <w:noProof/>
                <w:webHidden/>
              </w:rPr>
              <w:tab/>
            </w:r>
            <w:r w:rsidR="004945C5">
              <w:rPr>
                <w:noProof/>
                <w:webHidden/>
              </w:rPr>
              <w:fldChar w:fldCharType="begin"/>
            </w:r>
            <w:r w:rsidR="004945C5">
              <w:rPr>
                <w:noProof/>
                <w:webHidden/>
              </w:rPr>
              <w:instrText xml:space="preserve"> PAGEREF _Toc87006484 \h </w:instrText>
            </w:r>
            <w:r w:rsidR="004945C5">
              <w:rPr>
                <w:noProof/>
                <w:webHidden/>
              </w:rPr>
            </w:r>
            <w:r w:rsidR="004945C5">
              <w:rPr>
                <w:noProof/>
                <w:webHidden/>
              </w:rPr>
              <w:fldChar w:fldCharType="separate"/>
            </w:r>
            <w:r w:rsidR="00B239D4">
              <w:rPr>
                <w:noProof/>
                <w:webHidden/>
              </w:rPr>
              <w:t>26</w:t>
            </w:r>
            <w:r w:rsidR="004945C5">
              <w:rPr>
                <w:noProof/>
                <w:webHidden/>
              </w:rPr>
              <w:fldChar w:fldCharType="end"/>
            </w:r>
          </w:hyperlink>
        </w:p>
        <w:p w14:paraId="4AAC363E" w14:textId="5564D390" w:rsidR="004945C5" w:rsidRDefault="00A476D4">
          <w:pPr>
            <w:pStyle w:val="TOC2"/>
            <w:tabs>
              <w:tab w:val="right" w:leader="dot" w:pos="9350"/>
            </w:tabs>
            <w:rPr>
              <w:rFonts w:eastAsiaTheme="minorEastAsia"/>
              <w:noProof/>
            </w:rPr>
          </w:pPr>
          <w:hyperlink w:anchor="_Toc87006485" w:history="1">
            <w:r w:rsidR="004945C5" w:rsidRPr="00355E7D">
              <w:rPr>
                <w:rStyle w:val="Hyperlink"/>
                <w:noProof/>
              </w:rPr>
              <w:t>Initializing HBVCALIB attributes: spinup</w:t>
            </w:r>
            <w:r w:rsidR="004945C5">
              <w:rPr>
                <w:noProof/>
                <w:webHidden/>
              </w:rPr>
              <w:tab/>
            </w:r>
            <w:r w:rsidR="004945C5">
              <w:rPr>
                <w:noProof/>
                <w:webHidden/>
              </w:rPr>
              <w:fldChar w:fldCharType="begin"/>
            </w:r>
            <w:r w:rsidR="004945C5">
              <w:rPr>
                <w:noProof/>
                <w:webHidden/>
              </w:rPr>
              <w:instrText xml:space="preserve"> PAGEREF _Toc87006485 \h </w:instrText>
            </w:r>
            <w:r w:rsidR="004945C5">
              <w:rPr>
                <w:noProof/>
                <w:webHidden/>
              </w:rPr>
            </w:r>
            <w:r w:rsidR="004945C5">
              <w:rPr>
                <w:noProof/>
                <w:webHidden/>
              </w:rPr>
              <w:fldChar w:fldCharType="separate"/>
            </w:r>
            <w:r w:rsidR="00B239D4">
              <w:rPr>
                <w:noProof/>
                <w:webHidden/>
              </w:rPr>
              <w:t>26</w:t>
            </w:r>
            <w:r w:rsidR="004945C5">
              <w:rPr>
                <w:noProof/>
                <w:webHidden/>
              </w:rPr>
              <w:fldChar w:fldCharType="end"/>
            </w:r>
          </w:hyperlink>
        </w:p>
        <w:p w14:paraId="4BA9D65E" w14:textId="7F1AE555" w:rsidR="004945C5" w:rsidRDefault="00A476D4">
          <w:pPr>
            <w:pStyle w:val="TOC2"/>
            <w:tabs>
              <w:tab w:val="right" w:leader="dot" w:pos="9350"/>
            </w:tabs>
            <w:rPr>
              <w:rFonts w:eastAsiaTheme="minorEastAsia"/>
              <w:noProof/>
            </w:rPr>
          </w:pPr>
          <w:hyperlink w:anchor="_Toc87006486" w:history="1">
            <w:r w:rsidR="004945C5" w:rsidRPr="00355E7D">
              <w:rPr>
                <w:rStyle w:val="Hyperlink"/>
                <w:noProof/>
              </w:rPr>
              <w:t>Initial conditions for Flow: the IC file and the IDU, HRU, and Reach shapefiles</w:t>
            </w:r>
            <w:r w:rsidR="004945C5">
              <w:rPr>
                <w:noProof/>
                <w:webHidden/>
              </w:rPr>
              <w:tab/>
            </w:r>
            <w:r w:rsidR="004945C5">
              <w:rPr>
                <w:noProof/>
                <w:webHidden/>
              </w:rPr>
              <w:fldChar w:fldCharType="begin"/>
            </w:r>
            <w:r w:rsidR="004945C5">
              <w:rPr>
                <w:noProof/>
                <w:webHidden/>
              </w:rPr>
              <w:instrText xml:space="preserve"> PAGEREF _Toc87006486 \h </w:instrText>
            </w:r>
            <w:r w:rsidR="004945C5">
              <w:rPr>
                <w:noProof/>
                <w:webHidden/>
              </w:rPr>
            </w:r>
            <w:r w:rsidR="004945C5">
              <w:rPr>
                <w:noProof/>
                <w:webHidden/>
              </w:rPr>
              <w:fldChar w:fldCharType="separate"/>
            </w:r>
            <w:r w:rsidR="00B239D4">
              <w:rPr>
                <w:noProof/>
                <w:webHidden/>
              </w:rPr>
              <w:t>27</w:t>
            </w:r>
            <w:r w:rsidR="004945C5">
              <w:rPr>
                <w:noProof/>
                <w:webHidden/>
              </w:rPr>
              <w:fldChar w:fldCharType="end"/>
            </w:r>
          </w:hyperlink>
        </w:p>
        <w:p w14:paraId="4D91B8ED" w14:textId="46B4F83D" w:rsidR="004945C5" w:rsidRDefault="00A476D4">
          <w:pPr>
            <w:pStyle w:val="TOC2"/>
            <w:tabs>
              <w:tab w:val="right" w:leader="dot" w:pos="9350"/>
            </w:tabs>
            <w:rPr>
              <w:rFonts w:eastAsiaTheme="minorEastAsia"/>
              <w:noProof/>
            </w:rPr>
          </w:pPr>
          <w:hyperlink w:anchor="_Toc87006487" w:history="1">
            <w:r w:rsidR="004945C5" w:rsidRPr="00355E7D">
              <w:rPr>
                <w:rStyle w:val="Hyperlink"/>
                <w:noProof/>
              </w:rPr>
              <w:t>What is in the IC file</w:t>
            </w:r>
            <w:r w:rsidR="004945C5">
              <w:rPr>
                <w:noProof/>
                <w:webHidden/>
              </w:rPr>
              <w:tab/>
            </w:r>
            <w:r w:rsidR="004945C5">
              <w:rPr>
                <w:noProof/>
                <w:webHidden/>
              </w:rPr>
              <w:fldChar w:fldCharType="begin"/>
            </w:r>
            <w:r w:rsidR="004945C5">
              <w:rPr>
                <w:noProof/>
                <w:webHidden/>
              </w:rPr>
              <w:instrText xml:space="preserve"> PAGEREF _Toc87006487 \h </w:instrText>
            </w:r>
            <w:r w:rsidR="004945C5">
              <w:rPr>
                <w:noProof/>
                <w:webHidden/>
              </w:rPr>
            </w:r>
            <w:r w:rsidR="004945C5">
              <w:rPr>
                <w:noProof/>
                <w:webHidden/>
              </w:rPr>
              <w:fldChar w:fldCharType="separate"/>
            </w:r>
            <w:r w:rsidR="00B239D4">
              <w:rPr>
                <w:noProof/>
                <w:webHidden/>
              </w:rPr>
              <w:t>27</w:t>
            </w:r>
            <w:r w:rsidR="004945C5">
              <w:rPr>
                <w:noProof/>
                <w:webHidden/>
              </w:rPr>
              <w:fldChar w:fldCharType="end"/>
            </w:r>
          </w:hyperlink>
        </w:p>
        <w:p w14:paraId="6A7041B3" w14:textId="5E0962DE" w:rsidR="004945C5" w:rsidRDefault="00A476D4">
          <w:pPr>
            <w:pStyle w:val="TOC2"/>
            <w:tabs>
              <w:tab w:val="right" w:leader="dot" w:pos="9350"/>
            </w:tabs>
            <w:rPr>
              <w:rFonts w:eastAsiaTheme="minorEastAsia"/>
              <w:noProof/>
            </w:rPr>
          </w:pPr>
          <w:hyperlink w:anchor="_Toc87006488" w:history="1">
            <w:r w:rsidR="004945C5" w:rsidRPr="00355E7D">
              <w:rPr>
                <w:rStyle w:val="Hyperlink"/>
                <w:noProof/>
              </w:rPr>
              <w:t>State variables in the IDU shapefile</w:t>
            </w:r>
            <w:r w:rsidR="004945C5">
              <w:rPr>
                <w:noProof/>
                <w:webHidden/>
              </w:rPr>
              <w:tab/>
            </w:r>
            <w:r w:rsidR="004945C5">
              <w:rPr>
                <w:noProof/>
                <w:webHidden/>
              </w:rPr>
              <w:fldChar w:fldCharType="begin"/>
            </w:r>
            <w:r w:rsidR="004945C5">
              <w:rPr>
                <w:noProof/>
                <w:webHidden/>
              </w:rPr>
              <w:instrText xml:space="preserve"> PAGEREF _Toc87006488 \h </w:instrText>
            </w:r>
            <w:r w:rsidR="004945C5">
              <w:rPr>
                <w:noProof/>
                <w:webHidden/>
              </w:rPr>
            </w:r>
            <w:r w:rsidR="004945C5">
              <w:rPr>
                <w:noProof/>
                <w:webHidden/>
              </w:rPr>
              <w:fldChar w:fldCharType="separate"/>
            </w:r>
            <w:r w:rsidR="00B239D4">
              <w:rPr>
                <w:noProof/>
                <w:webHidden/>
              </w:rPr>
              <w:t>27</w:t>
            </w:r>
            <w:r w:rsidR="004945C5">
              <w:rPr>
                <w:noProof/>
                <w:webHidden/>
              </w:rPr>
              <w:fldChar w:fldCharType="end"/>
            </w:r>
          </w:hyperlink>
        </w:p>
        <w:p w14:paraId="6F95558D" w14:textId="3614ADAD" w:rsidR="004945C5" w:rsidRDefault="00A476D4">
          <w:pPr>
            <w:pStyle w:val="TOC2"/>
            <w:tabs>
              <w:tab w:val="right" w:leader="dot" w:pos="9350"/>
            </w:tabs>
            <w:rPr>
              <w:rFonts w:eastAsiaTheme="minorEastAsia"/>
              <w:noProof/>
            </w:rPr>
          </w:pPr>
          <w:hyperlink w:anchor="_Toc87006489" w:history="1">
            <w:r w:rsidR="004945C5" w:rsidRPr="00355E7D">
              <w:rPr>
                <w:rStyle w:val="Hyperlink"/>
                <w:noProof/>
              </w:rPr>
              <w:t>Initial conditions for HBV: the IC file and the IDU shapefile</w:t>
            </w:r>
            <w:r w:rsidR="004945C5">
              <w:rPr>
                <w:noProof/>
                <w:webHidden/>
              </w:rPr>
              <w:tab/>
            </w:r>
            <w:r w:rsidR="004945C5">
              <w:rPr>
                <w:noProof/>
                <w:webHidden/>
              </w:rPr>
              <w:fldChar w:fldCharType="begin"/>
            </w:r>
            <w:r w:rsidR="004945C5">
              <w:rPr>
                <w:noProof/>
                <w:webHidden/>
              </w:rPr>
              <w:instrText xml:space="preserve"> PAGEREF _Toc87006489 \h </w:instrText>
            </w:r>
            <w:r w:rsidR="004945C5">
              <w:rPr>
                <w:noProof/>
                <w:webHidden/>
              </w:rPr>
            </w:r>
            <w:r w:rsidR="004945C5">
              <w:rPr>
                <w:noProof/>
                <w:webHidden/>
              </w:rPr>
              <w:fldChar w:fldCharType="separate"/>
            </w:r>
            <w:r w:rsidR="00B239D4">
              <w:rPr>
                <w:noProof/>
                <w:webHidden/>
              </w:rPr>
              <w:t>28</w:t>
            </w:r>
            <w:r w:rsidR="004945C5">
              <w:rPr>
                <w:noProof/>
                <w:webHidden/>
              </w:rPr>
              <w:fldChar w:fldCharType="end"/>
            </w:r>
          </w:hyperlink>
        </w:p>
        <w:p w14:paraId="4F000725" w14:textId="03F832BF" w:rsidR="004945C5" w:rsidRDefault="00A476D4">
          <w:pPr>
            <w:pStyle w:val="TOC2"/>
            <w:tabs>
              <w:tab w:val="right" w:leader="dot" w:pos="9350"/>
            </w:tabs>
            <w:rPr>
              <w:rFonts w:eastAsiaTheme="minorEastAsia"/>
              <w:noProof/>
            </w:rPr>
          </w:pPr>
          <w:hyperlink w:anchor="_Toc87006490" w:history="1">
            <w:r w:rsidR="004945C5" w:rsidRPr="00355E7D">
              <w:rPr>
                <w:rStyle w:val="Hyperlink"/>
                <w:noProof/>
              </w:rPr>
              <w:t>Default values used when the data is incomplete</w:t>
            </w:r>
            <w:r w:rsidR="004945C5">
              <w:rPr>
                <w:noProof/>
                <w:webHidden/>
              </w:rPr>
              <w:tab/>
            </w:r>
            <w:r w:rsidR="004945C5">
              <w:rPr>
                <w:noProof/>
                <w:webHidden/>
              </w:rPr>
              <w:fldChar w:fldCharType="begin"/>
            </w:r>
            <w:r w:rsidR="004945C5">
              <w:rPr>
                <w:noProof/>
                <w:webHidden/>
              </w:rPr>
              <w:instrText xml:space="preserve"> PAGEREF _Toc87006490 \h </w:instrText>
            </w:r>
            <w:r w:rsidR="004945C5">
              <w:rPr>
                <w:noProof/>
                <w:webHidden/>
              </w:rPr>
            </w:r>
            <w:r w:rsidR="004945C5">
              <w:rPr>
                <w:noProof/>
                <w:webHidden/>
              </w:rPr>
              <w:fldChar w:fldCharType="separate"/>
            </w:r>
            <w:r w:rsidR="00B239D4">
              <w:rPr>
                <w:noProof/>
                <w:webHidden/>
              </w:rPr>
              <w:t>28</w:t>
            </w:r>
            <w:r w:rsidR="004945C5">
              <w:rPr>
                <w:noProof/>
                <w:webHidden/>
              </w:rPr>
              <w:fldChar w:fldCharType="end"/>
            </w:r>
          </w:hyperlink>
        </w:p>
        <w:p w14:paraId="4F1EF945" w14:textId="443FDACB" w:rsidR="004945C5" w:rsidRDefault="00A476D4">
          <w:pPr>
            <w:pStyle w:val="TOC1"/>
            <w:tabs>
              <w:tab w:val="right" w:leader="dot" w:pos="9350"/>
            </w:tabs>
            <w:rPr>
              <w:rFonts w:eastAsiaTheme="minorEastAsia"/>
              <w:noProof/>
            </w:rPr>
          </w:pPr>
          <w:hyperlink w:anchor="_Toc87006491" w:history="1">
            <w:r w:rsidR="004945C5" w:rsidRPr="00355E7D">
              <w:rPr>
                <w:rStyle w:val="Hyperlink"/>
                <w:noProof/>
              </w:rPr>
              <w:t>Stream flow and stream temperature</w:t>
            </w:r>
            <w:r w:rsidR="004945C5">
              <w:rPr>
                <w:noProof/>
                <w:webHidden/>
              </w:rPr>
              <w:tab/>
            </w:r>
            <w:r w:rsidR="004945C5">
              <w:rPr>
                <w:noProof/>
                <w:webHidden/>
              </w:rPr>
              <w:fldChar w:fldCharType="begin"/>
            </w:r>
            <w:r w:rsidR="004945C5">
              <w:rPr>
                <w:noProof/>
                <w:webHidden/>
              </w:rPr>
              <w:instrText xml:space="preserve"> PAGEREF _Toc87006491 \h </w:instrText>
            </w:r>
            <w:r w:rsidR="004945C5">
              <w:rPr>
                <w:noProof/>
                <w:webHidden/>
              </w:rPr>
            </w:r>
            <w:r w:rsidR="004945C5">
              <w:rPr>
                <w:noProof/>
                <w:webHidden/>
              </w:rPr>
              <w:fldChar w:fldCharType="separate"/>
            </w:r>
            <w:r w:rsidR="00B239D4">
              <w:rPr>
                <w:noProof/>
                <w:webHidden/>
              </w:rPr>
              <w:t>29</w:t>
            </w:r>
            <w:r w:rsidR="004945C5">
              <w:rPr>
                <w:noProof/>
                <w:webHidden/>
              </w:rPr>
              <w:fldChar w:fldCharType="end"/>
            </w:r>
          </w:hyperlink>
        </w:p>
        <w:p w14:paraId="724DBC4E" w14:textId="464D25BE" w:rsidR="004945C5" w:rsidRDefault="00A476D4">
          <w:pPr>
            <w:pStyle w:val="TOC2"/>
            <w:tabs>
              <w:tab w:val="right" w:leader="dot" w:pos="9350"/>
            </w:tabs>
            <w:rPr>
              <w:rFonts w:eastAsiaTheme="minorEastAsia"/>
              <w:noProof/>
            </w:rPr>
          </w:pPr>
          <w:hyperlink w:anchor="_Toc87006492" w:history="1">
            <w:r w:rsidR="004945C5" w:rsidRPr="00355E7D">
              <w:rPr>
                <w:rStyle w:val="Hyperlink"/>
                <w:noProof/>
              </w:rPr>
              <w:t>Water parcels</w:t>
            </w:r>
            <w:r w:rsidR="004945C5">
              <w:rPr>
                <w:noProof/>
                <w:webHidden/>
              </w:rPr>
              <w:tab/>
            </w:r>
            <w:r w:rsidR="004945C5">
              <w:rPr>
                <w:noProof/>
                <w:webHidden/>
              </w:rPr>
              <w:fldChar w:fldCharType="begin"/>
            </w:r>
            <w:r w:rsidR="004945C5">
              <w:rPr>
                <w:noProof/>
                <w:webHidden/>
              </w:rPr>
              <w:instrText xml:space="preserve"> PAGEREF _Toc87006492 \h </w:instrText>
            </w:r>
            <w:r w:rsidR="004945C5">
              <w:rPr>
                <w:noProof/>
                <w:webHidden/>
              </w:rPr>
            </w:r>
            <w:r w:rsidR="004945C5">
              <w:rPr>
                <w:noProof/>
                <w:webHidden/>
              </w:rPr>
              <w:fldChar w:fldCharType="separate"/>
            </w:r>
            <w:r w:rsidR="00B239D4">
              <w:rPr>
                <w:noProof/>
                <w:webHidden/>
              </w:rPr>
              <w:t>29</w:t>
            </w:r>
            <w:r w:rsidR="004945C5">
              <w:rPr>
                <w:noProof/>
                <w:webHidden/>
              </w:rPr>
              <w:fldChar w:fldCharType="end"/>
            </w:r>
          </w:hyperlink>
        </w:p>
        <w:p w14:paraId="2B3E0049" w14:textId="5C2333C2" w:rsidR="004945C5" w:rsidRDefault="00A476D4">
          <w:pPr>
            <w:pStyle w:val="TOC2"/>
            <w:tabs>
              <w:tab w:val="right" w:leader="dot" w:pos="9350"/>
            </w:tabs>
            <w:rPr>
              <w:rFonts w:eastAsiaTheme="minorEastAsia"/>
              <w:noProof/>
            </w:rPr>
          </w:pPr>
          <w:hyperlink w:anchor="_Toc87006493" w:history="1">
            <w:r w:rsidR="004945C5" w:rsidRPr="00355E7D">
              <w:rPr>
                <w:rStyle w:val="Hyperlink"/>
                <w:noProof/>
              </w:rPr>
              <w:t>Daily water mass and energy balance</w:t>
            </w:r>
            <w:r w:rsidR="004945C5">
              <w:rPr>
                <w:noProof/>
                <w:webHidden/>
              </w:rPr>
              <w:tab/>
            </w:r>
            <w:r w:rsidR="004945C5">
              <w:rPr>
                <w:noProof/>
                <w:webHidden/>
              </w:rPr>
              <w:fldChar w:fldCharType="begin"/>
            </w:r>
            <w:r w:rsidR="004945C5">
              <w:rPr>
                <w:noProof/>
                <w:webHidden/>
              </w:rPr>
              <w:instrText xml:space="preserve"> PAGEREF _Toc87006493 \h </w:instrText>
            </w:r>
            <w:r w:rsidR="004945C5">
              <w:rPr>
                <w:noProof/>
                <w:webHidden/>
              </w:rPr>
            </w:r>
            <w:r w:rsidR="004945C5">
              <w:rPr>
                <w:noProof/>
                <w:webHidden/>
              </w:rPr>
              <w:fldChar w:fldCharType="separate"/>
            </w:r>
            <w:r w:rsidR="00B239D4">
              <w:rPr>
                <w:noProof/>
                <w:webHidden/>
              </w:rPr>
              <w:t>29</w:t>
            </w:r>
            <w:r w:rsidR="004945C5">
              <w:rPr>
                <w:noProof/>
                <w:webHidden/>
              </w:rPr>
              <w:fldChar w:fldCharType="end"/>
            </w:r>
          </w:hyperlink>
        </w:p>
        <w:p w14:paraId="049DC56B" w14:textId="173AB2D8" w:rsidR="004945C5" w:rsidRDefault="00A476D4">
          <w:pPr>
            <w:pStyle w:val="TOC2"/>
            <w:tabs>
              <w:tab w:val="right" w:leader="dot" w:pos="9350"/>
            </w:tabs>
            <w:rPr>
              <w:rFonts w:eastAsiaTheme="minorEastAsia"/>
              <w:noProof/>
            </w:rPr>
          </w:pPr>
          <w:hyperlink w:anchor="_Toc87006494" w:history="1">
            <w:r w:rsidR="004945C5" w:rsidRPr="00355E7D">
              <w:rPr>
                <w:rStyle w:val="Hyperlink"/>
                <w:noProof/>
              </w:rPr>
              <w:t>Estimating the rate of flow in a stream reach</w:t>
            </w:r>
            <w:r w:rsidR="004945C5">
              <w:rPr>
                <w:noProof/>
                <w:webHidden/>
              </w:rPr>
              <w:tab/>
            </w:r>
            <w:r w:rsidR="004945C5">
              <w:rPr>
                <w:noProof/>
                <w:webHidden/>
              </w:rPr>
              <w:fldChar w:fldCharType="begin"/>
            </w:r>
            <w:r w:rsidR="004945C5">
              <w:rPr>
                <w:noProof/>
                <w:webHidden/>
              </w:rPr>
              <w:instrText xml:space="preserve"> PAGEREF _Toc87006494 \h </w:instrText>
            </w:r>
            <w:r w:rsidR="004945C5">
              <w:rPr>
                <w:noProof/>
                <w:webHidden/>
              </w:rPr>
            </w:r>
            <w:r w:rsidR="004945C5">
              <w:rPr>
                <w:noProof/>
                <w:webHidden/>
              </w:rPr>
              <w:fldChar w:fldCharType="separate"/>
            </w:r>
            <w:r w:rsidR="00B239D4">
              <w:rPr>
                <w:noProof/>
                <w:webHidden/>
              </w:rPr>
              <w:t>31</w:t>
            </w:r>
            <w:r w:rsidR="004945C5">
              <w:rPr>
                <w:noProof/>
                <w:webHidden/>
              </w:rPr>
              <w:fldChar w:fldCharType="end"/>
            </w:r>
          </w:hyperlink>
        </w:p>
        <w:p w14:paraId="33AB45A1" w14:textId="0FBAB4DE" w:rsidR="004945C5" w:rsidRDefault="00A476D4">
          <w:pPr>
            <w:pStyle w:val="TOC2"/>
            <w:tabs>
              <w:tab w:val="right" w:leader="dot" w:pos="9350"/>
            </w:tabs>
            <w:rPr>
              <w:rFonts w:eastAsiaTheme="minorEastAsia"/>
              <w:noProof/>
            </w:rPr>
          </w:pPr>
          <w:hyperlink w:anchor="_Toc87006495" w:history="1">
            <w:r w:rsidR="004945C5" w:rsidRPr="00355E7D">
              <w:rPr>
                <w:rStyle w:val="Hyperlink"/>
                <w:noProof/>
              </w:rPr>
              <w:t>Estimating the surface area of the water in a subreach</w:t>
            </w:r>
            <w:r w:rsidR="004945C5">
              <w:rPr>
                <w:noProof/>
                <w:webHidden/>
              </w:rPr>
              <w:tab/>
            </w:r>
            <w:r w:rsidR="004945C5">
              <w:rPr>
                <w:noProof/>
                <w:webHidden/>
              </w:rPr>
              <w:fldChar w:fldCharType="begin"/>
            </w:r>
            <w:r w:rsidR="004945C5">
              <w:rPr>
                <w:noProof/>
                <w:webHidden/>
              </w:rPr>
              <w:instrText xml:space="preserve"> PAGEREF _Toc87006495 \h </w:instrText>
            </w:r>
            <w:r w:rsidR="004945C5">
              <w:rPr>
                <w:noProof/>
                <w:webHidden/>
              </w:rPr>
            </w:r>
            <w:r w:rsidR="004945C5">
              <w:rPr>
                <w:noProof/>
                <w:webHidden/>
              </w:rPr>
              <w:fldChar w:fldCharType="separate"/>
            </w:r>
            <w:r w:rsidR="00B239D4">
              <w:rPr>
                <w:noProof/>
                <w:webHidden/>
              </w:rPr>
              <w:t>33</w:t>
            </w:r>
            <w:r w:rsidR="004945C5">
              <w:rPr>
                <w:noProof/>
                <w:webHidden/>
              </w:rPr>
              <w:fldChar w:fldCharType="end"/>
            </w:r>
          </w:hyperlink>
        </w:p>
        <w:p w14:paraId="4C9B0E53" w14:textId="4C129226" w:rsidR="004945C5" w:rsidRDefault="00A476D4">
          <w:pPr>
            <w:pStyle w:val="TOC2"/>
            <w:tabs>
              <w:tab w:val="right" w:leader="dot" w:pos="9350"/>
            </w:tabs>
            <w:rPr>
              <w:rFonts w:eastAsiaTheme="minorEastAsia"/>
              <w:noProof/>
            </w:rPr>
          </w:pPr>
          <w:hyperlink w:anchor="_Toc87006496" w:history="1">
            <w:r w:rsidR="004945C5" w:rsidRPr="00355E7D">
              <w:rPr>
                <w:rStyle w:val="Hyperlink"/>
                <w:noProof/>
              </w:rPr>
              <w:t>Water temperature from thermal energy</w:t>
            </w:r>
            <w:r w:rsidR="004945C5">
              <w:rPr>
                <w:noProof/>
                <w:webHidden/>
              </w:rPr>
              <w:tab/>
            </w:r>
            <w:r w:rsidR="004945C5">
              <w:rPr>
                <w:noProof/>
                <w:webHidden/>
              </w:rPr>
              <w:fldChar w:fldCharType="begin"/>
            </w:r>
            <w:r w:rsidR="004945C5">
              <w:rPr>
                <w:noProof/>
                <w:webHidden/>
              </w:rPr>
              <w:instrText xml:space="preserve"> PAGEREF _Toc87006496 \h </w:instrText>
            </w:r>
            <w:r w:rsidR="004945C5">
              <w:rPr>
                <w:noProof/>
                <w:webHidden/>
              </w:rPr>
            </w:r>
            <w:r w:rsidR="004945C5">
              <w:rPr>
                <w:noProof/>
                <w:webHidden/>
              </w:rPr>
              <w:fldChar w:fldCharType="separate"/>
            </w:r>
            <w:r w:rsidR="00B239D4">
              <w:rPr>
                <w:noProof/>
                <w:webHidden/>
              </w:rPr>
              <w:t>34</w:t>
            </w:r>
            <w:r w:rsidR="004945C5">
              <w:rPr>
                <w:noProof/>
                <w:webHidden/>
              </w:rPr>
              <w:fldChar w:fldCharType="end"/>
            </w:r>
          </w:hyperlink>
        </w:p>
        <w:p w14:paraId="73816203" w14:textId="0E811C86" w:rsidR="004945C5" w:rsidRDefault="00A476D4">
          <w:pPr>
            <w:pStyle w:val="TOC2"/>
            <w:tabs>
              <w:tab w:val="right" w:leader="dot" w:pos="9350"/>
            </w:tabs>
            <w:rPr>
              <w:rFonts w:eastAsiaTheme="minorEastAsia"/>
              <w:noProof/>
            </w:rPr>
          </w:pPr>
          <w:hyperlink w:anchor="_Toc87006497" w:history="1">
            <w:r w:rsidR="004945C5" w:rsidRPr="00355E7D">
              <w:rPr>
                <w:rStyle w:val="Hyperlink"/>
                <w:noProof/>
              </w:rPr>
              <w:t>Boundary conditions for stream water temperature</w:t>
            </w:r>
            <w:r w:rsidR="004945C5">
              <w:rPr>
                <w:noProof/>
                <w:webHidden/>
              </w:rPr>
              <w:tab/>
            </w:r>
            <w:r w:rsidR="004945C5">
              <w:rPr>
                <w:noProof/>
                <w:webHidden/>
              </w:rPr>
              <w:fldChar w:fldCharType="begin"/>
            </w:r>
            <w:r w:rsidR="004945C5">
              <w:rPr>
                <w:noProof/>
                <w:webHidden/>
              </w:rPr>
              <w:instrText xml:space="preserve"> PAGEREF _Toc87006497 \h </w:instrText>
            </w:r>
            <w:r w:rsidR="004945C5">
              <w:rPr>
                <w:noProof/>
                <w:webHidden/>
              </w:rPr>
            </w:r>
            <w:r w:rsidR="004945C5">
              <w:rPr>
                <w:noProof/>
                <w:webHidden/>
              </w:rPr>
              <w:fldChar w:fldCharType="separate"/>
            </w:r>
            <w:r w:rsidR="00B239D4">
              <w:rPr>
                <w:noProof/>
                <w:webHidden/>
              </w:rPr>
              <w:t>34</w:t>
            </w:r>
            <w:r w:rsidR="004945C5">
              <w:rPr>
                <w:noProof/>
                <w:webHidden/>
              </w:rPr>
              <w:fldChar w:fldCharType="end"/>
            </w:r>
          </w:hyperlink>
        </w:p>
        <w:p w14:paraId="459A0174" w14:textId="6DE166C0" w:rsidR="004945C5" w:rsidRDefault="00A476D4">
          <w:pPr>
            <w:pStyle w:val="TOC2"/>
            <w:tabs>
              <w:tab w:val="right" w:leader="dot" w:pos="9350"/>
            </w:tabs>
            <w:rPr>
              <w:rFonts w:eastAsiaTheme="minorEastAsia"/>
              <w:noProof/>
            </w:rPr>
          </w:pPr>
          <w:hyperlink w:anchor="_Toc87006498" w:history="1">
            <w:r w:rsidR="004945C5" w:rsidRPr="00355E7D">
              <w:rPr>
                <w:rStyle w:val="Hyperlink"/>
                <w:noProof/>
              </w:rPr>
              <w:t>Thermal stratification in reservoirs</w:t>
            </w:r>
            <w:r w:rsidR="004945C5">
              <w:rPr>
                <w:noProof/>
                <w:webHidden/>
              </w:rPr>
              <w:tab/>
            </w:r>
            <w:r w:rsidR="004945C5">
              <w:rPr>
                <w:noProof/>
                <w:webHidden/>
              </w:rPr>
              <w:fldChar w:fldCharType="begin"/>
            </w:r>
            <w:r w:rsidR="004945C5">
              <w:rPr>
                <w:noProof/>
                <w:webHidden/>
              </w:rPr>
              <w:instrText xml:space="preserve"> PAGEREF _Toc87006498 \h </w:instrText>
            </w:r>
            <w:r w:rsidR="004945C5">
              <w:rPr>
                <w:noProof/>
                <w:webHidden/>
              </w:rPr>
            </w:r>
            <w:r w:rsidR="004945C5">
              <w:rPr>
                <w:noProof/>
                <w:webHidden/>
              </w:rPr>
              <w:fldChar w:fldCharType="separate"/>
            </w:r>
            <w:r w:rsidR="00B239D4">
              <w:rPr>
                <w:noProof/>
                <w:webHidden/>
              </w:rPr>
              <w:t>35</w:t>
            </w:r>
            <w:r w:rsidR="004945C5">
              <w:rPr>
                <w:noProof/>
                <w:webHidden/>
              </w:rPr>
              <w:fldChar w:fldCharType="end"/>
            </w:r>
          </w:hyperlink>
        </w:p>
        <w:p w14:paraId="40369C6D" w14:textId="73D4D58B" w:rsidR="004945C5" w:rsidRDefault="00A476D4">
          <w:pPr>
            <w:pStyle w:val="TOC2"/>
            <w:tabs>
              <w:tab w:val="right" w:leader="dot" w:pos="9350"/>
            </w:tabs>
            <w:rPr>
              <w:rFonts w:eastAsiaTheme="minorEastAsia"/>
              <w:noProof/>
            </w:rPr>
          </w:pPr>
          <w:hyperlink w:anchor="_Toc87006499" w:history="1">
            <w:r w:rsidR="004945C5" w:rsidRPr="00355E7D">
              <w:rPr>
                <w:rStyle w:val="Hyperlink"/>
                <w:noProof/>
              </w:rPr>
              <w:t>Thermal loading</w:t>
            </w:r>
            <w:r w:rsidR="004945C5">
              <w:rPr>
                <w:noProof/>
                <w:webHidden/>
              </w:rPr>
              <w:tab/>
            </w:r>
            <w:r w:rsidR="004945C5">
              <w:rPr>
                <w:noProof/>
                <w:webHidden/>
              </w:rPr>
              <w:fldChar w:fldCharType="begin"/>
            </w:r>
            <w:r w:rsidR="004945C5">
              <w:rPr>
                <w:noProof/>
                <w:webHidden/>
              </w:rPr>
              <w:instrText xml:space="preserve"> PAGEREF _Toc87006499 \h </w:instrText>
            </w:r>
            <w:r w:rsidR="004945C5">
              <w:rPr>
                <w:noProof/>
                <w:webHidden/>
              </w:rPr>
            </w:r>
            <w:r w:rsidR="004945C5">
              <w:rPr>
                <w:noProof/>
                <w:webHidden/>
              </w:rPr>
              <w:fldChar w:fldCharType="separate"/>
            </w:r>
            <w:r w:rsidR="00B239D4">
              <w:rPr>
                <w:noProof/>
                <w:webHidden/>
              </w:rPr>
              <w:t>35</w:t>
            </w:r>
            <w:r w:rsidR="004945C5">
              <w:rPr>
                <w:noProof/>
                <w:webHidden/>
              </w:rPr>
              <w:fldChar w:fldCharType="end"/>
            </w:r>
          </w:hyperlink>
        </w:p>
        <w:p w14:paraId="0A1BE0E9" w14:textId="7612D624" w:rsidR="004945C5" w:rsidRDefault="00A476D4">
          <w:pPr>
            <w:pStyle w:val="TOC1"/>
            <w:tabs>
              <w:tab w:val="right" w:leader="dot" w:pos="9350"/>
            </w:tabs>
            <w:rPr>
              <w:rFonts w:eastAsiaTheme="minorEastAsia"/>
              <w:noProof/>
            </w:rPr>
          </w:pPr>
          <w:hyperlink w:anchor="_Toc87006500" w:history="1">
            <w:r w:rsidR="004945C5" w:rsidRPr="00355E7D">
              <w:rPr>
                <w:rStyle w:val="Hyperlink"/>
                <w:noProof/>
              </w:rPr>
              <w:t>Reservoirs</w:t>
            </w:r>
            <w:r w:rsidR="004945C5">
              <w:rPr>
                <w:noProof/>
                <w:webHidden/>
              </w:rPr>
              <w:tab/>
            </w:r>
            <w:r w:rsidR="004945C5">
              <w:rPr>
                <w:noProof/>
                <w:webHidden/>
              </w:rPr>
              <w:fldChar w:fldCharType="begin"/>
            </w:r>
            <w:r w:rsidR="004945C5">
              <w:rPr>
                <w:noProof/>
                <w:webHidden/>
              </w:rPr>
              <w:instrText xml:space="preserve"> PAGEREF _Toc87006500 \h </w:instrText>
            </w:r>
            <w:r w:rsidR="004945C5">
              <w:rPr>
                <w:noProof/>
                <w:webHidden/>
              </w:rPr>
            </w:r>
            <w:r w:rsidR="004945C5">
              <w:rPr>
                <w:noProof/>
                <w:webHidden/>
              </w:rPr>
              <w:fldChar w:fldCharType="separate"/>
            </w:r>
            <w:r w:rsidR="00B239D4">
              <w:rPr>
                <w:noProof/>
                <w:webHidden/>
              </w:rPr>
              <w:t>36</w:t>
            </w:r>
            <w:r w:rsidR="004945C5">
              <w:rPr>
                <w:noProof/>
                <w:webHidden/>
              </w:rPr>
              <w:fldChar w:fldCharType="end"/>
            </w:r>
          </w:hyperlink>
        </w:p>
        <w:p w14:paraId="6A8FFFEB" w14:textId="6EC95E26" w:rsidR="004945C5" w:rsidRDefault="00A476D4">
          <w:pPr>
            <w:pStyle w:val="TOC2"/>
            <w:tabs>
              <w:tab w:val="right" w:leader="dot" w:pos="9350"/>
            </w:tabs>
            <w:rPr>
              <w:rFonts w:eastAsiaTheme="minorEastAsia"/>
              <w:noProof/>
            </w:rPr>
          </w:pPr>
          <w:hyperlink w:anchor="_Toc87006501" w:history="1">
            <w:r w:rsidR="004945C5" w:rsidRPr="00355E7D">
              <w:rPr>
                <w:rStyle w:val="Hyperlink"/>
                <w:noProof/>
              </w:rPr>
              <w:t>Reservoir data</w:t>
            </w:r>
            <w:r w:rsidR="004945C5">
              <w:rPr>
                <w:noProof/>
                <w:webHidden/>
              </w:rPr>
              <w:tab/>
            </w:r>
            <w:r w:rsidR="004945C5">
              <w:rPr>
                <w:noProof/>
                <w:webHidden/>
              </w:rPr>
              <w:fldChar w:fldCharType="begin"/>
            </w:r>
            <w:r w:rsidR="004945C5">
              <w:rPr>
                <w:noProof/>
                <w:webHidden/>
              </w:rPr>
              <w:instrText xml:space="preserve"> PAGEREF _Toc87006501 \h </w:instrText>
            </w:r>
            <w:r w:rsidR="004945C5">
              <w:rPr>
                <w:noProof/>
                <w:webHidden/>
              </w:rPr>
            </w:r>
            <w:r w:rsidR="004945C5">
              <w:rPr>
                <w:noProof/>
                <w:webHidden/>
              </w:rPr>
              <w:fldChar w:fldCharType="separate"/>
            </w:r>
            <w:r w:rsidR="00B239D4">
              <w:rPr>
                <w:noProof/>
                <w:webHidden/>
              </w:rPr>
              <w:t>37</w:t>
            </w:r>
            <w:r w:rsidR="004945C5">
              <w:rPr>
                <w:noProof/>
                <w:webHidden/>
              </w:rPr>
              <w:fldChar w:fldCharType="end"/>
            </w:r>
          </w:hyperlink>
        </w:p>
        <w:p w14:paraId="3159B9D5" w14:textId="7F9F383A" w:rsidR="004945C5" w:rsidRDefault="00A476D4">
          <w:pPr>
            <w:pStyle w:val="TOC2"/>
            <w:tabs>
              <w:tab w:val="right" w:leader="dot" w:pos="9350"/>
            </w:tabs>
            <w:rPr>
              <w:rFonts w:eastAsiaTheme="minorEastAsia"/>
              <w:noProof/>
            </w:rPr>
          </w:pPr>
          <w:hyperlink w:anchor="_Toc87006502" w:history="1">
            <w:r w:rsidR="004945C5" w:rsidRPr="00355E7D">
              <w:rPr>
                <w:rStyle w:val="Hyperlink"/>
                <w:noProof/>
              </w:rPr>
              <w:t>Reservoir data sources</w:t>
            </w:r>
            <w:r w:rsidR="004945C5">
              <w:rPr>
                <w:noProof/>
                <w:webHidden/>
              </w:rPr>
              <w:tab/>
            </w:r>
            <w:r w:rsidR="004945C5">
              <w:rPr>
                <w:noProof/>
                <w:webHidden/>
              </w:rPr>
              <w:fldChar w:fldCharType="begin"/>
            </w:r>
            <w:r w:rsidR="004945C5">
              <w:rPr>
                <w:noProof/>
                <w:webHidden/>
              </w:rPr>
              <w:instrText xml:space="preserve"> PAGEREF _Toc87006502 \h </w:instrText>
            </w:r>
            <w:r w:rsidR="004945C5">
              <w:rPr>
                <w:noProof/>
                <w:webHidden/>
              </w:rPr>
            </w:r>
            <w:r w:rsidR="004945C5">
              <w:rPr>
                <w:noProof/>
                <w:webHidden/>
              </w:rPr>
              <w:fldChar w:fldCharType="separate"/>
            </w:r>
            <w:r w:rsidR="00B239D4">
              <w:rPr>
                <w:noProof/>
                <w:webHidden/>
              </w:rPr>
              <w:t>39</w:t>
            </w:r>
            <w:r w:rsidR="004945C5">
              <w:rPr>
                <w:noProof/>
                <w:webHidden/>
              </w:rPr>
              <w:fldChar w:fldCharType="end"/>
            </w:r>
          </w:hyperlink>
        </w:p>
        <w:p w14:paraId="5A3AE397" w14:textId="3126C4F0" w:rsidR="004945C5" w:rsidRDefault="00A476D4">
          <w:pPr>
            <w:pStyle w:val="TOC1"/>
            <w:tabs>
              <w:tab w:val="right" w:leader="dot" w:pos="9350"/>
            </w:tabs>
            <w:rPr>
              <w:rFonts w:eastAsiaTheme="minorEastAsia"/>
              <w:noProof/>
            </w:rPr>
          </w:pPr>
          <w:hyperlink w:anchor="_Toc87006503" w:history="1">
            <w:r w:rsidR="004945C5" w:rsidRPr="00355E7D">
              <w:rPr>
                <w:rStyle w:val="Hyperlink"/>
                <w:noProof/>
              </w:rPr>
              <w:t>Creating a new study area from a watershed within the WRB</w:t>
            </w:r>
            <w:r w:rsidR="004945C5">
              <w:rPr>
                <w:noProof/>
                <w:webHidden/>
              </w:rPr>
              <w:tab/>
            </w:r>
            <w:r w:rsidR="004945C5">
              <w:rPr>
                <w:noProof/>
                <w:webHidden/>
              </w:rPr>
              <w:fldChar w:fldCharType="begin"/>
            </w:r>
            <w:r w:rsidR="004945C5">
              <w:rPr>
                <w:noProof/>
                <w:webHidden/>
              </w:rPr>
              <w:instrText xml:space="preserve"> PAGEREF _Toc87006503 \h </w:instrText>
            </w:r>
            <w:r w:rsidR="004945C5">
              <w:rPr>
                <w:noProof/>
                <w:webHidden/>
              </w:rPr>
            </w:r>
            <w:r w:rsidR="004945C5">
              <w:rPr>
                <w:noProof/>
                <w:webHidden/>
              </w:rPr>
              <w:fldChar w:fldCharType="separate"/>
            </w:r>
            <w:r w:rsidR="00B239D4">
              <w:rPr>
                <w:noProof/>
                <w:webHidden/>
              </w:rPr>
              <w:t>39</w:t>
            </w:r>
            <w:r w:rsidR="004945C5">
              <w:rPr>
                <w:noProof/>
                <w:webHidden/>
              </w:rPr>
              <w:fldChar w:fldCharType="end"/>
            </w:r>
          </w:hyperlink>
        </w:p>
        <w:p w14:paraId="2039EF13" w14:textId="28678398" w:rsidR="004945C5" w:rsidRDefault="00A476D4">
          <w:pPr>
            <w:pStyle w:val="TOC2"/>
            <w:tabs>
              <w:tab w:val="right" w:leader="dot" w:pos="9350"/>
            </w:tabs>
            <w:rPr>
              <w:rFonts w:eastAsiaTheme="minorEastAsia"/>
              <w:noProof/>
            </w:rPr>
          </w:pPr>
          <w:hyperlink w:anchor="_Toc87006504" w:history="1">
            <w:r w:rsidR="004945C5" w:rsidRPr="00355E7D">
              <w:rPr>
                <w:rStyle w:val="Hyperlink"/>
                <w:noProof/>
              </w:rPr>
              <w:t>Limitations of subbasin simulations</w:t>
            </w:r>
            <w:r w:rsidR="004945C5">
              <w:rPr>
                <w:noProof/>
                <w:webHidden/>
              </w:rPr>
              <w:tab/>
            </w:r>
            <w:r w:rsidR="004945C5">
              <w:rPr>
                <w:noProof/>
                <w:webHidden/>
              </w:rPr>
              <w:fldChar w:fldCharType="begin"/>
            </w:r>
            <w:r w:rsidR="004945C5">
              <w:rPr>
                <w:noProof/>
                <w:webHidden/>
              </w:rPr>
              <w:instrText xml:space="preserve"> PAGEREF _Toc87006504 \h </w:instrText>
            </w:r>
            <w:r w:rsidR="004945C5">
              <w:rPr>
                <w:noProof/>
                <w:webHidden/>
              </w:rPr>
            </w:r>
            <w:r w:rsidR="004945C5">
              <w:rPr>
                <w:noProof/>
                <w:webHidden/>
              </w:rPr>
              <w:fldChar w:fldCharType="separate"/>
            </w:r>
            <w:r w:rsidR="00B239D4">
              <w:rPr>
                <w:noProof/>
                <w:webHidden/>
              </w:rPr>
              <w:t>41</w:t>
            </w:r>
            <w:r w:rsidR="004945C5">
              <w:rPr>
                <w:noProof/>
                <w:webHidden/>
              </w:rPr>
              <w:fldChar w:fldCharType="end"/>
            </w:r>
          </w:hyperlink>
        </w:p>
        <w:p w14:paraId="69956FDC" w14:textId="1FFAEA9E" w:rsidR="004945C5" w:rsidRDefault="00A476D4">
          <w:pPr>
            <w:pStyle w:val="TOC1"/>
            <w:tabs>
              <w:tab w:val="right" w:leader="dot" w:pos="9350"/>
            </w:tabs>
            <w:rPr>
              <w:rFonts w:eastAsiaTheme="minorEastAsia"/>
              <w:noProof/>
            </w:rPr>
          </w:pPr>
          <w:hyperlink w:anchor="_Toc87006505" w:history="1">
            <w:r w:rsidR="004945C5" w:rsidRPr="00355E7D">
              <w:rPr>
                <w:rStyle w:val="Hyperlink"/>
                <w:noProof/>
              </w:rPr>
              <w:t>Calibration procedure</w:t>
            </w:r>
            <w:r w:rsidR="004945C5">
              <w:rPr>
                <w:noProof/>
                <w:webHidden/>
              </w:rPr>
              <w:tab/>
            </w:r>
            <w:r w:rsidR="004945C5">
              <w:rPr>
                <w:noProof/>
                <w:webHidden/>
              </w:rPr>
              <w:fldChar w:fldCharType="begin"/>
            </w:r>
            <w:r w:rsidR="004945C5">
              <w:rPr>
                <w:noProof/>
                <w:webHidden/>
              </w:rPr>
              <w:instrText xml:space="preserve"> PAGEREF _Toc87006505 \h </w:instrText>
            </w:r>
            <w:r w:rsidR="004945C5">
              <w:rPr>
                <w:noProof/>
                <w:webHidden/>
              </w:rPr>
            </w:r>
            <w:r w:rsidR="004945C5">
              <w:rPr>
                <w:noProof/>
                <w:webHidden/>
              </w:rPr>
              <w:fldChar w:fldCharType="separate"/>
            </w:r>
            <w:r w:rsidR="00B239D4">
              <w:rPr>
                <w:noProof/>
                <w:webHidden/>
              </w:rPr>
              <w:t>41</w:t>
            </w:r>
            <w:r w:rsidR="004945C5">
              <w:rPr>
                <w:noProof/>
                <w:webHidden/>
              </w:rPr>
              <w:fldChar w:fldCharType="end"/>
            </w:r>
          </w:hyperlink>
        </w:p>
        <w:p w14:paraId="24F14176" w14:textId="5311E760" w:rsidR="004945C5" w:rsidRDefault="00A476D4">
          <w:pPr>
            <w:pStyle w:val="TOC2"/>
            <w:tabs>
              <w:tab w:val="right" w:leader="dot" w:pos="9350"/>
            </w:tabs>
            <w:rPr>
              <w:rFonts w:eastAsiaTheme="minorEastAsia"/>
              <w:noProof/>
            </w:rPr>
          </w:pPr>
          <w:hyperlink w:anchor="_Toc87006506" w:history="1">
            <w:r w:rsidR="004945C5" w:rsidRPr="00355E7D">
              <w:rPr>
                <w:rStyle w:val="Hyperlink"/>
                <w:noProof/>
              </w:rPr>
              <w:t>Using PEST to determine HBV parameter values</w:t>
            </w:r>
            <w:r w:rsidR="004945C5">
              <w:rPr>
                <w:noProof/>
                <w:webHidden/>
              </w:rPr>
              <w:tab/>
            </w:r>
            <w:r w:rsidR="004945C5">
              <w:rPr>
                <w:noProof/>
                <w:webHidden/>
              </w:rPr>
              <w:fldChar w:fldCharType="begin"/>
            </w:r>
            <w:r w:rsidR="004945C5">
              <w:rPr>
                <w:noProof/>
                <w:webHidden/>
              </w:rPr>
              <w:instrText xml:space="preserve"> PAGEREF _Toc87006506 \h </w:instrText>
            </w:r>
            <w:r w:rsidR="004945C5">
              <w:rPr>
                <w:noProof/>
                <w:webHidden/>
              </w:rPr>
            </w:r>
            <w:r w:rsidR="004945C5">
              <w:rPr>
                <w:noProof/>
                <w:webHidden/>
              </w:rPr>
              <w:fldChar w:fldCharType="separate"/>
            </w:r>
            <w:r w:rsidR="00B239D4">
              <w:rPr>
                <w:noProof/>
                <w:webHidden/>
              </w:rPr>
              <w:t>42</w:t>
            </w:r>
            <w:r w:rsidR="004945C5">
              <w:rPr>
                <w:noProof/>
                <w:webHidden/>
              </w:rPr>
              <w:fldChar w:fldCharType="end"/>
            </w:r>
          </w:hyperlink>
        </w:p>
        <w:p w14:paraId="56690CFB" w14:textId="4AEA0DFE" w:rsidR="004945C5" w:rsidRDefault="00A476D4">
          <w:pPr>
            <w:pStyle w:val="TOC2"/>
            <w:tabs>
              <w:tab w:val="right" w:leader="dot" w:pos="9350"/>
            </w:tabs>
            <w:rPr>
              <w:rFonts w:eastAsiaTheme="minorEastAsia"/>
              <w:noProof/>
            </w:rPr>
          </w:pPr>
          <w:hyperlink w:anchor="_Toc87006507" w:history="1">
            <w:r w:rsidR="004945C5" w:rsidRPr="00355E7D">
              <w:rPr>
                <w:rStyle w:val="Hyperlink"/>
                <w:noProof/>
              </w:rPr>
              <w:t>Calibrating streamflows using stream gage measurements</w:t>
            </w:r>
            <w:r w:rsidR="004945C5">
              <w:rPr>
                <w:noProof/>
                <w:webHidden/>
              </w:rPr>
              <w:tab/>
            </w:r>
            <w:r w:rsidR="004945C5">
              <w:rPr>
                <w:noProof/>
                <w:webHidden/>
              </w:rPr>
              <w:fldChar w:fldCharType="begin"/>
            </w:r>
            <w:r w:rsidR="004945C5">
              <w:rPr>
                <w:noProof/>
                <w:webHidden/>
              </w:rPr>
              <w:instrText xml:space="preserve"> PAGEREF _Toc87006507 \h </w:instrText>
            </w:r>
            <w:r w:rsidR="004945C5">
              <w:rPr>
                <w:noProof/>
                <w:webHidden/>
              </w:rPr>
            </w:r>
            <w:r w:rsidR="004945C5">
              <w:rPr>
                <w:noProof/>
                <w:webHidden/>
              </w:rPr>
              <w:fldChar w:fldCharType="separate"/>
            </w:r>
            <w:r w:rsidR="00B239D4">
              <w:rPr>
                <w:noProof/>
                <w:webHidden/>
              </w:rPr>
              <w:t>42</w:t>
            </w:r>
            <w:r w:rsidR="004945C5">
              <w:rPr>
                <w:noProof/>
                <w:webHidden/>
              </w:rPr>
              <w:fldChar w:fldCharType="end"/>
            </w:r>
          </w:hyperlink>
        </w:p>
        <w:p w14:paraId="1723CD1B" w14:textId="5E21C4C1" w:rsidR="004945C5" w:rsidRDefault="00A476D4">
          <w:pPr>
            <w:pStyle w:val="TOC2"/>
            <w:tabs>
              <w:tab w:val="right" w:leader="dot" w:pos="9350"/>
            </w:tabs>
            <w:rPr>
              <w:rFonts w:eastAsiaTheme="minorEastAsia"/>
              <w:noProof/>
            </w:rPr>
          </w:pPr>
          <w:hyperlink w:anchor="_Toc87006508" w:history="1">
            <w:r w:rsidR="004945C5" w:rsidRPr="00355E7D">
              <w:rPr>
                <w:rStyle w:val="Hyperlink"/>
                <w:noProof/>
              </w:rPr>
              <w:t>Calibrating stream temperatures</w:t>
            </w:r>
            <w:r w:rsidR="004945C5">
              <w:rPr>
                <w:noProof/>
                <w:webHidden/>
              </w:rPr>
              <w:tab/>
            </w:r>
            <w:r w:rsidR="004945C5">
              <w:rPr>
                <w:noProof/>
                <w:webHidden/>
              </w:rPr>
              <w:fldChar w:fldCharType="begin"/>
            </w:r>
            <w:r w:rsidR="004945C5">
              <w:rPr>
                <w:noProof/>
                <w:webHidden/>
              </w:rPr>
              <w:instrText xml:space="preserve"> PAGEREF _Toc87006508 \h </w:instrText>
            </w:r>
            <w:r w:rsidR="004945C5">
              <w:rPr>
                <w:noProof/>
                <w:webHidden/>
              </w:rPr>
            </w:r>
            <w:r w:rsidR="004945C5">
              <w:rPr>
                <w:noProof/>
                <w:webHidden/>
              </w:rPr>
              <w:fldChar w:fldCharType="separate"/>
            </w:r>
            <w:r w:rsidR="00B239D4">
              <w:rPr>
                <w:noProof/>
                <w:webHidden/>
              </w:rPr>
              <w:t>43</w:t>
            </w:r>
            <w:r w:rsidR="004945C5">
              <w:rPr>
                <w:noProof/>
                <w:webHidden/>
              </w:rPr>
              <w:fldChar w:fldCharType="end"/>
            </w:r>
          </w:hyperlink>
        </w:p>
        <w:p w14:paraId="53804911" w14:textId="40DDFFC7" w:rsidR="004945C5" w:rsidRDefault="00A476D4">
          <w:pPr>
            <w:pStyle w:val="TOC1"/>
            <w:tabs>
              <w:tab w:val="right" w:leader="dot" w:pos="9350"/>
            </w:tabs>
            <w:rPr>
              <w:rFonts w:eastAsiaTheme="minorEastAsia"/>
              <w:noProof/>
            </w:rPr>
          </w:pPr>
          <w:hyperlink w:anchor="_Toc87006509" w:history="1">
            <w:r w:rsidR="004945C5" w:rsidRPr="00355E7D">
              <w:rPr>
                <w:rStyle w:val="Hyperlink"/>
                <w:noProof/>
              </w:rPr>
              <w:t>North Santiam study area</w:t>
            </w:r>
            <w:r w:rsidR="004945C5">
              <w:rPr>
                <w:noProof/>
                <w:webHidden/>
              </w:rPr>
              <w:tab/>
            </w:r>
            <w:r w:rsidR="004945C5">
              <w:rPr>
                <w:noProof/>
                <w:webHidden/>
              </w:rPr>
              <w:fldChar w:fldCharType="begin"/>
            </w:r>
            <w:r w:rsidR="004945C5">
              <w:rPr>
                <w:noProof/>
                <w:webHidden/>
              </w:rPr>
              <w:instrText xml:space="preserve"> PAGEREF _Toc87006509 \h </w:instrText>
            </w:r>
            <w:r w:rsidR="004945C5">
              <w:rPr>
                <w:noProof/>
                <w:webHidden/>
              </w:rPr>
            </w:r>
            <w:r w:rsidR="004945C5">
              <w:rPr>
                <w:noProof/>
                <w:webHidden/>
              </w:rPr>
              <w:fldChar w:fldCharType="separate"/>
            </w:r>
            <w:r w:rsidR="00B239D4">
              <w:rPr>
                <w:noProof/>
                <w:webHidden/>
              </w:rPr>
              <w:t>44</w:t>
            </w:r>
            <w:r w:rsidR="004945C5">
              <w:rPr>
                <w:noProof/>
                <w:webHidden/>
              </w:rPr>
              <w:fldChar w:fldCharType="end"/>
            </w:r>
          </w:hyperlink>
        </w:p>
        <w:p w14:paraId="7B7FFD38" w14:textId="606EC245" w:rsidR="004945C5" w:rsidRDefault="00A476D4">
          <w:pPr>
            <w:pStyle w:val="TOC2"/>
            <w:tabs>
              <w:tab w:val="right" w:leader="dot" w:pos="9350"/>
            </w:tabs>
            <w:rPr>
              <w:rFonts w:eastAsiaTheme="minorEastAsia"/>
              <w:noProof/>
            </w:rPr>
          </w:pPr>
          <w:hyperlink w:anchor="_Toc87006510" w:history="1">
            <w:r w:rsidR="004945C5" w:rsidRPr="00355E7D">
              <w:rPr>
                <w:rStyle w:val="Hyperlink"/>
                <w:rFonts w:eastAsia="Times New Roman"/>
                <w:noProof/>
              </w:rPr>
              <w:t>Instream water rights</w:t>
            </w:r>
            <w:r w:rsidR="004945C5">
              <w:rPr>
                <w:noProof/>
                <w:webHidden/>
              </w:rPr>
              <w:tab/>
            </w:r>
            <w:r w:rsidR="004945C5">
              <w:rPr>
                <w:noProof/>
                <w:webHidden/>
              </w:rPr>
              <w:fldChar w:fldCharType="begin"/>
            </w:r>
            <w:r w:rsidR="004945C5">
              <w:rPr>
                <w:noProof/>
                <w:webHidden/>
              </w:rPr>
              <w:instrText xml:space="preserve"> PAGEREF _Toc87006510 \h </w:instrText>
            </w:r>
            <w:r w:rsidR="004945C5">
              <w:rPr>
                <w:noProof/>
                <w:webHidden/>
              </w:rPr>
            </w:r>
            <w:r w:rsidR="004945C5">
              <w:rPr>
                <w:noProof/>
                <w:webHidden/>
              </w:rPr>
              <w:fldChar w:fldCharType="separate"/>
            </w:r>
            <w:r w:rsidR="00B239D4">
              <w:rPr>
                <w:noProof/>
                <w:webHidden/>
              </w:rPr>
              <w:t>44</w:t>
            </w:r>
            <w:r w:rsidR="004945C5">
              <w:rPr>
                <w:noProof/>
                <w:webHidden/>
              </w:rPr>
              <w:fldChar w:fldCharType="end"/>
            </w:r>
          </w:hyperlink>
        </w:p>
        <w:p w14:paraId="78224AB2" w14:textId="1D7F1CDF" w:rsidR="004945C5" w:rsidRDefault="00A476D4">
          <w:pPr>
            <w:pStyle w:val="TOC2"/>
            <w:tabs>
              <w:tab w:val="right" w:leader="dot" w:pos="9350"/>
            </w:tabs>
            <w:rPr>
              <w:rFonts w:eastAsiaTheme="minorEastAsia"/>
              <w:noProof/>
            </w:rPr>
          </w:pPr>
          <w:hyperlink w:anchor="_Toc87006511" w:history="1">
            <w:r w:rsidR="004945C5" w:rsidRPr="00355E7D">
              <w:rPr>
                <w:rStyle w:val="Hyperlink"/>
                <w:noProof/>
              </w:rPr>
              <w:t>Municipal water rights</w:t>
            </w:r>
            <w:r w:rsidR="004945C5">
              <w:rPr>
                <w:noProof/>
                <w:webHidden/>
              </w:rPr>
              <w:tab/>
            </w:r>
            <w:r w:rsidR="004945C5">
              <w:rPr>
                <w:noProof/>
                <w:webHidden/>
              </w:rPr>
              <w:fldChar w:fldCharType="begin"/>
            </w:r>
            <w:r w:rsidR="004945C5">
              <w:rPr>
                <w:noProof/>
                <w:webHidden/>
              </w:rPr>
              <w:instrText xml:space="preserve"> PAGEREF _Toc87006511 \h </w:instrText>
            </w:r>
            <w:r w:rsidR="004945C5">
              <w:rPr>
                <w:noProof/>
                <w:webHidden/>
              </w:rPr>
            </w:r>
            <w:r w:rsidR="004945C5">
              <w:rPr>
                <w:noProof/>
                <w:webHidden/>
              </w:rPr>
              <w:fldChar w:fldCharType="separate"/>
            </w:r>
            <w:r w:rsidR="00B239D4">
              <w:rPr>
                <w:noProof/>
                <w:webHidden/>
              </w:rPr>
              <w:t>45</w:t>
            </w:r>
            <w:r w:rsidR="004945C5">
              <w:rPr>
                <w:noProof/>
                <w:webHidden/>
              </w:rPr>
              <w:fldChar w:fldCharType="end"/>
            </w:r>
          </w:hyperlink>
        </w:p>
        <w:p w14:paraId="56988A85" w14:textId="3834EA6D" w:rsidR="004945C5" w:rsidRDefault="00A476D4">
          <w:pPr>
            <w:pStyle w:val="TOC2"/>
            <w:tabs>
              <w:tab w:val="right" w:leader="dot" w:pos="9350"/>
            </w:tabs>
            <w:rPr>
              <w:rFonts w:eastAsiaTheme="minorEastAsia"/>
              <w:noProof/>
            </w:rPr>
          </w:pPr>
          <w:hyperlink w:anchor="_Toc87006512" w:history="1">
            <w:r w:rsidR="004945C5" w:rsidRPr="00355E7D">
              <w:rPr>
                <w:rStyle w:val="Hyperlink"/>
                <w:noProof/>
              </w:rPr>
              <w:t>Reality check</w:t>
            </w:r>
            <w:r w:rsidR="004945C5">
              <w:rPr>
                <w:noProof/>
                <w:webHidden/>
              </w:rPr>
              <w:tab/>
            </w:r>
            <w:r w:rsidR="004945C5">
              <w:rPr>
                <w:noProof/>
                <w:webHidden/>
              </w:rPr>
              <w:fldChar w:fldCharType="begin"/>
            </w:r>
            <w:r w:rsidR="004945C5">
              <w:rPr>
                <w:noProof/>
                <w:webHidden/>
              </w:rPr>
              <w:instrText xml:space="preserve"> PAGEREF _Toc87006512 \h </w:instrText>
            </w:r>
            <w:r w:rsidR="004945C5">
              <w:rPr>
                <w:noProof/>
                <w:webHidden/>
              </w:rPr>
            </w:r>
            <w:r w:rsidR="004945C5">
              <w:rPr>
                <w:noProof/>
                <w:webHidden/>
              </w:rPr>
              <w:fldChar w:fldCharType="separate"/>
            </w:r>
            <w:r w:rsidR="00B239D4">
              <w:rPr>
                <w:noProof/>
                <w:webHidden/>
              </w:rPr>
              <w:t>45</w:t>
            </w:r>
            <w:r w:rsidR="004945C5">
              <w:rPr>
                <w:noProof/>
                <w:webHidden/>
              </w:rPr>
              <w:fldChar w:fldCharType="end"/>
            </w:r>
          </w:hyperlink>
        </w:p>
        <w:p w14:paraId="3506F3E6" w14:textId="12B19F58" w:rsidR="004945C5" w:rsidRDefault="00A476D4">
          <w:pPr>
            <w:pStyle w:val="TOC2"/>
            <w:tabs>
              <w:tab w:val="right" w:leader="dot" w:pos="9350"/>
            </w:tabs>
            <w:rPr>
              <w:rFonts w:eastAsiaTheme="minorEastAsia"/>
              <w:noProof/>
            </w:rPr>
          </w:pPr>
          <w:hyperlink w:anchor="_Toc87006513" w:history="1">
            <w:r w:rsidR="004945C5" w:rsidRPr="00355E7D">
              <w:rPr>
                <w:rStyle w:val="Hyperlink"/>
                <w:noProof/>
              </w:rPr>
              <w:t>Inflows from springs</w:t>
            </w:r>
            <w:r w:rsidR="004945C5">
              <w:rPr>
                <w:noProof/>
                <w:webHidden/>
              </w:rPr>
              <w:tab/>
            </w:r>
            <w:r w:rsidR="004945C5">
              <w:rPr>
                <w:noProof/>
                <w:webHidden/>
              </w:rPr>
              <w:fldChar w:fldCharType="begin"/>
            </w:r>
            <w:r w:rsidR="004945C5">
              <w:rPr>
                <w:noProof/>
                <w:webHidden/>
              </w:rPr>
              <w:instrText xml:space="preserve"> PAGEREF _Toc87006513 \h </w:instrText>
            </w:r>
            <w:r w:rsidR="004945C5">
              <w:rPr>
                <w:noProof/>
                <w:webHidden/>
              </w:rPr>
            </w:r>
            <w:r w:rsidR="004945C5">
              <w:rPr>
                <w:noProof/>
                <w:webHidden/>
              </w:rPr>
              <w:fldChar w:fldCharType="separate"/>
            </w:r>
            <w:r w:rsidR="00B239D4">
              <w:rPr>
                <w:noProof/>
                <w:webHidden/>
              </w:rPr>
              <w:t>47</w:t>
            </w:r>
            <w:r w:rsidR="004945C5">
              <w:rPr>
                <w:noProof/>
                <w:webHidden/>
              </w:rPr>
              <w:fldChar w:fldCharType="end"/>
            </w:r>
          </w:hyperlink>
        </w:p>
        <w:p w14:paraId="66C78164" w14:textId="3DF31F5C" w:rsidR="004945C5" w:rsidRDefault="00A476D4">
          <w:pPr>
            <w:pStyle w:val="TOC2"/>
            <w:tabs>
              <w:tab w:val="right" w:leader="dot" w:pos="9350"/>
            </w:tabs>
            <w:rPr>
              <w:rFonts w:eastAsiaTheme="minorEastAsia"/>
              <w:noProof/>
            </w:rPr>
          </w:pPr>
          <w:hyperlink w:anchor="_Toc87006514" w:history="1">
            <w:r w:rsidR="004945C5" w:rsidRPr="00355E7D">
              <w:rPr>
                <w:rStyle w:val="Hyperlink"/>
                <w:noProof/>
              </w:rPr>
              <w:t>Calibration and simulation skill</w:t>
            </w:r>
            <w:r w:rsidR="004945C5">
              <w:rPr>
                <w:noProof/>
                <w:webHidden/>
              </w:rPr>
              <w:tab/>
            </w:r>
            <w:r w:rsidR="004945C5">
              <w:rPr>
                <w:noProof/>
                <w:webHidden/>
              </w:rPr>
              <w:fldChar w:fldCharType="begin"/>
            </w:r>
            <w:r w:rsidR="004945C5">
              <w:rPr>
                <w:noProof/>
                <w:webHidden/>
              </w:rPr>
              <w:instrText xml:space="preserve"> PAGEREF _Toc87006514 \h </w:instrText>
            </w:r>
            <w:r w:rsidR="004945C5">
              <w:rPr>
                <w:noProof/>
                <w:webHidden/>
              </w:rPr>
            </w:r>
            <w:r w:rsidR="004945C5">
              <w:rPr>
                <w:noProof/>
                <w:webHidden/>
              </w:rPr>
              <w:fldChar w:fldCharType="separate"/>
            </w:r>
            <w:r w:rsidR="00B239D4">
              <w:rPr>
                <w:noProof/>
                <w:webHidden/>
              </w:rPr>
              <w:t>47</w:t>
            </w:r>
            <w:r w:rsidR="004945C5">
              <w:rPr>
                <w:noProof/>
                <w:webHidden/>
              </w:rPr>
              <w:fldChar w:fldCharType="end"/>
            </w:r>
          </w:hyperlink>
        </w:p>
        <w:p w14:paraId="0EBBB412" w14:textId="2A662DE5" w:rsidR="004945C5" w:rsidRDefault="00A476D4">
          <w:pPr>
            <w:pStyle w:val="TOC2"/>
            <w:tabs>
              <w:tab w:val="right" w:leader="dot" w:pos="9350"/>
            </w:tabs>
            <w:rPr>
              <w:rFonts w:eastAsiaTheme="minorEastAsia"/>
              <w:noProof/>
            </w:rPr>
          </w:pPr>
          <w:hyperlink w:anchor="_Toc87006515" w:history="1">
            <w:r w:rsidR="004945C5" w:rsidRPr="00355E7D">
              <w:rPr>
                <w:rStyle w:val="Hyperlink"/>
                <w:noProof/>
              </w:rPr>
              <w:t>Analysis of tuning knob values and locations where the model has low skill</w:t>
            </w:r>
            <w:r w:rsidR="004945C5">
              <w:rPr>
                <w:noProof/>
                <w:webHidden/>
              </w:rPr>
              <w:tab/>
            </w:r>
            <w:r w:rsidR="004945C5">
              <w:rPr>
                <w:noProof/>
                <w:webHidden/>
              </w:rPr>
              <w:fldChar w:fldCharType="begin"/>
            </w:r>
            <w:r w:rsidR="004945C5">
              <w:rPr>
                <w:noProof/>
                <w:webHidden/>
              </w:rPr>
              <w:instrText xml:space="preserve"> PAGEREF _Toc87006515 \h </w:instrText>
            </w:r>
            <w:r w:rsidR="004945C5">
              <w:rPr>
                <w:noProof/>
                <w:webHidden/>
              </w:rPr>
            </w:r>
            <w:r w:rsidR="004945C5">
              <w:rPr>
                <w:noProof/>
                <w:webHidden/>
              </w:rPr>
              <w:fldChar w:fldCharType="separate"/>
            </w:r>
            <w:r w:rsidR="00B239D4">
              <w:rPr>
                <w:noProof/>
                <w:webHidden/>
              </w:rPr>
              <w:t>50</w:t>
            </w:r>
            <w:r w:rsidR="004945C5">
              <w:rPr>
                <w:noProof/>
                <w:webHidden/>
              </w:rPr>
              <w:fldChar w:fldCharType="end"/>
            </w:r>
          </w:hyperlink>
        </w:p>
        <w:p w14:paraId="51F7C8BE" w14:textId="437BACD3" w:rsidR="004945C5" w:rsidRDefault="00A476D4">
          <w:pPr>
            <w:pStyle w:val="TOC2"/>
            <w:tabs>
              <w:tab w:val="right" w:leader="dot" w:pos="9350"/>
            </w:tabs>
            <w:rPr>
              <w:rFonts w:eastAsiaTheme="minorEastAsia"/>
              <w:noProof/>
            </w:rPr>
          </w:pPr>
          <w:hyperlink w:anchor="_Toc87006516" w:history="1">
            <w:r w:rsidR="004945C5" w:rsidRPr="00355E7D">
              <w:rPr>
                <w:rStyle w:val="Hyperlink"/>
                <w:noProof/>
              </w:rPr>
              <w:t>Simulated North Santiam basin water budget and thermal energy budget</w:t>
            </w:r>
            <w:r w:rsidR="004945C5">
              <w:rPr>
                <w:noProof/>
                <w:webHidden/>
              </w:rPr>
              <w:tab/>
            </w:r>
            <w:r w:rsidR="004945C5">
              <w:rPr>
                <w:noProof/>
                <w:webHidden/>
              </w:rPr>
              <w:fldChar w:fldCharType="begin"/>
            </w:r>
            <w:r w:rsidR="004945C5">
              <w:rPr>
                <w:noProof/>
                <w:webHidden/>
              </w:rPr>
              <w:instrText xml:space="preserve"> PAGEREF _Toc87006516 \h </w:instrText>
            </w:r>
            <w:r w:rsidR="004945C5">
              <w:rPr>
                <w:noProof/>
                <w:webHidden/>
              </w:rPr>
            </w:r>
            <w:r w:rsidR="004945C5">
              <w:rPr>
                <w:noProof/>
                <w:webHidden/>
              </w:rPr>
              <w:fldChar w:fldCharType="separate"/>
            </w:r>
            <w:r w:rsidR="00B239D4">
              <w:rPr>
                <w:noProof/>
                <w:webHidden/>
              </w:rPr>
              <w:t>50</w:t>
            </w:r>
            <w:r w:rsidR="004945C5">
              <w:rPr>
                <w:noProof/>
                <w:webHidden/>
              </w:rPr>
              <w:fldChar w:fldCharType="end"/>
            </w:r>
          </w:hyperlink>
        </w:p>
        <w:p w14:paraId="29DCEF53" w14:textId="34667DD7" w:rsidR="004945C5" w:rsidRDefault="00A476D4">
          <w:pPr>
            <w:pStyle w:val="TOC1"/>
            <w:tabs>
              <w:tab w:val="right" w:leader="dot" w:pos="9350"/>
            </w:tabs>
            <w:rPr>
              <w:rFonts w:eastAsiaTheme="minorEastAsia"/>
              <w:noProof/>
            </w:rPr>
          </w:pPr>
          <w:hyperlink w:anchor="_Toc87006517" w:history="1">
            <w:r w:rsidR="004945C5" w:rsidRPr="00355E7D">
              <w:rPr>
                <w:rStyle w:val="Hyperlink"/>
                <w:noProof/>
              </w:rPr>
              <w:t>McKenzie Basin Wetlands Study</w:t>
            </w:r>
            <w:r w:rsidR="004945C5">
              <w:rPr>
                <w:noProof/>
                <w:webHidden/>
              </w:rPr>
              <w:tab/>
            </w:r>
            <w:r w:rsidR="004945C5">
              <w:rPr>
                <w:noProof/>
                <w:webHidden/>
              </w:rPr>
              <w:fldChar w:fldCharType="begin"/>
            </w:r>
            <w:r w:rsidR="004945C5">
              <w:rPr>
                <w:noProof/>
                <w:webHidden/>
              </w:rPr>
              <w:instrText xml:space="preserve"> PAGEREF _Toc87006517 \h </w:instrText>
            </w:r>
            <w:r w:rsidR="004945C5">
              <w:rPr>
                <w:noProof/>
                <w:webHidden/>
              </w:rPr>
            </w:r>
            <w:r w:rsidR="004945C5">
              <w:rPr>
                <w:noProof/>
                <w:webHidden/>
              </w:rPr>
              <w:fldChar w:fldCharType="separate"/>
            </w:r>
            <w:r w:rsidR="00B239D4">
              <w:rPr>
                <w:noProof/>
                <w:webHidden/>
              </w:rPr>
              <w:t>53</w:t>
            </w:r>
            <w:r w:rsidR="004945C5">
              <w:rPr>
                <w:noProof/>
                <w:webHidden/>
              </w:rPr>
              <w:fldChar w:fldCharType="end"/>
            </w:r>
          </w:hyperlink>
        </w:p>
        <w:p w14:paraId="1BD615E0" w14:textId="3B397A36" w:rsidR="004945C5" w:rsidRDefault="00A476D4">
          <w:pPr>
            <w:pStyle w:val="TOC2"/>
            <w:tabs>
              <w:tab w:val="right" w:leader="dot" w:pos="9350"/>
            </w:tabs>
            <w:rPr>
              <w:rFonts w:eastAsiaTheme="minorEastAsia"/>
              <w:noProof/>
            </w:rPr>
          </w:pPr>
          <w:hyperlink w:anchor="_Toc87006518" w:history="1">
            <w:r w:rsidR="004945C5" w:rsidRPr="00355E7D">
              <w:rPr>
                <w:rStyle w:val="Hyperlink"/>
                <w:noProof/>
              </w:rPr>
              <w:t>Project Overview</w:t>
            </w:r>
            <w:r w:rsidR="004945C5">
              <w:rPr>
                <w:noProof/>
                <w:webHidden/>
              </w:rPr>
              <w:tab/>
            </w:r>
            <w:r w:rsidR="004945C5">
              <w:rPr>
                <w:noProof/>
                <w:webHidden/>
              </w:rPr>
              <w:fldChar w:fldCharType="begin"/>
            </w:r>
            <w:r w:rsidR="004945C5">
              <w:rPr>
                <w:noProof/>
                <w:webHidden/>
              </w:rPr>
              <w:instrText xml:space="preserve"> PAGEREF _Toc87006518 \h </w:instrText>
            </w:r>
            <w:r w:rsidR="004945C5">
              <w:rPr>
                <w:noProof/>
                <w:webHidden/>
              </w:rPr>
            </w:r>
            <w:r w:rsidR="004945C5">
              <w:rPr>
                <w:noProof/>
                <w:webHidden/>
              </w:rPr>
              <w:fldChar w:fldCharType="separate"/>
            </w:r>
            <w:r w:rsidR="00B239D4">
              <w:rPr>
                <w:noProof/>
                <w:webHidden/>
              </w:rPr>
              <w:t>53</w:t>
            </w:r>
            <w:r w:rsidR="004945C5">
              <w:rPr>
                <w:noProof/>
                <w:webHidden/>
              </w:rPr>
              <w:fldChar w:fldCharType="end"/>
            </w:r>
          </w:hyperlink>
        </w:p>
        <w:p w14:paraId="7F11FA3A" w14:textId="7F939520" w:rsidR="004945C5" w:rsidRDefault="00A476D4">
          <w:pPr>
            <w:pStyle w:val="TOC2"/>
            <w:tabs>
              <w:tab w:val="right" w:leader="dot" w:pos="9350"/>
            </w:tabs>
            <w:rPr>
              <w:rFonts w:eastAsiaTheme="minorEastAsia"/>
              <w:noProof/>
            </w:rPr>
          </w:pPr>
          <w:hyperlink w:anchor="_Toc87006519" w:history="1">
            <w:r w:rsidR="004945C5" w:rsidRPr="00355E7D">
              <w:rPr>
                <w:rStyle w:val="Hyperlink"/>
                <w:noProof/>
              </w:rPr>
              <w:t>Model and Simulation Overview</w:t>
            </w:r>
            <w:r w:rsidR="004945C5">
              <w:rPr>
                <w:noProof/>
                <w:webHidden/>
              </w:rPr>
              <w:tab/>
            </w:r>
            <w:r w:rsidR="004945C5">
              <w:rPr>
                <w:noProof/>
                <w:webHidden/>
              </w:rPr>
              <w:fldChar w:fldCharType="begin"/>
            </w:r>
            <w:r w:rsidR="004945C5">
              <w:rPr>
                <w:noProof/>
                <w:webHidden/>
              </w:rPr>
              <w:instrText xml:space="preserve"> PAGEREF _Toc87006519 \h </w:instrText>
            </w:r>
            <w:r w:rsidR="004945C5">
              <w:rPr>
                <w:noProof/>
                <w:webHidden/>
              </w:rPr>
            </w:r>
            <w:r w:rsidR="004945C5">
              <w:rPr>
                <w:noProof/>
                <w:webHidden/>
              </w:rPr>
              <w:fldChar w:fldCharType="separate"/>
            </w:r>
            <w:r w:rsidR="00B239D4">
              <w:rPr>
                <w:noProof/>
                <w:webHidden/>
              </w:rPr>
              <w:t>55</w:t>
            </w:r>
            <w:r w:rsidR="004945C5">
              <w:rPr>
                <w:noProof/>
                <w:webHidden/>
              </w:rPr>
              <w:fldChar w:fldCharType="end"/>
            </w:r>
          </w:hyperlink>
        </w:p>
        <w:p w14:paraId="6FB98AB0" w14:textId="5ECBDC97" w:rsidR="004945C5" w:rsidRDefault="00A476D4">
          <w:pPr>
            <w:pStyle w:val="TOC2"/>
            <w:tabs>
              <w:tab w:val="right" w:leader="dot" w:pos="9350"/>
            </w:tabs>
            <w:rPr>
              <w:rFonts w:eastAsiaTheme="minorEastAsia"/>
              <w:noProof/>
            </w:rPr>
          </w:pPr>
          <w:hyperlink w:anchor="_Toc87006520" w:history="1">
            <w:r w:rsidR="004945C5" w:rsidRPr="00355E7D">
              <w:rPr>
                <w:rStyle w:val="Hyperlink"/>
                <w:noProof/>
              </w:rPr>
              <w:t>McKenzie wetlands in the initial versions of the IDU, HRU, and Reach data layers</w:t>
            </w:r>
            <w:r w:rsidR="004945C5">
              <w:rPr>
                <w:noProof/>
                <w:webHidden/>
              </w:rPr>
              <w:tab/>
            </w:r>
            <w:r w:rsidR="004945C5">
              <w:rPr>
                <w:noProof/>
                <w:webHidden/>
              </w:rPr>
              <w:fldChar w:fldCharType="begin"/>
            </w:r>
            <w:r w:rsidR="004945C5">
              <w:rPr>
                <w:noProof/>
                <w:webHidden/>
              </w:rPr>
              <w:instrText xml:space="preserve"> PAGEREF _Toc87006520 \h </w:instrText>
            </w:r>
            <w:r w:rsidR="004945C5">
              <w:rPr>
                <w:noProof/>
                <w:webHidden/>
              </w:rPr>
            </w:r>
            <w:r w:rsidR="004945C5">
              <w:rPr>
                <w:noProof/>
                <w:webHidden/>
              </w:rPr>
              <w:fldChar w:fldCharType="separate"/>
            </w:r>
            <w:r w:rsidR="00B239D4">
              <w:rPr>
                <w:noProof/>
                <w:webHidden/>
              </w:rPr>
              <w:t>56</w:t>
            </w:r>
            <w:r w:rsidR="004945C5">
              <w:rPr>
                <w:noProof/>
                <w:webHidden/>
              </w:rPr>
              <w:fldChar w:fldCharType="end"/>
            </w:r>
          </w:hyperlink>
        </w:p>
        <w:p w14:paraId="3C0A7973" w14:textId="508E1638" w:rsidR="004945C5" w:rsidRDefault="00A476D4">
          <w:pPr>
            <w:pStyle w:val="TOC2"/>
            <w:tabs>
              <w:tab w:val="right" w:leader="dot" w:pos="9350"/>
            </w:tabs>
            <w:rPr>
              <w:rFonts w:eastAsiaTheme="minorEastAsia"/>
              <w:noProof/>
            </w:rPr>
          </w:pPr>
          <w:hyperlink w:anchor="_Toc87006521" w:history="1">
            <w:r w:rsidR="004945C5" w:rsidRPr="00355E7D">
              <w:rPr>
                <w:rStyle w:val="Hyperlink"/>
                <w:noProof/>
              </w:rPr>
              <w:t>Data changes for better representation of wetlands</w:t>
            </w:r>
            <w:r w:rsidR="004945C5">
              <w:rPr>
                <w:noProof/>
                <w:webHidden/>
              </w:rPr>
              <w:tab/>
            </w:r>
            <w:r w:rsidR="004945C5">
              <w:rPr>
                <w:noProof/>
                <w:webHidden/>
              </w:rPr>
              <w:fldChar w:fldCharType="begin"/>
            </w:r>
            <w:r w:rsidR="004945C5">
              <w:rPr>
                <w:noProof/>
                <w:webHidden/>
              </w:rPr>
              <w:instrText xml:space="preserve"> PAGEREF _Toc87006521 \h </w:instrText>
            </w:r>
            <w:r w:rsidR="004945C5">
              <w:rPr>
                <w:noProof/>
                <w:webHidden/>
              </w:rPr>
            </w:r>
            <w:r w:rsidR="004945C5">
              <w:rPr>
                <w:noProof/>
                <w:webHidden/>
              </w:rPr>
              <w:fldChar w:fldCharType="separate"/>
            </w:r>
            <w:r w:rsidR="00B239D4">
              <w:rPr>
                <w:noProof/>
                <w:webHidden/>
              </w:rPr>
              <w:t>56</w:t>
            </w:r>
            <w:r w:rsidR="004945C5">
              <w:rPr>
                <w:noProof/>
                <w:webHidden/>
              </w:rPr>
              <w:fldChar w:fldCharType="end"/>
            </w:r>
          </w:hyperlink>
        </w:p>
        <w:p w14:paraId="78E1FFD3" w14:textId="2C5BDFC0" w:rsidR="004945C5" w:rsidRDefault="00A476D4">
          <w:pPr>
            <w:pStyle w:val="TOC2"/>
            <w:tabs>
              <w:tab w:val="right" w:leader="dot" w:pos="9350"/>
            </w:tabs>
            <w:rPr>
              <w:rFonts w:eastAsiaTheme="minorEastAsia"/>
              <w:noProof/>
            </w:rPr>
          </w:pPr>
          <w:hyperlink w:anchor="_Toc87006522" w:history="1">
            <w:r w:rsidR="004945C5" w:rsidRPr="00355E7D">
              <w:rPr>
                <w:rStyle w:val="Hyperlink"/>
                <w:noProof/>
              </w:rPr>
              <w:t>Projection, Calendar, and Units</w:t>
            </w:r>
            <w:r w:rsidR="004945C5">
              <w:rPr>
                <w:noProof/>
                <w:webHidden/>
              </w:rPr>
              <w:tab/>
            </w:r>
            <w:r w:rsidR="004945C5">
              <w:rPr>
                <w:noProof/>
                <w:webHidden/>
              </w:rPr>
              <w:fldChar w:fldCharType="begin"/>
            </w:r>
            <w:r w:rsidR="004945C5">
              <w:rPr>
                <w:noProof/>
                <w:webHidden/>
              </w:rPr>
              <w:instrText xml:space="preserve"> PAGEREF _Toc87006522 \h </w:instrText>
            </w:r>
            <w:r w:rsidR="004945C5">
              <w:rPr>
                <w:noProof/>
                <w:webHidden/>
              </w:rPr>
            </w:r>
            <w:r w:rsidR="004945C5">
              <w:rPr>
                <w:noProof/>
                <w:webHidden/>
              </w:rPr>
              <w:fldChar w:fldCharType="separate"/>
            </w:r>
            <w:r w:rsidR="00B239D4">
              <w:rPr>
                <w:noProof/>
                <w:webHidden/>
              </w:rPr>
              <w:t>57</w:t>
            </w:r>
            <w:r w:rsidR="004945C5">
              <w:rPr>
                <w:noProof/>
                <w:webHidden/>
              </w:rPr>
              <w:fldChar w:fldCharType="end"/>
            </w:r>
          </w:hyperlink>
        </w:p>
        <w:p w14:paraId="112033B2" w14:textId="2F4550AB" w:rsidR="004945C5" w:rsidRDefault="00A476D4">
          <w:pPr>
            <w:pStyle w:val="TOC2"/>
            <w:tabs>
              <w:tab w:val="right" w:leader="dot" w:pos="9350"/>
            </w:tabs>
            <w:rPr>
              <w:rFonts w:eastAsiaTheme="minorEastAsia"/>
              <w:noProof/>
            </w:rPr>
          </w:pPr>
          <w:hyperlink w:anchor="_Toc87006523" w:history="1">
            <w:r w:rsidR="004945C5" w:rsidRPr="00355E7D">
              <w:rPr>
                <w:rStyle w:val="Hyperlink"/>
                <w:noProof/>
              </w:rPr>
              <w:t>Simulation of changes in wetlands over time</w:t>
            </w:r>
            <w:r w:rsidR="004945C5">
              <w:rPr>
                <w:noProof/>
                <w:webHidden/>
              </w:rPr>
              <w:tab/>
            </w:r>
            <w:r w:rsidR="004945C5">
              <w:rPr>
                <w:noProof/>
                <w:webHidden/>
              </w:rPr>
              <w:fldChar w:fldCharType="begin"/>
            </w:r>
            <w:r w:rsidR="004945C5">
              <w:rPr>
                <w:noProof/>
                <w:webHidden/>
              </w:rPr>
              <w:instrText xml:space="preserve"> PAGEREF _Toc87006523 \h </w:instrText>
            </w:r>
            <w:r w:rsidR="004945C5">
              <w:rPr>
                <w:noProof/>
                <w:webHidden/>
              </w:rPr>
            </w:r>
            <w:r w:rsidR="004945C5">
              <w:rPr>
                <w:noProof/>
                <w:webHidden/>
              </w:rPr>
              <w:fldChar w:fldCharType="separate"/>
            </w:r>
            <w:r w:rsidR="00B239D4">
              <w:rPr>
                <w:noProof/>
                <w:webHidden/>
              </w:rPr>
              <w:t>57</w:t>
            </w:r>
            <w:r w:rsidR="004945C5">
              <w:rPr>
                <w:noProof/>
                <w:webHidden/>
              </w:rPr>
              <w:fldChar w:fldCharType="end"/>
            </w:r>
          </w:hyperlink>
        </w:p>
        <w:p w14:paraId="1B6BF8D3" w14:textId="24505A10" w:rsidR="004945C5" w:rsidRDefault="00A476D4">
          <w:pPr>
            <w:pStyle w:val="TOC2"/>
            <w:tabs>
              <w:tab w:val="right" w:leader="dot" w:pos="9350"/>
            </w:tabs>
            <w:rPr>
              <w:rFonts w:eastAsiaTheme="minorEastAsia"/>
              <w:noProof/>
            </w:rPr>
          </w:pPr>
          <w:hyperlink w:anchor="_Toc87006524" w:history="1">
            <w:r w:rsidR="004945C5" w:rsidRPr="00355E7D">
              <w:rPr>
                <w:rStyle w:val="Hyperlink"/>
                <w:noProof/>
              </w:rPr>
              <w:t>How wetlands are represented in the model</w:t>
            </w:r>
            <w:r w:rsidR="004945C5">
              <w:rPr>
                <w:noProof/>
                <w:webHidden/>
              </w:rPr>
              <w:tab/>
            </w:r>
            <w:r w:rsidR="004945C5">
              <w:rPr>
                <w:noProof/>
                <w:webHidden/>
              </w:rPr>
              <w:fldChar w:fldCharType="begin"/>
            </w:r>
            <w:r w:rsidR="004945C5">
              <w:rPr>
                <w:noProof/>
                <w:webHidden/>
              </w:rPr>
              <w:instrText xml:space="preserve"> PAGEREF _Toc87006524 \h </w:instrText>
            </w:r>
            <w:r w:rsidR="004945C5">
              <w:rPr>
                <w:noProof/>
                <w:webHidden/>
              </w:rPr>
            </w:r>
            <w:r w:rsidR="004945C5">
              <w:rPr>
                <w:noProof/>
                <w:webHidden/>
              </w:rPr>
              <w:fldChar w:fldCharType="separate"/>
            </w:r>
            <w:r w:rsidR="00B239D4">
              <w:rPr>
                <w:noProof/>
                <w:webHidden/>
              </w:rPr>
              <w:t>57</w:t>
            </w:r>
            <w:r w:rsidR="004945C5">
              <w:rPr>
                <w:noProof/>
                <w:webHidden/>
              </w:rPr>
              <w:fldChar w:fldCharType="end"/>
            </w:r>
          </w:hyperlink>
        </w:p>
        <w:p w14:paraId="1835833B" w14:textId="2C1A01CB" w:rsidR="004945C5" w:rsidRDefault="00A476D4">
          <w:pPr>
            <w:pStyle w:val="TOC2"/>
            <w:tabs>
              <w:tab w:val="right" w:leader="dot" w:pos="9350"/>
            </w:tabs>
            <w:rPr>
              <w:rFonts w:eastAsiaTheme="minorEastAsia"/>
              <w:noProof/>
            </w:rPr>
          </w:pPr>
          <w:hyperlink w:anchor="_Toc87006525" w:history="1">
            <w:r w:rsidR="004945C5" w:rsidRPr="00355E7D">
              <w:rPr>
                <w:rStyle w:val="Hyperlink"/>
                <w:noProof/>
              </w:rPr>
              <w:t>The Wetland class and Wetland objects in the C++ code</w:t>
            </w:r>
            <w:r w:rsidR="004945C5">
              <w:rPr>
                <w:noProof/>
                <w:webHidden/>
              </w:rPr>
              <w:tab/>
            </w:r>
            <w:r w:rsidR="004945C5">
              <w:rPr>
                <w:noProof/>
                <w:webHidden/>
              </w:rPr>
              <w:fldChar w:fldCharType="begin"/>
            </w:r>
            <w:r w:rsidR="004945C5">
              <w:rPr>
                <w:noProof/>
                <w:webHidden/>
              </w:rPr>
              <w:instrText xml:space="preserve"> PAGEREF _Toc87006525 \h </w:instrText>
            </w:r>
            <w:r w:rsidR="004945C5">
              <w:rPr>
                <w:noProof/>
                <w:webHidden/>
              </w:rPr>
            </w:r>
            <w:r w:rsidR="004945C5">
              <w:rPr>
                <w:noProof/>
                <w:webHidden/>
              </w:rPr>
              <w:fldChar w:fldCharType="separate"/>
            </w:r>
            <w:r w:rsidR="00B239D4">
              <w:rPr>
                <w:noProof/>
                <w:webHidden/>
              </w:rPr>
              <w:t>59</w:t>
            </w:r>
            <w:r w:rsidR="004945C5">
              <w:rPr>
                <w:noProof/>
                <w:webHidden/>
              </w:rPr>
              <w:fldChar w:fldCharType="end"/>
            </w:r>
          </w:hyperlink>
        </w:p>
        <w:p w14:paraId="57F83A56" w14:textId="76137F40" w:rsidR="004945C5" w:rsidRDefault="00A476D4">
          <w:pPr>
            <w:pStyle w:val="TOC2"/>
            <w:tabs>
              <w:tab w:val="right" w:leader="dot" w:pos="9350"/>
            </w:tabs>
            <w:rPr>
              <w:rFonts w:eastAsiaTheme="minorEastAsia"/>
              <w:noProof/>
            </w:rPr>
          </w:pPr>
          <w:hyperlink w:anchor="_Toc87006526" w:history="1">
            <w:r w:rsidR="004945C5" w:rsidRPr="00355E7D">
              <w:rPr>
                <w:rStyle w:val="Hyperlink"/>
                <w:noProof/>
              </w:rPr>
              <w:t>Topology of wetlands, HRUs, IDUs, and reaches</w:t>
            </w:r>
            <w:r w:rsidR="004945C5">
              <w:rPr>
                <w:noProof/>
                <w:webHidden/>
              </w:rPr>
              <w:tab/>
            </w:r>
            <w:r w:rsidR="004945C5">
              <w:rPr>
                <w:noProof/>
                <w:webHidden/>
              </w:rPr>
              <w:fldChar w:fldCharType="begin"/>
            </w:r>
            <w:r w:rsidR="004945C5">
              <w:rPr>
                <w:noProof/>
                <w:webHidden/>
              </w:rPr>
              <w:instrText xml:space="preserve"> PAGEREF _Toc87006526 \h </w:instrText>
            </w:r>
            <w:r w:rsidR="004945C5">
              <w:rPr>
                <w:noProof/>
                <w:webHidden/>
              </w:rPr>
            </w:r>
            <w:r w:rsidR="004945C5">
              <w:rPr>
                <w:noProof/>
                <w:webHidden/>
              </w:rPr>
              <w:fldChar w:fldCharType="separate"/>
            </w:r>
            <w:r w:rsidR="00B239D4">
              <w:rPr>
                <w:noProof/>
                <w:webHidden/>
              </w:rPr>
              <w:t>59</w:t>
            </w:r>
            <w:r w:rsidR="004945C5">
              <w:rPr>
                <w:noProof/>
                <w:webHidden/>
              </w:rPr>
              <w:fldChar w:fldCharType="end"/>
            </w:r>
          </w:hyperlink>
        </w:p>
        <w:p w14:paraId="68E2CF27" w14:textId="26D1D145" w:rsidR="004945C5" w:rsidRDefault="00A476D4">
          <w:pPr>
            <w:pStyle w:val="TOC2"/>
            <w:tabs>
              <w:tab w:val="right" w:leader="dot" w:pos="9350"/>
            </w:tabs>
            <w:rPr>
              <w:rFonts w:eastAsiaTheme="minorEastAsia"/>
              <w:noProof/>
            </w:rPr>
          </w:pPr>
          <w:hyperlink w:anchor="_Toc87006527" w:history="1">
            <w:r w:rsidR="004945C5" w:rsidRPr="00355E7D">
              <w:rPr>
                <w:rStyle w:val="Hyperlink"/>
                <w:noProof/>
              </w:rPr>
              <w:t>Attributes of interest in the wetlands study</w:t>
            </w:r>
            <w:r w:rsidR="004945C5">
              <w:rPr>
                <w:noProof/>
                <w:webHidden/>
              </w:rPr>
              <w:tab/>
            </w:r>
            <w:r w:rsidR="004945C5">
              <w:rPr>
                <w:noProof/>
                <w:webHidden/>
              </w:rPr>
              <w:fldChar w:fldCharType="begin"/>
            </w:r>
            <w:r w:rsidR="004945C5">
              <w:rPr>
                <w:noProof/>
                <w:webHidden/>
              </w:rPr>
              <w:instrText xml:space="preserve"> PAGEREF _Toc87006527 \h </w:instrText>
            </w:r>
            <w:r w:rsidR="004945C5">
              <w:rPr>
                <w:noProof/>
                <w:webHidden/>
              </w:rPr>
            </w:r>
            <w:r w:rsidR="004945C5">
              <w:rPr>
                <w:noProof/>
                <w:webHidden/>
              </w:rPr>
              <w:fldChar w:fldCharType="separate"/>
            </w:r>
            <w:r w:rsidR="00B239D4">
              <w:rPr>
                <w:noProof/>
                <w:webHidden/>
              </w:rPr>
              <w:t>59</w:t>
            </w:r>
            <w:r w:rsidR="004945C5">
              <w:rPr>
                <w:noProof/>
                <w:webHidden/>
              </w:rPr>
              <w:fldChar w:fldCharType="end"/>
            </w:r>
          </w:hyperlink>
        </w:p>
        <w:p w14:paraId="60320A2B" w14:textId="329B57EA" w:rsidR="004945C5" w:rsidRDefault="00A476D4">
          <w:pPr>
            <w:pStyle w:val="TOC2"/>
            <w:tabs>
              <w:tab w:val="right" w:leader="dot" w:pos="9350"/>
            </w:tabs>
            <w:rPr>
              <w:rFonts w:eastAsiaTheme="minorEastAsia"/>
              <w:noProof/>
            </w:rPr>
          </w:pPr>
          <w:hyperlink w:anchor="_Toc87006528" w:history="1">
            <w:r w:rsidR="004945C5" w:rsidRPr="00355E7D">
              <w:rPr>
                <w:rStyle w:val="Hyperlink"/>
                <w:noProof/>
              </w:rPr>
              <w:t>A WETNESS attribute</w:t>
            </w:r>
            <w:r w:rsidR="004945C5">
              <w:rPr>
                <w:noProof/>
                <w:webHidden/>
              </w:rPr>
              <w:tab/>
            </w:r>
            <w:r w:rsidR="004945C5">
              <w:rPr>
                <w:noProof/>
                <w:webHidden/>
              </w:rPr>
              <w:fldChar w:fldCharType="begin"/>
            </w:r>
            <w:r w:rsidR="004945C5">
              <w:rPr>
                <w:noProof/>
                <w:webHidden/>
              </w:rPr>
              <w:instrText xml:space="preserve"> PAGEREF _Toc87006528 \h </w:instrText>
            </w:r>
            <w:r w:rsidR="004945C5">
              <w:rPr>
                <w:noProof/>
                <w:webHidden/>
              </w:rPr>
            </w:r>
            <w:r w:rsidR="004945C5">
              <w:rPr>
                <w:noProof/>
                <w:webHidden/>
              </w:rPr>
              <w:fldChar w:fldCharType="separate"/>
            </w:r>
            <w:r w:rsidR="00B239D4">
              <w:rPr>
                <w:noProof/>
                <w:webHidden/>
              </w:rPr>
              <w:t>59</w:t>
            </w:r>
            <w:r w:rsidR="004945C5">
              <w:rPr>
                <w:noProof/>
                <w:webHidden/>
              </w:rPr>
              <w:fldChar w:fldCharType="end"/>
            </w:r>
          </w:hyperlink>
        </w:p>
        <w:p w14:paraId="7ABD0F40" w14:textId="6AE899FF" w:rsidR="004945C5" w:rsidRDefault="00A476D4">
          <w:pPr>
            <w:pStyle w:val="TOC2"/>
            <w:tabs>
              <w:tab w:val="right" w:leader="dot" w:pos="9350"/>
            </w:tabs>
            <w:rPr>
              <w:rFonts w:eastAsiaTheme="minorEastAsia"/>
              <w:noProof/>
            </w:rPr>
          </w:pPr>
          <w:hyperlink w:anchor="_Toc87006529" w:history="1">
            <w:r w:rsidR="004945C5" w:rsidRPr="00355E7D">
              <w:rPr>
                <w:rStyle w:val="Hyperlink"/>
                <w:noProof/>
              </w:rPr>
              <w:t>Calculating the exchange of water between the wetland and the reach</w:t>
            </w:r>
            <w:r w:rsidR="004945C5">
              <w:rPr>
                <w:noProof/>
                <w:webHidden/>
              </w:rPr>
              <w:tab/>
            </w:r>
            <w:r w:rsidR="004945C5">
              <w:rPr>
                <w:noProof/>
                <w:webHidden/>
              </w:rPr>
              <w:fldChar w:fldCharType="begin"/>
            </w:r>
            <w:r w:rsidR="004945C5">
              <w:rPr>
                <w:noProof/>
                <w:webHidden/>
              </w:rPr>
              <w:instrText xml:space="preserve"> PAGEREF _Toc87006529 \h </w:instrText>
            </w:r>
            <w:r w:rsidR="004945C5">
              <w:rPr>
                <w:noProof/>
                <w:webHidden/>
              </w:rPr>
            </w:r>
            <w:r w:rsidR="004945C5">
              <w:rPr>
                <w:noProof/>
                <w:webHidden/>
              </w:rPr>
              <w:fldChar w:fldCharType="separate"/>
            </w:r>
            <w:r w:rsidR="00B239D4">
              <w:rPr>
                <w:noProof/>
                <w:webHidden/>
              </w:rPr>
              <w:t>60</w:t>
            </w:r>
            <w:r w:rsidR="004945C5">
              <w:rPr>
                <w:noProof/>
                <w:webHidden/>
              </w:rPr>
              <w:fldChar w:fldCharType="end"/>
            </w:r>
          </w:hyperlink>
        </w:p>
        <w:p w14:paraId="41FEFF37" w14:textId="63A393FE" w:rsidR="004945C5" w:rsidRDefault="00A476D4">
          <w:pPr>
            <w:pStyle w:val="TOC3"/>
            <w:tabs>
              <w:tab w:val="right" w:leader="dot" w:pos="9350"/>
            </w:tabs>
            <w:rPr>
              <w:rFonts w:eastAsiaTheme="minorEastAsia"/>
              <w:noProof/>
            </w:rPr>
          </w:pPr>
          <w:hyperlink w:anchor="_Toc87006530" w:history="1">
            <w:r w:rsidR="004945C5" w:rsidRPr="00355E7D">
              <w:rPr>
                <w:rStyle w:val="Hyperlink"/>
                <w:noProof/>
              </w:rPr>
              <w:t>Wetland IDU parameters</w:t>
            </w:r>
            <w:r w:rsidR="004945C5">
              <w:rPr>
                <w:noProof/>
                <w:webHidden/>
              </w:rPr>
              <w:tab/>
            </w:r>
            <w:r w:rsidR="004945C5">
              <w:rPr>
                <w:noProof/>
                <w:webHidden/>
              </w:rPr>
              <w:fldChar w:fldCharType="begin"/>
            </w:r>
            <w:r w:rsidR="004945C5">
              <w:rPr>
                <w:noProof/>
                <w:webHidden/>
              </w:rPr>
              <w:instrText xml:space="preserve"> PAGEREF _Toc87006530 \h </w:instrText>
            </w:r>
            <w:r w:rsidR="004945C5">
              <w:rPr>
                <w:noProof/>
                <w:webHidden/>
              </w:rPr>
            </w:r>
            <w:r w:rsidR="004945C5">
              <w:rPr>
                <w:noProof/>
                <w:webHidden/>
              </w:rPr>
              <w:fldChar w:fldCharType="separate"/>
            </w:r>
            <w:r w:rsidR="00B239D4">
              <w:rPr>
                <w:noProof/>
                <w:webHidden/>
              </w:rPr>
              <w:t>61</w:t>
            </w:r>
            <w:r w:rsidR="004945C5">
              <w:rPr>
                <w:noProof/>
                <w:webHidden/>
              </w:rPr>
              <w:fldChar w:fldCharType="end"/>
            </w:r>
          </w:hyperlink>
        </w:p>
        <w:p w14:paraId="6E91A949" w14:textId="37F98EEE" w:rsidR="004945C5" w:rsidRDefault="00A476D4">
          <w:pPr>
            <w:pStyle w:val="TOC3"/>
            <w:tabs>
              <w:tab w:val="right" w:leader="dot" w:pos="9350"/>
            </w:tabs>
            <w:rPr>
              <w:rFonts w:eastAsiaTheme="minorEastAsia"/>
              <w:noProof/>
            </w:rPr>
          </w:pPr>
          <w:hyperlink w:anchor="_Toc87006531" w:history="1">
            <w:r w:rsidR="004945C5" w:rsidRPr="00355E7D">
              <w:rPr>
                <w:rStyle w:val="Hyperlink"/>
                <w:noProof/>
              </w:rPr>
              <w:t>Reach parameters</w:t>
            </w:r>
            <w:r w:rsidR="004945C5">
              <w:rPr>
                <w:noProof/>
                <w:webHidden/>
              </w:rPr>
              <w:tab/>
            </w:r>
            <w:r w:rsidR="004945C5">
              <w:rPr>
                <w:noProof/>
                <w:webHidden/>
              </w:rPr>
              <w:fldChar w:fldCharType="begin"/>
            </w:r>
            <w:r w:rsidR="004945C5">
              <w:rPr>
                <w:noProof/>
                <w:webHidden/>
              </w:rPr>
              <w:instrText xml:space="preserve"> PAGEREF _Toc87006531 \h </w:instrText>
            </w:r>
            <w:r w:rsidR="004945C5">
              <w:rPr>
                <w:noProof/>
                <w:webHidden/>
              </w:rPr>
            </w:r>
            <w:r w:rsidR="004945C5">
              <w:rPr>
                <w:noProof/>
                <w:webHidden/>
              </w:rPr>
              <w:fldChar w:fldCharType="separate"/>
            </w:r>
            <w:r w:rsidR="00B239D4">
              <w:rPr>
                <w:noProof/>
                <w:webHidden/>
              </w:rPr>
              <w:t>61</w:t>
            </w:r>
            <w:r w:rsidR="004945C5">
              <w:rPr>
                <w:noProof/>
                <w:webHidden/>
              </w:rPr>
              <w:fldChar w:fldCharType="end"/>
            </w:r>
          </w:hyperlink>
        </w:p>
        <w:p w14:paraId="65183A39" w14:textId="52BD8625" w:rsidR="004945C5" w:rsidRDefault="00A476D4">
          <w:pPr>
            <w:pStyle w:val="TOC2"/>
            <w:tabs>
              <w:tab w:val="right" w:leader="dot" w:pos="9350"/>
            </w:tabs>
            <w:rPr>
              <w:rFonts w:eastAsiaTheme="minorEastAsia"/>
              <w:noProof/>
            </w:rPr>
          </w:pPr>
          <w:hyperlink w:anchor="_Toc87006532" w:history="1">
            <w:r w:rsidR="004945C5" w:rsidRPr="00355E7D">
              <w:rPr>
                <w:rStyle w:val="Hyperlink"/>
                <w:noProof/>
              </w:rPr>
              <w:t>Implementation of the exchange of water between the wetland and the reach</w:t>
            </w:r>
            <w:r w:rsidR="004945C5">
              <w:rPr>
                <w:noProof/>
                <w:webHidden/>
              </w:rPr>
              <w:tab/>
            </w:r>
            <w:r w:rsidR="004945C5">
              <w:rPr>
                <w:noProof/>
                <w:webHidden/>
              </w:rPr>
              <w:fldChar w:fldCharType="begin"/>
            </w:r>
            <w:r w:rsidR="004945C5">
              <w:rPr>
                <w:noProof/>
                <w:webHidden/>
              </w:rPr>
              <w:instrText xml:space="preserve"> PAGEREF _Toc87006532 \h </w:instrText>
            </w:r>
            <w:r w:rsidR="004945C5">
              <w:rPr>
                <w:noProof/>
                <w:webHidden/>
              </w:rPr>
            </w:r>
            <w:r w:rsidR="004945C5">
              <w:rPr>
                <w:noProof/>
                <w:webHidden/>
              </w:rPr>
              <w:fldChar w:fldCharType="separate"/>
            </w:r>
            <w:r w:rsidR="00B239D4">
              <w:rPr>
                <w:noProof/>
                <w:webHidden/>
              </w:rPr>
              <w:t>61</w:t>
            </w:r>
            <w:r w:rsidR="004945C5">
              <w:rPr>
                <w:noProof/>
                <w:webHidden/>
              </w:rPr>
              <w:fldChar w:fldCharType="end"/>
            </w:r>
          </w:hyperlink>
        </w:p>
        <w:p w14:paraId="6D7E7B57" w14:textId="071C12DE" w:rsidR="004945C5" w:rsidRDefault="00A476D4">
          <w:pPr>
            <w:pStyle w:val="TOC2"/>
            <w:tabs>
              <w:tab w:val="right" w:leader="dot" w:pos="9350"/>
            </w:tabs>
            <w:rPr>
              <w:rFonts w:eastAsiaTheme="minorEastAsia"/>
              <w:noProof/>
            </w:rPr>
          </w:pPr>
          <w:hyperlink w:anchor="_Toc87006533" w:history="1">
            <w:r w:rsidR="004945C5" w:rsidRPr="00355E7D">
              <w:rPr>
                <w:rStyle w:val="Hyperlink"/>
                <w:noProof/>
              </w:rPr>
              <w:t>Standing water temperature</w:t>
            </w:r>
            <w:r w:rsidR="004945C5">
              <w:rPr>
                <w:noProof/>
                <w:webHidden/>
              </w:rPr>
              <w:tab/>
            </w:r>
            <w:r w:rsidR="004945C5">
              <w:rPr>
                <w:noProof/>
                <w:webHidden/>
              </w:rPr>
              <w:fldChar w:fldCharType="begin"/>
            </w:r>
            <w:r w:rsidR="004945C5">
              <w:rPr>
                <w:noProof/>
                <w:webHidden/>
              </w:rPr>
              <w:instrText xml:space="preserve"> PAGEREF _Toc87006533 \h </w:instrText>
            </w:r>
            <w:r w:rsidR="004945C5">
              <w:rPr>
                <w:noProof/>
                <w:webHidden/>
              </w:rPr>
            </w:r>
            <w:r w:rsidR="004945C5">
              <w:rPr>
                <w:noProof/>
                <w:webHidden/>
              </w:rPr>
              <w:fldChar w:fldCharType="separate"/>
            </w:r>
            <w:r w:rsidR="00B239D4">
              <w:rPr>
                <w:noProof/>
                <w:webHidden/>
              </w:rPr>
              <w:t>63</w:t>
            </w:r>
            <w:r w:rsidR="004945C5">
              <w:rPr>
                <w:noProof/>
                <w:webHidden/>
              </w:rPr>
              <w:fldChar w:fldCharType="end"/>
            </w:r>
          </w:hyperlink>
        </w:p>
        <w:p w14:paraId="284EA242" w14:textId="0BAF02DE" w:rsidR="004945C5" w:rsidRDefault="00A476D4">
          <w:pPr>
            <w:pStyle w:val="TOC2"/>
            <w:tabs>
              <w:tab w:val="right" w:leader="dot" w:pos="9350"/>
            </w:tabs>
            <w:rPr>
              <w:rFonts w:eastAsiaTheme="minorEastAsia"/>
              <w:noProof/>
            </w:rPr>
          </w:pPr>
          <w:hyperlink w:anchor="_Toc87006534" w:history="1">
            <w:r w:rsidR="004945C5" w:rsidRPr="00355E7D">
              <w:rPr>
                <w:rStyle w:val="Hyperlink"/>
                <w:noProof/>
              </w:rPr>
              <w:t>Evapotranspiration from wetlands</w:t>
            </w:r>
            <w:r w:rsidR="004945C5">
              <w:rPr>
                <w:noProof/>
                <w:webHidden/>
              </w:rPr>
              <w:tab/>
            </w:r>
            <w:r w:rsidR="004945C5">
              <w:rPr>
                <w:noProof/>
                <w:webHidden/>
              </w:rPr>
              <w:fldChar w:fldCharType="begin"/>
            </w:r>
            <w:r w:rsidR="004945C5">
              <w:rPr>
                <w:noProof/>
                <w:webHidden/>
              </w:rPr>
              <w:instrText xml:space="preserve"> PAGEREF _Toc87006534 \h </w:instrText>
            </w:r>
            <w:r w:rsidR="004945C5">
              <w:rPr>
                <w:noProof/>
                <w:webHidden/>
              </w:rPr>
            </w:r>
            <w:r w:rsidR="004945C5">
              <w:rPr>
                <w:noProof/>
                <w:webHidden/>
              </w:rPr>
              <w:fldChar w:fldCharType="separate"/>
            </w:r>
            <w:r w:rsidR="00B239D4">
              <w:rPr>
                <w:noProof/>
                <w:webHidden/>
              </w:rPr>
              <w:t>63</w:t>
            </w:r>
            <w:r w:rsidR="004945C5">
              <w:rPr>
                <w:noProof/>
                <w:webHidden/>
              </w:rPr>
              <w:fldChar w:fldCharType="end"/>
            </w:r>
          </w:hyperlink>
        </w:p>
        <w:p w14:paraId="6BB375F2" w14:textId="2C8E4644" w:rsidR="004945C5" w:rsidRDefault="00A476D4">
          <w:pPr>
            <w:pStyle w:val="TOC2"/>
            <w:tabs>
              <w:tab w:val="right" w:leader="dot" w:pos="9350"/>
            </w:tabs>
            <w:rPr>
              <w:rFonts w:eastAsiaTheme="minorEastAsia"/>
              <w:noProof/>
            </w:rPr>
          </w:pPr>
          <w:hyperlink w:anchor="_Toc87006535" w:history="1">
            <w:r w:rsidR="004945C5" w:rsidRPr="00355E7D">
              <w:rPr>
                <w:rStyle w:val="Hyperlink"/>
                <w:noProof/>
              </w:rPr>
              <w:t>Loss (or gain) of wetlands</w:t>
            </w:r>
            <w:r w:rsidR="004945C5">
              <w:rPr>
                <w:noProof/>
                <w:webHidden/>
              </w:rPr>
              <w:tab/>
            </w:r>
            <w:r w:rsidR="004945C5">
              <w:rPr>
                <w:noProof/>
                <w:webHidden/>
              </w:rPr>
              <w:fldChar w:fldCharType="begin"/>
            </w:r>
            <w:r w:rsidR="004945C5">
              <w:rPr>
                <w:noProof/>
                <w:webHidden/>
              </w:rPr>
              <w:instrText xml:space="preserve"> PAGEREF _Toc87006535 \h </w:instrText>
            </w:r>
            <w:r w:rsidR="004945C5">
              <w:rPr>
                <w:noProof/>
                <w:webHidden/>
              </w:rPr>
            </w:r>
            <w:r w:rsidR="004945C5">
              <w:rPr>
                <w:noProof/>
                <w:webHidden/>
              </w:rPr>
              <w:fldChar w:fldCharType="separate"/>
            </w:r>
            <w:r w:rsidR="00B239D4">
              <w:rPr>
                <w:noProof/>
                <w:webHidden/>
              </w:rPr>
              <w:t>63</w:t>
            </w:r>
            <w:r w:rsidR="004945C5">
              <w:rPr>
                <w:noProof/>
                <w:webHidden/>
              </w:rPr>
              <w:fldChar w:fldCharType="end"/>
            </w:r>
          </w:hyperlink>
        </w:p>
        <w:p w14:paraId="5EC0B90D" w14:textId="185D37DA" w:rsidR="004945C5" w:rsidRDefault="00A476D4">
          <w:pPr>
            <w:pStyle w:val="TOC2"/>
            <w:tabs>
              <w:tab w:val="right" w:leader="dot" w:pos="9350"/>
            </w:tabs>
            <w:rPr>
              <w:rFonts w:eastAsiaTheme="minorEastAsia"/>
              <w:noProof/>
            </w:rPr>
          </w:pPr>
          <w:hyperlink w:anchor="_Toc87006536" w:history="1">
            <w:r w:rsidR="004945C5" w:rsidRPr="00355E7D">
              <w:rPr>
                <w:rStyle w:val="Hyperlink"/>
                <w:noProof/>
              </w:rPr>
              <w:t>Wetland state and transition model</w:t>
            </w:r>
            <w:r w:rsidR="004945C5">
              <w:rPr>
                <w:noProof/>
                <w:webHidden/>
              </w:rPr>
              <w:tab/>
            </w:r>
            <w:r w:rsidR="004945C5">
              <w:rPr>
                <w:noProof/>
                <w:webHidden/>
              </w:rPr>
              <w:fldChar w:fldCharType="begin"/>
            </w:r>
            <w:r w:rsidR="004945C5">
              <w:rPr>
                <w:noProof/>
                <w:webHidden/>
              </w:rPr>
              <w:instrText xml:space="preserve"> PAGEREF _Toc87006536 \h </w:instrText>
            </w:r>
            <w:r w:rsidR="004945C5">
              <w:rPr>
                <w:noProof/>
                <w:webHidden/>
              </w:rPr>
            </w:r>
            <w:r w:rsidR="004945C5">
              <w:rPr>
                <w:noProof/>
                <w:webHidden/>
              </w:rPr>
              <w:fldChar w:fldCharType="separate"/>
            </w:r>
            <w:r w:rsidR="00B239D4">
              <w:rPr>
                <w:noProof/>
                <w:webHidden/>
              </w:rPr>
              <w:t>64</w:t>
            </w:r>
            <w:r w:rsidR="004945C5">
              <w:rPr>
                <w:noProof/>
                <w:webHidden/>
              </w:rPr>
              <w:fldChar w:fldCharType="end"/>
            </w:r>
          </w:hyperlink>
        </w:p>
        <w:p w14:paraId="2288168B" w14:textId="31CB73E2" w:rsidR="004945C5" w:rsidRDefault="00A476D4">
          <w:pPr>
            <w:pStyle w:val="TOC2"/>
            <w:tabs>
              <w:tab w:val="right" w:leader="dot" w:pos="9350"/>
            </w:tabs>
            <w:rPr>
              <w:rFonts w:eastAsiaTheme="minorEastAsia"/>
              <w:noProof/>
            </w:rPr>
          </w:pPr>
          <w:hyperlink w:anchor="_Toc87006537" w:history="1">
            <w:r w:rsidR="004945C5" w:rsidRPr="00355E7D">
              <w:rPr>
                <w:rStyle w:val="Hyperlink"/>
                <w:noProof/>
              </w:rPr>
              <w:t>Activating a wetland in the wetland model</w:t>
            </w:r>
            <w:r w:rsidR="004945C5">
              <w:rPr>
                <w:noProof/>
                <w:webHidden/>
              </w:rPr>
              <w:tab/>
            </w:r>
            <w:r w:rsidR="004945C5">
              <w:rPr>
                <w:noProof/>
                <w:webHidden/>
              </w:rPr>
              <w:fldChar w:fldCharType="begin"/>
            </w:r>
            <w:r w:rsidR="004945C5">
              <w:rPr>
                <w:noProof/>
                <w:webHidden/>
              </w:rPr>
              <w:instrText xml:space="preserve"> PAGEREF _Toc87006537 \h </w:instrText>
            </w:r>
            <w:r w:rsidR="004945C5">
              <w:rPr>
                <w:noProof/>
                <w:webHidden/>
              </w:rPr>
            </w:r>
            <w:r w:rsidR="004945C5">
              <w:rPr>
                <w:noProof/>
                <w:webHidden/>
              </w:rPr>
              <w:fldChar w:fldCharType="separate"/>
            </w:r>
            <w:r w:rsidR="00B239D4">
              <w:rPr>
                <w:noProof/>
                <w:webHidden/>
              </w:rPr>
              <w:t>65</w:t>
            </w:r>
            <w:r w:rsidR="004945C5">
              <w:rPr>
                <w:noProof/>
                <w:webHidden/>
              </w:rPr>
              <w:fldChar w:fldCharType="end"/>
            </w:r>
          </w:hyperlink>
        </w:p>
        <w:p w14:paraId="59D59EC6" w14:textId="0185116B" w:rsidR="004945C5" w:rsidRDefault="00A476D4">
          <w:pPr>
            <w:pStyle w:val="TOC2"/>
            <w:tabs>
              <w:tab w:val="right" w:leader="dot" w:pos="9350"/>
            </w:tabs>
            <w:rPr>
              <w:rFonts w:eastAsiaTheme="minorEastAsia"/>
              <w:noProof/>
            </w:rPr>
          </w:pPr>
          <w:hyperlink w:anchor="_Toc87006538" w:history="1">
            <w:r w:rsidR="004945C5" w:rsidRPr="00355E7D">
              <w:rPr>
                <w:rStyle w:val="Hyperlink"/>
                <w:noProof/>
              </w:rPr>
              <w:t>Reality check</w:t>
            </w:r>
            <w:r w:rsidR="004945C5">
              <w:rPr>
                <w:noProof/>
                <w:webHidden/>
              </w:rPr>
              <w:tab/>
            </w:r>
            <w:r w:rsidR="004945C5">
              <w:rPr>
                <w:noProof/>
                <w:webHidden/>
              </w:rPr>
              <w:fldChar w:fldCharType="begin"/>
            </w:r>
            <w:r w:rsidR="004945C5">
              <w:rPr>
                <w:noProof/>
                <w:webHidden/>
              </w:rPr>
              <w:instrText xml:space="preserve"> PAGEREF _Toc87006538 \h </w:instrText>
            </w:r>
            <w:r w:rsidR="004945C5">
              <w:rPr>
                <w:noProof/>
                <w:webHidden/>
              </w:rPr>
            </w:r>
            <w:r w:rsidR="004945C5">
              <w:rPr>
                <w:noProof/>
                <w:webHidden/>
              </w:rPr>
              <w:fldChar w:fldCharType="separate"/>
            </w:r>
            <w:r w:rsidR="00B239D4">
              <w:rPr>
                <w:noProof/>
                <w:webHidden/>
              </w:rPr>
              <w:t>65</w:t>
            </w:r>
            <w:r w:rsidR="004945C5">
              <w:rPr>
                <w:noProof/>
                <w:webHidden/>
              </w:rPr>
              <w:fldChar w:fldCharType="end"/>
            </w:r>
          </w:hyperlink>
        </w:p>
        <w:p w14:paraId="7338E852" w14:textId="58CFB21B" w:rsidR="004945C5" w:rsidRDefault="00A476D4">
          <w:pPr>
            <w:pStyle w:val="TOC2"/>
            <w:tabs>
              <w:tab w:val="right" w:leader="dot" w:pos="9350"/>
            </w:tabs>
            <w:rPr>
              <w:rFonts w:eastAsiaTheme="minorEastAsia"/>
              <w:noProof/>
            </w:rPr>
          </w:pPr>
          <w:hyperlink w:anchor="_Toc87006539" w:history="1">
            <w:r w:rsidR="004945C5" w:rsidRPr="00355E7D">
              <w:rPr>
                <w:rStyle w:val="Hyperlink"/>
                <w:noProof/>
              </w:rPr>
              <w:t>High Cascades Springs</w:t>
            </w:r>
            <w:r w:rsidR="004945C5">
              <w:rPr>
                <w:noProof/>
                <w:webHidden/>
              </w:rPr>
              <w:tab/>
            </w:r>
            <w:r w:rsidR="004945C5">
              <w:rPr>
                <w:noProof/>
                <w:webHidden/>
              </w:rPr>
              <w:fldChar w:fldCharType="begin"/>
            </w:r>
            <w:r w:rsidR="004945C5">
              <w:rPr>
                <w:noProof/>
                <w:webHidden/>
              </w:rPr>
              <w:instrText xml:space="preserve"> PAGEREF _Toc87006539 \h </w:instrText>
            </w:r>
            <w:r w:rsidR="004945C5">
              <w:rPr>
                <w:noProof/>
                <w:webHidden/>
              </w:rPr>
            </w:r>
            <w:r w:rsidR="004945C5">
              <w:rPr>
                <w:noProof/>
                <w:webHidden/>
              </w:rPr>
              <w:fldChar w:fldCharType="separate"/>
            </w:r>
            <w:r w:rsidR="00B239D4">
              <w:rPr>
                <w:noProof/>
                <w:webHidden/>
              </w:rPr>
              <w:t>67</w:t>
            </w:r>
            <w:r w:rsidR="004945C5">
              <w:rPr>
                <w:noProof/>
                <w:webHidden/>
              </w:rPr>
              <w:fldChar w:fldCharType="end"/>
            </w:r>
          </w:hyperlink>
        </w:p>
        <w:p w14:paraId="69357C2F" w14:textId="517048BA" w:rsidR="004945C5" w:rsidRDefault="00A476D4">
          <w:pPr>
            <w:pStyle w:val="TOC2"/>
            <w:tabs>
              <w:tab w:val="right" w:leader="dot" w:pos="9350"/>
            </w:tabs>
            <w:rPr>
              <w:rFonts w:eastAsiaTheme="minorEastAsia"/>
              <w:noProof/>
            </w:rPr>
          </w:pPr>
          <w:hyperlink w:anchor="_Toc87006540" w:history="1">
            <w:r w:rsidR="004945C5" w:rsidRPr="00355E7D">
              <w:rPr>
                <w:rStyle w:val="Hyperlink"/>
                <w:noProof/>
              </w:rPr>
              <w:t>Calibration and simulation skill</w:t>
            </w:r>
            <w:r w:rsidR="004945C5">
              <w:rPr>
                <w:noProof/>
                <w:webHidden/>
              </w:rPr>
              <w:tab/>
            </w:r>
            <w:r w:rsidR="004945C5">
              <w:rPr>
                <w:noProof/>
                <w:webHidden/>
              </w:rPr>
              <w:fldChar w:fldCharType="begin"/>
            </w:r>
            <w:r w:rsidR="004945C5">
              <w:rPr>
                <w:noProof/>
                <w:webHidden/>
              </w:rPr>
              <w:instrText xml:space="preserve"> PAGEREF _Toc87006540 \h </w:instrText>
            </w:r>
            <w:r w:rsidR="004945C5">
              <w:rPr>
                <w:noProof/>
                <w:webHidden/>
              </w:rPr>
            </w:r>
            <w:r w:rsidR="004945C5">
              <w:rPr>
                <w:noProof/>
                <w:webHidden/>
              </w:rPr>
              <w:fldChar w:fldCharType="separate"/>
            </w:r>
            <w:r w:rsidR="00B239D4">
              <w:rPr>
                <w:noProof/>
                <w:webHidden/>
              </w:rPr>
              <w:t>69</w:t>
            </w:r>
            <w:r w:rsidR="004945C5">
              <w:rPr>
                <w:noProof/>
                <w:webHidden/>
              </w:rPr>
              <w:fldChar w:fldCharType="end"/>
            </w:r>
          </w:hyperlink>
        </w:p>
        <w:p w14:paraId="43EA1494" w14:textId="1346A3F7" w:rsidR="004945C5" w:rsidRDefault="00A476D4">
          <w:pPr>
            <w:pStyle w:val="TOC2"/>
            <w:tabs>
              <w:tab w:val="right" w:leader="dot" w:pos="9350"/>
            </w:tabs>
            <w:rPr>
              <w:rFonts w:eastAsiaTheme="minorEastAsia"/>
              <w:noProof/>
            </w:rPr>
          </w:pPr>
          <w:hyperlink w:anchor="_Toc87006541" w:history="1">
            <w:r w:rsidR="004945C5" w:rsidRPr="00355E7D">
              <w:rPr>
                <w:rStyle w:val="Hyperlink"/>
                <w:noProof/>
              </w:rPr>
              <w:t>Analysis of locations where the model has low skill</w:t>
            </w:r>
            <w:r w:rsidR="004945C5">
              <w:rPr>
                <w:noProof/>
                <w:webHidden/>
              </w:rPr>
              <w:tab/>
            </w:r>
            <w:r w:rsidR="004945C5">
              <w:rPr>
                <w:noProof/>
                <w:webHidden/>
              </w:rPr>
              <w:fldChar w:fldCharType="begin"/>
            </w:r>
            <w:r w:rsidR="004945C5">
              <w:rPr>
                <w:noProof/>
                <w:webHidden/>
              </w:rPr>
              <w:instrText xml:space="preserve"> PAGEREF _Toc87006541 \h </w:instrText>
            </w:r>
            <w:r w:rsidR="004945C5">
              <w:rPr>
                <w:noProof/>
                <w:webHidden/>
              </w:rPr>
            </w:r>
            <w:r w:rsidR="004945C5">
              <w:rPr>
                <w:noProof/>
                <w:webHidden/>
              </w:rPr>
              <w:fldChar w:fldCharType="separate"/>
            </w:r>
            <w:r w:rsidR="00B239D4">
              <w:rPr>
                <w:noProof/>
                <w:webHidden/>
              </w:rPr>
              <w:t>72</w:t>
            </w:r>
            <w:r w:rsidR="004945C5">
              <w:rPr>
                <w:noProof/>
                <w:webHidden/>
              </w:rPr>
              <w:fldChar w:fldCharType="end"/>
            </w:r>
          </w:hyperlink>
        </w:p>
        <w:p w14:paraId="06245520" w14:textId="44CD4566" w:rsidR="004945C5" w:rsidRDefault="00A476D4">
          <w:pPr>
            <w:pStyle w:val="TOC2"/>
            <w:tabs>
              <w:tab w:val="right" w:leader="dot" w:pos="9350"/>
            </w:tabs>
            <w:rPr>
              <w:rFonts w:eastAsiaTheme="minorEastAsia"/>
              <w:noProof/>
            </w:rPr>
          </w:pPr>
          <w:hyperlink w:anchor="_Toc87006542" w:history="1">
            <w:r w:rsidR="004945C5" w:rsidRPr="00355E7D">
              <w:rPr>
                <w:rStyle w:val="Hyperlink"/>
                <w:noProof/>
              </w:rPr>
              <w:t>Simulated McKenzie basin water budget and thermal energy budget</w:t>
            </w:r>
            <w:r w:rsidR="004945C5">
              <w:rPr>
                <w:noProof/>
                <w:webHidden/>
              </w:rPr>
              <w:tab/>
            </w:r>
            <w:r w:rsidR="004945C5">
              <w:rPr>
                <w:noProof/>
                <w:webHidden/>
              </w:rPr>
              <w:fldChar w:fldCharType="begin"/>
            </w:r>
            <w:r w:rsidR="004945C5">
              <w:rPr>
                <w:noProof/>
                <w:webHidden/>
              </w:rPr>
              <w:instrText xml:space="preserve"> PAGEREF _Toc87006542 \h </w:instrText>
            </w:r>
            <w:r w:rsidR="004945C5">
              <w:rPr>
                <w:noProof/>
                <w:webHidden/>
              </w:rPr>
            </w:r>
            <w:r w:rsidR="004945C5">
              <w:rPr>
                <w:noProof/>
                <w:webHidden/>
              </w:rPr>
              <w:fldChar w:fldCharType="separate"/>
            </w:r>
            <w:r w:rsidR="00B239D4">
              <w:rPr>
                <w:noProof/>
                <w:webHidden/>
              </w:rPr>
              <w:t>73</w:t>
            </w:r>
            <w:r w:rsidR="004945C5">
              <w:rPr>
                <w:noProof/>
                <w:webHidden/>
              </w:rPr>
              <w:fldChar w:fldCharType="end"/>
            </w:r>
          </w:hyperlink>
        </w:p>
        <w:p w14:paraId="3AE25A8F" w14:textId="2C399941" w:rsidR="004945C5" w:rsidRDefault="00A476D4">
          <w:pPr>
            <w:pStyle w:val="TOC2"/>
            <w:tabs>
              <w:tab w:val="right" w:leader="dot" w:pos="9350"/>
            </w:tabs>
            <w:rPr>
              <w:rFonts w:eastAsiaTheme="minorEastAsia"/>
              <w:noProof/>
            </w:rPr>
          </w:pPr>
          <w:hyperlink w:anchor="_Toc87006543" w:history="1">
            <w:r w:rsidR="004945C5" w:rsidRPr="00355E7D">
              <w:rPr>
                <w:rStyle w:val="Hyperlink"/>
                <w:noProof/>
              </w:rPr>
              <w:t>CW3M v. Shade-a-lator</w:t>
            </w:r>
            <w:r w:rsidR="004945C5">
              <w:rPr>
                <w:noProof/>
                <w:webHidden/>
              </w:rPr>
              <w:tab/>
            </w:r>
            <w:r w:rsidR="004945C5">
              <w:rPr>
                <w:noProof/>
                <w:webHidden/>
              </w:rPr>
              <w:fldChar w:fldCharType="begin"/>
            </w:r>
            <w:r w:rsidR="004945C5">
              <w:rPr>
                <w:noProof/>
                <w:webHidden/>
              </w:rPr>
              <w:instrText xml:space="preserve"> PAGEREF _Toc87006543 \h </w:instrText>
            </w:r>
            <w:r w:rsidR="004945C5">
              <w:rPr>
                <w:noProof/>
                <w:webHidden/>
              </w:rPr>
            </w:r>
            <w:r w:rsidR="004945C5">
              <w:rPr>
                <w:noProof/>
                <w:webHidden/>
              </w:rPr>
              <w:fldChar w:fldCharType="separate"/>
            </w:r>
            <w:r w:rsidR="00B239D4">
              <w:rPr>
                <w:noProof/>
                <w:webHidden/>
              </w:rPr>
              <w:t>74</w:t>
            </w:r>
            <w:r w:rsidR="004945C5">
              <w:rPr>
                <w:noProof/>
                <w:webHidden/>
              </w:rPr>
              <w:fldChar w:fldCharType="end"/>
            </w:r>
          </w:hyperlink>
        </w:p>
        <w:p w14:paraId="18B8E0B1" w14:textId="319ADEF2" w:rsidR="004945C5" w:rsidRDefault="00A476D4">
          <w:pPr>
            <w:pStyle w:val="TOC2"/>
            <w:tabs>
              <w:tab w:val="right" w:leader="dot" w:pos="9350"/>
            </w:tabs>
            <w:rPr>
              <w:rFonts w:eastAsiaTheme="minorEastAsia"/>
              <w:noProof/>
            </w:rPr>
          </w:pPr>
          <w:hyperlink w:anchor="_Toc87006544" w:history="1">
            <w:r w:rsidR="004945C5" w:rsidRPr="00355E7D">
              <w:rPr>
                <w:rStyle w:val="Hyperlink"/>
                <w:noProof/>
              </w:rPr>
              <w:t>Comparison of CW3M results to Shade-a-lator results</w:t>
            </w:r>
            <w:r w:rsidR="004945C5">
              <w:rPr>
                <w:noProof/>
                <w:webHidden/>
              </w:rPr>
              <w:tab/>
            </w:r>
            <w:r w:rsidR="004945C5">
              <w:rPr>
                <w:noProof/>
                <w:webHidden/>
              </w:rPr>
              <w:fldChar w:fldCharType="begin"/>
            </w:r>
            <w:r w:rsidR="004945C5">
              <w:rPr>
                <w:noProof/>
                <w:webHidden/>
              </w:rPr>
              <w:instrText xml:space="preserve"> PAGEREF _Toc87006544 \h </w:instrText>
            </w:r>
            <w:r w:rsidR="004945C5">
              <w:rPr>
                <w:noProof/>
                <w:webHidden/>
              </w:rPr>
            </w:r>
            <w:r w:rsidR="004945C5">
              <w:rPr>
                <w:noProof/>
                <w:webHidden/>
              </w:rPr>
              <w:fldChar w:fldCharType="separate"/>
            </w:r>
            <w:r w:rsidR="00B239D4">
              <w:rPr>
                <w:noProof/>
                <w:webHidden/>
              </w:rPr>
              <w:t>76</w:t>
            </w:r>
            <w:r w:rsidR="004945C5">
              <w:rPr>
                <w:noProof/>
                <w:webHidden/>
              </w:rPr>
              <w:fldChar w:fldCharType="end"/>
            </w:r>
          </w:hyperlink>
        </w:p>
        <w:p w14:paraId="07909762" w14:textId="2E411225" w:rsidR="004945C5" w:rsidRDefault="00A476D4">
          <w:pPr>
            <w:pStyle w:val="TOC1"/>
            <w:tabs>
              <w:tab w:val="right" w:leader="dot" w:pos="9350"/>
            </w:tabs>
            <w:rPr>
              <w:rFonts w:eastAsiaTheme="minorEastAsia"/>
              <w:noProof/>
            </w:rPr>
          </w:pPr>
          <w:hyperlink w:anchor="_Toc87006545" w:history="1">
            <w:r w:rsidR="004945C5" w:rsidRPr="00355E7D">
              <w:rPr>
                <w:rStyle w:val="Hyperlink"/>
                <w:noProof/>
              </w:rPr>
              <w:t>The Clackamas Basin</w:t>
            </w:r>
            <w:r w:rsidR="004945C5">
              <w:rPr>
                <w:noProof/>
                <w:webHidden/>
              </w:rPr>
              <w:tab/>
            </w:r>
            <w:r w:rsidR="004945C5">
              <w:rPr>
                <w:noProof/>
                <w:webHidden/>
              </w:rPr>
              <w:fldChar w:fldCharType="begin"/>
            </w:r>
            <w:r w:rsidR="004945C5">
              <w:rPr>
                <w:noProof/>
                <w:webHidden/>
              </w:rPr>
              <w:instrText xml:space="preserve"> PAGEREF _Toc87006545 \h </w:instrText>
            </w:r>
            <w:r w:rsidR="004945C5">
              <w:rPr>
                <w:noProof/>
                <w:webHidden/>
              </w:rPr>
            </w:r>
            <w:r w:rsidR="004945C5">
              <w:rPr>
                <w:noProof/>
                <w:webHidden/>
              </w:rPr>
              <w:fldChar w:fldCharType="separate"/>
            </w:r>
            <w:r w:rsidR="00B239D4">
              <w:rPr>
                <w:noProof/>
                <w:webHidden/>
              </w:rPr>
              <w:t>78</w:t>
            </w:r>
            <w:r w:rsidR="004945C5">
              <w:rPr>
                <w:noProof/>
                <w:webHidden/>
              </w:rPr>
              <w:fldChar w:fldCharType="end"/>
            </w:r>
          </w:hyperlink>
        </w:p>
        <w:p w14:paraId="510C3D1A" w14:textId="718AB857" w:rsidR="004945C5" w:rsidRDefault="00A476D4">
          <w:pPr>
            <w:pStyle w:val="TOC1"/>
            <w:tabs>
              <w:tab w:val="right" w:leader="dot" w:pos="9350"/>
            </w:tabs>
            <w:rPr>
              <w:rFonts w:eastAsiaTheme="minorEastAsia"/>
              <w:noProof/>
            </w:rPr>
          </w:pPr>
          <w:hyperlink w:anchor="_Toc87006546" w:history="1">
            <w:r w:rsidR="004945C5" w:rsidRPr="00355E7D">
              <w:rPr>
                <w:rStyle w:val="Hyperlink"/>
                <w:noProof/>
              </w:rPr>
              <w:t>Autonomous process details</w:t>
            </w:r>
            <w:r w:rsidR="004945C5">
              <w:rPr>
                <w:noProof/>
                <w:webHidden/>
              </w:rPr>
              <w:tab/>
            </w:r>
            <w:r w:rsidR="004945C5">
              <w:rPr>
                <w:noProof/>
                <w:webHidden/>
              </w:rPr>
              <w:fldChar w:fldCharType="begin"/>
            </w:r>
            <w:r w:rsidR="004945C5">
              <w:rPr>
                <w:noProof/>
                <w:webHidden/>
              </w:rPr>
              <w:instrText xml:space="preserve"> PAGEREF _Toc87006546 \h </w:instrText>
            </w:r>
            <w:r w:rsidR="004945C5">
              <w:rPr>
                <w:noProof/>
                <w:webHidden/>
              </w:rPr>
            </w:r>
            <w:r w:rsidR="004945C5">
              <w:rPr>
                <w:noProof/>
                <w:webHidden/>
              </w:rPr>
              <w:fldChar w:fldCharType="separate"/>
            </w:r>
            <w:r w:rsidR="00B239D4">
              <w:rPr>
                <w:noProof/>
                <w:webHidden/>
              </w:rPr>
              <w:t>79</w:t>
            </w:r>
            <w:r w:rsidR="004945C5">
              <w:rPr>
                <w:noProof/>
                <w:webHidden/>
              </w:rPr>
              <w:fldChar w:fldCharType="end"/>
            </w:r>
          </w:hyperlink>
        </w:p>
        <w:p w14:paraId="5D90F89E" w14:textId="25AE96EC" w:rsidR="004945C5" w:rsidRDefault="00A476D4">
          <w:pPr>
            <w:pStyle w:val="TOC2"/>
            <w:tabs>
              <w:tab w:val="right" w:leader="dot" w:pos="9350"/>
            </w:tabs>
            <w:rPr>
              <w:rFonts w:eastAsiaTheme="minorEastAsia"/>
              <w:noProof/>
            </w:rPr>
          </w:pPr>
          <w:hyperlink w:anchor="_Toc87006547" w:history="1">
            <w:r w:rsidR="004945C5" w:rsidRPr="00355E7D">
              <w:rPr>
                <w:rStyle w:val="Hyperlink"/>
                <w:noProof/>
              </w:rPr>
              <w:t>Prescribed LULCs</w:t>
            </w:r>
            <w:r w:rsidR="004945C5">
              <w:rPr>
                <w:noProof/>
                <w:webHidden/>
              </w:rPr>
              <w:tab/>
            </w:r>
            <w:r w:rsidR="004945C5">
              <w:rPr>
                <w:noProof/>
                <w:webHidden/>
              </w:rPr>
              <w:fldChar w:fldCharType="begin"/>
            </w:r>
            <w:r w:rsidR="004945C5">
              <w:rPr>
                <w:noProof/>
                <w:webHidden/>
              </w:rPr>
              <w:instrText xml:space="preserve"> PAGEREF _Toc87006547 \h </w:instrText>
            </w:r>
            <w:r w:rsidR="004945C5">
              <w:rPr>
                <w:noProof/>
                <w:webHidden/>
              </w:rPr>
            </w:r>
            <w:r w:rsidR="004945C5">
              <w:rPr>
                <w:noProof/>
                <w:webHidden/>
              </w:rPr>
              <w:fldChar w:fldCharType="separate"/>
            </w:r>
            <w:r w:rsidR="00B239D4">
              <w:rPr>
                <w:noProof/>
                <w:webHidden/>
              </w:rPr>
              <w:t>79</w:t>
            </w:r>
            <w:r w:rsidR="004945C5">
              <w:rPr>
                <w:noProof/>
                <w:webHidden/>
              </w:rPr>
              <w:fldChar w:fldCharType="end"/>
            </w:r>
          </w:hyperlink>
        </w:p>
        <w:p w14:paraId="1D9EAE00" w14:textId="03785591" w:rsidR="004945C5" w:rsidRDefault="00A476D4">
          <w:pPr>
            <w:pStyle w:val="TOC1"/>
            <w:tabs>
              <w:tab w:val="right" w:leader="dot" w:pos="9350"/>
            </w:tabs>
            <w:rPr>
              <w:rFonts w:eastAsiaTheme="minorEastAsia"/>
              <w:noProof/>
            </w:rPr>
          </w:pPr>
          <w:hyperlink w:anchor="_Toc87006548" w:history="1">
            <w:r w:rsidR="004945C5" w:rsidRPr="00355E7D">
              <w:rPr>
                <w:rStyle w:val="Hyperlink"/>
                <w:noProof/>
              </w:rPr>
              <w:t>Directory structure and file names</w:t>
            </w:r>
            <w:r w:rsidR="004945C5">
              <w:rPr>
                <w:noProof/>
                <w:webHidden/>
              </w:rPr>
              <w:tab/>
            </w:r>
            <w:r w:rsidR="004945C5">
              <w:rPr>
                <w:noProof/>
                <w:webHidden/>
              </w:rPr>
              <w:fldChar w:fldCharType="begin"/>
            </w:r>
            <w:r w:rsidR="004945C5">
              <w:rPr>
                <w:noProof/>
                <w:webHidden/>
              </w:rPr>
              <w:instrText xml:space="preserve"> PAGEREF _Toc87006548 \h </w:instrText>
            </w:r>
            <w:r w:rsidR="004945C5">
              <w:rPr>
                <w:noProof/>
                <w:webHidden/>
              </w:rPr>
            </w:r>
            <w:r w:rsidR="004945C5">
              <w:rPr>
                <w:noProof/>
                <w:webHidden/>
              </w:rPr>
              <w:fldChar w:fldCharType="separate"/>
            </w:r>
            <w:r w:rsidR="00B239D4">
              <w:rPr>
                <w:noProof/>
                <w:webHidden/>
              </w:rPr>
              <w:t>80</w:t>
            </w:r>
            <w:r w:rsidR="004945C5">
              <w:rPr>
                <w:noProof/>
                <w:webHidden/>
              </w:rPr>
              <w:fldChar w:fldCharType="end"/>
            </w:r>
          </w:hyperlink>
        </w:p>
        <w:p w14:paraId="6B85FF5A" w14:textId="10748234" w:rsidR="004945C5" w:rsidRDefault="00A476D4">
          <w:pPr>
            <w:pStyle w:val="TOC1"/>
            <w:tabs>
              <w:tab w:val="right" w:leader="dot" w:pos="9350"/>
            </w:tabs>
            <w:rPr>
              <w:rFonts w:eastAsiaTheme="minorEastAsia"/>
              <w:noProof/>
            </w:rPr>
          </w:pPr>
          <w:hyperlink w:anchor="_Toc87006549" w:history="1">
            <w:r w:rsidR="004945C5" w:rsidRPr="00355E7D">
              <w:rPr>
                <w:rStyle w:val="Hyperlink"/>
                <w:noProof/>
              </w:rPr>
              <w:t>C++ Source Code Conventions</w:t>
            </w:r>
            <w:r w:rsidR="004945C5">
              <w:rPr>
                <w:noProof/>
                <w:webHidden/>
              </w:rPr>
              <w:tab/>
            </w:r>
            <w:r w:rsidR="004945C5">
              <w:rPr>
                <w:noProof/>
                <w:webHidden/>
              </w:rPr>
              <w:fldChar w:fldCharType="begin"/>
            </w:r>
            <w:r w:rsidR="004945C5">
              <w:rPr>
                <w:noProof/>
                <w:webHidden/>
              </w:rPr>
              <w:instrText xml:space="preserve"> PAGEREF _Toc87006549 \h </w:instrText>
            </w:r>
            <w:r w:rsidR="004945C5">
              <w:rPr>
                <w:noProof/>
                <w:webHidden/>
              </w:rPr>
            </w:r>
            <w:r w:rsidR="004945C5">
              <w:rPr>
                <w:noProof/>
                <w:webHidden/>
              </w:rPr>
              <w:fldChar w:fldCharType="separate"/>
            </w:r>
            <w:r w:rsidR="00B239D4">
              <w:rPr>
                <w:noProof/>
                <w:webHidden/>
              </w:rPr>
              <w:t>81</w:t>
            </w:r>
            <w:r w:rsidR="004945C5">
              <w:rPr>
                <w:noProof/>
                <w:webHidden/>
              </w:rPr>
              <w:fldChar w:fldCharType="end"/>
            </w:r>
          </w:hyperlink>
        </w:p>
        <w:p w14:paraId="0EA2193B" w14:textId="68E5C921" w:rsidR="004945C5" w:rsidRDefault="00A476D4">
          <w:pPr>
            <w:pStyle w:val="TOC2"/>
            <w:tabs>
              <w:tab w:val="right" w:leader="dot" w:pos="9350"/>
            </w:tabs>
            <w:rPr>
              <w:rFonts w:eastAsiaTheme="minorEastAsia"/>
              <w:noProof/>
            </w:rPr>
          </w:pPr>
          <w:hyperlink w:anchor="_Toc87006550" w:history="1">
            <w:r w:rsidR="004945C5" w:rsidRPr="00355E7D">
              <w:rPr>
                <w:rStyle w:val="Hyperlink"/>
                <w:noProof/>
              </w:rPr>
              <w:t>Conklin’s conventions for variable names</w:t>
            </w:r>
            <w:r w:rsidR="004945C5">
              <w:rPr>
                <w:noProof/>
                <w:webHidden/>
              </w:rPr>
              <w:tab/>
            </w:r>
            <w:r w:rsidR="004945C5">
              <w:rPr>
                <w:noProof/>
                <w:webHidden/>
              </w:rPr>
              <w:fldChar w:fldCharType="begin"/>
            </w:r>
            <w:r w:rsidR="004945C5">
              <w:rPr>
                <w:noProof/>
                <w:webHidden/>
              </w:rPr>
              <w:instrText xml:space="preserve"> PAGEREF _Toc87006550 \h </w:instrText>
            </w:r>
            <w:r w:rsidR="004945C5">
              <w:rPr>
                <w:noProof/>
                <w:webHidden/>
              </w:rPr>
            </w:r>
            <w:r w:rsidR="004945C5">
              <w:rPr>
                <w:noProof/>
                <w:webHidden/>
              </w:rPr>
              <w:fldChar w:fldCharType="separate"/>
            </w:r>
            <w:r w:rsidR="00B239D4">
              <w:rPr>
                <w:noProof/>
                <w:webHidden/>
              </w:rPr>
              <w:t>81</w:t>
            </w:r>
            <w:r w:rsidR="004945C5">
              <w:rPr>
                <w:noProof/>
                <w:webHidden/>
              </w:rPr>
              <w:fldChar w:fldCharType="end"/>
            </w:r>
          </w:hyperlink>
        </w:p>
        <w:p w14:paraId="7BAEB7E2" w14:textId="11BCB6D7" w:rsidR="004945C5" w:rsidRDefault="00A476D4">
          <w:pPr>
            <w:pStyle w:val="TOC2"/>
            <w:tabs>
              <w:tab w:val="right" w:leader="dot" w:pos="9350"/>
            </w:tabs>
            <w:rPr>
              <w:rFonts w:eastAsiaTheme="minorEastAsia"/>
              <w:noProof/>
            </w:rPr>
          </w:pPr>
          <w:hyperlink w:anchor="_Toc87006551" w:history="1">
            <w:r w:rsidR="004945C5" w:rsidRPr="00355E7D">
              <w:rPr>
                <w:rStyle w:val="Hyperlink"/>
                <w:noProof/>
              </w:rPr>
              <w:t>Conklin’s conventions for the IDU layer and its attributes</w:t>
            </w:r>
            <w:r w:rsidR="004945C5">
              <w:rPr>
                <w:noProof/>
                <w:webHidden/>
              </w:rPr>
              <w:tab/>
            </w:r>
            <w:r w:rsidR="004945C5">
              <w:rPr>
                <w:noProof/>
                <w:webHidden/>
              </w:rPr>
              <w:fldChar w:fldCharType="begin"/>
            </w:r>
            <w:r w:rsidR="004945C5">
              <w:rPr>
                <w:noProof/>
                <w:webHidden/>
              </w:rPr>
              <w:instrText xml:space="preserve"> PAGEREF _Toc87006551 \h </w:instrText>
            </w:r>
            <w:r w:rsidR="004945C5">
              <w:rPr>
                <w:noProof/>
                <w:webHidden/>
              </w:rPr>
            </w:r>
            <w:r w:rsidR="004945C5">
              <w:rPr>
                <w:noProof/>
                <w:webHidden/>
              </w:rPr>
              <w:fldChar w:fldCharType="separate"/>
            </w:r>
            <w:r w:rsidR="00B239D4">
              <w:rPr>
                <w:noProof/>
                <w:webHidden/>
              </w:rPr>
              <w:t>81</w:t>
            </w:r>
            <w:r w:rsidR="004945C5">
              <w:rPr>
                <w:noProof/>
                <w:webHidden/>
              </w:rPr>
              <w:fldChar w:fldCharType="end"/>
            </w:r>
          </w:hyperlink>
        </w:p>
        <w:p w14:paraId="78D155EE" w14:textId="3043DAC4" w:rsidR="004945C5" w:rsidRDefault="00A476D4">
          <w:pPr>
            <w:pStyle w:val="TOC1"/>
            <w:tabs>
              <w:tab w:val="right" w:leader="dot" w:pos="9350"/>
            </w:tabs>
            <w:rPr>
              <w:rFonts w:eastAsiaTheme="minorEastAsia"/>
              <w:noProof/>
            </w:rPr>
          </w:pPr>
          <w:hyperlink w:anchor="_Toc87006552" w:history="1">
            <w:r w:rsidR="004945C5" w:rsidRPr="00355E7D">
              <w:rPr>
                <w:rStyle w:val="Hyperlink"/>
                <w:noProof/>
              </w:rPr>
              <w:t>Release Log</w:t>
            </w:r>
            <w:r w:rsidR="004945C5">
              <w:rPr>
                <w:noProof/>
                <w:webHidden/>
              </w:rPr>
              <w:tab/>
            </w:r>
            <w:r w:rsidR="004945C5">
              <w:rPr>
                <w:noProof/>
                <w:webHidden/>
              </w:rPr>
              <w:fldChar w:fldCharType="begin"/>
            </w:r>
            <w:r w:rsidR="004945C5">
              <w:rPr>
                <w:noProof/>
                <w:webHidden/>
              </w:rPr>
              <w:instrText xml:space="preserve"> PAGEREF _Toc87006552 \h </w:instrText>
            </w:r>
            <w:r w:rsidR="004945C5">
              <w:rPr>
                <w:noProof/>
                <w:webHidden/>
              </w:rPr>
            </w:r>
            <w:r w:rsidR="004945C5">
              <w:rPr>
                <w:noProof/>
                <w:webHidden/>
              </w:rPr>
              <w:fldChar w:fldCharType="separate"/>
            </w:r>
            <w:r w:rsidR="00B239D4">
              <w:rPr>
                <w:noProof/>
                <w:webHidden/>
              </w:rPr>
              <w:t>82</w:t>
            </w:r>
            <w:r w:rsidR="004945C5">
              <w:rPr>
                <w:noProof/>
                <w:webHidden/>
              </w:rPr>
              <w:fldChar w:fldCharType="end"/>
            </w:r>
          </w:hyperlink>
        </w:p>
        <w:p w14:paraId="11DA7CFB" w14:textId="5F2AACA7" w:rsidR="004945C5" w:rsidRDefault="00A476D4">
          <w:pPr>
            <w:pStyle w:val="TOC1"/>
            <w:tabs>
              <w:tab w:val="right" w:leader="dot" w:pos="9350"/>
            </w:tabs>
            <w:rPr>
              <w:rFonts w:eastAsiaTheme="minorEastAsia"/>
              <w:noProof/>
            </w:rPr>
          </w:pPr>
          <w:hyperlink w:anchor="_Toc87006553" w:history="1">
            <w:r w:rsidR="004945C5" w:rsidRPr="00355E7D">
              <w:rPr>
                <w:rStyle w:val="Hyperlink"/>
                <w:noProof/>
              </w:rPr>
              <w:t>References</w:t>
            </w:r>
            <w:r w:rsidR="004945C5">
              <w:rPr>
                <w:noProof/>
                <w:webHidden/>
              </w:rPr>
              <w:tab/>
            </w:r>
            <w:r w:rsidR="004945C5">
              <w:rPr>
                <w:noProof/>
                <w:webHidden/>
              </w:rPr>
              <w:fldChar w:fldCharType="begin"/>
            </w:r>
            <w:r w:rsidR="004945C5">
              <w:rPr>
                <w:noProof/>
                <w:webHidden/>
              </w:rPr>
              <w:instrText xml:space="preserve"> PAGEREF _Toc87006553 \h </w:instrText>
            </w:r>
            <w:r w:rsidR="004945C5">
              <w:rPr>
                <w:noProof/>
                <w:webHidden/>
              </w:rPr>
            </w:r>
            <w:r w:rsidR="004945C5">
              <w:rPr>
                <w:noProof/>
                <w:webHidden/>
              </w:rPr>
              <w:fldChar w:fldCharType="separate"/>
            </w:r>
            <w:r w:rsidR="00B239D4">
              <w:rPr>
                <w:noProof/>
                <w:webHidden/>
              </w:rPr>
              <w:t>87</w:t>
            </w:r>
            <w:r w:rsidR="004945C5">
              <w:rPr>
                <w:noProof/>
                <w:webHidden/>
              </w:rPr>
              <w:fldChar w:fldCharType="end"/>
            </w:r>
          </w:hyperlink>
        </w:p>
        <w:p w14:paraId="05F963DB" w14:textId="260FA859" w:rsidR="004945C5" w:rsidRDefault="00A476D4">
          <w:pPr>
            <w:pStyle w:val="TOC1"/>
            <w:tabs>
              <w:tab w:val="right" w:leader="dot" w:pos="9350"/>
            </w:tabs>
            <w:rPr>
              <w:rFonts w:eastAsiaTheme="minorEastAsia"/>
              <w:noProof/>
            </w:rPr>
          </w:pPr>
          <w:hyperlink w:anchor="_Toc87006554" w:history="1">
            <w:r w:rsidR="004945C5" w:rsidRPr="00355E7D">
              <w:rPr>
                <w:rStyle w:val="Hyperlink"/>
                <w:noProof/>
              </w:rPr>
              <w:t>Acronyms and Abbreviations</w:t>
            </w:r>
            <w:r w:rsidR="004945C5">
              <w:rPr>
                <w:noProof/>
                <w:webHidden/>
              </w:rPr>
              <w:tab/>
            </w:r>
            <w:r w:rsidR="004945C5">
              <w:rPr>
                <w:noProof/>
                <w:webHidden/>
              </w:rPr>
              <w:fldChar w:fldCharType="begin"/>
            </w:r>
            <w:r w:rsidR="004945C5">
              <w:rPr>
                <w:noProof/>
                <w:webHidden/>
              </w:rPr>
              <w:instrText xml:space="preserve"> PAGEREF _Toc87006554 \h </w:instrText>
            </w:r>
            <w:r w:rsidR="004945C5">
              <w:rPr>
                <w:noProof/>
                <w:webHidden/>
              </w:rPr>
            </w:r>
            <w:r w:rsidR="004945C5">
              <w:rPr>
                <w:noProof/>
                <w:webHidden/>
              </w:rPr>
              <w:fldChar w:fldCharType="separate"/>
            </w:r>
            <w:r w:rsidR="00B239D4">
              <w:rPr>
                <w:noProof/>
                <w:webHidden/>
              </w:rPr>
              <w:t>89</w:t>
            </w:r>
            <w:r w:rsidR="004945C5">
              <w:rPr>
                <w:noProof/>
                <w:webHidden/>
              </w:rPr>
              <w:fldChar w:fldCharType="end"/>
            </w:r>
          </w:hyperlink>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1BA8CB19"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B239D4">
          <w:rPr>
            <w:noProof/>
            <w:webHidden/>
          </w:rPr>
          <w:t>12</w:t>
        </w:r>
        <w:r w:rsidR="009B1389">
          <w:rPr>
            <w:noProof/>
            <w:webHidden/>
          </w:rPr>
          <w:fldChar w:fldCharType="end"/>
        </w:r>
      </w:hyperlink>
    </w:p>
    <w:p w14:paraId="0E9D6233" w14:textId="2F2581D1" w:rsidR="009B1389" w:rsidRDefault="00A476D4">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B239D4">
          <w:rPr>
            <w:noProof/>
            <w:webHidden/>
          </w:rPr>
          <w:t>13</w:t>
        </w:r>
        <w:r w:rsidR="009B1389">
          <w:rPr>
            <w:noProof/>
            <w:webHidden/>
          </w:rPr>
          <w:fldChar w:fldCharType="end"/>
        </w:r>
      </w:hyperlink>
    </w:p>
    <w:p w14:paraId="46CD03B0" w14:textId="79029E81" w:rsidR="009B1389" w:rsidRDefault="00A476D4">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B239D4">
          <w:rPr>
            <w:noProof/>
            <w:webHidden/>
          </w:rPr>
          <w:t>14</w:t>
        </w:r>
        <w:r w:rsidR="009B1389">
          <w:rPr>
            <w:noProof/>
            <w:webHidden/>
          </w:rPr>
          <w:fldChar w:fldCharType="end"/>
        </w:r>
      </w:hyperlink>
    </w:p>
    <w:p w14:paraId="42134384" w14:textId="178D5C93" w:rsidR="009B1389" w:rsidRDefault="00A476D4">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B239D4">
          <w:rPr>
            <w:noProof/>
            <w:webHidden/>
          </w:rPr>
          <w:t>15</w:t>
        </w:r>
        <w:r w:rsidR="009B1389">
          <w:rPr>
            <w:noProof/>
            <w:webHidden/>
          </w:rPr>
          <w:fldChar w:fldCharType="end"/>
        </w:r>
      </w:hyperlink>
    </w:p>
    <w:p w14:paraId="7811EADA" w14:textId="2167A856" w:rsidR="009B1389" w:rsidRDefault="00A476D4">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B239D4">
          <w:rPr>
            <w:noProof/>
            <w:webHidden/>
          </w:rPr>
          <w:t>16</w:t>
        </w:r>
        <w:r w:rsidR="009B1389">
          <w:rPr>
            <w:noProof/>
            <w:webHidden/>
          </w:rPr>
          <w:fldChar w:fldCharType="end"/>
        </w:r>
      </w:hyperlink>
    </w:p>
    <w:p w14:paraId="626BAD79" w14:textId="5E3BCFCD" w:rsidR="009B1389" w:rsidRDefault="00A476D4">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B239D4">
          <w:rPr>
            <w:noProof/>
            <w:webHidden/>
          </w:rPr>
          <w:t>45</w:t>
        </w:r>
        <w:r w:rsidR="009B1389">
          <w:rPr>
            <w:noProof/>
            <w:webHidden/>
          </w:rPr>
          <w:fldChar w:fldCharType="end"/>
        </w:r>
      </w:hyperlink>
    </w:p>
    <w:p w14:paraId="57EAD399" w14:textId="08A35141" w:rsidR="009B1389" w:rsidRDefault="00A476D4">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B239D4">
          <w:rPr>
            <w:noProof/>
            <w:webHidden/>
          </w:rPr>
          <w:t>54</w:t>
        </w:r>
        <w:r w:rsidR="009B1389">
          <w:rPr>
            <w:noProof/>
            <w:webHidden/>
          </w:rPr>
          <w:fldChar w:fldCharType="end"/>
        </w:r>
      </w:hyperlink>
    </w:p>
    <w:p w14:paraId="66C469D9" w14:textId="10C5ACE0" w:rsidR="009B1389" w:rsidRDefault="00A476D4">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B239D4">
          <w:rPr>
            <w:noProof/>
            <w:webHidden/>
          </w:rPr>
          <w:t>55</w:t>
        </w:r>
        <w:r w:rsidR="009B1389">
          <w:rPr>
            <w:noProof/>
            <w:webHidden/>
          </w:rPr>
          <w:fldChar w:fldCharType="end"/>
        </w:r>
      </w:hyperlink>
    </w:p>
    <w:p w14:paraId="181D9ECC" w14:textId="4A49A597" w:rsidR="009B1389" w:rsidRDefault="00A476D4">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B239D4">
          <w:rPr>
            <w:noProof/>
            <w:webHidden/>
          </w:rPr>
          <w:t>78</w:t>
        </w:r>
        <w:r w:rsidR="009B138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0" w:name="_Toc87006445"/>
      <w:r>
        <w:t>What is a digital handbook?</w:t>
      </w:r>
      <w:bookmarkEnd w:id="10"/>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11" w:name="_Toc87006446"/>
      <w:r>
        <w:lastRenderedPageBreak/>
        <w:t>CW3M c</w:t>
      </w:r>
      <w:r w:rsidR="00C70B81">
        <w:t>oncept</w:t>
      </w:r>
      <w:bookmarkEnd w:id="11"/>
      <w:r>
        <w:t xml:space="preserve"> </w:t>
      </w:r>
    </w:p>
    <w:p w14:paraId="7E41CEB8" w14:textId="77777777" w:rsidR="000D6396" w:rsidRDefault="000D6396" w:rsidP="00A43D30"/>
    <w:p w14:paraId="3DA45CFC" w14:textId="77777777" w:rsidR="000D6396" w:rsidRDefault="00C46F0A" w:rsidP="00C46F0A">
      <w:pPr>
        <w:pStyle w:val="Heading2"/>
      </w:pPr>
      <w:bookmarkStart w:id="12" w:name="_Toc87006447"/>
      <w:r>
        <w:t>A different kind of community model</w:t>
      </w:r>
      <w:bookmarkEnd w:id="1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13" w:name="_Toc87006448"/>
      <w:r>
        <w:t>What CW3M is for</w:t>
      </w:r>
      <w:bookmarkEnd w:id="1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14" w:name="_Toc87006449"/>
      <w:r>
        <w:t>Management and maintenance</w:t>
      </w:r>
      <w:bookmarkEnd w:id="1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15" w:name="_Toc87006450"/>
      <w:r>
        <w:t xml:space="preserve">CW3M – A </w:t>
      </w:r>
      <w:r w:rsidR="007E0920">
        <w:t>“</w:t>
      </w:r>
      <w:r>
        <w:t>first principles</w:t>
      </w:r>
      <w:r w:rsidR="007E0920">
        <w:t>”</w:t>
      </w:r>
      <w:r>
        <w:t xml:space="preserve"> model with tuning knobs</w:t>
      </w:r>
      <w:bookmarkEnd w:id="1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16" w:name="_Toc87006451"/>
      <w:r>
        <w:t>The tuning knobs</w:t>
      </w:r>
      <w:bookmarkEnd w:id="16"/>
    </w:p>
    <w:p w14:paraId="357A9712" w14:textId="3B026DD3" w:rsidR="00CF4F65" w:rsidRDefault="00CF4F65" w:rsidP="00CF4F65"/>
    <w:p w14:paraId="386F14D4" w14:textId="7E6DF33D" w:rsidR="00227342" w:rsidRDefault="00CF4F65" w:rsidP="00872B5B">
      <w:pPr>
        <w:pStyle w:val="Heading2"/>
      </w:pPr>
      <w:bookmarkStart w:id="17" w:name="_Toc87006452"/>
      <w:r>
        <w:t xml:space="preserve">ET_MULT </w:t>
      </w:r>
      <w:r w:rsidR="00227342">
        <w:t>– forest evapotranspiration</w:t>
      </w:r>
      <w:bookmarkEnd w:id="1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18" w:name="_Toc87006453"/>
      <w:r>
        <w:t>SOLAR_RADIATION_MULTIPLIER – reservoir insolation</w:t>
      </w:r>
      <w:bookmarkEnd w:id="1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19" w:name="_Toc87006454"/>
      <w:r>
        <w:t>FLOW_CMS – Discharge from High Cascade springs</w:t>
      </w:r>
      <w:bookmarkEnd w:id="1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20" w:name="_Toc87006455"/>
      <w:r>
        <w:t>The Envision framework and the GIS Layers</w:t>
      </w:r>
      <w:bookmarkEnd w:id="2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21" w:name="_Toc87006456"/>
      <w:r>
        <w:t>The Reach Layer</w:t>
      </w:r>
      <w:bookmarkEnd w:id="2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22" w:name="_Toc87006457"/>
      <w:r>
        <w:t>Time steps, autonomous processes, and global methods</w:t>
      </w:r>
      <w:bookmarkEnd w:id="2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23" w:name="_Toc87006458"/>
      <w:r w:rsidR="00702439">
        <w:t>Some g</w:t>
      </w:r>
      <w:r w:rsidR="00706EE7">
        <w:t>lobal method details</w:t>
      </w:r>
      <w:bookmarkEnd w:id="2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24" w:name="_Toc87006459"/>
      <w:r>
        <w:t>Study areas</w:t>
      </w:r>
      <w:bookmarkEnd w:id="2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25" w:name="_Toc87006460"/>
      <w:r>
        <w:lastRenderedPageBreak/>
        <w:t>Data</w:t>
      </w:r>
      <w:r w:rsidR="00A92F06">
        <w:t>CW3M</w:t>
      </w:r>
      <w:r>
        <w:t xml:space="preserve"> directory structure</w:t>
      </w:r>
      <w:bookmarkEnd w:id="2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26" w:name="_Toc87006461"/>
      <w:r>
        <w:t>DataCW3M\ScenarioData directory structure</w:t>
      </w:r>
      <w:bookmarkEnd w:id="2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27" w:name="_Toc87006462"/>
      <w:r>
        <w:t>DataCW3M\ScenarioData\&lt;scenario&gt; folder contents</w:t>
      </w:r>
      <w:bookmarkEnd w:id="2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28" w:name="_Toc87006463"/>
      <w:r>
        <w:t>DataCW3M\&lt;study area&gt; folder contents</w:t>
      </w:r>
      <w:bookmarkEnd w:id="2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29" w:name="_Ref529607484"/>
      <w:bookmarkStart w:id="30"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29"/>
      <w:r>
        <w:t xml:space="preserve">. Willamette River basin study area; embedded study areas are </w:t>
      </w:r>
      <w:r w:rsidR="0005603B">
        <w:t>colored</w:t>
      </w:r>
      <w:r w:rsidR="0097392C">
        <w:t xml:space="preserve"> other than gray.  The 2 lighter blues together make up the upper Willamette basin study area.</w:t>
      </w:r>
      <w:bookmarkEnd w:id="3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31" w:name="_Ref529607514"/>
      <w:bookmarkStart w:id="32"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31"/>
      <w:r>
        <w:t>. Tualatin basin study area; Chicken Creek watershed is highlighted.</w:t>
      </w:r>
      <w:bookmarkEnd w:id="3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33" w:name="_Ref529607587"/>
      <w:bookmarkStart w:id="34"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33"/>
      <w:r>
        <w:t>. North Santiam watershed study area.</w:t>
      </w:r>
      <w:bookmarkEnd w:id="3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35" w:name="_Ref529607628"/>
      <w:bookmarkStart w:id="36"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35"/>
      <w:r>
        <w:t>. Upper Willamette study area.</w:t>
      </w:r>
      <w:bookmarkEnd w:id="3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37" w:name="_Ref529611388"/>
      <w:bookmarkStart w:id="38"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37"/>
      <w:r>
        <w:t>. Chicken Creek watershed study area.</w:t>
      </w:r>
      <w:bookmarkEnd w:id="3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39" w:name="_Toc87006464"/>
      <w:r>
        <w:t>Calendar conventions</w:t>
      </w:r>
      <w:bookmarkEnd w:id="3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40" w:name="_Toc87006465"/>
      <w:r>
        <w:t>Water years</w:t>
      </w:r>
      <w:bookmarkEnd w:id="4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41" w:name="_Toc87006466"/>
      <w:r>
        <w:t>Climate data</w:t>
      </w:r>
      <w:bookmarkEnd w:id="41"/>
    </w:p>
    <w:p w14:paraId="4E201698" w14:textId="77777777" w:rsidR="00CB152A" w:rsidRPr="00A06758" w:rsidRDefault="00CB152A" w:rsidP="00A06758"/>
    <w:p w14:paraId="400F9551" w14:textId="77777777" w:rsidR="00CB152A" w:rsidRDefault="00CB152A" w:rsidP="00CB152A">
      <w:pPr>
        <w:pStyle w:val="Heading2"/>
      </w:pPr>
      <w:bookmarkStart w:id="42" w:name="_Toc2858729"/>
      <w:bookmarkStart w:id="43" w:name="_Toc87006467"/>
      <w:r>
        <w:t>Numbered climate scenarios in the model</w:t>
      </w:r>
      <w:bookmarkEnd w:id="42"/>
      <w:bookmarkEnd w:id="43"/>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44" w:name="_Ref6032062"/>
      <w:bookmarkStart w:id="45" w:name="_Ref6033311"/>
      <w:bookmarkStart w:id="46" w:name="_Toc6121576"/>
      <w:r>
        <w:t xml:space="preserve">Table </w:t>
      </w:r>
      <w:bookmarkEnd w:id="44"/>
      <w:r>
        <w:t>1. Numbered climate scenarios</w:t>
      </w:r>
      <w:bookmarkEnd w:id="45"/>
      <w:bookmarkEnd w:id="46"/>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47" w:name="_Toc7759621"/>
      <w:bookmarkStart w:id="48" w:name="_Toc87006468"/>
      <w:r>
        <w:t>Monthly and seasonal weather data</w:t>
      </w:r>
      <w:bookmarkEnd w:id="47"/>
      <w:bookmarkEnd w:id="48"/>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49" w:name="_Toc87006469"/>
      <w:r>
        <w:t>Climate data grid</w:t>
      </w:r>
      <w:r w:rsidR="009F132A">
        <w:t>s</w:t>
      </w:r>
      <w:bookmarkEnd w:id="4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0" w:name="_Toc87006470"/>
      <w:r>
        <w:t>The WW2100 climate grid</w:t>
      </w:r>
      <w:bookmarkEnd w:id="5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1" w:name="_Toc87006471"/>
      <w:r>
        <w:t>The v2 climate grid</w:t>
      </w:r>
      <w:bookmarkEnd w:id="5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2" w:name="_Toc87006472"/>
      <w:r>
        <w:t>How climate data is looked up</w:t>
      </w:r>
      <w:bookmarkEnd w:id="5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3" w:name="_Toc87006473"/>
      <w:r>
        <w:t>What is in a climate dataset</w:t>
      </w:r>
      <w:bookmarkEnd w:id="5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54" w:name="_Toc71709880"/>
      <w:bookmarkStart w:id="55" w:name="_Toc87006474"/>
      <w:r>
        <w:lastRenderedPageBreak/>
        <w:t>Water rights</w:t>
      </w:r>
      <w:bookmarkEnd w:id="54"/>
      <w:bookmarkEnd w:id="55"/>
    </w:p>
    <w:p w14:paraId="0ADF041E" w14:textId="77777777" w:rsidR="00B45A02" w:rsidRDefault="00B45A02" w:rsidP="00B45A02">
      <w:pPr>
        <w:pStyle w:val="Heading2"/>
      </w:pPr>
      <w:bookmarkStart w:id="56" w:name="_Toc71709881"/>
      <w:bookmarkStart w:id="57" w:name="_Toc87006475"/>
      <w:r>
        <w:t>Water rights data</w:t>
      </w:r>
      <w:bookmarkEnd w:id="56"/>
      <w:bookmarkEnd w:id="57"/>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58" w:name="_Hlk75771270"/>
      <w:r w:rsidR="000E625E">
        <w:t>(e.g. when PODRATE is zero)</w:t>
      </w:r>
      <w:r>
        <w:t>,</w:t>
      </w:r>
      <w:bookmarkEnd w:id="58"/>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59" w:name="_Toc71709882"/>
      <w:bookmarkStart w:id="60" w:name="_Toc87006476"/>
      <w:r>
        <w:t>The wr_pods.csv file</w:t>
      </w:r>
      <w:bookmarkEnd w:id="59"/>
      <w:bookmarkEnd w:id="60"/>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61" w:name="_Toc71709883"/>
      <w:bookmarkStart w:id="62" w:name="_Toc87006477"/>
      <w:r>
        <w:t>The wr_pous.csv file</w:t>
      </w:r>
      <w:bookmarkEnd w:id="61"/>
      <w:bookmarkEnd w:id="62"/>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63" w:name="_Toc87006478"/>
      <w:bookmarkStart w:id="64" w:name="_Toc71709884"/>
      <w:r>
        <w:t>Allocating surface water rights to irrigation</w:t>
      </w:r>
      <w:bookmarkEnd w:id="63"/>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65" w:name="_Toc87006479"/>
      <w:r>
        <w:t>Adding a water right</w:t>
      </w:r>
      <w:bookmarkEnd w:id="64"/>
      <w:bookmarkEnd w:id="65"/>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66" w:name="_Toc87006480"/>
      <w:r>
        <w:t>Initial conditions</w:t>
      </w:r>
      <w:bookmarkEnd w:id="66"/>
    </w:p>
    <w:p w14:paraId="78EB624C" w14:textId="77777777" w:rsidR="003447B8" w:rsidRPr="00801BD3" w:rsidRDefault="003447B8" w:rsidP="00801BD3"/>
    <w:p w14:paraId="29F93D2E" w14:textId="2882A4C8" w:rsidR="00801BD3" w:rsidRDefault="003447B8" w:rsidP="006231D1">
      <w:pPr>
        <w:pStyle w:val="Heading2"/>
      </w:pPr>
      <w:bookmarkStart w:id="67" w:name="_Toc87006481"/>
      <w:r>
        <w:t>State variables</w:t>
      </w:r>
      <w:bookmarkEnd w:id="67"/>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68" w:name="_Toc87006482"/>
      <w:r>
        <w:t>Reproducibility and the use of random number generators</w:t>
      </w:r>
      <w:bookmarkEnd w:id="68"/>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69" w:name="_Toc87006483"/>
      <w:r>
        <w:t xml:space="preserve">Initializing ID </w:t>
      </w:r>
      <w:r w:rsidR="00D014FA">
        <w:t>numbers: coldstart</w:t>
      </w:r>
      <w:bookmarkEnd w:id="69"/>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0" w:name="_Toc87006484"/>
      <w:r>
        <w:t>Initializing Flow and HBV model state variables: spinup</w:t>
      </w:r>
      <w:bookmarkEnd w:id="70"/>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1" w:name="_Toc87006485"/>
      <w:r>
        <w:t>Initializing</w:t>
      </w:r>
      <w:r w:rsidR="00F731A1">
        <w:t xml:space="preserve"> HBVCALIB attributes</w:t>
      </w:r>
      <w:r w:rsidR="00AB7E22">
        <w:t>: spinup</w:t>
      </w:r>
      <w:bookmarkEnd w:id="71"/>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2" w:name="_Toc87006486"/>
      <w:r>
        <w:t>Initial conditions for Flow: the IC file</w:t>
      </w:r>
      <w:r w:rsidR="0066329B">
        <w:t xml:space="preserve"> and the IDU, HRU, and Reach shapefiles</w:t>
      </w:r>
      <w:bookmarkEnd w:id="72"/>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3" w:name="_Toc87006487"/>
      <w:r>
        <w:t>What is in the IC file</w:t>
      </w:r>
      <w:bookmarkEnd w:id="73"/>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74" w:name="_Toc87006488"/>
      <w:r>
        <w:t>State variables in the IDU shapefile</w:t>
      </w:r>
      <w:bookmarkEnd w:id="74"/>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75" w:name="_Toc87006489"/>
      <w:r>
        <w:lastRenderedPageBreak/>
        <w:t>Initial conditions for HBV</w:t>
      </w:r>
      <w:r w:rsidR="00FF29F2">
        <w:t>: the IC file and the IDU shapefile</w:t>
      </w:r>
      <w:bookmarkEnd w:id="75"/>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76" w:name="_Toc87006490"/>
      <w:r>
        <w:t>Default values used when the data is incomplete</w:t>
      </w:r>
      <w:bookmarkEnd w:id="76"/>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77" w:name="_Toc87006491"/>
      <w:r>
        <w:t>Stream flow and stream temperature</w:t>
      </w:r>
      <w:bookmarkEnd w:id="77"/>
    </w:p>
    <w:p w14:paraId="224B0981" w14:textId="77777777" w:rsidR="008C7362" w:rsidRDefault="008C7362" w:rsidP="008C7362">
      <w:pPr>
        <w:pStyle w:val="Heading2"/>
      </w:pPr>
      <w:bookmarkStart w:id="78" w:name="_Toc50800503"/>
      <w:bookmarkStart w:id="79" w:name="_Toc54090937"/>
      <w:bookmarkStart w:id="80" w:name="_Toc87006492"/>
      <w:r>
        <w:t>Water parcels</w:t>
      </w:r>
      <w:bookmarkEnd w:id="78"/>
      <w:bookmarkEnd w:id="79"/>
      <w:bookmarkEnd w:id="8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1" w:name="_Toc87006493"/>
      <w:r>
        <w:t>Daily water mass and energy balance</w:t>
      </w:r>
      <w:bookmarkEnd w:id="8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82" w:name="_Toc87006494"/>
      <w:r>
        <w:t>Estimating the rate of flow</w:t>
      </w:r>
      <w:r w:rsidR="006A13B7">
        <w:t xml:space="preserve"> </w:t>
      </w:r>
      <w:r>
        <w:t>in a stream reach</w:t>
      </w:r>
      <w:bookmarkEnd w:id="82"/>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3"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83" w:name="_Toc87006495"/>
      <w:r>
        <w:t>Estimating the surface area of the water in a subreach</w:t>
      </w:r>
      <w:bookmarkEnd w:id="83"/>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84" w:name="_Toc87006496"/>
      <w:r>
        <w:t>Water temperature from thermal energy</w:t>
      </w:r>
      <w:bookmarkEnd w:id="8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85" w:name="_Toc87006497"/>
      <w:r>
        <w:t>Boundary conditions for stream water temperature</w:t>
      </w:r>
      <w:bookmarkEnd w:id="8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86" w:name="_Toc87006498"/>
      <w:r>
        <w:t>Thermal stratification in reservoirs</w:t>
      </w:r>
      <w:bookmarkEnd w:id="8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87" w:name="_Toc87006499"/>
      <w:r>
        <w:t>Thermal loading</w:t>
      </w:r>
      <w:bookmarkEnd w:id="8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88" w:name="_Toc87006500"/>
      <w:r>
        <w:t>Reservoirs</w:t>
      </w:r>
      <w:bookmarkEnd w:id="8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89" w:name="_Toc87006501"/>
      <w:r>
        <w:t>Reservoir data</w:t>
      </w:r>
      <w:bookmarkEnd w:id="8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0" w:name="_Toc87006502"/>
      <w:r>
        <w:t>Reservoir data sources</w:t>
      </w:r>
      <w:bookmarkEnd w:id="9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1" w:name="_Toc87006503"/>
      <w:r>
        <w:t>Creating a new study area</w:t>
      </w:r>
      <w:r w:rsidR="00A55502">
        <w:t xml:space="preserve"> from a watershed within the WRB</w:t>
      </w:r>
      <w:bookmarkEnd w:id="9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2" w:name="_Toc87006504"/>
      <w:r>
        <w:t>Limitations of subbasin simulations</w:t>
      </w:r>
      <w:bookmarkEnd w:id="9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93" w:name="_Toc87006505"/>
      <w:r>
        <w:t>Calibration procedure</w:t>
      </w:r>
      <w:bookmarkEnd w:id="93"/>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94" w:name="_Toc87006506"/>
      <w:r>
        <w:t>Using PEST to determine HBV parameter values</w:t>
      </w:r>
      <w:bookmarkEnd w:id="94"/>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95" w:name="_Toc87006507"/>
      <w:r>
        <w:t>Calibrating streamflows using stream gage measurements</w:t>
      </w:r>
      <w:bookmarkEnd w:id="95"/>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96" w:name="_Toc87006508"/>
      <w:r>
        <w:t>Calibrating stream temperatures</w:t>
      </w:r>
      <w:bookmarkEnd w:id="96"/>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97" w:name="_Toc87006509"/>
      <w:r>
        <w:lastRenderedPageBreak/>
        <w:t>North Santiam study area</w:t>
      </w:r>
      <w:bookmarkEnd w:id="97"/>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8" w:name="_Toc87006510"/>
      <w:r>
        <w:rPr>
          <w:rFonts w:eastAsia="Times New Roman"/>
        </w:rPr>
        <w:t>Instream water rights</w:t>
      </w:r>
      <w:bookmarkEnd w:id="9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99"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99"/>
    </w:p>
    <w:p w14:paraId="0FD5899C" w14:textId="77777777" w:rsidR="0092040E" w:rsidRDefault="0092040E" w:rsidP="0092040E"/>
    <w:p w14:paraId="0E0CDFE5" w14:textId="77777777" w:rsidR="00B91F45" w:rsidRDefault="00B47486" w:rsidP="00B91F45">
      <w:pPr>
        <w:pStyle w:val="Heading2"/>
      </w:pPr>
      <w:bookmarkStart w:id="100" w:name="_Toc87006511"/>
      <w:r>
        <w:t xml:space="preserve">Municipal </w:t>
      </w:r>
      <w:r w:rsidR="00057A5D">
        <w:t>w</w:t>
      </w:r>
      <w:r>
        <w:t xml:space="preserve">ater </w:t>
      </w:r>
      <w:r w:rsidR="00D97755">
        <w:t>r</w:t>
      </w:r>
      <w:r>
        <w:t>ights</w:t>
      </w:r>
      <w:bookmarkEnd w:id="100"/>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101" w:name="_Toc87006512"/>
      <w:r>
        <w:t>Reality check</w:t>
      </w:r>
      <w:bookmarkEnd w:id="101"/>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5"/>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6"/>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102" w:name="_Toc87006513"/>
      <w:r>
        <w:t>Inflows from springs</w:t>
      </w:r>
      <w:bookmarkEnd w:id="102"/>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103" w:name="_Toc87006514"/>
      <w:r>
        <w:t>Calibration and simulation skill</w:t>
      </w:r>
      <w:bookmarkEnd w:id="103"/>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7"/>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104" w:name="_Toc87006515"/>
      <w:r>
        <w:t xml:space="preserve">Analysis of </w:t>
      </w:r>
      <w:r w:rsidR="00924909">
        <w:t xml:space="preserve">tuning knob values and </w:t>
      </w:r>
      <w:r>
        <w:t>locations where the model has low skill</w:t>
      </w:r>
      <w:bookmarkEnd w:id="104"/>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105" w:name="_Toc87006516"/>
      <w:r>
        <w:t xml:space="preserve">Simulated </w:t>
      </w:r>
      <w:r w:rsidR="005903C0">
        <w:t>North Santiam</w:t>
      </w:r>
      <w:r>
        <w:t xml:space="preserve"> basin water budget and thermal energy budget</w:t>
      </w:r>
      <w:bookmarkEnd w:id="105"/>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106" w:name="_Toc87006517"/>
      <w:r>
        <w:lastRenderedPageBreak/>
        <w:t>McKenzie Basin Wetlands Study</w:t>
      </w:r>
      <w:bookmarkEnd w:id="106"/>
    </w:p>
    <w:p w14:paraId="79498AD8" w14:textId="77777777" w:rsidR="00736461" w:rsidRPr="00D97CDA" w:rsidRDefault="00736461" w:rsidP="00A8214A"/>
    <w:p w14:paraId="2403DDA0" w14:textId="063D759E" w:rsidR="00275338" w:rsidRDefault="003613A1" w:rsidP="00A8214A">
      <w:pPr>
        <w:pStyle w:val="Heading2"/>
      </w:pPr>
      <w:bookmarkStart w:id="107" w:name="_Toc87006518"/>
      <w:r>
        <w:t xml:space="preserve">Project </w:t>
      </w:r>
      <w:r w:rsidR="00DC262D">
        <w:t>Overview</w:t>
      </w:r>
      <w:bookmarkEnd w:id="107"/>
    </w:p>
    <w:p w14:paraId="6C66CC56" w14:textId="27002AD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108" w:name="_Ref48282850"/>
      <w:bookmarkStart w:id="109" w:name="_Toc87080453"/>
      <w:r>
        <w:t xml:space="preserve">Figure </w:t>
      </w:r>
      <w:fldSimple w:instr=" SEQ Figure \* ARABIC ">
        <w:r w:rsidR="00A50A5B">
          <w:rPr>
            <w:noProof/>
          </w:rPr>
          <w:t>7</w:t>
        </w:r>
      </w:fldSimple>
      <w:bookmarkEnd w:id="108"/>
      <w:r>
        <w:t>. McKenzie basin in CW3M screen capture</w:t>
      </w:r>
      <w:bookmarkEnd w:id="10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110" w:name="_Ref48282776"/>
      <w:bookmarkStart w:id="111" w:name="_Ref48282732"/>
      <w:bookmarkStart w:id="112" w:name="_Toc87080454"/>
      <w:r>
        <w:t xml:space="preserve">Figure </w:t>
      </w:r>
      <w:fldSimple w:instr=" SEQ Figure \* ARABIC ">
        <w:r w:rsidR="00A50A5B">
          <w:rPr>
            <w:noProof/>
          </w:rPr>
          <w:t>8</w:t>
        </w:r>
      </w:fldSimple>
      <w:bookmarkEnd w:id="110"/>
      <w:r>
        <w:t>. Wetlands in the lower McKenzie basin, with their WETL_ID attribute values</w:t>
      </w:r>
      <w:bookmarkEnd w:id="111"/>
      <w:bookmarkEnd w:id="112"/>
    </w:p>
    <w:p w14:paraId="364BDC9E" w14:textId="77777777" w:rsidR="004D33B7" w:rsidRDefault="004D33B7" w:rsidP="00275338"/>
    <w:p w14:paraId="6EF95807" w14:textId="5E566C26" w:rsidR="003613A1" w:rsidRDefault="003613A1" w:rsidP="00A8214A">
      <w:pPr>
        <w:pStyle w:val="Heading2"/>
      </w:pPr>
      <w:bookmarkStart w:id="113" w:name="_Toc87006519"/>
      <w:r>
        <w:t>Model and Simulation Overview</w:t>
      </w:r>
      <w:bookmarkEnd w:id="113"/>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114" w:name="_Toc87006520"/>
      <w:r>
        <w:t>McKenzie wetlands in the initial versions of the IDU, HRU, and Reach data layers</w:t>
      </w:r>
      <w:bookmarkEnd w:id="114"/>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15" w:name="_Toc49175988"/>
      <w:bookmarkStart w:id="116" w:name="_Toc87006521"/>
      <w:r>
        <w:t>Data changes for better representation of wetlands</w:t>
      </w:r>
      <w:bookmarkEnd w:id="115"/>
      <w:bookmarkEnd w:id="11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17" w:name="_Toc87006522"/>
      <w:r>
        <w:t xml:space="preserve">Projection, </w:t>
      </w:r>
      <w:r w:rsidR="006F174A">
        <w:t>Calendar</w:t>
      </w:r>
      <w:r>
        <w:t>,</w:t>
      </w:r>
      <w:r w:rsidR="006F174A">
        <w:t xml:space="preserve"> and </w:t>
      </w:r>
      <w:r w:rsidR="009D540F">
        <w:t>Units</w:t>
      </w:r>
      <w:bookmarkEnd w:id="11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18" w:name="_Toc87006523"/>
      <w:r>
        <w:t>Simulation of changes in wetlands over time</w:t>
      </w:r>
      <w:bookmarkEnd w:id="11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19" w:name="_Toc87006524"/>
      <w:r>
        <w:t xml:space="preserve">How wetlands </w:t>
      </w:r>
      <w:r w:rsidR="000806A1">
        <w:t>are</w:t>
      </w:r>
      <w:r>
        <w:t xml:space="preserve"> represented</w:t>
      </w:r>
      <w:r w:rsidR="006D6388">
        <w:t xml:space="preserve"> in the model</w:t>
      </w:r>
      <w:bookmarkEnd w:id="11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20" w:name="_Toc87006525"/>
      <w:r>
        <w:t xml:space="preserve">The Wetland class and </w:t>
      </w:r>
      <w:r w:rsidR="00875B17">
        <w:t>Wetland objects in the C++ code</w:t>
      </w:r>
      <w:bookmarkEnd w:id="120"/>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21" w:name="_Toc87006526"/>
      <w:r>
        <w:t xml:space="preserve">Topology of </w:t>
      </w:r>
      <w:r w:rsidR="008D10E3">
        <w:t>wetlands, HRUs, IDUs, and reaches</w:t>
      </w:r>
      <w:bookmarkEnd w:id="121"/>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22" w:name="_Toc87006527"/>
      <w:r>
        <w:t>Attributes of interest in the wetlands study</w:t>
      </w:r>
      <w:bookmarkEnd w:id="12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23" w:name="_Toc87006528"/>
      <w:r>
        <w:t>A WETNESS attribute</w:t>
      </w:r>
      <w:bookmarkEnd w:id="123"/>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24" w:name="_Toc87006529"/>
      <w:r>
        <w:t>Calculating the exchange of water between the wetland and the reach</w:t>
      </w:r>
      <w:bookmarkEnd w:id="124"/>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25" w:name="_Toc87006530"/>
      <w:r>
        <w:t xml:space="preserve">Wetland </w:t>
      </w:r>
      <w:r w:rsidR="007A55EC">
        <w:t xml:space="preserve">IDU </w:t>
      </w:r>
      <w:r>
        <w:t>parameters</w:t>
      </w:r>
      <w:bookmarkEnd w:id="12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26" w:name="_Toc87006531"/>
      <w:r>
        <w:t>Reach parameters</w:t>
      </w:r>
      <w:bookmarkEnd w:id="126"/>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127" w:name="_Toc87006532"/>
      <w:r>
        <w:t>Implementation of the exchange of water between the wetland and the reach</w:t>
      </w:r>
      <w:bookmarkEnd w:id="127"/>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28" w:name="_Toc87006533"/>
      <w:r>
        <w:t>Standing water temperature</w:t>
      </w:r>
      <w:bookmarkEnd w:id="128"/>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29" w:name="_Toc87006534"/>
      <w:r>
        <w:t>Evapotranspiration from wetlands</w:t>
      </w:r>
      <w:bookmarkEnd w:id="129"/>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30" w:name="_Toc87006535"/>
      <w:r>
        <w:t>Loss (or gain) of wetlands</w:t>
      </w:r>
      <w:bookmarkEnd w:id="130"/>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 xml:space="preserve">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31" w:name="_Toc87006536"/>
      <w:r>
        <w:t>W</w:t>
      </w:r>
      <w:r w:rsidR="00441B82">
        <w:t>etland state and transition model</w:t>
      </w:r>
      <w:bookmarkEnd w:id="131"/>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lastRenderedPageBreak/>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32" w:name="_Toc87006537"/>
      <w:r>
        <w:t>Activating a wetland in the wetland model</w:t>
      </w:r>
      <w:bookmarkEnd w:id="132"/>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33" w:name="_Toc87006538"/>
      <w:r>
        <w:t>Reality check</w:t>
      </w:r>
      <w:bookmarkEnd w:id="133"/>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lastRenderedPageBreak/>
        <w:t xml:space="preserve">Regarding historic data:  There's a real dearth of quantitative information pertaining to palustrine wetlands in Oregon (especially those that don't include an open waterbody like a pond, lake or reservoir).  The </w:t>
      </w:r>
      <w:hyperlink r:id="rId20"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lastRenderedPageBreak/>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1"/>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34" w:name="_Toc87006539"/>
      <w:r>
        <w:t>High Cascades Springs</w:t>
      </w:r>
      <w:bookmarkEnd w:id="134"/>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35" w:name="_Toc87006540"/>
      <w:r>
        <w:t>Calibration</w:t>
      </w:r>
      <w:r w:rsidR="00B06ED6">
        <w:t xml:space="preserve"> and simulation skill</w:t>
      </w:r>
      <w:bookmarkEnd w:id="135"/>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36" w:name="_Toc87006541"/>
      <w:r>
        <w:t>Analysis of</w:t>
      </w:r>
      <w:r w:rsidR="003024C9">
        <w:t xml:space="preserve"> locations where the model has low skill</w:t>
      </w:r>
      <w:bookmarkEnd w:id="136"/>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37" w:name="_Toc87006542"/>
      <w:r>
        <w:t>Simulated McKenzie basin water budget</w:t>
      </w:r>
      <w:r w:rsidR="00334ED8">
        <w:t xml:space="preserve"> and thermal energy budget</w:t>
      </w:r>
      <w:bookmarkEnd w:id="137"/>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38" w:name="_Toc87006543"/>
      <w:r>
        <w:t>CW3M v. Shade-a-lator</w:t>
      </w:r>
      <w:bookmarkEnd w:id="138"/>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39" w:name="_Toc87006544"/>
      <w:r>
        <w:t>Comparison of CW3M results to Shade-a-lator results</w:t>
      </w:r>
      <w:bookmarkEnd w:id="139"/>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140" w:name="_Ref48286765"/>
      <w:bookmarkStart w:id="141" w:name="_Toc87080455"/>
      <w:r>
        <w:t xml:space="preserve">Figure </w:t>
      </w:r>
      <w:fldSimple w:instr=" SEQ Figure \* ARABIC ">
        <w:r w:rsidR="00A50A5B">
          <w:rPr>
            <w:noProof/>
          </w:rPr>
          <w:t>9</w:t>
        </w:r>
      </w:fldSimple>
      <w:bookmarkEnd w:id="140"/>
      <w:r>
        <w:t>. Clackamas basin in CW3M screen capture</w:t>
      </w:r>
      <w:bookmarkEnd w:id="14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42" w:name="_Toc87006545"/>
      <w:r>
        <w:t>The Clackamas Basin</w:t>
      </w:r>
      <w:bookmarkEnd w:id="142"/>
    </w:p>
    <w:p w14:paraId="4A96B042" w14:textId="77777777" w:rsidR="005C537E" w:rsidRPr="000E6A65" w:rsidRDefault="005C537E" w:rsidP="005C537E"/>
    <w:p w14:paraId="11F4A966" w14:textId="7B423915"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43" w:name="_Toc87006546"/>
      <w:r>
        <w:t>Autonomous process details</w:t>
      </w:r>
      <w:bookmarkEnd w:id="143"/>
    </w:p>
    <w:p w14:paraId="675512D5" w14:textId="45C05716" w:rsidR="004421E7" w:rsidRDefault="004421E7" w:rsidP="004421E7"/>
    <w:p w14:paraId="7ED9BB6F" w14:textId="10F5A32E" w:rsidR="004421E7" w:rsidRDefault="004421E7" w:rsidP="004421E7">
      <w:pPr>
        <w:pStyle w:val="Heading2"/>
      </w:pPr>
      <w:bookmarkStart w:id="144" w:name="_Toc87006547"/>
      <w:r>
        <w:t>Prescribed LULCs</w:t>
      </w:r>
      <w:bookmarkEnd w:id="144"/>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0814A619" w14:textId="4E1EF4E3" w:rsidR="00E81AD8" w:rsidRPr="008527F9" w:rsidRDefault="005A6BF4" w:rsidP="004421E7">
      <w:pPr>
        <w:autoSpaceDE w:val="0"/>
        <w:autoSpaceDN w:val="0"/>
        <w:adjustRightInd w:val="0"/>
        <w:rPr>
          <w:rFonts w:cstheme="minorHAnsi"/>
        </w:rPr>
      </w:pPr>
      <w:r>
        <w:t xml:space="preserve">The changes are specified in a CSV file, here designated the LULC specified transition file, or “LULCtrans” file for short.  Each row of the file specifies an LULC change for a single IDU at the beginning of a certain calendar year.  </w:t>
      </w:r>
      <w:r w:rsidR="004421E7">
        <w:t xml:space="preserve">The </w:t>
      </w:r>
      <w:r w:rsidR="00E81AD8">
        <w:t xml:space="preserve">field names (i.e. column headers) in the </w:t>
      </w:r>
      <w:r w:rsidR="004421E7">
        <w:t xml:space="preserve">LULCtrans file </w:t>
      </w:r>
      <w:r w:rsidR="00E81AD8">
        <w:t>are:</w:t>
      </w:r>
    </w:p>
    <w:p w14:paraId="36CB709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w:t>
      </w:r>
      <w:r w:rsidR="00E81AD8" w:rsidRPr="008527F9">
        <w:rPr>
          <w:rFonts w:cstheme="minorHAnsi"/>
          <w:color w:val="000000"/>
        </w:rPr>
        <w:t xml:space="preserve"> the calendar year of the transition</w:t>
      </w:r>
    </w:p>
    <w:p w14:paraId="0B1F38AF"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w:t>
      </w:r>
      <w:r w:rsidR="00E81AD8" w:rsidRPr="008527F9">
        <w:rPr>
          <w:rFonts w:cstheme="minorHAnsi"/>
          <w:color w:val="000000"/>
        </w:rPr>
        <w:t xml:space="preserve"> the ID of the affected IDU</w:t>
      </w:r>
    </w:p>
    <w:p w14:paraId="73F1632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LULC,</w:t>
      </w:r>
      <w:r w:rsidR="00E81AD8" w:rsidRPr="008527F9">
        <w:rPr>
          <w:rFonts w:cstheme="minorHAnsi"/>
          <w:color w:val="000000"/>
        </w:rPr>
        <w:t xml:space="preserve"> the new LULC code, at the most detailed level of the LULC hierarchy, which is LULC_C (a.k.a. VEGCLASS) for CW3M</w:t>
      </w:r>
    </w:p>
    <w:p w14:paraId="39386840"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UGB,</w:t>
      </w:r>
      <w:r w:rsidR="00E81AD8" w:rsidRPr="008527F9">
        <w:rPr>
          <w:rFonts w:cstheme="minorHAnsi"/>
          <w:color w:val="000000"/>
        </w:rPr>
        <w:t xml:space="preserve"> the new UGB code</w:t>
      </w:r>
    </w:p>
    <w:p w14:paraId="4DAA9BA9"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WETL_ID,</w:t>
      </w:r>
      <w:r w:rsidR="00E81AD8" w:rsidRPr="008527F9">
        <w:rPr>
          <w:rFonts w:cstheme="minorHAnsi"/>
          <w:color w:val="000000"/>
        </w:rPr>
        <w:t xml:space="preserve"> the new wetland ID</w:t>
      </w:r>
    </w:p>
    <w:p w14:paraId="6A889285" w14:textId="4F61AD9D" w:rsidR="004421E7"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DESCRIPTION</w:t>
      </w:r>
      <w:r w:rsidR="00E81AD8" w:rsidRPr="008527F9">
        <w:rPr>
          <w:rFonts w:cstheme="minorHAnsi"/>
          <w:color w:val="000000"/>
        </w:rPr>
        <w:t>, a comment string</w:t>
      </w:r>
    </w:p>
    <w:p w14:paraId="059A88B2" w14:textId="1394B580" w:rsidR="00C9152A" w:rsidRDefault="00E81AD8" w:rsidP="00E81AD8">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w:t>
      </w:r>
      <w:r w:rsidR="00C9152A">
        <w:rPr>
          <w:rFonts w:cstheme="minorHAnsi"/>
          <w:color w:val="000000"/>
        </w:rPr>
        <w:t xml:space="preserve">earliest </w:t>
      </w:r>
      <w:r>
        <w:rPr>
          <w:rFonts w:cstheme="minorHAnsi"/>
          <w:color w:val="000000"/>
        </w:rPr>
        <w:t xml:space="preserve">YEAR to </w:t>
      </w:r>
      <w:r w:rsidR="00C9152A">
        <w:rPr>
          <w:rFonts w:cstheme="minorHAnsi"/>
          <w:color w:val="000000"/>
        </w:rPr>
        <w:t xml:space="preserve">latest YEAR.  Within a given year, </w:t>
      </w:r>
      <w:r w:rsidR="004945C5">
        <w:rPr>
          <w:rFonts w:cstheme="minorHAnsi"/>
          <w:color w:val="000000"/>
        </w:rPr>
        <w:t>entries should be sorted from smallest IDU_ID to largest IDU_ID.</w:t>
      </w:r>
      <w:r w:rsidR="00C9152A">
        <w:rPr>
          <w:rFonts w:cstheme="minorHAnsi"/>
          <w:color w:val="000000"/>
        </w:rPr>
        <w:t xml:space="preserve">  Values in the LULC, UGB, and WETL_ID fields may be the new target values or</w:t>
      </w:r>
      <w:r w:rsidR="004945C5">
        <w:rPr>
          <w:rFonts w:cstheme="minorHAnsi"/>
          <w:color w:val="000000"/>
        </w:rPr>
        <w:t>, for no change,</w:t>
      </w:r>
      <w:r w:rsidR="00C9152A">
        <w:rPr>
          <w:rFonts w:cstheme="minorHAnsi"/>
          <w:color w:val="000000"/>
        </w:rPr>
        <w:t xml:space="preserve"> a token (-1</w:t>
      </w:r>
      <w:r w:rsidR="004945C5">
        <w:rPr>
          <w:rFonts w:cstheme="minorHAnsi"/>
          <w:color w:val="000000"/>
        </w:rPr>
        <w:t>)</w:t>
      </w:r>
      <w:r w:rsidR="00C9152A">
        <w:rPr>
          <w:rFonts w:cstheme="minorHAnsi"/>
          <w:color w:val="000000"/>
        </w:rPr>
        <w:t xml:space="preserve">. </w:t>
      </w:r>
    </w:p>
    <w:p w14:paraId="731B0779" w14:textId="6EFAB420" w:rsidR="003067C8" w:rsidRDefault="003067C8" w:rsidP="00E81AD8">
      <w:pPr>
        <w:autoSpaceDE w:val="0"/>
        <w:autoSpaceDN w:val="0"/>
        <w:adjustRightInd w:val="0"/>
        <w:rPr>
          <w:rFonts w:cstheme="minorHAnsi"/>
          <w:color w:val="000000"/>
        </w:rPr>
      </w:pPr>
    </w:p>
    <w:p w14:paraId="22DD238B" w14:textId="64373202" w:rsidR="003067C8" w:rsidRDefault="003067C8" w:rsidP="00E81AD8">
      <w:pPr>
        <w:autoSpaceDE w:val="0"/>
        <w:autoSpaceDN w:val="0"/>
        <w:adjustRightInd w:val="0"/>
        <w:rPr>
          <w:rFonts w:cstheme="minorHAnsi"/>
          <w:color w:val="000000"/>
        </w:rPr>
      </w:pPr>
      <w:r>
        <w:rPr>
          <w:rFonts w:cstheme="minorHAnsi"/>
          <w:color w:val="000000"/>
        </w:rPr>
        <w:t>As an example, here is the LULCtrans file</w:t>
      </w:r>
      <w:r w:rsidR="009F5268">
        <w:rPr>
          <w:rFonts w:cstheme="minorHAnsi"/>
          <w:color w:val="000000"/>
        </w:rPr>
        <w:t xml:space="preserve"> which was used in the development of the Prescribed LULCs code:</w:t>
      </w:r>
    </w:p>
    <w:p w14:paraId="2CACB3CA"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Prescribed LULC changes</w:t>
      </w:r>
    </w:p>
    <w:p w14:paraId="787A1CA1"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LULC values are for the most detailed LULC category, i.e. LULC_C aka VEGCLASS for WW2100.</w:t>
      </w:r>
    </w:p>
    <w:p w14:paraId="7FA93AEE"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Entries should be in order from earliest year to latest year, and</w:t>
      </w:r>
    </w:p>
    <w:p w14:paraId="1A46B2C6"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within a given year, should be in order from lowest to highest IDU_ID.</w:t>
      </w:r>
    </w:p>
    <w:p w14:paraId="25452894"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YEAR,IDU_ID,LULC,UGB,WETL_ID,DESCRIPTION</w:t>
      </w:r>
    </w:p>
    <w:p w14:paraId="693276A7"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2010,33806,6246,22,10,Add one IDU to wetland 10.</w:t>
      </w:r>
    </w:p>
    <w:p w14:paraId="4FFECA0C"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2011,33827,122,22,0,One of the IDUs in wetland 10 goes to Developed Low Density.</w:t>
      </w:r>
    </w:p>
    <w:p w14:paraId="51AAB071" w14:textId="7C99FEFB" w:rsidR="008E481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2013,33827,6246,22,10,Add the IDU back into wetland 10.</w:t>
      </w:r>
    </w:p>
    <w:p w14:paraId="247A245D" w14:textId="77777777" w:rsidR="00EB2D6C" w:rsidRDefault="00EB2D6C" w:rsidP="008E4815">
      <w:pPr>
        <w:autoSpaceDE w:val="0"/>
        <w:autoSpaceDN w:val="0"/>
        <w:adjustRightInd w:val="0"/>
        <w:rPr>
          <w:rFonts w:ascii="Consolas" w:hAnsi="Consolas" w:cs="Consolas"/>
          <w:color w:val="000000"/>
          <w:sz w:val="19"/>
          <w:szCs w:val="19"/>
        </w:rPr>
      </w:pPr>
    </w:p>
    <w:p w14:paraId="0D10D533" w14:textId="71661B79" w:rsidR="008E4815" w:rsidRPr="008E4815" w:rsidRDefault="008E4815" w:rsidP="008E4815">
      <w:pPr>
        <w:autoSpaceDE w:val="0"/>
        <w:autoSpaceDN w:val="0"/>
        <w:adjustRightInd w:val="0"/>
        <w:rPr>
          <w:rFonts w:cstheme="minorHAnsi"/>
          <w:color w:val="000000"/>
          <w:rPrChange w:id="145" w:author="David Conklin" w:date="2021-10-31T10:22:00Z">
            <w:rPr>
              <w:rFonts w:ascii="Consolas" w:hAnsi="Consolas" w:cs="Consolas"/>
              <w:color w:val="000000"/>
              <w:sz w:val="19"/>
              <w:szCs w:val="19"/>
            </w:rPr>
          </w:rPrChange>
        </w:rPr>
      </w:pPr>
      <w:r>
        <w:rPr>
          <w:rFonts w:cstheme="minorHAnsi"/>
          <w:color w:val="000000"/>
        </w:rPr>
        <w:t>Note the use of comments in the initial part of the file.  The Prescribed LULCs code uses a method named “ReadCSVwithLeadingComments()” to read the LULCtrans file.  That method skips over lines beginning with a semicolon in column 1 at the beginning of the file</w:t>
      </w:r>
      <w:r w:rsidR="00EB2D6C">
        <w:rPr>
          <w:rFonts w:cstheme="minorHAnsi"/>
          <w:color w:val="000000"/>
        </w:rPr>
        <w:t>, and interprets the first line without a semicolon in column 1 as the column headers.</w:t>
      </w:r>
    </w:p>
    <w:p w14:paraId="7CE98D3D" w14:textId="77777777" w:rsidR="00C9152A" w:rsidRDefault="00C9152A" w:rsidP="00E81AD8">
      <w:pPr>
        <w:autoSpaceDE w:val="0"/>
        <w:autoSpaceDN w:val="0"/>
        <w:adjustRightInd w:val="0"/>
        <w:rPr>
          <w:rFonts w:cstheme="minorHAnsi"/>
          <w:color w:val="000000"/>
        </w:rPr>
      </w:pPr>
    </w:p>
    <w:p w14:paraId="39C3A5F7" w14:textId="7045978F" w:rsidR="005A6BF4" w:rsidRDefault="005A6BF4" w:rsidP="005A6BF4">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w:t>
      </w:r>
      <w:r w:rsidR="00C457B7">
        <w:rPr>
          <w:rFonts w:cstheme="minorHAnsi"/>
          <w:color w:val="000000"/>
        </w:rPr>
        <w:t>.  For example, as of October 2021, the LULCtrans file for the Demo_Baseline scenario is</w:t>
      </w:r>
    </w:p>
    <w:p w14:paraId="0E167FB3" w14:textId="77777777" w:rsidR="00C457B7" w:rsidRDefault="00C457B7" w:rsidP="00C457B7">
      <w:pPr>
        <w:autoSpaceDE w:val="0"/>
        <w:autoSpaceDN w:val="0"/>
        <w:adjustRightInd w:val="0"/>
        <w:rPr>
          <w:rFonts w:cstheme="minorHAnsi"/>
          <w:color w:val="000000"/>
        </w:rPr>
      </w:pPr>
      <w:r>
        <w:rPr>
          <w:rFonts w:cstheme="minorHAnsi"/>
          <w:color w:val="000000"/>
        </w:rPr>
        <w:tab/>
        <w:t>DataCW3M/ScenarioData/Demo_Baseline/prescribedLULCs.csv</w:t>
      </w:r>
    </w:p>
    <w:p w14:paraId="41A198FC" w14:textId="77777777" w:rsidR="00C457B7" w:rsidRDefault="00C457B7" w:rsidP="00C457B7">
      <w:pPr>
        <w:autoSpaceDE w:val="0"/>
        <w:autoSpaceDN w:val="0"/>
        <w:adjustRightInd w:val="0"/>
        <w:rPr>
          <w:rFonts w:cstheme="minorHAnsi"/>
          <w:color w:val="000000"/>
        </w:rPr>
      </w:pPr>
    </w:p>
    <w:p w14:paraId="32BCB76E" w14:textId="77777777" w:rsidR="00C457B7" w:rsidRDefault="00C457B7" w:rsidP="00C457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77A0C4E4" w14:textId="77777777" w:rsidR="004E1EE6" w:rsidRDefault="00C457B7" w:rsidP="004E1EE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00A42690" w14:textId="6DAE49D3" w:rsidR="00C457B7" w:rsidRDefault="00C457B7" w:rsidP="004E1EE6">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52530C2D" w14:textId="196AF555" w:rsidR="004E1EE6" w:rsidRPr="008527F9" w:rsidRDefault="004E1EE6">
      <w:pPr>
        <w:autoSpaceDE w:val="0"/>
        <w:autoSpaceDN w:val="0"/>
        <w:adjustRightInd w:val="0"/>
        <w:rPr>
          <w:rFonts w:cstheme="minorHAnsi"/>
        </w:rPr>
      </w:pPr>
      <w:r w:rsidRPr="008527F9">
        <w:rPr>
          <w:rFonts w:cstheme="minorHAnsi"/>
        </w:rPr>
        <w:t>In this</w:t>
      </w:r>
      <w:r w:rsidR="003067C8" w:rsidRPr="008527F9">
        <w:rPr>
          <w:rFonts w:cstheme="minorHAnsi"/>
        </w:rPr>
        <w:t xml:space="preserve"> example</w:t>
      </w:r>
      <w:r w:rsidR="003067C8">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46" w:name="_Toc87006548"/>
      <w:r>
        <w:t>Directory structure and file names</w:t>
      </w:r>
      <w:bookmarkEnd w:id="146"/>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lastRenderedPageBreak/>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47" w:name="_Toc87006549"/>
      <w:r>
        <w:t>C++ Source Code Conventions</w:t>
      </w:r>
      <w:bookmarkEnd w:id="147"/>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48" w:name="_Toc87006550"/>
      <w:r>
        <w:t>Conklin’s conventions</w:t>
      </w:r>
      <w:r w:rsidR="003B7480">
        <w:t xml:space="preserve"> for variable names</w:t>
      </w:r>
      <w:bookmarkEnd w:id="148"/>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49" w:name="_Toc87006551"/>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49"/>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50" w:name="_Toc87006552"/>
      <w:r>
        <w:t xml:space="preserve">Release </w:t>
      </w:r>
      <w:r w:rsidR="00E735F4">
        <w:t>Log</w:t>
      </w:r>
      <w:bookmarkEnd w:id="15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4AD25742" w:rsidR="003F1C1E" w:rsidRPr="008B6340" w:rsidRDefault="003F1C1E" w:rsidP="003F1C1E">
      <w:pPr>
        <w:pStyle w:val="Body"/>
        <w:rPr>
          <w:rFonts w:cs="Times New Roman"/>
          <w:szCs w:val="24"/>
        </w:rPr>
      </w:pPr>
      <w:r>
        <w:rPr>
          <w:rFonts w:cs="Times New Roman"/>
          <w:szCs w:val="24"/>
        </w:rPr>
        <w:t>CW3M_Installer_1.2.1.exe (3</w:t>
      </w:r>
      <w:ins w:id="151" w:author="David Conklin" w:date="2021-11-06T10:05:00Z">
        <w:r w:rsidR="001471E0">
          <w:rPr>
            <w:rFonts w:cs="Times New Roman"/>
            <w:szCs w:val="24"/>
          </w:rPr>
          <w:t>20</w:t>
        </w:r>
      </w:ins>
      <w:del w:id="152" w:author="David Conklin" w:date="2021-11-06T10:05:00Z">
        <w:r w:rsidDel="001471E0">
          <w:rPr>
            <w:rFonts w:cs="Times New Roman"/>
            <w:szCs w:val="24"/>
          </w:rPr>
          <w:delText>3</w:delText>
        </w:r>
        <w:r w:rsidR="00C51F35" w:rsidDel="001471E0">
          <w:rPr>
            <w:rFonts w:cs="Times New Roman"/>
            <w:szCs w:val="24"/>
          </w:rPr>
          <w:delText>4</w:delText>
        </w:r>
      </w:del>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53" w:name="_Toc87006553"/>
      <w:r>
        <w:t>References</w:t>
      </w:r>
      <w:bookmarkEnd w:id="153"/>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9"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0"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1"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2"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3"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4"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lastRenderedPageBreak/>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5"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6"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54" w:name="_Toc87006554"/>
      <w:r>
        <w:rPr>
          <w:rFonts w:eastAsiaTheme="minorHAnsi"/>
        </w:rPr>
        <w:t>Acronyms</w:t>
      </w:r>
      <w:r w:rsidR="009D540F">
        <w:rPr>
          <w:rFonts w:eastAsiaTheme="minorHAnsi"/>
        </w:rPr>
        <w:t xml:space="preserve"> and Abbreviations</w:t>
      </w:r>
      <w:bookmarkEnd w:id="154"/>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7"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8"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246E1" w14:textId="77777777" w:rsidR="00A476D4" w:rsidRDefault="00A476D4" w:rsidP="00064E77">
      <w:r>
        <w:separator/>
      </w:r>
    </w:p>
  </w:endnote>
  <w:endnote w:type="continuationSeparator" w:id="0">
    <w:p w14:paraId="5743464D" w14:textId="77777777" w:rsidR="00A476D4" w:rsidRDefault="00A476D4"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C53F1" w14:textId="77777777" w:rsidR="00A476D4" w:rsidRDefault="00A476D4" w:rsidP="00064E77">
      <w:r>
        <w:separator/>
      </w:r>
    </w:p>
  </w:footnote>
  <w:footnote w:type="continuationSeparator" w:id="0">
    <w:p w14:paraId="174A70D4" w14:textId="77777777" w:rsidR="00A476D4" w:rsidRDefault="00A476D4"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610"/>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45C5"/>
    <w:rsid w:val="004966FD"/>
    <w:rsid w:val="00497166"/>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25B9"/>
    <w:rsid w:val="00683502"/>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476D4"/>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57B7"/>
    <w:rsid w:val="00C46038"/>
    <w:rsid w:val="00C46F0A"/>
    <w:rsid w:val="00C517E2"/>
    <w:rsid w:val="00C51F35"/>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channelflow.com/blog/manning-formula-for-determining-open-channel-flows" TargetMode="External"/><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doi.org/10.1029/2018WR02423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epa.gov/national-aquatic-resource-surveys/what-national-wetland-condition-assessment" TargetMode="External"/><Relationship Id="rId29" Type="http://schemas.openxmlformats.org/officeDocument/2006/relationships/hyperlink" Target="https://www.oregon.gov/deq/FilterDocs/heatsourcemanual.pdf"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hyperlink" Target="https://doi.org/10.1007/BF00045196" TargetMode="External"/><Relationship Id="rId37" Type="http://schemas.openxmlformats.org/officeDocument/2006/relationships/hyperlink" Target="http://www.climatologylab.org/gridmet.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usace.contentdm.oclc.org/digital/collection/p16021coll7/id/13273" TargetMode="External"/><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hyperlink" Target="https://ascelibrary.org/doi/pdf/10.1061/%28ASCE%290733-9429%282002%29128%3A1%2820%29"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edb.asce.org/CEDBsearch/record.jsp?dockey=0020129" TargetMode="External"/><Relationship Id="rId35" Type="http://schemas.openxmlformats.org/officeDocument/2006/relationships/hyperlink" Target="http://www.jstor.com/stable/1941831"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i.org/10.1029/2005WR004812" TargetMode="External"/><Relationship Id="rId38"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164004</TotalTime>
  <Pages>90</Pages>
  <Words>32014</Words>
  <Characters>182483</Characters>
  <Application>Microsoft Office Word</Application>
  <DocSecurity>0</DocSecurity>
  <Lines>1520</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30</cp:revision>
  <cp:lastPrinted>2021-07-09T14:21:00Z</cp:lastPrinted>
  <dcterms:created xsi:type="dcterms:W3CDTF">2018-11-09T13:56:00Z</dcterms:created>
  <dcterms:modified xsi:type="dcterms:W3CDTF">2021-11-26T16:14:00Z</dcterms:modified>
</cp:coreProperties>
</file>